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999091" w14:textId="09631559" w:rsidR="0011717A" w:rsidRPr="008663B5" w:rsidRDefault="00107759" w:rsidP="0011717A">
      <w:pPr>
        <w:spacing w:line="276" w:lineRule="auto"/>
        <w:rPr>
          <w:rFonts w:cstheme="minorHAnsi"/>
          <w:b/>
          <w:bCs/>
          <w:sz w:val="28"/>
          <w:szCs w:val="28"/>
        </w:rPr>
      </w:pPr>
      <w:r>
        <w:rPr>
          <w:rFonts w:cstheme="minorHAnsi"/>
          <w:b/>
          <w:bCs/>
          <w:sz w:val="28"/>
          <w:szCs w:val="28"/>
        </w:rPr>
        <w:t>Gesunde Gewohnheiten</w:t>
      </w:r>
    </w:p>
    <w:p w14:paraId="5BEBEAA5" w14:textId="77777777" w:rsidR="00E048CE" w:rsidRPr="008663B5" w:rsidRDefault="00E048CE" w:rsidP="00E048CE">
      <w:pPr>
        <w:shd w:val="clear" w:color="auto" w:fill="FBE4D5" w:themeFill="accent2" w:themeFillTint="33"/>
        <w:spacing w:after="0" w:line="276" w:lineRule="auto"/>
        <w:rPr>
          <w:rFonts w:cstheme="minorHAnsi"/>
        </w:rPr>
      </w:pPr>
      <w:r w:rsidRPr="008663B5">
        <w:rPr>
          <w:rFonts w:cstheme="minorHAnsi"/>
        </w:rPr>
        <w:t>((Ideen für Einstiegsvideo))</w:t>
      </w:r>
    </w:p>
    <w:p w14:paraId="04959795" w14:textId="2DF92D7C" w:rsidR="00E048CE" w:rsidRPr="008663B5" w:rsidRDefault="00E048CE" w:rsidP="00E048CE">
      <w:pPr>
        <w:shd w:val="clear" w:color="auto" w:fill="FBE4D5" w:themeFill="accent2" w:themeFillTint="33"/>
        <w:spacing w:after="0" w:line="276" w:lineRule="auto"/>
        <w:rPr>
          <w:rFonts w:cstheme="minorHAnsi"/>
        </w:rPr>
      </w:pPr>
      <w:r w:rsidRPr="008663B5">
        <w:rPr>
          <w:rFonts w:cstheme="minorHAnsi"/>
          <w:b/>
          <w:bCs/>
        </w:rPr>
        <w:t xml:space="preserve">1) </w:t>
      </w:r>
      <w:r w:rsidR="000F5557" w:rsidRPr="008663B5">
        <w:rPr>
          <w:rFonts w:cstheme="minorHAnsi"/>
          <w:b/>
          <w:bCs/>
        </w:rPr>
        <w:t>Videoinhalt</w:t>
      </w:r>
      <w:r w:rsidRPr="008663B5">
        <w:rPr>
          <w:rFonts w:cstheme="minorHAnsi"/>
          <w:b/>
          <w:bCs/>
        </w:rPr>
        <w:t>:</w:t>
      </w:r>
      <w:r w:rsidRPr="008663B5">
        <w:rPr>
          <w:rFonts w:cstheme="minorHAnsi"/>
        </w:rPr>
        <w:t xml:space="preserve"> </w:t>
      </w:r>
    </w:p>
    <w:p w14:paraId="5024A106" w14:textId="77777777" w:rsidR="007771E2" w:rsidRPr="008663B5" w:rsidRDefault="007771E2" w:rsidP="00E048CE">
      <w:pPr>
        <w:shd w:val="clear" w:color="auto" w:fill="FBE4D5" w:themeFill="accent2" w:themeFillTint="33"/>
        <w:spacing w:after="0" w:line="276" w:lineRule="auto"/>
        <w:rPr>
          <w:rFonts w:cstheme="minorHAnsi"/>
        </w:rPr>
      </w:pPr>
    </w:p>
    <w:p w14:paraId="47A21500" w14:textId="651B71DB" w:rsidR="000F5557" w:rsidRPr="008663B5" w:rsidRDefault="008663B5" w:rsidP="000F5557">
      <w:pPr>
        <w:shd w:val="clear" w:color="auto" w:fill="FBE4D5" w:themeFill="accent2" w:themeFillTint="33"/>
        <w:spacing w:after="0" w:line="276" w:lineRule="auto"/>
        <w:rPr>
          <w:rFonts w:cstheme="minorHAnsi"/>
        </w:rPr>
      </w:pPr>
      <w:r w:rsidRPr="008663B5">
        <w:rPr>
          <w:rFonts w:cstheme="minorHAnsi"/>
        </w:rPr>
        <w:t>Ein Tag mit Kindern am Wochenende</w:t>
      </w:r>
    </w:p>
    <w:p w14:paraId="6C3B5FF8" w14:textId="77777777" w:rsidR="000F5557" w:rsidRPr="008663B5" w:rsidRDefault="000F5557" w:rsidP="000F5557">
      <w:pPr>
        <w:shd w:val="clear" w:color="auto" w:fill="FBE4D5" w:themeFill="accent2" w:themeFillTint="33"/>
        <w:spacing w:after="0" w:line="276" w:lineRule="auto"/>
        <w:rPr>
          <w:rFonts w:cstheme="minorHAnsi"/>
        </w:rPr>
      </w:pPr>
    </w:p>
    <w:p w14:paraId="2A9429F5" w14:textId="38A5F4DA" w:rsidR="00D83B0D" w:rsidRPr="008663B5" w:rsidRDefault="000F5557" w:rsidP="000F5557">
      <w:pPr>
        <w:shd w:val="clear" w:color="auto" w:fill="FBE4D5" w:themeFill="accent2" w:themeFillTint="33"/>
        <w:spacing w:after="0" w:line="276" w:lineRule="auto"/>
        <w:rPr>
          <w:rFonts w:cstheme="minorHAnsi"/>
        </w:rPr>
      </w:pPr>
      <w:r w:rsidRPr="008663B5">
        <w:rPr>
          <w:rFonts w:cstheme="minorHAnsi"/>
        </w:rPr>
        <w:t>Die Kinder benutzen Smartwatches</w:t>
      </w:r>
      <w:r w:rsidR="00D83B0D" w:rsidRPr="008663B5">
        <w:rPr>
          <w:rFonts w:cstheme="minorHAnsi"/>
        </w:rPr>
        <w:t xml:space="preserve"> und Smartphones</w:t>
      </w:r>
      <w:r w:rsidRPr="008663B5">
        <w:rPr>
          <w:rFonts w:cstheme="minorHAnsi"/>
        </w:rPr>
        <w:t>,</w:t>
      </w:r>
      <w:r w:rsidR="00D83B0D" w:rsidRPr="008663B5">
        <w:rPr>
          <w:rFonts w:cstheme="minorHAnsi"/>
        </w:rPr>
        <w:t xml:space="preserve"> die ihnen </w:t>
      </w:r>
      <w:r w:rsidR="00543C7B" w:rsidRPr="008663B5">
        <w:rPr>
          <w:rFonts w:cstheme="minorHAnsi"/>
        </w:rPr>
        <w:t xml:space="preserve">in </w:t>
      </w:r>
      <w:r w:rsidR="000C12B8" w:rsidRPr="008663B5">
        <w:rPr>
          <w:rFonts w:cstheme="minorHAnsi"/>
        </w:rPr>
        <w:t>verschiedenen</w:t>
      </w:r>
      <w:r w:rsidR="00543C7B" w:rsidRPr="008663B5">
        <w:rPr>
          <w:rFonts w:cstheme="minorHAnsi"/>
        </w:rPr>
        <w:t xml:space="preserve"> Situationen (</w:t>
      </w:r>
      <w:r w:rsidR="00D83B0D" w:rsidRPr="008663B5">
        <w:rPr>
          <w:rFonts w:cstheme="minorHAnsi"/>
        </w:rPr>
        <w:t>während des Tages</w:t>
      </w:r>
      <w:r w:rsidR="00543C7B" w:rsidRPr="008663B5">
        <w:rPr>
          <w:rFonts w:cstheme="minorHAnsi"/>
        </w:rPr>
        <w:t>verlaufs)</w:t>
      </w:r>
      <w:r w:rsidR="00D83B0D" w:rsidRPr="008663B5">
        <w:rPr>
          <w:rFonts w:cstheme="minorHAnsi"/>
        </w:rPr>
        <w:t xml:space="preserve"> </w:t>
      </w:r>
      <w:r w:rsidR="00543C7B" w:rsidRPr="008663B5">
        <w:rPr>
          <w:rFonts w:cstheme="minorHAnsi"/>
        </w:rPr>
        <w:t xml:space="preserve">zu den weiter </w:t>
      </w:r>
      <w:proofErr w:type="gramStart"/>
      <w:r w:rsidR="00543C7B" w:rsidRPr="008663B5">
        <w:rPr>
          <w:rFonts w:cstheme="minorHAnsi"/>
        </w:rPr>
        <w:t>unten stehenden</w:t>
      </w:r>
      <w:proofErr w:type="gramEnd"/>
      <w:r w:rsidR="00543C7B" w:rsidRPr="008663B5">
        <w:rPr>
          <w:rFonts w:cstheme="minorHAnsi"/>
        </w:rPr>
        <w:t xml:space="preserve"> Aktivitäten </w:t>
      </w:r>
      <w:r w:rsidR="00D83B0D" w:rsidRPr="008663B5">
        <w:rPr>
          <w:rFonts w:cstheme="minorHAnsi"/>
        </w:rPr>
        <w:t xml:space="preserve">Erinnerungen anzeigen, Vorschläge machen, </w:t>
      </w:r>
      <w:r w:rsidR="008663B5" w:rsidRPr="008663B5">
        <w:rPr>
          <w:rFonts w:cstheme="minorHAnsi"/>
        </w:rPr>
        <w:t>t</w:t>
      </w:r>
      <w:r w:rsidR="00D83B0D" w:rsidRPr="008663B5">
        <w:rPr>
          <w:rFonts w:cstheme="minorHAnsi"/>
        </w:rPr>
        <w:t>racken.</w:t>
      </w:r>
      <w:r w:rsidRPr="008663B5">
        <w:rPr>
          <w:rFonts w:cstheme="minorHAnsi"/>
        </w:rPr>
        <w:t xml:space="preserve"> </w:t>
      </w:r>
      <w:r w:rsidR="00254C69" w:rsidRPr="008663B5">
        <w:rPr>
          <w:rFonts w:cstheme="minorHAnsi"/>
        </w:rPr>
        <w:t>Es kann auch abgewechselt werden zwischen analogen Gewohnheiten (z.</w:t>
      </w:r>
      <w:r w:rsidR="008663B5" w:rsidRPr="008663B5">
        <w:rPr>
          <w:rFonts w:cstheme="minorHAnsi"/>
        </w:rPr>
        <w:t xml:space="preserve"> </w:t>
      </w:r>
      <w:r w:rsidR="00254C69" w:rsidRPr="008663B5">
        <w:rPr>
          <w:rFonts w:cstheme="minorHAnsi"/>
        </w:rPr>
        <w:t xml:space="preserve">B. Elternteil sagt </w:t>
      </w:r>
      <w:r w:rsidR="008663B5">
        <w:rPr>
          <w:rFonts w:cstheme="minorHAnsi"/>
        </w:rPr>
        <w:t>„</w:t>
      </w:r>
      <w:r w:rsidR="00254C69" w:rsidRPr="008663B5">
        <w:rPr>
          <w:rFonts w:cstheme="minorHAnsi"/>
        </w:rPr>
        <w:t>Vor dem Essen Hände waschen!</w:t>
      </w:r>
      <w:r w:rsidR="008663B5">
        <w:rPr>
          <w:rFonts w:cstheme="minorHAnsi"/>
        </w:rPr>
        <w:t>“</w:t>
      </w:r>
      <w:r w:rsidR="00254C69" w:rsidRPr="008663B5">
        <w:rPr>
          <w:rFonts w:cstheme="minorHAnsi"/>
        </w:rPr>
        <w:t>) und digitalen Varianten (</w:t>
      </w:r>
      <w:r w:rsidR="008663B5" w:rsidRPr="008663B5">
        <w:rPr>
          <w:rFonts w:cstheme="minorHAnsi"/>
        </w:rPr>
        <w:t>Smartwatch-</w:t>
      </w:r>
      <w:r w:rsidR="00254C69" w:rsidRPr="008663B5">
        <w:rPr>
          <w:rFonts w:cstheme="minorHAnsi"/>
        </w:rPr>
        <w:t xml:space="preserve">Anzeige </w:t>
      </w:r>
      <w:r w:rsidR="008663B5">
        <w:rPr>
          <w:rFonts w:cstheme="minorHAnsi"/>
        </w:rPr>
        <w:t>„</w:t>
      </w:r>
      <w:r w:rsidR="00254C69" w:rsidRPr="008663B5">
        <w:rPr>
          <w:rFonts w:cstheme="minorHAnsi"/>
        </w:rPr>
        <w:t>Du solltest dich noch etwas bewegen heute!</w:t>
      </w:r>
      <w:r w:rsidR="008663B5">
        <w:rPr>
          <w:rFonts w:cstheme="minorHAnsi"/>
        </w:rPr>
        <w:t>“</w:t>
      </w:r>
      <w:r w:rsidR="00254C69" w:rsidRPr="008663B5">
        <w:rPr>
          <w:rFonts w:cstheme="minorHAnsi"/>
        </w:rPr>
        <w:t>)</w:t>
      </w:r>
    </w:p>
    <w:p w14:paraId="3BBFE28C" w14:textId="77777777" w:rsidR="00543C7B" w:rsidRPr="008663B5" w:rsidRDefault="00543C7B" w:rsidP="000F5557">
      <w:pPr>
        <w:shd w:val="clear" w:color="auto" w:fill="FBE4D5" w:themeFill="accent2" w:themeFillTint="33"/>
        <w:spacing w:after="0" w:line="276" w:lineRule="auto"/>
        <w:rPr>
          <w:rFonts w:cstheme="minorHAnsi"/>
        </w:rPr>
      </w:pPr>
    </w:p>
    <w:p w14:paraId="7C13E5F0" w14:textId="77777777" w:rsidR="008663B5" w:rsidRPr="008663B5" w:rsidRDefault="00D83B0D" w:rsidP="000F5557">
      <w:pPr>
        <w:shd w:val="clear" w:color="auto" w:fill="FBE4D5" w:themeFill="accent2" w:themeFillTint="33"/>
        <w:spacing w:after="0" w:line="276" w:lineRule="auto"/>
        <w:rPr>
          <w:rFonts w:cstheme="minorHAnsi"/>
        </w:rPr>
      </w:pPr>
      <w:r w:rsidRPr="008663B5">
        <w:rPr>
          <w:rFonts w:cstheme="minorHAnsi"/>
        </w:rPr>
        <w:t xml:space="preserve">Eine Auswahl an Inhalten, die im Video umgesetzt werden könnten. </w:t>
      </w:r>
    </w:p>
    <w:p w14:paraId="585CD287" w14:textId="48C5E46E" w:rsidR="00D83B0D" w:rsidRPr="008663B5" w:rsidRDefault="00D83B0D" w:rsidP="00BC1191">
      <w:pPr>
        <w:pStyle w:val="Listenabsatz"/>
        <w:numPr>
          <w:ilvl w:val="0"/>
          <w:numId w:val="24"/>
        </w:numPr>
        <w:shd w:val="clear" w:color="auto" w:fill="FBE4D5" w:themeFill="accent2" w:themeFillTint="33"/>
        <w:spacing w:after="0" w:line="276" w:lineRule="auto"/>
        <w:rPr>
          <w:rFonts w:cstheme="minorHAnsi"/>
        </w:rPr>
      </w:pPr>
      <w:r w:rsidRPr="008663B5">
        <w:rPr>
          <w:rFonts w:cstheme="minorHAnsi"/>
        </w:rPr>
        <w:t xml:space="preserve">Dabei ist zu beachten, wie sehr der Fokus auf </w:t>
      </w:r>
      <w:r w:rsidR="008663B5">
        <w:rPr>
          <w:rFonts w:cstheme="minorHAnsi"/>
        </w:rPr>
        <w:t>„</w:t>
      </w:r>
      <w:r w:rsidRPr="008663B5">
        <w:rPr>
          <w:rFonts w:cstheme="minorHAnsi"/>
        </w:rPr>
        <w:t>Gewohnheiten</w:t>
      </w:r>
      <w:r w:rsidR="008663B5">
        <w:rPr>
          <w:rFonts w:cstheme="minorHAnsi"/>
        </w:rPr>
        <w:t>“</w:t>
      </w:r>
      <w:r w:rsidRPr="008663B5">
        <w:rPr>
          <w:rFonts w:cstheme="minorHAnsi"/>
        </w:rPr>
        <w:t xml:space="preserve"> liegen soll oder einfach auf dem Aspekt </w:t>
      </w:r>
      <w:r w:rsidR="008663B5">
        <w:rPr>
          <w:rFonts w:cstheme="minorHAnsi"/>
        </w:rPr>
        <w:t>„</w:t>
      </w:r>
      <w:r w:rsidR="008663B5" w:rsidRPr="008663B5">
        <w:rPr>
          <w:rFonts w:cstheme="minorHAnsi"/>
        </w:rPr>
        <w:t>g</w:t>
      </w:r>
      <w:r w:rsidRPr="008663B5">
        <w:rPr>
          <w:rFonts w:cstheme="minorHAnsi"/>
        </w:rPr>
        <w:t>esund</w:t>
      </w:r>
      <w:r w:rsidR="008663B5">
        <w:rPr>
          <w:rFonts w:cstheme="minorHAnsi"/>
        </w:rPr>
        <w:t>“</w:t>
      </w:r>
      <w:r w:rsidR="005331BE" w:rsidRPr="008663B5">
        <w:rPr>
          <w:rFonts w:cstheme="minorHAnsi"/>
        </w:rPr>
        <w:t>. Es kann auch gezeigt werden, wie gesunde Gewohnheiten sich positiv auf die Energie und Stimmung auswirken</w:t>
      </w:r>
      <w:r w:rsidR="00543C7B" w:rsidRPr="008663B5">
        <w:rPr>
          <w:rFonts w:cstheme="minorHAnsi"/>
        </w:rPr>
        <w:t xml:space="preserve"> </w:t>
      </w:r>
      <w:r w:rsidR="008663B5" w:rsidRPr="008663B5">
        <w:rPr>
          <w:rFonts w:cstheme="minorHAnsi"/>
        </w:rPr>
        <w:t xml:space="preserve">können </w:t>
      </w:r>
      <w:r w:rsidR="00543C7B" w:rsidRPr="008663B5">
        <w:rPr>
          <w:rFonts w:cstheme="minorHAnsi"/>
        </w:rPr>
        <w:t>(</w:t>
      </w:r>
      <w:r w:rsidR="008663B5" w:rsidRPr="008663B5">
        <w:rPr>
          <w:rFonts w:cstheme="minorHAnsi"/>
        </w:rPr>
        <w:t>Idee:</w:t>
      </w:r>
      <w:r w:rsidR="00543C7B" w:rsidRPr="008663B5">
        <w:rPr>
          <w:rFonts w:cstheme="minorHAnsi"/>
        </w:rPr>
        <w:t xml:space="preserve"> Smartwatch</w:t>
      </w:r>
      <w:r w:rsidR="008663B5" w:rsidRPr="008663B5">
        <w:rPr>
          <w:rFonts w:cstheme="minorHAnsi"/>
        </w:rPr>
        <w:t>:</w:t>
      </w:r>
      <w:r w:rsidR="00543C7B" w:rsidRPr="008663B5">
        <w:rPr>
          <w:rFonts w:cstheme="minorHAnsi"/>
        </w:rPr>
        <w:t xml:space="preserve"> </w:t>
      </w:r>
      <w:r w:rsidR="008663B5">
        <w:rPr>
          <w:rFonts w:cstheme="minorHAnsi"/>
        </w:rPr>
        <w:t>„</w:t>
      </w:r>
      <w:r w:rsidR="00543C7B" w:rsidRPr="008663B5">
        <w:rPr>
          <w:rFonts w:cstheme="minorHAnsi"/>
        </w:rPr>
        <w:t>Gratuliere, du hast heute 9 Stunden geschlafen</w:t>
      </w:r>
      <w:proofErr w:type="gramStart"/>
      <w:r w:rsidR="008663B5">
        <w:rPr>
          <w:rFonts w:cstheme="minorHAnsi"/>
        </w:rPr>
        <w:t>“„</w:t>
      </w:r>
      <w:r w:rsidR="00543C7B" w:rsidRPr="008663B5">
        <w:rPr>
          <w:rFonts w:cstheme="minorHAnsi"/>
        </w:rPr>
        <w:t xml:space="preserve"> und</w:t>
      </w:r>
      <w:proofErr w:type="gramEnd"/>
      <w:r w:rsidR="00543C7B" w:rsidRPr="008663B5">
        <w:rPr>
          <w:rFonts w:cstheme="minorHAnsi"/>
        </w:rPr>
        <w:t xml:space="preserve"> das Kind springt ausgeschlafen aus dem Bett)</w:t>
      </w:r>
      <w:r w:rsidR="005331BE" w:rsidRPr="008663B5">
        <w:rPr>
          <w:rFonts w:cstheme="minorHAnsi"/>
        </w:rPr>
        <w:t xml:space="preserve">: </w:t>
      </w:r>
    </w:p>
    <w:p w14:paraId="609D82F3" w14:textId="77777777" w:rsidR="00D83B0D" w:rsidRPr="008663B5" w:rsidRDefault="00D83B0D" w:rsidP="000F5557">
      <w:pPr>
        <w:shd w:val="clear" w:color="auto" w:fill="FBE4D5" w:themeFill="accent2" w:themeFillTint="33"/>
        <w:spacing w:after="0" w:line="276" w:lineRule="auto"/>
        <w:rPr>
          <w:rFonts w:cstheme="minorHAnsi"/>
        </w:rPr>
      </w:pPr>
    </w:p>
    <w:p w14:paraId="6F830D42" w14:textId="2AC5DE49" w:rsidR="00D83B0D" w:rsidRPr="008663B5" w:rsidRDefault="00D83B0D" w:rsidP="000F5557">
      <w:pPr>
        <w:shd w:val="clear" w:color="auto" w:fill="FBE4D5" w:themeFill="accent2" w:themeFillTint="33"/>
        <w:spacing w:after="0" w:line="276" w:lineRule="auto"/>
        <w:rPr>
          <w:rFonts w:cstheme="minorHAnsi"/>
        </w:rPr>
      </w:pPr>
      <w:r w:rsidRPr="008663B5">
        <w:rPr>
          <w:rFonts w:cstheme="minorHAnsi"/>
        </w:rPr>
        <w:t>Kochen/Rezepte (zusammen mit Eltern Wochenplan erstellen</w:t>
      </w:r>
      <w:r w:rsidR="00211118" w:rsidRPr="008663B5">
        <w:rPr>
          <w:rFonts w:cstheme="minorHAnsi"/>
        </w:rPr>
        <w:t>), Schritte</w:t>
      </w:r>
      <w:r w:rsidRPr="008663B5">
        <w:rPr>
          <w:rFonts w:cstheme="minorHAnsi"/>
        </w:rPr>
        <w:t xml:space="preserve"> zählen, Schlaftracking, Aktivitätstracking und Tages- bzw</w:t>
      </w:r>
      <w:r w:rsidR="005663D7">
        <w:rPr>
          <w:rFonts w:cstheme="minorHAnsi"/>
        </w:rPr>
        <w:t>.</w:t>
      </w:r>
      <w:r w:rsidRPr="008663B5">
        <w:rPr>
          <w:rFonts w:cstheme="minorHAnsi"/>
        </w:rPr>
        <w:t xml:space="preserve"> Wochenziele (Wandern, Tanzen, Joggen, </w:t>
      </w:r>
      <w:r w:rsidR="00211118" w:rsidRPr="008663B5">
        <w:rPr>
          <w:rFonts w:cstheme="minorHAnsi"/>
        </w:rPr>
        <w:t xml:space="preserve">Schwimmen, </w:t>
      </w:r>
      <w:r w:rsidR="008663B5" w:rsidRPr="008663B5">
        <w:rPr>
          <w:rFonts w:cstheme="minorHAnsi"/>
        </w:rPr>
        <w:t>Fußball</w:t>
      </w:r>
      <w:r w:rsidRPr="008663B5">
        <w:rPr>
          <w:rFonts w:cstheme="minorHAnsi"/>
        </w:rPr>
        <w:t>, Radfahren), Motivation, Erinnerung an Wassertrinken, Entspannung (Meditation für Kinder)</w:t>
      </w:r>
    </w:p>
    <w:p w14:paraId="434C771E" w14:textId="77777777" w:rsidR="00D83B0D" w:rsidRPr="008663B5" w:rsidRDefault="00D83B0D" w:rsidP="000F5557">
      <w:pPr>
        <w:shd w:val="clear" w:color="auto" w:fill="FBE4D5" w:themeFill="accent2" w:themeFillTint="33"/>
        <w:spacing w:after="0" w:line="276" w:lineRule="auto"/>
        <w:rPr>
          <w:rFonts w:cstheme="minorHAnsi"/>
        </w:rPr>
      </w:pPr>
    </w:p>
    <w:p w14:paraId="5C293947" w14:textId="352A7D42" w:rsidR="00D83B0D" w:rsidRPr="008663B5" w:rsidRDefault="00D83B0D" w:rsidP="000F5557">
      <w:pPr>
        <w:shd w:val="clear" w:color="auto" w:fill="FBE4D5" w:themeFill="accent2" w:themeFillTint="33"/>
        <w:spacing w:after="0" w:line="276" w:lineRule="auto"/>
        <w:rPr>
          <w:rFonts w:cstheme="minorHAnsi"/>
        </w:rPr>
      </w:pPr>
      <w:r w:rsidRPr="008663B5">
        <w:rPr>
          <w:rFonts w:cstheme="minorHAnsi"/>
        </w:rPr>
        <w:t>Texteinblendungen könnten sein:</w:t>
      </w:r>
    </w:p>
    <w:p w14:paraId="534FC133" w14:textId="17C1C126" w:rsidR="000F5557" w:rsidRPr="008663B5" w:rsidRDefault="008663B5" w:rsidP="000F5557">
      <w:pPr>
        <w:shd w:val="clear" w:color="auto" w:fill="FBE4D5" w:themeFill="accent2" w:themeFillTint="33"/>
        <w:spacing w:after="0" w:line="276" w:lineRule="auto"/>
        <w:rPr>
          <w:rFonts w:cstheme="minorHAnsi"/>
        </w:rPr>
      </w:pPr>
      <w:r>
        <w:rPr>
          <w:rFonts w:cstheme="minorHAnsi"/>
        </w:rPr>
        <w:t>„</w:t>
      </w:r>
      <w:r w:rsidR="000F5557" w:rsidRPr="008663B5">
        <w:rPr>
          <w:rFonts w:cstheme="minorHAnsi"/>
        </w:rPr>
        <w:t xml:space="preserve">Kleine Geräte, große Helfer! Mit digitalen </w:t>
      </w:r>
      <w:r w:rsidR="004F0851" w:rsidRPr="008663B5">
        <w:rPr>
          <w:rFonts w:cstheme="minorHAnsi"/>
        </w:rPr>
        <w:t>Werkzeugen</w:t>
      </w:r>
      <w:r w:rsidR="000F5557" w:rsidRPr="008663B5">
        <w:rPr>
          <w:rFonts w:cstheme="minorHAnsi"/>
        </w:rPr>
        <w:t xml:space="preserve"> gesund bleiben.</w:t>
      </w:r>
      <w:r>
        <w:rPr>
          <w:rFonts w:cstheme="minorHAnsi"/>
        </w:rPr>
        <w:t>“</w:t>
      </w:r>
    </w:p>
    <w:p w14:paraId="4A52E92B" w14:textId="6DE7EBEA" w:rsidR="000F5557" w:rsidRPr="008663B5" w:rsidRDefault="008663B5" w:rsidP="000F5557">
      <w:pPr>
        <w:shd w:val="clear" w:color="auto" w:fill="FBE4D5" w:themeFill="accent2" w:themeFillTint="33"/>
        <w:spacing w:after="0" w:line="276" w:lineRule="auto"/>
        <w:rPr>
          <w:rFonts w:cstheme="minorHAnsi"/>
        </w:rPr>
      </w:pPr>
      <w:r>
        <w:rPr>
          <w:rFonts w:cstheme="minorHAnsi"/>
        </w:rPr>
        <w:t>„</w:t>
      </w:r>
      <w:r w:rsidR="000F5557" w:rsidRPr="008663B5">
        <w:rPr>
          <w:rFonts w:cstheme="minorHAnsi"/>
        </w:rPr>
        <w:t xml:space="preserve">Entdeckt, wie </w:t>
      </w:r>
      <w:r>
        <w:rPr>
          <w:rFonts w:cstheme="minorHAnsi"/>
        </w:rPr>
        <w:t xml:space="preserve">die </w:t>
      </w:r>
      <w:r w:rsidR="000F5557" w:rsidRPr="008663B5">
        <w:rPr>
          <w:rFonts w:cstheme="minorHAnsi"/>
        </w:rPr>
        <w:t>Technologie uns helfen kann, gesünder zu leben!</w:t>
      </w:r>
      <w:r>
        <w:rPr>
          <w:rFonts w:cstheme="minorHAnsi"/>
        </w:rPr>
        <w:t>“</w:t>
      </w:r>
    </w:p>
    <w:p w14:paraId="6AAB920F" w14:textId="1AEE76A1" w:rsidR="009668E7" w:rsidRPr="008663B5" w:rsidRDefault="008663B5" w:rsidP="000F5557">
      <w:pPr>
        <w:shd w:val="clear" w:color="auto" w:fill="FBE4D5" w:themeFill="accent2" w:themeFillTint="33"/>
        <w:spacing w:after="0" w:line="276" w:lineRule="auto"/>
        <w:rPr>
          <w:rFonts w:cstheme="minorHAnsi"/>
        </w:rPr>
      </w:pPr>
      <w:r>
        <w:rPr>
          <w:rFonts w:cstheme="minorHAnsi"/>
        </w:rPr>
        <w:t>„</w:t>
      </w:r>
      <w:r w:rsidR="000F5557" w:rsidRPr="008663B5">
        <w:rPr>
          <w:rFonts w:cstheme="minorHAnsi"/>
        </w:rPr>
        <w:t>Planen macht Spaß – und gesunde Ernährung leicht!</w:t>
      </w:r>
      <w:r>
        <w:rPr>
          <w:rFonts w:cstheme="minorHAnsi"/>
        </w:rPr>
        <w:t>“</w:t>
      </w:r>
    </w:p>
    <w:p w14:paraId="012855F8" w14:textId="6F5B9AC9" w:rsidR="00D83B0D" w:rsidRPr="008663B5" w:rsidRDefault="008663B5" w:rsidP="000F5557">
      <w:pPr>
        <w:shd w:val="clear" w:color="auto" w:fill="FBE4D5" w:themeFill="accent2" w:themeFillTint="33"/>
        <w:spacing w:after="0" w:line="276" w:lineRule="auto"/>
        <w:rPr>
          <w:rFonts w:cstheme="minorHAnsi"/>
        </w:rPr>
      </w:pPr>
      <w:r>
        <w:rPr>
          <w:rFonts w:cstheme="minorHAnsi"/>
        </w:rPr>
        <w:t>„</w:t>
      </w:r>
      <w:r w:rsidR="00D83B0D" w:rsidRPr="008663B5">
        <w:rPr>
          <w:rFonts w:cstheme="minorHAnsi"/>
        </w:rPr>
        <w:t>Smarte Geräte für ein smartes Leben!</w:t>
      </w:r>
      <w:r>
        <w:rPr>
          <w:rFonts w:cstheme="minorHAnsi"/>
        </w:rPr>
        <w:t>“</w:t>
      </w:r>
    </w:p>
    <w:p w14:paraId="55F3599C" w14:textId="54F7B50A" w:rsidR="005331BE" w:rsidRPr="008663B5" w:rsidRDefault="008663B5" w:rsidP="000F5557">
      <w:pPr>
        <w:shd w:val="clear" w:color="auto" w:fill="FBE4D5" w:themeFill="accent2" w:themeFillTint="33"/>
        <w:spacing w:after="0" w:line="276" w:lineRule="auto"/>
        <w:rPr>
          <w:rFonts w:cstheme="minorHAnsi"/>
        </w:rPr>
      </w:pPr>
      <w:r>
        <w:rPr>
          <w:rFonts w:cstheme="minorHAnsi"/>
        </w:rPr>
        <w:t>„</w:t>
      </w:r>
      <w:r w:rsidR="005331BE" w:rsidRPr="008663B5">
        <w:rPr>
          <w:rFonts w:cstheme="minorHAnsi"/>
        </w:rPr>
        <w:t>Power und Freude mit Smartphone und Wissen!</w:t>
      </w:r>
      <w:r>
        <w:rPr>
          <w:rFonts w:cstheme="minorHAnsi"/>
        </w:rPr>
        <w:t>“</w:t>
      </w:r>
    </w:p>
    <w:p w14:paraId="50D34B62" w14:textId="77777777" w:rsidR="009668E7" w:rsidRPr="008663B5" w:rsidRDefault="009668E7" w:rsidP="00E048CE">
      <w:pPr>
        <w:shd w:val="clear" w:color="auto" w:fill="FBE4D5" w:themeFill="accent2" w:themeFillTint="33"/>
        <w:spacing w:after="0" w:line="276" w:lineRule="auto"/>
        <w:rPr>
          <w:rFonts w:cstheme="minorHAnsi"/>
        </w:rPr>
      </w:pPr>
    </w:p>
    <w:p w14:paraId="1D777EB9" w14:textId="006BFE8E" w:rsidR="00E048CE" w:rsidRPr="008663B5" w:rsidRDefault="00E048CE" w:rsidP="00E048CE">
      <w:pPr>
        <w:shd w:val="clear" w:color="auto" w:fill="FBE4D5" w:themeFill="accent2" w:themeFillTint="33"/>
        <w:spacing w:after="0" w:line="276" w:lineRule="auto"/>
        <w:rPr>
          <w:rFonts w:cstheme="minorHAnsi"/>
          <w:b/>
          <w:bCs/>
        </w:rPr>
      </w:pPr>
      <w:r w:rsidRPr="008663B5">
        <w:rPr>
          <w:rFonts w:cstheme="minorHAnsi"/>
          <w:b/>
          <w:bCs/>
        </w:rPr>
        <w:t xml:space="preserve">2) Fragen </w:t>
      </w:r>
      <w:r w:rsidR="007771E2" w:rsidRPr="008663B5">
        <w:rPr>
          <w:rFonts w:cstheme="minorHAnsi"/>
          <w:b/>
          <w:bCs/>
        </w:rPr>
        <w:t>/ Ziele</w:t>
      </w:r>
      <w:r w:rsidRPr="008663B5">
        <w:rPr>
          <w:rFonts w:cstheme="minorHAnsi"/>
          <w:b/>
          <w:bCs/>
        </w:rPr>
        <w:t>:</w:t>
      </w:r>
    </w:p>
    <w:p w14:paraId="040AB5C4" w14:textId="77777777" w:rsidR="000F5557" w:rsidRPr="008663B5" w:rsidRDefault="000F5557" w:rsidP="000F5557">
      <w:pPr>
        <w:shd w:val="clear" w:color="auto" w:fill="FBE4D5" w:themeFill="accent2" w:themeFillTint="33"/>
        <w:spacing w:after="0" w:line="276" w:lineRule="auto"/>
        <w:rPr>
          <w:rFonts w:cstheme="minorHAnsi"/>
        </w:rPr>
      </w:pPr>
      <w:r w:rsidRPr="008663B5">
        <w:rPr>
          <w:rFonts w:cstheme="minorHAnsi"/>
        </w:rPr>
        <w:t>Was sind gesunde Gewohnheiten?</w:t>
      </w:r>
    </w:p>
    <w:p w14:paraId="29EBC5E5" w14:textId="77777777" w:rsidR="000F5557" w:rsidRPr="008663B5" w:rsidRDefault="000F5557" w:rsidP="000F5557">
      <w:pPr>
        <w:shd w:val="clear" w:color="auto" w:fill="FBE4D5" w:themeFill="accent2" w:themeFillTint="33"/>
        <w:spacing w:after="0" w:line="276" w:lineRule="auto"/>
        <w:rPr>
          <w:rFonts w:cstheme="minorHAnsi"/>
        </w:rPr>
      </w:pPr>
      <w:r w:rsidRPr="008663B5">
        <w:rPr>
          <w:rFonts w:cstheme="minorHAnsi"/>
        </w:rPr>
        <w:t>Wie können digitale Werkzeuge helfen, diese Gewohnheiten zu unterstützen und zu verfolgen?</w:t>
      </w:r>
    </w:p>
    <w:p w14:paraId="6D7B1A9B" w14:textId="77777777" w:rsidR="000F5557" w:rsidRPr="008663B5" w:rsidRDefault="000F5557" w:rsidP="000F5557">
      <w:pPr>
        <w:shd w:val="clear" w:color="auto" w:fill="FBE4D5" w:themeFill="accent2" w:themeFillTint="33"/>
        <w:spacing w:after="0" w:line="276" w:lineRule="auto"/>
        <w:rPr>
          <w:rFonts w:cstheme="minorHAnsi"/>
        </w:rPr>
      </w:pPr>
      <w:r w:rsidRPr="008663B5">
        <w:rPr>
          <w:rFonts w:cstheme="minorHAnsi"/>
        </w:rPr>
        <w:t>Wie können digitale Tools uns helfen, gesund zu bleiben?</w:t>
      </w:r>
    </w:p>
    <w:p w14:paraId="6C586F72" w14:textId="26B8A8B1" w:rsidR="00E048CE" w:rsidRPr="008663B5" w:rsidRDefault="000F5557" w:rsidP="000F5557">
      <w:pPr>
        <w:shd w:val="clear" w:color="auto" w:fill="FBE4D5" w:themeFill="accent2" w:themeFillTint="33"/>
        <w:spacing w:after="0" w:line="276" w:lineRule="auto"/>
        <w:rPr>
          <w:rFonts w:cstheme="minorHAnsi"/>
        </w:rPr>
      </w:pPr>
      <w:r w:rsidRPr="008663B5">
        <w:rPr>
          <w:rFonts w:cstheme="minorHAnsi"/>
        </w:rPr>
        <w:t>Wie macht Technologie gesunde Entscheidungen einfacher?</w:t>
      </w:r>
    </w:p>
    <w:p w14:paraId="60E69E4E" w14:textId="77777777" w:rsidR="000F5557" w:rsidRPr="008663B5" w:rsidRDefault="000F5557" w:rsidP="000F5557">
      <w:pPr>
        <w:shd w:val="clear" w:color="auto" w:fill="FBE4D5" w:themeFill="accent2" w:themeFillTint="33"/>
        <w:spacing w:after="0" w:line="276" w:lineRule="auto"/>
        <w:rPr>
          <w:rFonts w:cstheme="minorHAnsi"/>
          <w:shd w:val="clear" w:color="auto" w:fill="FBE4D5" w:themeFill="accent2" w:themeFillTint="33"/>
        </w:rPr>
      </w:pPr>
    </w:p>
    <w:p w14:paraId="17B84CAC" w14:textId="77777777" w:rsidR="00E048CE" w:rsidRPr="008663B5" w:rsidRDefault="00E048CE" w:rsidP="00E048CE">
      <w:pPr>
        <w:shd w:val="clear" w:color="auto" w:fill="FBE4D5" w:themeFill="accent2" w:themeFillTint="33"/>
        <w:spacing w:after="0" w:line="276" w:lineRule="auto"/>
        <w:rPr>
          <w:rFonts w:cstheme="minorHAnsi"/>
          <w:b/>
          <w:bCs/>
        </w:rPr>
      </w:pPr>
      <w:r w:rsidRPr="008663B5">
        <w:rPr>
          <w:rFonts w:cstheme="minorHAnsi"/>
          <w:b/>
          <w:bCs/>
        </w:rPr>
        <w:t>3) Verpflichtende Antworten/Geschichten:</w:t>
      </w:r>
    </w:p>
    <w:p w14:paraId="60C92DA5" w14:textId="77777777" w:rsidR="000F5557" w:rsidRPr="008663B5" w:rsidRDefault="000F5557" w:rsidP="00E048CE">
      <w:pPr>
        <w:shd w:val="clear" w:color="auto" w:fill="FBE4D5" w:themeFill="accent2" w:themeFillTint="33"/>
        <w:spacing w:after="0" w:line="276" w:lineRule="auto"/>
        <w:rPr>
          <w:rFonts w:cstheme="minorHAnsi"/>
          <w:highlight w:val="red"/>
        </w:rPr>
      </w:pPr>
      <w:r w:rsidRPr="008663B5">
        <w:rPr>
          <w:rFonts w:cstheme="minorHAnsi"/>
        </w:rPr>
        <w:t>Digitale Tools können uns unterstützen, gesunde Gewohnheiten in unseren Alltag zu integrieren und gesunde Entscheidungen zu treffen, z. B. durch Erinnerungen, das Aufzeichnen und Auswerten unserer Aktivitäten.</w:t>
      </w:r>
      <w:r w:rsidRPr="008663B5">
        <w:rPr>
          <w:rFonts w:cstheme="minorHAnsi"/>
          <w:highlight w:val="red"/>
        </w:rPr>
        <w:t xml:space="preserve"> </w:t>
      </w:r>
    </w:p>
    <w:p w14:paraId="14621776" w14:textId="7B7F616B" w:rsidR="00E048CE" w:rsidRPr="008663B5" w:rsidRDefault="00E048CE" w:rsidP="00E048CE">
      <w:pPr>
        <w:shd w:val="clear" w:color="auto" w:fill="FBE4D5" w:themeFill="accent2" w:themeFillTint="33"/>
        <w:spacing w:after="0" w:line="276" w:lineRule="auto"/>
        <w:rPr>
          <w:rFonts w:cstheme="minorHAnsi"/>
          <w:i/>
          <w:iCs/>
        </w:rPr>
      </w:pPr>
      <w:r w:rsidRPr="008663B5">
        <w:rPr>
          <w:rFonts w:cstheme="minorHAnsi"/>
          <w:i/>
          <w:iCs/>
          <w:highlight w:val="red"/>
        </w:rPr>
        <w:t xml:space="preserve">((bitte nicht ändern: </w:t>
      </w:r>
      <w:r w:rsidR="005B2C28" w:rsidRPr="008663B5">
        <w:rPr>
          <w:rFonts w:cstheme="minorHAnsi"/>
          <w:i/>
          <w:iCs/>
          <w:highlight w:val="red"/>
        </w:rPr>
        <w:t>H</w:t>
      </w:r>
      <w:r w:rsidRPr="008663B5">
        <w:rPr>
          <w:rFonts w:cstheme="minorHAnsi"/>
          <w:i/>
          <w:iCs/>
          <w:highlight w:val="red"/>
        </w:rPr>
        <w:t>andreichung</w:t>
      </w:r>
      <w:r w:rsidR="009D551E" w:rsidRPr="008663B5">
        <w:rPr>
          <w:rFonts w:cstheme="minorHAnsi"/>
          <w:i/>
          <w:iCs/>
          <w:highlight w:val="red"/>
        </w:rPr>
        <w:t xml:space="preserve"> basiert</w:t>
      </w:r>
      <w:r w:rsidRPr="008663B5">
        <w:rPr>
          <w:rFonts w:cstheme="minorHAnsi"/>
          <w:i/>
          <w:iCs/>
          <w:highlight w:val="red"/>
        </w:rPr>
        <w:t xml:space="preserve"> darauf))</w:t>
      </w:r>
    </w:p>
    <w:p w14:paraId="5232D2CF" w14:textId="77777777" w:rsidR="00AA56DE" w:rsidRPr="008663B5" w:rsidRDefault="00AA56DE" w:rsidP="00706FBE">
      <w:pPr>
        <w:spacing w:line="276" w:lineRule="auto"/>
        <w:rPr>
          <w:rFonts w:cstheme="minorHAnsi"/>
          <w:color w:val="FF0000"/>
          <w:sz w:val="24"/>
          <w:szCs w:val="24"/>
          <w:highlight w:val="lightGray"/>
        </w:rPr>
      </w:pPr>
    </w:p>
    <w:p w14:paraId="77A017C5" w14:textId="13F3C0F7" w:rsidR="008663B5" w:rsidRDefault="001A4A01">
      <w:pPr>
        <w:rPr>
          <w:rFonts w:cstheme="minorHAnsi"/>
          <w:color w:val="FF0000"/>
          <w:sz w:val="24"/>
          <w:szCs w:val="24"/>
          <w:highlight w:val="lightGray"/>
        </w:rPr>
      </w:pPr>
      <w:r w:rsidRPr="00425B9D">
        <w:rPr>
          <w:highlight w:val="yellow"/>
        </w:rPr>
        <w:t>((</w:t>
      </w:r>
      <w:r w:rsidRPr="001A4A01">
        <w:rPr>
          <w:b/>
          <w:bCs/>
          <w:highlight w:val="yellow"/>
        </w:rPr>
        <w:t>COVER:</w:t>
      </w:r>
      <w:r>
        <w:rPr>
          <w:highlight w:val="yellow"/>
        </w:rPr>
        <w:t xml:space="preserve"> </w:t>
      </w:r>
      <w:r w:rsidRPr="00425B9D">
        <w:rPr>
          <w:highlight w:val="yellow"/>
        </w:rPr>
        <w:t>Klett MEX Logo tauschen))</w:t>
      </w:r>
      <w:r w:rsidR="008663B5">
        <w:rPr>
          <w:rFonts w:cstheme="minorHAnsi"/>
          <w:color w:val="FF0000"/>
          <w:sz w:val="24"/>
          <w:szCs w:val="24"/>
          <w:highlight w:val="lightGray"/>
        </w:rPr>
        <w:br w:type="page"/>
      </w:r>
    </w:p>
    <w:p w14:paraId="55F03719" w14:textId="053C5BF2" w:rsidR="00706FBE" w:rsidRPr="008663B5" w:rsidRDefault="00706FBE" w:rsidP="00706FBE">
      <w:pPr>
        <w:spacing w:line="276" w:lineRule="auto"/>
        <w:rPr>
          <w:rFonts w:cstheme="minorHAnsi"/>
          <w:color w:val="FF0000"/>
          <w:sz w:val="24"/>
          <w:szCs w:val="24"/>
        </w:rPr>
      </w:pPr>
      <w:r w:rsidRPr="008663B5">
        <w:rPr>
          <w:rFonts w:cstheme="minorHAnsi"/>
          <w:color w:val="FF0000"/>
          <w:sz w:val="24"/>
          <w:szCs w:val="24"/>
          <w:highlight w:val="lightGray"/>
        </w:rPr>
        <w:lastRenderedPageBreak/>
        <w:t>((Seite 1))</w:t>
      </w:r>
    </w:p>
    <w:tbl>
      <w:tblPr>
        <w:tblStyle w:val="Tabellenraster"/>
        <w:tblW w:w="0" w:type="auto"/>
        <w:tblLook w:val="04A0" w:firstRow="1" w:lastRow="0" w:firstColumn="1" w:lastColumn="0" w:noHBand="0" w:noVBand="1"/>
      </w:tblPr>
      <w:tblGrid>
        <w:gridCol w:w="9062"/>
      </w:tblGrid>
      <w:tr w:rsidR="004E1F93" w:rsidRPr="008663B5" w14:paraId="570BC8A0" w14:textId="77777777" w:rsidTr="002F47D0">
        <w:tc>
          <w:tcPr>
            <w:tcW w:w="9062" w:type="dxa"/>
            <w:shd w:val="clear" w:color="auto" w:fill="auto"/>
          </w:tcPr>
          <w:p w14:paraId="4C4BAC3E" w14:textId="1DFFBB8A" w:rsidR="0011717A" w:rsidRPr="008663B5" w:rsidRDefault="0011717A" w:rsidP="00D76BDD">
            <w:pPr>
              <w:spacing w:line="276" w:lineRule="auto"/>
              <w:rPr>
                <w:rFonts w:cstheme="minorHAnsi"/>
                <w:b/>
                <w:bCs/>
                <w:sz w:val="24"/>
                <w:szCs w:val="24"/>
              </w:rPr>
            </w:pPr>
            <w:r w:rsidRPr="008663B5">
              <w:rPr>
                <w:rFonts w:cstheme="minorHAnsi"/>
                <w:b/>
                <w:bCs/>
                <w:sz w:val="24"/>
                <w:szCs w:val="24"/>
              </w:rPr>
              <w:t>Allgemeine Kurzbeschreibung des Themas</w:t>
            </w:r>
            <w:r w:rsidR="00A110FC" w:rsidRPr="008663B5">
              <w:rPr>
                <w:rFonts w:cstheme="minorHAnsi"/>
                <w:b/>
                <w:bCs/>
                <w:sz w:val="24"/>
                <w:szCs w:val="24"/>
              </w:rPr>
              <w:t xml:space="preserve"> </w:t>
            </w:r>
          </w:p>
          <w:p w14:paraId="0E1BAEC1" w14:textId="32DACEA9" w:rsidR="00556165" w:rsidRPr="008663B5" w:rsidRDefault="004F0851" w:rsidP="004F0851">
            <w:pPr>
              <w:spacing w:line="276" w:lineRule="auto"/>
              <w:rPr>
                <w:rFonts w:cstheme="minorHAnsi"/>
                <w:sz w:val="24"/>
                <w:szCs w:val="24"/>
              </w:rPr>
            </w:pPr>
            <w:r w:rsidRPr="008663B5">
              <w:rPr>
                <w:rFonts w:cstheme="minorHAnsi"/>
                <w:sz w:val="24"/>
                <w:szCs w:val="24"/>
              </w:rPr>
              <w:t xml:space="preserve">In dieser fächerübergreifenden Unterrichtseinheit </w:t>
            </w:r>
            <w:r w:rsidR="000C12B8" w:rsidRPr="008663B5">
              <w:rPr>
                <w:rFonts w:cstheme="minorHAnsi"/>
                <w:sz w:val="24"/>
                <w:szCs w:val="24"/>
              </w:rPr>
              <w:t xml:space="preserve">beschäftigen sich </w:t>
            </w:r>
            <w:r w:rsidRPr="008663B5">
              <w:rPr>
                <w:rFonts w:cstheme="minorHAnsi"/>
                <w:sz w:val="24"/>
                <w:szCs w:val="24"/>
              </w:rPr>
              <w:t xml:space="preserve">die Schülerinnen </w:t>
            </w:r>
            <w:r w:rsidR="008663B5">
              <w:rPr>
                <w:rFonts w:cstheme="minorHAnsi"/>
                <w:sz w:val="24"/>
                <w:szCs w:val="24"/>
              </w:rPr>
              <w:t xml:space="preserve">und Schüler </w:t>
            </w:r>
            <w:r w:rsidR="000C12B8" w:rsidRPr="008663B5">
              <w:rPr>
                <w:rFonts w:cstheme="minorHAnsi"/>
                <w:sz w:val="24"/>
                <w:szCs w:val="24"/>
              </w:rPr>
              <w:t xml:space="preserve">mit der </w:t>
            </w:r>
            <w:r w:rsidRPr="008663B5">
              <w:rPr>
                <w:rFonts w:cstheme="minorHAnsi"/>
                <w:sz w:val="24"/>
                <w:szCs w:val="24"/>
              </w:rPr>
              <w:t>Bedeutung von gesunden Gewohnheiten und deren Einfluss auf ihr</w:t>
            </w:r>
            <w:r w:rsidR="00BC1191">
              <w:rPr>
                <w:rFonts w:cstheme="minorHAnsi"/>
                <w:sz w:val="24"/>
                <w:szCs w:val="24"/>
              </w:rPr>
              <w:t>en Alltag</w:t>
            </w:r>
            <w:r w:rsidRPr="008663B5">
              <w:rPr>
                <w:rFonts w:cstheme="minorHAnsi"/>
                <w:sz w:val="24"/>
                <w:szCs w:val="24"/>
              </w:rPr>
              <w:t xml:space="preserve">. Durch eine Kombination aus praktischen Aktivitäten und </w:t>
            </w:r>
            <w:r w:rsidR="00AD6C2A" w:rsidRPr="008663B5">
              <w:rPr>
                <w:rFonts w:cstheme="minorHAnsi"/>
                <w:sz w:val="24"/>
                <w:szCs w:val="24"/>
              </w:rPr>
              <w:t>Einblicke</w:t>
            </w:r>
            <w:r w:rsidR="008663B5">
              <w:rPr>
                <w:rFonts w:cstheme="minorHAnsi"/>
                <w:sz w:val="24"/>
                <w:szCs w:val="24"/>
              </w:rPr>
              <w:t>n</w:t>
            </w:r>
            <w:r w:rsidR="00AD6C2A" w:rsidRPr="008663B5">
              <w:rPr>
                <w:rFonts w:cstheme="minorHAnsi"/>
                <w:sz w:val="24"/>
                <w:szCs w:val="24"/>
              </w:rPr>
              <w:t xml:space="preserve"> in </w:t>
            </w:r>
            <w:r w:rsidRPr="008663B5">
              <w:rPr>
                <w:rFonts w:cstheme="minorHAnsi"/>
                <w:sz w:val="24"/>
                <w:szCs w:val="24"/>
              </w:rPr>
              <w:t xml:space="preserve">digitale Tools erkunden sie gesunde Praktiken in den Bereichen Ernährung, Bewegung und Schlaf. </w:t>
            </w:r>
            <w:r w:rsidR="008663B5">
              <w:rPr>
                <w:rFonts w:cstheme="minorHAnsi"/>
                <w:sz w:val="24"/>
                <w:szCs w:val="24"/>
              </w:rPr>
              <w:t xml:space="preserve">Das </w:t>
            </w:r>
            <w:r w:rsidRPr="008663B5">
              <w:rPr>
                <w:rFonts w:cstheme="minorHAnsi"/>
                <w:sz w:val="24"/>
                <w:szCs w:val="24"/>
              </w:rPr>
              <w:t xml:space="preserve">Ziel </w:t>
            </w:r>
            <w:r w:rsidR="008663B5">
              <w:rPr>
                <w:rFonts w:cstheme="minorHAnsi"/>
                <w:sz w:val="24"/>
                <w:szCs w:val="24"/>
              </w:rPr>
              <w:t xml:space="preserve">dieser Einheit </w:t>
            </w:r>
            <w:r w:rsidRPr="008663B5">
              <w:rPr>
                <w:rFonts w:cstheme="minorHAnsi"/>
                <w:sz w:val="24"/>
                <w:szCs w:val="24"/>
              </w:rPr>
              <w:t xml:space="preserve">ist, ein Bewusstsein für die Wichtigkeit einer ausgewogenen Lebensweise zu schaffen und die </w:t>
            </w:r>
            <w:r w:rsidR="00AD6C2A" w:rsidRPr="008663B5">
              <w:rPr>
                <w:rFonts w:cstheme="minorHAnsi"/>
                <w:sz w:val="24"/>
                <w:szCs w:val="24"/>
              </w:rPr>
              <w:t>Lernenden</w:t>
            </w:r>
            <w:r w:rsidRPr="008663B5">
              <w:rPr>
                <w:rFonts w:cstheme="minorHAnsi"/>
                <w:sz w:val="24"/>
                <w:szCs w:val="24"/>
              </w:rPr>
              <w:t xml:space="preserve"> mit digitalen und analogen Methoden zur Förderung dieser Gewohnheiten auszustatten</w:t>
            </w:r>
            <w:r w:rsidR="005663D7">
              <w:rPr>
                <w:rFonts w:cstheme="minorHAnsi"/>
                <w:sz w:val="24"/>
                <w:szCs w:val="24"/>
              </w:rPr>
              <w:t>.</w:t>
            </w:r>
            <w:r w:rsidR="00107759">
              <w:rPr>
                <w:rFonts w:cstheme="minorHAnsi"/>
                <w:sz w:val="24"/>
                <w:szCs w:val="24"/>
              </w:rPr>
              <w:t xml:space="preserve"> Sie </w:t>
            </w:r>
            <w:r w:rsidR="005663D7">
              <w:rPr>
                <w:rFonts w:cstheme="minorHAnsi"/>
                <w:sz w:val="24"/>
                <w:szCs w:val="24"/>
              </w:rPr>
              <w:t>führen</w:t>
            </w:r>
            <w:r w:rsidR="00107759">
              <w:rPr>
                <w:rFonts w:cstheme="minorHAnsi"/>
                <w:sz w:val="24"/>
                <w:szCs w:val="24"/>
              </w:rPr>
              <w:t xml:space="preserve"> dazu digitale Recherchen </w:t>
            </w:r>
            <w:r w:rsidR="005663D7">
              <w:rPr>
                <w:rFonts w:cstheme="minorHAnsi"/>
                <w:sz w:val="24"/>
                <w:szCs w:val="24"/>
              </w:rPr>
              <w:t xml:space="preserve">durch </w:t>
            </w:r>
            <w:r w:rsidR="00107759">
              <w:rPr>
                <w:rFonts w:cstheme="minorHAnsi"/>
                <w:sz w:val="24"/>
                <w:szCs w:val="24"/>
              </w:rPr>
              <w:t xml:space="preserve">und versuchen, die gefundenen Informationen </w:t>
            </w:r>
            <w:r w:rsidR="00893F67">
              <w:rPr>
                <w:rFonts w:cstheme="minorHAnsi"/>
                <w:sz w:val="24"/>
                <w:szCs w:val="24"/>
              </w:rPr>
              <w:t>auszuwerten</w:t>
            </w:r>
            <w:r w:rsidR="005663D7">
              <w:rPr>
                <w:rFonts w:cstheme="minorHAnsi"/>
                <w:sz w:val="24"/>
                <w:szCs w:val="24"/>
              </w:rPr>
              <w:t>, um sie</w:t>
            </w:r>
            <w:r w:rsidR="00893F67">
              <w:rPr>
                <w:rFonts w:cstheme="minorHAnsi"/>
                <w:sz w:val="24"/>
                <w:szCs w:val="24"/>
              </w:rPr>
              <w:t xml:space="preserve"> </w:t>
            </w:r>
            <w:r w:rsidR="00107759">
              <w:rPr>
                <w:rFonts w:cstheme="minorHAnsi"/>
                <w:sz w:val="24"/>
                <w:szCs w:val="24"/>
              </w:rPr>
              <w:t>für sich nutzbar zu machen.</w:t>
            </w:r>
          </w:p>
        </w:tc>
      </w:tr>
    </w:tbl>
    <w:p w14:paraId="6942E230" w14:textId="3166CD02" w:rsidR="00DE2E6C" w:rsidRPr="008663B5" w:rsidRDefault="00DE2E6C" w:rsidP="00DE2E6C">
      <w:pPr>
        <w:spacing w:line="276" w:lineRule="auto"/>
        <w:rPr>
          <w:rFonts w:cstheme="minorHAnsi"/>
          <w:b/>
          <w:bCs/>
        </w:rPr>
      </w:pPr>
    </w:p>
    <w:tbl>
      <w:tblPr>
        <w:tblStyle w:val="Tabellenraster"/>
        <w:tblW w:w="9038" w:type="dxa"/>
        <w:tblLook w:val="04A0" w:firstRow="1" w:lastRow="0" w:firstColumn="1" w:lastColumn="0" w:noHBand="0" w:noVBand="1"/>
      </w:tblPr>
      <w:tblGrid>
        <w:gridCol w:w="2972"/>
        <w:gridCol w:w="2835"/>
        <w:gridCol w:w="3231"/>
      </w:tblGrid>
      <w:tr w:rsidR="002D7920" w:rsidRPr="008663B5" w14:paraId="321F3DF5" w14:textId="2CEBD02A" w:rsidTr="30CE0E2E">
        <w:tc>
          <w:tcPr>
            <w:tcW w:w="2972" w:type="dxa"/>
          </w:tcPr>
          <w:p w14:paraId="0B825240" w14:textId="51A21817" w:rsidR="00684AD1" w:rsidRPr="008663B5" w:rsidRDefault="00FA5765" w:rsidP="30CE0E2E">
            <w:pPr>
              <w:spacing w:line="276" w:lineRule="auto"/>
            </w:pPr>
            <w:commentRangeStart w:id="0"/>
            <w:r>
              <w:t>Grundschule</w:t>
            </w:r>
            <w:commentRangeEnd w:id="0"/>
            <w:r>
              <w:rPr>
                <w:rStyle w:val="Kommentarzeichen"/>
              </w:rPr>
              <w:commentReference w:id="0"/>
            </w:r>
          </w:p>
        </w:tc>
        <w:tc>
          <w:tcPr>
            <w:tcW w:w="2835" w:type="dxa"/>
          </w:tcPr>
          <w:p w14:paraId="7B4B0F68" w14:textId="4FB6FA80" w:rsidR="00684AD1" w:rsidRPr="008663B5" w:rsidRDefault="00684AD1" w:rsidP="00684AD1">
            <w:pPr>
              <w:spacing w:line="276" w:lineRule="auto"/>
              <w:rPr>
                <w:rFonts w:cstheme="minorHAnsi"/>
              </w:rPr>
            </w:pPr>
            <w:r w:rsidRPr="008663B5">
              <w:rPr>
                <w:rFonts w:cstheme="minorHAnsi"/>
              </w:rPr>
              <w:t xml:space="preserve">Unterrichtseinheit </w:t>
            </w:r>
          </w:p>
        </w:tc>
        <w:tc>
          <w:tcPr>
            <w:tcW w:w="3231" w:type="dxa"/>
          </w:tcPr>
          <w:p w14:paraId="6D9DB984" w14:textId="528311E8" w:rsidR="00684AD1" w:rsidRPr="008663B5" w:rsidRDefault="00684AD1" w:rsidP="00684AD1">
            <w:pPr>
              <w:spacing w:line="276" w:lineRule="auto"/>
              <w:rPr>
                <w:rFonts w:cstheme="minorHAnsi"/>
              </w:rPr>
            </w:pPr>
            <w:r w:rsidRPr="008663B5">
              <w:rPr>
                <w:rFonts w:cstheme="minorHAnsi"/>
              </w:rPr>
              <w:t xml:space="preserve">Dauer: </w:t>
            </w:r>
            <w:r w:rsidR="00B07553" w:rsidRPr="008663B5">
              <w:rPr>
                <w:rFonts w:cstheme="minorHAnsi"/>
              </w:rPr>
              <w:t xml:space="preserve">90 </w:t>
            </w:r>
            <w:r w:rsidR="00740DFF">
              <w:rPr>
                <w:rFonts w:cstheme="minorHAnsi"/>
              </w:rPr>
              <w:t>Min.</w:t>
            </w:r>
          </w:p>
        </w:tc>
      </w:tr>
    </w:tbl>
    <w:p w14:paraId="0F935D74" w14:textId="7F4E4FA8" w:rsidR="00767818" w:rsidRPr="008663B5" w:rsidRDefault="00767818" w:rsidP="000D79FC">
      <w:pPr>
        <w:spacing w:line="276" w:lineRule="auto"/>
        <w:rPr>
          <w:rFonts w:cstheme="minorHAnsi"/>
        </w:rPr>
      </w:pPr>
    </w:p>
    <w:tbl>
      <w:tblPr>
        <w:tblStyle w:val="Tabellenraster"/>
        <w:tblW w:w="0" w:type="auto"/>
        <w:tblLook w:val="04A0" w:firstRow="1" w:lastRow="0" w:firstColumn="1" w:lastColumn="0" w:noHBand="0" w:noVBand="1"/>
      </w:tblPr>
      <w:tblGrid>
        <w:gridCol w:w="6091"/>
        <w:gridCol w:w="2971"/>
      </w:tblGrid>
      <w:tr w:rsidR="001A4A01" w:rsidRPr="008663B5" w14:paraId="5F6ECD1E" w14:textId="77777777" w:rsidTr="001A4A01">
        <w:trPr>
          <w:trHeight w:val="1750"/>
        </w:trPr>
        <w:tc>
          <w:tcPr>
            <w:tcW w:w="6091" w:type="dxa"/>
            <w:vMerge w:val="restart"/>
          </w:tcPr>
          <w:p w14:paraId="24B1294D" w14:textId="4D61EF7F" w:rsidR="001A4A01" w:rsidRPr="008663B5" w:rsidRDefault="001A4A01" w:rsidP="00D76BDD">
            <w:pPr>
              <w:spacing w:line="276" w:lineRule="auto"/>
              <w:rPr>
                <w:rFonts w:cstheme="minorHAnsi"/>
                <w:b/>
                <w:bCs/>
              </w:rPr>
            </w:pPr>
            <w:r w:rsidRPr="008663B5">
              <w:rPr>
                <w:rFonts w:cstheme="minorHAnsi"/>
                <w:b/>
                <w:bCs/>
              </w:rPr>
              <w:t xml:space="preserve">Ziel dieser Einheit ist es, </w:t>
            </w:r>
          </w:p>
          <w:p w14:paraId="49B1BD2C" w14:textId="565D9897" w:rsidR="001A4A01" w:rsidRPr="008663B5" w:rsidRDefault="001A4A01" w:rsidP="007F4197">
            <w:pPr>
              <w:spacing w:line="276" w:lineRule="auto"/>
              <w:rPr>
                <w:rFonts w:cstheme="minorHAnsi"/>
              </w:rPr>
            </w:pPr>
            <w:r w:rsidRPr="008663B5">
              <w:rPr>
                <w:rFonts w:cstheme="minorHAnsi"/>
              </w:rPr>
              <w:t>&gt; die Bedeutung und den Einfluss gesunder Gewohnheiten auf das tägliche Leben der Lernenden zu verdeutlichen</w:t>
            </w:r>
            <w:r w:rsidR="005663D7">
              <w:rPr>
                <w:rFonts w:cstheme="minorHAnsi"/>
              </w:rPr>
              <w:t>.</w:t>
            </w:r>
            <w:r w:rsidR="00893F67">
              <w:rPr>
                <w:rFonts w:cstheme="minorHAnsi"/>
              </w:rPr>
              <w:t xml:space="preserve"> </w:t>
            </w:r>
          </w:p>
          <w:p w14:paraId="6D7A726A" w14:textId="18B78ADF" w:rsidR="001A4A01" w:rsidRPr="008663B5" w:rsidRDefault="001A4A01" w:rsidP="007F4197">
            <w:pPr>
              <w:spacing w:line="276" w:lineRule="auto"/>
              <w:rPr>
                <w:rFonts w:cstheme="minorHAnsi"/>
              </w:rPr>
            </w:pPr>
            <w:r w:rsidRPr="008663B5">
              <w:rPr>
                <w:rFonts w:cstheme="minorHAnsi"/>
              </w:rPr>
              <w:t xml:space="preserve">&gt; </w:t>
            </w:r>
            <w:r w:rsidR="005663D7">
              <w:rPr>
                <w:rFonts w:cstheme="minorHAnsi"/>
              </w:rPr>
              <w:t>den Lernenden</w:t>
            </w:r>
            <w:r>
              <w:rPr>
                <w:rFonts w:cstheme="minorHAnsi"/>
              </w:rPr>
              <w:t xml:space="preserve"> </w:t>
            </w:r>
            <w:r w:rsidRPr="008663B5">
              <w:rPr>
                <w:rFonts w:cstheme="minorHAnsi"/>
              </w:rPr>
              <w:t xml:space="preserve">verschiedene digitale Hilfsmittel zu zeigen, </w:t>
            </w:r>
            <w:r w:rsidRPr="00584B99">
              <w:rPr>
                <w:rFonts w:cstheme="minorHAnsi"/>
                <w:color w:val="FF0000"/>
                <w:rPrChange w:id="1" w:author="Michael Kohl" w:date="2024-05-17T10:59:00Z" w16du:dateUtc="2024-05-17T08:59:00Z">
                  <w:rPr>
                    <w:rFonts w:cstheme="minorHAnsi"/>
                  </w:rPr>
                </w:rPrChange>
              </w:rPr>
              <w:t xml:space="preserve">die </w:t>
            </w:r>
            <w:r w:rsidR="005663D7" w:rsidRPr="005663D7">
              <w:rPr>
                <w:rFonts w:cstheme="minorHAnsi"/>
              </w:rPr>
              <w:t>die ihnen helfen können, gesunde Gewohnheiten zu entwickeln</w:t>
            </w:r>
            <w:r w:rsidRPr="008663B5">
              <w:rPr>
                <w:rFonts w:cstheme="minorHAnsi"/>
              </w:rPr>
              <w:t>.</w:t>
            </w:r>
          </w:p>
          <w:p w14:paraId="3C6AE3D6" w14:textId="679BEAD3" w:rsidR="001A4A01" w:rsidRPr="008663B5" w:rsidRDefault="001A4A01" w:rsidP="007F4197">
            <w:pPr>
              <w:spacing w:line="276" w:lineRule="auto"/>
              <w:rPr>
                <w:rFonts w:cstheme="minorHAnsi"/>
              </w:rPr>
            </w:pPr>
            <w:r w:rsidRPr="008663B5">
              <w:rPr>
                <w:rFonts w:cstheme="minorHAnsi"/>
              </w:rPr>
              <w:t xml:space="preserve">&gt; alternative </w:t>
            </w:r>
            <w:r>
              <w:rPr>
                <w:rFonts w:cstheme="minorHAnsi"/>
              </w:rPr>
              <w:t>A</w:t>
            </w:r>
            <w:r w:rsidRPr="008663B5">
              <w:rPr>
                <w:rFonts w:cstheme="minorHAnsi"/>
              </w:rPr>
              <w:t xml:space="preserve">ktivitäten zu erkunden, </w:t>
            </w:r>
            <w:r>
              <w:rPr>
                <w:rFonts w:cstheme="minorHAnsi"/>
              </w:rPr>
              <w:t>um Wochenenden und Freizeiten</w:t>
            </w:r>
            <w:r w:rsidRPr="008663B5">
              <w:rPr>
                <w:rFonts w:cstheme="minorHAnsi"/>
              </w:rPr>
              <w:t xml:space="preserve"> stressfrei und gesund </w:t>
            </w:r>
            <w:r>
              <w:rPr>
                <w:rFonts w:cstheme="minorHAnsi"/>
              </w:rPr>
              <w:t xml:space="preserve">zu </w:t>
            </w:r>
            <w:r w:rsidRPr="008663B5">
              <w:rPr>
                <w:rFonts w:cstheme="minorHAnsi"/>
              </w:rPr>
              <w:t>gestalten.</w:t>
            </w:r>
          </w:p>
          <w:p w14:paraId="66EC1A9C" w14:textId="5D731A60" w:rsidR="001A4A01" w:rsidRPr="008663B5" w:rsidRDefault="001A4A01" w:rsidP="00BC1191">
            <w:pPr>
              <w:spacing w:line="276" w:lineRule="auto"/>
              <w:rPr>
                <w:rFonts w:cstheme="minorHAnsi"/>
              </w:rPr>
            </w:pPr>
            <w:r w:rsidRPr="008663B5">
              <w:rPr>
                <w:rFonts w:cstheme="minorHAnsi"/>
              </w:rPr>
              <w:t xml:space="preserve">&gt; ein Bewusstsein für eine ausgewogene digitale und analoge Lebensweise zu schaffen. </w:t>
            </w:r>
          </w:p>
        </w:tc>
        <w:tc>
          <w:tcPr>
            <w:tcW w:w="2971" w:type="dxa"/>
          </w:tcPr>
          <w:p w14:paraId="45077E82" w14:textId="5B3386AC" w:rsidR="001A4A01" w:rsidRPr="008663B5" w:rsidRDefault="001A4A01" w:rsidP="00066A21">
            <w:pPr>
              <w:spacing w:line="276" w:lineRule="auto"/>
              <w:rPr>
                <w:rFonts w:cstheme="minorHAnsi"/>
                <w:b/>
                <w:bCs/>
                <w:sz w:val="18"/>
                <w:szCs w:val="18"/>
              </w:rPr>
            </w:pPr>
            <w:r w:rsidRPr="008663B5">
              <w:rPr>
                <w:rFonts w:cstheme="minorHAnsi"/>
                <w:b/>
                <w:bCs/>
                <w:sz w:val="18"/>
                <w:szCs w:val="18"/>
              </w:rPr>
              <w:t>Bildvorschlag</w:t>
            </w:r>
          </w:p>
          <w:p w14:paraId="3C07E18B" w14:textId="638C9F48" w:rsidR="001A4A01" w:rsidRPr="008663B5" w:rsidRDefault="001A4A01" w:rsidP="00066A21">
            <w:pPr>
              <w:spacing w:line="276" w:lineRule="auto"/>
              <w:rPr>
                <w:rFonts w:ascii="Open Sans" w:hAnsi="Open Sans" w:cs="Open Sans"/>
                <w:sz w:val="27"/>
                <w:szCs w:val="27"/>
              </w:rPr>
            </w:pPr>
            <w:r>
              <w:rPr>
                <w:rFonts w:cstheme="minorHAnsi"/>
                <w:sz w:val="18"/>
                <w:szCs w:val="18"/>
              </w:rPr>
              <w:t>((</w:t>
            </w:r>
            <w:r w:rsidRPr="008663B5">
              <w:rPr>
                <w:rFonts w:cstheme="minorHAnsi"/>
                <w:sz w:val="18"/>
                <w:szCs w:val="18"/>
              </w:rPr>
              <w:t>Ein Kind aus der Zielgruppe umgeben von Icons/Symbolen, die gesunde Aktivitäten darstellen (siehe dazu Liste im Erwartungshorizont). Es erscheint lebensfroh, positiv, energievoll</w:t>
            </w:r>
            <w:r>
              <w:rPr>
                <w:rFonts w:cstheme="minorHAnsi"/>
                <w:sz w:val="18"/>
                <w:szCs w:val="18"/>
              </w:rPr>
              <w:t>))</w:t>
            </w:r>
          </w:p>
          <w:p w14:paraId="0AC5C04C" w14:textId="5C218D06" w:rsidR="001A4A01" w:rsidRPr="008663B5" w:rsidRDefault="001A4A01" w:rsidP="00D76BDD">
            <w:pPr>
              <w:spacing w:line="276" w:lineRule="auto"/>
              <w:rPr>
                <w:rFonts w:cstheme="minorHAnsi"/>
                <w:sz w:val="18"/>
                <w:szCs w:val="18"/>
              </w:rPr>
            </w:pPr>
          </w:p>
        </w:tc>
      </w:tr>
      <w:tr w:rsidR="001A4A01" w:rsidRPr="008663B5" w14:paraId="4C28E163" w14:textId="77777777" w:rsidTr="00AB75A1">
        <w:trPr>
          <w:trHeight w:val="1750"/>
        </w:trPr>
        <w:tc>
          <w:tcPr>
            <w:tcW w:w="6091" w:type="dxa"/>
            <w:vMerge/>
          </w:tcPr>
          <w:p w14:paraId="4120C98C" w14:textId="77777777" w:rsidR="001A4A01" w:rsidRPr="008663B5" w:rsidRDefault="001A4A01" w:rsidP="00D76BDD">
            <w:pPr>
              <w:spacing w:line="276" w:lineRule="auto"/>
              <w:rPr>
                <w:rFonts w:cstheme="minorHAnsi"/>
                <w:b/>
                <w:bCs/>
              </w:rPr>
            </w:pPr>
          </w:p>
        </w:tc>
        <w:tc>
          <w:tcPr>
            <w:tcW w:w="2971" w:type="dxa"/>
          </w:tcPr>
          <w:p w14:paraId="308F2ED4" w14:textId="52DF9196" w:rsidR="001A4A01" w:rsidRDefault="001A4A01" w:rsidP="00066A21">
            <w:pPr>
              <w:spacing w:line="276" w:lineRule="auto"/>
              <w:rPr>
                <w:rFonts w:cstheme="minorHAnsi"/>
                <w:b/>
                <w:bCs/>
                <w:sz w:val="18"/>
                <w:szCs w:val="18"/>
              </w:rPr>
            </w:pPr>
            <w:r w:rsidRPr="001A4A01">
              <w:rPr>
                <w:rFonts w:cstheme="minorHAnsi"/>
                <w:b/>
                <w:bCs/>
                <w:sz w:val="18"/>
                <w:szCs w:val="18"/>
                <w:highlight w:val="yellow"/>
              </w:rPr>
              <w:t>((</w:t>
            </w:r>
            <w:r w:rsidRPr="001A4A01">
              <w:rPr>
                <w:rFonts w:cstheme="minorHAnsi"/>
                <w:sz w:val="18"/>
                <w:szCs w:val="18"/>
                <w:highlight w:val="yellow"/>
              </w:rPr>
              <w:t xml:space="preserve">Grüne Box unter dem Bild: </w:t>
            </w:r>
            <w:r w:rsidRPr="001A4A01">
              <w:rPr>
                <w:rFonts w:cstheme="minorHAnsi"/>
                <w:b/>
                <w:bCs/>
                <w:sz w:val="18"/>
                <w:szCs w:val="18"/>
                <w:highlight w:val="yellow"/>
              </w:rPr>
              <w:t>Bitte neuen Inhalt beachten!))</w:t>
            </w:r>
          </w:p>
          <w:p w14:paraId="21E0E7C9" w14:textId="2B1B5598" w:rsidR="001A4A01" w:rsidRPr="008663B5" w:rsidRDefault="001A4A01" w:rsidP="00066A21">
            <w:pPr>
              <w:spacing w:line="276" w:lineRule="auto"/>
              <w:rPr>
                <w:rFonts w:cstheme="minorHAnsi"/>
                <w:b/>
                <w:bCs/>
                <w:sz w:val="18"/>
                <w:szCs w:val="18"/>
              </w:rPr>
            </w:pPr>
            <w:r>
              <w:rPr>
                <w:rFonts w:cs="BGEK Titillium Light"/>
                <w:color w:val="124434"/>
                <w:sz w:val="20"/>
                <w:szCs w:val="20"/>
              </w:rPr>
              <w:t xml:space="preserve">Die verwendeten </w:t>
            </w:r>
            <w:r w:rsidRPr="001A4A01">
              <w:rPr>
                <w:rFonts w:cs="BGEK Titillium Light"/>
                <w:color w:val="124434"/>
                <w:sz w:val="20"/>
                <w:szCs w:val="20"/>
              </w:rPr>
              <w:t xml:space="preserve">Onlinematerialien und </w:t>
            </w:r>
            <w:r>
              <w:rPr>
                <w:rFonts w:cs="BGEK Titillium Light"/>
                <w:color w:val="124434"/>
                <w:sz w:val="20"/>
                <w:szCs w:val="20"/>
              </w:rPr>
              <w:br/>
            </w:r>
            <w:r w:rsidRPr="001A4A01">
              <w:rPr>
                <w:rFonts w:cs="BGEK Titillium Light"/>
                <w:color w:val="124434"/>
                <w:sz w:val="20"/>
                <w:szCs w:val="20"/>
              </w:rPr>
              <w:t>-werkzeuge</w:t>
            </w:r>
            <w:r>
              <w:rPr>
                <w:rFonts w:cs="BGEK Titillium Light"/>
                <w:color w:val="124434"/>
                <w:sz w:val="20"/>
                <w:szCs w:val="20"/>
              </w:rPr>
              <w:t xml:space="preserve"> sind DSGVO-konform.</w:t>
            </w:r>
          </w:p>
        </w:tc>
      </w:tr>
    </w:tbl>
    <w:p w14:paraId="5A9E29BB" w14:textId="71B60878" w:rsidR="000D79FC" w:rsidRPr="008663B5" w:rsidRDefault="000D79FC" w:rsidP="00DE2E6C">
      <w:pPr>
        <w:spacing w:line="276" w:lineRule="auto"/>
        <w:rPr>
          <w:rFonts w:cstheme="minorHAnsi"/>
          <w:b/>
          <w:bCs/>
          <w:color w:val="FF0000"/>
        </w:rPr>
      </w:pPr>
    </w:p>
    <w:tbl>
      <w:tblPr>
        <w:tblStyle w:val="Tabellenraster"/>
        <w:tblW w:w="9067" w:type="dxa"/>
        <w:tblLook w:val="04A0" w:firstRow="1" w:lastRow="0" w:firstColumn="1" w:lastColumn="0" w:noHBand="0" w:noVBand="1"/>
      </w:tblPr>
      <w:tblGrid>
        <w:gridCol w:w="2972"/>
        <w:gridCol w:w="6095"/>
      </w:tblGrid>
      <w:tr w:rsidR="004E1F93" w:rsidRPr="008663B5" w14:paraId="0C10233B" w14:textId="77777777" w:rsidTr="007C0EE8">
        <w:tc>
          <w:tcPr>
            <w:tcW w:w="2972" w:type="dxa"/>
          </w:tcPr>
          <w:p w14:paraId="1DF63380" w14:textId="77777777" w:rsidR="00B07553" w:rsidRPr="008663B5" w:rsidRDefault="00B07553" w:rsidP="00FC502A">
            <w:pPr>
              <w:spacing w:line="276" w:lineRule="auto"/>
              <w:rPr>
                <w:rFonts w:cstheme="minorHAnsi"/>
                <w:b/>
                <w:bCs/>
              </w:rPr>
            </w:pPr>
            <w:r w:rsidRPr="008663B5">
              <w:rPr>
                <w:rFonts w:cstheme="minorHAnsi"/>
                <w:b/>
                <w:bCs/>
              </w:rPr>
              <w:t>Schulfächer</w:t>
            </w:r>
          </w:p>
        </w:tc>
        <w:tc>
          <w:tcPr>
            <w:tcW w:w="6095" w:type="dxa"/>
          </w:tcPr>
          <w:p w14:paraId="09228334" w14:textId="50ABA63D" w:rsidR="00B07553" w:rsidRPr="008663B5" w:rsidRDefault="00B07553" w:rsidP="00FC502A">
            <w:pPr>
              <w:spacing w:line="276" w:lineRule="auto"/>
              <w:rPr>
                <w:rFonts w:cstheme="minorHAnsi"/>
                <w:b/>
                <w:bCs/>
              </w:rPr>
            </w:pPr>
            <w:r w:rsidRPr="008663B5">
              <w:rPr>
                <w:rFonts w:cstheme="minorHAnsi"/>
                <w:b/>
                <w:bCs/>
              </w:rPr>
              <w:t>Bezug zum Bildungsplan</w:t>
            </w:r>
            <w:r w:rsidR="00D11B4A" w:rsidRPr="008663B5">
              <w:rPr>
                <w:rFonts w:cstheme="minorHAnsi"/>
                <w:b/>
                <w:bCs/>
              </w:rPr>
              <w:t xml:space="preserve"> </w:t>
            </w:r>
            <w:r w:rsidR="00D11B4A" w:rsidRPr="00584B99">
              <w:rPr>
                <w:rFonts w:cstheme="minorHAnsi"/>
                <w:b/>
                <w:bCs/>
                <w:strike/>
                <w:color w:val="FF0000"/>
                <w:rPrChange w:id="2" w:author="Michael Kohl" w:date="2024-05-17T11:00:00Z" w16du:dateUtc="2024-05-17T09:00:00Z">
                  <w:rPr>
                    <w:rFonts w:cstheme="minorHAnsi"/>
                    <w:b/>
                    <w:bCs/>
                  </w:rPr>
                </w:rPrChange>
              </w:rPr>
              <w:t>(Auszüge aus Bildungsplänen mehrerer Bundesländer</w:t>
            </w:r>
            <w:r w:rsidR="000B27CC" w:rsidRPr="00584B99">
              <w:rPr>
                <w:rFonts w:cstheme="minorHAnsi"/>
                <w:b/>
                <w:bCs/>
                <w:strike/>
                <w:color w:val="FF0000"/>
                <w:rPrChange w:id="3" w:author="Michael Kohl" w:date="2024-05-17T11:00:00Z" w16du:dateUtc="2024-05-17T09:00:00Z">
                  <w:rPr>
                    <w:rFonts w:cstheme="minorHAnsi"/>
                    <w:b/>
                    <w:bCs/>
                  </w:rPr>
                </w:rPrChange>
              </w:rPr>
              <w:t>)</w:t>
            </w:r>
          </w:p>
        </w:tc>
      </w:tr>
      <w:tr w:rsidR="004E1F93" w:rsidRPr="008663B5" w14:paraId="732155F4" w14:textId="77777777" w:rsidTr="007C0EE8">
        <w:tc>
          <w:tcPr>
            <w:tcW w:w="2972" w:type="dxa"/>
          </w:tcPr>
          <w:p w14:paraId="24FACEBE" w14:textId="0394A148" w:rsidR="00B07553" w:rsidRPr="008663B5" w:rsidRDefault="004F0851" w:rsidP="00FC502A">
            <w:pPr>
              <w:spacing w:line="276" w:lineRule="auto"/>
              <w:rPr>
                <w:rFonts w:cstheme="minorHAnsi"/>
              </w:rPr>
            </w:pPr>
            <w:r w:rsidRPr="008663B5">
              <w:rPr>
                <w:rFonts w:cstheme="minorHAnsi"/>
              </w:rPr>
              <w:t>Sachunterricht</w:t>
            </w:r>
          </w:p>
        </w:tc>
        <w:tc>
          <w:tcPr>
            <w:tcW w:w="6095" w:type="dxa"/>
          </w:tcPr>
          <w:p w14:paraId="44DA0D10" w14:textId="6665E2C3" w:rsidR="00B07553" w:rsidRPr="008663B5" w:rsidRDefault="00B07553" w:rsidP="00FC502A">
            <w:pPr>
              <w:spacing w:line="276" w:lineRule="auto"/>
              <w:rPr>
                <w:rFonts w:cstheme="minorHAnsi"/>
              </w:rPr>
            </w:pPr>
            <w:commentRangeStart w:id="4"/>
            <w:commentRangeStart w:id="5"/>
            <w:r w:rsidRPr="008663B5">
              <w:rPr>
                <w:rFonts w:cstheme="minorHAnsi"/>
              </w:rPr>
              <w:t xml:space="preserve">&gt; </w:t>
            </w:r>
            <w:r w:rsidR="00484081" w:rsidRPr="008663B5">
              <w:rPr>
                <w:rFonts w:cstheme="minorHAnsi"/>
              </w:rPr>
              <w:t>Gesundheitskompetenzen entwickeln</w:t>
            </w:r>
            <w:commentRangeEnd w:id="4"/>
            <w:r w:rsidR="00893F67">
              <w:rPr>
                <w:rStyle w:val="Kommentarzeichen"/>
              </w:rPr>
              <w:commentReference w:id="4"/>
            </w:r>
            <w:commentRangeEnd w:id="5"/>
            <w:r w:rsidR="00BC1191">
              <w:rPr>
                <w:rStyle w:val="Kommentarzeichen"/>
              </w:rPr>
              <w:commentReference w:id="5"/>
            </w:r>
          </w:p>
          <w:p w14:paraId="21EC46D4" w14:textId="35F9E897" w:rsidR="00B07553" w:rsidRPr="008663B5" w:rsidRDefault="00B07553" w:rsidP="00FC502A">
            <w:pPr>
              <w:spacing w:line="276" w:lineRule="auto"/>
              <w:rPr>
                <w:rFonts w:cstheme="minorHAnsi"/>
              </w:rPr>
            </w:pPr>
            <w:r w:rsidRPr="008663B5">
              <w:rPr>
                <w:rFonts w:cstheme="minorHAnsi"/>
              </w:rPr>
              <w:t xml:space="preserve">&gt; </w:t>
            </w:r>
            <w:r w:rsidR="00484081" w:rsidRPr="008663B5">
              <w:rPr>
                <w:rFonts w:cstheme="minorHAnsi"/>
              </w:rPr>
              <w:t>Strategien der Entspannung und Selbstkontrolle</w:t>
            </w:r>
          </w:p>
          <w:p w14:paraId="07CD6EF7" w14:textId="22CE68DF" w:rsidR="00D8727E" w:rsidRPr="008663B5" w:rsidRDefault="00D8727E" w:rsidP="00FC502A">
            <w:pPr>
              <w:spacing w:line="276" w:lineRule="auto"/>
              <w:rPr>
                <w:rFonts w:cstheme="minorHAnsi"/>
              </w:rPr>
            </w:pPr>
            <w:r w:rsidRPr="008663B5">
              <w:rPr>
                <w:rFonts w:cstheme="minorHAnsi"/>
              </w:rPr>
              <w:t xml:space="preserve">&gt; </w:t>
            </w:r>
            <w:r w:rsidR="00484081" w:rsidRPr="008663B5">
              <w:rPr>
                <w:rFonts w:cstheme="minorHAnsi"/>
              </w:rPr>
              <w:t xml:space="preserve">Erkennen und </w:t>
            </w:r>
            <w:del w:id="6" w:author="Michael Kohl" w:date="2024-05-17T11:00:00Z" w16du:dateUtc="2024-05-17T09:00:00Z">
              <w:r w:rsidR="00484081" w:rsidRPr="008663B5" w:rsidDel="00584B99">
                <w:rPr>
                  <w:rFonts w:cstheme="minorHAnsi"/>
                </w:rPr>
                <w:delText>Hinterfragen  persönliche</w:delText>
              </w:r>
              <w:r w:rsidR="00893F67" w:rsidDel="00584B99">
                <w:rPr>
                  <w:rFonts w:cstheme="minorHAnsi"/>
                </w:rPr>
                <w:delText>r</w:delText>
              </w:r>
            </w:del>
            <w:ins w:id="7" w:author="Michael Kohl" w:date="2024-05-17T11:00:00Z" w16du:dateUtc="2024-05-17T09:00:00Z">
              <w:r w:rsidR="00584B99" w:rsidRPr="008663B5">
                <w:rPr>
                  <w:rFonts w:cstheme="minorHAnsi"/>
                </w:rPr>
                <w:t>Hinterfragen persönlicher</w:t>
              </w:r>
            </w:ins>
            <w:r w:rsidR="00484081" w:rsidRPr="008663B5">
              <w:rPr>
                <w:rFonts w:cstheme="minorHAnsi"/>
              </w:rPr>
              <w:t xml:space="preserve"> </w:t>
            </w:r>
            <w:r w:rsidR="00893F67">
              <w:rPr>
                <w:rFonts w:cstheme="minorHAnsi"/>
              </w:rPr>
              <w:t>Routinen</w:t>
            </w:r>
          </w:p>
          <w:p w14:paraId="7C3407EF" w14:textId="08DA15C8" w:rsidR="00D11B4A" w:rsidRPr="008663B5" w:rsidRDefault="00D8727E" w:rsidP="00D75149">
            <w:pPr>
              <w:spacing w:line="276" w:lineRule="auto"/>
              <w:rPr>
                <w:rFonts w:cstheme="minorHAnsi"/>
                <w:color w:val="FF0000"/>
              </w:rPr>
            </w:pPr>
            <w:r w:rsidRPr="008663B5">
              <w:rPr>
                <w:rFonts w:cstheme="minorHAnsi"/>
              </w:rPr>
              <w:t xml:space="preserve">&gt; </w:t>
            </w:r>
            <w:r w:rsidR="00740DFF">
              <w:rPr>
                <w:rFonts w:cstheme="minorHAnsi"/>
              </w:rPr>
              <w:t>e</w:t>
            </w:r>
            <w:r w:rsidR="00740DFF" w:rsidRPr="008663B5">
              <w:rPr>
                <w:rFonts w:cstheme="minorHAnsi"/>
              </w:rPr>
              <w:t xml:space="preserve">rstes </w:t>
            </w:r>
            <w:r w:rsidR="00484081" w:rsidRPr="008663B5">
              <w:rPr>
                <w:rFonts w:cstheme="minorHAnsi"/>
              </w:rPr>
              <w:t>Verständnis von digitalen Hilfsmitteln</w:t>
            </w:r>
          </w:p>
        </w:tc>
      </w:tr>
      <w:tr w:rsidR="004E1F93" w:rsidRPr="008663B5" w14:paraId="6EC81F00" w14:textId="77777777" w:rsidTr="007C0EE8">
        <w:tc>
          <w:tcPr>
            <w:tcW w:w="2972" w:type="dxa"/>
          </w:tcPr>
          <w:p w14:paraId="60EB74D7" w14:textId="34C9FE67" w:rsidR="00B07553" w:rsidRPr="008663B5" w:rsidRDefault="004F0851" w:rsidP="00FC502A">
            <w:pPr>
              <w:spacing w:line="276" w:lineRule="auto"/>
              <w:rPr>
                <w:rFonts w:cstheme="minorHAnsi"/>
              </w:rPr>
            </w:pPr>
            <w:r w:rsidRPr="008663B5">
              <w:rPr>
                <w:rFonts w:cstheme="minorHAnsi"/>
              </w:rPr>
              <w:t>Deutsch</w:t>
            </w:r>
          </w:p>
        </w:tc>
        <w:tc>
          <w:tcPr>
            <w:tcW w:w="6095" w:type="dxa"/>
          </w:tcPr>
          <w:p w14:paraId="43EE380B" w14:textId="748522CB" w:rsidR="00B07553" w:rsidRPr="008663B5" w:rsidRDefault="00B07553" w:rsidP="00FC502A">
            <w:pPr>
              <w:spacing w:line="276" w:lineRule="auto"/>
              <w:rPr>
                <w:rFonts w:cstheme="minorHAnsi"/>
              </w:rPr>
            </w:pPr>
            <w:r w:rsidRPr="008663B5">
              <w:rPr>
                <w:rFonts w:cstheme="minorHAnsi"/>
              </w:rPr>
              <w:t xml:space="preserve">&gt; </w:t>
            </w:r>
            <w:r w:rsidR="00D11B4A" w:rsidRPr="008663B5">
              <w:rPr>
                <w:rFonts w:cstheme="minorHAnsi"/>
              </w:rPr>
              <w:t>Lesekompetenz</w:t>
            </w:r>
            <w:r w:rsidR="005663D7">
              <w:rPr>
                <w:rFonts w:cstheme="minorHAnsi"/>
              </w:rPr>
              <w:t xml:space="preserve"> und</w:t>
            </w:r>
            <w:r w:rsidR="00D11B4A" w:rsidRPr="008663B5">
              <w:rPr>
                <w:rFonts w:cstheme="minorHAnsi"/>
              </w:rPr>
              <w:t xml:space="preserve"> Informationsentnahme</w:t>
            </w:r>
          </w:p>
          <w:p w14:paraId="40FBFA41" w14:textId="6002F42E" w:rsidR="00B07553" w:rsidRPr="008663B5" w:rsidRDefault="00B07553" w:rsidP="00FC502A">
            <w:pPr>
              <w:spacing w:line="276" w:lineRule="auto"/>
              <w:rPr>
                <w:rFonts w:cstheme="minorHAnsi"/>
              </w:rPr>
            </w:pPr>
            <w:r w:rsidRPr="008663B5">
              <w:rPr>
                <w:rFonts w:cstheme="minorHAnsi"/>
              </w:rPr>
              <w:t xml:space="preserve">&gt; </w:t>
            </w:r>
            <w:r w:rsidR="00740DFF">
              <w:rPr>
                <w:rFonts w:cstheme="minorHAnsi"/>
              </w:rPr>
              <w:t>v</w:t>
            </w:r>
            <w:r w:rsidR="00740DFF" w:rsidRPr="008663B5">
              <w:rPr>
                <w:rFonts w:cstheme="minorHAnsi"/>
              </w:rPr>
              <w:t xml:space="preserve">erstehend </w:t>
            </w:r>
            <w:r w:rsidR="00D11B4A" w:rsidRPr="008663B5">
              <w:rPr>
                <w:rFonts w:cstheme="minorHAnsi"/>
              </w:rPr>
              <w:t>zuhören und Gespräche führen</w:t>
            </w:r>
          </w:p>
          <w:p w14:paraId="12F226D3" w14:textId="1110464D" w:rsidR="00D8727E" w:rsidRPr="008663B5" w:rsidRDefault="00D8727E" w:rsidP="00FC502A">
            <w:pPr>
              <w:spacing w:line="276" w:lineRule="auto"/>
              <w:rPr>
                <w:rFonts w:cstheme="minorHAnsi"/>
                <w:color w:val="FF0000"/>
              </w:rPr>
            </w:pPr>
            <w:r w:rsidRPr="008663B5">
              <w:rPr>
                <w:rFonts w:cstheme="minorHAnsi"/>
              </w:rPr>
              <w:t xml:space="preserve">&gt; </w:t>
            </w:r>
            <w:r w:rsidR="00D11B4A" w:rsidRPr="008663B5">
              <w:rPr>
                <w:rFonts w:cstheme="minorHAnsi"/>
              </w:rPr>
              <w:t>Kommunikation mit digitalen Medien</w:t>
            </w:r>
          </w:p>
        </w:tc>
      </w:tr>
    </w:tbl>
    <w:p w14:paraId="0A2156CD" w14:textId="77777777" w:rsidR="00B07553" w:rsidRPr="001A4A01" w:rsidRDefault="00B07553" w:rsidP="00DE2E6C">
      <w:pPr>
        <w:spacing w:line="276" w:lineRule="auto"/>
        <w:rPr>
          <w:rFonts w:cstheme="minorHAnsi"/>
        </w:rPr>
      </w:pPr>
      <w:bookmarkStart w:id="8" w:name="_Hlk166744126"/>
    </w:p>
    <w:p w14:paraId="30E45145" w14:textId="4A96FD2C" w:rsidR="001A4A01" w:rsidRDefault="001A4A01" w:rsidP="00DE2E6C">
      <w:pPr>
        <w:spacing w:line="276" w:lineRule="auto"/>
        <w:rPr>
          <w:rFonts w:cstheme="minorHAnsi"/>
        </w:rPr>
      </w:pPr>
      <w:r w:rsidRPr="001A4A01">
        <w:rPr>
          <w:rFonts w:cstheme="minorHAnsi"/>
          <w:highlight w:val="yellow"/>
        </w:rPr>
        <w:t xml:space="preserve">((Bitte durchgehend auf allen Seiten folgende Fußzeile </w:t>
      </w:r>
      <w:proofErr w:type="gramStart"/>
      <w:r w:rsidRPr="001A4A01">
        <w:rPr>
          <w:rFonts w:cstheme="minorHAnsi"/>
          <w:highlight w:val="yellow"/>
        </w:rPr>
        <w:t>verwenden )</w:t>
      </w:r>
      <w:proofErr w:type="gramEnd"/>
      <w:r w:rsidRPr="001A4A01">
        <w:rPr>
          <w:rFonts w:cstheme="minorHAnsi"/>
          <w:highlight w:val="yellow"/>
        </w:rPr>
        <w:t>)</w:t>
      </w:r>
    </w:p>
    <w:p w14:paraId="15BE8D40" w14:textId="1816D2CC" w:rsidR="00D75149" w:rsidRDefault="001A4A01" w:rsidP="00664B38">
      <w:pPr>
        <w:spacing w:line="276" w:lineRule="auto"/>
        <w:rPr>
          <w:rFonts w:cstheme="minorHAnsi"/>
        </w:rPr>
      </w:pPr>
      <w:r w:rsidRPr="001A4A01">
        <w:rPr>
          <w:rFonts w:cstheme="minorHAnsi"/>
        </w:rPr>
        <w:t xml:space="preserve">© Als Kopiervorlage freigegeben. BARMER, Klett </w:t>
      </w:r>
      <w:r>
        <w:rPr>
          <w:rFonts w:cstheme="minorHAnsi"/>
        </w:rPr>
        <w:t>MEX</w:t>
      </w:r>
      <w:r w:rsidRPr="001A4A01">
        <w:rPr>
          <w:rFonts w:cstheme="minorHAnsi"/>
        </w:rPr>
        <w:t xml:space="preserve"> – DURCHBLICKT! Digital in eine gesunde Zukunft.</w:t>
      </w:r>
      <w:r w:rsidR="00D75149">
        <w:rPr>
          <w:rFonts w:cstheme="minorHAnsi"/>
        </w:rPr>
        <w:br w:type="page"/>
      </w:r>
    </w:p>
    <w:bookmarkEnd w:id="8"/>
    <w:p w14:paraId="7B2E2E4B" w14:textId="05A1DB3D" w:rsidR="00FC502A" w:rsidRPr="008663B5" w:rsidRDefault="00FC502A" w:rsidP="00DE2E6C">
      <w:pPr>
        <w:spacing w:line="276" w:lineRule="auto"/>
        <w:rPr>
          <w:rFonts w:cstheme="minorHAnsi"/>
          <w:b/>
          <w:bCs/>
          <w:color w:val="FF0000"/>
        </w:rPr>
      </w:pPr>
      <w:r w:rsidRPr="008663B5">
        <w:rPr>
          <w:rFonts w:cstheme="minorHAnsi"/>
          <w:color w:val="FF0000"/>
          <w:sz w:val="24"/>
          <w:szCs w:val="24"/>
          <w:highlight w:val="lightGray"/>
        </w:rPr>
        <w:lastRenderedPageBreak/>
        <w:t>((Seite 2))</w:t>
      </w:r>
    </w:p>
    <w:tbl>
      <w:tblPr>
        <w:tblStyle w:val="Tabellenraster"/>
        <w:tblW w:w="0" w:type="auto"/>
        <w:tblLook w:val="04A0" w:firstRow="1" w:lastRow="0" w:firstColumn="1" w:lastColumn="0" w:noHBand="0" w:noVBand="1"/>
      </w:tblPr>
      <w:tblGrid>
        <w:gridCol w:w="9062"/>
      </w:tblGrid>
      <w:tr w:rsidR="004E1F93" w:rsidRPr="008663B5" w14:paraId="139C0FCC" w14:textId="77777777" w:rsidTr="00BB713C">
        <w:tc>
          <w:tcPr>
            <w:tcW w:w="9062" w:type="dxa"/>
          </w:tcPr>
          <w:p w14:paraId="03748B91" w14:textId="76A5B01B" w:rsidR="008A4493" w:rsidRPr="008663B5" w:rsidRDefault="00BB713C" w:rsidP="00DE2E6C">
            <w:pPr>
              <w:spacing w:line="276" w:lineRule="auto"/>
              <w:rPr>
                <w:rFonts w:cstheme="minorHAnsi"/>
                <w:b/>
                <w:bCs/>
                <w:sz w:val="24"/>
                <w:szCs w:val="24"/>
              </w:rPr>
            </w:pPr>
            <w:r w:rsidRPr="008663B5">
              <w:rPr>
                <w:rFonts w:cstheme="minorHAnsi"/>
                <w:b/>
                <w:bCs/>
                <w:sz w:val="24"/>
                <w:szCs w:val="24"/>
              </w:rPr>
              <w:t>KMK-Kompetenz</w:t>
            </w:r>
            <w:r w:rsidR="005249E3" w:rsidRPr="008663B5">
              <w:rPr>
                <w:rFonts w:cstheme="minorHAnsi"/>
                <w:b/>
                <w:bCs/>
                <w:sz w:val="24"/>
                <w:szCs w:val="24"/>
              </w:rPr>
              <w:t>en</w:t>
            </w:r>
            <w:r w:rsidR="00A110FC" w:rsidRPr="008663B5">
              <w:rPr>
                <w:rFonts w:cstheme="minorHAnsi"/>
                <w:b/>
                <w:bCs/>
                <w:sz w:val="24"/>
                <w:szCs w:val="24"/>
              </w:rPr>
              <w:t xml:space="preserve"> </w:t>
            </w:r>
          </w:p>
          <w:p w14:paraId="4792671C" w14:textId="01EF6CE2" w:rsidR="007F4197" w:rsidRPr="008663B5" w:rsidRDefault="007F4197" w:rsidP="007F4197">
            <w:pPr>
              <w:spacing w:line="276" w:lineRule="auto"/>
              <w:rPr>
                <w:rFonts w:ascii="Calibri" w:hAnsi="Calibri" w:cs="Calibri"/>
                <w:i/>
                <w:iCs/>
              </w:rPr>
            </w:pPr>
            <w:r w:rsidRPr="008663B5">
              <w:rPr>
                <w:rFonts w:ascii="Calibri" w:hAnsi="Calibri" w:cs="Calibri"/>
                <w:i/>
                <w:iCs/>
              </w:rPr>
              <w:t>&gt; Informationen und Daten analysieren, interpretieren und kritisch bewerten</w:t>
            </w:r>
          </w:p>
          <w:p w14:paraId="2792788D" w14:textId="6B6DB5C9" w:rsidR="007F4197" w:rsidRPr="008663B5" w:rsidRDefault="007F4197" w:rsidP="007F4197">
            <w:pPr>
              <w:spacing w:line="276" w:lineRule="auto"/>
              <w:rPr>
                <w:rFonts w:ascii="Calibri" w:hAnsi="Calibri" w:cs="Calibri"/>
                <w:i/>
                <w:iCs/>
              </w:rPr>
            </w:pPr>
            <w:r w:rsidRPr="008663B5">
              <w:rPr>
                <w:rFonts w:ascii="Calibri" w:hAnsi="Calibri" w:cs="Calibri"/>
                <w:i/>
                <w:iCs/>
              </w:rPr>
              <w:t>&gt; Digitale Werkzeuge für die Zusammenarbeit bei der Zusammenführung von Informationen, Daten und Ressourcen nutzen</w:t>
            </w:r>
          </w:p>
          <w:p w14:paraId="71A13595" w14:textId="119FDBBC" w:rsidR="007F4197" w:rsidRPr="008663B5" w:rsidRDefault="007F4197" w:rsidP="007F4197">
            <w:pPr>
              <w:spacing w:line="276" w:lineRule="auto"/>
              <w:rPr>
                <w:rFonts w:ascii="Calibri" w:hAnsi="Calibri" w:cs="Calibri"/>
                <w:i/>
                <w:iCs/>
              </w:rPr>
            </w:pPr>
            <w:r w:rsidRPr="008663B5">
              <w:rPr>
                <w:rFonts w:ascii="Calibri" w:hAnsi="Calibri" w:cs="Calibri"/>
                <w:i/>
                <w:iCs/>
              </w:rPr>
              <w:t>&gt; Ein Produkt planen und in verschiedenen Formaten gestalten, präsentieren, veröffentlichen oder teilen</w:t>
            </w:r>
          </w:p>
          <w:p w14:paraId="6533E9C5" w14:textId="54630AE4" w:rsidR="007C6687" w:rsidRPr="008663B5" w:rsidRDefault="00156AD6" w:rsidP="007F4197">
            <w:pPr>
              <w:spacing w:line="276" w:lineRule="auto"/>
              <w:rPr>
                <w:rFonts w:ascii="Calibri" w:hAnsi="Calibri" w:cs="Calibri"/>
                <w:i/>
                <w:iCs/>
                <w:color w:val="FF0000"/>
              </w:rPr>
            </w:pPr>
            <w:r w:rsidRPr="008663B5">
              <w:rPr>
                <w:rFonts w:ascii="Calibri" w:hAnsi="Calibri" w:cs="Calibri"/>
                <w:i/>
                <w:iCs/>
              </w:rPr>
              <w:t>&gt; Digitale</w:t>
            </w:r>
            <w:r w:rsidR="007F4197" w:rsidRPr="008663B5">
              <w:rPr>
                <w:rFonts w:ascii="Calibri" w:hAnsi="Calibri" w:cs="Calibri"/>
                <w:i/>
                <w:iCs/>
              </w:rPr>
              <w:t xml:space="preserve"> Technologien gesundheitsbewusst nutzen</w:t>
            </w:r>
          </w:p>
        </w:tc>
      </w:tr>
    </w:tbl>
    <w:p w14:paraId="5DE94305" w14:textId="1AAE62BD" w:rsidR="00BB713C" w:rsidRPr="008663B5" w:rsidRDefault="00BB713C" w:rsidP="00DE2E6C">
      <w:pPr>
        <w:spacing w:line="276" w:lineRule="auto"/>
        <w:rPr>
          <w:rFonts w:cstheme="minorHAnsi"/>
        </w:rPr>
      </w:pPr>
    </w:p>
    <w:tbl>
      <w:tblPr>
        <w:tblStyle w:val="Tabellenraster"/>
        <w:tblW w:w="5000" w:type="pct"/>
        <w:tblLook w:val="04A0" w:firstRow="1" w:lastRow="0" w:firstColumn="1" w:lastColumn="0" w:noHBand="0" w:noVBand="1"/>
      </w:tblPr>
      <w:tblGrid>
        <w:gridCol w:w="3822"/>
        <w:gridCol w:w="5240"/>
      </w:tblGrid>
      <w:tr w:rsidR="002D7920" w:rsidRPr="008663B5" w14:paraId="06D5B253" w14:textId="77777777" w:rsidTr="000C12B8">
        <w:tc>
          <w:tcPr>
            <w:tcW w:w="2109" w:type="pct"/>
          </w:tcPr>
          <w:p w14:paraId="03231714" w14:textId="574E3F68" w:rsidR="009A0BF2" w:rsidRPr="008663B5" w:rsidRDefault="009A0BF2" w:rsidP="009A0BF2">
            <w:pPr>
              <w:spacing w:after="160" w:line="276" w:lineRule="auto"/>
              <w:rPr>
                <w:rFonts w:cstheme="minorHAnsi"/>
                <w:b/>
                <w:bCs/>
              </w:rPr>
            </w:pPr>
            <w:r w:rsidRPr="008663B5">
              <w:rPr>
                <w:rFonts w:cstheme="minorHAnsi"/>
                <w:b/>
                <w:bCs/>
              </w:rPr>
              <w:t>Schwerpunkte der Einheit nach den 7 Dimensionen der digitalen Gesundheitskompetenz:</w:t>
            </w:r>
          </w:p>
          <w:p w14:paraId="74390B6A" w14:textId="77777777" w:rsidR="009A0BF2" w:rsidRPr="008663B5" w:rsidRDefault="009A0BF2" w:rsidP="009A0BF2">
            <w:pPr>
              <w:spacing w:after="160" w:line="276" w:lineRule="auto"/>
              <w:rPr>
                <w:rFonts w:cstheme="minorHAnsi"/>
                <w:b/>
                <w:bCs/>
              </w:rPr>
            </w:pPr>
          </w:p>
        </w:tc>
        <w:tc>
          <w:tcPr>
            <w:tcW w:w="2891" w:type="pct"/>
          </w:tcPr>
          <w:p w14:paraId="4EADAE77" w14:textId="77777777" w:rsidR="000C12B8" w:rsidRPr="008663B5" w:rsidRDefault="00543C7B" w:rsidP="00AD6C2A">
            <w:pPr>
              <w:spacing w:line="276" w:lineRule="auto"/>
              <w:rPr>
                <w:rFonts w:cstheme="minorHAnsi"/>
              </w:rPr>
            </w:pPr>
            <w:r w:rsidRPr="008663B5">
              <w:rPr>
                <w:rFonts w:cstheme="minorHAnsi"/>
              </w:rPr>
              <w:t xml:space="preserve">&gt; </w:t>
            </w:r>
            <w:r w:rsidR="00AD6C2A" w:rsidRPr="008663B5">
              <w:rPr>
                <w:rFonts w:cstheme="minorHAnsi"/>
                <w:b/>
                <w:bCs/>
              </w:rPr>
              <w:t>Operative Fähigkeiten:</w:t>
            </w:r>
            <w:r w:rsidR="00AD6C2A" w:rsidRPr="008663B5">
              <w:rPr>
                <w:rFonts w:cstheme="minorHAnsi"/>
              </w:rPr>
              <w:t xml:space="preserve"> </w:t>
            </w:r>
          </w:p>
          <w:p w14:paraId="24507A40" w14:textId="6C5E74FB" w:rsidR="003146CD" w:rsidRDefault="003146CD" w:rsidP="00AD6C2A">
            <w:pPr>
              <w:spacing w:line="276" w:lineRule="auto"/>
              <w:rPr>
                <w:rFonts w:cstheme="minorHAnsi"/>
              </w:rPr>
            </w:pPr>
            <w:r>
              <w:rPr>
                <w:rFonts w:cstheme="minorHAnsi"/>
              </w:rPr>
              <w:t xml:space="preserve">wird </w:t>
            </w:r>
            <w:r w:rsidR="00AD6C2A" w:rsidRPr="008663B5">
              <w:rPr>
                <w:rFonts w:cstheme="minorHAnsi"/>
              </w:rPr>
              <w:t>verstanden als die Fähigkeit</w:t>
            </w:r>
            <w:r>
              <w:rPr>
                <w:rFonts w:cstheme="minorHAnsi"/>
              </w:rPr>
              <w:t>,</w:t>
            </w:r>
            <w:r w:rsidR="00AD6C2A" w:rsidRPr="008663B5">
              <w:rPr>
                <w:rFonts w:cstheme="minorHAnsi"/>
              </w:rPr>
              <w:t xml:space="preserve"> mit digitalen Endgeräten und digitale Medien umgehen zu können (z.</w:t>
            </w:r>
            <w:r>
              <w:rPr>
                <w:rFonts w:cstheme="minorHAnsi"/>
              </w:rPr>
              <w:t> </w:t>
            </w:r>
            <w:r w:rsidR="00AD6C2A" w:rsidRPr="008663B5">
              <w:rPr>
                <w:rFonts w:cstheme="minorHAnsi"/>
              </w:rPr>
              <w:t>B. einen PC, ein Tablet oder eine Suchmaschine zu bedienen)</w:t>
            </w:r>
          </w:p>
          <w:p w14:paraId="4539AA80" w14:textId="7EBAAD14" w:rsidR="00AD6C2A" w:rsidRPr="008663B5" w:rsidRDefault="00AD6C2A" w:rsidP="00AD6C2A">
            <w:pPr>
              <w:spacing w:line="276" w:lineRule="auto"/>
              <w:rPr>
                <w:rFonts w:cstheme="minorHAnsi"/>
              </w:rPr>
            </w:pPr>
          </w:p>
          <w:p w14:paraId="476A8906" w14:textId="77777777" w:rsidR="003146CD" w:rsidRDefault="00AD6C2A" w:rsidP="003146CD">
            <w:pPr>
              <w:spacing w:line="276" w:lineRule="auto"/>
              <w:rPr>
                <w:rFonts w:cstheme="minorHAnsi"/>
              </w:rPr>
            </w:pPr>
            <w:r w:rsidRPr="008663B5">
              <w:rPr>
                <w:rFonts w:cstheme="minorHAnsi"/>
              </w:rPr>
              <w:t xml:space="preserve">&gt; </w:t>
            </w:r>
            <w:r w:rsidRPr="008663B5">
              <w:rPr>
                <w:rFonts w:cstheme="minorHAnsi"/>
                <w:b/>
                <w:bCs/>
              </w:rPr>
              <w:t>Suchen und Finden von Gesundheitsinformationen:</w:t>
            </w:r>
            <w:r w:rsidRPr="008663B5">
              <w:rPr>
                <w:rFonts w:cstheme="minorHAnsi"/>
              </w:rPr>
              <w:t xml:space="preserve"> </w:t>
            </w:r>
          </w:p>
          <w:p w14:paraId="504ED906" w14:textId="276777C5" w:rsidR="00AD6C2A" w:rsidRDefault="003146CD" w:rsidP="003146CD">
            <w:pPr>
              <w:spacing w:line="276" w:lineRule="auto"/>
              <w:rPr>
                <w:rFonts w:cstheme="minorHAnsi"/>
              </w:rPr>
            </w:pPr>
            <w:r>
              <w:rPr>
                <w:rFonts w:cstheme="minorHAnsi"/>
              </w:rPr>
              <w:t xml:space="preserve">wird </w:t>
            </w:r>
            <w:r w:rsidR="00AD6C2A" w:rsidRPr="008663B5">
              <w:rPr>
                <w:rFonts w:cstheme="minorHAnsi"/>
              </w:rPr>
              <w:t>verstanden als die Fähigkeit, den gesundheitsbezogenen Informationsbedarf in eine geeignete Suchstrategie zu überführen</w:t>
            </w:r>
            <w:r>
              <w:rPr>
                <w:rFonts w:cstheme="minorHAnsi"/>
              </w:rPr>
              <w:t xml:space="preserve"> </w:t>
            </w:r>
            <w:r w:rsidRPr="003146CD">
              <w:rPr>
                <w:rFonts w:cstheme="minorHAnsi"/>
              </w:rPr>
              <w:t>(z. B. eine Frage zu formulieren, Suchanfragen</w:t>
            </w:r>
            <w:r>
              <w:rPr>
                <w:rFonts w:cstheme="minorHAnsi"/>
              </w:rPr>
              <w:t xml:space="preserve"> </w:t>
            </w:r>
            <w:r w:rsidRPr="003146CD">
              <w:rPr>
                <w:rFonts w:cstheme="minorHAnsi"/>
              </w:rPr>
              <w:t xml:space="preserve">entsprechend </w:t>
            </w:r>
            <w:proofErr w:type="gramStart"/>
            <w:r w:rsidRPr="003146CD">
              <w:rPr>
                <w:rFonts w:cstheme="minorHAnsi"/>
              </w:rPr>
              <w:t>des Informationsbedarfs</w:t>
            </w:r>
            <w:proofErr w:type="gramEnd"/>
            <w:r w:rsidRPr="003146CD">
              <w:rPr>
                <w:rFonts w:cstheme="minorHAnsi"/>
              </w:rPr>
              <w:t xml:space="preserve"> zu stellen) und die</w:t>
            </w:r>
            <w:r>
              <w:rPr>
                <w:rFonts w:cstheme="minorHAnsi"/>
              </w:rPr>
              <w:t xml:space="preserve"> </w:t>
            </w:r>
            <w:r w:rsidRPr="003146CD">
              <w:rPr>
                <w:rFonts w:cstheme="minorHAnsi"/>
              </w:rPr>
              <w:t>ermittelten Informationen auch zu verstehen</w:t>
            </w:r>
          </w:p>
          <w:p w14:paraId="1AA0FF40" w14:textId="77777777" w:rsidR="003146CD" w:rsidRPr="008663B5" w:rsidRDefault="003146CD" w:rsidP="003146CD">
            <w:pPr>
              <w:spacing w:line="276" w:lineRule="auto"/>
              <w:rPr>
                <w:rFonts w:cstheme="minorHAnsi"/>
              </w:rPr>
            </w:pPr>
          </w:p>
          <w:p w14:paraId="30584B03" w14:textId="328F6250" w:rsidR="009A0BF2" w:rsidRPr="008663B5" w:rsidRDefault="009A0BF2" w:rsidP="00AD6C2A">
            <w:pPr>
              <w:spacing w:after="160" w:line="276" w:lineRule="auto"/>
              <w:rPr>
                <w:rFonts w:cstheme="minorHAnsi"/>
              </w:rPr>
            </w:pPr>
            <w:r w:rsidRPr="008663B5">
              <w:rPr>
                <w:rFonts w:cstheme="minorHAnsi"/>
              </w:rPr>
              <w:t xml:space="preserve">&gt; </w:t>
            </w:r>
            <w:r w:rsidRPr="008663B5">
              <w:rPr>
                <w:rFonts w:cstheme="minorHAnsi"/>
                <w:b/>
                <w:bCs/>
              </w:rPr>
              <w:t>Bestimmen der Alltagsrelevanz:</w:t>
            </w:r>
            <w:r w:rsidRPr="008663B5">
              <w:rPr>
                <w:rFonts w:cstheme="minorHAnsi"/>
              </w:rPr>
              <w:t xml:space="preserve"> </w:t>
            </w:r>
            <w:r w:rsidRPr="008663B5">
              <w:rPr>
                <w:rFonts w:cstheme="minorHAnsi"/>
              </w:rPr>
              <w:br/>
            </w:r>
            <w:r w:rsidR="003146CD">
              <w:rPr>
                <w:rFonts w:cstheme="minorHAnsi"/>
              </w:rPr>
              <w:t>wird v</w:t>
            </w:r>
            <w:r w:rsidRPr="008663B5">
              <w:rPr>
                <w:rFonts w:cstheme="minorHAnsi"/>
              </w:rPr>
              <w:t>erstanden als die Fähigkeit, zu entscheiden, ob die gefundenen Informationen für die eigene Lebenslage und das eigene gesundheitsbezogene Anliegen</w:t>
            </w:r>
            <w:r w:rsidR="003146CD">
              <w:rPr>
                <w:rFonts w:cstheme="minorHAnsi"/>
              </w:rPr>
              <w:t xml:space="preserve"> </w:t>
            </w:r>
            <w:r w:rsidRPr="008663B5">
              <w:rPr>
                <w:rFonts w:cstheme="minorHAnsi"/>
              </w:rPr>
              <w:t>nützlich sind</w:t>
            </w:r>
          </w:p>
          <w:p w14:paraId="5200E172" w14:textId="0759644C" w:rsidR="009A0BF2" w:rsidRPr="008663B5" w:rsidRDefault="009A0BF2" w:rsidP="009A0BF2">
            <w:pPr>
              <w:spacing w:after="160" w:line="276" w:lineRule="auto"/>
              <w:rPr>
                <w:rFonts w:cstheme="minorHAnsi"/>
              </w:rPr>
            </w:pPr>
            <w:r w:rsidRPr="008663B5">
              <w:rPr>
                <w:rFonts w:cs="BGEK Titillium Light"/>
                <w:i/>
                <w:iCs/>
                <w:sz w:val="20"/>
                <w:szCs w:val="20"/>
              </w:rPr>
              <w:t xml:space="preserve">Weitere Informationen zu den 7 Dimensionen der digitalen Gesundheitskompetenz finden Sie im Exkurs und unter </w:t>
            </w:r>
            <w:r w:rsidRPr="008663B5">
              <w:rPr>
                <w:rStyle w:val="A4"/>
                <w:color w:val="auto"/>
              </w:rPr>
              <w:t>www.durch-blickt.de</w:t>
            </w:r>
          </w:p>
        </w:tc>
      </w:tr>
    </w:tbl>
    <w:p w14:paraId="492DBDDC" w14:textId="75EA806C" w:rsidR="00BB713C" w:rsidRPr="008663B5" w:rsidRDefault="00BB713C" w:rsidP="00DE2E6C">
      <w:pPr>
        <w:spacing w:line="276" w:lineRule="auto"/>
        <w:rPr>
          <w:rFonts w:cstheme="minorHAnsi"/>
        </w:rPr>
      </w:pPr>
    </w:p>
    <w:tbl>
      <w:tblPr>
        <w:tblStyle w:val="Tabellenraster"/>
        <w:tblW w:w="0" w:type="auto"/>
        <w:tblLook w:val="04A0" w:firstRow="1" w:lastRow="0" w:firstColumn="1" w:lastColumn="0" w:noHBand="0" w:noVBand="1"/>
      </w:tblPr>
      <w:tblGrid>
        <w:gridCol w:w="3964"/>
        <w:gridCol w:w="5098"/>
      </w:tblGrid>
      <w:tr w:rsidR="002D7920" w:rsidRPr="008663B5" w14:paraId="68CF0905" w14:textId="77777777" w:rsidTr="00C35EE3">
        <w:tc>
          <w:tcPr>
            <w:tcW w:w="3964" w:type="dxa"/>
          </w:tcPr>
          <w:p w14:paraId="351DAA5C" w14:textId="77777777" w:rsidR="009A0BF2" w:rsidRPr="008663B5" w:rsidRDefault="009A0BF2" w:rsidP="009A0BF2">
            <w:pPr>
              <w:spacing w:line="276" w:lineRule="auto"/>
              <w:rPr>
                <w:rFonts w:cstheme="minorHAnsi"/>
                <w:b/>
                <w:bCs/>
              </w:rPr>
            </w:pPr>
            <w:r w:rsidRPr="008663B5">
              <w:rPr>
                <w:rFonts w:cstheme="minorHAnsi"/>
                <w:b/>
                <w:bCs/>
              </w:rPr>
              <w:t>Sozialform</w:t>
            </w:r>
          </w:p>
          <w:p w14:paraId="4E19E5AF" w14:textId="77777777" w:rsidR="009A0BF2" w:rsidRPr="008663B5" w:rsidRDefault="009A0BF2" w:rsidP="009A0BF2">
            <w:pPr>
              <w:pStyle w:val="Listenabsatz"/>
              <w:numPr>
                <w:ilvl w:val="0"/>
                <w:numId w:val="14"/>
              </w:numPr>
              <w:spacing w:line="276" w:lineRule="auto"/>
              <w:rPr>
                <w:rFonts w:cstheme="minorHAnsi"/>
              </w:rPr>
            </w:pPr>
            <w:r w:rsidRPr="008663B5">
              <w:rPr>
                <w:rFonts w:cstheme="minorHAnsi"/>
              </w:rPr>
              <w:t>Plenum</w:t>
            </w:r>
          </w:p>
          <w:p w14:paraId="2CE97CD2" w14:textId="77777777" w:rsidR="009A0BF2" w:rsidRPr="008663B5" w:rsidRDefault="009A0BF2" w:rsidP="009A0BF2">
            <w:pPr>
              <w:pStyle w:val="Listenabsatz"/>
              <w:numPr>
                <w:ilvl w:val="0"/>
                <w:numId w:val="14"/>
              </w:numPr>
              <w:spacing w:line="276" w:lineRule="auto"/>
              <w:rPr>
                <w:rFonts w:cstheme="minorHAnsi"/>
              </w:rPr>
            </w:pPr>
            <w:r w:rsidRPr="008663B5">
              <w:rPr>
                <w:rFonts w:cstheme="minorHAnsi"/>
              </w:rPr>
              <w:t>Gruppenarbeit</w:t>
            </w:r>
          </w:p>
          <w:p w14:paraId="56C26024" w14:textId="41BB5374" w:rsidR="009A0BF2" w:rsidRPr="008663B5" w:rsidRDefault="009A0BF2" w:rsidP="009A0BF2">
            <w:pPr>
              <w:pStyle w:val="Listenabsatz"/>
              <w:numPr>
                <w:ilvl w:val="0"/>
                <w:numId w:val="14"/>
              </w:numPr>
              <w:spacing w:line="276" w:lineRule="auto"/>
              <w:rPr>
                <w:rFonts w:cstheme="minorHAnsi"/>
              </w:rPr>
            </w:pPr>
            <w:r w:rsidRPr="008663B5">
              <w:rPr>
                <w:rFonts w:cstheme="minorHAnsi"/>
              </w:rPr>
              <w:t>2er</w:t>
            </w:r>
            <w:r w:rsidR="003146CD">
              <w:rPr>
                <w:rFonts w:cstheme="minorHAnsi"/>
              </w:rPr>
              <w:t>-</w:t>
            </w:r>
            <w:r w:rsidRPr="008663B5">
              <w:rPr>
                <w:rFonts w:cstheme="minorHAnsi"/>
              </w:rPr>
              <w:t>Gruppen</w:t>
            </w:r>
          </w:p>
        </w:tc>
        <w:tc>
          <w:tcPr>
            <w:tcW w:w="5098" w:type="dxa"/>
          </w:tcPr>
          <w:p w14:paraId="347C2024" w14:textId="77777777" w:rsidR="009A0BF2" w:rsidRPr="008663B5" w:rsidRDefault="009A0BF2" w:rsidP="009A0BF2">
            <w:pPr>
              <w:spacing w:line="276" w:lineRule="auto"/>
              <w:rPr>
                <w:rFonts w:cstheme="minorHAnsi"/>
                <w:b/>
                <w:bCs/>
              </w:rPr>
            </w:pPr>
            <w:r w:rsidRPr="008663B5">
              <w:rPr>
                <w:rFonts w:cstheme="minorHAnsi"/>
                <w:b/>
                <w:bCs/>
              </w:rPr>
              <w:t>Kursmaterial (Lehrkraft)</w:t>
            </w:r>
          </w:p>
          <w:p w14:paraId="18E9CE49" w14:textId="6E62C79B" w:rsidR="009A0BF2" w:rsidRPr="008663B5" w:rsidRDefault="009A0BF2" w:rsidP="009A0BF2">
            <w:pPr>
              <w:spacing w:line="276" w:lineRule="auto"/>
              <w:rPr>
                <w:rFonts w:cstheme="minorHAnsi"/>
              </w:rPr>
            </w:pPr>
            <w:r w:rsidRPr="008663B5">
              <w:rPr>
                <w:rFonts w:cstheme="minorHAnsi"/>
              </w:rPr>
              <w:t>&gt; Tablet</w:t>
            </w:r>
            <w:r w:rsidR="00893F67">
              <w:rPr>
                <w:rFonts w:cstheme="minorHAnsi"/>
              </w:rPr>
              <w:t xml:space="preserve"> oder Laptop</w:t>
            </w:r>
          </w:p>
          <w:p w14:paraId="5C9B8BC0" w14:textId="77777777" w:rsidR="009A0BF2" w:rsidRPr="008663B5" w:rsidRDefault="009A0BF2" w:rsidP="009A0BF2">
            <w:pPr>
              <w:spacing w:line="276" w:lineRule="auto"/>
              <w:rPr>
                <w:rFonts w:cstheme="minorHAnsi"/>
              </w:rPr>
            </w:pPr>
            <w:r w:rsidRPr="008663B5">
              <w:rPr>
                <w:rFonts w:cstheme="minorHAnsi"/>
              </w:rPr>
              <w:t xml:space="preserve">&gt; Beamer, wenn nicht vorhanden: Tafel oder Flipchart </w:t>
            </w:r>
          </w:p>
          <w:p w14:paraId="564D3EA8" w14:textId="77777777" w:rsidR="009A0BF2" w:rsidRPr="008663B5" w:rsidRDefault="009A0BF2" w:rsidP="009A0BF2">
            <w:pPr>
              <w:spacing w:line="276" w:lineRule="auto"/>
              <w:rPr>
                <w:rFonts w:cstheme="minorHAnsi"/>
              </w:rPr>
            </w:pPr>
            <w:r w:rsidRPr="008663B5">
              <w:rPr>
                <w:rFonts w:cstheme="minorHAnsi"/>
              </w:rPr>
              <w:t>&gt; Erwartungshorizont</w:t>
            </w:r>
          </w:p>
          <w:p w14:paraId="79EF34F1" w14:textId="230A68B4" w:rsidR="00AD6C2A" w:rsidRPr="008663B5" w:rsidRDefault="009A0BF2" w:rsidP="009A0BF2">
            <w:pPr>
              <w:spacing w:line="276" w:lineRule="auto"/>
              <w:rPr>
                <w:rFonts w:cstheme="minorHAnsi"/>
              </w:rPr>
            </w:pPr>
            <w:r w:rsidRPr="008663B5">
              <w:rPr>
                <w:rFonts w:cstheme="minorHAnsi"/>
              </w:rPr>
              <w:t>&gt; Möglichkeit</w:t>
            </w:r>
            <w:r w:rsidR="003146CD">
              <w:rPr>
                <w:rFonts w:cstheme="minorHAnsi"/>
              </w:rPr>
              <w:t>,</w:t>
            </w:r>
            <w:r w:rsidRPr="008663B5">
              <w:rPr>
                <w:rFonts w:cstheme="minorHAnsi"/>
              </w:rPr>
              <w:t xml:space="preserve"> Video zu zeigen</w:t>
            </w:r>
          </w:p>
        </w:tc>
      </w:tr>
      <w:tr w:rsidR="004E1F93" w:rsidRPr="008663B5" w14:paraId="59947009" w14:textId="77777777" w:rsidTr="00C35EE3">
        <w:tc>
          <w:tcPr>
            <w:tcW w:w="3964" w:type="dxa"/>
          </w:tcPr>
          <w:p w14:paraId="2EF1F5C0" w14:textId="77777777" w:rsidR="009A0BF2" w:rsidRPr="008663B5" w:rsidRDefault="009A0BF2" w:rsidP="009A0BF2">
            <w:pPr>
              <w:spacing w:line="276" w:lineRule="auto"/>
              <w:rPr>
                <w:rFonts w:cstheme="minorHAnsi"/>
              </w:rPr>
            </w:pPr>
            <w:r w:rsidRPr="008663B5">
              <w:rPr>
                <w:rFonts w:cstheme="minorHAnsi"/>
                <w:b/>
                <w:bCs/>
              </w:rPr>
              <w:t>Link zur Einheit</w:t>
            </w:r>
          </w:p>
          <w:p w14:paraId="6999EE3D" w14:textId="334E4960" w:rsidR="009A0BF2" w:rsidRPr="003146CD" w:rsidRDefault="009A0BF2" w:rsidP="009A0BF2">
            <w:pPr>
              <w:numPr>
                <w:ilvl w:val="0"/>
                <w:numId w:val="15"/>
              </w:numPr>
              <w:autoSpaceDE w:val="0"/>
              <w:autoSpaceDN w:val="0"/>
              <w:adjustRightInd w:val="0"/>
              <w:rPr>
                <w:rFonts w:cstheme="minorHAnsi"/>
              </w:rPr>
            </w:pPr>
            <w:r w:rsidRPr="003146CD">
              <w:rPr>
                <w:rFonts w:cstheme="minorHAnsi"/>
              </w:rPr>
              <w:t xml:space="preserve">Startervideo, TaskCards und weitere Informationen unter </w:t>
            </w:r>
            <w:r w:rsidRPr="003146CD">
              <w:rPr>
                <w:rFonts w:cstheme="minorHAnsi"/>
                <w:u w:val="single"/>
              </w:rPr>
              <w:t xml:space="preserve">www.durch-blickt.de </w:t>
            </w:r>
          </w:p>
        </w:tc>
        <w:tc>
          <w:tcPr>
            <w:tcW w:w="5098" w:type="dxa"/>
          </w:tcPr>
          <w:p w14:paraId="2E2E564C" w14:textId="77777777" w:rsidR="009A0BF2" w:rsidRPr="008663B5" w:rsidRDefault="009A0BF2" w:rsidP="009A0BF2">
            <w:pPr>
              <w:spacing w:line="276" w:lineRule="auto"/>
              <w:rPr>
                <w:rFonts w:cstheme="minorHAnsi"/>
                <w:b/>
                <w:bCs/>
              </w:rPr>
            </w:pPr>
            <w:r w:rsidRPr="008663B5">
              <w:rPr>
                <w:rFonts w:cstheme="minorHAnsi"/>
                <w:b/>
                <w:bCs/>
              </w:rPr>
              <w:t>Kursmaterial (Lernende)</w:t>
            </w:r>
          </w:p>
          <w:p w14:paraId="77E5650F" w14:textId="77777777" w:rsidR="003146CD" w:rsidRDefault="009A0BF2" w:rsidP="009A0BF2">
            <w:pPr>
              <w:spacing w:line="276" w:lineRule="auto"/>
              <w:rPr>
                <w:rFonts w:cstheme="minorHAnsi"/>
              </w:rPr>
            </w:pPr>
            <w:r w:rsidRPr="008663B5">
              <w:rPr>
                <w:rFonts w:cstheme="minorHAnsi"/>
              </w:rPr>
              <w:t xml:space="preserve">&gt; </w:t>
            </w:r>
            <w:r w:rsidR="003146CD">
              <w:rPr>
                <w:rFonts w:cstheme="minorHAnsi"/>
              </w:rPr>
              <w:t>Arbeitsblätter</w:t>
            </w:r>
          </w:p>
          <w:p w14:paraId="42B17F58" w14:textId="1D09F16B" w:rsidR="009A0BF2" w:rsidRPr="008663B5" w:rsidRDefault="003146CD" w:rsidP="009A0BF2">
            <w:pPr>
              <w:spacing w:line="276" w:lineRule="auto"/>
              <w:rPr>
                <w:rFonts w:cstheme="minorHAnsi"/>
              </w:rPr>
            </w:pPr>
            <w:r>
              <w:rPr>
                <w:rFonts w:cstheme="minorHAnsi"/>
              </w:rPr>
              <w:t xml:space="preserve">&gt; </w:t>
            </w:r>
            <w:r w:rsidR="009A0BF2" w:rsidRPr="008663B5">
              <w:rPr>
                <w:rFonts w:cstheme="minorHAnsi"/>
              </w:rPr>
              <w:t>Schulheft für Notizen</w:t>
            </w:r>
          </w:p>
          <w:p w14:paraId="515589CD" w14:textId="47D09E9C" w:rsidR="009A0BF2" w:rsidRPr="008663B5" w:rsidRDefault="009A0BF2" w:rsidP="009A0BF2">
            <w:pPr>
              <w:spacing w:line="276" w:lineRule="auto"/>
              <w:rPr>
                <w:rFonts w:cstheme="minorHAnsi"/>
              </w:rPr>
            </w:pPr>
            <w:r w:rsidRPr="008663B5">
              <w:rPr>
                <w:rFonts w:cstheme="minorHAnsi"/>
              </w:rPr>
              <w:t>&gt; Tablet</w:t>
            </w:r>
            <w:r w:rsidR="00880A1E">
              <w:rPr>
                <w:rFonts w:cstheme="minorHAnsi"/>
              </w:rPr>
              <w:t xml:space="preserve">, </w:t>
            </w:r>
            <w:r w:rsidRPr="008663B5">
              <w:rPr>
                <w:rFonts w:cstheme="minorHAnsi"/>
              </w:rPr>
              <w:t xml:space="preserve">Smartphone </w:t>
            </w:r>
            <w:r w:rsidR="00880A1E">
              <w:rPr>
                <w:rFonts w:cstheme="minorHAnsi"/>
              </w:rPr>
              <w:t>oder Schulgeräte</w:t>
            </w:r>
          </w:p>
        </w:tc>
      </w:tr>
    </w:tbl>
    <w:p w14:paraId="1476E9EE" w14:textId="77777777" w:rsidR="008619B1" w:rsidRPr="008663B5" w:rsidRDefault="008619B1" w:rsidP="008619B1">
      <w:pPr>
        <w:spacing w:line="276" w:lineRule="auto"/>
        <w:rPr>
          <w:rFonts w:cstheme="minorHAnsi"/>
        </w:rPr>
      </w:pPr>
    </w:p>
    <w:tbl>
      <w:tblPr>
        <w:tblStyle w:val="Tabellenraster"/>
        <w:tblW w:w="9108" w:type="dxa"/>
        <w:tblLook w:val="04A0" w:firstRow="1" w:lastRow="0" w:firstColumn="1" w:lastColumn="0" w:noHBand="0" w:noVBand="1"/>
      </w:tblPr>
      <w:tblGrid>
        <w:gridCol w:w="3964"/>
        <w:gridCol w:w="5144"/>
      </w:tblGrid>
      <w:tr w:rsidR="002D7920" w:rsidRPr="008663B5" w14:paraId="2FA8B9DD" w14:textId="77777777" w:rsidTr="00C35EE3">
        <w:tc>
          <w:tcPr>
            <w:tcW w:w="3964" w:type="dxa"/>
          </w:tcPr>
          <w:p w14:paraId="30F90230" w14:textId="77777777" w:rsidR="008619B1" w:rsidRPr="008663B5" w:rsidRDefault="008619B1" w:rsidP="007C0EE8">
            <w:pPr>
              <w:autoSpaceDE w:val="0"/>
              <w:autoSpaceDN w:val="0"/>
              <w:adjustRightInd w:val="0"/>
              <w:spacing w:line="241" w:lineRule="atLeast"/>
              <w:rPr>
                <w:rFonts w:cstheme="minorHAnsi"/>
                <w:sz w:val="23"/>
                <w:szCs w:val="23"/>
              </w:rPr>
            </w:pPr>
            <w:r w:rsidRPr="008663B5">
              <w:rPr>
                <w:rFonts w:cstheme="minorHAnsi"/>
                <w:b/>
                <w:bCs/>
                <w:sz w:val="23"/>
                <w:szCs w:val="23"/>
              </w:rPr>
              <w:lastRenderedPageBreak/>
              <w:t xml:space="preserve">Klasse(n) Meditationen und Achtsamkeitsübungen </w:t>
            </w:r>
          </w:p>
          <w:p w14:paraId="32D2E868" w14:textId="4F66F867" w:rsidR="008619B1" w:rsidRPr="008663B5" w:rsidRDefault="008619B1" w:rsidP="008619B1">
            <w:pPr>
              <w:numPr>
                <w:ilvl w:val="0"/>
                <w:numId w:val="17"/>
              </w:numPr>
              <w:autoSpaceDE w:val="0"/>
              <w:autoSpaceDN w:val="0"/>
              <w:adjustRightInd w:val="0"/>
              <w:rPr>
                <w:rFonts w:cstheme="minorHAnsi"/>
                <w:highlight w:val="yellow"/>
              </w:rPr>
            </w:pPr>
            <w:r w:rsidRPr="008663B5">
              <w:rPr>
                <w:rFonts w:cstheme="minorHAnsi"/>
                <w:highlight w:val="yellow"/>
              </w:rPr>
              <w:t>((Inhalte 7Mind / durchblickt))</w:t>
            </w:r>
          </w:p>
          <w:p w14:paraId="602AA842" w14:textId="77777777" w:rsidR="008619B1" w:rsidRPr="008663B5" w:rsidRDefault="008619B1" w:rsidP="00BC1191">
            <w:pPr>
              <w:numPr>
                <w:ilvl w:val="0"/>
                <w:numId w:val="17"/>
              </w:numPr>
              <w:autoSpaceDE w:val="0"/>
              <w:autoSpaceDN w:val="0"/>
              <w:adjustRightInd w:val="0"/>
              <w:ind w:left="735" w:hanging="709"/>
              <w:rPr>
                <w:rFonts w:cstheme="minorHAnsi"/>
              </w:rPr>
            </w:pPr>
            <w:r w:rsidRPr="008663B5">
              <w:rPr>
                <w:rFonts w:cstheme="minorHAnsi"/>
              </w:rPr>
              <w:t xml:space="preserve">Weitere Informationen unter </w:t>
            </w:r>
            <w:r w:rsidRPr="008663B5">
              <w:rPr>
                <w:rFonts w:cstheme="minorHAnsi"/>
                <w:u w:val="single"/>
              </w:rPr>
              <w:t xml:space="preserve">www.durch-blickt.de </w:t>
            </w:r>
          </w:p>
          <w:p w14:paraId="5F85DAF2" w14:textId="77777777" w:rsidR="008619B1" w:rsidRPr="008663B5" w:rsidRDefault="008619B1" w:rsidP="007C0EE8">
            <w:pPr>
              <w:spacing w:line="276" w:lineRule="auto"/>
              <w:rPr>
                <w:rFonts w:cstheme="minorHAnsi"/>
                <w:i/>
                <w:iCs/>
              </w:rPr>
            </w:pPr>
          </w:p>
        </w:tc>
        <w:tc>
          <w:tcPr>
            <w:tcW w:w="5144" w:type="dxa"/>
          </w:tcPr>
          <w:p w14:paraId="2D2D5021" w14:textId="1DD268A2" w:rsidR="008619B1" w:rsidRPr="008663B5" w:rsidRDefault="008619B1" w:rsidP="007C0EE8">
            <w:pPr>
              <w:spacing w:line="276" w:lineRule="auto"/>
              <w:rPr>
                <w:rFonts w:cstheme="minorHAnsi"/>
                <w:b/>
                <w:bCs/>
              </w:rPr>
            </w:pPr>
            <w:r w:rsidRPr="008663B5">
              <w:rPr>
                <w:rFonts w:cstheme="minorHAnsi"/>
                <w:b/>
                <w:bCs/>
              </w:rPr>
              <w:t>Online</w:t>
            </w:r>
            <w:r w:rsidR="003146CD">
              <w:rPr>
                <w:rFonts w:cstheme="minorHAnsi"/>
                <w:b/>
                <w:bCs/>
              </w:rPr>
              <w:t>materialien</w:t>
            </w:r>
            <w:r w:rsidRPr="008663B5">
              <w:rPr>
                <w:rFonts w:cstheme="minorHAnsi"/>
                <w:b/>
                <w:bCs/>
              </w:rPr>
              <w:t xml:space="preserve"> und </w:t>
            </w:r>
            <w:r w:rsidR="003146CD">
              <w:rPr>
                <w:rFonts w:cstheme="minorHAnsi"/>
                <w:b/>
                <w:bCs/>
              </w:rPr>
              <w:t>-w</w:t>
            </w:r>
            <w:r w:rsidR="003146CD" w:rsidRPr="008663B5">
              <w:rPr>
                <w:rFonts w:cstheme="minorHAnsi"/>
                <w:b/>
                <w:bCs/>
              </w:rPr>
              <w:t xml:space="preserve">erkzeuge </w:t>
            </w:r>
            <w:r w:rsidRPr="008663B5">
              <w:rPr>
                <w:rFonts w:cstheme="minorHAnsi"/>
                <w:b/>
                <w:bCs/>
              </w:rPr>
              <w:t>in der Einheit</w:t>
            </w:r>
          </w:p>
          <w:p w14:paraId="3E67D024" w14:textId="1E9D5061" w:rsidR="007914C1" w:rsidRPr="008663B5" w:rsidRDefault="00AD6C2A" w:rsidP="00FC502A">
            <w:pPr>
              <w:tabs>
                <w:tab w:val="left" w:pos="900"/>
              </w:tabs>
              <w:spacing w:line="276" w:lineRule="auto"/>
              <w:rPr>
                <w:rFonts w:cstheme="minorHAnsi"/>
              </w:rPr>
            </w:pPr>
            <w:r w:rsidRPr="008663B5">
              <w:rPr>
                <w:rFonts w:cstheme="minorHAnsi"/>
              </w:rPr>
              <w:t xml:space="preserve">&gt; </w:t>
            </w:r>
            <w:r w:rsidR="00880A1E">
              <w:rPr>
                <w:rFonts w:cstheme="minorHAnsi"/>
              </w:rPr>
              <w:t>www.l</w:t>
            </w:r>
            <w:r w:rsidR="0057736A" w:rsidRPr="008663B5">
              <w:rPr>
                <w:rFonts w:cstheme="minorHAnsi"/>
              </w:rPr>
              <w:t>earning</w:t>
            </w:r>
            <w:r w:rsidR="00880A1E">
              <w:rPr>
                <w:rFonts w:cstheme="minorHAnsi"/>
              </w:rPr>
              <w:t>a</w:t>
            </w:r>
            <w:r w:rsidR="0057736A" w:rsidRPr="008663B5">
              <w:rPr>
                <w:rFonts w:cstheme="minorHAnsi"/>
              </w:rPr>
              <w:t>pps</w:t>
            </w:r>
            <w:r w:rsidR="00880A1E">
              <w:rPr>
                <w:rFonts w:cstheme="minorHAnsi"/>
              </w:rPr>
              <w:t>.org</w:t>
            </w:r>
            <w:r w:rsidR="0057736A">
              <w:rPr>
                <w:rFonts w:cstheme="minorHAnsi"/>
              </w:rPr>
              <w:t xml:space="preserve"> </w:t>
            </w:r>
            <w:r w:rsidR="003146CD">
              <w:rPr>
                <w:rFonts w:cstheme="minorHAnsi"/>
              </w:rPr>
              <w:t>(fakultativ)</w:t>
            </w:r>
          </w:p>
        </w:tc>
      </w:tr>
    </w:tbl>
    <w:p w14:paraId="7DF2AC0F" w14:textId="77777777" w:rsidR="008619B1" w:rsidRPr="008663B5" w:rsidRDefault="008619B1" w:rsidP="00DE2E6C">
      <w:pPr>
        <w:spacing w:line="276" w:lineRule="auto"/>
        <w:rPr>
          <w:rFonts w:cstheme="minorHAnsi"/>
        </w:rPr>
      </w:pPr>
    </w:p>
    <w:tbl>
      <w:tblPr>
        <w:tblStyle w:val="Tabellenraster"/>
        <w:tblW w:w="0" w:type="auto"/>
        <w:tblLook w:val="04A0" w:firstRow="1" w:lastRow="0" w:firstColumn="1" w:lastColumn="0" w:noHBand="0" w:noVBand="1"/>
      </w:tblPr>
      <w:tblGrid>
        <w:gridCol w:w="9062"/>
      </w:tblGrid>
      <w:tr w:rsidR="004E1F93" w:rsidRPr="008663B5" w14:paraId="15726102" w14:textId="77777777" w:rsidTr="009A0BF2">
        <w:tc>
          <w:tcPr>
            <w:tcW w:w="9062" w:type="dxa"/>
          </w:tcPr>
          <w:p w14:paraId="4B0B59A7" w14:textId="77777777" w:rsidR="009A0BF2" w:rsidRPr="008663B5" w:rsidRDefault="009A0BF2" w:rsidP="009A0BF2">
            <w:pPr>
              <w:spacing w:line="276" w:lineRule="auto"/>
              <w:rPr>
                <w:rFonts w:cstheme="minorHAnsi"/>
                <w:b/>
                <w:bCs/>
              </w:rPr>
            </w:pPr>
            <w:bookmarkStart w:id="9" w:name="_Hlk139991491"/>
            <w:r w:rsidRPr="008663B5">
              <w:rPr>
                <w:rFonts w:cstheme="minorHAnsi"/>
                <w:b/>
                <w:bCs/>
              </w:rPr>
              <w:t>Unterrichtsvorbereitung</w:t>
            </w:r>
          </w:p>
          <w:p w14:paraId="0D7B49E4" w14:textId="0D6AB06E" w:rsidR="009A0BF2" w:rsidRPr="008663B5" w:rsidRDefault="009A0BF2" w:rsidP="009A0BF2">
            <w:pPr>
              <w:pStyle w:val="Listenabsatz"/>
              <w:numPr>
                <w:ilvl w:val="0"/>
                <w:numId w:val="15"/>
              </w:numPr>
              <w:spacing w:line="276" w:lineRule="auto"/>
              <w:rPr>
                <w:rFonts w:cstheme="minorHAnsi"/>
              </w:rPr>
            </w:pPr>
            <w:r w:rsidRPr="008663B5">
              <w:rPr>
                <w:rFonts w:cstheme="minorHAnsi"/>
              </w:rPr>
              <w:t>Video testen</w:t>
            </w:r>
          </w:p>
          <w:p w14:paraId="4DCE6AB9" w14:textId="4D974293" w:rsidR="009A0BF2" w:rsidRPr="008663B5" w:rsidRDefault="009A0BF2" w:rsidP="009A0BF2">
            <w:pPr>
              <w:pStyle w:val="Listenabsatz"/>
              <w:numPr>
                <w:ilvl w:val="0"/>
                <w:numId w:val="15"/>
              </w:numPr>
              <w:spacing w:line="276" w:lineRule="auto"/>
              <w:rPr>
                <w:rFonts w:cstheme="minorHAnsi"/>
              </w:rPr>
            </w:pPr>
            <w:r w:rsidRPr="008663B5">
              <w:rPr>
                <w:rFonts w:cstheme="minorHAnsi"/>
              </w:rPr>
              <w:t>Arbeitsblätter ausdrucken</w:t>
            </w:r>
            <w:r w:rsidR="0057736A">
              <w:rPr>
                <w:rFonts w:cstheme="minorHAnsi"/>
              </w:rPr>
              <w:t xml:space="preserve"> und </w:t>
            </w:r>
            <w:r w:rsidR="002B181F" w:rsidRPr="008663B5">
              <w:rPr>
                <w:rFonts w:cstheme="minorHAnsi"/>
              </w:rPr>
              <w:t>ausschneiden</w:t>
            </w:r>
          </w:p>
          <w:p w14:paraId="6A52495F" w14:textId="77777777" w:rsidR="009A0BF2" w:rsidRDefault="009A0BF2" w:rsidP="002B181F">
            <w:pPr>
              <w:pStyle w:val="Listenabsatz"/>
              <w:numPr>
                <w:ilvl w:val="0"/>
                <w:numId w:val="15"/>
              </w:numPr>
              <w:rPr>
                <w:rFonts w:cstheme="minorHAnsi"/>
              </w:rPr>
            </w:pPr>
            <w:r w:rsidRPr="008663B5">
              <w:rPr>
                <w:rFonts w:cstheme="minorHAnsi"/>
              </w:rPr>
              <w:t>evtl. Schulgeräte besorgen</w:t>
            </w:r>
          </w:p>
          <w:p w14:paraId="0E5179F8" w14:textId="4B8ADE96" w:rsidR="00AF13DA" w:rsidDel="00584B99" w:rsidRDefault="00AF13DA" w:rsidP="002B181F">
            <w:pPr>
              <w:pStyle w:val="Listenabsatz"/>
              <w:numPr>
                <w:ilvl w:val="0"/>
                <w:numId w:val="15"/>
              </w:numPr>
              <w:rPr>
                <w:del w:id="10" w:author="Michael Kohl" w:date="2024-05-17T11:01:00Z" w16du:dateUtc="2024-05-17T09:01:00Z"/>
                <w:rFonts w:cstheme="minorHAnsi"/>
              </w:rPr>
            </w:pPr>
            <w:r>
              <w:rPr>
                <w:rFonts w:cstheme="minorHAnsi"/>
              </w:rPr>
              <w:t>Pins, Magnete oder Klebeband</w:t>
            </w:r>
            <w:r w:rsidR="005663D7">
              <w:rPr>
                <w:rFonts w:cstheme="minorHAnsi"/>
              </w:rPr>
              <w:t xml:space="preserve"> </w:t>
            </w:r>
            <w:r w:rsidR="00F55BDA">
              <w:rPr>
                <w:rFonts w:cstheme="minorHAnsi"/>
              </w:rPr>
              <w:t xml:space="preserve">(für Arbeitsblatt 1) </w:t>
            </w:r>
            <w:r w:rsidR="005663D7">
              <w:rPr>
                <w:rFonts w:cstheme="minorHAnsi"/>
              </w:rPr>
              <w:t>besorgen</w:t>
            </w:r>
          </w:p>
          <w:p w14:paraId="437C5FC2" w14:textId="4D4B598B" w:rsidR="001153D4" w:rsidRPr="00584B99" w:rsidRDefault="001153D4" w:rsidP="00584B99">
            <w:pPr>
              <w:pStyle w:val="Listenabsatz"/>
              <w:numPr>
                <w:ilvl w:val="0"/>
                <w:numId w:val="15"/>
              </w:numPr>
              <w:rPr>
                <w:rFonts w:cstheme="minorHAnsi"/>
              </w:rPr>
            </w:pPr>
            <w:commentRangeStart w:id="11"/>
            <w:commentRangeStart w:id="12"/>
            <w:commentRangeStart w:id="13"/>
            <w:del w:id="14" w:author="Michael Kohl" w:date="2024-05-17T10:10:00Z" w16du:dateUtc="2024-05-17T08:10:00Z">
              <w:r w:rsidRPr="00584B99" w:rsidDel="00CE57E4">
                <w:rPr>
                  <w:rFonts w:cstheme="minorHAnsi"/>
                </w:rPr>
                <w:delText>Arbeitsblatt 3 ausfüllen</w:delText>
              </w:r>
            </w:del>
            <w:commentRangeEnd w:id="11"/>
            <w:r w:rsidR="00880A1E">
              <w:rPr>
                <w:rStyle w:val="Kommentarzeichen"/>
              </w:rPr>
              <w:commentReference w:id="11"/>
            </w:r>
            <w:commentRangeEnd w:id="12"/>
            <w:r w:rsidR="00CE57E4">
              <w:rPr>
                <w:rStyle w:val="Kommentarzeichen"/>
              </w:rPr>
              <w:commentReference w:id="12"/>
            </w:r>
            <w:commentRangeEnd w:id="13"/>
            <w:r w:rsidR="00CE57E4">
              <w:rPr>
                <w:rStyle w:val="Kommentarzeichen"/>
              </w:rPr>
              <w:commentReference w:id="13"/>
            </w:r>
          </w:p>
        </w:tc>
      </w:tr>
    </w:tbl>
    <w:p w14:paraId="0A326B64" w14:textId="77777777" w:rsidR="009A0BF2" w:rsidRPr="008663B5" w:rsidRDefault="009A0BF2" w:rsidP="00DE2E6C">
      <w:pPr>
        <w:spacing w:line="276" w:lineRule="auto"/>
        <w:rPr>
          <w:rFonts w:cstheme="minorHAnsi"/>
        </w:rPr>
      </w:pPr>
    </w:p>
    <w:p w14:paraId="19B62136" w14:textId="2CD07BBF" w:rsidR="00FC502A" w:rsidRPr="008663B5" w:rsidRDefault="00FC502A" w:rsidP="00DE2E6C">
      <w:pPr>
        <w:spacing w:line="276" w:lineRule="auto"/>
        <w:rPr>
          <w:rFonts w:cstheme="minorHAnsi"/>
          <w:color w:val="FF0000"/>
        </w:rPr>
      </w:pPr>
      <w:r w:rsidRPr="008663B5">
        <w:rPr>
          <w:rFonts w:cstheme="minorHAnsi"/>
          <w:color w:val="FF0000"/>
          <w:highlight w:val="lightGray"/>
        </w:rPr>
        <w:t>((Seite 3))</w:t>
      </w:r>
    </w:p>
    <w:tbl>
      <w:tblPr>
        <w:tblStyle w:val="Tabellenraster"/>
        <w:tblW w:w="9209" w:type="dxa"/>
        <w:tblLook w:val="04A0" w:firstRow="1" w:lastRow="0" w:firstColumn="1" w:lastColumn="0" w:noHBand="0" w:noVBand="1"/>
      </w:tblPr>
      <w:tblGrid>
        <w:gridCol w:w="9209"/>
      </w:tblGrid>
      <w:tr w:rsidR="004E1F93" w:rsidRPr="008663B5" w14:paraId="181EBA33" w14:textId="77777777" w:rsidTr="00B55E0F">
        <w:tc>
          <w:tcPr>
            <w:tcW w:w="9209" w:type="dxa"/>
          </w:tcPr>
          <w:bookmarkEnd w:id="9"/>
          <w:p w14:paraId="577F8434" w14:textId="65AF118D" w:rsidR="00CE39F5" w:rsidRPr="008663B5" w:rsidRDefault="007E1A23" w:rsidP="007E1A23">
            <w:pPr>
              <w:tabs>
                <w:tab w:val="left" w:pos="2880"/>
              </w:tabs>
              <w:spacing w:line="276" w:lineRule="auto"/>
              <w:rPr>
                <w:rFonts w:cstheme="minorHAnsi"/>
                <w:b/>
                <w:bCs/>
              </w:rPr>
            </w:pPr>
            <w:r w:rsidRPr="008663B5">
              <w:rPr>
                <w:rFonts w:cstheme="minorHAnsi"/>
                <w:b/>
                <w:bCs/>
              </w:rPr>
              <w:t>Ablauf</w:t>
            </w:r>
          </w:p>
          <w:p w14:paraId="41AEE780" w14:textId="1784D56C" w:rsidR="00EF7C3D" w:rsidRPr="008663B5" w:rsidRDefault="00BA2D34" w:rsidP="007E1A23">
            <w:pPr>
              <w:tabs>
                <w:tab w:val="left" w:pos="2441"/>
                <w:tab w:val="left" w:pos="2880"/>
              </w:tabs>
              <w:spacing w:line="276" w:lineRule="auto"/>
              <w:rPr>
                <w:rFonts w:cstheme="minorHAnsi"/>
              </w:rPr>
            </w:pPr>
            <w:r w:rsidRPr="008663B5">
              <w:rPr>
                <w:rFonts w:cstheme="minorHAnsi"/>
              </w:rPr>
              <w:t>Einstieg</w:t>
            </w:r>
            <w:r w:rsidR="00EF7C3D" w:rsidRPr="008663B5">
              <w:rPr>
                <w:rFonts w:cstheme="minorHAnsi"/>
              </w:rPr>
              <w:tab/>
            </w:r>
            <w:r w:rsidR="00156AD6" w:rsidRPr="008663B5">
              <w:rPr>
                <w:rFonts w:cstheme="minorHAnsi"/>
              </w:rPr>
              <w:t>Startervideo zur Einheit</w:t>
            </w:r>
          </w:p>
          <w:p w14:paraId="398304C3" w14:textId="23968B32" w:rsidR="00C06C49" w:rsidRPr="008663B5" w:rsidRDefault="00C06C49" w:rsidP="007E1A23">
            <w:pPr>
              <w:tabs>
                <w:tab w:val="left" w:pos="2441"/>
                <w:tab w:val="left" w:pos="2880"/>
              </w:tabs>
              <w:spacing w:line="276" w:lineRule="auto"/>
              <w:rPr>
                <w:rFonts w:cstheme="minorHAnsi"/>
              </w:rPr>
            </w:pPr>
            <w:r w:rsidRPr="008663B5">
              <w:rPr>
                <w:rFonts w:cstheme="minorHAnsi"/>
              </w:rPr>
              <w:t>Hinführung</w:t>
            </w:r>
            <w:r w:rsidR="00880A1E">
              <w:rPr>
                <w:rFonts w:cstheme="minorHAnsi"/>
              </w:rPr>
              <w:t xml:space="preserve"> zum Thema</w:t>
            </w:r>
            <w:r w:rsidRPr="008663B5">
              <w:rPr>
                <w:rFonts w:cstheme="minorHAnsi"/>
              </w:rPr>
              <w:tab/>
              <w:t xml:space="preserve">Der Begriff </w:t>
            </w:r>
            <w:r w:rsidR="008663B5">
              <w:rPr>
                <w:rFonts w:cstheme="minorHAnsi"/>
              </w:rPr>
              <w:t>„</w:t>
            </w:r>
            <w:r w:rsidR="00156AD6" w:rsidRPr="008663B5">
              <w:rPr>
                <w:rFonts w:cstheme="minorHAnsi"/>
              </w:rPr>
              <w:t>Gewohnheit</w:t>
            </w:r>
            <w:r w:rsidR="008663B5">
              <w:rPr>
                <w:rFonts w:cstheme="minorHAnsi"/>
              </w:rPr>
              <w:t>“</w:t>
            </w:r>
          </w:p>
          <w:p w14:paraId="769D939C" w14:textId="2B1D0387" w:rsidR="007E1A23" w:rsidRPr="008663B5" w:rsidRDefault="006D3C4F" w:rsidP="007E1A23">
            <w:pPr>
              <w:tabs>
                <w:tab w:val="left" w:pos="2441"/>
                <w:tab w:val="left" w:pos="2880"/>
              </w:tabs>
              <w:spacing w:line="276" w:lineRule="auto"/>
              <w:rPr>
                <w:rFonts w:cstheme="minorHAnsi"/>
              </w:rPr>
            </w:pPr>
            <w:r w:rsidRPr="008663B5">
              <w:rPr>
                <w:rFonts w:cstheme="minorHAnsi"/>
              </w:rPr>
              <w:t>Erarbeitung 1</w:t>
            </w:r>
            <w:r w:rsidR="007E1A23" w:rsidRPr="008663B5">
              <w:rPr>
                <w:rFonts w:cstheme="minorHAnsi"/>
              </w:rPr>
              <w:tab/>
            </w:r>
            <w:r w:rsidR="00156AD6" w:rsidRPr="008663B5">
              <w:rPr>
                <w:rFonts w:cstheme="minorHAnsi"/>
              </w:rPr>
              <w:t>Vorwissen zum Thema</w:t>
            </w:r>
            <w:r w:rsidR="00035648" w:rsidRPr="008663B5">
              <w:rPr>
                <w:rFonts w:cstheme="minorHAnsi"/>
              </w:rPr>
              <w:t xml:space="preserve"> </w:t>
            </w:r>
            <w:r w:rsidR="008663B5">
              <w:rPr>
                <w:rFonts w:cstheme="minorHAnsi"/>
              </w:rPr>
              <w:t>„</w:t>
            </w:r>
            <w:r w:rsidR="00035648" w:rsidRPr="008663B5">
              <w:rPr>
                <w:rFonts w:cstheme="minorHAnsi"/>
              </w:rPr>
              <w:t>gesunde Gewohnheiten</w:t>
            </w:r>
            <w:r w:rsidR="008663B5">
              <w:rPr>
                <w:rFonts w:cstheme="minorHAnsi"/>
              </w:rPr>
              <w:t>“</w:t>
            </w:r>
          </w:p>
          <w:p w14:paraId="765390BF" w14:textId="60DBB243" w:rsidR="00B05F1E" w:rsidRPr="008663B5" w:rsidRDefault="00BA2D34" w:rsidP="00C86C45">
            <w:pPr>
              <w:tabs>
                <w:tab w:val="left" w:pos="2441"/>
                <w:tab w:val="left" w:pos="2880"/>
              </w:tabs>
              <w:spacing w:line="276" w:lineRule="auto"/>
              <w:rPr>
                <w:rFonts w:cstheme="minorHAnsi"/>
              </w:rPr>
            </w:pPr>
            <w:r w:rsidRPr="008663B5">
              <w:rPr>
                <w:rFonts w:cstheme="minorHAnsi"/>
              </w:rPr>
              <w:t>Vertiefung</w:t>
            </w:r>
            <w:r w:rsidR="007E1A23" w:rsidRPr="008663B5">
              <w:rPr>
                <w:rFonts w:cstheme="minorHAnsi"/>
              </w:rPr>
              <w:tab/>
            </w:r>
            <w:r w:rsidR="00156AD6" w:rsidRPr="008663B5">
              <w:rPr>
                <w:rFonts w:cstheme="minorHAnsi"/>
              </w:rPr>
              <w:t>Drei wichtige Säulen</w:t>
            </w:r>
            <w:r w:rsidR="00031BAE">
              <w:rPr>
                <w:rFonts w:cstheme="minorHAnsi"/>
              </w:rPr>
              <w:t>: Ernährung, Bewegung, Schlaf</w:t>
            </w:r>
          </w:p>
          <w:p w14:paraId="42F1001F" w14:textId="26B8FBEB" w:rsidR="004B1788" w:rsidRPr="008663B5" w:rsidRDefault="004B1788" w:rsidP="005663D7">
            <w:pPr>
              <w:tabs>
                <w:tab w:val="left" w:pos="2441"/>
                <w:tab w:val="left" w:pos="2880"/>
              </w:tabs>
              <w:spacing w:line="276" w:lineRule="auto"/>
              <w:rPr>
                <w:rFonts w:cstheme="minorHAnsi"/>
              </w:rPr>
            </w:pPr>
            <w:r w:rsidRPr="008663B5">
              <w:rPr>
                <w:rFonts w:cstheme="minorHAnsi"/>
              </w:rPr>
              <w:t>Erarbeitung</w:t>
            </w:r>
            <w:r w:rsidR="00BA2D34" w:rsidRPr="008663B5">
              <w:rPr>
                <w:rFonts w:cstheme="minorHAnsi"/>
              </w:rPr>
              <w:t xml:space="preserve"> 2</w:t>
            </w:r>
            <w:r w:rsidR="00E43A3A" w:rsidRPr="008663B5">
              <w:rPr>
                <w:rFonts w:cstheme="minorHAnsi"/>
              </w:rPr>
              <w:tab/>
            </w:r>
            <w:r w:rsidR="006E734E" w:rsidRPr="008663B5">
              <w:rPr>
                <w:rFonts w:cstheme="minorHAnsi"/>
              </w:rPr>
              <w:t>G</w:t>
            </w:r>
            <w:r w:rsidR="00A110FC" w:rsidRPr="008663B5">
              <w:rPr>
                <w:rFonts w:cstheme="minorHAnsi"/>
              </w:rPr>
              <w:t>esunde Gewohnheiten</w:t>
            </w:r>
            <w:r w:rsidR="006E734E" w:rsidRPr="008663B5">
              <w:rPr>
                <w:rFonts w:cstheme="minorHAnsi"/>
              </w:rPr>
              <w:t xml:space="preserve"> </w:t>
            </w:r>
            <w:del w:id="15" w:author="Michael Kohl" w:date="2024-05-17T10:05:00Z" w16du:dateUtc="2024-05-17T08:05:00Z">
              <w:r w:rsidR="006E734E" w:rsidRPr="008663B5" w:rsidDel="00CE57E4">
                <w:rPr>
                  <w:rFonts w:cstheme="minorHAnsi"/>
                </w:rPr>
                <w:delText xml:space="preserve">entwickeln </w:delText>
              </w:r>
            </w:del>
            <w:r w:rsidR="006E734E" w:rsidRPr="008663B5">
              <w:rPr>
                <w:rFonts w:cstheme="minorHAnsi"/>
              </w:rPr>
              <w:t xml:space="preserve">und </w:t>
            </w:r>
            <w:commentRangeStart w:id="16"/>
            <w:commentRangeStart w:id="17"/>
            <w:commentRangeStart w:id="18"/>
            <w:del w:id="19" w:author="Michael Kohl" w:date="2024-05-17T10:05:00Z" w16du:dateUtc="2024-05-17T08:05:00Z">
              <w:r w:rsidR="005663D7" w:rsidDel="00CE57E4">
                <w:rPr>
                  <w:rFonts w:cstheme="minorHAnsi"/>
                </w:rPr>
                <w:delText xml:space="preserve">durch </w:delText>
              </w:r>
            </w:del>
            <w:r w:rsidR="005663D7">
              <w:rPr>
                <w:rFonts w:cstheme="minorHAnsi"/>
              </w:rPr>
              <w:t xml:space="preserve">digitale Medien </w:t>
            </w:r>
            <w:del w:id="20" w:author="Michael Kohl" w:date="2024-05-17T10:05:00Z" w16du:dateUtc="2024-05-17T08:05:00Z">
              <w:r w:rsidR="005663D7" w:rsidDel="00CE57E4">
                <w:rPr>
                  <w:rFonts w:cstheme="minorHAnsi"/>
                </w:rPr>
                <w:delText>aufrechterhalten</w:delText>
              </w:r>
              <w:commentRangeEnd w:id="16"/>
              <w:r w:rsidR="005663D7" w:rsidDel="00CE57E4">
                <w:rPr>
                  <w:rStyle w:val="Kommentarzeichen"/>
                </w:rPr>
                <w:commentReference w:id="16"/>
              </w:r>
              <w:commentRangeEnd w:id="17"/>
              <w:r w:rsidR="005663D7" w:rsidDel="00CE57E4">
                <w:rPr>
                  <w:rStyle w:val="Kommentarzeichen"/>
                </w:rPr>
                <w:commentReference w:id="17"/>
              </w:r>
            </w:del>
            <w:commentRangeEnd w:id="18"/>
            <w:r w:rsidR="00CE57E4">
              <w:rPr>
                <w:rStyle w:val="Kommentarzeichen"/>
              </w:rPr>
              <w:commentReference w:id="18"/>
            </w:r>
          </w:p>
          <w:p w14:paraId="7FFEE3E8" w14:textId="31969457" w:rsidR="00402C9A" w:rsidRPr="008663B5" w:rsidRDefault="00A110FC" w:rsidP="006E734E">
            <w:pPr>
              <w:tabs>
                <w:tab w:val="left" w:pos="2441"/>
                <w:tab w:val="left" w:pos="2880"/>
              </w:tabs>
              <w:spacing w:line="276" w:lineRule="auto"/>
              <w:rPr>
                <w:rFonts w:cstheme="minorHAnsi"/>
              </w:rPr>
            </w:pPr>
            <w:r w:rsidRPr="008663B5">
              <w:rPr>
                <w:rFonts w:cstheme="minorHAnsi"/>
              </w:rPr>
              <w:t>Erweiterung</w:t>
            </w:r>
            <w:r w:rsidR="00D86900" w:rsidRPr="008663B5">
              <w:rPr>
                <w:rFonts w:cstheme="minorHAnsi"/>
              </w:rPr>
              <w:tab/>
            </w:r>
            <w:r w:rsidRPr="008663B5">
              <w:rPr>
                <w:rFonts w:cstheme="minorHAnsi"/>
              </w:rPr>
              <w:t xml:space="preserve">Ein entspanntes </w:t>
            </w:r>
            <w:r w:rsidR="005663D7">
              <w:rPr>
                <w:rFonts w:cstheme="minorHAnsi"/>
              </w:rPr>
              <w:t xml:space="preserve">und gesundes </w:t>
            </w:r>
            <w:r w:rsidRPr="008663B5">
              <w:rPr>
                <w:rFonts w:cstheme="minorHAnsi"/>
              </w:rPr>
              <w:t>Wochenende</w:t>
            </w:r>
            <w:r w:rsidR="003F3E88" w:rsidRPr="008663B5">
              <w:rPr>
                <w:rFonts w:cstheme="minorHAnsi"/>
              </w:rPr>
              <w:t xml:space="preserve"> </w:t>
            </w:r>
            <w:r w:rsidR="00031BAE">
              <w:rPr>
                <w:rFonts w:cstheme="minorHAnsi"/>
              </w:rPr>
              <w:t>erarbeiten</w:t>
            </w:r>
          </w:p>
          <w:p w14:paraId="261BEB4D" w14:textId="302D73F2" w:rsidR="00BB48CE" w:rsidRPr="008663B5" w:rsidRDefault="00BB48CE" w:rsidP="006E734E">
            <w:pPr>
              <w:tabs>
                <w:tab w:val="left" w:pos="2441"/>
                <w:tab w:val="left" w:pos="2880"/>
              </w:tabs>
              <w:spacing w:line="276" w:lineRule="auto"/>
              <w:rPr>
                <w:rFonts w:cstheme="minorHAnsi"/>
                <w:i/>
                <w:iCs/>
              </w:rPr>
            </w:pPr>
            <w:r w:rsidRPr="008663B5">
              <w:rPr>
                <w:rFonts w:cstheme="minorHAnsi"/>
              </w:rPr>
              <w:t>Reflexion</w:t>
            </w:r>
            <w:r w:rsidRPr="008663B5">
              <w:rPr>
                <w:rFonts w:cstheme="minorHAnsi"/>
              </w:rPr>
              <w:tab/>
            </w:r>
            <w:r w:rsidR="00FA5765" w:rsidRPr="00FA5765">
              <w:rPr>
                <w:rFonts w:cstheme="minorHAnsi"/>
              </w:rPr>
              <w:t>Abschlussrunde</w:t>
            </w:r>
          </w:p>
        </w:tc>
      </w:tr>
    </w:tbl>
    <w:p w14:paraId="6655F624" w14:textId="5D652B9C" w:rsidR="007B517C" w:rsidRPr="008663B5" w:rsidRDefault="007B517C" w:rsidP="00DE2E6C">
      <w:pPr>
        <w:spacing w:line="276" w:lineRule="auto"/>
        <w:rPr>
          <w:rFonts w:cstheme="minorHAnsi"/>
        </w:rPr>
      </w:pPr>
    </w:p>
    <w:tbl>
      <w:tblPr>
        <w:tblStyle w:val="Tabellenraster"/>
        <w:tblW w:w="9209" w:type="dxa"/>
        <w:tblLook w:val="04A0" w:firstRow="1" w:lastRow="0" w:firstColumn="1" w:lastColumn="0" w:noHBand="0" w:noVBand="1"/>
      </w:tblPr>
      <w:tblGrid>
        <w:gridCol w:w="3823"/>
        <w:gridCol w:w="2126"/>
        <w:gridCol w:w="3260"/>
      </w:tblGrid>
      <w:tr w:rsidR="004E1F93" w:rsidRPr="008663B5" w14:paraId="1EB00AEE" w14:textId="77777777" w:rsidTr="009A305A">
        <w:tc>
          <w:tcPr>
            <w:tcW w:w="3823" w:type="dxa"/>
          </w:tcPr>
          <w:p w14:paraId="6040E13B" w14:textId="0C79EC07" w:rsidR="00FC502A" w:rsidRPr="008663B5" w:rsidRDefault="00FC502A" w:rsidP="0098685E">
            <w:pPr>
              <w:spacing w:line="276" w:lineRule="auto"/>
              <w:rPr>
                <w:rFonts w:cstheme="minorHAnsi"/>
                <w:b/>
                <w:bCs/>
              </w:rPr>
            </w:pPr>
            <w:bookmarkStart w:id="21" w:name="_Hlk139991727"/>
            <w:r w:rsidRPr="008663B5">
              <w:rPr>
                <w:rFonts w:cstheme="minorHAnsi"/>
                <w:b/>
                <w:bCs/>
              </w:rPr>
              <w:t>ZIEL UND FRAGESTELLUNG</w:t>
            </w:r>
          </w:p>
        </w:tc>
        <w:tc>
          <w:tcPr>
            <w:tcW w:w="2126" w:type="dxa"/>
          </w:tcPr>
          <w:p w14:paraId="340D7FF5" w14:textId="33155BF1" w:rsidR="00FC502A" w:rsidRPr="008663B5" w:rsidRDefault="00FC502A" w:rsidP="0098685E">
            <w:pPr>
              <w:spacing w:line="276" w:lineRule="auto"/>
              <w:rPr>
                <w:rFonts w:cstheme="minorHAnsi"/>
                <w:b/>
                <w:bCs/>
              </w:rPr>
            </w:pPr>
            <w:r w:rsidRPr="008663B5">
              <w:rPr>
                <w:rFonts w:cstheme="minorHAnsi"/>
                <w:b/>
                <w:bCs/>
              </w:rPr>
              <w:t>METHODIK</w:t>
            </w:r>
          </w:p>
          <w:p w14:paraId="04F2A696" w14:textId="77777777" w:rsidR="00FC502A" w:rsidRPr="008663B5" w:rsidRDefault="00FC502A" w:rsidP="0098685E">
            <w:pPr>
              <w:spacing w:line="276" w:lineRule="auto"/>
              <w:rPr>
                <w:rFonts w:cstheme="minorHAnsi"/>
                <w:b/>
                <w:bCs/>
              </w:rPr>
            </w:pPr>
          </w:p>
        </w:tc>
        <w:tc>
          <w:tcPr>
            <w:tcW w:w="3260" w:type="dxa"/>
          </w:tcPr>
          <w:p w14:paraId="0EA302D3" w14:textId="73ADF1F8" w:rsidR="00FC502A" w:rsidRPr="008663B5" w:rsidRDefault="00FC502A" w:rsidP="0098685E">
            <w:pPr>
              <w:spacing w:line="276" w:lineRule="auto"/>
              <w:rPr>
                <w:rFonts w:cstheme="minorHAnsi"/>
                <w:b/>
                <w:bCs/>
              </w:rPr>
            </w:pPr>
            <w:r w:rsidRPr="008663B5">
              <w:rPr>
                <w:rFonts w:cstheme="minorHAnsi"/>
                <w:b/>
                <w:bCs/>
              </w:rPr>
              <w:t>MEDIUM</w:t>
            </w:r>
          </w:p>
        </w:tc>
      </w:tr>
      <w:tr w:rsidR="002D7920" w:rsidRPr="008663B5" w14:paraId="673CDA44" w14:textId="77777777" w:rsidTr="00CE5618">
        <w:tc>
          <w:tcPr>
            <w:tcW w:w="9209" w:type="dxa"/>
            <w:gridSpan w:val="3"/>
          </w:tcPr>
          <w:p w14:paraId="5D5A3A80" w14:textId="6FF02F9D" w:rsidR="009A305A" w:rsidRPr="008663B5" w:rsidRDefault="009A305A" w:rsidP="0098685E">
            <w:pPr>
              <w:spacing w:line="276" w:lineRule="auto"/>
              <w:rPr>
                <w:rFonts w:cstheme="minorHAnsi"/>
                <w:i/>
                <w:iCs/>
              </w:rPr>
            </w:pPr>
            <w:r w:rsidRPr="008663B5">
              <w:rPr>
                <w:rFonts w:cstheme="minorHAnsi"/>
                <w:i/>
                <w:iCs/>
              </w:rPr>
              <w:t>Einstieg</w:t>
            </w:r>
          </w:p>
          <w:p w14:paraId="6983255A" w14:textId="77777777" w:rsidR="009A305A" w:rsidRPr="008663B5" w:rsidRDefault="009A305A" w:rsidP="0098685E">
            <w:pPr>
              <w:spacing w:line="276" w:lineRule="auto"/>
              <w:rPr>
                <w:rFonts w:cstheme="minorHAnsi"/>
                <w:i/>
                <w:iCs/>
              </w:rPr>
            </w:pPr>
          </w:p>
        </w:tc>
      </w:tr>
      <w:bookmarkEnd w:id="21"/>
      <w:tr w:rsidR="004E1F93" w:rsidRPr="008663B5" w14:paraId="723393BF" w14:textId="77777777" w:rsidTr="009A305A">
        <w:tc>
          <w:tcPr>
            <w:tcW w:w="3823" w:type="dxa"/>
          </w:tcPr>
          <w:p w14:paraId="6AE43FCC" w14:textId="62088742" w:rsidR="00C06C49" w:rsidRPr="008663B5" w:rsidRDefault="00CE5618" w:rsidP="009A305A">
            <w:pPr>
              <w:spacing w:line="276" w:lineRule="auto"/>
              <w:rPr>
                <w:rFonts w:cstheme="minorHAnsi"/>
              </w:rPr>
            </w:pPr>
            <w:r w:rsidRPr="008663B5">
              <w:rPr>
                <w:rFonts w:cstheme="minorHAnsi"/>
              </w:rPr>
              <w:t>Was hast du im Video gesehen?</w:t>
            </w:r>
          </w:p>
        </w:tc>
        <w:tc>
          <w:tcPr>
            <w:tcW w:w="2126" w:type="dxa"/>
          </w:tcPr>
          <w:p w14:paraId="51705E88" w14:textId="6BAB33C1" w:rsidR="00C06C49" w:rsidRPr="008663B5" w:rsidRDefault="005663D7" w:rsidP="00725CD3">
            <w:pPr>
              <w:spacing w:line="276" w:lineRule="auto"/>
              <w:rPr>
                <w:rFonts w:cstheme="minorHAnsi"/>
              </w:rPr>
            </w:pPr>
            <w:r>
              <w:rPr>
                <w:rFonts w:cstheme="minorHAnsi"/>
              </w:rPr>
              <w:t xml:space="preserve">Gespräch </w:t>
            </w:r>
            <w:r w:rsidR="00C35EE3" w:rsidRPr="008663B5">
              <w:rPr>
                <w:rFonts w:cstheme="minorHAnsi"/>
              </w:rPr>
              <w:t>i</w:t>
            </w:r>
            <w:r w:rsidR="00C06C49" w:rsidRPr="008663B5">
              <w:rPr>
                <w:rFonts w:cstheme="minorHAnsi"/>
              </w:rPr>
              <w:t>m Klassenverband</w:t>
            </w:r>
          </w:p>
          <w:p w14:paraId="5EE7771F" w14:textId="77777777" w:rsidR="00C06C49" w:rsidRPr="008663B5" w:rsidRDefault="00C06C49" w:rsidP="00725CD3">
            <w:pPr>
              <w:spacing w:line="276" w:lineRule="auto"/>
              <w:rPr>
                <w:rFonts w:cstheme="minorHAnsi"/>
              </w:rPr>
            </w:pPr>
          </w:p>
        </w:tc>
        <w:tc>
          <w:tcPr>
            <w:tcW w:w="3260" w:type="dxa"/>
          </w:tcPr>
          <w:p w14:paraId="52A3D51D" w14:textId="7DCD7CC1" w:rsidR="00C06C49" w:rsidRPr="008663B5" w:rsidRDefault="000B27CC" w:rsidP="00725CD3">
            <w:pPr>
              <w:spacing w:line="276" w:lineRule="auto"/>
              <w:rPr>
                <w:rFonts w:cstheme="minorHAnsi"/>
              </w:rPr>
            </w:pPr>
            <w:r w:rsidRPr="008663B5">
              <w:rPr>
                <w:rFonts w:cstheme="minorHAnsi"/>
              </w:rPr>
              <w:t>--&gt; Video</w:t>
            </w:r>
          </w:p>
        </w:tc>
      </w:tr>
    </w:tbl>
    <w:p w14:paraId="65AB3108" w14:textId="77777777" w:rsidR="00C06C49" w:rsidRPr="008663B5" w:rsidRDefault="00C06C49" w:rsidP="00DE2E6C">
      <w:pPr>
        <w:spacing w:line="276" w:lineRule="auto"/>
        <w:rPr>
          <w:rFonts w:cstheme="minorHAnsi"/>
        </w:rPr>
      </w:pPr>
    </w:p>
    <w:tbl>
      <w:tblPr>
        <w:tblStyle w:val="Tabellenraster"/>
        <w:tblW w:w="9067" w:type="dxa"/>
        <w:tblLook w:val="04A0" w:firstRow="1" w:lastRow="0" w:firstColumn="1" w:lastColumn="0" w:noHBand="0" w:noVBand="1"/>
      </w:tblPr>
      <w:tblGrid>
        <w:gridCol w:w="3823"/>
        <w:gridCol w:w="2217"/>
        <w:gridCol w:w="3027"/>
      </w:tblGrid>
      <w:tr w:rsidR="002D7920" w:rsidRPr="008663B5" w14:paraId="026C6B33" w14:textId="77777777" w:rsidTr="00725CD3">
        <w:tc>
          <w:tcPr>
            <w:tcW w:w="9067" w:type="dxa"/>
            <w:gridSpan w:val="3"/>
          </w:tcPr>
          <w:p w14:paraId="0EF9EA64" w14:textId="77777777" w:rsidR="008053D0" w:rsidRPr="008663B5" w:rsidRDefault="00C06C49" w:rsidP="00725CD3">
            <w:pPr>
              <w:spacing w:line="276" w:lineRule="auto"/>
              <w:rPr>
                <w:rFonts w:cstheme="minorHAnsi"/>
                <w:i/>
                <w:iCs/>
              </w:rPr>
            </w:pPr>
            <w:r w:rsidRPr="008663B5">
              <w:rPr>
                <w:rFonts w:cstheme="minorHAnsi"/>
                <w:i/>
                <w:iCs/>
              </w:rPr>
              <w:t>Hinführung zum Thema</w:t>
            </w:r>
          </w:p>
          <w:p w14:paraId="05149A34" w14:textId="20725913" w:rsidR="00CE5618" w:rsidRPr="008663B5" w:rsidRDefault="00CE5618" w:rsidP="00725CD3">
            <w:pPr>
              <w:spacing w:line="276" w:lineRule="auto"/>
              <w:rPr>
                <w:rFonts w:cstheme="minorHAnsi"/>
                <w:i/>
                <w:iCs/>
              </w:rPr>
            </w:pPr>
          </w:p>
        </w:tc>
      </w:tr>
      <w:tr w:rsidR="002D7920" w:rsidRPr="008663B5" w14:paraId="230670ED" w14:textId="77777777" w:rsidTr="00725CD3">
        <w:tc>
          <w:tcPr>
            <w:tcW w:w="3823" w:type="dxa"/>
          </w:tcPr>
          <w:p w14:paraId="0C0DE4AE" w14:textId="06D086D6" w:rsidR="00FA5765" w:rsidRPr="00FA5765" w:rsidRDefault="00B03BA5" w:rsidP="00FA5765">
            <w:pPr>
              <w:spacing w:line="276" w:lineRule="auto"/>
              <w:rPr>
                <w:rFonts w:cstheme="minorHAnsi"/>
              </w:rPr>
            </w:pPr>
            <w:r w:rsidRPr="008663B5">
              <w:rPr>
                <w:rFonts w:cstheme="minorHAnsi"/>
              </w:rPr>
              <w:t>1</w:t>
            </w:r>
            <w:r w:rsidR="005663D7">
              <w:rPr>
                <w:rFonts w:cstheme="minorHAnsi"/>
              </w:rPr>
              <w:t>.</w:t>
            </w:r>
            <w:r w:rsidR="00CE5618" w:rsidRPr="008663B5">
              <w:rPr>
                <w:rFonts w:cstheme="minorHAnsi"/>
              </w:rPr>
              <w:t xml:space="preserve"> Annäherung an den Begriff</w:t>
            </w:r>
            <w:r w:rsidRPr="008663B5">
              <w:rPr>
                <w:rFonts w:cstheme="minorHAnsi"/>
              </w:rPr>
              <w:t xml:space="preserve"> </w:t>
            </w:r>
            <w:r w:rsidR="008663B5">
              <w:rPr>
                <w:rFonts w:cstheme="minorHAnsi"/>
              </w:rPr>
              <w:t>„</w:t>
            </w:r>
            <w:r w:rsidR="00CE5618" w:rsidRPr="008663B5">
              <w:rPr>
                <w:rFonts w:cstheme="minorHAnsi"/>
              </w:rPr>
              <w:t>Gewohnheit</w:t>
            </w:r>
            <w:r w:rsidR="008663B5">
              <w:rPr>
                <w:rFonts w:cstheme="minorHAnsi"/>
              </w:rPr>
              <w:t>“</w:t>
            </w:r>
            <w:r w:rsidR="00003A05">
              <w:rPr>
                <w:rFonts w:cstheme="minorHAnsi"/>
              </w:rPr>
              <w:t>:</w:t>
            </w:r>
            <w:r w:rsidR="005663D7">
              <w:rPr>
                <w:rFonts w:cstheme="minorHAnsi"/>
              </w:rPr>
              <w:t xml:space="preserve"> </w:t>
            </w:r>
            <w:r w:rsidR="00FA5765" w:rsidRPr="00FA5765">
              <w:rPr>
                <w:rFonts w:cstheme="minorHAnsi"/>
              </w:rPr>
              <w:t xml:space="preserve">Was bedeutet „sich an etwas gewöhnen“? Was meint man mit dem Ausdruck „gewohnt sein, etwas zu tun?“ </w:t>
            </w:r>
            <w:r w:rsidR="00FA5765">
              <w:rPr>
                <w:rFonts w:cstheme="minorHAnsi"/>
              </w:rPr>
              <w:t xml:space="preserve">Was bedeutet </w:t>
            </w:r>
            <w:r w:rsidR="00FA5765" w:rsidRPr="00FA5765">
              <w:rPr>
                <w:rFonts w:cstheme="minorHAnsi"/>
              </w:rPr>
              <w:t>„etwas gewöhnlich tun“?</w:t>
            </w:r>
          </w:p>
          <w:p w14:paraId="003AE493" w14:textId="77777777" w:rsidR="00B03BA5" w:rsidRPr="008663B5" w:rsidRDefault="00B03BA5" w:rsidP="00653D0C">
            <w:pPr>
              <w:spacing w:line="276" w:lineRule="auto"/>
              <w:rPr>
                <w:rFonts w:cstheme="minorHAnsi"/>
              </w:rPr>
            </w:pPr>
          </w:p>
          <w:p w14:paraId="2BFB9BAB" w14:textId="77777777" w:rsidR="008053D0" w:rsidRDefault="00B03BA5" w:rsidP="00653D0C">
            <w:pPr>
              <w:spacing w:line="276" w:lineRule="auto"/>
              <w:rPr>
                <w:rFonts w:cstheme="minorHAnsi"/>
              </w:rPr>
            </w:pPr>
            <w:r w:rsidRPr="008663B5">
              <w:rPr>
                <w:rFonts w:cstheme="minorHAnsi"/>
              </w:rPr>
              <w:lastRenderedPageBreak/>
              <w:t>2</w:t>
            </w:r>
            <w:r w:rsidR="00F55BDA">
              <w:rPr>
                <w:rFonts w:cstheme="minorHAnsi"/>
              </w:rPr>
              <w:t>.</w:t>
            </w:r>
            <w:r w:rsidRPr="008663B5">
              <w:rPr>
                <w:rFonts w:cstheme="minorHAnsi"/>
              </w:rPr>
              <w:t xml:space="preserve"> </w:t>
            </w:r>
            <w:r w:rsidR="00CE5618" w:rsidRPr="008663B5">
              <w:rPr>
                <w:rFonts w:cstheme="minorHAnsi"/>
              </w:rPr>
              <w:t xml:space="preserve">Erste persönliche Beispiele zum Thema </w:t>
            </w:r>
            <w:r w:rsidR="008663B5">
              <w:rPr>
                <w:rFonts w:cstheme="minorHAnsi"/>
              </w:rPr>
              <w:t>„</w:t>
            </w:r>
            <w:r w:rsidR="00CE5618" w:rsidRPr="008663B5">
              <w:rPr>
                <w:rFonts w:cstheme="minorHAnsi"/>
              </w:rPr>
              <w:t>Gewohnheit</w:t>
            </w:r>
            <w:r w:rsidR="008663B5">
              <w:rPr>
                <w:rFonts w:cstheme="minorHAnsi"/>
              </w:rPr>
              <w:t>“</w:t>
            </w:r>
            <w:r w:rsidR="0056204F" w:rsidRPr="008663B5">
              <w:rPr>
                <w:rFonts w:cstheme="minorHAnsi"/>
              </w:rPr>
              <w:t xml:space="preserve"> </w:t>
            </w:r>
            <w:r w:rsidR="00F55BDA">
              <w:rPr>
                <w:rFonts w:cstheme="minorHAnsi"/>
              </w:rPr>
              <w:t>sammeln</w:t>
            </w:r>
          </w:p>
          <w:p w14:paraId="1F2DAC21" w14:textId="19C2C9A1" w:rsidR="00F55BDA" w:rsidRPr="008663B5" w:rsidRDefault="00F55BDA" w:rsidP="00653D0C">
            <w:pPr>
              <w:spacing w:line="276" w:lineRule="auto"/>
              <w:rPr>
                <w:rFonts w:cstheme="minorHAnsi"/>
                <w:i/>
                <w:iCs/>
              </w:rPr>
            </w:pPr>
          </w:p>
        </w:tc>
        <w:tc>
          <w:tcPr>
            <w:tcW w:w="2217" w:type="dxa"/>
          </w:tcPr>
          <w:p w14:paraId="36311F38" w14:textId="285BD4A2" w:rsidR="008053D0" w:rsidRPr="008663B5" w:rsidRDefault="008053D0" w:rsidP="00725CD3">
            <w:pPr>
              <w:spacing w:line="276" w:lineRule="auto"/>
              <w:rPr>
                <w:rFonts w:cstheme="minorHAnsi"/>
              </w:rPr>
            </w:pPr>
            <w:r w:rsidRPr="008663B5">
              <w:rPr>
                <w:rFonts w:cstheme="minorHAnsi"/>
              </w:rPr>
              <w:lastRenderedPageBreak/>
              <w:t xml:space="preserve">Unterrichtsgespräch </w:t>
            </w:r>
          </w:p>
          <w:p w14:paraId="158767C9" w14:textId="77777777" w:rsidR="008053D0" w:rsidRPr="008663B5" w:rsidRDefault="008053D0" w:rsidP="00725CD3">
            <w:pPr>
              <w:spacing w:line="276" w:lineRule="auto"/>
              <w:rPr>
                <w:rFonts w:cstheme="minorHAnsi"/>
              </w:rPr>
            </w:pPr>
          </w:p>
        </w:tc>
        <w:tc>
          <w:tcPr>
            <w:tcW w:w="3027" w:type="dxa"/>
          </w:tcPr>
          <w:p w14:paraId="11346B56" w14:textId="7F5C8430" w:rsidR="008053D0" w:rsidRPr="008663B5" w:rsidRDefault="000C12B8" w:rsidP="002B181F">
            <w:pPr>
              <w:tabs>
                <w:tab w:val="left" w:pos="1843"/>
              </w:tabs>
              <w:spacing w:line="276" w:lineRule="auto"/>
              <w:rPr>
                <w:rFonts w:cstheme="minorHAnsi"/>
              </w:rPr>
            </w:pPr>
            <w:r w:rsidRPr="008663B5">
              <w:rPr>
                <w:rFonts w:cstheme="minorHAnsi"/>
              </w:rPr>
              <w:t xml:space="preserve">--&gt; </w:t>
            </w:r>
            <w:r w:rsidR="005663D7">
              <w:rPr>
                <w:rFonts w:cstheme="minorHAnsi"/>
              </w:rPr>
              <w:t xml:space="preserve">Tafel / Tablet, </w:t>
            </w:r>
            <w:r w:rsidR="00F55BDA">
              <w:rPr>
                <w:rFonts w:cstheme="minorHAnsi"/>
              </w:rPr>
              <w:t xml:space="preserve">um Ideen </w:t>
            </w:r>
            <w:r w:rsidRPr="008663B5">
              <w:rPr>
                <w:rFonts w:cstheme="minorHAnsi"/>
              </w:rPr>
              <w:t xml:space="preserve">der Lernenden zu diesem Wortfeld </w:t>
            </w:r>
            <w:r w:rsidR="00F55BDA">
              <w:rPr>
                <w:rFonts w:cstheme="minorHAnsi"/>
              </w:rPr>
              <w:t>zu</w:t>
            </w:r>
            <w:r w:rsidRPr="008663B5">
              <w:rPr>
                <w:rFonts w:cstheme="minorHAnsi"/>
              </w:rPr>
              <w:t xml:space="preserve"> notieren</w:t>
            </w:r>
          </w:p>
        </w:tc>
      </w:tr>
    </w:tbl>
    <w:p w14:paraId="59C03F2A" w14:textId="77777777" w:rsidR="00B55E0F" w:rsidRPr="008663B5" w:rsidRDefault="00B55E0F" w:rsidP="00DE2E6C">
      <w:pPr>
        <w:spacing w:line="276" w:lineRule="auto"/>
        <w:rPr>
          <w:rFonts w:cstheme="minorHAnsi"/>
        </w:rPr>
      </w:pPr>
    </w:p>
    <w:tbl>
      <w:tblPr>
        <w:tblStyle w:val="Tabellenraster"/>
        <w:tblW w:w="9067" w:type="dxa"/>
        <w:tblLook w:val="04A0" w:firstRow="1" w:lastRow="0" w:firstColumn="1" w:lastColumn="0" w:noHBand="0" w:noVBand="1"/>
      </w:tblPr>
      <w:tblGrid>
        <w:gridCol w:w="3745"/>
        <w:gridCol w:w="2382"/>
        <w:gridCol w:w="2940"/>
      </w:tblGrid>
      <w:tr w:rsidR="002D7920" w:rsidRPr="008663B5" w14:paraId="4458FDB0" w14:textId="77777777" w:rsidTr="008C73C6">
        <w:tc>
          <w:tcPr>
            <w:tcW w:w="9067" w:type="dxa"/>
            <w:gridSpan w:val="3"/>
          </w:tcPr>
          <w:p w14:paraId="13F14577" w14:textId="62B2C64E" w:rsidR="00846B49" w:rsidRPr="008663B5" w:rsidRDefault="00D75EFC" w:rsidP="008C73C6">
            <w:pPr>
              <w:spacing w:line="276" w:lineRule="auto"/>
              <w:rPr>
                <w:rFonts w:cstheme="minorHAnsi"/>
                <w:i/>
                <w:iCs/>
              </w:rPr>
            </w:pPr>
            <w:r w:rsidRPr="008663B5">
              <w:rPr>
                <w:rFonts w:cstheme="minorHAnsi"/>
                <w:i/>
                <w:iCs/>
              </w:rPr>
              <w:t>Erarbeitung 1</w:t>
            </w:r>
          </w:p>
          <w:p w14:paraId="2A02B14F" w14:textId="77777777" w:rsidR="00846B49" w:rsidRPr="008663B5" w:rsidRDefault="00846B49" w:rsidP="008C73C6">
            <w:pPr>
              <w:spacing w:line="276" w:lineRule="auto"/>
              <w:rPr>
                <w:rFonts w:cstheme="minorHAnsi"/>
                <w:i/>
                <w:iCs/>
              </w:rPr>
            </w:pPr>
          </w:p>
        </w:tc>
      </w:tr>
      <w:tr w:rsidR="004E1F93" w:rsidRPr="008663B5" w14:paraId="45A81B7C" w14:textId="77777777" w:rsidTr="009D72AE">
        <w:tc>
          <w:tcPr>
            <w:tcW w:w="3745" w:type="dxa"/>
          </w:tcPr>
          <w:p w14:paraId="3D574FF9" w14:textId="1CF6156B" w:rsidR="00B03BA5" w:rsidRDefault="00B03BA5" w:rsidP="00B03BA5">
            <w:pPr>
              <w:spacing w:line="276" w:lineRule="auto"/>
              <w:rPr>
                <w:rFonts w:cstheme="minorHAnsi"/>
              </w:rPr>
            </w:pPr>
            <w:r w:rsidRPr="008663B5">
              <w:rPr>
                <w:rFonts w:cstheme="minorHAnsi"/>
              </w:rPr>
              <w:t xml:space="preserve">Vorwissen zum Thema </w:t>
            </w:r>
            <w:r w:rsidR="008663B5">
              <w:rPr>
                <w:rFonts w:cstheme="minorHAnsi"/>
              </w:rPr>
              <w:t>„</w:t>
            </w:r>
            <w:r w:rsidR="000C12B8" w:rsidRPr="008663B5">
              <w:rPr>
                <w:rFonts w:cstheme="minorHAnsi"/>
              </w:rPr>
              <w:t>G</w:t>
            </w:r>
            <w:r w:rsidRPr="008663B5">
              <w:rPr>
                <w:rFonts w:cstheme="minorHAnsi"/>
              </w:rPr>
              <w:t>esunde Gewohnheiten</w:t>
            </w:r>
            <w:r w:rsidR="008663B5">
              <w:rPr>
                <w:rFonts w:cstheme="minorHAnsi"/>
              </w:rPr>
              <w:t>“</w:t>
            </w:r>
            <w:r w:rsidR="00FA5765">
              <w:rPr>
                <w:rFonts w:cstheme="minorHAnsi"/>
              </w:rPr>
              <w:t xml:space="preserve"> aktivieren</w:t>
            </w:r>
          </w:p>
          <w:p w14:paraId="50B673A5" w14:textId="77777777" w:rsidR="00F55BDA" w:rsidRDefault="00F55BDA" w:rsidP="00B03BA5">
            <w:pPr>
              <w:spacing w:line="276" w:lineRule="auto"/>
              <w:rPr>
                <w:rFonts w:cstheme="minorHAnsi"/>
              </w:rPr>
            </w:pPr>
          </w:p>
          <w:p w14:paraId="198E90EF" w14:textId="58E32457" w:rsidR="00F55BDA" w:rsidRPr="008663B5" w:rsidRDefault="00F55BDA" w:rsidP="00B03BA5">
            <w:pPr>
              <w:spacing w:line="276" w:lineRule="auto"/>
              <w:rPr>
                <w:rFonts w:cstheme="minorHAnsi"/>
              </w:rPr>
            </w:pPr>
            <w:r>
              <w:rPr>
                <w:rFonts w:cstheme="minorHAnsi"/>
              </w:rPr>
              <w:t>1</w:t>
            </w:r>
            <w:r w:rsidRPr="00F55BDA">
              <w:rPr>
                <w:rFonts w:cstheme="minorHAnsi"/>
              </w:rPr>
              <w:t xml:space="preserve">. </w:t>
            </w:r>
            <w:r>
              <w:rPr>
                <w:rFonts w:cstheme="minorHAnsi"/>
              </w:rPr>
              <w:t xml:space="preserve">Anhand der Ergebnisse in der vorigen Phase: </w:t>
            </w:r>
            <w:r w:rsidRPr="00F55BDA">
              <w:rPr>
                <w:rFonts w:cstheme="minorHAnsi"/>
              </w:rPr>
              <w:t xml:space="preserve">Zusammenfassend wie könnte </w:t>
            </w:r>
            <w:r>
              <w:rPr>
                <w:rFonts w:cstheme="minorHAnsi"/>
              </w:rPr>
              <w:t>die</w:t>
            </w:r>
            <w:r w:rsidRPr="00F55BDA">
              <w:rPr>
                <w:rFonts w:cstheme="minorHAnsi"/>
              </w:rPr>
              <w:t xml:space="preserve"> Definition von „Gewohnhe</w:t>
            </w:r>
            <w:r>
              <w:rPr>
                <w:rFonts w:cstheme="minorHAnsi"/>
              </w:rPr>
              <w:t>i</w:t>
            </w:r>
            <w:r w:rsidRPr="00F55BDA">
              <w:rPr>
                <w:rFonts w:cstheme="minorHAnsi"/>
              </w:rPr>
              <w:t>t“ sein?</w:t>
            </w:r>
          </w:p>
          <w:p w14:paraId="4CD5A64D" w14:textId="77777777" w:rsidR="00B03BA5" w:rsidRPr="008663B5" w:rsidRDefault="00B03BA5" w:rsidP="00B03BA5">
            <w:pPr>
              <w:spacing w:line="276" w:lineRule="auto"/>
              <w:rPr>
                <w:rFonts w:cstheme="minorHAnsi"/>
              </w:rPr>
            </w:pPr>
          </w:p>
          <w:p w14:paraId="2D7C9B0E" w14:textId="0E6A7EC3" w:rsidR="00C85798" w:rsidRPr="008663B5" w:rsidRDefault="00C85798" w:rsidP="00B03BA5">
            <w:pPr>
              <w:spacing w:line="276" w:lineRule="auto"/>
              <w:rPr>
                <w:rFonts w:cstheme="minorHAnsi"/>
              </w:rPr>
            </w:pPr>
            <w:r w:rsidRPr="008663B5">
              <w:rPr>
                <w:rFonts w:cstheme="minorHAnsi"/>
              </w:rPr>
              <w:t xml:space="preserve">Rechercheaufgabe: </w:t>
            </w:r>
          </w:p>
          <w:p w14:paraId="5599C8F6" w14:textId="15D4C9CB" w:rsidR="004359F8" w:rsidRPr="008663B5" w:rsidRDefault="00003A05" w:rsidP="00003A05">
            <w:pPr>
              <w:spacing w:line="276" w:lineRule="auto"/>
              <w:rPr>
                <w:rFonts w:cstheme="minorHAnsi"/>
              </w:rPr>
            </w:pPr>
            <w:r>
              <w:rPr>
                <w:rFonts w:cstheme="minorHAnsi"/>
              </w:rPr>
              <w:t>Die</w:t>
            </w:r>
            <w:r w:rsidRPr="008663B5">
              <w:rPr>
                <w:rFonts w:cstheme="minorHAnsi"/>
              </w:rPr>
              <w:t xml:space="preserve"> </w:t>
            </w:r>
            <w:r w:rsidR="00C85798" w:rsidRPr="008663B5">
              <w:rPr>
                <w:rFonts w:cstheme="minorHAnsi"/>
              </w:rPr>
              <w:t>Lernende</w:t>
            </w:r>
            <w:r>
              <w:rPr>
                <w:rFonts w:cstheme="minorHAnsi"/>
              </w:rPr>
              <w:t>n überlegen</w:t>
            </w:r>
            <w:r w:rsidR="00C85798" w:rsidRPr="008663B5">
              <w:rPr>
                <w:rFonts w:cstheme="minorHAnsi"/>
              </w:rPr>
              <w:t xml:space="preserve"> und </w:t>
            </w:r>
            <w:r w:rsidRPr="008663B5">
              <w:rPr>
                <w:rFonts w:cstheme="minorHAnsi"/>
              </w:rPr>
              <w:t>recherchier</w:t>
            </w:r>
            <w:r>
              <w:rPr>
                <w:rFonts w:cstheme="minorHAnsi"/>
              </w:rPr>
              <w:t>en</w:t>
            </w:r>
            <w:r w:rsidR="00C85798" w:rsidRPr="008663B5">
              <w:rPr>
                <w:rFonts w:cstheme="minorHAnsi"/>
              </w:rPr>
              <w:t xml:space="preserve">, welche Faktoren zu einer gesunden Lebensweise gehören und </w:t>
            </w:r>
            <w:r w:rsidRPr="008663B5">
              <w:rPr>
                <w:rFonts w:cstheme="minorHAnsi"/>
              </w:rPr>
              <w:t>notier</w:t>
            </w:r>
            <w:r>
              <w:rPr>
                <w:rFonts w:cstheme="minorHAnsi"/>
              </w:rPr>
              <w:t>en</w:t>
            </w:r>
            <w:r w:rsidRPr="008663B5">
              <w:rPr>
                <w:rFonts w:cstheme="minorHAnsi"/>
              </w:rPr>
              <w:t xml:space="preserve"> </w:t>
            </w:r>
            <w:r>
              <w:rPr>
                <w:rFonts w:cstheme="minorHAnsi"/>
              </w:rPr>
              <w:t xml:space="preserve">ihre </w:t>
            </w:r>
            <w:r w:rsidR="00C85798" w:rsidRPr="008663B5">
              <w:rPr>
                <w:rFonts w:cstheme="minorHAnsi"/>
              </w:rPr>
              <w:t>Ergebnisse</w:t>
            </w:r>
            <w:r>
              <w:rPr>
                <w:rFonts w:cstheme="minorHAnsi"/>
              </w:rPr>
              <w:t>.</w:t>
            </w:r>
          </w:p>
        </w:tc>
        <w:tc>
          <w:tcPr>
            <w:tcW w:w="2382" w:type="dxa"/>
          </w:tcPr>
          <w:p w14:paraId="3673854A" w14:textId="7834F4EB" w:rsidR="00B03BA5" w:rsidRPr="008663B5" w:rsidRDefault="00B03BA5" w:rsidP="00D75EFC">
            <w:pPr>
              <w:spacing w:line="276" w:lineRule="auto"/>
              <w:rPr>
                <w:rFonts w:cstheme="minorHAnsi"/>
              </w:rPr>
            </w:pPr>
            <w:r w:rsidRPr="008663B5">
              <w:rPr>
                <w:rFonts w:cstheme="minorHAnsi"/>
              </w:rPr>
              <w:t>Think-Pair-</w:t>
            </w:r>
            <w:r w:rsidR="00FA5765">
              <w:rPr>
                <w:rFonts w:cstheme="minorHAnsi"/>
              </w:rPr>
              <w:t>Square-</w:t>
            </w:r>
            <w:r w:rsidRPr="008663B5">
              <w:rPr>
                <w:rFonts w:cstheme="minorHAnsi"/>
              </w:rPr>
              <w:t>Share</w:t>
            </w:r>
          </w:p>
          <w:p w14:paraId="07BF6A4D" w14:textId="5CEBD30A" w:rsidR="000C12B8" w:rsidRPr="008663B5" w:rsidRDefault="000C12B8" w:rsidP="00B03BA5">
            <w:pPr>
              <w:spacing w:line="276" w:lineRule="auto"/>
              <w:rPr>
                <w:rFonts w:cstheme="minorHAnsi"/>
              </w:rPr>
            </w:pPr>
          </w:p>
        </w:tc>
        <w:tc>
          <w:tcPr>
            <w:tcW w:w="2940" w:type="dxa"/>
          </w:tcPr>
          <w:p w14:paraId="34B2745F" w14:textId="5DB34477" w:rsidR="00003A05" w:rsidRDefault="00003A05" w:rsidP="00003A05">
            <w:pPr>
              <w:tabs>
                <w:tab w:val="left" w:pos="1843"/>
              </w:tabs>
              <w:spacing w:line="276" w:lineRule="auto"/>
              <w:rPr>
                <w:rFonts w:cstheme="minorHAnsi"/>
              </w:rPr>
            </w:pPr>
            <w:r>
              <w:rPr>
                <w:rFonts w:cstheme="minorHAnsi"/>
              </w:rPr>
              <w:t>&gt;</w:t>
            </w:r>
            <w:r w:rsidR="00C85798" w:rsidRPr="008663B5">
              <w:rPr>
                <w:rFonts w:cstheme="minorHAnsi"/>
              </w:rPr>
              <w:t xml:space="preserve"> Tablets </w:t>
            </w:r>
            <w:r w:rsidR="00F55BDA">
              <w:rPr>
                <w:rFonts w:cstheme="minorHAnsi"/>
              </w:rPr>
              <w:t>für die</w:t>
            </w:r>
            <w:r w:rsidR="00C85798" w:rsidRPr="008663B5">
              <w:rPr>
                <w:rFonts w:cstheme="minorHAnsi"/>
              </w:rPr>
              <w:t xml:space="preserve"> Recherche</w:t>
            </w:r>
          </w:p>
          <w:p w14:paraId="5B8CFA9F" w14:textId="54D531F0" w:rsidR="00003A05" w:rsidRPr="00003A05" w:rsidRDefault="00003A05" w:rsidP="00003A05">
            <w:pPr>
              <w:tabs>
                <w:tab w:val="left" w:pos="1843"/>
              </w:tabs>
              <w:spacing w:line="276" w:lineRule="auto"/>
              <w:rPr>
                <w:rFonts w:cstheme="minorHAnsi"/>
              </w:rPr>
            </w:pPr>
            <w:r>
              <w:rPr>
                <w:rFonts w:cstheme="minorHAnsi"/>
              </w:rPr>
              <w:t xml:space="preserve">&gt; </w:t>
            </w:r>
            <w:r w:rsidRPr="00003A05">
              <w:rPr>
                <w:rFonts w:cstheme="minorHAnsi"/>
              </w:rPr>
              <w:t>Schulheft oder Tablet für Notizen</w:t>
            </w:r>
          </w:p>
          <w:p w14:paraId="1E307FEB" w14:textId="71EA9BA3" w:rsidR="000C12B8" w:rsidRPr="008663B5" w:rsidRDefault="000C12B8" w:rsidP="00003A05">
            <w:pPr>
              <w:tabs>
                <w:tab w:val="left" w:pos="1843"/>
              </w:tabs>
              <w:spacing w:line="276" w:lineRule="auto"/>
              <w:rPr>
                <w:rFonts w:cstheme="minorHAnsi"/>
              </w:rPr>
            </w:pPr>
          </w:p>
        </w:tc>
      </w:tr>
      <w:tr w:rsidR="00003A05" w:rsidRPr="008663B5" w14:paraId="5C5F854A" w14:textId="77777777" w:rsidTr="009D72AE">
        <w:tc>
          <w:tcPr>
            <w:tcW w:w="3745" w:type="dxa"/>
          </w:tcPr>
          <w:p w14:paraId="7E96EE87" w14:textId="55502650" w:rsidR="00003A05" w:rsidRPr="008663B5" w:rsidRDefault="00003A05" w:rsidP="00B03BA5">
            <w:pPr>
              <w:spacing w:line="276" w:lineRule="auto"/>
              <w:rPr>
                <w:rFonts w:cstheme="minorHAnsi"/>
              </w:rPr>
            </w:pPr>
            <w:r>
              <w:rPr>
                <w:rFonts w:cstheme="minorHAnsi"/>
              </w:rPr>
              <w:t xml:space="preserve">Nach der Gruppendiskussion (Share-Phase): </w:t>
            </w:r>
            <w:r w:rsidR="00A90DE0">
              <w:rPr>
                <w:rFonts w:cstheme="minorHAnsi"/>
              </w:rPr>
              <w:t xml:space="preserve">Anwenden des neuen Wissens in einer Übung </w:t>
            </w:r>
          </w:p>
        </w:tc>
        <w:tc>
          <w:tcPr>
            <w:tcW w:w="2382" w:type="dxa"/>
          </w:tcPr>
          <w:p w14:paraId="7F49BFA1" w14:textId="60781319" w:rsidR="00003A05" w:rsidRPr="008663B5" w:rsidDel="00003A05" w:rsidRDefault="00003A05" w:rsidP="00D75EFC">
            <w:pPr>
              <w:spacing w:line="276" w:lineRule="auto"/>
              <w:rPr>
                <w:rFonts w:cstheme="minorHAnsi"/>
              </w:rPr>
            </w:pPr>
            <w:r w:rsidRPr="008663B5">
              <w:rPr>
                <w:rFonts w:cstheme="minorHAnsi"/>
              </w:rPr>
              <w:t>Plenum</w:t>
            </w:r>
          </w:p>
        </w:tc>
        <w:tc>
          <w:tcPr>
            <w:tcW w:w="2940" w:type="dxa"/>
          </w:tcPr>
          <w:p w14:paraId="4E71EA7A" w14:textId="78C234A0" w:rsidR="00003A05" w:rsidRPr="00BC1191" w:rsidRDefault="00003A05" w:rsidP="00003A05">
            <w:pPr>
              <w:tabs>
                <w:tab w:val="left" w:pos="1843"/>
              </w:tabs>
              <w:spacing w:line="276" w:lineRule="auto"/>
              <w:rPr>
                <w:rFonts w:eastAsia="Wingdings" w:cstheme="minorHAnsi"/>
                <w:b/>
                <w:bCs/>
              </w:rPr>
            </w:pPr>
            <w:r w:rsidRPr="00BC1191">
              <w:rPr>
                <w:rFonts w:eastAsia="Wingdings" w:cstheme="minorHAnsi"/>
                <w:b/>
                <w:bCs/>
              </w:rPr>
              <w:t>analog:</w:t>
            </w:r>
          </w:p>
          <w:p w14:paraId="7A2D9E7F" w14:textId="0945C3DC" w:rsidR="00003A05" w:rsidRDefault="00003A05" w:rsidP="00003A05">
            <w:pPr>
              <w:tabs>
                <w:tab w:val="left" w:pos="1843"/>
              </w:tabs>
              <w:spacing w:line="276" w:lineRule="auto"/>
              <w:rPr>
                <w:rFonts w:eastAsia="Wingdings" w:cstheme="minorHAnsi"/>
              </w:rPr>
            </w:pPr>
            <w:r w:rsidRPr="008663B5">
              <w:rPr>
                <w:rFonts w:eastAsia="Wingdings" w:cstheme="minorHAnsi"/>
              </w:rPr>
              <w:t xml:space="preserve">--&gt; Arbeitsblatt 1 </w:t>
            </w:r>
          </w:p>
          <w:p w14:paraId="3497EF43" w14:textId="705DE873" w:rsidR="00AB17A3" w:rsidRDefault="00AB17A3" w:rsidP="00003A05">
            <w:pPr>
              <w:tabs>
                <w:tab w:val="left" w:pos="1843"/>
              </w:tabs>
              <w:spacing w:line="276" w:lineRule="auto"/>
              <w:rPr>
                <w:rFonts w:eastAsia="Wingdings" w:cstheme="minorHAnsi"/>
              </w:rPr>
            </w:pPr>
            <w:r w:rsidRPr="008663B5">
              <w:rPr>
                <w:rFonts w:eastAsia="Wingdings" w:cstheme="minorHAnsi"/>
              </w:rPr>
              <w:t>--&gt;</w:t>
            </w:r>
            <w:r>
              <w:rPr>
                <w:rFonts w:eastAsia="Wingdings" w:cstheme="minorHAnsi"/>
              </w:rPr>
              <w:t xml:space="preserve"> Anhang 1: Lösungen</w:t>
            </w:r>
          </w:p>
          <w:p w14:paraId="05DA6F9E" w14:textId="77777777" w:rsidR="000C711A" w:rsidRDefault="000C711A" w:rsidP="00003A05">
            <w:pPr>
              <w:tabs>
                <w:tab w:val="left" w:pos="1843"/>
              </w:tabs>
              <w:spacing w:line="276" w:lineRule="auto"/>
              <w:rPr>
                <w:rFonts w:eastAsia="Wingdings" w:cstheme="minorHAnsi"/>
              </w:rPr>
            </w:pPr>
          </w:p>
          <w:p w14:paraId="7B9C13B2" w14:textId="5AD0E19D" w:rsidR="00003A05" w:rsidRDefault="00003A05" w:rsidP="00003A05">
            <w:pPr>
              <w:tabs>
                <w:tab w:val="left" w:pos="1843"/>
              </w:tabs>
              <w:spacing w:line="276" w:lineRule="auto"/>
              <w:rPr>
                <w:rFonts w:eastAsia="Wingdings" w:cstheme="minorHAnsi"/>
              </w:rPr>
            </w:pPr>
            <w:r w:rsidRPr="008663B5">
              <w:rPr>
                <w:rFonts w:eastAsia="Wingdings" w:cstheme="minorHAnsi"/>
              </w:rPr>
              <w:t xml:space="preserve">oder </w:t>
            </w:r>
            <w:r w:rsidRPr="00BC1191">
              <w:rPr>
                <w:rFonts w:eastAsia="Wingdings" w:cstheme="minorHAnsi"/>
                <w:b/>
                <w:bCs/>
              </w:rPr>
              <w:t>digita</w:t>
            </w:r>
            <w:r>
              <w:rPr>
                <w:rFonts w:eastAsia="Wingdings" w:cstheme="minorHAnsi"/>
                <w:b/>
                <w:bCs/>
              </w:rPr>
              <w:t>l:</w:t>
            </w:r>
          </w:p>
          <w:p w14:paraId="4B4976CD" w14:textId="6F98B1E7" w:rsidR="00003A05" w:rsidRPr="008663B5" w:rsidDel="00003A05" w:rsidRDefault="0065372C" w:rsidP="009D72AE">
            <w:pPr>
              <w:tabs>
                <w:tab w:val="left" w:pos="1843"/>
              </w:tabs>
              <w:spacing w:line="276" w:lineRule="auto"/>
              <w:rPr>
                <w:rFonts w:cstheme="minorHAnsi"/>
              </w:rPr>
            </w:pPr>
            <w:r>
              <w:rPr>
                <w:rFonts w:eastAsia="Wingdings" w:cstheme="minorHAnsi"/>
              </w:rPr>
              <w:t>www.</w:t>
            </w:r>
            <w:r w:rsidR="00003A05" w:rsidRPr="008663B5">
              <w:rPr>
                <w:rFonts w:eastAsia="Wingdings" w:cstheme="minorHAnsi"/>
              </w:rPr>
              <w:t>learningapps.org</w:t>
            </w:r>
          </w:p>
        </w:tc>
      </w:tr>
    </w:tbl>
    <w:p w14:paraId="4C859437" w14:textId="77777777" w:rsidR="00C521CA" w:rsidRPr="008663B5" w:rsidRDefault="00C521CA" w:rsidP="00DE2E6C">
      <w:pPr>
        <w:spacing w:line="276" w:lineRule="auto"/>
        <w:rPr>
          <w:rFonts w:cstheme="minorHAnsi"/>
          <w:color w:val="FF0000"/>
        </w:rPr>
      </w:pPr>
    </w:p>
    <w:p w14:paraId="00BB1B79" w14:textId="01FF18C2" w:rsidR="00653D0C" w:rsidRPr="008663B5" w:rsidRDefault="00653D0C" w:rsidP="00DE2E6C">
      <w:pPr>
        <w:spacing w:line="276" w:lineRule="auto"/>
        <w:rPr>
          <w:rFonts w:cstheme="minorHAnsi"/>
          <w:color w:val="FF0000"/>
        </w:rPr>
      </w:pPr>
      <w:r w:rsidRPr="008663B5">
        <w:rPr>
          <w:rFonts w:cstheme="minorHAnsi"/>
          <w:color w:val="FF0000"/>
          <w:highlight w:val="lightGray"/>
        </w:rPr>
        <w:t>((Seite 4))</w:t>
      </w:r>
    </w:p>
    <w:tbl>
      <w:tblPr>
        <w:tblStyle w:val="Tabellenraster"/>
        <w:tblW w:w="9209" w:type="dxa"/>
        <w:tblLook w:val="04A0" w:firstRow="1" w:lastRow="0" w:firstColumn="1" w:lastColumn="0" w:noHBand="0" w:noVBand="1"/>
      </w:tblPr>
      <w:tblGrid>
        <w:gridCol w:w="3681"/>
        <w:gridCol w:w="2745"/>
        <w:gridCol w:w="2783"/>
      </w:tblGrid>
      <w:tr w:rsidR="002D7920" w:rsidRPr="008663B5" w14:paraId="5B07F439" w14:textId="77777777" w:rsidTr="00C20AC9">
        <w:tc>
          <w:tcPr>
            <w:tcW w:w="9209" w:type="dxa"/>
            <w:gridSpan w:val="3"/>
          </w:tcPr>
          <w:p w14:paraId="3E70DCE0" w14:textId="2DCB1607" w:rsidR="00F93123" w:rsidRPr="008663B5" w:rsidRDefault="00D86900" w:rsidP="00D76BDD">
            <w:pPr>
              <w:spacing w:line="276" w:lineRule="auto"/>
              <w:rPr>
                <w:rFonts w:cstheme="minorHAnsi"/>
                <w:i/>
                <w:iCs/>
              </w:rPr>
            </w:pPr>
            <w:r w:rsidRPr="008663B5">
              <w:rPr>
                <w:rFonts w:cstheme="minorHAnsi"/>
                <w:i/>
                <w:iCs/>
              </w:rPr>
              <w:t xml:space="preserve">Vertiefung </w:t>
            </w:r>
          </w:p>
          <w:p w14:paraId="0AD651AC" w14:textId="77777777" w:rsidR="00F93123" w:rsidRPr="008663B5" w:rsidRDefault="00F93123" w:rsidP="00D76BDD">
            <w:pPr>
              <w:spacing w:line="276" w:lineRule="auto"/>
              <w:rPr>
                <w:rFonts w:cstheme="minorHAnsi"/>
              </w:rPr>
            </w:pPr>
          </w:p>
        </w:tc>
      </w:tr>
      <w:tr w:rsidR="004E1F93" w:rsidRPr="008663B5" w14:paraId="3569FF73" w14:textId="77777777" w:rsidTr="000B27CC">
        <w:tc>
          <w:tcPr>
            <w:tcW w:w="3681" w:type="dxa"/>
          </w:tcPr>
          <w:p w14:paraId="39A51F48" w14:textId="386E49F8" w:rsidR="006E734E" w:rsidRPr="008663B5" w:rsidRDefault="00F63DD7" w:rsidP="00653D0C">
            <w:pPr>
              <w:spacing w:line="276" w:lineRule="auto"/>
              <w:rPr>
                <w:rFonts w:cstheme="minorHAnsi"/>
                <w:i/>
                <w:iCs/>
              </w:rPr>
            </w:pPr>
            <w:r w:rsidRPr="008663B5">
              <w:rPr>
                <w:rFonts w:cstheme="minorHAnsi"/>
              </w:rPr>
              <w:t xml:space="preserve">Bewusstsein für </w:t>
            </w:r>
            <w:r w:rsidR="0019448B" w:rsidRPr="008663B5">
              <w:rPr>
                <w:rFonts w:cstheme="minorHAnsi"/>
              </w:rPr>
              <w:t>das physische und psychische Wohlbefinden entwickeln</w:t>
            </w:r>
            <w:r w:rsidR="0019448B">
              <w:rPr>
                <w:rFonts w:cstheme="minorHAnsi"/>
              </w:rPr>
              <w:t xml:space="preserve">: </w:t>
            </w:r>
            <w:r w:rsidRPr="008663B5">
              <w:rPr>
                <w:rFonts w:cstheme="minorHAnsi"/>
              </w:rPr>
              <w:t xml:space="preserve">die drei Säulen </w:t>
            </w:r>
            <w:r w:rsidR="0019448B">
              <w:rPr>
                <w:rFonts w:cstheme="minorHAnsi"/>
              </w:rPr>
              <w:t>der gesunden Gewohnheiten (</w:t>
            </w:r>
            <w:r w:rsidRPr="008663B5">
              <w:rPr>
                <w:rFonts w:cstheme="minorHAnsi"/>
              </w:rPr>
              <w:t>Ernährung, Bewegung, Schlaf</w:t>
            </w:r>
            <w:r w:rsidR="0019448B">
              <w:rPr>
                <w:rFonts w:cstheme="minorHAnsi"/>
              </w:rPr>
              <w:t>)</w:t>
            </w:r>
            <w:r w:rsidRPr="008663B5">
              <w:rPr>
                <w:rFonts w:cstheme="minorHAnsi"/>
              </w:rPr>
              <w:t xml:space="preserve"> </w:t>
            </w:r>
          </w:p>
          <w:p w14:paraId="74F69BB1" w14:textId="77777777" w:rsidR="00F63DD7" w:rsidRPr="008663B5" w:rsidRDefault="00F63DD7" w:rsidP="006E734E">
            <w:pPr>
              <w:spacing w:line="276" w:lineRule="auto"/>
            </w:pPr>
          </w:p>
          <w:p w14:paraId="5B310626" w14:textId="7A187B84" w:rsidR="006E734E" w:rsidRPr="008663B5" w:rsidRDefault="00BC1191" w:rsidP="00653D0C">
            <w:pPr>
              <w:spacing w:line="276" w:lineRule="auto"/>
              <w:rPr>
                <w:rFonts w:cstheme="minorHAnsi"/>
                <w:i/>
                <w:iCs/>
              </w:rPr>
            </w:pPr>
            <w:r>
              <w:t>W</w:t>
            </w:r>
            <w:r w:rsidR="00A90DE0">
              <w:t xml:space="preserve">elche </w:t>
            </w:r>
            <w:r w:rsidR="006E734E" w:rsidRPr="008663B5">
              <w:t xml:space="preserve">Auswirkungen </w:t>
            </w:r>
            <w:r w:rsidR="00A90DE0">
              <w:t>können gesunde Gewohnheiten auf den Körper haben?</w:t>
            </w:r>
          </w:p>
        </w:tc>
        <w:tc>
          <w:tcPr>
            <w:tcW w:w="2745" w:type="dxa"/>
          </w:tcPr>
          <w:p w14:paraId="1EA9BFDA" w14:textId="6FDEAD09" w:rsidR="00DB6FC9" w:rsidRPr="008663B5" w:rsidRDefault="00DB6FC9" w:rsidP="000B77DB">
            <w:pPr>
              <w:spacing w:line="276" w:lineRule="auto"/>
              <w:rPr>
                <w:rFonts w:cstheme="minorHAnsi"/>
              </w:rPr>
            </w:pPr>
            <w:r w:rsidRPr="008663B5">
              <w:rPr>
                <w:rFonts w:cstheme="minorHAnsi"/>
              </w:rPr>
              <w:t xml:space="preserve">Gespräch </w:t>
            </w:r>
            <w:r w:rsidR="00F63DD7" w:rsidRPr="008663B5">
              <w:rPr>
                <w:rFonts w:cstheme="minorHAnsi"/>
              </w:rPr>
              <w:t>und gemeinsames Erarbeiten von Inhalten</w:t>
            </w:r>
          </w:p>
        </w:tc>
        <w:tc>
          <w:tcPr>
            <w:tcW w:w="2783" w:type="dxa"/>
          </w:tcPr>
          <w:p w14:paraId="41FEABD0" w14:textId="0431B646" w:rsidR="00653D0C" w:rsidRPr="008663B5" w:rsidRDefault="00653D0C" w:rsidP="00233360">
            <w:pPr>
              <w:tabs>
                <w:tab w:val="left" w:pos="1843"/>
              </w:tabs>
              <w:spacing w:line="276" w:lineRule="auto"/>
              <w:rPr>
                <w:rFonts w:cstheme="minorHAnsi"/>
              </w:rPr>
            </w:pPr>
            <w:r w:rsidRPr="008663B5">
              <w:rPr>
                <w:rFonts w:cstheme="minorHAnsi"/>
              </w:rPr>
              <w:t xml:space="preserve">--&gt; </w:t>
            </w:r>
            <w:r w:rsidRPr="008663B5">
              <w:rPr>
                <w:rStyle w:val="cf01"/>
                <w:rFonts w:asciiTheme="minorHAnsi" w:hAnsiTheme="minorHAnsi" w:cstheme="minorHAnsi"/>
                <w:sz w:val="22"/>
                <w:szCs w:val="22"/>
              </w:rPr>
              <w:t xml:space="preserve">Arbeitsblatt </w:t>
            </w:r>
            <w:r w:rsidR="001705C8" w:rsidRPr="008663B5">
              <w:rPr>
                <w:rStyle w:val="cf01"/>
                <w:rFonts w:asciiTheme="minorHAnsi" w:hAnsiTheme="minorHAnsi" w:cstheme="minorHAnsi"/>
                <w:sz w:val="22"/>
                <w:szCs w:val="22"/>
              </w:rPr>
              <w:t>2</w:t>
            </w:r>
          </w:p>
          <w:p w14:paraId="0F9D6B7C" w14:textId="6A3ECBEB" w:rsidR="00AB17A3" w:rsidRDefault="00AB17A3" w:rsidP="00AB17A3">
            <w:pPr>
              <w:tabs>
                <w:tab w:val="left" w:pos="1843"/>
              </w:tabs>
              <w:spacing w:line="276" w:lineRule="auto"/>
              <w:rPr>
                <w:rFonts w:eastAsia="Wingdings" w:cstheme="minorHAnsi"/>
              </w:rPr>
            </w:pPr>
            <w:r w:rsidRPr="008663B5">
              <w:rPr>
                <w:rFonts w:eastAsia="Wingdings" w:cstheme="minorHAnsi"/>
              </w:rPr>
              <w:t>--&gt;</w:t>
            </w:r>
            <w:r>
              <w:rPr>
                <w:rFonts w:eastAsia="Wingdings" w:cstheme="minorHAnsi"/>
              </w:rPr>
              <w:t xml:space="preserve"> Anhang 2: Lösungen</w:t>
            </w:r>
          </w:p>
          <w:p w14:paraId="1DDCA9C7" w14:textId="25B96FFB" w:rsidR="00F4686F" w:rsidRPr="008663B5" w:rsidRDefault="00F4686F" w:rsidP="00233360">
            <w:pPr>
              <w:tabs>
                <w:tab w:val="left" w:pos="1843"/>
              </w:tabs>
              <w:spacing w:line="276" w:lineRule="auto"/>
              <w:rPr>
                <w:rFonts w:cstheme="minorHAnsi"/>
              </w:rPr>
            </w:pPr>
          </w:p>
        </w:tc>
      </w:tr>
    </w:tbl>
    <w:p w14:paraId="1DF4BD5C" w14:textId="77777777" w:rsidR="006471C7" w:rsidRPr="008663B5" w:rsidRDefault="006471C7" w:rsidP="003A4BA0">
      <w:pPr>
        <w:spacing w:line="276" w:lineRule="auto"/>
        <w:rPr>
          <w:rFonts w:cstheme="minorHAnsi"/>
        </w:rPr>
      </w:pPr>
    </w:p>
    <w:tbl>
      <w:tblPr>
        <w:tblStyle w:val="Tabellenraster"/>
        <w:tblW w:w="9209" w:type="dxa"/>
        <w:tblLook w:val="04A0" w:firstRow="1" w:lastRow="0" w:firstColumn="1" w:lastColumn="0" w:noHBand="0" w:noVBand="1"/>
      </w:tblPr>
      <w:tblGrid>
        <w:gridCol w:w="3681"/>
        <w:gridCol w:w="2835"/>
        <w:gridCol w:w="2693"/>
      </w:tblGrid>
      <w:tr w:rsidR="004E1F93" w:rsidRPr="008663B5" w14:paraId="719DB6CD" w14:textId="77777777" w:rsidTr="008C73C6">
        <w:tc>
          <w:tcPr>
            <w:tcW w:w="9209" w:type="dxa"/>
            <w:gridSpan w:val="3"/>
          </w:tcPr>
          <w:p w14:paraId="6C3FAB17" w14:textId="4483D195" w:rsidR="003A4BA0" w:rsidRPr="008663B5" w:rsidRDefault="006E734E" w:rsidP="008C73C6">
            <w:pPr>
              <w:spacing w:line="276" w:lineRule="auto"/>
              <w:rPr>
                <w:rFonts w:cstheme="minorHAnsi"/>
                <w:i/>
                <w:iCs/>
              </w:rPr>
            </w:pPr>
            <w:r w:rsidRPr="008663B5">
              <w:rPr>
                <w:rFonts w:cstheme="minorHAnsi"/>
                <w:i/>
                <w:iCs/>
              </w:rPr>
              <w:t>Erarbeitung</w:t>
            </w:r>
            <w:r w:rsidR="00D86900" w:rsidRPr="008663B5">
              <w:rPr>
                <w:rFonts w:cstheme="minorHAnsi"/>
                <w:i/>
                <w:iCs/>
              </w:rPr>
              <w:t xml:space="preserve"> 2</w:t>
            </w:r>
          </w:p>
          <w:p w14:paraId="61937934" w14:textId="77777777" w:rsidR="003A4BA0" w:rsidRPr="008663B5" w:rsidRDefault="003A4BA0" w:rsidP="008C73C6">
            <w:pPr>
              <w:spacing w:line="276" w:lineRule="auto"/>
              <w:rPr>
                <w:rFonts w:cstheme="minorHAnsi"/>
              </w:rPr>
            </w:pPr>
          </w:p>
        </w:tc>
      </w:tr>
      <w:tr w:rsidR="004E1F93" w:rsidRPr="008663B5" w14:paraId="735D1AB9" w14:textId="77777777" w:rsidTr="000B27CC">
        <w:tc>
          <w:tcPr>
            <w:tcW w:w="3681" w:type="dxa"/>
          </w:tcPr>
          <w:p w14:paraId="556D82D4" w14:textId="039C9533" w:rsidR="006E734E" w:rsidRDefault="00AE3FC0" w:rsidP="006E734E">
            <w:pPr>
              <w:spacing w:line="276" w:lineRule="auto"/>
            </w:pPr>
            <w:r>
              <w:lastRenderedPageBreak/>
              <w:t>1</w:t>
            </w:r>
            <w:r w:rsidR="0019448B">
              <w:t>.</w:t>
            </w:r>
            <w:r>
              <w:t xml:space="preserve"> </w:t>
            </w:r>
            <w:r w:rsidR="00F63DD7" w:rsidRPr="008663B5">
              <w:t>Wie kann man g</w:t>
            </w:r>
            <w:r w:rsidR="006E734E" w:rsidRPr="008663B5">
              <w:t xml:space="preserve">esunde Gewohnheiten entwickeln und </w:t>
            </w:r>
            <w:r w:rsidR="00402C9A" w:rsidRPr="008663B5">
              <w:t>aufrechterhalten</w:t>
            </w:r>
            <w:r w:rsidR="006E734E" w:rsidRPr="008663B5">
              <w:t>?</w:t>
            </w:r>
            <w:r>
              <w:t xml:space="preserve"> (Arbeitsblatt 3)</w:t>
            </w:r>
          </w:p>
          <w:p w14:paraId="2D08A560" w14:textId="77777777" w:rsidR="0019448B" w:rsidRPr="008663B5" w:rsidRDefault="0019448B" w:rsidP="006E734E">
            <w:pPr>
              <w:spacing w:line="276" w:lineRule="auto"/>
            </w:pPr>
          </w:p>
          <w:p w14:paraId="4B82AA92" w14:textId="11E02820" w:rsidR="00C85798" w:rsidRDefault="00AE3FC0" w:rsidP="00C85798">
            <w:pPr>
              <w:tabs>
                <w:tab w:val="left" w:pos="2441"/>
                <w:tab w:val="left" w:pos="2880"/>
              </w:tabs>
              <w:spacing w:line="276" w:lineRule="auto"/>
              <w:rPr>
                <w:rFonts w:cstheme="minorHAnsi"/>
              </w:rPr>
            </w:pPr>
            <w:r>
              <w:rPr>
                <w:rFonts w:cstheme="minorHAnsi"/>
              </w:rPr>
              <w:t>2</w:t>
            </w:r>
            <w:r w:rsidR="0019448B">
              <w:rPr>
                <w:rFonts w:cstheme="minorHAnsi"/>
              </w:rPr>
              <w:t>.</w:t>
            </w:r>
            <w:r>
              <w:rPr>
                <w:rFonts w:cstheme="minorHAnsi"/>
              </w:rPr>
              <w:t xml:space="preserve"> </w:t>
            </w:r>
            <w:r w:rsidR="00F63DD7" w:rsidRPr="008663B5">
              <w:rPr>
                <w:rFonts w:cstheme="minorHAnsi"/>
              </w:rPr>
              <w:t>Welche Werkzeuge kann man dazu nutzen?</w:t>
            </w:r>
            <w:r>
              <w:rPr>
                <w:rFonts w:cstheme="minorHAnsi"/>
              </w:rPr>
              <w:t xml:space="preserve"> (Arbeitsblatt 4)</w:t>
            </w:r>
          </w:p>
          <w:p w14:paraId="430F70EA" w14:textId="77777777" w:rsidR="0019448B" w:rsidRPr="008663B5" w:rsidRDefault="0019448B" w:rsidP="00C85798">
            <w:pPr>
              <w:tabs>
                <w:tab w:val="left" w:pos="2441"/>
                <w:tab w:val="left" w:pos="2880"/>
              </w:tabs>
              <w:spacing w:line="276" w:lineRule="auto"/>
              <w:rPr>
                <w:rFonts w:cstheme="minorHAnsi"/>
              </w:rPr>
            </w:pPr>
          </w:p>
          <w:p w14:paraId="614ECD6C" w14:textId="67434853" w:rsidR="00C85798" w:rsidRPr="008663B5" w:rsidRDefault="00AE3FC0" w:rsidP="000B27CC">
            <w:pPr>
              <w:tabs>
                <w:tab w:val="left" w:pos="2441"/>
                <w:tab w:val="left" w:pos="2880"/>
              </w:tabs>
              <w:spacing w:line="276" w:lineRule="auto"/>
              <w:rPr>
                <w:rFonts w:cstheme="minorHAnsi"/>
              </w:rPr>
            </w:pPr>
            <w:r>
              <w:rPr>
                <w:rFonts w:cstheme="minorHAnsi"/>
              </w:rPr>
              <w:t>3</w:t>
            </w:r>
            <w:r w:rsidR="0019448B">
              <w:rPr>
                <w:rFonts w:cstheme="minorHAnsi"/>
              </w:rPr>
              <w:t>.</w:t>
            </w:r>
            <w:r>
              <w:rPr>
                <w:rFonts w:cstheme="minorHAnsi"/>
              </w:rPr>
              <w:t xml:space="preserve"> </w:t>
            </w:r>
            <w:r w:rsidR="00F63DD7" w:rsidRPr="008663B5">
              <w:rPr>
                <w:rFonts w:cstheme="minorHAnsi"/>
              </w:rPr>
              <w:t>Welche d</w:t>
            </w:r>
            <w:r w:rsidR="006E734E" w:rsidRPr="008663B5">
              <w:rPr>
                <w:rFonts w:cstheme="minorHAnsi"/>
              </w:rPr>
              <w:t>igitale</w:t>
            </w:r>
            <w:r w:rsidR="00F63DD7" w:rsidRPr="008663B5">
              <w:rPr>
                <w:rFonts w:cstheme="minorHAnsi"/>
              </w:rPr>
              <w:t>n</w:t>
            </w:r>
            <w:r w:rsidR="006E734E" w:rsidRPr="008663B5">
              <w:rPr>
                <w:rFonts w:cstheme="minorHAnsi"/>
              </w:rPr>
              <w:t xml:space="preserve"> </w:t>
            </w:r>
            <w:r w:rsidR="00F63DD7" w:rsidRPr="008663B5">
              <w:rPr>
                <w:rFonts w:cstheme="minorHAnsi"/>
              </w:rPr>
              <w:t xml:space="preserve">Werkzeuge können </w:t>
            </w:r>
            <w:r w:rsidR="006E734E" w:rsidRPr="008663B5">
              <w:rPr>
                <w:rFonts w:cstheme="minorHAnsi"/>
              </w:rPr>
              <w:t>zur Unterstützung gesunder Gewohnheite</w:t>
            </w:r>
            <w:r w:rsidR="00F63DD7" w:rsidRPr="008663B5">
              <w:rPr>
                <w:rFonts w:cstheme="minorHAnsi"/>
              </w:rPr>
              <w:t>n genutzt werden</w:t>
            </w:r>
            <w:r w:rsidR="001705C8" w:rsidRPr="008663B5">
              <w:rPr>
                <w:rFonts w:cstheme="minorHAnsi"/>
              </w:rPr>
              <w:t>?</w:t>
            </w:r>
          </w:p>
        </w:tc>
        <w:tc>
          <w:tcPr>
            <w:tcW w:w="2835" w:type="dxa"/>
          </w:tcPr>
          <w:p w14:paraId="272BA2AB" w14:textId="2649078B" w:rsidR="003A4BA0" w:rsidRPr="008663B5" w:rsidRDefault="00CE1C5C" w:rsidP="008C73C6">
            <w:pPr>
              <w:spacing w:line="276" w:lineRule="auto"/>
              <w:rPr>
                <w:rFonts w:cstheme="minorHAnsi"/>
              </w:rPr>
            </w:pPr>
            <w:commentRangeStart w:id="22"/>
            <w:commentRangeStart w:id="23"/>
            <w:r w:rsidRPr="008663B5">
              <w:rPr>
                <w:rFonts w:cstheme="minorHAnsi"/>
              </w:rPr>
              <w:t>Unterrichtsgespräch</w:t>
            </w:r>
            <w:r w:rsidR="003A4BA0" w:rsidRPr="008663B5">
              <w:rPr>
                <w:rFonts w:cstheme="minorHAnsi"/>
              </w:rPr>
              <w:t xml:space="preserve"> im Plenum </w:t>
            </w:r>
            <w:commentRangeEnd w:id="22"/>
            <w:r w:rsidR="0019448B">
              <w:rPr>
                <w:rStyle w:val="Kommentarzeichen"/>
              </w:rPr>
              <w:commentReference w:id="22"/>
            </w:r>
            <w:commentRangeEnd w:id="23"/>
            <w:r w:rsidR="00CE57E4">
              <w:rPr>
                <w:rStyle w:val="Kommentarzeichen"/>
              </w:rPr>
              <w:commentReference w:id="23"/>
            </w:r>
            <w:ins w:id="24" w:author="Michael Kohl" w:date="2024-05-17T10:09:00Z" w16du:dateUtc="2024-05-17T08:09:00Z">
              <w:r w:rsidR="00CE57E4">
                <w:rPr>
                  <w:rFonts w:cstheme="minorHAnsi"/>
                </w:rPr>
                <w:t>, danach Einzelarbeit/Stillarbeit</w:t>
              </w:r>
            </w:ins>
          </w:p>
        </w:tc>
        <w:tc>
          <w:tcPr>
            <w:tcW w:w="2693" w:type="dxa"/>
          </w:tcPr>
          <w:p w14:paraId="3ECD8191" w14:textId="788411EB" w:rsidR="00AE3FC0" w:rsidRDefault="00DB6FC9" w:rsidP="00DB6FC9">
            <w:pPr>
              <w:tabs>
                <w:tab w:val="left" w:pos="1843"/>
              </w:tabs>
              <w:spacing w:line="276" w:lineRule="auto"/>
              <w:rPr>
                <w:rFonts w:cstheme="minorHAnsi"/>
              </w:rPr>
            </w:pPr>
            <w:r w:rsidRPr="008663B5">
              <w:rPr>
                <w:rFonts w:eastAsia="Wingdings" w:cstheme="minorHAnsi"/>
              </w:rPr>
              <w:t>--&gt;</w:t>
            </w:r>
            <w:r w:rsidRPr="008663B5">
              <w:rPr>
                <w:rFonts w:cstheme="minorHAnsi"/>
              </w:rPr>
              <w:t xml:space="preserve"> Arbeitsblatt </w:t>
            </w:r>
            <w:r w:rsidR="001705C8" w:rsidRPr="008663B5">
              <w:rPr>
                <w:rFonts w:cstheme="minorHAnsi"/>
              </w:rPr>
              <w:t>3</w:t>
            </w:r>
            <w:r w:rsidR="0019448B">
              <w:rPr>
                <w:rFonts w:cstheme="minorHAnsi"/>
              </w:rPr>
              <w:t xml:space="preserve"> (</w:t>
            </w:r>
            <w:del w:id="25" w:author="Michael Kohl" w:date="2024-05-17T10:06:00Z" w16du:dateUtc="2024-05-17T08:06:00Z">
              <w:r w:rsidR="0019448B" w:rsidDel="00CE57E4">
                <w:rPr>
                  <w:rFonts w:cstheme="minorHAnsi"/>
                </w:rPr>
                <w:delText xml:space="preserve">Frage </w:delText>
              </w:r>
            </w:del>
            <w:ins w:id="26" w:author="Michael Kohl" w:date="2024-05-17T10:06:00Z" w16du:dateUtc="2024-05-17T08:06:00Z">
              <w:r w:rsidR="00CE57E4">
                <w:rPr>
                  <w:rFonts w:cstheme="minorHAnsi"/>
                </w:rPr>
                <w:t>Punkt?</w:t>
              </w:r>
              <w:r w:rsidR="00CE57E4">
                <w:rPr>
                  <w:rFonts w:cstheme="minorHAnsi"/>
                </w:rPr>
                <w:t xml:space="preserve"> </w:t>
              </w:r>
            </w:ins>
            <w:r w:rsidR="0019448B">
              <w:rPr>
                <w:rFonts w:cstheme="minorHAnsi"/>
              </w:rPr>
              <w:t>1)</w:t>
            </w:r>
          </w:p>
          <w:p w14:paraId="49C9AFB5" w14:textId="77777777" w:rsidR="0019448B" w:rsidRDefault="0019448B" w:rsidP="00DB6FC9">
            <w:pPr>
              <w:tabs>
                <w:tab w:val="left" w:pos="1843"/>
              </w:tabs>
              <w:spacing w:line="276" w:lineRule="auto"/>
              <w:rPr>
                <w:rFonts w:cstheme="minorHAnsi"/>
              </w:rPr>
            </w:pPr>
          </w:p>
          <w:p w14:paraId="32CE0DB0" w14:textId="67990914" w:rsidR="00DB6FC9" w:rsidRPr="008663B5" w:rsidRDefault="00AE3FC0" w:rsidP="00DB6FC9">
            <w:pPr>
              <w:tabs>
                <w:tab w:val="left" w:pos="1843"/>
              </w:tabs>
              <w:spacing w:line="276" w:lineRule="auto"/>
              <w:rPr>
                <w:rFonts w:cstheme="minorHAnsi"/>
              </w:rPr>
            </w:pPr>
            <w:r>
              <w:rPr>
                <w:rFonts w:cstheme="minorHAnsi"/>
              </w:rPr>
              <w:t>--&gt;</w:t>
            </w:r>
            <w:r w:rsidR="001705C8" w:rsidRPr="008663B5">
              <w:rPr>
                <w:rFonts w:cstheme="minorHAnsi"/>
              </w:rPr>
              <w:t xml:space="preserve"> </w:t>
            </w:r>
            <w:r>
              <w:rPr>
                <w:rFonts w:cstheme="minorHAnsi"/>
              </w:rPr>
              <w:t>Arbeitsblatt</w:t>
            </w:r>
            <w:r w:rsidRPr="008663B5">
              <w:rPr>
                <w:rFonts w:cstheme="minorHAnsi"/>
              </w:rPr>
              <w:t xml:space="preserve"> </w:t>
            </w:r>
            <w:r w:rsidR="001705C8" w:rsidRPr="008663B5">
              <w:rPr>
                <w:rFonts w:cstheme="minorHAnsi"/>
              </w:rPr>
              <w:t>4</w:t>
            </w:r>
            <w:r w:rsidR="0019448B">
              <w:rPr>
                <w:rFonts w:cstheme="minorHAnsi"/>
              </w:rPr>
              <w:t xml:space="preserve"> (</w:t>
            </w:r>
            <w:commentRangeStart w:id="27"/>
            <w:r w:rsidR="0019448B">
              <w:rPr>
                <w:rFonts w:cstheme="minorHAnsi"/>
              </w:rPr>
              <w:t xml:space="preserve">Frage </w:t>
            </w:r>
            <w:commentRangeEnd w:id="27"/>
            <w:r w:rsidR="00CE57E4">
              <w:rPr>
                <w:rStyle w:val="Kommentarzeichen"/>
              </w:rPr>
              <w:commentReference w:id="27"/>
            </w:r>
            <w:r w:rsidR="0019448B">
              <w:rPr>
                <w:rFonts w:cstheme="minorHAnsi"/>
              </w:rPr>
              <w:t>2)</w:t>
            </w:r>
          </w:p>
          <w:p w14:paraId="7E9E0C5A" w14:textId="77777777" w:rsidR="00DB6FC9" w:rsidRPr="008663B5" w:rsidRDefault="00DB6FC9" w:rsidP="00DB6FC9">
            <w:pPr>
              <w:tabs>
                <w:tab w:val="left" w:pos="1843"/>
              </w:tabs>
              <w:spacing w:line="276" w:lineRule="auto"/>
              <w:rPr>
                <w:rFonts w:cstheme="minorHAnsi"/>
              </w:rPr>
            </w:pPr>
          </w:p>
          <w:p w14:paraId="4BFAE62D" w14:textId="268DEE4D" w:rsidR="003A4BA0" w:rsidRPr="008663B5" w:rsidRDefault="00DB6FC9" w:rsidP="00DB6FC9">
            <w:pPr>
              <w:tabs>
                <w:tab w:val="left" w:pos="1843"/>
              </w:tabs>
              <w:spacing w:line="276" w:lineRule="auto"/>
              <w:rPr>
                <w:rFonts w:cstheme="minorHAnsi"/>
              </w:rPr>
            </w:pPr>
            <w:r w:rsidRPr="008663B5">
              <w:rPr>
                <w:rFonts w:cstheme="minorHAnsi"/>
              </w:rPr>
              <w:t xml:space="preserve"> </w:t>
            </w:r>
          </w:p>
        </w:tc>
      </w:tr>
    </w:tbl>
    <w:p w14:paraId="7309E71D" w14:textId="46F766EE" w:rsidR="00BD2C5D" w:rsidRPr="008663B5" w:rsidRDefault="00BD2C5D" w:rsidP="00BD2C5D">
      <w:pPr>
        <w:spacing w:line="276" w:lineRule="auto"/>
        <w:rPr>
          <w:rFonts w:cstheme="minorHAnsi"/>
        </w:rPr>
      </w:pPr>
    </w:p>
    <w:tbl>
      <w:tblPr>
        <w:tblStyle w:val="Tabellenraster"/>
        <w:tblW w:w="9209" w:type="dxa"/>
        <w:tblLook w:val="04A0" w:firstRow="1" w:lastRow="0" w:firstColumn="1" w:lastColumn="0" w:noHBand="0" w:noVBand="1"/>
      </w:tblPr>
      <w:tblGrid>
        <w:gridCol w:w="3539"/>
        <w:gridCol w:w="2410"/>
        <w:gridCol w:w="3260"/>
      </w:tblGrid>
      <w:tr w:rsidR="004E1F93" w:rsidRPr="008663B5" w14:paraId="4D3BD56B" w14:textId="77777777" w:rsidTr="008C73C6">
        <w:tc>
          <w:tcPr>
            <w:tcW w:w="9209" w:type="dxa"/>
            <w:gridSpan w:val="3"/>
          </w:tcPr>
          <w:p w14:paraId="74DE5427" w14:textId="51324DA2" w:rsidR="006D3C4F" w:rsidRPr="008663B5" w:rsidRDefault="00CE5618" w:rsidP="008C73C6">
            <w:pPr>
              <w:spacing w:line="276" w:lineRule="auto"/>
              <w:rPr>
                <w:rFonts w:cstheme="minorHAnsi"/>
                <w:i/>
                <w:iCs/>
              </w:rPr>
            </w:pPr>
            <w:r w:rsidRPr="008663B5">
              <w:rPr>
                <w:rFonts w:cstheme="minorHAnsi"/>
                <w:i/>
                <w:iCs/>
              </w:rPr>
              <w:t>Erweiterung</w:t>
            </w:r>
          </w:p>
          <w:p w14:paraId="104F4CA3" w14:textId="77777777" w:rsidR="006D3C4F" w:rsidRPr="008663B5" w:rsidRDefault="006D3C4F" w:rsidP="008C73C6">
            <w:pPr>
              <w:spacing w:line="276" w:lineRule="auto"/>
              <w:rPr>
                <w:rFonts w:cstheme="minorHAnsi"/>
                <w:i/>
                <w:iCs/>
              </w:rPr>
            </w:pPr>
          </w:p>
        </w:tc>
      </w:tr>
      <w:tr w:rsidR="004E1F93" w:rsidRPr="008663B5" w14:paraId="3A92DECF" w14:textId="77777777" w:rsidTr="00402EEF">
        <w:tc>
          <w:tcPr>
            <w:tcW w:w="3539" w:type="dxa"/>
          </w:tcPr>
          <w:p w14:paraId="0EBF6AFD" w14:textId="77777777" w:rsidR="0019448B" w:rsidRDefault="0019448B" w:rsidP="00ED3CE8">
            <w:pPr>
              <w:spacing w:line="276" w:lineRule="auto"/>
              <w:rPr>
                <w:rFonts w:cstheme="minorHAnsi"/>
              </w:rPr>
            </w:pPr>
            <w:r>
              <w:rPr>
                <w:rFonts w:cstheme="minorHAnsi"/>
              </w:rPr>
              <w:t>Das Thema Wohlbefinden reflektieren:</w:t>
            </w:r>
          </w:p>
          <w:p w14:paraId="7FEB981E" w14:textId="68AF5A4E" w:rsidR="00AB4A25" w:rsidRPr="008663B5" w:rsidRDefault="00AE3FC0" w:rsidP="00ED3CE8">
            <w:pPr>
              <w:spacing w:line="276" w:lineRule="auto"/>
              <w:rPr>
                <w:rFonts w:cstheme="minorHAnsi"/>
              </w:rPr>
            </w:pPr>
            <w:r>
              <w:rPr>
                <w:rFonts w:cstheme="minorHAnsi"/>
              </w:rPr>
              <w:t>1.</w:t>
            </w:r>
            <w:r w:rsidRPr="008663B5">
              <w:rPr>
                <w:rFonts w:cstheme="minorHAnsi"/>
              </w:rPr>
              <w:t xml:space="preserve"> </w:t>
            </w:r>
            <w:r w:rsidR="00AB4A25" w:rsidRPr="008663B5">
              <w:rPr>
                <w:rFonts w:cstheme="minorHAnsi"/>
              </w:rPr>
              <w:t>Wie war das Wochenende des Jungen</w:t>
            </w:r>
            <w:r w:rsidR="0019448B">
              <w:rPr>
                <w:rFonts w:cstheme="minorHAnsi"/>
              </w:rPr>
              <w:t xml:space="preserve"> deiner Meinung nach</w:t>
            </w:r>
            <w:r w:rsidR="00AB4A25" w:rsidRPr="008663B5">
              <w:rPr>
                <w:rFonts w:cstheme="minorHAnsi"/>
              </w:rPr>
              <w:t>?</w:t>
            </w:r>
          </w:p>
          <w:p w14:paraId="655CAFC3" w14:textId="13D4EB99" w:rsidR="00C534B5" w:rsidRPr="00AE3FC0" w:rsidRDefault="00AE3FC0" w:rsidP="00ED3CE8">
            <w:pPr>
              <w:spacing w:line="276" w:lineRule="auto"/>
              <w:rPr>
                <w:rFonts w:cstheme="minorHAnsi"/>
              </w:rPr>
            </w:pPr>
            <w:r>
              <w:rPr>
                <w:rFonts w:cstheme="minorHAnsi"/>
              </w:rPr>
              <w:t>2</w:t>
            </w:r>
            <w:r w:rsidR="0019448B">
              <w:rPr>
                <w:rFonts w:cstheme="minorHAnsi"/>
              </w:rPr>
              <w:t>.</w:t>
            </w:r>
            <w:r w:rsidRPr="008663B5">
              <w:rPr>
                <w:rFonts w:cstheme="minorHAnsi"/>
              </w:rPr>
              <w:t xml:space="preserve"> </w:t>
            </w:r>
            <w:r w:rsidR="00092240">
              <w:rPr>
                <w:rFonts w:cstheme="minorHAnsi"/>
              </w:rPr>
              <w:t xml:space="preserve">Was denkst du: </w:t>
            </w:r>
            <w:r w:rsidR="00AB4A25" w:rsidRPr="008663B5">
              <w:rPr>
                <w:rFonts w:cstheme="minorHAnsi"/>
              </w:rPr>
              <w:t>Wie war das Wochenende des Mädchens?</w:t>
            </w:r>
          </w:p>
        </w:tc>
        <w:tc>
          <w:tcPr>
            <w:tcW w:w="2410" w:type="dxa"/>
          </w:tcPr>
          <w:p w14:paraId="4CB1EEC5" w14:textId="7D64E42C" w:rsidR="006D3C4F" w:rsidRPr="008663B5" w:rsidRDefault="001705C8" w:rsidP="008C73C6">
            <w:pPr>
              <w:spacing w:line="276" w:lineRule="auto"/>
              <w:rPr>
                <w:rFonts w:ascii="Calibri" w:eastAsia="Times New Roman" w:hAnsi="Calibri" w:cs="Calibri"/>
                <w:lang w:eastAsia="de-DE"/>
              </w:rPr>
            </w:pPr>
            <w:r w:rsidRPr="008663B5">
              <w:rPr>
                <w:rFonts w:cstheme="minorHAnsi"/>
              </w:rPr>
              <w:t>Plenum</w:t>
            </w:r>
          </w:p>
          <w:p w14:paraId="670536E8" w14:textId="77777777" w:rsidR="006D3C4F" w:rsidRPr="008663B5" w:rsidRDefault="006D3C4F" w:rsidP="008C73C6">
            <w:pPr>
              <w:spacing w:line="276" w:lineRule="auto"/>
              <w:rPr>
                <w:rFonts w:cstheme="minorHAnsi"/>
              </w:rPr>
            </w:pPr>
          </w:p>
          <w:p w14:paraId="14794F69" w14:textId="77777777" w:rsidR="001705C8" w:rsidRPr="008663B5" w:rsidRDefault="001705C8" w:rsidP="008C73C6">
            <w:pPr>
              <w:spacing w:line="276" w:lineRule="auto"/>
              <w:rPr>
                <w:rFonts w:cstheme="minorHAnsi"/>
              </w:rPr>
            </w:pPr>
          </w:p>
          <w:p w14:paraId="6121D87A" w14:textId="413C2872" w:rsidR="001705C8" w:rsidRPr="008663B5" w:rsidRDefault="001705C8" w:rsidP="008C73C6">
            <w:pPr>
              <w:spacing w:line="276" w:lineRule="auto"/>
              <w:rPr>
                <w:rFonts w:cstheme="minorHAnsi"/>
              </w:rPr>
            </w:pPr>
          </w:p>
        </w:tc>
        <w:tc>
          <w:tcPr>
            <w:tcW w:w="3260" w:type="dxa"/>
          </w:tcPr>
          <w:p w14:paraId="76807EF1" w14:textId="0613BAAE" w:rsidR="00AF1617" w:rsidRPr="008663B5" w:rsidRDefault="009D72AE" w:rsidP="00AB17A3">
            <w:pPr>
              <w:tabs>
                <w:tab w:val="left" w:pos="1843"/>
              </w:tabs>
              <w:spacing w:line="276" w:lineRule="auto"/>
              <w:rPr>
                <w:rFonts w:cstheme="minorHAnsi"/>
              </w:rPr>
            </w:pPr>
            <w:r w:rsidRPr="008663B5">
              <w:t xml:space="preserve">--&gt; </w:t>
            </w:r>
            <w:r w:rsidR="00AE3FC0" w:rsidRPr="008663B5">
              <w:t xml:space="preserve">Anhang </w:t>
            </w:r>
            <w:r w:rsidR="00AB17A3">
              <w:t>3</w:t>
            </w:r>
            <w:r w:rsidR="00AE3FC0">
              <w:t>:</w:t>
            </w:r>
            <w:r w:rsidR="00AB4A25" w:rsidRPr="008663B5">
              <w:t xml:space="preserve"> </w:t>
            </w:r>
            <w:r w:rsidR="00AB17A3">
              <w:t xml:space="preserve">gestresster Junge / </w:t>
            </w:r>
            <w:r w:rsidR="00AB4A25" w:rsidRPr="008663B5">
              <w:t xml:space="preserve">entspanntes Mädchen </w:t>
            </w:r>
          </w:p>
        </w:tc>
      </w:tr>
      <w:tr w:rsidR="00AE3FC0" w:rsidRPr="008663B5" w14:paraId="58750A04" w14:textId="77777777" w:rsidTr="00402EEF">
        <w:tc>
          <w:tcPr>
            <w:tcW w:w="3539" w:type="dxa"/>
          </w:tcPr>
          <w:p w14:paraId="53727C15" w14:textId="74C952EB" w:rsidR="00AE3FC0" w:rsidRDefault="00AE3FC0" w:rsidP="00AE3FC0">
            <w:pPr>
              <w:spacing w:line="276" w:lineRule="auto"/>
              <w:rPr>
                <w:rFonts w:cstheme="minorHAnsi"/>
              </w:rPr>
            </w:pPr>
            <w:r>
              <w:rPr>
                <w:rFonts w:cstheme="minorHAnsi"/>
              </w:rPr>
              <w:t>3.</w:t>
            </w:r>
            <w:r w:rsidRPr="008663B5">
              <w:rPr>
                <w:rFonts w:cstheme="minorHAnsi"/>
              </w:rPr>
              <w:t xml:space="preserve"> Wie könnte für dich ein perfektes </w:t>
            </w:r>
            <w:r w:rsidR="00092240">
              <w:rPr>
                <w:rFonts w:cstheme="minorHAnsi"/>
              </w:rPr>
              <w:t xml:space="preserve">und gesundes </w:t>
            </w:r>
            <w:r w:rsidRPr="008663B5">
              <w:rPr>
                <w:rFonts w:cstheme="minorHAnsi"/>
              </w:rPr>
              <w:t xml:space="preserve">Wochenende </w:t>
            </w:r>
            <w:r>
              <w:rPr>
                <w:rFonts w:cstheme="minorHAnsi"/>
              </w:rPr>
              <w:t>aussehen?</w:t>
            </w:r>
          </w:p>
          <w:p w14:paraId="2DB842B8" w14:textId="77777777" w:rsidR="00AE3FC0" w:rsidRPr="008663B5" w:rsidRDefault="00AE3FC0" w:rsidP="00AE3FC0">
            <w:pPr>
              <w:spacing w:line="276" w:lineRule="auto"/>
              <w:rPr>
                <w:rFonts w:cstheme="minorHAnsi"/>
              </w:rPr>
            </w:pPr>
          </w:p>
          <w:p w14:paraId="0BA924F4" w14:textId="6A0F205F" w:rsidR="00AE3FC0" w:rsidRPr="008663B5" w:rsidRDefault="00AE3FC0" w:rsidP="00AE3FC0">
            <w:pPr>
              <w:spacing w:line="276" w:lineRule="auto"/>
              <w:rPr>
                <w:rFonts w:cstheme="minorHAnsi"/>
              </w:rPr>
            </w:pPr>
            <w:r w:rsidRPr="008663B5">
              <w:rPr>
                <w:rFonts w:cstheme="minorHAnsi"/>
              </w:rPr>
              <w:t>Aus Ideensammlung eigenen Wochenendplan erstellen und Call-to-action</w:t>
            </w:r>
          </w:p>
        </w:tc>
        <w:tc>
          <w:tcPr>
            <w:tcW w:w="2410" w:type="dxa"/>
          </w:tcPr>
          <w:p w14:paraId="72FB502C" w14:textId="5131B4EE" w:rsidR="00AE3FC0" w:rsidRPr="008663B5" w:rsidRDefault="00AE3FC0" w:rsidP="00AE3FC0">
            <w:pPr>
              <w:spacing w:line="276" w:lineRule="auto"/>
              <w:rPr>
                <w:rFonts w:cstheme="minorHAnsi"/>
              </w:rPr>
            </w:pPr>
            <w:r>
              <w:rPr>
                <w:rFonts w:cstheme="minorHAnsi"/>
              </w:rPr>
              <w:t>2er-Gruppen</w:t>
            </w:r>
          </w:p>
        </w:tc>
        <w:tc>
          <w:tcPr>
            <w:tcW w:w="3260" w:type="dxa"/>
          </w:tcPr>
          <w:p w14:paraId="6D3670F3" w14:textId="6BD073F0" w:rsidR="00AE3FC0" w:rsidRDefault="00AE3FC0" w:rsidP="00AE3FC0">
            <w:pPr>
              <w:tabs>
                <w:tab w:val="left" w:pos="1843"/>
              </w:tabs>
              <w:spacing w:line="276" w:lineRule="auto"/>
              <w:rPr>
                <w:rFonts w:eastAsia="Wingdings" w:cstheme="minorHAnsi"/>
              </w:rPr>
            </w:pPr>
            <w:r>
              <w:rPr>
                <w:rFonts w:eastAsia="Wingdings" w:cstheme="minorHAnsi"/>
              </w:rPr>
              <w:t xml:space="preserve">--&gt; </w:t>
            </w:r>
            <w:r w:rsidRPr="008663B5">
              <w:rPr>
                <w:rFonts w:eastAsia="Wingdings" w:cstheme="minorHAnsi"/>
              </w:rPr>
              <w:t>Arbeitsblatt 5</w:t>
            </w:r>
          </w:p>
          <w:p w14:paraId="5C9809FF" w14:textId="235E0143" w:rsidR="00AE3FC0" w:rsidRPr="008663B5" w:rsidRDefault="00AE3FC0" w:rsidP="00AE3FC0">
            <w:pPr>
              <w:tabs>
                <w:tab w:val="left" w:pos="1843"/>
              </w:tabs>
              <w:spacing w:line="276" w:lineRule="auto"/>
              <w:rPr>
                <w:rFonts w:eastAsia="Wingdings" w:cstheme="minorHAnsi"/>
              </w:rPr>
            </w:pPr>
            <w:r>
              <w:rPr>
                <w:rFonts w:eastAsia="Wingdings" w:cstheme="minorHAnsi"/>
              </w:rPr>
              <w:t>--&gt;</w:t>
            </w:r>
            <w:r w:rsidRPr="008663B5">
              <w:rPr>
                <w:rFonts w:eastAsia="Wingdings" w:cstheme="minorHAnsi"/>
              </w:rPr>
              <w:t xml:space="preserve"> Anhang </w:t>
            </w:r>
            <w:r w:rsidR="00AB17A3">
              <w:rPr>
                <w:rFonts w:eastAsia="Wingdings" w:cstheme="minorHAnsi"/>
              </w:rPr>
              <w:t>4: Ideen fürs Wochenende</w:t>
            </w:r>
            <w:r w:rsidRPr="008663B5">
              <w:rPr>
                <w:rFonts w:eastAsia="Wingdings" w:cstheme="minorHAnsi"/>
              </w:rPr>
              <w:t xml:space="preserve"> </w:t>
            </w:r>
          </w:p>
          <w:p w14:paraId="2E3F9648" w14:textId="77777777" w:rsidR="00AE3FC0" w:rsidRPr="008663B5" w:rsidRDefault="00AE3FC0" w:rsidP="008C73C6">
            <w:pPr>
              <w:tabs>
                <w:tab w:val="left" w:pos="1843"/>
              </w:tabs>
              <w:spacing w:line="276" w:lineRule="auto"/>
            </w:pPr>
          </w:p>
        </w:tc>
      </w:tr>
    </w:tbl>
    <w:p w14:paraId="30B6EE3C" w14:textId="77777777" w:rsidR="006D3C4F" w:rsidRPr="008663B5" w:rsidRDefault="006D3C4F" w:rsidP="00BD2C5D">
      <w:pPr>
        <w:spacing w:line="276" w:lineRule="auto"/>
        <w:rPr>
          <w:rFonts w:cstheme="minorHAnsi"/>
        </w:rPr>
      </w:pPr>
    </w:p>
    <w:tbl>
      <w:tblPr>
        <w:tblStyle w:val="Tabellenraster"/>
        <w:tblW w:w="9067" w:type="dxa"/>
        <w:tblLook w:val="04A0" w:firstRow="1" w:lastRow="0" w:firstColumn="1" w:lastColumn="0" w:noHBand="0" w:noVBand="1"/>
      </w:tblPr>
      <w:tblGrid>
        <w:gridCol w:w="3539"/>
        <w:gridCol w:w="2410"/>
        <w:gridCol w:w="3118"/>
      </w:tblGrid>
      <w:tr w:rsidR="004E1F93" w:rsidRPr="008663B5" w14:paraId="6641E32C" w14:textId="77777777" w:rsidTr="00D76BDD">
        <w:tc>
          <w:tcPr>
            <w:tcW w:w="9067" w:type="dxa"/>
            <w:gridSpan w:val="3"/>
          </w:tcPr>
          <w:p w14:paraId="02011292" w14:textId="082BFAD0" w:rsidR="00247CF9" w:rsidRPr="008663B5" w:rsidRDefault="00247CF9" w:rsidP="00D76BDD">
            <w:pPr>
              <w:spacing w:line="276" w:lineRule="auto"/>
              <w:rPr>
                <w:rFonts w:cstheme="minorHAnsi"/>
                <w:i/>
                <w:iCs/>
              </w:rPr>
            </w:pPr>
            <w:r w:rsidRPr="008663B5">
              <w:rPr>
                <w:rFonts w:cstheme="minorHAnsi"/>
                <w:i/>
                <w:iCs/>
              </w:rPr>
              <w:t xml:space="preserve">Reflexion </w:t>
            </w:r>
          </w:p>
          <w:p w14:paraId="7E322EFF" w14:textId="77777777" w:rsidR="00247CF9" w:rsidRPr="008663B5" w:rsidRDefault="00247CF9" w:rsidP="00D76BDD">
            <w:pPr>
              <w:spacing w:line="276" w:lineRule="auto"/>
              <w:rPr>
                <w:rFonts w:cstheme="minorHAnsi"/>
                <w:i/>
                <w:iCs/>
              </w:rPr>
            </w:pPr>
          </w:p>
        </w:tc>
      </w:tr>
      <w:tr w:rsidR="004E1F93" w:rsidRPr="008663B5" w14:paraId="2DF88494" w14:textId="77777777" w:rsidTr="001272A6">
        <w:tc>
          <w:tcPr>
            <w:tcW w:w="3539" w:type="dxa"/>
          </w:tcPr>
          <w:p w14:paraId="51F155E7" w14:textId="00F1071A" w:rsidR="002A7A7A" w:rsidRPr="008663B5" w:rsidRDefault="002A7A7A" w:rsidP="002A7A7A">
            <w:pPr>
              <w:spacing w:line="276" w:lineRule="auto"/>
              <w:rPr>
                <w:rFonts w:cstheme="minorHAnsi"/>
              </w:rPr>
            </w:pPr>
            <w:r w:rsidRPr="008663B5">
              <w:rPr>
                <w:rFonts w:cstheme="minorHAnsi"/>
              </w:rPr>
              <w:t>&gt; Was hast du in dieser Einheit gelernt?</w:t>
            </w:r>
          </w:p>
          <w:p w14:paraId="385119F5" w14:textId="77777777" w:rsidR="00FD630F" w:rsidRDefault="002A7A7A" w:rsidP="002A7A7A">
            <w:pPr>
              <w:tabs>
                <w:tab w:val="left" w:pos="2441"/>
                <w:tab w:val="left" w:pos="2880"/>
              </w:tabs>
              <w:spacing w:line="276" w:lineRule="auto"/>
              <w:rPr>
                <w:rFonts w:cstheme="minorHAnsi"/>
              </w:rPr>
            </w:pPr>
            <w:r w:rsidRPr="008663B5">
              <w:rPr>
                <w:rFonts w:cstheme="minorHAnsi"/>
              </w:rPr>
              <w:t>&gt; Welche Erkenntnisse hast du gewonnen?</w:t>
            </w:r>
          </w:p>
          <w:p w14:paraId="1E88CC91" w14:textId="6A8B03E9" w:rsidR="00030E34" w:rsidRPr="008663B5" w:rsidRDefault="00030E34" w:rsidP="002A7A7A">
            <w:pPr>
              <w:tabs>
                <w:tab w:val="left" w:pos="2441"/>
                <w:tab w:val="left" w:pos="2880"/>
              </w:tabs>
              <w:spacing w:line="276" w:lineRule="auto"/>
              <w:rPr>
                <w:rFonts w:cstheme="minorHAnsi"/>
              </w:rPr>
            </w:pPr>
            <w:r>
              <w:rPr>
                <w:rFonts w:cstheme="minorHAnsi"/>
              </w:rPr>
              <w:t xml:space="preserve">&gt; </w:t>
            </w:r>
            <w:proofErr w:type="gramStart"/>
            <w:r>
              <w:rPr>
                <w:rFonts w:cstheme="minorHAnsi"/>
              </w:rPr>
              <w:t>Weißt</w:t>
            </w:r>
            <w:proofErr w:type="gramEnd"/>
            <w:r>
              <w:rPr>
                <w:rFonts w:cstheme="minorHAnsi"/>
              </w:rPr>
              <w:t xml:space="preserve"> du, wie du Informationen zu gesunden Gewohnheiten finden kannst?</w:t>
            </w:r>
          </w:p>
          <w:p w14:paraId="68D2FD79" w14:textId="3F1F0962" w:rsidR="00200107" w:rsidRPr="008663B5" w:rsidRDefault="000F6CC1" w:rsidP="00200107">
            <w:pPr>
              <w:tabs>
                <w:tab w:val="left" w:pos="2441"/>
                <w:tab w:val="left" w:pos="2880"/>
              </w:tabs>
              <w:spacing w:line="276" w:lineRule="auto"/>
              <w:rPr>
                <w:rFonts w:cstheme="minorHAnsi"/>
              </w:rPr>
            </w:pPr>
            <w:r w:rsidRPr="008663B5">
              <w:rPr>
                <w:rFonts w:cstheme="minorHAnsi"/>
              </w:rPr>
              <w:t xml:space="preserve">&gt; </w:t>
            </w:r>
            <w:proofErr w:type="gramStart"/>
            <w:r w:rsidRPr="008663B5">
              <w:rPr>
                <w:rFonts w:cstheme="minorHAnsi"/>
              </w:rPr>
              <w:t>Weißt</w:t>
            </w:r>
            <w:proofErr w:type="gramEnd"/>
            <w:r w:rsidRPr="008663B5">
              <w:rPr>
                <w:rFonts w:cstheme="minorHAnsi"/>
              </w:rPr>
              <w:t xml:space="preserve"> du, wie du </w:t>
            </w:r>
            <w:r w:rsidR="00200107" w:rsidRPr="008663B5">
              <w:rPr>
                <w:rFonts w:cstheme="minorHAnsi"/>
              </w:rPr>
              <w:t>gesunde Gewohnheiten umsetzen und durchhalten kannst?</w:t>
            </w:r>
          </w:p>
          <w:p w14:paraId="22F6CFF8" w14:textId="45242A5F" w:rsidR="00775493" w:rsidRPr="008663B5" w:rsidRDefault="00200107" w:rsidP="00A82323">
            <w:pPr>
              <w:tabs>
                <w:tab w:val="left" w:pos="2441"/>
                <w:tab w:val="left" w:pos="2880"/>
              </w:tabs>
              <w:spacing w:line="276" w:lineRule="auto"/>
              <w:rPr>
                <w:rFonts w:cstheme="minorHAnsi"/>
              </w:rPr>
            </w:pPr>
            <w:r w:rsidRPr="008663B5">
              <w:rPr>
                <w:rFonts w:cstheme="minorHAnsi"/>
              </w:rPr>
              <w:t xml:space="preserve">&gt; </w:t>
            </w:r>
            <w:proofErr w:type="gramStart"/>
            <w:r w:rsidRPr="008663B5">
              <w:rPr>
                <w:rFonts w:cstheme="minorHAnsi"/>
              </w:rPr>
              <w:t>Weißt</w:t>
            </w:r>
            <w:proofErr w:type="gramEnd"/>
            <w:r w:rsidRPr="008663B5">
              <w:rPr>
                <w:rFonts w:cstheme="minorHAnsi"/>
              </w:rPr>
              <w:t xml:space="preserve"> du, welche </w:t>
            </w:r>
            <w:r w:rsidR="00030E34">
              <w:rPr>
                <w:rFonts w:cstheme="minorHAnsi"/>
              </w:rPr>
              <w:t xml:space="preserve">digitalen </w:t>
            </w:r>
            <w:r w:rsidRPr="008663B5">
              <w:rPr>
                <w:rFonts w:cstheme="minorHAnsi"/>
              </w:rPr>
              <w:t>Werkzeuge du dafür nutzen kannst?</w:t>
            </w:r>
          </w:p>
        </w:tc>
        <w:tc>
          <w:tcPr>
            <w:tcW w:w="2410" w:type="dxa"/>
          </w:tcPr>
          <w:p w14:paraId="71952313" w14:textId="77777777" w:rsidR="00247CF9" w:rsidRPr="008663B5" w:rsidRDefault="00247CF9" w:rsidP="00D76BDD">
            <w:pPr>
              <w:spacing w:line="276" w:lineRule="auto"/>
              <w:rPr>
                <w:rFonts w:cstheme="minorHAnsi"/>
              </w:rPr>
            </w:pPr>
            <w:r w:rsidRPr="008663B5">
              <w:rPr>
                <w:rFonts w:cstheme="minorHAnsi"/>
              </w:rPr>
              <w:t>Diskussion im Plenum</w:t>
            </w:r>
          </w:p>
        </w:tc>
        <w:tc>
          <w:tcPr>
            <w:tcW w:w="3118" w:type="dxa"/>
          </w:tcPr>
          <w:p w14:paraId="016F82C6" w14:textId="79A8E65D" w:rsidR="00B712AB" w:rsidRPr="008663B5" w:rsidRDefault="00B712AB" w:rsidP="00D76BDD">
            <w:pPr>
              <w:spacing w:line="276" w:lineRule="auto"/>
              <w:rPr>
                <w:rFonts w:cstheme="minorHAnsi"/>
              </w:rPr>
            </w:pPr>
            <w:r>
              <w:rPr>
                <w:rFonts w:cstheme="minorHAnsi"/>
              </w:rPr>
              <w:t>–</w:t>
            </w:r>
          </w:p>
        </w:tc>
      </w:tr>
    </w:tbl>
    <w:p w14:paraId="2BDB851B" w14:textId="77777777" w:rsidR="00653D0C" w:rsidRPr="008663B5" w:rsidRDefault="00653D0C">
      <w:pPr>
        <w:rPr>
          <w:rFonts w:cstheme="minorHAnsi"/>
          <w:highlight w:val="lightGray"/>
        </w:rPr>
      </w:pPr>
      <w:bookmarkStart w:id="28" w:name="_Hlk139993229"/>
      <w:r w:rsidRPr="008663B5">
        <w:rPr>
          <w:rFonts w:cstheme="minorHAnsi"/>
          <w:color w:val="FF0000"/>
          <w:highlight w:val="lightGray"/>
        </w:rPr>
        <w:br w:type="page"/>
      </w:r>
    </w:p>
    <w:p w14:paraId="41DEAFC2" w14:textId="6DE2AB88" w:rsidR="00653D0C" w:rsidRPr="008663B5" w:rsidRDefault="00653D0C" w:rsidP="00653D0C">
      <w:pPr>
        <w:spacing w:line="276" w:lineRule="auto"/>
        <w:rPr>
          <w:rFonts w:cstheme="minorHAnsi"/>
          <w:color w:val="FF0000"/>
        </w:rPr>
      </w:pPr>
      <w:r w:rsidRPr="008663B5">
        <w:rPr>
          <w:rFonts w:cstheme="minorHAnsi"/>
          <w:color w:val="FF0000"/>
          <w:highlight w:val="lightGray"/>
        </w:rPr>
        <w:lastRenderedPageBreak/>
        <w:t>((Seite 5))</w:t>
      </w:r>
    </w:p>
    <w:p w14:paraId="01E88A89" w14:textId="2968691E" w:rsidR="000C6415" w:rsidRPr="008663B5" w:rsidRDefault="000C6415" w:rsidP="000C6415">
      <w:bookmarkStart w:id="29" w:name="_Hlk166746038"/>
      <w:bookmarkEnd w:id="28"/>
      <w:r w:rsidRPr="00425B9D">
        <w:rPr>
          <w:highlight w:val="yellow"/>
        </w:rPr>
        <w:t>((</w:t>
      </w:r>
      <w:r>
        <w:rPr>
          <w:highlight w:val="yellow"/>
        </w:rPr>
        <w:t>EXKURS</w:t>
      </w:r>
      <w:r w:rsidRPr="00425B9D">
        <w:rPr>
          <w:highlight w:val="yellow"/>
        </w:rPr>
        <w:t xml:space="preserve"> – </w:t>
      </w:r>
      <w:r w:rsidRPr="00425B9D">
        <w:rPr>
          <w:b/>
          <w:bCs/>
          <w:highlight w:val="yellow"/>
        </w:rPr>
        <w:t xml:space="preserve">Bitte </w:t>
      </w:r>
      <w:r>
        <w:rPr>
          <w:b/>
          <w:bCs/>
          <w:highlight w:val="yellow"/>
        </w:rPr>
        <w:t>beachten: Inhalt leicht (Gelbe Markierungen im Text)</w:t>
      </w:r>
      <w:r w:rsidRPr="00425B9D">
        <w:rPr>
          <w:b/>
          <w:bCs/>
          <w:highlight w:val="yellow"/>
        </w:rPr>
        <w:t>!</w:t>
      </w:r>
      <w:r>
        <w:rPr>
          <w:b/>
          <w:bCs/>
          <w:highlight w:val="yellow"/>
        </w:rPr>
        <w:t xml:space="preserve"> / Gleiche Gestaltung wie immer.</w:t>
      </w:r>
      <w:r w:rsidRPr="00425B9D">
        <w:rPr>
          <w:highlight w:val="yellow"/>
        </w:rPr>
        <w:t>))</w:t>
      </w:r>
    </w:p>
    <w:p w14:paraId="6020031E" w14:textId="77777777" w:rsidR="000C6415" w:rsidRDefault="000C6415">
      <w:pPr>
        <w:rPr>
          <w:rFonts w:cstheme="minorHAnsi"/>
          <w:highlight w:val="lightGray"/>
        </w:rPr>
      </w:pPr>
    </w:p>
    <w:p w14:paraId="6120E032" w14:textId="77777777" w:rsidR="000C6415" w:rsidRPr="000C6415" w:rsidRDefault="000C6415" w:rsidP="000C6415">
      <w:pPr>
        <w:rPr>
          <w:rFonts w:cstheme="minorHAnsi"/>
          <w:b/>
          <w:bCs/>
          <w:sz w:val="28"/>
          <w:szCs w:val="28"/>
        </w:rPr>
      </w:pPr>
      <w:r w:rsidRPr="000C6415">
        <w:rPr>
          <w:rFonts w:cstheme="minorHAnsi"/>
          <w:b/>
          <w:bCs/>
          <w:sz w:val="28"/>
          <w:szCs w:val="28"/>
        </w:rPr>
        <w:t>Über digitale Gesundheitskompetenz</w:t>
      </w:r>
    </w:p>
    <w:p w14:paraId="65531953" w14:textId="77777777" w:rsidR="000C6415" w:rsidRPr="000C6415" w:rsidRDefault="000C6415" w:rsidP="000C6415">
      <w:pPr>
        <w:rPr>
          <w:rFonts w:cstheme="minorHAnsi"/>
          <w:b/>
          <w:bCs/>
        </w:rPr>
      </w:pPr>
    </w:p>
    <w:p w14:paraId="2CA2EEC5" w14:textId="7C4892C8" w:rsidR="000C6415" w:rsidRPr="000C6415" w:rsidRDefault="000C6415" w:rsidP="000C6415">
      <w:pPr>
        <w:rPr>
          <w:rFonts w:cstheme="minorHAnsi"/>
          <w:b/>
          <w:bCs/>
          <w:sz w:val="24"/>
          <w:szCs w:val="24"/>
        </w:rPr>
      </w:pPr>
      <w:r w:rsidRPr="000C6415">
        <w:rPr>
          <w:rFonts w:cstheme="minorHAnsi"/>
          <w:b/>
          <w:bCs/>
          <w:sz w:val="24"/>
          <w:szCs w:val="24"/>
        </w:rPr>
        <w:t>Definition von digitaler Gesundheitskompetenz angelehnt an die HLS-Definition (2012):</w:t>
      </w:r>
    </w:p>
    <w:p w14:paraId="15208864" w14:textId="77777777" w:rsidR="000C6415" w:rsidRPr="000C6415" w:rsidRDefault="000C6415" w:rsidP="000C6415">
      <w:pPr>
        <w:rPr>
          <w:rFonts w:cstheme="minorHAnsi"/>
          <w:highlight w:val="yellow"/>
        </w:rPr>
      </w:pPr>
      <w:r w:rsidRPr="000C6415">
        <w:rPr>
          <w:rFonts w:cstheme="minorHAnsi"/>
          <w:highlight w:val="yellow"/>
        </w:rPr>
        <w:t>((linke Spalte))</w:t>
      </w:r>
    </w:p>
    <w:p w14:paraId="103A70D8" w14:textId="3091EC18" w:rsidR="000C6415" w:rsidRPr="000C6415" w:rsidRDefault="000C6415" w:rsidP="000C6415">
      <w:pPr>
        <w:rPr>
          <w:rFonts w:cstheme="minorHAnsi"/>
          <w:highlight w:val="lightGray"/>
        </w:rPr>
      </w:pPr>
      <w:r w:rsidRPr="000C6415">
        <w:rPr>
          <w:rFonts w:cstheme="minorHAnsi"/>
        </w:rPr>
        <w:t>Digitale Gesundheitskompetenz basiert auf dem</w:t>
      </w:r>
      <w:r>
        <w:rPr>
          <w:rFonts w:cstheme="minorHAnsi"/>
        </w:rPr>
        <w:t xml:space="preserve"> </w:t>
      </w:r>
      <w:r w:rsidRPr="000C6415">
        <w:rPr>
          <w:rFonts w:cstheme="minorHAnsi"/>
        </w:rPr>
        <w:t>allgemeinen Konzept von Gesundheitskompetenz und</w:t>
      </w:r>
      <w:r>
        <w:rPr>
          <w:rFonts w:cstheme="minorHAnsi"/>
        </w:rPr>
        <w:t xml:space="preserve"> </w:t>
      </w:r>
      <w:r w:rsidRPr="000C6415">
        <w:rPr>
          <w:rFonts w:cstheme="minorHAnsi"/>
        </w:rPr>
        <w:t>umfasst, neben</w:t>
      </w:r>
      <w:r>
        <w:rPr>
          <w:rFonts w:cstheme="minorHAnsi"/>
        </w:rPr>
        <w:t xml:space="preserve"> </w:t>
      </w:r>
      <w:r w:rsidRPr="000C6415">
        <w:rPr>
          <w:rFonts w:cstheme="minorHAnsi"/>
          <w:highlight w:val="yellow"/>
        </w:rPr>
        <w:t>dem Wissen auch die Motivation und die Fähigkeit, die digitale Kompetenz und die Medienkompetenz</w:t>
      </w:r>
      <w:r>
        <w:rPr>
          <w:rFonts w:cstheme="minorHAnsi"/>
          <w:highlight w:val="yellow"/>
        </w:rPr>
        <w:t xml:space="preserve"> </w:t>
      </w:r>
      <w:r w:rsidRPr="000C6415">
        <w:rPr>
          <w:rFonts w:cstheme="minorHAnsi"/>
        </w:rPr>
        <w:t>von</w:t>
      </w:r>
      <w:r>
        <w:rPr>
          <w:rFonts w:cstheme="minorHAnsi"/>
        </w:rPr>
        <w:t xml:space="preserve"> </w:t>
      </w:r>
      <w:r w:rsidRPr="000C6415">
        <w:rPr>
          <w:rFonts w:cstheme="minorHAnsi"/>
        </w:rPr>
        <w:t>Kindern und Jugendlichen, relevante Informationen und</w:t>
      </w:r>
      <w:r>
        <w:rPr>
          <w:rFonts w:cstheme="minorHAnsi"/>
        </w:rPr>
        <w:t xml:space="preserve"> </w:t>
      </w:r>
      <w:r w:rsidRPr="000C6415">
        <w:rPr>
          <w:rFonts w:cstheme="minorHAnsi"/>
        </w:rPr>
        <w:t>Dienstleistungen für die Gesundheit in digitaler Form zu</w:t>
      </w:r>
      <w:r>
        <w:rPr>
          <w:rFonts w:cstheme="minorHAnsi"/>
        </w:rPr>
        <w:t xml:space="preserve"> </w:t>
      </w:r>
      <w:r w:rsidRPr="000C6415">
        <w:rPr>
          <w:rFonts w:cstheme="minorHAnsi"/>
        </w:rPr>
        <w:t>finden, zu verstehen, zu beurteilen und anzuwenden. Sie</w:t>
      </w:r>
      <w:r>
        <w:rPr>
          <w:rFonts w:cstheme="minorHAnsi"/>
        </w:rPr>
        <w:t xml:space="preserve"> </w:t>
      </w:r>
      <w:r w:rsidRPr="000C6415">
        <w:rPr>
          <w:rFonts w:cstheme="minorHAnsi"/>
        </w:rPr>
        <w:t>versetzt sie in die Lage, im Alltag in den Bereichen der</w:t>
      </w:r>
      <w:r>
        <w:rPr>
          <w:rFonts w:cstheme="minorHAnsi"/>
        </w:rPr>
        <w:t xml:space="preserve"> </w:t>
      </w:r>
      <w:r w:rsidRPr="000C6415">
        <w:rPr>
          <w:rFonts w:cstheme="minorHAnsi"/>
        </w:rPr>
        <w:t>Krankheitsbewältigung, Krankheitsprävention und</w:t>
      </w:r>
      <w:r>
        <w:rPr>
          <w:rFonts w:cstheme="minorHAnsi"/>
        </w:rPr>
        <w:t xml:space="preserve"> </w:t>
      </w:r>
      <w:r w:rsidRPr="000C6415">
        <w:rPr>
          <w:rFonts w:cstheme="minorHAnsi"/>
        </w:rPr>
        <w:t>Gesundheitsförderung Urteile fällen und Entscheidungen</w:t>
      </w:r>
      <w:r>
        <w:rPr>
          <w:rFonts w:cstheme="minorHAnsi"/>
        </w:rPr>
        <w:t xml:space="preserve"> </w:t>
      </w:r>
      <w:r w:rsidRPr="000C6415">
        <w:rPr>
          <w:rFonts w:cstheme="minorHAnsi"/>
        </w:rPr>
        <w:t>treffen zu können, die ihre Lebensqualität während des</w:t>
      </w:r>
      <w:r>
        <w:rPr>
          <w:rFonts w:cstheme="minorHAnsi"/>
        </w:rPr>
        <w:t xml:space="preserve"> </w:t>
      </w:r>
      <w:r w:rsidRPr="000C6415">
        <w:rPr>
          <w:rFonts w:cstheme="minorHAnsi"/>
        </w:rPr>
        <w:t>gesamten Lebensverlaufs erhalten oder verbessern.</w:t>
      </w:r>
      <w:r>
        <w:rPr>
          <w:rFonts w:cstheme="minorHAnsi"/>
        </w:rPr>
        <w:t xml:space="preserve"> </w:t>
      </w:r>
      <w:r w:rsidRPr="000C6415">
        <w:rPr>
          <w:rFonts w:cstheme="minorHAnsi"/>
        </w:rPr>
        <w:t>Während „Digitalkompetenz“ als die Fähigkeit der</w:t>
      </w:r>
      <w:r>
        <w:rPr>
          <w:rFonts w:cstheme="minorHAnsi"/>
        </w:rPr>
        <w:t xml:space="preserve"> </w:t>
      </w:r>
      <w:r w:rsidRPr="000C6415">
        <w:rPr>
          <w:rFonts w:cstheme="minorHAnsi"/>
        </w:rPr>
        <w:t>angemessenen Nutzung von Medien- und</w:t>
      </w:r>
      <w:r>
        <w:rPr>
          <w:rFonts w:cstheme="minorHAnsi"/>
        </w:rPr>
        <w:t xml:space="preserve"> </w:t>
      </w:r>
      <w:r w:rsidRPr="000C6415">
        <w:rPr>
          <w:rFonts w:cstheme="minorHAnsi"/>
        </w:rPr>
        <w:t>Kommunikationstechnologien beschrieben wird, kann</w:t>
      </w:r>
      <w:r>
        <w:rPr>
          <w:rFonts w:cstheme="minorHAnsi"/>
        </w:rPr>
        <w:t xml:space="preserve"> </w:t>
      </w:r>
      <w:r w:rsidRPr="000C6415">
        <w:rPr>
          <w:rFonts w:cstheme="minorHAnsi"/>
        </w:rPr>
        <w:t>unter „digitaler Gesundheitskompetenz“ die Fähigkeit der</w:t>
      </w:r>
      <w:r>
        <w:rPr>
          <w:rFonts w:cstheme="minorHAnsi"/>
        </w:rPr>
        <w:t xml:space="preserve"> </w:t>
      </w:r>
      <w:r w:rsidRPr="000C6415">
        <w:rPr>
          <w:rFonts w:cstheme="minorHAnsi"/>
        </w:rPr>
        <w:t>angemessenen Nutzung von digitalen</w:t>
      </w:r>
      <w:r>
        <w:rPr>
          <w:rFonts w:cstheme="minorHAnsi"/>
        </w:rPr>
        <w:t xml:space="preserve"> </w:t>
      </w:r>
      <w:r w:rsidRPr="000C6415">
        <w:rPr>
          <w:rFonts w:cstheme="minorHAnsi"/>
        </w:rPr>
        <w:t>Informationstechnologien zur Erschließung und</w:t>
      </w:r>
      <w:r>
        <w:rPr>
          <w:rFonts w:cstheme="minorHAnsi"/>
        </w:rPr>
        <w:t xml:space="preserve"> </w:t>
      </w:r>
      <w:r w:rsidRPr="000C6415">
        <w:rPr>
          <w:rFonts w:cstheme="minorHAnsi"/>
        </w:rPr>
        <w:t>Verarbeitung gesundheitsbezogener Informationen</w:t>
      </w:r>
      <w:r>
        <w:rPr>
          <w:rFonts w:cstheme="minorHAnsi"/>
        </w:rPr>
        <w:t xml:space="preserve"> </w:t>
      </w:r>
      <w:r w:rsidRPr="000C6415">
        <w:rPr>
          <w:rFonts w:cstheme="minorHAnsi"/>
        </w:rPr>
        <w:t>verstanden werden.</w:t>
      </w:r>
    </w:p>
    <w:p w14:paraId="2DE7156B" w14:textId="64AF1EBA" w:rsidR="000C6415" w:rsidRDefault="000C6415">
      <w:pPr>
        <w:rPr>
          <w:rFonts w:cstheme="minorHAnsi"/>
          <w:highlight w:val="yellow"/>
        </w:rPr>
      </w:pPr>
      <w:r w:rsidRPr="000C6415">
        <w:rPr>
          <w:rFonts w:cstheme="minorHAnsi"/>
          <w:highlight w:val="yellow"/>
        </w:rPr>
        <w:t>((Logo DGK einfügen))</w:t>
      </w:r>
    </w:p>
    <w:p w14:paraId="405F7547" w14:textId="77777777" w:rsidR="000C6415" w:rsidRDefault="000C6415">
      <w:pPr>
        <w:rPr>
          <w:rFonts w:cstheme="minorHAnsi"/>
          <w:highlight w:val="yellow"/>
        </w:rPr>
      </w:pPr>
    </w:p>
    <w:p w14:paraId="1EF2A976" w14:textId="28511758" w:rsidR="000C6415" w:rsidRPr="000C6415" w:rsidRDefault="000C6415" w:rsidP="000C6415">
      <w:pPr>
        <w:rPr>
          <w:rFonts w:cstheme="minorHAnsi"/>
          <w:highlight w:val="yellow"/>
        </w:rPr>
      </w:pPr>
      <w:r w:rsidRPr="000C6415">
        <w:rPr>
          <w:rFonts w:cstheme="minorHAnsi"/>
          <w:highlight w:val="yellow"/>
        </w:rPr>
        <w:t>((</w:t>
      </w:r>
      <w:r>
        <w:rPr>
          <w:rFonts w:cstheme="minorHAnsi"/>
          <w:highlight w:val="yellow"/>
        </w:rPr>
        <w:t>rechte</w:t>
      </w:r>
      <w:r w:rsidRPr="000C6415">
        <w:rPr>
          <w:rFonts w:cstheme="minorHAnsi"/>
          <w:highlight w:val="yellow"/>
        </w:rPr>
        <w:t xml:space="preserve"> Spalte))</w:t>
      </w:r>
    </w:p>
    <w:p w14:paraId="5197F494" w14:textId="1E7FD35B" w:rsidR="000C6415" w:rsidRPr="000C6415" w:rsidRDefault="000C6415" w:rsidP="000C6415">
      <w:pPr>
        <w:rPr>
          <w:rFonts w:cstheme="minorHAnsi"/>
          <w:b/>
          <w:bCs/>
        </w:rPr>
      </w:pPr>
      <w:r w:rsidRPr="000C6415">
        <w:rPr>
          <w:rFonts w:cstheme="minorHAnsi"/>
          <w:b/>
          <w:bCs/>
        </w:rPr>
        <w:t>Sieben Dimensionen der digitalen Gesundheitskompetenz angelehnt an van der Vaart und Drossaert (2017):</w:t>
      </w:r>
    </w:p>
    <w:p w14:paraId="2CFCA7F8" w14:textId="07DC1AC4" w:rsidR="000C6415" w:rsidRPr="000C6415" w:rsidRDefault="000C6415" w:rsidP="000C6415">
      <w:pPr>
        <w:rPr>
          <w:rFonts w:cstheme="minorHAnsi"/>
        </w:rPr>
      </w:pPr>
      <w:r w:rsidRPr="000C6415">
        <w:rPr>
          <w:rFonts w:cstheme="minorHAnsi"/>
        </w:rPr>
        <w:t xml:space="preserve">• </w:t>
      </w:r>
      <w:r w:rsidRPr="000C6415">
        <w:rPr>
          <w:rFonts w:cstheme="minorHAnsi"/>
          <w:b/>
          <w:bCs/>
        </w:rPr>
        <w:t>Operative Fähigkeiten:</w:t>
      </w:r>
      <w:r w:rsidRPr="000C6415">
        <w:rPr>
          <w:rFonts w:cstheme="minorHAnsi"/>
        </w:rPr>
        <w:t xml:space="preserve"> </w:t>
      </w:r>
      <w:r w:rsidRPr="000C6415">
        <w:rPr>
          <w:rFonts w:cstheme="minorHAnsi"/>
          <w:highlight w:val="yellow"/>
        </w:rPr>
        <w:t>wird</w:t>
      </w:r>
      <w:r>
        <w:rPr>
          <w:rFonts w:cstheme="minorHAnsi"/>
        </w:rPr>
        <w:t xml:space="preserve"> </w:t>
      </w:r>
      <w:r w:rsidRPr="000C6415">
        <w:rPr>
          <w:rFonts w:cstheme="minorHAnsi"/>
        </w:rPr>
        <w:t>verstanden als die Fähigkeit, mit</w:t>
      </w:r>
      <w:r>
        <w:rPr>
          <w:rFonts w:cstheme="minorHAnsi"/>
        </w:rPr>
        <w:t xml:space="preserve"> </w:t>
      </w:r>
      <w:r w:rsidRPr="000C6415">
        <w:rPr>
          <w:rFonts w:cstheme="minorHAnsi"/>
        </w:rPr>
        <w:t>digitalen Endgeräten und digitale Medien umgehen zu</w:t>
      </w:r>
      <w:r>
        <w:rPr>
          <w:rFonts w:cstheme="minorHAnsi"/>
        </w:rPr>
        <w:t xml:space="preserve"> </w:t>
      </w:r>
      <w:r w:rsidRPr="000C6415">
        <w:rPr>
          <w:rFonts w:cstheme="minorHAnsi"/>
        </w:rPr>
        <w:t>können (z. B. einen PC, ein Tablet oder eine</w:t>
      </w:r>
      <w:r>
        <w:rPr>
          <w:rFonts w:cstheme="minorHAnsi"/>
        </w:rPr>
        <w:t xml:space="preserve"> </w:t>
      </w:r>
      <w:r w:rsidRPr="000C6415">
        <w:rPr>
          <w:rFonts w:cstheme="minorHAnsi"/>
        </w:rPr>
        <w:t>Suchmaschine zu bedienen)</w:t>
      </w:r>
    </w:p>
    <w:p w14:paraId="1FEF6118" w14:textId="47F7B308" w:rsidR="000C6415" w:rsidRPr="000C6415" w:rsidRDefault="000C6415" w:rsidP="000C6415">
      <w:pPr>
        <w:rPr>
          <w:rFonts w:cstheme="minorHAnsi"/>
        </w:rPr>
      </w:pPr>
      <w:r w:rsidRPr="000C6415">
        <w:rPr>
          <w:rFonts w:cstheme="minorHAnsi"/>
        </w:rPr>
        <w:t xml:space="preserve">• </w:t>
      </w:r>
      <w:r w:rsidRPr="000C6415">
        <w:rPr>
          <w:rFonts w:cstheme="minorHAnsi"/>
          <w:b/>
          <w:bCs/>
        </w:rPr>
        <w:t>Suchen und Finden von Gesundheitsinformationen:</w:t>
      </w:r>
      <w:r>
        <w:rPr>
          <w:rFonts w:cstheme="minorHAnsi"/>
        </w:rPr>
        <w:t xml:space="preserve"> </w:t>
      </w:r>
      <w:r w:rsidRPr="000C6415">
        <w:rPr>
          <w:rFonts w:cstheme="minorHAnsi"/>
          <w:highlight w:val="yellow"/>
        </w:rPr>
        <w:t>wird</w:t>
      </w:r>
      <w:r>
        <w:rPr>
          <w:rFonts w:cstheme="minorHAnsi"/>
        </w:rPr>
        <w:t xml:space="preserve"> </w:t>
      </w:r>
      <w:r w:rsidRPr="000C6415">
        <w:rPr>
          <w:rFonts w:cstheme="minorHAnsi"/>
        </w:rPr>
        <w:t>verstanden als die Fähigkeit, den</w:t>
      </w:r>
      <w:r>
        <w:rPr>
          <w:rFonts w:cstheme="minorHAnsi"/>
        </w:rPr>
        <w:t xml:space="preserve"> </w:t>
      </w:r>
      <w:r w:rsidRPr="000C6415">
        <w:rPr>
          <w:rFonts w:cstheme="minorHAnsi"/>
        </w:rPr>
        <w:t>gesundheitsbezogenen Informationsbedarf in eine</w:t>
      </w:r>
      <w:r>
        <w:rPr>
          <w:rFonts w:cstheme="minorHAnsi"/>
        </w:rPr>
        <w:t xml:space="preserve"> </w:t>
      </w:r>
      <w:r w:rsidRPr="000C6415">
        <w:rPr>
          <w:rFonts w:cstheme="minorHAnsi"/>
        </w:rPr>
        <w:t>geeignete Suchstrategie zu überführen (z. B. eine Frage</w:t>
      </w:r>
      <w:r>
        <w:rPr>
          <w:rFonts w:cstheme="minorHAnsi"/>
        </w:rPr>
        <w:t xml:space="preserve"> </w:t>
      </w:r>
      <w:r w:rsidRPr="000C6415">
        <w:rPr>
          <w:rFonts w:cstheme="minorHAnsi"/>
        </w:rPr>
        <w:t xml:space="preserve">zu formulieren, Suchanfragen entsprechend </w:t>
      </w:r>
      <w:proofErr w:type="gramStart"/>
      <w:r w:rsidRPr="000C6415">
        <w:rPr>
          <w:rFonts w:cstheme="minorHAnsi"/>
        </w:rPr>
        <w:t>des</w:t>
      </w:r>
      <w:r>
        <w:rPr>
          <w:rFonts w:cstheme="minorHAnsi"/>
        </w:rPr>
        <w:t xml:space="preserve"> </w:t>
      </w:r>
      <w:r w:rsidRPr="000C6415">
        <w:rPr>
          <w:rFonts w:cstheme="minorHAnsi"/>
        </w:rPr>
        <w:t>Informationsbedarfs</w:t>
      </w:r>
      <w:proofErr w:type="gramEnd"/>
      <w:r w:rsidRPr="000C6415">
        <w:rPr>
          <w:rFonts w:cstheme="minorHAnsi"/>
        </w:rPr>
        <w:t xml:space="preserve"> zu stellen) und die ermittelten</w:t>
      </w:r>
      <w:r>
        <w:rPr>
          <w:rFonts w:cstheme="minorHAnsi"/>
        </w:rPr>
        <w:t xml:space="preserve"> </w:t>
      </w:r>
      <w:r w:rsidRPr="000C6415">
        <w:rPr>
          <w:rFonts w:cstheme="minorHAnsi"/>
        </w:rPr>
        <w:t>Informationen auch zu verstehen</w:t>
      </w:r>
    </w:p>
    <w:p w14:paraId="70A849BA" w14:textId="46D15834" w:rsidR="000C6415" w:rsidRPr="000C6415" w:rsidRDefault="000C6415" w:rsidP="000C6415">
      <w:pPr>
        <w:rPr>
          <w:rFonts w:cstheme="minorHAnsi"/>
        </w:rPr>
      </w:pPr>
      <w:r w:rsidRPr="000C6415">
        <w:rPr>
          <w:rFonts w:cstheme="minorHAnsi"/>
        </w:rPr>
        <w:t xml:space="preserve">• </w:t>
      </w:r>
      <w:r w:rsidRPr="000C6415">
        <w:rPr>
          <w:rFonts w:cstheme="minorHAnsi"/>
          <w:b/>
          <w:bCs/>
        </w:rPr>
        <w:t>Bewertung der Qualität von Gesundheitsinformationen:</w:t>
      </w:r>
      <w:r w:rsidRPr="000C6415">
        <w:rPr>
          <w:rFonts w:cstheme="minorHAnsi"/>
        </w:rPr>
        <w:t xml:space="preserve"> </w:t>
      </w:r>
      <w:r w:rsidRPr="000C6415">
        <w:rPr>
          <w:rFonts w:cstheme="minorHAnsi"/>
          <w:highlight w:val="yellow"/>
        </w:rPr>
        <w:t>wird</w:t>
      </w:r>
      <w:r>
        <w:rPr>
          <w:rFonts w:cstheme="minorHAnsi"/>
        </w:rPr>
        <w:t xml:space="preserve"> </w:t>
      </w:r>
      <w:r w:rsidRPr="000C6415">
        <w:rPr>
          <w:rFonts w:cstheme="minorHAnsi"/>
        </w:rPr>
        <w:t>verstanden als die</w:t>
      </w:r>
      <w:r>
        <w:rPr>
          <w:rFonts w:cstheme="minorHAnsi"/>
        </w:rPr>
        <w:t xml:space="preserve"> </w:t>
      </w:r>
      <w:r w:rsidRPr="000C6415">
        <w:rPr>
          <w:rFonts w:cstheme="minorHAnsi"/>
        </w:rPr>
        <w:t>Fähigkeit, die Verlässlichkeit und Vertrauenswürdigkeit</w:t>
      </w:r>
      <w:r>
        <w:rPr>
          <w:rFonts w:cstheme="minorHAnsi"/>
        </w:rPr>
        <w:t xml:space="preserve"> </w:t>
      </w:r>
      <w:r w:rsidRPr="000C6415">
        <w:rPr>
          <w:rFonts w:cstheme="minorHAnsi"/>
        </w:rPr>
        <w:t>der ermittelten gesundheitsbezogenen Informationen</w:t>
      </w:r>
      <w:r>
        <w:rPr>
          <w:rFonts w:cstheme="minorHAnsi"/>
        </w:rPr>
        <w:t xml:space="preserve"> </w:t>
      </w:r>
      <w:r w:rsidRPr="000C6415">
        <w:rPr>
          <w:rFonts w:cstheme="minorHAnsi"/>
        </w:rPr>
        <w:t>zu bewerten (z. B. kritische Einschätzung, ob die</w:t>
      </w:r>
      <w:r>
        <w:rPr>
          <w:rFonts w:cstheme="minorHAnsi"/>
        </w:rPr>
        <w:t xml:space="preserve"> </w:t>
      </w:r>
      <w:r w:rsidRPr="000C6415">
        <w:rPr>
          <w:rFonts w:cstheme="minorHAnsi"/>
        </w:rPr>
        <w:t>gefundenen Informationen kommerziellen Charakter</w:t>
      </w:r>
      <w:r>
        <w:rPr>
          <w:rFonts w:cstheme="minorHAnsi"/>
        </w:rPr>
        <w:t xml:space="preserve"> </w:t>
      </w:r>
      <w:r w:rsidRPr="000C6415">
        <w:rPr>
          <w:rFonts w:cstheme="minorHAnsi"/>
        </w:rPr>
        <w:t>haben)</w:t>
      </w:r>
    </w:p>
    <w:p w14:paraId="6885EFA4" w14:textId="3D2B2B3C" w:rsidR="000C6415" w:rsidRPr="000C6415" w:rsidRDefault="000C6415" w:rsidP="000C6415">
      <w:pPr>
        <w:rPr>
          <w:rFonts w:cstheme="minorHAnsi"/>
        </w:rPr>
      </w:pPr>
      <w:r w:rsidRPr="000C6415">
        <w:rPr>
          <w:rFonts w:cstheme="minorHAnsi"/>
        </w:rPr>
        <w:t xml:space="preserve">• </w:t>
      </w:r>
      <w:r w:rsidRPr="000C6415">
        <w:rPr>
          <w:rFonts w:cstheme="minorHAnsi"/>
          <w:b/>
          <w:bCs/>
        </w:rPr>
        <w:t>Bestimmen der Alltagsrelevanz:</w:t>
      </w:r>
      <w:r w:rsidRPr="000C6415">
        <w:rPr>
          <w:rFonts w:cstheme="minorHAnsi"/>
        </w:rPr>
        <w:t xml:space="preserve"> </w:t>
      </w:r>
      <w:r w:rsidRPr="000C6415">
        <w:rPr>
          <w:rFonts w:cstheme="minorHAnsi"/>
          <w:highlight w:val="yellow"/>
        </w:rPr>
        <w:t>wird</w:t>
      </w:r>
      <w:r>
        <w:rPr>
          <w:rFonts w:cstheme="minorHAnsi"/>
        </w:rPr>
        <w:t xml:space="preserve"> </w:t>
      </w:r>
      <w:r w:rsidRPr="000C6415">
        <w:rPr>
          <w:rFonts w:cstheme="minorHAnsi"/>
        </w:rPr>
        <w:t>verstanden als die</w:t>
      </w:r>
      <w:r>
        <w:rPr>
          <w:rFonts w:cstheme="minorHAnsi"/>
        </w:rPr>
        <w:t xml:space="preserve"> </w:t>
      </w:r>
      <w:r w:rsidRPr="000C6415">
        <w:rPr>
          <w:rFonts w:cstheme="minorHAnsi"/>
        </w:rPr>
        <w:t>Fähigkeit zu entscheiden, ob die gefundenen</w:t>
      </w:r>
      <w:r>
        <w:rPr>
          <w:rFonts w:cstheme="minorHAnsi"/>
        </w:rPr>
        <w:t xml:space="preserve"> </w:t>
      </w:r>
      <w:r w:rsidRPr="000C6415">
        <w:rPr>
          <w:rFonts w:cstheme="minorHAnsi"/>
        </w:rPr>
        <w:t>Informationen für die eigene Lebenslage und das eigene</w:t>
      </w:r>
      <w:r>
        <w:rPr>
          <w:rFonts w:cstheme="minorHAnsi"/>
        </w:rPr>
        <w:t xml:space="preserve"> </w:t>
      </w:r>
      <w:r w:rsidRPr="000C6415">
        <w:rPr>
          <w:rFonts w:cstheme="minorHAnsi"/>
        </w:rPr>
        <w:t>gesundheitsbezogene Anliegen nützlich sind</w:t>
      </w:r>
    </w:p>
    <w:p w14:paraId="1CEA1B39" w14:textId="11A8EBE4" w:rsidR="000C6415" w:rsidRPr="000C6415" w:rsidRDefault="000C6415" w:rsidP="000C6415">
      <w:pPr>
        <w:rPr>
          <w:rFonts w:cstheme="minorHAnsi"/>
        </w:rPr>
      </w:pPr>
      <w:r w:rsidRPr="000C6415">
        <w:rPr>
          <w:rFonts w:cstheme="minorHAnsi"/>
        </w:rPr>
        <w:t xml:space="preserve">• </w:t>
      </w:r>
      <w:r w:rsidRPr="000C6415">
        <w:rPr>
          <w:rFonts w:cstheme="minorHAnsi"/>
          <w:b/>
          <w:bCs/>
        </w:rPr>
        <w:t>Sicher im Internet navigieren:</w:t>
      </w:r>
      <w:r w:rsidRPr="000C6415">
        <w:rPr>
          <w:rFonts w:cstheme="minorHAnsi"/>
        </w:rPr>
        <w:t xml:space="preserve"> </w:t>
      </w:r>
      <w:r w:rsidRPr="000C6415">
        <w:rPr>
          <w:rFonts w:cstheme="minorHAnsi"/>
          <w:highlight w:val="yellow"/>
        </w:rPr>
        <w:t>wird verstanden als</w:t>
      </w:r>
      <w:r w:rsidRPr="000C6415">
        <w:rPr>
          <w:rFonts w:cstheme="minorHAnsi"/>
        </w:rPr>
        <w:t xml:space="preserve"> die Fähigkeit,</w:t>
      </w:r>
      <w:r>
        <w:rPr>
          <w:rFonts w:cstheme="minorHAnsi"/>
        </w:rPr>
        <w:t xml:space="preserve"> </w:t>
      </w:r>
      <w:r w:rsidRPr="000C6415">
        <w:rPr>
          <w:rFonts w:cstheme="minorHAnsi"/>
        </w:rPr>
        <w:t>sich im Internet und in digitalen Medien gut zu</w:t>
      </w:r>
      <w:r>
        <w:rPr>
          <w:rFonts w:cstheme="minorHAnsi"/>
        </w:rPr>
        <w:t xml:space="preserve"> </w:t>
      </w:r>
      <w:r w:rsidRPr="000C6415">
        <w:rPr>
          <w:rFonts w:cstheme="minorHAnsi"/>
        </w:rPr>
        <w:t>orientieren (z. B. den Überblick auf einer Website zu</w:t>
      </w:r>
      <w:r>
        <w:rPr>
          <w:rFonts w:cstheme="minorHAnsi"/>
        </w:rPr>
        <w:t xml:space="preserve"> </w:t>
      </w:r>
      <w:r w:rsidRPr="000C6415">
        <w:rPr>
          <w:rFonts w:cstheme="minorHAnsi"/>
        </w:rPr>
        <w:t>behalten)</w:t>
      </w:r>
    </w:p>
    <w:p w14:paraId="3921C75D" w14:textId="2A189038" w:rsidR="000C6415" w:rsidRPr="000C6415" w:rsidRDefault="000C6415" w:rsidP="000C6415">
      <w:pPr>
        <w:rPr>
          <w:rFonts w:cstheme="minorHAnsi"/>
        </w:rPr>
      </w:pPr>
      <w:r w:rsidRPr="000C6415">
        <w:rPr>
          <w:rFonts w:cstheme="minorHAnsi"/>
        </w:rPr>
        <w:lastRenderedPageBreak/>
        <w:t xml:space="preserve">• </w:t>
      </w:r>
      <w:r w:rsidRPr="000C6415">
        <w:rPr>
          <w:rFonts w:cstheme="minorHAnsi"/>
          <w:b/>
          <w:bCs/>
        </w:rPr>
        <w:t>Erstellen und Teilen von Gesundheitsinformationen:</w:t>
      </w:r>
      <w:r>
        <w:rPr>
          <w:rFonts w:cstheme="minorHAnsi"/>
        </w:rPr>
        <w:t xml:space="preserve"> </w:t>
      </w:r>
      <w:r w:rsidRPr="000C6415">
        <w:rPr>
          <w:rFonts w:cstheme="minorHAnsi"/>
          <w:highlight w:val="yellow"/>
        </w:rPr>
        <w:t>wird verstanden als die Fähigkeit</w:t>
      </w:r>
      <w:r w:rsidRPr="000C6415">
        <w:rPr>
          <w:rFonts w:cstheme="minorHAnsi"/>
        </w:rPr>
        <w:t>, eigene</w:t>
      </w:r>
      <w:r>
        <w:rPr>
          <w:rFonts w:cstheme="minorHAnsi"/>
        </w:rPr>
        <w:t xml:space="preserve"> </w:t>
      </w:r>
      <w:r w:rsidRPr="000C6415">
        <w:rPr>
          <w:rFonts w:cstheme="minorHAnsi"/>
        </w:rPr>
        <w:t>gesundheitsbezogene Anliegen mittels digitaler Medien</w:t>
      </w:r>
      <w:r>
        <w:rPr>
          <w:rFonts w:cstheme="minorHAnsi"/>
        </w:rPr>
        <w:t xml:space="preserve"> </w:t>
      </w:r>
      <w:r w:rsidRPr="000C6415">
        <w:rPr>
          <w:rFonts w:cstheme="minorHAnsi"/>
        </w:rPr>
        <w:t>(z. B. E-Mail) verständlich und klar zu formulieren</w:t>
      </w:r>
    </w:p>
    <w:p w14:paraId="741DA16F" w14:textId="09B2062A" w:rsidR="000C6415" w:rsidRPr="000C6415" w:rsidRDefault="000C6415">
      <w:pPr>
        <w:rPr>
          <w:rFonts w:cstheme="minorHAnsi"/>
          <w:highlight w:val="lightGray"/>
        </w:rPr>
      </w:pPr>
      <w:r w:rsidRPr="000C6415">
        <w:rPr>
          <w:rFonts w:cstheme="minorHAnsi"/>
        </w:rPr>
        <w:t xml:space="preserve">• </w:t>
      </w:r>
      <w:r w:rsidRPr="000C6415">
        <w:rPr>
          <w:rFonts w:cstheme="minorHAnsi"/>
          <w:b/>
          <w:bCs/>
        </w:rPr>
        <w:t>Umgang mit personenbezogenen Informationen und Datenschutz:</w:t>
      </w:r>
      <w:r w:rsidRPr="000C6415">
        <w:rPr>
          <w:rFonts w:cstheme="minorHAnsi"/>
        </w:rPr>
        <w:t xml:space="preserve"> </w:t>
      </w:r>
      <w:r w:rsidRPr="000C6415">
        <w:rPr>
          <w:rFonts w:cstheme="minorHAnsi"/>
          <w:highlight w:val="yellow"/>
        </w:rPr>
        <w:t>wird</w:t>
      </w:r>
      <w:r>
        <w:rPr>
          <w:rFonts w:cstheme="minorHAnsi"/>
        </w:rPr>
        <w:t xml:space="preserve"> </w:t>
      </w:r>
      <w:r w:rsidRPr="000C6415">
        <w:rPr>
          <w:rFonts w:cstheme="minorHAnsi"/>
        </w:rPr>
        <w:t>verstanden als die Fähigkeit,</w:t>
      </w:r>
      <w:r>
        <w:rPr>
          <w:rFonts w:cstheme="minorHAnsi"/>
        </w:rPr>
        <w:t xml:space="preserve"> </w:t>
      </w:r>
      <w:r w:rsidRPr="000C6415">
        <w:rPr>
          <w:rFonts w:cstheme="minorHAnsi"/>
        </w:rPr>
        <w:t>Informationen über sich und andere Personen in</w:t>
      </w:r>
      <w:r>
        <w:rPr>
          <w:rFonts w:cstheme="minorHAnsi"/>
        </w:rPr>
        <w:t xml:space="preserve"> </w:t>
      </w:r>
      <w:r w:rsidRPr="000C6415">
        <w:rPr>
          <w:rFonts w:cstheme="minorHAnsi"/>
        </w:rPr>
        <w:t>digitalen Medien nicht zu teilen und zu entscheiden, wer</w:t>
      </w:r>
      <w:r>
        <w:rPr>
          <w:rFonts w:cstheme="minorHAnsi"/>
        </w:rPr>
        <w:t xml:space="preserve"> </w:t>
      </w:r>
      <w:r w:rsidRPr="000C6415">
        <w:rPr>
          <w:rFonts w:cstheme="minorHAnsi"/>
        </w:rPr>
        <w:t>Zugriff auf die persönlichen Daten und Informationen</w:t>
      </w:r>
      <w:r>
        <w:rPr>
          <w:rFonts w:cstheme="minorHAnsi"/>
        </w:rPr>
        <w:t xml:space="preserve"> </w:t>
      </w:r>
      <w:r w:rsidRPr="000C6415">
        <w:rPr>
          <w:rFonts w:cstheme="minorHAnsi"/>
        </w:rPr>
        <w:t>hat</w:t>
      </w:r>
    </w:p>
    <w:bookmarkEnd w:id="29"/>
    <w:p w14:paraId="5E23F820" w14:textId="0278ECB6" w:rsidR="00AE3FC0" w:rsidRDefault="00AE3FC0">
      <w:pPr>
        <w:rPr>
          <w:rFonts w:cstheme="minorHAnsi"/>
          <w:color w:val="FF0000"/>
          <w:highlight w:val="lightGray"/>
        </w:rPr>
      </w:pPr>
      <w:r>
        <w:rPr>
          <w:rFonts w:cstheme="minorHAnsi"/>
          <w:color w:val="FF0000"/>
          <w:highlight w:val="lightGray"/>
        </w:rPr>
        <w:br w:type="page"/>
      </w:r>
    </w:p>
    <w:p w14:paraId="367C692B" w14:textId="77777777" w:rsidR="00DB3E5A" w:rsidRPr="008663B5" w:rsidRDefault="00DB3E5A" w:rsidP="00DB3E5A">
      <w:pPr>
        <w:spacing w:line="276" w:lineRule="auto"/>
        <w:rPr>
          <w:rFonts w:cstheme="minorHAnsi"/>
          <w:color w:val="FF0000"/>
        </w:rPr>
      </w:pPr>
      <w:r w:rsidRPr="008663B5">
        <w:rPr>
          <w:rFonts w:cstheme="minorHAnsi"/>
          <w:color w:val="FF0000"/>
          <w:highlight w:val="lightGray"/>
        </w:rPr>
        <w:lastRenderedPageBreak/>
        <w:t>((Seite 6))</w:t>
      </w:r>
    </w:p>
    <w:tbl>
      <w:tblPr>
        <w:tblStyle w:val="Tabellenraster"/>
        <w:tblW w:w="9067" w:type="dxa"/>
        <w:tblLook w:val="04A0" w:firstRow="1" w:lastRow="0" w:firstColumn="1" w:lastColumn="0" w:noHBand="0" w:noVBand="1"/>
      </w:tblPr>
      <w:tblGrid>
        <w:gridCol w:w="9067"/>
      </w:tblGrid>
      <w:tr w:rsidR="00DB3E5A" w:rsidRPr="008663B5" w14:paraId="2E119A3E" w14:textId="77777777" w:rsidTr="00536168">
        <w:tc>
          <w:tcPr>
            <w:tcW w:w="9067" w:type="dxa"/>
          </w:tcPr>
          <w:p w14:paraId="5DDB5A94" w14:textId="77777777" w:rsidR="00DB3E5A" w:rsidRPr="008663B5" w:rsidRDefault="00DB3E5A" w:rsidP="00536168">
            <w:pPr>
              <w:spacing w:line="276" w:lineRule="auto"/>
              <w:rPr>
                <w:rFonts w:cstheme="minorHAnsi"/>
                <w:b/>
                <w:bCs/>
              </w:rPr>
            </w:pPr>
            <w:r w:rsidRPr="008663B5">
              <w:rPr>
                <w:rFonts w:cstheme="minorHAnsi"/>
                <w:b/>
                <w:bCs/>
              </w:rPr>
              <w:t>Lösu</w:t>
            </w:r>
            <w:r>
              <w:rPr>
                <w:rFonts w:cstheme="minorHAnsi"/>
                <w:b/>
                <w:bCs/>
              </w:rPr>
              <w:t>ngen/</w:t>
            </w:r>
            <w:r w:rsidRPr="008663B5">
              <w:rPr>
                <w:rFonts w:cstheme="minorHAnsi"/>
                <w:b/>
                <w:bCs/>
              </w:rPr>
              <w:t>Erwartungshorizont</w:t>
            </w:r>
          </w:p>
          <w:p w14:paraId="432ED64D" w14:textId="77777777" w:rsidR="00DB3E5A" w:rsidRPr="008663B5" w:rsidRDefault="00DB3E5A" w:rsidP="00536168">
            <w:pPr>
              <w:spacing w:line="276" w:lineRule="auto"/>
              <w:rPr>
                <w:rFonts w:cstheme="minorHAnsi"/>
              </w:rPr>
            </w:pPr>
          </w:p>
          <w:p w14:paraId="76E02F72" w14:textId="77777777" w:rsidR="00DB3E5A" w:rsidRPr="00C14426" w:rsidRDefault="00DB3E5A" w:rsidP="00536168">
            <w:pPr>
              <w:spacing w:line="276" w:lineRule="auto"/>
              <w:rPr>
                <w:rFonts w:cstheme="minorHAnsi"/>
                <w:b/>
                <w:bCs/>
                <w:sz w:val="26"/>
                <w:szCs w:val="26"/>
              </w:rPr>
            </w:pPr>
            <w:r w:rsidRPr="00C14426">
              <w:rPr>
                <w:rFonts w:cstheme="minorHAnsi"/>
                <w:b/>
                <w:bCs/>
                <w:sz w:val="26"/>
                <w:szCs w:val="26"/>
              </w:rPr>
              <w:t>Vorbemerkung</w:t>
            </w:r>
          </w:p>
          <w:p w14:paraId="118922B3" w14:textId="605E33B0" w:rsidR="00DB3E5A" w:rsidRPr="008663B5" w:rsidRDefault="00DB3E5A" w:rsidP="00536168">
            <w:pPr>
              <w:spacing w:line="276" w:lineRule="auto"/>
              <w:rPr>
                <w:rFonts w:cstheme="minorHAnsi"/>
              </w:rPr>
            </w:pPr>
            <w:r w:rsidRPr="00BB2585">
              <w:rPr>
                <w:rFonts w:cstheme="minorHAnsi"/>
              </w:rPr>
              <w:t xml:space="preserve">Diese Unterrichtseinheit kann als eigenständige Stunde durchgeführt oder als Einstieg für einen </w:t>
            </w:r>
            <w:r>
              <w:rPr>
                <w:rFonts w:cstheme="minorHAnsi"/>
              </w:rPr>
              <w:t>„</w:t>
            </w:r>
            <w:r w:rsidRPr="00BB2585">
              <w:rPr>
                <w:rFonts w:cstheme="minorHAnsi"/>
              </w:rPr>
              <w:t>Gesundheitstag</w:t>
            </w:r>
            <w:r>
              <w:rPr>
                <w:rFonts w:cstheme="minorHAnsi"/>
              </w:rPr>
              <w:t>“</w:t>
            </w:r>
            <w:r w:rsidRPr="00BB2585">
              <w:rPr>
                <w:rFonts w:cstheme="minorHAnsi"/>
              </w:rPr>
              <w:t xml:space="preserve"> genutzt werden, an dem </w:t>
            </w:r>
            <w:r>
              <w:rPr>
                <w:rFonts w:cstheme="minorHAnsi"/>
              </w:rPr>
              <w:t>z. B.</w:t>
            </w:r>
            <w:r w:rsidRPr="00BB2585">
              <w:rPr>
                <w:rFonts w:cstheme="minorHAnsi"/>
              </w:rPr>
              <w:t xml:space="preserve"> gesundes Backen und kindgerechte Entspannungsübungen stattfinden. Es bietet sich an, nach einer Woche eine kurze Zusammenfassung zu machen, um zu besprechen, ob jemand mit </w:t>
            </w:r>
            <w:del w:id="30" w:author="Michael Kohl" w:date="2024-05-17T10:12:00Z" w16du:dateUtc="2024-05-17T08:12:00Z">
              <w:r w:rsidRPr="00BB2585" w:rsidDel="00CE57E4">
                <w:rPr>
                  <w:rFonts w:cstheme="minorHAnsi"/>
                </w:rPr>
                <w:delText xml:space="preserve">dem </w:delText>
              </w:r>
              <w:commentRangeStart w:id="31"/>
              <w:commentRangeStart w:id="32"/>
              <w:r w:rsidRPr="00BB2585" w:rsidDel="00CE57E4">
                <w:rPr>
                  <w:rFonts w:cstheme="minorHAnsi"/>
                </w:rPr>
                <w:delText>6-Schritte-Plan</w:delText>
              </w:r>
            </w:del>
            <w:ins w:id="33" w:author="Michael Kohl" w:date="2024-05-17T10:12:00Z" w16du:dateUtc="2024-05-17T08:12:00Z">
              <w:r w:rsidR="00CE57E4">
                <w:rPr>
                  <w:rFonts w:cstheme="minorHAnsi"/>
                </w:rPr>
                <w:t>den Ideen auf Arbeitsblatt 4</w:t>
              </w:r>
            </w:ins>
            <w:r w:rsidRPr="00BB2585">
              <w:rPr>
                <w:rFonts w:cstheme="minorHAnsi"/>
              </w:rPr>
              <w:t xml:space="preserve"> </w:t>
            </w:r>
            <w:commentRangeEnd w:id="31"/>
            <w:r>
              <w:rPr>
                <w:rStyle w:val="Kommentarzeichen"/>
              </w:rPr>
              <w:commentReference w:id="31"/>
            </w:r>
            <w:commentRangeEnd w:id="32"/>
            <w:r w:rsidR="00CE57E4">
              <w:rPr>
                <w:rStyle w:val="Kommentarzeichen"/>
              </w:rPr>
              <w:commentReference w:id="32"/>
            </w:r>
            <w:r w:rsidRPr="00BB2585">
              <w:rPr>
                <w:rFonts w:cstheme="minorHAnsi"/>
              </w:rPr>
              <w:t xml:space="preserve">bereits eine Gewohnheit geändert oder </w:t>
            </w:r>
            <w:r>
              <w:rPr>
                <w:rFonts w:cstheme="minorHAnsi"/>
              </w:rPr>
              <w:t xml:space="preserve">eine gesunde Gewohnheit </w:t>
            </w:r>
            <w:r w:rsidRPr="00BB2585">
              <w:rPr>
                <w:rFonts w:cstheme="minorHAnsi"/>
              </w:rPr>
              <w:t>begonnen hat. Bei Interesse können auch die Erziehungsberechtigten informiert werden, um ihre Kinder zu unterstützen.</w:t>
            </w:r>
          </w:p>
          <w:p w14:paraId="5504F149" w14:textId="77777777" w:rsidR="00DB3E5A" w:rsidRPr="008663B5" w:rsidRDefault="00DB3E5A" w:rsidP="00536168">
            <w:pPr>
              <w:spacing w:line="276" w:lineRule="auto"/>
              <w:rPr>
                <w:rFonts w:cstheme="minorHAnsi"/>
              </w:rPr>
            </w:pPr>
          </w:p>
          <w:p w14:paraId="39A96991" w14:textId="77777777" w:rsidR="00DB3E5A" w:rsidRPr="00C14426" w:rsidRDefault="00DB3E5A" w:rsidP="00536168">
            <w:pPr>
              <w:spacing w:line="276" w:lineRule="auto"/>
              <w:rPr>
                <w:rFonts w:cstheme="minorHAnsi"/>
                <w:b/>
                <w:bCs/>
                <w:sz w:val="26"/>
                <w:szCs w:val="26"/>
              </w:rPr>
            </w:pPr>
            <w:r w:rsidRPr="00C14426">
              <w:rPr>
                <w:rFonts w:cstheme="minorHAnsi"/>
                <w:b/>
                <w:bCs/>
                <w:sz w:val="26"/>
                <w:szCs w:val="26"/>
              </w:rPr>
              <w:t>Einstieg</w:t>
            </w:r>
            <w:r w:rsidRPr="00C14426">
              <w:rPr>
                <w:rFonts w:cstheme="minorHAnsi"/>
                <w:b/>
                <w:bCs/>
                <w:sz w:val="26"/>
                <w:szCs w:val="26"/>
              </w:rPr>
              <w:tab/>
            </w:r>
          </w:p>
          <w:p w14:paraId="3343B6AB" w14:textId="77777777" w:rsidR="00DB3E5A" w:rsidRPr="008663B5" w:rsidRDefault="00DB3E5A" w:rsidP="00536168">
            <w:pPr>
              <w:spacing w:line="276" w:lineRule="auto"/>
              <w:rPr>
                <w:rFonts w:cstheme="minorHAnsi"/>
              </w:rPr>
            </w:pPr>
            <w:r w:rsidRPr="008663B5">
              <w:rPr>
                <w:rFonts w:cstheme="minorHAnsi"/>
              </w:rPr>
              <w:t>Individuelle Antworten der Lernenden</w:t>
            </w:r>
          </w:p>
          <w:p w14:paraId="47C3938A" w14:textId="77777777" w:rsidR="00DB3E5A" w:rsidRPr="008663B5" w:rsidRDefault="00DB3E5A" w:rsidP="00536168">
            <w:pPr>
              <w:spacing w:line="276" w:lineRule="auto"/>
              <w:rPr>
                <w:rFonts w:cstheme="minorHAnsi"/>
              </w:rPr>
            </w:pPr>
            <w:r w:rsidRPr="008663B5">
              <w:rPr>
                <w:rFonts w:cstheme="minorHAnsi"/>
              </w:rPr>
              <w:t xml:space="preserve">Es soll deutlich werden, dass es um gewisse Aktivitäten geht, die gut für die Gesundheit sind. Vermutlich wird der Begriff </w:t>
            </w:r>
            <w:r>
              <w:rPr>
                <w:rFonts w:cstheme="minorHAnsi"/>
              </w:rPr>
              <w:t>„</w:t>
            </w:r>
            <w:r w:rsidRPr="008663B5">
              <w:rPr>
                <w:rFonts w:cstheme="minorHAnsi"/>
              </w:rPr>
              <w:t>Gewohnheiten</w:t>
            </w:r>
            <w:r>
              <w:rPr>
                <w:rFonts w:cstheme="minorHAnsi"/>
              </w:rPr>
              <w:t>“</w:t>
            </w:r>
            <w:r w:rsidRPr="008663B5">
              <w:rPr>
                <w:rFonts w:cstheme="minorHAnsi"/>
              </w:rPr>
              <w:t xml:space="preserve"> noch nicht vonseiten der Lernenden kommen, deswegen folgt im nächsten Schritt die Begriffserklärung</w:t>
            </w:r>
            <w:r>
              <w:rPr>
                <w:rFonts w:cstheme="minorHAnsi"/>
              </w:rPr>
              <w:t>.</w:t>
            </w:r>
          </w:p>
          <w:p w14:paraId="34FFF1AC" w14:textId="77777777" w:rsidR="00DB3E5A" w:rsidRPr="008663B5" w:rsidRDefault="00DB3E5A" w:rsidP="00536168">
            <w:pPr>
              <w:spacing w:line="276" w:lineRule="auto"/>
              <w:rPr>
                <w:rFonts w:cstheme="minorHAnsi"/>
              </w:rPr>
            </w:pPr>
          </w:p>
          <w:p w14:paraId="59E71379" w14:textId="77777777" w:rsidR="00DB3E5A" w:rsidRPr="00C14426" w:rsidRDefault="00DB3E5A" w:rsidP="00536168">
            <w:pPr>
              <w:spacing w:line="276" w:lineRule="auto"/>
              <w:rPr>
                <w:rFonts w:cstheme="minorHAnsi"/>
                <w:b/>
                <w:bCs/>
                <w:sz w:val="26"/>
                <w:szCs w:val="26"/>
              </w:rPr>
            </w:pPr>
            <w:r w:rsidRPr="00C14426">
              <w:rPr>
                <w:rFonts w:cstheme="minorHAnsi"/>
                <w:b/>
                <w:bCs/>
                <w:sz w:val="26"/>
                <w:szCs w:val="26"/>
              </w:rPr>
              <w:t>Hinführung zum Thema</w:t>
            </w:r>
          </w:p>
          <w:p w14:paraId="10E2E772" w14:textId="77777777" w:rsidR="00DB3E5A" w:rsidRDefault="00DB3E5A" w:rsidP="00536168">
            <w:pPr>
              <w:spacing w:line="276" w:lineRule="auto"/>
              <w:rPr>
                <w:rFonts w:cstheme="minorHAnsi"/>
                <w:b/>
                <w:bCs/>
              </w:rPr>
            </w:pPr>
            <w:r w:rsidRPr="004300A9">
              <w:rPr>
                <w:rFonts w:cstheme="minorHAnsi"/>
                <w:b/>
                <w:bCs/>
              </w:rPr>
              <w:t>1</w:t>
            </w:r>
            <w:r>
              <w:rPr>
                <w:rFonts w:cstheme="minorHAnsi"/>
                <w:b/>
                <w:bCs/>
              </w:rPr>
              <w:t xml:space="preserve">. </w:t>
            </w:r>
            <w:r w:rsidRPr="004300A9">
              <w:rPr>
                <w:rFonts w:cstheme="minorHAnsi"/>
                <w:b/>
                <w:bCs/>
              </w:rPr>
              <w:t>Was bedeutet „sich an etwas gewöhnen“? Was meint man mit dem Ausdruck „gewohnt sein, etwas zu tun</w:t>
            </w:r>
            <w:r>
              <w:rPr>
                <w:rFonts w:cstheme="minorHAnsi"/>
                <w:b/>
                <w:bCs/>
              </w:rPr>
              <w:t>“</w:t>
            </w:r>
            <w:r w:rsidRPr="004300A9">
              <w:rPr>
                <w:rFonts w:cstheme="minorHAnsi"/>
                <w:b/>
                <w:bCs/>
              </w:rPr>
              <w:t xml:space="preserve">? </w:t>
            </w:r>
            <w:r w:rsidRPr="00DC16FA">
              <w:rPr>
                <w:rFonts w:cstheme="minorHAnsi"/>
                <w:b/>
                <w:bCs/>
              </w:rPr>
              <w:t>Was bedeutet „etwas gewöhnlich tun“?</w:t>
            </w:r>
            <w:r>
              <w:rPr>
                <w:rFonts w:cstheme="minorHAnsi"/>
                <w:b/>
                <w:bCs/>
              </w:rPr>
              <w:t xml:space="preserve"> – Mögliche Beispielsätze aus der Sicht der Schülerinnen und Schüler:</w:t>
            </w:r>
          </w:p>
          <w:p w14:paraId="6BD5B5C3" w14:textId="77777777" w:rsidR="00DB3E5A" w:rsidRPr="008663B5" w:rsidRDefault="00DB3E5A" w:rsidP="00536168">
            <w:pPr>
              <w:spacing w:line="276" w:lineRule="auto"/>
              <w:rPr>
                <w:rFonts w:cstheme="minorHAnsi"/>
              </w:rPr>
            </w:pPr>
            <w:r w:rsidRPr="004300A9">
              <w:rPr>
                <w:rFonts w:cstheme="minorHAnsi"/>
                <w:b/>
                <w:bCs/>
              </w:rPr>
              <w:t xml:space="preserve">- sich an etwas gewöhnen: </w:t>
            </w:r>
            <w:r w:rsidRPr="008663B5">
              <w:rPr>
                <w:rFonts w:cstheme="minorHAnsi"/>
              </w:rPr>
              <w:t>A</w:t>
            </w:r>
            <w:r>
              <w:rPr>
                <w:rFonts w:cstheme="minorHAnsi"/>
              </w:rPr>
              <w:t>m Anfang</w:t>
            </w:r>
            <w:r w:rsidRPr="008663B5">
              <w:rPr>
                <w:rFonts w:cstheme="minorHAnsi"/>
              </w:rPr>
              <w:t xml:space="preserve"> war das kalte Wetter </w:t>
            </w:r>
            <w:r>
              <w:rPr>
                <w:rFonts w:cstheme="minorHAnsi"/>
              </w:rPr>
              <w:t>in ihrer neuen Heimat</w:t>
            </w:r>
            <w:r w:rsidRPr="008663B5">
              <w:rPr>
                <w:rFonts w:cstheme="minorHAnsi"/>
              </w:rPr>
              <w:t xml:space="preserve"> ein Schock für Paula, aber sie hat sich mittlerweile daran gewöhnt.</w:t>
            </w:r>
            <w:r>
              <w:rPr>
                <w:rFonts w:cstheme="minorHAnsi"/>
              </w:rPr>
              <w:t xml:space="preserve"> </w:t>
            </w:r>
            <w:r w:rsidRPr="008663B5">
              <w:rPr>
                <w:rFonts w:cstheme="minorHAnsi"/>
              </w:rPr>
              <w:t xml:space="preserve">Nach ein paar Wochen in der neuen Stadt hatte sie sich an das hektische Leben dort </w:t>
            </w:r>
            <w:r>
              <w:rPr>
                <w:rFonts w:cstheme="minorHAnsi"/>
              </w:rPr>
              <w:t xml:space="preserve">auch </w:t>
            </w:r>
            <w:r w:rsidRPr="008663B5">
              <w:rPr>
                <w:rFonts w:cstheme="minorHAnsi"/>
              </w:rPr>
              <w:t>gewöhnt.</w:t>
            </w:r>
          </w:p>
          <w:p w14:paraId="00AAE045" w14:textId="77777777" w:rsidR="00DB3E5A" w:rsidRPr="008663B5" w:rsidRDefault="00DB3E5A" w:rsidP="00536168">
            <w:pPr>
              <w:spacing w:line="276" w:lineRule="auto"/>
              <w:rPr>
                <w:rFonts w:cstheme="minorHAnsi"/>
              </w:rPr>
            </w:pPr>
            <w:r w:rsidRPr="004300A9">
              <w:rPr>
                <w:rFonts w:cstheme="minorHAnsi"/>
                <w:b/>
                <w:bCs/>
              </w:rPr>
              <w:t>- gewohnt sein, etwas zu tun:</w:t>
            </w:r>
            <w:r>
              <w:rPr>
                <w:rFonts w:cstheme="minorHAnsi"/>
                <w:b/>
                <w:bCs/>
              </w:rPr>
              <w:t xml:space="preserve"> </w:t>
            </w:r>
            <w:r w:rsidRPr="008663B5">
              <w:rPr>
                <w:rFonts w:cstheme="minorHAnsi"/>
              </w:rPr>
              <w:t xml:space="preserve">Jan ist es gewohnt, jeden Morgen zu </w:t>
            </w:r>
            <w:r>
              <w:rPr>
                <w:rFonts w:cstheme="minorHAnsi"/>
              </w:rPr>
              <w:t>Fuß zur Schule zu gehen</w:t>
            </w:r>
            <w:r w:rsidRPr="008663B5">
              <w:rPr>
                <w:rFonts w:cstheme="minorHAnsi"/>
              </w:rPr>
              <w:t>.</w:t>
            </w:r>
            <w:r>
              <w:rPr>
                <w:rFonts w:cstheme="minorHAnsi"/>
              </w:rPr>
              <w:t xml:space="preserve"> </w:t>
            </w:r>
            <w:r w:rsidRPr="008663B5">
              <w:rPr>
                <w:rFonts w:cstheme="minorHAnsi"/>
              </w:rPr>
              <w:t>Alina ist es gewohnt, ihr Wasser aus der Flasche zu trinken.</w:t>
            </w:r>
          </w:p>
          <w:p w14:paraId="366A763B" w14:textId="77777777" w:rsidR="00DB3E5A" w:rsidRPr="008663B5" w:rsidRDefault="00DB3E5A" w:rsidP="00536168">
            <w:pPr>
              <w:spacing w:line="276" w:lineRule="auto"/>
              <w:rPr>
                <w:rFonts w:cstheme="minorHAnsi"/>
              </w:rPr>
            </w:pPr>
            <w:r w:rsidRPr="004300A9">
              <w:rPr>
                <w:rFonts w:cstheme="minorHAnsi"/>
                <w:b/>
                <w:bCs/>
              </w:rPr>
              <w:t>- etwas gewöhnlich tun:</w:t>
            </w:r>
            <w:r>
              <w:rPr>
                <w:rFonts w:cstheme="minorHAnsi"/>
                <w:b/>
                <w:bCs/>
              </w:rPr>
              <w:t xml:space="preserve"> </w:t>
            </w:r>
            <w:r w:rsidRPr="008663B5">
              <w:rPr>
                <w:rFonts w:cstheme="minorHAnsi"/>
              </w:rPr>
              <w:t xml:space="preserve">Sie </w:t>
            </w:r>
            <w:r>
              <w:rPr>
                <w:rFonts w:cstheme="minorHAnsi"/>
              </w:rPr>
              <w:t xml:space="preserve">liest </w:t>
            </w:r>
            <w:r w:rsidRPr="008663B5">
              <w:rPr>
                <w:rFonts w:cstheme="minorHAnsi"/>
              </w:rPr>
              <w:t>gewöhnlich noch ein Kapitel aus ihrem Buch</w:t>
            </w:r>
            <w:r>
              <w:rPr>
                <w:rFonts w:cstheme="minorHAnsi"/>
              </w:rPr>
              <w:t xml:space="preserve">, bevor sie ins Bett geht. </w:t>
            </w:r>
            <w:r w:rsidRPr="008663B5">
              <w:rPr>
                <w:rFonts w:cstheme="minorHAnsi"/>
              </w:rPr>
              <w:t xml:space="preserve">Sam macht seine Hausaufgaben gewöhnlich gleich nach der Schule, um den Rest des </w:t>
            </w:r>
            <w:r>
              <w:rPr>
                <w:rFonts w:cstheme="minorHAnsi"/>
              </w:rPr>
              <w:t>Nachmitt</w:t>
            </w:r>
            <w:r w:rsidRPr="008663B5">
              <w:rPr>
                <w:rFonts w:cstheme="minorHAnsi"/>
              </w:rPr>
              <w:t>ages nicht mehr dran denken zu müssen.</w:t>
            </w:r>
          </w:p>
          <w:p w14:paraId="2D4693FF" w14:textId="77777777" w:rsidR="00DB3E5A" w:rsidRDefault="00DB3E5A" w:rsidP="00536168">
            <w:pPr>
              <w:spacing w:line="276" w:lineRule="auto"/>
              <w:rPr>
                <w:rFonts w:cstheme="minorHAnsi"/>
              </w:rPr>
            </w:pPr>
          </w:p>
          <w:p w14:paraId="07A8656C" w14:textId="77777777" w:rsidR="00DB3E5A" w:rsidRPr="008663B5" w:rsidRDefault="00DB3E5A" w:rsidP="00536168">
            <w:pPr>
              <w:spacing w:line="276" w:lineRule="auto"/>
              <w:rPr>
                <w:rFonts w:cstheme="minorHAnsi"/>
              </w:rPr>
            </w:pPr>
            <w:r w:rsidRPr="004300A9">
              <w:rPr>
                <w:rFonts w:cstheme="minorHAnsi"/>
                <w:b/>
                <w:bCs/>
              </w:rPr>
              <w:t>2</w:t>
            </w:r>
            <w:r>
              <w:rPr>
                <w:rFonts w:cstheme="minorHAnsi"/>
                <w:b/>
                <w:bCs/>
              </w:rPr>
              <w:t>.</w:t>
            </w:r>
            <w:r w:rsidRPr="008663B5">
              <w:rPr>
                <w:rFonts w:cstheme="minorHAnsi"/>
              </w:rPr>
              <w:t xml:space="preserve"> </w:t>
            </w:r>
            <w:r w:rsidRPr="00D90A82">
              <w:rPr>
                <w:rFonts w:cstheme="minorHAnsi"/>
                <w:b/>
                <w:bCs/>
              </w:rPr>
              <w:t>Erste p</w:t>
            </w:r>
            <w:r w:rsidRPr="004300A9">
              <w:rPr>
                <w:rFonts w:cstheme="minorHAnsi"/>
                <w:b/>
                <w:bCs/>
              </w:rPr>
              <w:t>ersönliche Beispiele zum Thema „Gewohnheiten“</w:t>
            </w:r>
            <w:r>
              <w:rPr>
                <w:rFonts w:cstheme="minorHAnsi"/>
                <w:b/>
                <w:bCs/>
              </w:rPr>
              <w:t xml:space="preserve"> sammeln</w:t>
            </w:r>
            <w:r w:rsidRPr="004300A9">
              <w:rPr>
                <w:rFonts w:cstheme="minorHAnsi"/>
                <w:b/>
                <w:bCs/>
              </w:rPr>
              <w:t>– Vorschläge:</w:t>
            </w:r>
          </w:p>
          <w:p w14:paraId="62479428" w14:textId="77777777" w:rsidR="00DB3E5A" w:rsidRPr="008663B5" w:rsidRDefault="00DB3E5A" w:rsidP="00536168">
            <w:pPr>
              <w:spacing w:line="276" w:lineRule="auto"/>
              <w:rPr>
                <w:rFonts w:cstheme="minorHAnsi"/>
              </w:rPr>
            </w:pPr>
            <w:r>
              <w:rPr>
                <w:rFonts w:cstheme="minorHAnsi"/>
              </w:rPr>
              <w:t>I</w:t>
            </w:r>
            <w:r w:rsidRPr="008663B5">
              <w:rPr>
                <w:rFonts w:cstheme="minorHAnsi"/>
              </w:rPr>
              <w:t>ch gehe zweimal die Woche zum Training. / Ich gehe jeden Abend mit dem Hund spazieren. / Am Wochenende kochen wir immer zusammen</w:t>
            </w:r>
            <w:r>
              <w:rPr>
                <w:rFonts w:cstheme="minorHAnsi"/>
              </w:rPr>
              <w:t>.</w:t>
            </w:r>
            <w:r w:rsidRPr="008663B5">
              <w:rPr>
                <w:rFonts w:cstheme="minorHAnsi"/>
              </w:rPr>
              <w:t xml:space="preserve"> / Ich lese jeden Abend eine Geschichte.</w:t>
            </w:r>
          </w:p>
          <w:p w14:paraId="6F0BBE03" w14:textId="77777777" w:rsidR="00DB3E5A" w:rsidRPr="008663B5" w:rsidRDefault="00DB3E5A" w:rsidP="00536168">
            <w:pPr>
              <w:spacing w:line="276" w:lineRule="auto"/>
              <w:rPr>
                <w:rFonts w:cstheme="minorHAnsi"/>
                <w:b/>
                <w:bCs/>
              </w:rPr>
            </w:pPr>
          </w:p>
          <w:p w14:paraId="3085601E" w14:textId="77777777" w:rsidR="00DB3E5A" w:rsidRPr="00C14426" w:rsidRDefault="00DB3E5A" w:rsidP="00536168">
            <w:pPr>
              <w:spacing w:line="276" w:lineRule="auto"/>
              <w:rPr>
                <w:rFonts w:cstheme="minorHAnsi"/>
                <w:b/>
                <w:bCs/>
                <w:sz w:val="26"/>
                <w:szCs w:val="26"/>
              </w:rPr>
            </w:pPr>
            <w:r w:rsidRPr="00C14426">
              <w:rPr>
                <w:rFonts w:cstheme="minorHAnsi"/>
                <w:b/>
                <w:bCs/>
                <w:sz w:val="26"/>
                <w:szCs w:val="26"/>
              </w:rPr>
              <w:t>Erarbeitung 1</w:t>
            </w:r>
          </w:p>
          <w:p w14:paraId="07C52F73" w14:textId="77777777" w:rsidR="00DB3E5A" w:rsidRPr="00D90A82" w:rsidRDefault="00DB3E5A" w:rsidP="00536168">
            <w:pPr>
              <w:spacing w:line="276" w:lineRule="auto"/>
              <w:rPr>
                <w:rFonts w:cstheme="minorHAnsi"/>
                <w:b/>
                <w:bCs/>
              </w:rPr>
            </w:pPr>
            <w:r>
              <w:rPr>
                <w:rFonts w:cstheme="minorHAnsi"/>
                <w:b/>
                <w:bCs/>
              </w:rPr>
              <w:t>1</w:t>
            </w:r>
            <w:r w:rsidRPr="00D90A82">
              <w:rPr>
                <w:rFonts w:cstheme="minorHAnsi"/>
                <w:b/>
                <w:bCs/>
              </w:rPr>
              <w:t>. Zusammenfassend wie könnte die Definition von „Gewohnheit“ sein?</w:t>
            </w:r>
          </w:p>
          <w:p w14:paraId="32BA0C5F" w14:textId="77777777" w:rsidR="00DB3E5A" w:rsidRDefault="00DB3E5A" w:rsidP="00536168">
            <w:pPr>
              <w:spacing w:line="276" w:lineRule="auto"/>
              <w:rPr>
                <w:rFonts w:cstheme="minorHAnsi"/>
              </w:rPr>
            </w:pPr>
            <w:r w:rsidRPr="004300A9">
              <w:rPr>
                <w:rFonts w:cstheme="minorHAnsi"/>
                <w:b/>
                <w:bCs/>
              </w:rPr>
              <w:t>Definition:</w:t>
            </w:r>
            <w:r>
              <w:rPr>
                <w:rFonts w:cstheme="minorHAnsi"/>
                <w:b/>
                <w:bCs/>
              </w:rPr>
              <w:t xml:space="preserve"> </w:t>
            </w:r>
            <w:r w:rsidRPr="008663B5">
              <w:rPr>
                <w:rFonts w:cstheme="minorHAnsi"/>
              </w:rPr>
              <w:t xml:space="preserve">Eine Gewohnheit ist etwas, das wir immer wieder tun, fast wie ein Teil unseres Tagesablaufs. Es ist, als ob unser Körper und unser Gehirn sich daran erinnern, was wir tun sollen, ohne dass wir lange darüber nachdenken müssen. Es gibt Dinge, die wir so oft machen, dass sie wie automatisch ablaufen, und das nennt man Gewohnheiten. Sie können </w:t>
            </w:r>
            <w:r>
              <w:rPr>
                <w:rFonts w:cstheme="minorHAnsi"/>
              </w:rPr>
              <w:t xml:space="preserve">gut für uns sein, aber es gibt auch </w:t>
            </w:r>
            <w:r w:rsidRPr="008663B5">
              <w:rPr>
                <w:rFonts w:cstheme="minorHAnsi"/>
              </w:rPr>
              <w:t>Gewohnheiten, die nicht so gut für uns sind</w:t>
            </w:r>
            <w:r>
              <w:rPr>
                <w:rFonts w:cstheme="minorHAnsi"/>
              </w:rPr>
              <w:t xml:space="preserve">. </w:t>
            </w:r>
          </w:p>
          <w:p w14:paraId="267957D4" w14:textId="77777777" w:rsidR="00DB3E5A" w:rsidRDefault="00DB3E5A" w:rsidP="00536168">
            <w:pPr>
              <w:spacing w:line="276" w:lineRule="auto"/>
              <w:rPr>
                <w:rFonts w:cstheme="minorHAnsi"/>
                <w:highlight w:val="red"/>
              </w:rPr>
            </w:pPr>
          </w:p>
          <w:p w14:paraId="182B2627" w14:textId="77777777" w:rsidR="00DB3E5A" w:rsidRPr="0096675E" w:rsidRDefault="00DB3E5A" w:rsidP="00536168">
            <w:pPr>
              <w:spacing w:line="276" w:lineRule="auto"/>
              <w:ind w:left="26"/>
              <w:rPr>
                <w:rFonts w:cstheme="minorHAnsi"/>
              </w:rPr>
            </w:pPr>
            <w:r w:rsidRPr="00517722">
              <w:rPr>
                <w:rFonts w:cstheme="minorHAnsi"/>
                <w:highlight w:val="yellow"/>
              </w:rPr>
              <w:t>((BOX))</w:t>
            </w:r>
          </w:p>
          <w:p w14:paraId="4A635A3E" w14:textId="77777777" w:rsidR="00DB3E5A" w:rsidRPr="008663B5" w:rsidRDefault="00DB3E5A" w:rsidP="00536168">
            <w:pPr>
              <w:spacing w:line="276" w:lineRule="auto"/>
              <w:ind w:left="26"/>
              <w:rPr>
                <w:rFonts w:cstheme="minorHAnsi"/>
              </w:rPr>
            </w:pPr>
            <w:r>
              <w:rPr>
                <w:rFonts w:cstheme="minorHAnsi"/>
              </w:rPr>
              <w:lastRenderedPageBreak/>
              <w:t xml:space="preserve">Quelle: Dorsch – Lexikon der Psychologie unter </w:t>
            </w:r>
            <w:hyperlink r:id="rId15" w:history="1">
              <w:r w:rsidRPr="002D5456">
                <w:rPr>
                  <w:rStyle w:val="Hyperlink"/>
                  <w:rFonts w:cstheme="minorHAnsi"/>
                </w:rPr>
                <w:t>www.dorsch.hogrefe.com</w:t>
              </w:r>
            </w:hyperlink>
            <w:r>
              <w:rPr>
                <w:rFonts w:cstheme="minorHAnsi"/>
              </w:rPr>
              <w:t xml:space="preserve"> </w:t>
            </w:r>
            <w:r w:rsidRPr="004300A9">
              <w:rPr>
                <w:rFonts w:cstheme="minorHAnsi"/>
                <w:highlight w:val="yellow"/>
              </w:rPr>
              <w:t xml:space="preserve">((Link zu: </w:t>
            </w:r>
            <w:r w:rsidRPr="000E504A">
              <w:rPr>
                <w:rFonts w:cstheme="minorHAnsi"/>
                <w:highlight w:val="yellow"/>
              </w:rPr>
              <w:t>https://dorsch.hogrefe.com/stichwort/gewohnheit))</w:t>
            </w:r>
          </w:p>
          <w:p w14:paraId="6089DF94" w14:textId="77777777" w:rsidR="00DB3E5A" w:rsidRDefault="00DB3E5A" w:rsidP="00536168">
            <w:pPr>
              <w:spacing w:line="276" w:lineRule="auto"/>
              <w:rPr>
                <w:rFonts w:cstheme="minorHAnsi"/>
              </w:rPr>
            </w:pPr>
          </w:p>
          <w:p w14:paraId="24530F8D" w14:textId="77777777" w:rsidR="00DB3E5A" w:rsidRPr="00D90A82" w:rsidRDefault="00DB3E5A" w:rsidP="00536168">
            <w:pPr>
              <w:spacing w:line="276" w:lineRule="auto"/>
              <w:rPr>
                <w:rFonts w:cstheme="minorHAnsi"/>
                <w:b/>
                <w:bCs/>
              </w:rPr>
            </w:pPr>
            <w:r w:rsidRPr="00D90A82">
              <w:rPr>
                <w:rFonts w:cstheme="minorHAnsi"/>
                <w:b/>
                <w:bCs/>
              </w:rPr>
              <w:t>2. Rechercheaufgabe</w:t>
            </w:r>
          </w:p>
          <w:p w14:paraId="21886572" w14:textId="0D6346A0" w:rsidR="00DB3E5A" w:rsidRPr="008663B5" w:rsidRDefault="00DB3E5A" w:rsidP="00536168">
            <w:pPr>
              <w:spacing w:line="276" w:lineRule="auto"/>
              <w:rPr>
                <w:rFonts w:cstheme="minorHAnsi"/>
              </w:rPr>
            </w:pPr>
            <w:r>
              <w:rPr>
                <w:rFonts w:cstheme="minorHAnsi"/>
              </w:rPr>
              <w:t xml:space="preserve">Durch Internetrecherche suchen und finden die </w:t>
            </w:r>
            <w:commentRangeStart w:id="34"/>
            <w:commentRangeStart w:id="35"/>
            <w:r>
              <w:rPr>
                <w:rFonts w:cstheme="minorHAnsi"/>
              </w:rPr>
              <w:t xml:space="preserve">Lernenden weitere relevante Aspekte zum Thema „Gesunde Gewohnheiten“. </w:t>
            </w:r>
            <w:commentRangeEnd w:id="34"/>
            <w:r>
              <w:rPr>
                <w:rStyle w:val="Kommentarzeichen"/>
              </w:rPr>
              <w:commentReference w:id="34"/>
            </w:r>
            <w:commentRangeEnd w:id="35"/>
            <w:r w:rsidR="00890386">
              <w:rPr>
                <w:rStyle w:val="Kommentarzeichen"/>
              </w:rPr>
              <w:commentReference w:id="35"/>
            </w:r>
            <w:r>
              <w:rPr>
                <w:rFonts w:cstheme="minorHAnsi"/>
              </w:rPr>
              <w:t>Die Lehrkraft kann hier noch vorschalten, dass sich jede Gruppe auf 4 wichtige Ergebnisse beschränkt</w:t>
            </w:r>
            <w:ins w:id="36" w:author="Michael Kohl" w:date="2024-05-17T10:13:00Z" w16du:dateUtc="2024-05-17T08:13:00Z">
              <w:r w:rsidR="00890386">
                <w:rPr>
                  <w:rFonts w:cstheme="minorHAnsi"/>
                </w:rPr>
                <w:t xml:space="preserve"> und die Recherche mit einer Leitfrage versehen: „Was ist </w:t>
              </w:r>
            </w:ins>
            <w:ins w:id="37" w:author="Michael Kohl" w:date="2024-05-17T10:14:00Z" w16du:dateUtc="2024-05-17T08:14:00Z">
              <w:r w:rsidR="00890386">
                <w:rPr>
                  <w:rFonts w:cstheme="minorHAnsi"/>
                </w:rPr>
                <w:t xml:space="preserve">wichtig, um </w:t>
              </w:r>
            </w:ins>
            <w:ins w:id="38" w:author="Michael Kohl" w:date="2024-05-17T11:05:00Z" w16du:dateUtc="2024-05-17T09:05:00Z">
              <w:r w:rsidR="009774FE">
                <w:rPr>
                  <w:rFonts w:cstheme="minorHAnsi"/>
                </w:rPr>
                <w:t>ein gesundes Leben</w:t>
              </w:r>
            </w:ins>
            <w:ins w:id="39" w:author="Michael Kohl" w:date="2024-05-17T10:14:00Z" w16du:dateUtc="2024-05-17T08:14:00Z">
              <w:r w:rsidR="00890386">
                <w:rPr>
                  <w:rFonts w:cstheme="minorHAnsi"/>
                </w:rPr>
                <w:t xml:space="preserve"> zu führen?“</w:t>
              </w:r>
            </w:ins>
            <w:del w:id="40" w:author="Michael Kohl" w:date="2024-05-17T10:13:00Z" w16du:dateUtc="2024-05-17T08:13:00Z">
              <w:r w:rsidDel="00890386">
                <w:rPr>
                  <w:rFonts w:cstheme="minorHAnsi"/>
                </w:rPr>
                <w:delText>.</w:delText>
              </w:r>
            </w:del>
          </w:p>
          <w:p w14:paraId="08A89C5C" w14:textId="77777777" w:rsidR="00DB3E5A" w:rsidRDefault="00DB3E5A" w:rsidP="00536168">
            <w:pPr>
              <w:spacing w:line="276" w:lineRule="auto"/>
              <w:rPr>
                <w:rFonts w:cstheme="minorHAnsi"/>
              </w:rPr>
            </w:pPr>
          </w:p>
          <w:p w14:paraId="47833603" w14:textId="77777777" w:rsidR="00DB3E5A" w:rsidRPr="008663B5" w:rsidRDefault="00DB3E5A" w:rsidP="00536168">
            <w:pPr>
              <w:spacing w:line="276" w:lineRule="auto"/>
              <w:rPr>
                <w:rFonts w:cstheme="minorHAnsi"/>
              </w:rPr>
            </w:pPr>
            <w:r w:rsidRPr="008663B5">
              <w:rPr>
                <w:rFonts w:cstheme="minorHAnsi"/>
              </w:rPr>
              <w:t>Think-Pair-Square-Share (mit ungefähren Zeitangaben)</w:t>
            </w:r>
          </w:p>
          <w:p w14:paraId="0FBBDA99" w14:textId="77777777" w:rsidR="00DB3E5A" w:rsidRPr="008663B5" w:rsidRDefault="00DB3E5A" w:rsidP="00536168">
            <w:pPr>
              <w:spacing w:line="276" w:lineRule="auto"/>
              <w:rPr>
                <w:rFonts w:cstheme="minorHAnsi"/>
              </w:rPr>
            </w:pPr>
            <w:r w:rsidRPr="008663B5">
              <w:rPr>
                <w:rFonts w:cstheme="minorHAnsi"/>
              </w:rPr>
              <w:t xml:space="preserve">Think: Einzelarbeit mit Notizen (3 </w:t>
            </w:r>
            <w:r>
              <w:rPr>
                <w:rFonts w:cstheme="minorHAnsi"/>
              </w:rPr>
              <w:t>Min.</w:t>
            </w:r>
            <w:r w:rsidRPr="008663B5">
              <w:rPr>
                <w:rFonts w:cstheme="minorHAnsi"/>
              </w:rPr>
              <w:t>)</w:t>
            </w:r>
          </w:p>
          <w:p w14:paraId="34BDDA54" w14:textId="77777777" w:rsidR="00DB3E5A" w:rsidRDefault="00DB3E5A" w:rsidP="00536168">
            <w:pPr>
              <w:spacing w:line="276" w:lineRule="auto"/>
              <w:rPr>
                <w:ins w:id="41" w:author="Michael Kohl" w:date="2024-05-17T11:05:00Z" w16du:dateUtc="2024-05-17T09:05:00Z"/>
                <w:rFonts w:cstheme="minorHAnsi"/>
              </w:rPr>
            </w:pPr>
            <w:r w:rsidRPr="008663B5">
              <w:rPr>
                <w:rFonts w:cstheme="minorHAnsi"/>
              </w:rPr>
              <w:t xml:space="preserve">Pair: Notizen werden in </w:t>
            </w:r>
            <w:r>
              <w:rPr>
                <w:rFonts w:cstheme="minorHAnsi"/>
              </w:rPr>
              <w:t>2er-Gruppen</w:t>
            </w:r>
            <w:r w:rsidRPr="008663B5">
              <w:rPr>
                <w:rFonts w:cstheme="minorHAnsi"/>
              </w:rPr>
              <w:t xml:space="preserve"> </w:t>
            </w:r>
            <w:r>
              <w:rPr>
                <w:rFonts w:cstheme="minorHAnsi"/>
              </w:rPr>
              <w:t>aus</w:t>
            </w:r>
            <w:r w:rsidRPr="008663B5">
              <w:rPr>
                <w:rFonts w:cstheme="minorHAnsi"/>
              </w:rPr>
              <w:t xml:space="preserve">getauscht und ergänzt (3 </w:t>
            </w:r>
            <w:r>
              <w:rPr>
                <w:rFonts w:cstheme="minorHAnsi"/>
              </w:rPr>
              <w:t>Min.</w:t>
            </w:r>
            <w:r w:rsidRPr="008663B5">
              <w:rPr>
                <w:rFonts w:cstheme="minorHAnsi"/>
              </w:rPr>
              <w:t>)</w:t>
            </w:r>
          </w:p>
          <w:p w14:paraId="7FF0114C" w14:textId="621C0A05" w:rsidR="009774FE" w:rsidRPr="008663B5" w:rsidRDefault="009774FE" w:rsidP="00536168">
            <w:pPr>
              <w:spacing w:line="276" w:lineRule="auto"/>
              <w:rPr>
                <w:rFonts w:cstheme="minorHAnsi"/>
              </w:rPr>
            </w:pPr>
            <w:ins w:id="42" w:author="Michael Kohl" w:date="2024-05-17T11:05:00Z" w16du:dateUtc="2024-05-17T09:05:00Z">
              <w:r>
                <w:rPr>
                  <w:rFonts w:cstheme="minorHAnsi"/>
                </w:rPr>
                <w:t>Square: Nun setzen sich zwei 2er Gruppen zusammen und tauschen sich auch a</w:t>
              </w:r>
            </w:ins>
            <w:ins w:id="43" w:author="Michael Kohl" w:date="2024-05-17T11:06:00Z" w16du:dateUtc="2024-05-17T09:06:00Z">
              <w:r>
                <w:rPr>
                  <w:rFonts w:cstheme="minorHAnsi"/>
                </w:rPr>
                <w:t>us</w:t>
              </w:r>
            </w:ins>
          </w:p>
          <w:p w14:paraId="726D8B93" w14:textId="77777777" w:rsidR="00DB3E5A" w:rsidRDefault="00DB3E5A" w:rsidP="00536168">
            <w:pPr>
              <w:spacing w:line="276" w:lineRule="auto"/>
              <w:rPr>
                <w:rFonts w:cstheme="minorHAnsi"/>
              </w:rPr>
            </w:pPr>
            <w:r w:rsidRPr="008663B5">
              <w:rPr>
                <w:rFonts w:cstheme="minorHAnsi"/>
              </w:rPr>
              <w:t xml:space="preserve">Share: </w:t>
            </w:r>
            <w:r w:rsidRPr="001671C2">
              <w:rPr>
                <w:rFonts w:cstheme="minorHAnsi"/>
              </w:rPr>
              <w:t xml:space="preserve">Eine Vertreterin oder ein Vertreter der </w:t>
            </w:r>
            <w:r>
              <w:rPr>
                <w:rFonts w:cstheme="minorHAnsi"/>
              </w:rPr>
              <w:t>2</w:t>
            </w:r>
            <w:r w:rsidRPr="001671C2">
              <w:rPr>
                <w:rFonts w:cstheme="minorHAnsi"/>
              </w:rPr>
              <w:t>er</w:t>
            </w:r>
            <w:r>
              <w:rPr>
                <w:rFonts w:cstheme="minorHAnsi"/>
              </w:rPr>
              <w:t>-</w:t>
            </w:r>
            <w:r w:rsidRPr="001671C2">
              <w:rPr>
                <w:rFonts w:cstheme="minorHAnsi"/>
              </w:rPr>
              <w:t>Gruppe liest das Gruppenergebnis vor</w:t>
            </w:r>
            <w:r w:rsidRPr="001671C2" w:rsidDel="001671C2">
              <w:rPr>
                <w:rFonts w:cstheme="minorHAnsi"/>
              </w:rPr>
              <w:t xml:space="preserve"> </w:t>
            </w:r>
            <w:r w:rsidRPr="008663B5">
              <w:rPr>
                <w:rFonts w:cstheme="minorHAnsi"/>
              </w:rPr>
              <w:t>(pro Gruppe 1–2 Min</w:t>
            </w:r>
            <w:r>
              <w:rPr>
                <w:rFonts w:cstheme="minorHAnsi"/>
              </w:rPr>
              <w:t>.</w:t>
            </w:r>
            <w:r w:rsidRPr="008663B5">
              <w:rPr>
                <w:rFonts w:cstheme="minorHAnsi"/>
              </w:rPr>
              <w:t>)</w:t>
            </w:r>
            <w:r>
              <w:rPr>
                <w:rFonts w:cstheme="minorHAnsi"/>
              </w:rPr>
              <w:t xml:space="preserve"> </w:t>
            </w:r>
          </w:p>
          <w:p w14:paraId="6F90760B" w14:textId="77777777" w:rsidR="00DB3E5A" w:rsidRDefault="00DB3E5A" w:rsidP="00536168">
            <w:pPr>
              <w:spacing w:line="276" w:lineRule="auto"/>
              <w:rPr>
                <w:rFonts w:cstheme="minorHAnsi"/>
              </w:rPr>
            </w:pPr>
          </w:p>
          <w:p w14:paraId="140D76B7" w14:textId="77777777" w:rsidR="00DB3E5A" w:rsidRDefault="00DB3E5A" w:rsidP="00536168">
            <w:pPr>
              <w:spacing w:line="276" w:lineRule="auto"/>
              <w:rPr>
                <w:rFonts w:cstheme="minorHAnsi"/>
              </w:rPr>
            </w:pPr>
            <w:r>
              <w:rPr>
                <w:rFonts w:cstheme="minorHAnsi"/>
              </w:rPr>
              <w:t>Nach der Gruppendiskussion (Share-Phase) wird das neue Wissen in einer Übung angewendet.</w:t>
            </w:r>
          </w:p>
          <w:p w14:paraId="6390018D" w14:textId="77777777" w:rsidR="00DB3E5A" w:rsidRPr="00965821" w:rsidRDefault="00DB3E5A" w:rsidP="00536168">
            <w:pPr>
              <w:spacing w:line="276" w:lineRule="auto"/>
              <w:rPr>
                <w:rFonts w:cstheme="minorHAnsi"/>
                <w:b/>
                <w:bCs/>
              </w:rPr>
            </w:pPr>
            <w:r w:rsidRPr="00965821">
              <w:rPr>
                <w:rFonts w:cstheme="minorHAnsi"/>
                <w:b/>
                <w:bCs/>
              </w:rPr>
              <w:t>Vorbereitung zu Arbeitsblatt 1:</w:t>
            </w:r>
          </w:p>
          <w:p w14:paraId="26986B78" w14:textId="77777777" w:rsidR="00DB3E5A" w:rsidRDefault="00DB3E5A" w:rsidP="00536168">
            <w:pPr>
              <w:spacing w:line="276" w:lineRule="auto"/>
              <w:rPr>
                <w:rFonts w:cstheme="minorHAnsi"/>
              </w:rPr>
            </w:pPr>
            <w:r>
              <w:rPr>
                <w:rFonts w:cstheme="minorHAnsi"/>
              </w:rPr>
              <w:t xml:space="preserve">Die Lehrkraft erstellt auf die Tafel (alternativ: Flipchart oder Poster) eine Tabelle mit zwei Spalten mit den Titeln „Gesunden Aktivitäten“ und „Eher ungesunde Aktivitäten“. Die Lehrkraft schneidet die Kärtchen von Arbeitsblatt 1 aus und gibt sie in eine Box. Daraus ziehen die Lernenden jeweils ein Kärtchen, bewerten die Information und entscheidend, auf welche Seite der Tabelle es angebracht werden soll. </w:t>
            </w:r>
            <w:r w:rsidRPr="00D90A82">
              <w:rPr>
                <w:rFonts w:cstheme="minorHAnsi"/>
              </w:rPr>
              <w:t xml:space="preserve">Das Plenum </w:t>
            </w:r>
            <w:r>
              <w:rPr>
                <w:rFonts w:cstheme="minorHAnsi"/>
              </w:rPr>
              <w:t>kann jederzeit seine Meinung dazu äußern oder zur Entscheidung beitragen</w:t>
            </w:r>
            <w:r w:rsidRPr="00D90A82">
              <w:rPr>
                <w:rFonts w:cstheme="minorHAnsi"/>
              </w:rPr>
              <w:t>.</w:t>
            </w:r>
          </w:p>
          <w:p w14:paraId="405FADFD" w14:textId="77777777" w:rsidR="00DB3E5A" w:rsidRDefault="00DB3E5A" w:rsidP="00536168">
            <w:pPr>
              <w:spacing w:line="276" w:lineRule="auto"/>
              <w:rPr>
                <w:rFonts w:cstheme="minorHAnsi"/>
              </w:rPr>
            </w:pPr>
            <w:r>
              <w:rPr>
                <w:rFonts w:cstheme="minorHAnsi"/>
              </w:rPr>
              <w:t>Die Lösungen im Anhang 1 können an die Lernenden verteilt werden.</w:t>
            </w:r>
          </w:p>
          <w:p w14:paraId="31A2A31F" w14:textId="77777777" w:rsidR="00DB3E5A" w:rsidRDefault="00DB3E5A" w:rsidP="00536168">
            <w:pPr>
              <w:spacing w:line="276" w:lineRule="auto"/>
              <w:rPr>
                <w:rFonts w:cstheme="minorHAnsi"/>
              </w:rPr>
            </w:pPr>
          </w:p>
          <w:p w14:paraId="4758986E" w14:textId="77777777" w:rsidR="00DB3E5A" w:rsidRDefault="00DB3E5A" w:rsidP="00536168">
            <w:pPr>
              <w:spacing w:line="276" w:lineRule="auto"/>
              <w:rPr>
                <w:rFonts w:cstheme="minorHAnsi"/>
              </w:rPr>
            </w:pPr>
            <w:r w:rsidRPr="000E504A">
              <w:rPr>
                <w:rFonts w:cstheme="minorHAnsi"/>
              </w:rPr>
              <w:t>Alternativ kann diese Aufgabe auch digital in Einzel</w:t>
            </w:r>
            <w:r>
              <w:rPr>
                <w:rFonts w:cstheme="minorHAnsi"/>
              </w:rPr>
              <w:t>arbeit</w:t>
            </w:r>
            <w:r w:rsidRPr="000E504A">
              <w:rPr>
                <w:rFonts w:cstheme="minorHAnsi"/>
              </w:rPr>
              <w:t xml:space="preserve"> oder </w:t>
            </w:r>
            <w:r>
              <w:rPr>
                <w:rFonts w:cstheme="minorHAnsi"/>
              </w:rPr>
              <w:t>2er-Gruppen</w:t>
            </w:r>
            <w:r w:rsidRPr="000E504A">
              <w:rPr>
                <w:rFonts w:cstheme="minorHAnsi"/>
              </w:rPr>
              <w:t xml:space="preserve"> erledigt werden</w:t>
            </w:r>
            <w:r>
              <w:rPr>
                <w:rFonts w:cstheme="minorHAnsi"/>
              </w:rPr>
              <w:t xml:space="preserve">. </w:t>
            </w:r>
          </w:p>
          <w:p w14:paraId="2CDC8855" w14:textId="77777777" w:rsidR="00DB3E5A" w:rsidRPr="000E504A" w:rsidRDefault="00DB3E5A" w:rsidP="00536168">
            <w:pPr>
              <w:spacing w:line="276" w:lineRule="auto"/>
              <w:rPr>
                <w:rFonts w:cstheme="minorHAnsi"/>
              </w:rPr>
            </w:pPr>
            <w:r>
              <w:rPr>
                <w:rFonts w:cstheme="minorHAnsi"/>
              </w:rPr>
              <w:t xml:space="preserve">Dafür kann folgender Link verwendet werden: </w:t>
            </w:r>
            <w:commentRangeStart w:id="44"/>
            <w:commentRangeStart w:id="45"/>
            <w:commentRangeStart w:id="46"/>
            <w:r w:rsidRPr="000E504A">
              <w:fldChar w:fldCharType="begin"/>
            </w:r>
            <w:r w:rsidRPr="000E504A">
              <w:instrText>HYPERLINK "https://learningapps.org/watch?v=ph11b93ia24"</w:instrText>
            </w:r>
            <w:r w:rsidRPr="000E504A">
              <w:fldChar w:fldCharType="separate"/>
            </w:r>
            <w:r w:rsidRPr="000E504A">
              <w:rPr>
                <w:rStyle w:val="Hyperlink"/>
                <w:rFonts w:cstheme="minorHAnsi"/>
              </w:rPr>
              <w:t>https://learningapps.org/watch?v=ph11b93</w:t>
            </w:r>
            <w:r w:rsidRPr="000E504A">
              <w:rPr>
                <w:rStyle w:val="Hyperlink"/>
                <w:rFonts w:cstheme="minorHAnsi"/>
              </w:rPr>
              <w:t>i</w:t>
            </w:r>
            <w:r w:rsidRPr="000E504A">
              <w:rPr>
                <w:rStyle w:val="Hyperlink"/>
                <w:rFonts w:cstheme="minorHAnsi"/>
              </w:rPr>
              <w:t>a24</w:t>
            </w:r>
            <w:r w:rsidRPr="000E504A">
              <w:rPr>
                <w:rStyle w:val="Hyperlink"/>
                <w:rFonts w:cstheme="minorHAnsi"/>
              </w:rPr>
              <w:fldChar w:fldCharType="end"/>
            </w:r>
            <w:r w:rsidRPr="000E504A">
              <w:rPr>
                <w:rFonts w:cstheme="minorHAnsi"/>
              </w:rPr>
              <w:t xml:space="preserve"> </w:t>
            </w:r>
            <w:commentRangeEnd w:id="44"/>
            <w:r>
              <w:rPr>
                <w:rStyle w:val="Kommentarzeichen"/>
              </w:rPr>
              <w:commentReference w:id="44"/>
            </w:r>
            <w:commentRangeEnd w:id="45"/>
            <w:r>
              <w:rPr>
                <w:rStyle w:val="Kommentarzeichen"/>
              </w:rPr>
              <w:commentReference w:id="45"/>
            </w:r>
            <w:commentRangeEnd w:id="46"/>
            <w:r w:rsidR="00890386">
              <w:rPr>
                <w:rStyle w:val="Kommentarzeichen"/>
              </w:rPr>
              <w:commentReference w:id="46"/>
            </w:r>
          </w:p>
          <w:p w14:paraId="2366EC96" w14:textId="77777777" w:rsidR="00DB3E5A" w:rsidRPr="000E504A" w:rsidRDefault="00DB3E5A" w:rsidP="00536168">
            <w:pPr>
              <w:spacing w:line="276" w:lineRule="auto"/>
              <w:rPr>
                <w:rFonts w:cstheme="minorHAnsi"/>
              </w:rPr>
            </w:pPr>
            <w:r w:rsidRPr="000E504A">
              <w:rPr>
                <w:rFonts w:cstheme="minorHAnsi"/>
              </w:rPr>
              <w:t>Zu beachten: Hier sind jeweils nur 10 Möglichkeiten aus beiden Gruppen hinterlegt.</w:t>
            </w:r>
          </w:p>
          <w:p w14:paraId="3E8F09D0" w14:textId="77777777" w:rsidR="00DB3E5A" w:rsidRDefault="00DB3E5A" w:rsidP="00536168">
            <w:pPr>
              <w:spacing w:line="276" w:lineRule="auto"/>
              <w:rPr>
                <w:rFonts w:cstheme="minorHAnsi"/>
              </w:rPr>
            </w:pPr>
          </w:p>
          <w:p w14:paraId="107849CE" w14:textId="77777777" w:rsidR="00DB3E5A" w:rsidRPr="008663B5" w:rsidRDefault="00DB3E5A" w:rsidP="00536168">
            <w:pPr>
              <w:spacing w:line="276" w:lineRule="auto"/>
              <w:rPr>
                <w:rFonts w:cstheme="minorHAnsi"/>
                <w:b/>
                <w:bCs/>
                <w:color w:val="FF0000"/>
              </w:rPr>
            </w:pPr>
            <w:r w:rsidRPr="008663B5">
              <w:rPr>
                <w:rFonts w:cstheme="minorHAnsi"/>
                <w:color w:val="FF0000"/>
                <w:sz w:val="24"/>
                <w:szCs w:val="24"/>
                <w:highlight w:val="lightGray"/>
              </w:rPr>
              <w:t xml:space="preserve">((Seite </w:t>
            </w:r>
            <w:r>
              <w:rPr>
                <w:rFonts w:cstheme="minorHAnsi"/>
                <w:color w:val="FF0000"/>
                <w:sz w:val="24"/>
                <w:szCs w:val="24"/>
                <w:highlight w:val="lightGray"/>
              </w:rPr>
              <w:t>7</w:t>
            </w:r>
            <w:r w:rsidRPr="008663B5">
              <w:rPr>
                <w:rFonts w:cstheme="minorHAnsi"/>
                <w:color w:val="FF0000"/>
                <w:sz w:val="24"/>
                <w:szCs w:val="24"/>
                <w:highlight w:val="lightGray"/>
              </w:rPr>
              <w:t>))</w:t>
            </w:r>
          </w:p>
          <w:p w14:paraId="71B4241F" w14:textId="77777777" w:rsidR="00DB3E5A" w:rsidRPr="00C14426" w:rsidRDefault="00DB3E5A" w:rsidP="00536168">
            <w:pPr>
              <w:spacing w:line="276" w:lineRule="auto"/>
              <w:rPr>
                <w:rFonts w:cstheme="minorHAnsi"/>
                <w:b/>
                <w:bCs/>
                <w:sz w:val="26"/>
                <w:szCs w:val="26"/>
              </w:rPr>
            </w:pPr>
            <w:r w:rsidRPr="00C14426">
              <w:rPr>
                <w:rFonts w:cstheme="minorHAnsi"/>
                <w:b/>
                <w:bCs/>
                <w:sz w:val="26"/>
                <w:szCs w:val="26"/>
              </w:rPr>
              <w:t>Vertiefung</w:t>
            </w:r>
          </w:p>
          <w:p w14:paraId="26DAB39F" w14:textId="77777777" w:rsidR="00DB3E5A" w:rsidRPr="008663B5" w:rsidRDefault="00DB3E5A" w:rsidP="00536168">
            <w:pPr>
              <w:spacing w:line="276" w:lineRule="auto"/>
              <w:rPr>
                <w:rFonts w:cstheme="minorHAnsi"/>
              </w:rPr>
            </w:pPr>
            <w:r w:rsidRPr="008663B5">
              <w:rPr>
                <w:rFonts w:cstheme="minorHAnsi"/>
              </w:rPr>
              <w:t xml:space="preserve">Anhand der Ergebnisse aus Erarbeitung 1 und </w:t>
            </w:r>
            <w:r>
              <w:rPr>
                <w:rFonts w:cstheme="minorHAnsi"/>
              </w:rPr>
              <w:t>mithilfe von</w:t>
            </w:r>
            <w:r w:rsidRPr="008663B5">
              <w:rPr>
                <w:rFonts w:cstheme="minorHAnsi"/>
              </w:rPr>
              <w:t xml:space="preserve"> Arbeitsblatt 2 werden die drei Säulen</w:t>
            </w:r>
            <w:r>
              <w:rPr>
                <w:rFonts w:cstheme="minorHAnsi"/>
              </w:rPr>
              <w:t xml:space="preserve"> der gesunden Gewohnheiten „</w:t>
            </w:r>
            <w:r w:rsidRPr="00DB67B4">
              <w:rPr>
                <w:rFonts w:cstheme="minorHAnsi"/>
              </w:rPr>
              <w:t>Ernährung, Bewegung, Schlaf</w:t>
            </w:r>
            <w:r>
              <w:rPr>
                <w:rFonts w:cstheme="minorHAnsi"/>
              </w:rPr>
              <w:t>“</w:t>
            </w:r>
            <w:r w:rsidRPr="00DB67B4">
              <w:rPr>
                <w:rFonts w:cstheme="minorHAnsi"/>
              </w:rPr>
              <w:t xml:space="preserve"> und deren Bedeutung </w:t>
            </w:r>
            <w:r w:rsidRPr="008663B5">
              <w:rPr>
                <w:rFonts w:cstheme="minorHAnsi"/>
              </w:rPr>
              <w:t>thematisiert.</w:t>
            </w:r>
            <w:r>
              <w:rPr>
                <w:rFonts w:cstheme="minorHAnsi"/>
              </w:rPr>
              <w:t xml:space="preserve"> </w:t>
            </w:r>
          </w:p>
          <w:p w14:paraId="2F29A611" w14:textId="77777777" w:rsidR="00DB3E5A" w:rsidRDefault="00DB3E5A" w:rsidP="00536168">
            <w:pPr>
              <w:spacing w:line="276" w:lineRule="auto"/>
              <w:rPr>
                <w:rFonts w:cstheme="minorHAnsi"/>
              </w:rPr>
            </w:pPr>
          </w:p>
          <w:p w14:paraId="6BD4A2B4" w14:textId="77777777" w:rsidR="00DB3E5A" w:rsidRDefault="00DB3E5A" w:rsidP="00536168">
            <w:pPr>
              <w:spacing w:line="276" w:lineRule="auto"/>
              <w:rPr>
                <w:rFonts w:cstheme="minorHAnsi"/>
              </w:rPr>
            </w:pPr>
            <w:r w:rsidRPr="00965821">
              <w:rPr>
                <w:rFonts w:cstheme="minorHAnsi"/>
                <w:b/>
                <w:bCs/>
              </w:rPr>
              <w:t xml:space="preserve">Vorbereitung zu </w:t>
            </w:r>
            <w:r w:rsidRPr="004300A9">
              <w:rPr>
                <w:rFonts w:cstheme="minorHAnsi"/>
                <w:b/>
                <w:bCs/>
              </w:rPr>
              <w:t>Arbeitsblatt 2:</w:t>
            </w:r>
            <w:r>
              <w:rPr>
                <w:rFonts w:cstheme="minorHAnsi"/>
              </w:rPr>
              <w:t xml:space="preserve"> </w:t>
            </w:r>
          </w:p>
          <w:p w14:paraId="5772CD00" w14:textId="77777777" w:rsidR="00DB3E5A" w:rsidRPr="008663B5" w:rsidRDefault="00DB3E5A" w:rsidP="00536168">
            <w:pPr>
              <w:spacing w:line="276" w:lineRule="auto"/>
              <w:rPr>
                <w:rFonts w:cstheme="minorHAnsi"/>
              </w:rPr>
            </w:pPr>
            <w:r>
              <w:rPr>
                <w:rFonts w:cstheme="minorHAnsi"/>
              </w:rPr>
              <w:t>D</w:t>
            </w:r>
            <w:r w:rsidRPr="008663B5">
              <w:rPr>
                <w:rFonts w:cstheme="minorHAnsi"/>
              </w:rPr>
              <w:t xml:space="preserve">ie Lehrkraft </w:t>
            </w:r>
            <w:r>
              <w:rPr>
                <w:rFonts w:cstheme="minorHAnsi"/>
              </w:rPr>
              <w:t xml:space="preserve">verteilt das Arbeitsblatt an die Lerngruppe und blendet das Arbeitsblatt (per Beamer oder Dokumentenkamera) </w:t>
            </w:r>
            <w:r w:rsidRPr="008663B5">
              <w:rPr>
                <w:rFonts w:cstheme="minorHAnsi"/>
              </w:rPr>
              <w:t xml:space="preserve">ein und </w:t>
            </w:r>
            <w:r>
              <w:rPr>
                <w:rFonts w:cstheme="minorHAnsi"/>
              </w:rPr>
              <w:t xml:space="preserve">füllt </w:t>
            </w:r>
            <w:r w:rsidRPr="008663B5">
              <w:rPr>
                <w:rFonts w:cstheme="minorHAnsi"/>
              </w:rPr>
              <w:t xml:space="preserve">nach und nach die Sprechblasen mit den positiven Auswirkungen der drei Säulen auf Körper und Geist von </w:t>
            </w:r>
            <w:r>
              <w:rPr>
                <w:rFonts w:cstheme="minorHAnsi"/>
              </w:rPr>
              <w:t>Kindern</w:t>
            </w:r>
            <w:r w:rsidRPr="008663B5">
              <w:rPr>
                <w:rFonts w:cstheme="minorHAnsi"/>
              </w:rPr>
              <w:t xml:space="preserve"> hinzu.</w:t>
            </w:r>
            <w:r>
              <w:rPr>
                <w:rFonts w:cstheme="minorHAnsi"/>
              </w:rPr>
              <w:t xml:space="preserve"> </w:t>
            </w:r>
          </w:p>
          <w:p w14:paraId="6A2F4B58" w14:textId="77777777" w:rsidR="00DB3E5A" w:rsidRDefault="00DB3E5A" w:rsidP="00536168">
            <w:pPr>
              <w:spacing w:line="276" w:lineRule="auto"/>
              <w:rPr>
                <w:rFonts w:cstheme="minorHAnsi"/>
              </w:rPr>
            </w:pPr>
          </w:p>
          <w:p w14:paraId="336A60B6" w14:textId="77777777" w:rsidR="00DB3E5A" w:rsidRDefault="00DB3E5A" w:rsidP="00536168">
            <w:pPr>
              <w:spacing w:line="276" w:lineRule="auto"/>
              <w:rPr>
                <w:rFonts w:cstheme="minorHAnsi"/>
              </w:rPr>
            </w:pPr>
            <w:r>
              <w:rPr>
                <w:rFonts w:cstheme="minorHAnsi"/>
              </w:rPr>
              <w:t>Die Lösungen im Anhang 2 können an die Lernenden verteilt werden.</w:t>
            </w:r>
          </w:p>
          <w:p w14:paraId="130CF59F" w14:textId="77777777" w:rsidR="00DB3E5A" w:rsidRDefault="00DB3E5A" w:rsidP="00536168">
            <w:pPr>
              <w:spacing w:line="276" w:lineRule="auto"/>
              <w:rPr>
                <w:rFonts w:cstheme="minorHAnsi"/>
              </w:rPr>
            </w:pPr>
          </w:p>
          <w:p w14:paraId="73377D85" w14:textId="77777777" w:rsidR="00DB3E5A" w:rsidRPr="00DB67B4" w:rsidRDefault="00DB3E5A" w:rsidP="00536168">
            <w:pPr>
              <w:spacing w:line="276" w:lineRule="auto"/>
              <w:rPr>
                <w:rFonts w:cstheme="minorHAnsi"/>
                <w:b/>
                <w:bCs/>
              </w:rPr>
            </w:pPr>
            <w:r w:rsidRPr="00DB67B4">
              <w:rPr>
                <w:rFonts w:cstheme="minorHAnsi"/>
                <w:b/>
                <w:bCs/>
              </w:rPr>
              <w:t>Welche Auswirkungen können gesunde Gewohnheiten auf den Körper haben?</w:t>
            </w:r>
          </w:p>
          <w:p w14:paraId="32D75054" w14:textId="77777777" w:rsidR="00DB3E5A" w:rsidRPr="008663B5" w:rsidRDefault="00DB3E5A" w:rsidP="00536168">
            <w:pPr>
              <w:spacing w:line="276" w:lineRule="auto"/>
              <w:rPr>
                <w:rFonts w:cstheme="minorHAnsi"/>
              </w:rPr>
            </w:pPr>
            <w:r w:rsidRPr="008663B5">
              <w:rPr>
                <w:rFonts w:cstheme="minorHAnsi"/>
              </w:rPr>
              <w:t>A. Positiv</w:t>
            </w:r>
            <w:r>
              <w:rPr>
                <w:rFonts w:cstheme="minorHAnsi"/>
              </w:rPr>
              <w:t xml:space="preserve">: </w:t>
            </w:r>
          </w:p>
          <w:p w14:paraId="0931677B" w14:textId="77777777" w:rsidR="00DB3E5A" w:rsidRDefault="00DB3E5A" w:rsidP="00536168">
            <w:pPr>
              <w:spacing w:line="276" w:lineRule="auto"/>
              <w:rPr>
                <w:rFonts w:cstheme="minorHAnsi"/>
              </w:rPr>
            </w:pPr>
            <w:r w:rsidRPr="008663B5">
              <w:rPr>
                <w:rFonts w:cstheme="minorHAnsi"/>
              </w:rPr>
              <w:lastRenderedPageBreak/>
              <w:t xml:space="preserve">1. </w:t>
            </w:r>
            <w:r>
              <w:rPr>
                <w:rFonts w:cstheme="minorHAnsi"/>
              </w:rPr>
              <w:t>g</w:t>
            </w:r>
            <w:r w:rsidRPr="008663B5">
              <w:rPr>
                <w:rFonts w:cstheme="minorHAnsi"/>
              </w:rPr>
              <w:t>esunde Ernährung:</w:t>
            </w:r>
            <w:r>
              <w:rPr>
                <w:rFonts w:cstheme="minorHAnsi"/>
              </w:rPr>
              <w:t xml:space="preserve"> </w:t>
            </w:r>
            <w:r w:rsidRPr="008663B5">
              <w:rPr>
                <w:rFonts w:cstheme="minorHAnsi"/>
              </w:rPr>
              <w:t>Energie und Nährstoffe</w:t>
            </w:r>
            <w:r>
              <w:rPr>
                <w:rFonts w:cstheme="minorHAnsi"/>
              </w:rPr>
              <w:t xml:space="preserve"> für den Körper / Stärkung des </w:t>
            </w:r>
            <w:r w:rsidRPr="008663B5">
              <w:rPr>
                <w:rFonts w:cstheme="minorHAnsi"/>
              </w:rPr>
              <w:t>Immunsystem</w:t>
            </w:r>
            <w:r>
              <w:rPr>
                <w:rFonts w:cstheme="minorHAnsi"/>
              </w:rPr>
              <w:t>s / Steigerung der Konzentration</w:t>
            </w:r>
          </w:p>
          <w:p w14:paraId="475B9FAB" w14:textId="77777777" w:rsidR="00DB3E5A" w:rsidRDefault="00DB3E5A" w:rsidP="00536168">
            <w:pPr>
              <w:spacing w:line="276" w:lineRule="auto"/>
              <w:rPr>
                <w:rFonts w:cstheme="minorHAnsi"/>
              </w:rPr>
            </w:pPr>
            <w:r w:rsidRPr="008663B5">
              <w:rPr>
                <w:rFonts w:cstheme="minorHAnsi"/>
              </w:rPr>
              <w:t xml:space="preserve">2. </w:t>
            </w:r>
            <w:r>
              <w:rPr>
                <w:rFonts w:cstheme="minorHAnsi"/>
              </w:rPr>
              <w:t>a</w:t>
            </w:r>
            <w:r w:rsidRPr="008663B5">
              <w:rPr>
                <w:rFonts w:cstheme="minorHAnsi"/>
              </w:rPr>
              <w:t>usreichend Bewegung:</w:t>
            </w:r>
            <w:r>
              <w:rPr>
                <w:rFonts w:cstheme="minorHAnsi"/>
              </w:rPr>
              <w:t xml:space="preserve"> Stärkung der </w:t>
            </w:r>
            <w:r w:rsidRPr="008663B5">
              <w:rPr>
                <w:rFonts w:cstheme="minorHAnsi"/>
              </w:rPr>
              <w:t>Muskeln und Knochen</w:t>
            </w:r>
            <w:r>
              <w:rPr>
                <w:rFonts w:cstheme="minorHAnsi"/>
              </w:rPr>
              <w:t xml:space="preserve"> / Verbesserung der Konzentrationsfähigkeit / Abbau von Stress / Förderung der sozialen </w:t>
            </w:r>
            <w:r w:rsidRPr="008663B5">
              <w:rPr>
                <w:rFonts w:cstheme="minorHAnsi"/>
              </w:rPr>
              <w:t>Fähigkeiten</w:t>
            </w:r>
          </w:p>
          <w:p w14:paraId="21092FA0" w14:textId="77777777" w:rsidR="00DB3E5A" w:rsidRDefault="00DB3E5A" w:rsidP="00536168">
            <w:pPr>
              <w:spacing w:line="276" w:lineRule="auto"/>
              <w:rPr>
                <w:rFonts w:cstheme="minorHAnsi"/>
              </w:rPr>
            </w:pPr>
            <w:r w:rsidRPr="008663B5">
              <w:rPr>
                <w:rFonts w:cstheme="minorHAnsi"/>
              </w:rPr>
              <w:t xml:space="preserve">3. </w:t>
            </w:r>
            <w:r>
              <w:rPr>
                <w:rFonts w:cstheme="minorHAnsi"/>
              </w:rPr>
              <w:t>a</w:t>
            </w:r>
            <w:r w:rsidRPr="008663B5">
              <w:rPr>
                <w:rFonts w:cstheme="minorHAnsi"/>
              </w:rPr>
              <w:t>usreichend Schlaf:</w:t>
            </w:r>
            <w:r>
              <w:rPr>
                <w:rFonts w:cstheme="minorHAnsi"/>
              </w:rPr>
              <w:t xml:space="preserve"> Steigerung der </w:t>
            </w:r>
            <w:r w:rsidRPr="008663B5">
              <w:rPr>
                <w:rFonts w:cstheme="minorHAnsi"/>
              </w:rPr>
              <w:t>körperliche</w:t>
            </w:r>
            <w:r>
              <w:rPr>
                <w:rFonts w:cstheme="minorHAnsi"/>
              </w:rPr>
              <w:t>n</w:t>
            </w:r>
            <w:r w:rsidRPr="008663B5">
              <w:rPr>
                <w:rFonts w:cstheme="minorHAnsi"/>
              </w:rPr>
              <w:t xml:space="preserve"> und geistige</w:t>
            </w:r>
            <w:r>
              <w:rPr>
                <w:rFonts w:cstheme="minorHAnsi"/>
              </w:rPr>
              <w:t>n</w:t>
            </w:r>
            <w:r w:rsidRPr="008663B5">
              <w:rPr>
                <w:rFonts w:cstheme="minorHAnsi"/>
              </w:rPr>
              <w:t xml:space="preserve"> Entwicklung</w:t>
            </w:r>
            <w:r>
              <w:rPr>
                <w:rFonts w:cstheme="minorHAnsi"/>
              </w:rPr>
              <w:t xml:space="preserve"> / Verarbeitung der Tageseindrücke / Einfluss auf das Gedächtnis und das Lernen / Unterstützung der Wachstumsphase / </w:t>
            </w:r>
            <w:r w:rsidRPr="008663B5">
              <w:rPr>
                <w:rFonts w:cstheme="minorHAnsi"/>
              </w:rPr>
              <w:t>Selbstheilung des Körpers</w:t>
            </w:r>
            <w:r>
              <w:rPr>
                <w:rFonts w:cstheme="minorHAnsi"/>
              </w:rPr>
              <w:t xml:space="preserve"> / Stärkung des</w:t>
            </w:r>
            <w:r w:rsidRPr="008663B5">
              <w:rPr>
                <w:rFonts w:cstheme="minorHAnsi"/>
              </w:rPr>
              <w:t xml:space="preserve"> Immunsystem</w:t>
            </w:r>
            <w:r>
              <w:rPr>
                <w:rFonts w:cstheme="minorHAnsi"/>
              </w:rPr>
              <w:t xml:space="preserve">s / Bekämpfung von </w:t>
            </w:r>
            <w:r w:rsidRPr="008663B5">
              <w:rPr>
                <w:rFonts w:cstheme="minorHAnsi"/>
              </w:rPr>
              <w:t>Krankheiten</w:t>
            </w:r>
          </w:p>
          <w:p w14:paraId="7874D20E" w14:textId="77777777" w:rsidR="00DB3E5A" w:rsidRDefault="00DB3E5A" w:rsidP="00536168">
            <w:pPr>
              <w:spacing w:line="276" w:lineRule="auto"/>
              <w:ind w:left="26"/>
              <w:rPr>
                <w:rFonts w:cstheme="minorHAnsi"/>
                <w:highlight w:val="yellow"/>
              </w:rPr>
            </w:pPr>
          </w:p>
          <w:p w14:paraId="34AB677C" w14:textId="77777777" w:rsidR="00DB3E5A" w:rsidRPr="008663B5" w:rsidRDefault="00DB3E5A" w:rsidP="00536168">
            <w:pPr>
              <w:spacing w:line="276" w:lineRule="auto"/>
              <w:rPr>
                <w:rFonts w:cstheme="minorHAnsi"/>
              </w:rPr>
            </w:pPr>
            <w:r w:rsidRPr="008663B5">
              <w:rPr>
                <w:rFonts w:cstheme="minorHAnsi"/>
              </w:rPr>
              <w:t>B. Negativ</w:t>
            </w:r>
            <w:r>
              <w:rPr>
                <w:rFonts w:cstheme="minorHAnsi"/>
              </w:rPr>
              <w:t xml:space="preserve">: </w:t>
            </w:r>
          </w:p>
          <w:p w14:paraId="2EADD864" w14:textId="77777777" w:rsidR="00DB3E5A" w:rsidRPr="008663B5" w:rsidRDefault="00DB3E5A" w:rsidP="00536168">
            <w:pPr>
              <w:spacing w:line="276" w:lineRule="auto"/>
              <w:rPr>
                <w:rFonts w:cstheme="minorHAnsi"/>
              </w:rPr>
            </w:pPr>
            <w:r w:rsidRPr="008663B5">
              <w:rPr>
                <w:rFonts w:cstheme="minorHAnsi"/>
              </w:rPr>
              <w:t xml:space="preserve">1. </w:t>
            </w:r>
            <w:r>
              <w:rPr>
                <w:rFonts w:cstheme="minorHAnsi"/>
              </w:rPr>
              <w:t>u</w:t>
            </w:r>
            <w:r w:rsidRPr="008663B5">
              <w:rPr>
                <w:rFonts w:cstheme="minorHAnsi"/>
              </w:rPr>
              <w:t>ngesunde Ernährung:</w:t>
            </w:r>
            <w:r>
              <w:rPr>
                <w:rFonts w:cstheme="minorHAnsi"/>
              </w:rPr>
              <w:t xml:space="preserve"> Adipositas / </w:t>
            </w:r>
            <w:r w:rsidRPr="008663B5">
              <w:rPr>
                <w:rFonts w:cstheme="minorHAnsi"/>
              </w:rPr>
              <w:t>Übergewicht</w:t>
            </w:r>
            <w:r>
              <w:rPr>
                <w:rFonts w:cstheme="minorHAnsi"/>
              </w:rPr>
              <w:t xml:space="preserve"> / </w:t>
            </w:r>
            <w:r w:rsidRPr="008663B5">
              <w:rPr>
                <w:rFonts w:cstheme="minorHAnsi"/>
              </w:rPr>
              <w:t>Zahnprobleme</w:t>
            </w:r>
            <w:r>
              <w:rPr>
                <w:rFonts w:cstheme="minorHAnsi"/>
              </w:rPr>
              <w:t xml:space="preserve"> /</w:t>
            </w:r>
            <w:r w:rsidRPr="008663B5">
              <w:rPr>
                <w:rFonts w:cstheme="minorHAnsi"/>
              </w:rPr>
              <w:t xml:space="preserve"> Mangelerscheinungen</w:t>
            </w:r>
            <w:r>
              <w:rPr>
                <w:rFonts w:cstheme="minorHAnsi"/>
              </w:rPr>
              <w:t xml:space="preserve"> (Vitamine) / Einfluss auf das </w:t>
            </w:r>
            <w:r w:rsidRPr="008663B5">
              <w:rPr>
                <w:rFonts w:cstheme="minorHAnsi"/>
              </w:rPr>
              <w:t>Immunsystem</w:t>
            </w:r>
            <w:r>
              <w:rPr>
                <w:rFonts w:cstheme="minorHAnsi"/>
              </w:rPr>
              <w:t xml:space="preserve"> / Beeinträchtigung der </w:t>
            </w:r>
            <w:r w:rsidRPr="008663B5">
              <w:rPr>
                <w:rFonts w:cstheme="minorHAnsi"/>
              </w:rPr>
              <w:t>Konzentrationsfähigkeit</w:t>
            </w:r>
          </w:p>
          <w:p w14:paraId="5E532DB9" w14:textId="77777777" w:rsidR="00DB3E5A" w:rsidRPr="008663B5" w:rsidRDefault="00DB3E5A" w:rsidP="00536168">
            <w:pPr>
              <w:spacing w:line="276" w:lineRule="auto"/>
              <w:rPr>
                <w:rFonts w:cstheme="minorHAnsi"/>
              </w:rPr>
            </w:pPr>
            <w:r w:rsidRPr="008663B5">
              <w:rPr>
                <w:rFonts w:cstheme="minorHAnsi"/>
              </w:rPr>
              <w:t xml:space="preserve">2. </w:t>
            </w:r>
            <w:r>
              <w:rPr>
                <w:rFonts w:cstheme="minorHAnsi"/>
              </w:rPr>
              <w:t>z</w:t>
            </w:r>
            <w:r w:rsidRPr="008663B5">
              <w:rPr>
                <w:rFonts w:cstheme="minorHAnsi"/>
              </w:rPr>
              <w:t>u wenig Bewegung:</w:t>
            </w:r>
            <w:r>
              <w:rPr>
                <w:rFonts w:cstheme="minorHAnsi"/>
              </w:rPr>
              <w:t xml:space="preserve"> </w:t>
            </w:r>
            <w:r w:rsidRPr="008663B5">
              <w:rPr>
                <w:rFonts w:cstheme="minorHAnsi"/>
              </w:rPr>
              <w:t>Gewicht</w:t>
            </w:r>
            <w:r>
              <w:rPr>
                <w:rFonts w:cstheme="minorHAnsi"/>
              </w:rPr>
              <w:t xml:space="preserve">szunahme / erhöhtes </w:t>
            </w:r>
            <w:r w:rsidRPr="008663B5">
              <w:rPr>
                <w:rFonts w:cstheme="minorHAnsi"/>
              </w:rPr>
              <w:t xml:space="preserve">Risiko für Diabetes und Herzprobleme im späteren Leben </w:t>
            </w:r>
            <w:r>
              <w:rPr>
                <w:rFonts w:cstheme="minorHAnsi"/>
              </w:rPr>
              <w:t xml:space="preserve">/ </w:t>
            </w:r>
            <w:r w:rsidRPr="008663B5">
              <w:rPr>
                <w:rFonts w:cstheme="minorHAnsi"/>
              </w:rPr>
              <w:t xml:space="preserve">Entwicklung </w:t>
            </w:r>
            <w:r>
              <w:rPr>
                <w:rFonts w:cstheme="minorHAnsi"/>
              </w:rPr>
              <w:t>d</w:t>
            </w:r>
            <w:r w:rsidRPr="008663B5">
              <w:rPr>
                <w:rFonts w:cstheme="minorHAnsi"/>
              </w:rPr>
              <w:t>er Knochen und Muskeln</w:t>
            </w:r>
            <w:r>
              <w:rPr>
                <w:rFonts w:cstheme="minorHAnsi"/>
              </w:rPr>
              <w:t xml:space="preserve"> / </w:t>
            </w:r>
            <w:r w:rsidRPr="008663B5">
              <w:rPr>
                <w:rFonts w:cstheme="minorHAnsi"/>
              </w:rPr>
              <w:t>geringeres Selbstbewusstsein</w:t>
            </w:r>
          </w:p>
          <w:p w14:paraId="380DF14B" w14:textId="77777777" w:rsidR="00DB3E5A" w:rsidRPr="008663B5" w:rsidRDefault="00DB3E5A" w:rsidP="00536168">
            <w:pPr>
              <w:spacing w:line="276" w:lineRule="auto"/>
              <w:rPr>
                <w:rFonts w:cstheme="minorHAnsi"/>
              </w:rPr>
            </w:pPr>
            <w:r w:rsidRPr="008663B5">
              <w:rPr>
                <w:rFonts w:cstheme="minorHAnsi"/>
              </w:rPr>
              <w:t xml:space="preserve">3. </w:t>
            </w:r>
            <w:r>
              <w:rPr>
                <w:rFonts w:cstheme="minorHAnsi"/>
              </w:rPr>
              <w:t>z</w:t>
            </w:r>
            <w:r w:rsidRPr="008663B5">
              <w:rPr>
                <w:rFonts w:cstheme="minorHAnsi"/>
              </w:rPr>
              <w:t>u wenig Schlaf:</w:t>
            </w:r>
            <w:r>
              <w:rPr>
                <w:rFonts w:cstheme="minorHAnsi"/>
              </w:rPr>
              <w:t xml:space="preserve"> </w:t>
            </w:r>
            <w:r w:rsidRPr="008663B5">
              <w:rPr>
                <w:rFonts w:cstheme="minorHAnsi"/>
              </w:rPr>
              <w:t>Müdigkeit</w:t>
            </w:r>
            <w:r>
              <w:rPr>
                <w:rFonts w:cstheme="minorHAnsi"/>
              </w:rPr>
              <w:t xml:space="preserve"> /</w:t>
            </w:r>
            <w:r w:rsidRPr="008663B5">
              <w:rPr>
                <w:rFonts w:cstheme="minorHAnsi"/>
              </w:rPr>
              <w:t xml:space="preserve"> Reizbarkeit </w:t>
            </w:r>
            <w:r>
              <w:rPr>
                <w:rFonts w:cstheme="minorHAnsi"/>
              </w:rPr>
              <w:t>/</w:t>
            </w:r>
            <w:r w:rsidRPr="008663B5">
              <w:rPr>
                <w:rFonts w:cstheme="minorHAnsi"/>
              </w:rPr>
              <w:t xml:space="preserve"> Konzentrationsschwierigkeiten </w:t>
            </w:r>
          </w:p>
          <w:p w14:paraId="09EE90FB" w14:textId="77777777" w:rsidR="00DB3E5A" w:rsidRDefault="00DB3E5A" w:rsidP="00536168">
            <w:pPr>
              <w:spacing w:line="276" w:lineRule="auto"/>
              <w:rPr>
                <w:rFonts w:cstheme="minorHAnsi"/>
              </w:rPr>
            </w:pPr>
          </w:p>
          <w:p w14:paraId="203CB2A5" w14:textId="77777777" w:rsidR="00DB3E5A" w:rsidRDefault="00DB3E5A" w:rsidP="00536168">
            <w:pPr>
              <w:spacing w:line="276" w:lineRule="auto"/>
              <w:ind w:left="26"/>
              <w:rPr>
                <w:rFonts w:cstheme="minorHAnsi"/>
                <w:highlight w:val="yellow"/>
              </w:rPr>
            </w:pPr>
            <w:r>
              <w:rPr>
                <w:rFonts w:cstheme="minorHAnsi"/>
                <w:highlight w:val="yellow"/>
              </w:rPr>
              <w:t>((Wenn möglich: alle 3 Boxen nebeneinander))</w:t>
            </w:r>
          </w:p>
          <w:p w14:paraId="539E2607" w14:textId="77777777" w:rsidR="00DB3E5A" w:rsidRPr="0096675E" w:rsidRDefault="00DB3E5A" w:rsidP="00536168">
            <w:pPr>
              <w:spacing w:line="276" w:lineRule="auto"/>
              <w:ind w:left="26"/>
              <w:rPr>
                <w:rFonts w:cstheme="minorHAnsi"/>
              </w:rPr>
            </w:pPr>
            <w:r w:rsidRPr="00517722">
              <w:rPr>
                <w:rFonts w:cstheme="minorHAnsi"/>
                <w:highlight w:val="yellow"/>
              </w:rPr>
              <w:t>((BOX))</w:t>
            </w:r>
          </w:p>
          <w:p w14:paraId="7525BC52" w14:textId="77777777" w:rsidR="00DB3E5A" w:rsidRDefault="00DB3E5A" w:rsidP="00536168">
            <w:pPr>
              <w:spacing w:line="276" w:lineRule="auto"/>
              <w:ind w:left="26"/>
              <w:rPr>
                <w:rFonts w:cstheme="minorHAnsi"/>
              </w:rPr>
            </w:pPr>
            <w:r w:rsidRPr="0096675E">
              <w:rPr>
                <w:rFonts w:cstheme="minorHAnsi"/>
              </w:rPr>
              <w:t xml:space="preserve">Mehr zum Thema </w:t>
            </w:r>
            <w:r>
              <w:rPr>
                <w:rFonts w:cstheme="minorHAnsi"/>
              </w:rPr>
              <w:t>„Gesunde Ernährung“: „</w:t>
            </w:r>
            <w:r w:rsidRPr="00544CBF">
              <w:rPr>
                <w:rFonts w:cstheme="minorHAnsi"/>
              </w:rPr>
              <w:t>Gesunde Ernährung für Kinder und Jugendliche</w:t>
            </w:r>
            <w:r>
              <w:rPr>
                <w:rFonts w:cstheme="minorHAnsi"/>
              </w:rPr>
              <w:t>“ u</w:t>
            </w:r>
            <w:r w:rsidRPr="0096675E">
              <w:rPr>
                <w:rFonts w:cstheme="minorHAnsi"/>
              </w:rPr>
              <w:t xml:space="preserve">nter </w:t>
            </w:r>
            <w:hyperlink r:id="rId16" w:history="1">
              <w:r w:rsidRPr="00544CBF">
                <w:rPr>
                  <w:rStyle w:val="Hyperlink"/>
                  <w:rFonts w:cstheme="minorHAnsi"/>
                </w:rPr>
                <w:t>www.barmer.de</w:t>
              </w:r>
            </w:hyperlink>
            <w:r w:rsidRPr="0096675E">
              <w:rPr>
                <w:rFonts w:cstheme="minorHAnsi"/>
              </w:rPr>
              <w:t xml:space="preserve"> </w:t>
            </w:r>
            <w:r w:rsidRPr="004300A9">
              <w:rPr>
                <w:rFonts w:cstheme="minorHAnsi"/>
                <w:highlight w:val="yellow"/>
              </w:rPr>
              <w:t xml:space="preserve">((Link zu: </w:t>
            </w:r>
            <w:hyperlink r:id="rId17" w:history="1">
              <w:r w:rsidRPr="004300A9">
                <w:rPr>
                  <w:rStyle w:val="Hyperlink"/>
                  <w:rFonts w:cstheme="minorHAnsi"/>
                  <w:highlight w:val="yellow"/>
                </w:rPr>
                <w:t>https://www.barmer.de/gesundheit-verstehen/leben/ernaehrung/ernaehrung-kinder-und-jugendliche-1071638)</w:t>
              </w:r>
            </w:hyperlink>
            <w:r w:rsidRPr="004300A9">
              <w:rPr>
                <w:rFonts w:cstheme="minorHAnsi"/>
                <w:highlight w:val="yellow"/>
              </w:rPr>
              <w:t>)</w:t>
            </w:r>
          </w:p>
          <w:p w14:paraId="43B69791" w14:textId="77777777" w:rsidR="00DB3E5A" w:rsidRDefault="00DB3E5A" w:rsidP="00536168">
            <w:pPr>
              <w:spacing w:line="276" w:lineRule="auto"/>
              <w:ind w:left="26"/>
              <w:rPr>
                <w:rFonts w:cstheme="minorHAnsi"/>
              </w:rPr>
            </w:pPr>
          </w:p>
          <w:p w14:paraId="4EE1603B" w14:textId="77777777" w:rsidR="00DB3E5A" w:rsidRDefault="00DB3E5A" w:rsidP="00536168">
            <w:pPr>
              <w:spacing w:line="276" w:lineRule="auto"/>
              <w:ind w:firstLine="26"/>
              <w:rPr>
                <w:rFonts w:cstheme="minorHAnsi"/>
              </w:rPr>
            </w:pPr>
            <w:r w:rsidRPr="00F60D6A">
              <w:rPr>
                <w:rFonts w:cstheme="minorHAnsi"/>
                <w:highlight w:val="yellow"/>
              </w:rPr>
              <w:t>((BOX))</w:t>
            </w:r>
          </w:p>
          <w:p w14:paraId="37358702" w14:textId="77777777" w:rsidR="00DB3E5A" w:rsidRPr="00544CBF" w:rsidRDefault="00DB3E5A" w:rsidP="00536168">
            <w:pPr>
              <w:spacing w:line="276" w:lineRule="auto"/>
              <w:ind w:firstLine="26"/>
              <w:rPr>
                <w:rStyle w:val="Hyperlink"/>
                <w:rFonts w:cstheme="minorHAnsi"/>
                <w:color w:val="auto"/>
                <w:u w:val="none"/>
              </w:rPr>
            </w:pPr>
            <w:r w:rsidRPr="008053D0">
              <w:rPr>
                <w:rStyle w:val="Hyperlink"/>
                <w:rFonts w:cstheme="minorHAnsi"/>
                <w:color w:val="auto"/>
                <w:u w:val="none"/>
              </w:rPr>
              <w:t>Mehr zum Thema</w:t>
            </w:r>
            <w:r>
              <w:rPr>
                <w:rStyle w:val="Hyperlink"/>
                <w:rFonts w:cstheme="minorHAnsi"/>
                <w:color w:val="auto"/>
                <w:u w:val="none"/>
              </w:rPr>
              <w:t xml:space="preserve"> „Ausreichend Bewegung“: „</w:t>
            </w:r>
            <w:r w:rsidRPr="00544CBF">
              <w:rPr>
                <w:rStyle w:val="Hyperlink"/>
                <w:rFonts w:cstheme="minorHAnsi"/>
                <w:color w:val="auto"/>
                <w:u w:val="none"/>
              </w:rPr>
              <w:t xml:space="preserve">Warum ausreichend Bewegung wichtig für Kinder ist.“ unter </w:t>
            </w:r>
            <w:hyperlink r:id="rId18" w:history="1">
              <w:r w:rsidRPr="00A201D9">
                <w:rPr>
                  <w:rStyle w:val="Hyperlink"/>
                  <w:rFonts w:cstheme="minorHAnsi"/>
                </w:rPr>
                <w:t>www.dbkids.de</w:t>
              </w:r>
            </w:hyperlink>
            <w:r>
              <w:rPr>
                <w:rStyle w:val="Hyperlink"/>
                <w:rFonts w:cstheme="minorHAnsi"/>
                <w:color w:val="auto"/>
                <w:u w:val="none"/>
              </w:rPr>
              <w:t xml:space="preserve"> </w:t>
            </w:r>
            <w:r w:rsidRPr="004300A9">
              <w:rPr>
                <w:rStyle w:val="Hyperlink"/>
                <w:rFonts w:cstheme="minorHAnsi"/>
                <w:color w:val="auto"/>
                <w:highlight w:val="yellow"/>
                <w:u w:val="none"/>
              </w:rPr>
              <w:t>((Link zu: https://www.spektrum.de/news/schlafmangel-verursacht-bei-kindern-kognitive-probleme/1441238))</w:t>
            </w:r>
          </w:p>
          <w:p w14:paraId="1B892DD2" w14:textId="77777777" w:rsidR="00DB3E5A" w:rsidRDefault="00DB3E5A" w:rsidP="00536168">
            <w:pPr>
              <w:spacing w:line="276" w:lineRule="auto"/>
              <w:ind w:firstLine="26"/>
              <w:rPr>
                <w:rFonts w:cstheme="minorHAnsi"/>
              </w:rPr>
            </w:pPr>
          </w:p>
          <w:p w14:paraId="78AF9FD0" w14:textId="77777777" w:rsidR="00DB3E5A" w:rsidRPr="0096675E" w:rsidRDefault="00DB3E5A" w:rsidP="00536168">
            <w:pPr>
              <w:spacing w:line="276" w:lineRule="auto"/>
              <w:ind w:left="26"/>
              <w:rPr>
                <w:rFonts w:cstheme="minorHAnsi"/>
              </w:rPr>
            </w:pPr>
            <w:r w:rsidRPr="00517722">
              <w:rPr>
                <w:rFonts w:cstheme="minorHAnsi"/>
                <w:highlight w:val="yellow"/>
              </w:rPr>
              <w:t>((BOX))</w:t>
            </w:r>
          </w:p>
          <w:p w14:paraId="0492D631" w14:textId="77777777" w:rsidR="00DB3E5A" w:rsidRDefault="00DB3E5A" w:rsidP="00536168">
            <w:pPr>
              <w:spacing w:line="276" w:lineRule="auto"/>
              <w:ind w:left="26"/>
              <w:rPr>
                <w:rFonts w:cstheme="minorHAnsi"/>
              </w:rPr>
            </w:pPr>
            <w:r w:rsidRPr="0096675E">
              <w:rPr>
                <w:rFonts w:cstheme="minorHAnsi"/>
              </w:rPr>
              <w:t xml:space="preserve">Mehr zum Thema </w:t>
            </w:r>
            <w:r>
              <w:rPr>
                <w:rFonts w:cstheme="minorHAnsi"/>
              </w:rPr>
              <w:t>„Ausreichend Schlaf“: „</w:t>
            </w:r>
            <w:r w:rsidRPr="00544CBF">
              <w:rPr>
                <w:rFonts w:cstheme="minorHAnsi"/>
              </w:rPr>
              <w:t>Wer wenig schläft, hat in der Schule das Nachsehen</w:t>
            </w:r>
            <w:r>
              <w:rPr>
                <w:rFonts w:cstheme="minorHAnsi"/>
              </w:rPr>
              <w:t>“ u</w:t>
            </w:r>
            <w:r w:rsidRPr="0096675E">
              <w:rPr>
                <w:rFonts w:cstheme="minorHAnsi"/>
              </w:rPr>
              <w:t xml:space="preserve">nter </w:t>
            </w:r>
            <w:hyperlink r:id="rId19" w:history="1">
              <w:r w:rsidRPr="00544CBF">
                <w:rPr>
                  <w:rStyle w:val="Hyperlink"/>
                  <w:rFonts w:cstheme="minorHAnsi"/>
                </w:rPr>
                <w:t>www.spektrum.de</w:t>
              </w:r>
            </w:hyperlink>
            <w:r w:rsidRPr="0096675E">
              <w:rPr>
                <w:rFonts w:cstheme="minorHAnsi"/>
              </w:rPr>
              <w:t xml:space="preserve"> </w:t>
            </w:r>
            <w:r w:rsidRPr="004300A9">
              <w:rPr>
                <w:rFonts w:cstheme="minorHAnsi"/>
                <w:highlight w:val="yellow"/>
              </w:rPr>
              <w:t xml:space="preserve">((Link zu: </w:t>
            </w:r>
            <w:hyperlink r:id="rId20" w:history="1">
              <w:r w:rsidRPr="004300A9">
                <w:rPr>
                  <w:rStyle w:val="Hyperlink"/>
                  <w:rFonts w:cstheme="minorHAnsi"/>
                  <w:highlight w:val="yellow"/>
                </w:rPr>
                <w:t>https://www.spektrum.de/news/schlafmangel-verursacht-bei-kindern-kognitive-probleme/1441238)</w:t>
              </w:r>
            </w:hyperlink>
            <w:r w:rsidRPr="004300A9">
              <w:rPr>
                <w:rFonts w:cstheme="minorHAnsi"/>
                <w:highlight w:val="yellow"/>
              </w:rPr>
              <w:t>)</w:t>
            </w:r>
          </w:p>
          <w:p w14:paraId="102FD15F" w14:textId="77777777" w:rsidR="00DB3E5A" w:rsidRPr="008663B5" w:rsidRDefault="00DB3E5A" w:rsidP="00536168">
            <w:pPr>
              <w:spacing w:line="276" w:lineRule="auto"/>
              <w:ind w:firstLine="26"/>
              <w:rPr>
                <w:rFonts w:cstheme="minorHAnsi"/>
              </w:rPr>
            </w:pPr>
          </w:p>
          <w:p w14:paraId="157FEC80" w14:textId="77777777" w:rsidR="00DB3E5A" w:rsidRPr="00C14426" w:rsidRDefault="00DB3E5A" w:rsidP="00536168">
            <w:pPr>
              <w:spacing w:line="276" w:lineRule="auto"/>
              <w:rPr>
                <w:rFonts w:cstheme="minorHAnsi"/>
                <w:b/>
                <w:bCs/>
                <w:sz w:val="26"/>
                <w:szCs w:val="26"/>
              </w:rPr>
            </w:pPr>
            <w:r w:rsidRPr="00C14426">
              <w:rPr>
                <w:rFonts w:cstheme="minorHAnsi"/>
                <w:b/>
                <w:bCs/>
                <w:sz w:val="26"/>
                <w:szCs w:val="26"/>
              </w:rPr>
              <w:t>Erarbeitung 2</w:t>
            </w:r>
          </w:p>
          <w:p w14:paraId="67A0ACCF" w14:textId="77777777" w:rsidR="00DB3E5A" w:rsidRPr="008663B5" w:rsidRDefault="00DB3E5A" w:rsidP="00536168">
            <w:pPr>
              <w:spacing w:line="276" w:lineRule="auto"/>
              <w:rPr>
                <w:b/>
                <w:bCs/>
              </w:rPr>
            </w:pPr>
            <w:r>
              <w:rPr>
                <w:b/>
                <w:bCs/>
              </w:rPr>
              <w:t>1. Wie kann man g</w:t>
            </w:r>
            <w:r w:rsidRPr="008663B5">
              <w:rPr>
                <w:b/>
                <w:bCs/>
              </w:rPr>
              <w:t>esunde Gewohnheiten entwickeln und aufrechterhalten?</w:t>
            </w:r>
            <w:r>
              <w:rPr>
                <w:b/>
                <w:bCs/>
              </w:rPr>
              <w:t xml:space="preserve"> – Arbeitsblatt 3:</w:t>
            </w:r>
          </w:p>
          <w:p w14:paraId="1A1277E3" w14:textId="3ED4FC73" w:rsidR="00DB3E5A" w:rsidRDefault="00DB3E5A" w:rsidP="00536168">
            <w:pPr>
              <w:tabs>
                <w:tab w:val="left" w:pos="2441"/>
                <w:tab w:val="left" w:pos="2880"/>
              </w:tabs>
              <w:spacing w:line="276" w:lineRule="auto"/>
              <w:rPr>
                <w:rFonts w:cstheme="minorHAnsi"/>
              </w:rPr>
            </w:pPr>
            <w:r>
              <w:rPr>
                <w:rFonts w:cstheme="minorHAnsi"/>
              </w:rPr>
              <w:t xml:space="preserve">In dieser Unterrichtsphase geht es um die Problematik, warum es schwer ist, </w:t>
            </w:r>
            <w:ins w:id="47" w:author="Michael Kohl" w:date="2024-05-17T11:07:00Z" w16du:dateUtc="2024-05-17T09:07:00Z">
              <w:r w:rsidR="009774FE">
                <w:rPr>
                  <w:rFonts w:cstheme="minorHAnsi"/>
                </w:rPr>
                <w:t xml:space="preserve">sich </w:t>
              </w:r>
            </w:ins>
            <w:r>
              <w:rPr>
                <w:rFonts w:cstheme="minorHAnsi"/>
              </w:rPr>
              <w:t>s</w:t>
            </w:r>
            <w:r w:rsidRPr="008663B5">
              <w:rPr>
                <w:rFonts w:cstheme="minorHAnsi"/>
              </w:rPr>
              <w:t>chlechte Gewohnheiten abzugewöhnen und gute Gewohnheiten zu entwickeln. Im Unterrichtsgespräch versucht man</w:t>
            </w:r>
            <w:ins w:id="48" w:author="Michael Kohl" w:date="2024-05-17T11:07:00Z" w16du:dateUtc="2024-05-17T09:07:00Z">
              <w:r w:rsidR="009774FE">
                <w:rPr>
                  <w:rFonts w:cstheme="minorHAnsi"/>
                </w:rPr>
                <w:t>,</w:t>
              </w:r>
            </w:ins>
            <w:r w:rsidRPr="008663B5">
              <w:rPr>
                <w:rFonts w:cstheme="minorHAnsi"/>
              </w:rPr>
              <w:t xml:space="preserve"> sich dem Thema anzunähern anhand folgender Frage:</w:t>
            </w:r>
            <w:r>
              <w:rPr>
                <w:rFonts w:cstheme="minorHAnsi"/>
              </w:rPr>
              <w:t xml:space="preserve"> </w:t>
            </w:r>
            <w:r w:rsidRPr="008663B5">
              <w:rPr>
                <w:rFonts w:cstheme="minorHAnsi"/>
              </w:rPr>
              <w:t>Warum ernähren sich nicht alle gesund, bewegen sich viel und schlafen ausreichend?</w:t>
            </w:r>
          </w:p>
          <w:p w14:paraId="518E0E83" w14:textId="77777777" w:rsidR="00DB3E5A" w:rsidRPr="008663B5" w:rsidRDefault="00DB3E5A" w:rsidP="00536168">
            <w:pPr>
              <w:tabs>
                <w:tab w:val="left" w:pos="2441"/>
                <w:tab w:val="left" w:pos="2880"/>
              </w:tabs>
              <w:spacing w:line="276" w:lineRule="auto"/>
              <w:rPr>
                <w:rFonts w:cstheme="minorHAnsi"/>
              </w:rPr>
            </w:pPr>
          </w:p>
          <w:p w14:paraId="51CFA9A1" w14:textId="77777777" w:rsidR="00DB3E5A" w:rsidRPr="004300A9" w:rsidRDefault="00DB3E5A" w:rsidP="00536168">
            <w:pPr>
              <w:tabs>
                <w:tab w:val="left" w:pos="2441"/>
                <w:tab w:val="left" w:pos="2880"/>
              </w:tabs>
              <w:spacing w:line="276" w:lineRule="auto"/>
              <w:rPr>
                <w:rFonts w:cstheme="minorHAnsi"/>
                <w:b/>
                <w:bCs/>
              </w:rPr>
            </w:pPr>
            <w:r w:rsidRPr="004300A9">
              <w:rPr>
                <w:rFonts w:cstheme="minorHAnsi"/>
                <w:b/>
                <w:bCs/>
              </w:rPr>
              <w:t xml:space="preserve">Erwartbare Antworten: </w:t>
            </w:r>
          </w:p>
          <w:p w14:paraId="26AB70DD" w14:textId="77777777" w:rsidR="00DB3E5A" w:rsidRPr="008663B5" w:rsidRDefault="00DB3E5A" w:rsidP="00536168">
            <w:pPr>
              <w:tabs>
                <w:tab w:val="left" w:pos="2441"/>
                <w:tab w:val="left" w:pos="2880"/>
              </w:tabs>
              <w:spacing w:line="276" w:lineRule="auto"/>
              <w:rPr>
                <w:rFonts w:cstheme="minorHAnsi"/>
              </w:rPr>
            </w:pPr>
            <w:r w:rsidRPr="008663B5">
              <w:rPr>
                <w:rFonts w:cstheme="minorHAnsi"/>
              </w:rPr>
              <w:t>- Vielleicht können sich nicht alle eine gesunde Ernährung leisten</w:t>
            </w:r>
            <w:r>
              <w:rPr>
                <w:rFonts w:cstheme="minorHAnsi"/>
              </w:rPr>
              <w:t>.</w:t>
            </w:r>
          </w:p>
          <w:p w14:paraId="1A158CEE" w14:textId="77777777" w:rsidR="00DB3E5A" w:rsidRPr="008663B5" w:rsidRDefault="00DB3E5A" w:rsidP="00536168">
            <w:pPr>
              <w:tabs>
                <w:tab w:val="left" w:pos="2441"/>
                <w:tab w:val="left" w:pos="2880"/>
              </w:tabs>
              <w:spacing w:line="276" w:lineRule="auto"/>
              <w:rPr>
                <w:rFonts w:cstheme="minorHAnsi"/>
              </w:rPr>
            </w:pPr>
            <w:r w:rsidRPr="008663B5">
              <w:rPr>
                <w:rFonts w:cstheme="minorHAnsi"/>
              </w:rPr>
              <w:t>- Manche habe so viel zu tun, dass sie für ausreichend Bewegung</w:t>
            </w:r>
            <w:r>
              <w:rPr>
                <w:rFonts w:cstheme="minorHAnsi"/>
              </w:rPr>
              <w:t xml:space="preserve"> </w:t>
            </w:r>
            <w:r w:rsidRPr="008663B5">
              <w:rPr>
                <w:rFonts w:cstheme="minorHAnsi"/>
              </w:rPr>
              <w:t>keine Zeit haben</w:t>
            </w:r>
            <w:r>
              <w:rPr>
                <w:rFonts w:cstheme="minorHAnsi"/>
              </w:rPr>
              <w:t>.</w:t>
            </w:r>
          </w:p>
          <w:p w14:paraId="47CC343E" w14:textId="77777777" w:rsidR="00DB3E5A" w:rsidRPr="008663B5" w:rsidRDefault="00DB3E5A" w:rsidP="00536168">
            <w:pPr>
              <w:tabs>
                <w:tab w:val="left" w:pos="2441"/>
                <w:tab w:val="left" w:pos="2880"/>
              </w:tabs>
              <w:spacing w:line="276" w:lineRule="auto"/>
              <w:rPr>
                <w:rFonts w:cstheme="minorHAnsi"/>
              </w:rPr>
            </w:pPr>
            <w:r w:rsidRPr="008663B5">
              <w:rPr>
                <w:rFonts w:cstheme="minorHAnsi"/>
              </w:rPr>
              <w:t>- Kranke oder gestresste Personen können oft auch nicht gut schlafen</w:t>
            </w:r>
            <w:r>
              <w:rPr>
                <w:rFonts w:cstheme="minorHAnsi"/>
              </w:rPr>
              <w:t>.</w:t>
            </w:r>
          </w:p>
          <w:p w14:paraId="7FFD07AF" w14:textId="77777777" w:rsidR="00DB3E5A" w:rsidRDefault="00DB3E5A" w:rsidP="00536168">
            <w:pPr>
              <w:tabs>
                <w:tab w:val="left" w:pos="2441"/>
                <w:tab w:val="left" w:pos="2880"/>
              </w:tabs>
              <w:spacing w:line="276" w:lineRule="auto"/>
              <w:rPr>
                <w:rFonts w:cstheme="minorHAnsi"/>
              </w:rPr>
            </w:pPr>
            <w:r>
              <w:rPr>
                <w:rFonts w:cstheme="minorHAnsi"/>
              </w:rPr>
              <w:t>Die Aspekte „</w:t>
            </w:r>
            <w:r w:rsidRPr="008663B5">
              <w:rPr>
                <w:rFonts w:cstheme="minorHAnsi"/>
              </w:rPr>
              <w:t>Beständigkeit</w:t>
            </w:r>
            <w:r>
              <w:rPr>
                <w:rFonts w:cstheme="minorHAnsi"/>
              </w:rPr>
              <w:t>“</w:t>
            </w:r>
            <w:r w:rsidRPr="008663B5">
              <w:rPr>
                <w:rFonts w:cstheme="minorHAnsi"/>
              </w:rPr>
              <w:t xml:space="preserve">, </w:t>
            </w:r>
            <w:r>
              <w:rPr>
                <w:rFonts w:cstheme="minorHAnsi"/>
              </w:rPr>
              <w:t>„Absicht / Wille“ und</w:t>
            </w:r>
            <w:r w:rsidRPr="008663B5">
              <w:rPr>
                <w:rFonts w:cstheme="minorHAnsi"/>
              </w:rPr>
              <w:t xml:space="preserve"> </w:t>
            </w:r>
            <w:r>
              <w:rPr>
                <w:rFonts w:cstheme="minorHAnsi"/>
              </w:rPr>
              <w:t>„</w:t>
            </w:r>
            <w:r w:rsidRPr="008663B5">
              <w:rPr>
                <w:rFonts w:cstheme="minorHAnsi"/>
              </w:rPr>
              <w:t>Durchhalten</w:t>
            </w:r>
            <w:r>
              <w:rPr>
                <w:rFonts w:cstheme="minorHAnsi"/>
              </w:rPr>
              <w:t>“</w:t>
            </w:r>
            <w:r w:rsidRPr="008663B5">
              <w:rPr>
                <w:rFonts w:cstheme="minorHAnsi"/>
              </w:rPr>
              <w:t xml:space="preserve"> </w:t>
            </w:r>
            <w:r>
              <w:rPr>
                <w:rFonts w:cstheme="minorHAnsi"/>
              </w:rPr>
              <w:t>sollen auch thematisiert werden.</w:t>
            </w:r>
          </w:p>
          <w:p w14:paraId="291CCA9F" w14:textId="77777777" w:rsidR="00DB3E5A" w:rsidRDefault="00DB3E5A" w:rsidP="00536168">
            <w:pPr>
              <w:tabs>
                <w:tab w:val="left" w:pos="2441"/>
                <w:tab w:val="left" w:pos="2880"/>
              </w:tabs>
              <w:spacing w:line="276" w:lineRule="auto"/>
              <w:rPr>
                <w:rFonts w:cstheme="minorHAnsi"/>
              </w:rPr>
            </w:pPr>
          </w:p>
          <w:p w14:paraId="50960DF4" w14:textId="52006642" w:rsidR="00DB3E5A" w:rsidRPr="008663B5" w:rsidRDefault="00DB3E5A" w:rsidP="00536168">
            <w:pPr>
              <w:tabs>
                <w:tab w:val="left" w:pos="2441"/>
                <w:tab w:val="left" w:pos="2880"/>
              </w:tabs>
              <w:spacing w:line="276" w:lineRule="auto"/>
              <w:rPr>
                <w:rFonts w:cstheme="minorHAnsi"/>
              </w:rPr>
            </w:pPr>
            <w:r>
              <w:rPr>
                <w:rFonts w:cstheme="minorHAnsi"/>
              </w:rPr>
              <w:lastRenderedPageBreak/>
              <w:t xml:space="preserve">Die Lehrkraft zeigt Arbeitsblatt 3 und einigt sich mit der Klasse auf eine der fünf dargestellten Gewohnheiten, die sie selbst vor der Klasse ausfüllt. Danach erledigen die Lernenden das Arbeitsblatt </w:t>
            </w:r>
            <w:commentRangeStart w:id="49"/>
            <w:commentRangeStart w:id="50"/>
            <w:r>
              <w:rPr>
                <w:rFonts w:cstheme="minorHAnsi"/>
              </w:rPr>
              <w:t>x</w:t>
            </w:r>
            <w:ins w:id="51" w:author="Michael Kohl" w:date="2024-05-17T10:09:00Z" w16du:dateUtc="2024-05-17T08:09:00Z">
              <w:r w:rsidR="00CE57E4">
                <w:rPr>
                  <w:rFonts w:cstheme="minorHAnsi"/>
                </w:rPr>
                <w:t>in Einzelarbeit</w:t>
              </w:r>
            </w:ins>
            <w:r>
              <w:rPr>
                <w:rFonts w:cstheme="minorHAnsi"/>
              </w:rPr>
              <w:t>x.</w:t>
            </w:r>
            <w:commentRangeEnd w:id="49"/>
            <w:r>
              <w:rPr>
                <w:rStyle w:val="Kommentarzeichen"/>
              </w:rPr>
              <w:commentReference w:id="49"/>
            </w:r>
            <w:commentRangeEnd w:id="50"/>
            <w:r w:rsidR="00CE57E4">
              <w:rPr>
                <w:rStyle w:val="Kommentarzeichen"/>
              </w:rPr>
              <w:commentReference w:id="50"/>
            </w:r>
          </w:p>
          <w:p w14:paraId="27A21B77" w14:textId="77777777" w:rsidR="00DB3E5A" w:rsidRPr="008663B5" w:rsidRDefault="00DB3E5A" w:rsidP="00536168">
            <w:pPr>
              <w:tabs>
                <w:tab w:val="left" w:pos="2441"/>
                <w:tab w:val="left" w:pos="2880"/>
              </w:tabs>
              <w:spacing w:line="276" w:lineRule="auto"/>
              <w:rPr>
                <w:rFonts w:cstheme="minorHAnsi"/>
              </w:rPr>
            </w:pPr>
          </w:p>
          <w:p w14:paraId="11046532" w14:textId="77777777" w:rsidR="00DB3E5A" w:rsidRDefault="00DB3E5A" w:rsidP="00536168">
            <w:pPr>
              <w:tabs>
                <w:tab w:val="left" w:pos="2441"/>
                <w:tab w:val="left" w:pos="2880"/>
              </w:tabs>
              <w:spacing w:line="276" w:lineRule="auto"/>
              <w:rPr>
                <w:rFonts w:cstheme="minorHAnsi"/>
              </w:rPr>
            </w:pPr>
            <w:r>
              <w:rPr>
                <w:rFonts w:cstheme="minorHAnsi"/>
              </w:rPr>
              <w:t>Die Lehrkraft teil danach Arbeitsblatt 4 aus und erläutert, dass man durch recht einfache Mittel schon erfolgreich Gewohnheiten etablieren kann. An dem folgenden Beispiel wird illustriert, wie man diese Informationen erstellen und mit anderen teilen kann.</w:t>
            </w:r>
          </w:p>
          <w:p w14:paraId="70AAF525" w14:textId="77777777" w:rsidR="00DB3E5A" w:rsidRPr="008663B5" w:rsidRDefault="00DB3E5A" w:rsidP="00536168">
            <w:pPr>
              <w:tabs>
                <w:tab w:val="left" w:pos="2441"/>
                <w:tab w:val="left" w:pos="2880"/>
              </w:tabs>
              <w:spacing w:line="276" w:lineRule="auto"/>
              <w:rPr>
                <w:rFonts w:cstheme="minorHAnsi"/>
              </w:rPr>
            </w:pPr>
          </w:p>
          <w:p w14:paraId="698B7F4E" w14:textId="77777777" w:rsidR="00DB3E5A" w:rsidRPr="00544CBF" w:rsidRDefault="00DB3E5A" w:rsidP="00536168">
            <w:pPr>
              <w:tabs>
                <w:tab w:val="left" w:pos="2441"/>
                <w:tab w:val="left" w:pos="2880"/>
              </w:tabs>
              <w:spacing w:line="276" w:lineRule="auto"/>
              <w:rPr>
                <w:rFonts w:cstheme="minorHAnsi"/>
                <w:b/>
                <w:bCs/>
              </w:rPr>
            </w:pPr>
            <w:r w:rsidRPr="004300A9">
              <w:rPr>
                <w:rFonts w:cstheme="minorHAnsi"/>
                <w:b/>
                <w:bCs/>
              </w:rPr>
              <w:t>2</w:t>
            </w:r>
            <w:r>
              <w:rPr>
                <w:rFonts w:cstheme="minorHAnsi"/>
                <w:b/>
                <w:bCs/>
              </w:rPr>
              <w:t xml:space="preserve">. </w:t>
            </w:r>
            <w:r w:rsidRPr="00DB67B4">
              <w:rPr>
                <w:rFonts w:cstheme="minorHAnsi"/>
                <w:b/>
                <w:bCs/>
              </w:rPr>
              <w:t xml:space="preserve">Welche Werkzeuge kann man dazu nutzen? </w:t>
            </w:r>
            <w:r>
              <w:rPr>
                <w:rFonts w:cstheme="minorHAnsi"/>
                <w:b/>
                <w:bCs/>
              </w:rPr>
              <w:t>– Arbeitsblatt 4: Beispiel</w:t>
            </w:r>
          </w:p>
          <w:p w14:paraId="279FBEB6" w14:textId="77777777" w:rsidR="00DB3E5A" w:rsidRPr="008663B5" w:rsidRDefault="00DB3E5A" w:rsidP="00536168">
            <w:pPr>
              <w:tabs>
                <w:tab w:val="left" w:pos="2441"/>
                <w:tab w:val="left" w:pos="2880"/>
              </w:tabs>
              <w:spacing w:line="276" w:lineRule="auto"/>
              <w:rPr>
                <w:rFonts w:cstheme="minorHAnsi"/>
              </w:rPr>
            </w:pPr>
            <w:r w:rsidRPr="008663B5">
              <w:rPr>
                <w:rFonts w:cstheme="minorHAnsi"/>
              </w:rPr>
              <w:t xml:space="preserve">1. </w:t>
            </w:r>
            <w:r>
              <w:rPr>
                <w:rFonts w:cstheme="minorHAnsi"/>
              </w:rPr>
              <w:t xml:space="preserve">Ich möchte mich mehr bewegen. </w:t>
            </w:r>
          </w:p>
          <w:p w14:paraId="36640AC2" w14:textId="77777777" w:rsidR="00DB3E5A" w:rsidRPr="008663B5" w:rsidRDefault="00DB3E5A" w:rsidP="00536168">
            <w:pPr>
              <w:tabs>
                <w:tab w:val="left" w:pos="2441"/>
                <w:tab w:val="left" w:pos="2880"/>
              </w:tabs>
              <w:spacing w:line="276" w:lineRule="auto"/>
              <w:rPr>
                <w:rFonts w:cstheme="minorHAnsi"/>
              </w:rPr>
            </w:pPr>
            <w:r w:rsidRPr="008663B5">
              <w:rPr>
                <w:rFonts w:cstheme="minorHAnsi"/>
              </w:rPr>
              <w:t xml:space="preserve">2. </w:t>
            </w:r>
            <w:r>
              <w:rPr>
                <w:rFonts w:cstheme="minorHAnsi"/>
              </w:rPr>
              <w:t>Jeden Tag möchte ich nach dem Abendessen 30 Minuten spazieren gehen.</w:t>
            </w:r>
          </w:p>
          <w:p w14:paraId="36FD889F" w14:textId="77777777" w:rsidR="00DB3E5A" w:rsidRPr="008663B5" w:rsidRDefault="00DB3E5A" w:rsidP="00536168">
            <w:pPr>
              <w:tabs>
                <w:tab w:val="left" w:pos="2441"/>
                <w:tab w:val="left" w:pos="2880"/>
              </w:tabs>
              <w:spacing w:line="276" w:lineRule="auto"/>
              <w:rPr>
                <w:rFonts w:cstheme="minorHAnsi"/>
              </w:rPr>
            </w:pPr>
            <w:r w:rsidRPr="008663B5">
              <w:rPr>
                <w:rFonts w:cstheme="minorHAnsi"/>
              </w:rPr>
              <w:t xml:space="preserve">3. </w:t>
            </w:r>
            <w:r>
              <w:rPr>
                <w:rFonts w:cstheme="minorHAnsi"/>
              </w:rPr>
              <w:t>Ich möchte mit einer kleinen Runde von 15 Minuten beginnen.</w:t>
            </w:r>
          </w:p>
          <w:p w14:paraId="376F14ED" w14:textId="77777777" w:rsidR="00DB3E5A" w:rsidRPr="008663B5" w:rsidRDefault="00DB3E5A" w:rsidP="00536168">
            <w:pPr>
              <w:tabs>
                <w:tab w:val="left" w:pos="2441"/>
                <w:tab w:val="left" w:pos="2880"/>
              </w:tabs>
              <w:spacing w:line="276" w:lineRule="auto"/>
              <w:rPr>
                <w:rFonts w:cstheme="minorHAnsi"/>
              </w:rPr>
            </w:pPr>
            <w:r w:rsidRPr="008663B5">
              <w:rPr>
                <w:rFonts w:cstheme="minorHAnsi"/>
              </w:rPr>
              <w:t xml:space="preserve">4. </w:t>
            </w:r>
            <w:r>
              <w:rPr>
                <w:rFonts w:cstheme="minorHAnsi"/>
              </w:rPr>
              <w:t>Ich klebe einen Aufkleber auf ein Kalenderblatt an jedem Tag, wo ich es gemacht habe.</w:t>
            </w:r>
          </w:p>
          <w:p w14:paraId="3B82A7C8" w14:textId="77777777" w:rsidR="00DB3E5A" w:rsidRPr="008663B5" w:rsidRDefault="00DB3E5A" w:rsidP="00536168">
            <w:pPr>
              <w:tabs>
                <w:tab w:val="left" w:pos="2441"/>
                <w:tab w:val="left" w:pos="2880"/>
              </w:tabs>
              <w:spacing w:line="276" w:lineRule="auto"/>
              <w:rPr>
                <w:rFonts w:cstheme="minorHAnsi"/>
              </w:rPr>
            </w:pPr>
            <w:r w:rsidRPr="008663B5">
              <w:rPr>
                <w:rFonts w:cstheme="minorHAnsi"/>
              </w:rPr>
              <w:t xml:space="preserve">5. </w:t>
            </w:r>
            <w:r>
              <w:rPr>
                <w:rFonts w:cstheme="minorHAnsi"/>
              </w:rPr>
              <w:t>Ich versuche, mit jemanden zusammen das zu tun und frage eine Freundin oder einen Freund.</w:t>
            </w:r>
          </w:p>
          <w:p w14:paraId="1E6B7BC6" w14:textId="77777777" w:rsidR="00DB3E5A" w:rsidRPr="008663B5" w:rsidRDefault="00DB3E5A" w:rsidP="00536168">
            <w:pPr>
              <w:tabs>
                <w:tab w:val="left" w:pos="2441"/>
                <w:tab w:val="left" w:pos="2880"/>
              </w:tabs>
              <w:spacing w:line="276" w:lineRule="auto"/>
              <w:rPr>
                <w:rFonts w:cstheme="minorHAnsi"/>
              </w:rPr>
            </w:pPr>
            <w:r w:rsidRPr="008663B5">
              <w:rPr>
                <w:rFonts w:cstheme="minorHAnsi"/>
              </w:rPr>
              <w:t xml:space="preserve">6. </w:t>
            </w:r>
            <w:r>
              <w:rPr>
                <w:rFonts w:cstheme="minorHAnsi"/>
              </w:rPr>
              <w:t>Wenn ich es 1 Monat geschafft habe, belohne ich mich mit einem Kinobesuch.</w:t>
            </w:r>
          </w:p>
          <w:p w14:paraId="1C7825C9" w14:textId="77777777" w:rsidR="00DB3E5A" w:rsidRDefault="00DB3E5A" w:rsidP="00536168">
            <w:pPr>
              <w:tabs>
                <w:tab w:val="left" w:pos="2441"/>
                <w:tab w:val="left" w:pos="2880"/>
              </w:tabs>
              <w:spacing w:line="276" w:lineRule="auto"/>
              <w:rPr>
                <w:ins w:id="52" w:author="Michael Kohl" w:date="2024-05-17T10:37:00Z" w16du:dateUtc="2024-05-17T08:37:00Z"/>
                <w:rFonts w:cstheme="minorHAnsi"/>
              </w:rPr>
            </w:pPr>
          </w:p>
          <w:p w14:paraId="20D9B8A2" w14:textId="130714FA" w:rsidR="00FF705A" w:rsidRDefault="00FF705A" w:rsidP="00536168">
            <w:pPr>
              <w:tabs>
                <w:tab w:val="left" w:pos="2441"/>
                <w:tab w:val="left" w:pos="2880"/>
              </w:tabs>
              <w:spacing w:line="276" w:lineRule="auto"/>
              <w:rPr>
                <w:ins w:id="53" w:author="Michael Kohl" w:date="2024-05-17T10:39:00Z" w16du:dateUtc="2024-05-17T08:39:00Z"/>
                <w:rFonts w:cstheme="minorHAnsi"/>
              </w:rPr>
            </w:pPr>
            <w:ins w:id="54" w:author="Michael Kohl" w:date="2024-05-17T10:37:00Z" w16du:dateUtc="2024-05-17T08:37:00Z">
              <w:r>
                <w:rPr>
                  <w:rFonts w:cstheme="minorHAnsi"/>
                </w:rPr>
                <w:t>Nun leitet die Lehrkraft die Lernenden an, Arb</w:t>
              </w:r>
            </w:ins>
            <w:ins w:id="55" w:author="Michael Kohl" w:date="2024-05-17T10:38:00Z" w16du:dateUtc="2024-05-17T08:38:00Z">
              <w:r>
                <w:rPr>
                  <w:rFonts w:cstheme="minorHAnsi"/>
                </w:rPr>
                <w:t xml:space="preserve">eitsblatt 4 individuell auszufüllen. Dazu wird nun Punkt 1 angesprochen, mit folgenden Erläuterungen noch verständlich </w:t>
              </w:r>
            </w:ins>
            <w:ins w:id="56" w:author="Michael Kohl" w:date="2024-05-17T10:39:00Z" w16du:dateUtc="2024-05-17T08:39:00Z">
              <w:r>
                <w:rPr>
                  <w:rFonts w:cstheme="minorHAnsi"/>
                </w:rPr>
                <w:t>illustriert und dann wird kurz Zeit gegeben, einen Inhalt einzufügen. Mit den übrigen Schritten wird ebenso verfahren.</w:t>
              </w:r>
            </w:ins>
          </w:p>
          <w:p w14:paraId="4AB5FD8B" w14:textId="77777777" w:rsidR="00FF705A" w:rsidRDefault="00FF705A" w:rsidP="00536168">
            <w:pPr>
              <w:tabs>
                <w:tab w:val="left" w:pos="2441"/>
                <w:tab w:val="left" w:pos="2880"/>
              </w:tabs>
              <w:spacing w:line="276" w:lineRule="auto"/>
              <w:rPr>
                <w:ins w:id="57" w:author="Michael Kohl" w:date="2024-05-17T10:39:00Z" w16du:dateUtc="2024-05-17T08:39:00Z"/>
                <w:rFonts w:cstheme="minorHAnsi"/>
              </w:rPr>
            </w:pPr>
          </w:p>
          <w:p w14:paraId="6AF1DAF7" w14:textId="2CDE8464" w:rsidR="00FF705A" w:rsidRDefault="00FF705A" w:rsidP="00536168">
            <w:pPr>
              <w:tabs>
                <w:tab w:val="left" w:pos="2441"/>
                <w:tab w:val="left" w:pos="2880"/>
              </w:tabs>
              <w:spacing w:line="276" w:lineRule="auto"/>
              <w:rPr>
                <w:ins w:id="58" w:author="Michael Kohl" w:date="2024-05-17T10:40:00Z" w16du:dateUtc="2024-05-17T08:40:00Z"/>
                <w:rFonts w:cstheme="minorHAnsi"/>
              </w:rPr>
            </w:pPr>
            <w:ins w:id="59" w:author="Michael Kohl" w:date="2024-05-17T10:39:00Z" w16du:dateUtc="2024-05-17T08:39:00Z">
              <w:r>
                <w:rPr>
                  <w:rFonts w:cstheme="minorHAnsi"/>
                </w:rPr>
                <w:t>Erläuterungen:</w:t>
              </w:r>
            </w:ins>
          </w:p>
          <w:p w14:paraId="18535797" w14:textId="7EBB6E37" w:rsidR="00FF705A" w:rsidRDefault="00FF705A" w:rsidP="00536168">
            <w:pPr>
              <w:tabs>
                <w:tab w:val="left" w:pos="2441"/>
                <w:tab w:val="left" w:pos="2880"/>
              </w:tabs>
              <w:spacing w:line="276" w:lineRule="auto"/>
              <w:rPr>
                <w:ins w:id="60" w:author="Michael Kohl" w:date="2024-05-17T10:40:00Z" w16du:dateUtc="2024-05-17T08:40:00Z"/>
                <w:rFonts w:cstheme="minorHAnsi"/>
              </w:rPr>
            </w:pPr>
            <w:ins w:id="61" w:author="Michael Kohl" w:date="2024-05-17T10:40:00Z" w16du:dateUtc="2024-05-17T08:40:00Z">
              <w:r>
                <w:rPr>
                  <w:rFonts w:cstheme="minorHAnsi"/>
                </w:rPr>
                <w:t xml:space="preserve">1. </w:t>
              </w:r>
              <w:r w:rsidRPr="008663B5">
                <w:rPr>
                  <w:rFonts w:cstheme="minorHAnsi"/>
                </w:rPr>
                <w:t xml:space="preserve">Zuerst musst du dir überlegen, welche Gewohnheit du </w:t>
              </w:r>
              <w:r>
                <w:rPr>
                  <w:rFonts w:cstheme="minorHAnsi"/>
                </w:rPr>
                <w:t>„</w:t>
              </w:r>
              <w:r w:rsidRPr="008663B5">
                <w:rPr>
                  <w:rFonts w:cstheme="minorHAnsi"/>
                </w:rPr>
                <w:t>lernen</w:t>
              </w:r>
              <w:r>
                <w:rPr>
                  <w:rFonts w:cstheme="minorHAnsi"/>
                </w:rPr>
                <w:t>“</w:t>
              </w:r>
              <w:r w:rsidRPr="008663B5">
                <w:rPr>
                  <w:rFonts w:cstheme="minorHAnsi"/>
                </w:rPr>
                <w:t xml:space="preserve"> möchtest</w:t>
              </w:r>
              <w:r>
                <w:rPr>
                  <w:rFonts w:cstheme="minorHAnsi"/>
                </w:rPr>
                <w:t>.</w:t>
              </w:r>
            </w:ins>
          </w:p>
          <w:p w14:paraId="56455BE0" w14:textId="27D68218" w:rsidR="00FF705A" w:rsidRPr="00FF705A" w:rsidRDefault="00FF705A" w:rsidP="00FF705A">
            <w:pPr>
              <w:tabs>
                <w:tab w:val="left" w:pos="2441"/>
                <w:tab w:val="left" w:pos="2880"/>
              </w:tabs>
              <w:spacing w:line="276" w:lineRule="auto"/>
              <w:rPr>
                <w:ins w:id="62" w:author="Michael Kohl" w:date="2024-05-17T10:40:00Z" w16du:dateUtc="2024-05-17T08:40:00Z"/>
                <w:rFonts w:cstheme="minorHAnsi"/>
              </w:rPr>
            </w:pPr>
            <w:ins w:id="63" w:author="Michael Kohl" w:date="2024-05-17T10:40:00Z" w16du:dateUtc="2024-05-17T08:40:00Z">
              <w:r w:rsidRPr="00FF705A">
                <w:rPr>
                  <w:rFonts w:cstheme="minorHAnsi"/>
                </w:rPr>
                <w:t>2. Überlege dir ein tägliches oder wöchentliches Ziel, z. B. jeden Tag mehr Obst als Süßigkeiten zu essen oder mindestens 1,5 Liter Wasser trinken.</w:t>
              </w:r>
            </w:ins>
          </w:p>
          <w:p w14:paraId="34C4FE29" w14:textId="3290F958" w:rsidR="00FF705A" w:rsidRPr="00FF705A" w:rsidRDefault="00FF705A" w:rsidP="00FF705A">
            <w:pPr>
              <w:tabs>
                <w:tab w:val="left" w:pos="2441"/>
                <w:tab w:val="left" w:pos="2880"/>
              </w:tabs>
              <w:spacing w:line="276" w:lineRule="auto"/>
              <w:rPr>
                <w:ins w:id="64" w:author="Michael Kohl" w:date="2024-05-17T10:40:00Z" w16du:dateUtc="2024-05-17T08:40:00Z"/>
                <w:rFonts w:cstheme="minorHAnsi"/>
              </w:rPr>
            </w:pPr>
            <w:ins w:id="65" w:author="Michael Kohl" w:date="2024-05-17T10:40:00Z" w16du:dateUtc="2024-05-17T08:40:00Z">
              <w:r w:rsidRPr="00FF705A">
                <w:rPr>
                  <w:rFonts w:cstheme="minorHAnsi"/>
                </w:rPr>
                <w:t>3. Es ist einfacher, kleine Änderungen zu machen, als alles auf einmal zu ändern. Wenn du früher ins Bett gehen möchtest, versuche jede Nacht 10 Minuten früher zu gehen, bis du deine gewünschte Zeit erreichst.</w:t>
              </w:r>
            </w:ins>
          </w:p>
          <w:p w14:paraId="23760C27" w14:textId="38DD90A7" w:rsidR="00FF705A" w:rsidRPr="00FF705A" w:rsidRDefault="00FF705A" w:rsidP="00FF705A">
            <w:pPr>
              <w:tabs>
                <w:tab w:val="left" w:pos="2441"/>
                <w:tab w:val="left" w:pos="2880"/>
              </w:tabs>
              <w:spacing w:line="276" w:lineRule="auto"/>
              <w:rPr>
                <w:ins w:id="66" w:author="Michael Kohl" w:date="2024-05-17T10:40:00Z" w16du:dateUtc="2024-05-17T08:40:00Z"/>
                <w:rFonts w:cstheme="minorHAnsi"/>
              </w:rPr>
            </w:pPr>
            <w:ins w:id="67" w:author="Michael Kohl" w:date="2024-05-17T10:40:00Z" w16du:dateUtc="2024-05-17T08:40:00Z">
              <w:r w:rsidRPr="00FF705A">
                <w:rPr>
                  <w:rFonts w:cstheme="minorHAnsi"/>
                </w:rPr>
                <w:t>4. Manchmal vergessen wir unsere neuen Ziele, also kannst du Erinnerungen setzen. Vielleicht ein kleines Bild an deinem Kühlschrank oder ein kleines Heftchen zum Notieren.</w:t>
              </w:r>
            </w:ins>
          </w:p>
          <w:p w14:paraId="24F28C66" w14:textId="41C6F89B" w:rsidR="00FF705A" w:rsidRPr="00FF705A" w:rsidRDefault="00FF705A" w:rsidP="00FF705A">
            <w:pPr>
              <w:tabs>
                <w:tab w:val="left" w:pos="2441"/>
                <w:tab w:val="left" w:pos="2880"/>
              </w:tabs>
              <w:spacing w:line="276" w:lineRule="auto"/>
              <w:rPr>
                <w:ins w:id="68" w:author="Michael Kohl" w:date="2024-05-17T10:40:00Z" w16du:dateUtc="2024-05-17T08:40:00Z"/>
                <w:rFonts w:cstheme="minorHAnsi"/>
              </w:rPr>
            </w:pPr>
            <w:ins w:id="69" w:author="Michael Kohl" w:date="2024-05-17T10:40:00Z" w16du:dateUtc="2024-05-17T08:40:00Z">
              <w:r w:rsidRPr="00FF705A">
                <w:rPr>
                  <w:rFonts w:cstheme="minorHAnsi"/>
                </w:rPr>
                <w:t>5. Sprich mit deinen Eltern oder mit Freundinnen und Freunden über dein Ziel. Sie können dir helfen, dich daran zu erinnern und dich unterstützen. Erst wenn du es laut aussprichst, was du tun möchtest und es wichtigen Personen in deinem Leben mitteilst, ist es „in der Welt“.</w:t>
              </w:r>
            </w:ins>
          </w:p>
          <w:p w14:paraId="29F64C7E" w14:textId="512B0B5C" w:rsidR="00FF705A" w:rsidRDefault="00FF705A" w:rsidP="00FF705A">
            <w:pPr>
              <w:tabs>
                <w:tab w:val="left" w:pos="2441"/>
                <w:tab w:val="left" w:pos="2880"/>
              </w:tabs>
              <w:spacing w:line="276" w:lineRule="auto"/>
              <w:rPr>
                <w:ins w:id="70" w:author="Michael Kohl" w:date="2024-05-17T10:39:00Z" w16du:dateUtc="2024-05-17T08:39:00Z"/>
                <w:rFonts w:cstheme="minorHAnsi"/>
              </w:rPr>
            </w:pPr>
            <w:ins w:id="71" w:author="Michael Kohl" w:date="2024-05-17T10:40:00Z" w16du:dateUtc="2024-05-17T08:40:00Z">
              <w:r w:rsidRPr="00FF705A">
                <w:rPr>
                  <w:rFonts w:cstheme="minorHAnsi"/>
                </w:rPr>
                <w:t>6. Wenn du es schaffst, deine Gewohnheit umzusetzen, sei stolz auf dich und gönne dir etwas Schönes, wie einen Kinobesuch oder eine Extra-Lesezeit. Mach diese Belohnung auch gerne mit Personen in deiner Familie oder deinem Freundeskreis vorher aus.</w:t>
              </w:r>
            </w:ins>
          </w:p>
          <w:p w14:paraId="4872EFE2" w14:textId="77777777" w:rsidR="00FF705A" w:rsidRPr="008663B5" w:rsidRDefault="00FF705A" w:rsidP="00536168">
            <w:pPr>
              <w:tabs>
                <w:tab w:val="left" w:pos="2441"/>
                <w:tab w:val="left" w:pos="2880"/>
              </w:tabs>
              <w:spacing w:line="276" w:lineRule="auto"/>
              <w:rPr>
                <w:rFonts w:cstheme="minorHAnsi"/>
              </w:rPr>
            </w:pPr>
          </w:p>
          <w:p w14:paraId="484E551A" w14:textId="77777777" w:rsidR="00DB3E5A" w:rsidRPr="008663B5" w:rsidRDefault="00DB3E5A" w:rsidP="00536168">
            <w:pPr>
              <w:tabs>
                <w:tab w:val="left" w:pos="2441"/>
                <w:tab w:val="left" w:pos="2880"/>
              </w:tabs>
              <w:spacing w:line="276" w:lineRule="auto"/>
              <w:rPr>
                <w:rFonts w:cstheme="minorHAnsi"/>
                <w:b/>
                <w:bCs/>
              </w:rPr>
            </w:pPr>
            <w:r>
              <w:rPr>
                <w:rFonts w:cstheme="minorHAnsi"/>
                <w:b/>
                <w:bCs/>
              </w:rPr>
              <w:t xml:space="preserve">3. </w:t>
            </w:r>
            <w:r w:rsidRPr="00544CBF">
              <w:rPr>
                <w:rFonts w:cstheme="minorHAnsi"/>
                <w:b/>
                <w:bCs/>
              </w:rPr>
              <w:t>Welche digitalen Werkzeuge können zur Unterstützung gesunder Gewohnheiten genutzt werden?</w:t>
            </w:r>
          </w:p>
          <w:p w14:paraId="0023B26C" w14:textId="77777777" w:rsidR="00DB3E5A" w:rsidRPr="008663B5" w:rsidRDefault="00DB3E5A" w:rsidP="00536168">
            <w:pPr>
              <w:tabs>
                <w:tab w:val="left" w:pos="2441"/>
                <w:tab w:val="left" w:pos="2880"/>
              </w:tabs>
              <w:spacing w:line="276" w:lineRule="auto"/>
              <w:rPr>
                <w:rFonts w:cstheme="minorHAnsi"/>
              </w:rPr>
            </w:pPr>
            <w:r w:rsidRPr="008663B5">
              <w:rPr>
                <w:rFonts w:cstheme="minorHAnsi"/>
              </w:rPr>
              <w:t xml:space="preserve">Fast 70% der Kinder im Alter von 6 bis 9 Jahren nutzen </w:t>
            </w:r>
            <w:proofErr w:type="gramStart"/>
            <w:r w:rsidRPr="008663B5">
              <w:rPr>
                <w:rFonts w:cstheme="minorHAnsi"/>
              </w:rPr>
              <w:t>gemäß der letzten verfügbaren Daten</w:t>
            </w:r>
            <w:proofErr w:type="gramEnd"/>
            <w:r w:rsidRPr="008663B5">
              <w:rPr>
                <w:rFonts w:cstheme="minorHAnsi"/>
              </w:rPr>
              <w:t xml:space="preserve"> (2022) alleine oder mit den Eltern ein Smartphone oder Tablet, wobei 21% der bis 9jährigen ein eigenes Smartphone besitzen und 36% ein eigenes Tablet. Diese Zahlen steigen dramatisch beim Übergang von der Primar</w:t>
            </w:r>
            <w:r w:rsidRPr="000E504A">
              <w:rPr>
                <w:rFonts w:cstheme="minorHAnsi"/>
              </w:rPr>
              <w:t>- in die Sekundarstufe, wo dann bereits 86% der Kinder ein eigenes Smartphone besitzen. Umso wichtiger ist es hier, auch auf die positiven Nutzungsszenarien dieser digitalen Werkzeuge einzugehen</w:t>
            </w:r>
            <w:r w:rsidRPr="008663B5">
              <w:rPr>
                <w:rFonts w:cstheme="minorHAnsi"/>
              </w:rPr>
              <w:t>.</w:t>
            </w:r>
          </w:p>
          <w:p w14:paraId="748082E4" w14:textId="77777777" w:rsidR="00DB3E5A" w:rsidRDefault="00DB3E5A" w:rsidP="00536168">
            <w:pPr>
              <w:tabs>
                <w:tab w:val="left" w:pos="2441"/>
                <w:tab w:val="left" w:pos="2880"/>
              </w:tabs>
              <w:spacing w:line="276" w:lineRule="auto"/>
              <w:rPr>
                <w:rFonts w:cstheme="minorHAnsi"/>
              </w:rPr>
            </w:pPr>
          </w:p>
          <w:p w14:paraId="012A64BD" w14:textId="77777777" w:rsidR="00DB3E5A" w:rsidRPr="0096675E" w:rsidRDefault="00DB3E5A" w:rsidP="00536168">
            <w:pPr>
              <w:spacing w:line="276" w:lineRule="auto"/>
              <w:ind w:left="26"/>
              <w:rPr>
                <w:rFonts w:cstheme="minorHAnsi"/>
              </w:rPr>
            </w:pPr>
            <w:r w:rsidRPr="00517722">
              <w:rPr>
                <w:rFonts w:cstheme="minorHAnsi"/>
                <w:highlight w:val="yellow"/>
              </w:rPr>
              <w:t>((BOX))</w:t>
            </w:r>
          </w:p>
          <w:p w14:paraId="5267448E" w14:textId="77777777" w:rsidR="00DB3E5A" w:rsidRDefault="00DB3E5A" w:rsidP="00536168">
            <w:pPr>
              <w:spacing w:line="276" w:lineRule="auto"/>
              <w:ind w:left="26"/>
              <w:rPr>
                <w:rFonts w:cstheme="minorHAnsi"/>
              </w:rPr>
            </w:pPr>
            <w:r w:rsidRPr="0096675E">
              <w:rPr>
                <w:rFonts w:cstheme="minorHAnsi"/>
              </w:rPr>
              <w:lastRenderedPageBreak/>
              <w:t xml:space="preserve">Mehr zum Thema </w:t>
            </w:r>
            <w:r>
              <w:rPr>
                <w:rFonts w:cstheme="minorHAnsi"/>
              </w:rPr>
              <w:t>„</w:t>
            </w:r>
            <w:r w:rsidRPr="00200ED3">
              <w:rPr>
                <w:rFonts w:cstheme="minorHAnsi"/>
              </w:rPr>
              <w:t>Smartphone und Tablet für die meisten Standard</w:t>
            </w:r>
            <w:r>
              <w:rPr>
                <w:rFonts w:cstheme="minorHAnsi"/>
              </w:rPr>
              <w:t>“ u</w:t>
            </w:r>
            <w:r w:rsidRPr="0096675E">
              <w:rPr>
                <w:rFonts w:cstheme="minorHAnsi"/>
              </w:rPr>
              <w:t xml:space="preserve">nter </w:t>
            </w:r>
            <w:r w:rsidRPr="00200ED3">
              <w:t>www.bitkom.org</w:t>
            </w:r>
            <w:r w:rsidRPr="0096675E">
              <w:rPr>
                <w:rFonts w:cstheme="minorHAnsi"/>
              </w:rPr>
              <w:t xml:space="preserve"> </w:t>
            </w:r>
            <w:r>
              <w:rPr>
                <w:rFonts w:cstheme="minorHAnsi"/>
              </w:rPr>
              <w:br/>
            </w:r>
            <w:r w:rsidRPr="00200ED3">
              <w:rPr>
                <w:rFonts w:cstheme="minorHAnsi"/>
                <w:highlight w:val="yellow"/>
              </w:rPr>
              <w:t xml:space="preserve">((Link zu: </w:t>
            </w:r>
            <w:hyperlink r:id="rId21" w:history="1">
              <w:r w:rsidRPr="00200ED3">
                <w:rPr>
                  <w:rStyle w:val="Hyperlink"/>
                  <w:rFonts w:cstheme="minorHAnsi"/>
                  <w:highlight w:val="yellow"/>
                </w:rPr>
                <w:t>https://www.bitkom.org/sites/main/files/2022-06/Bitkom-Charts_Kinder_Jugendliche_09.06.2022_0.pdf)</w:t>
              </w:r>
            </w:hyperlink>
            <w:r w:rsidRPr="00200ED3">
              <w:rPr>
                <w:rFonts w:cstheme="minorHAnsi"/>
                <w:highlight w:val="yellow"/>
              </w:rPr>
              <w:t>)</w:t>
            </w:r>
          </w:p>
          <w:p w14:paraId="5EBDE7A2" w14:textId="77777777" w:rsidR="00DB3E5A" w:rsidRDefault="00DB3E5A" w:rsidP="00536168">
            <w:pPr>
              <w:tabs>
                <w:tab w:val="left" w:pos="2441"/>
                <w:tab w:val="left" w:pos="2880"/>
              </w:tabs>
              <w:spacing w:line="276" w:lineRule="auto"/>
              <w:rPr>
                <w:rFonts w:cstheme="minorHAnsi"/>
              </w:rPr>
            </w:pPr>
          </w:p>
          <w:p w14:paraId="366C144F" w14:textId="77777777" w:rsidR="00DB3E5A" w:rsidRPr="008663B5" w:rsidRDefault="00DB3E5A" w:rsidP="00536168">
            <w:pPr>
              <w:tabs>
                <w:tab w:val="left" w:pos="2441"/>
                <w:tab w:val="left" w:pos="2880"/>
              </w:tabs>
              <w:spacing w:line="276" w:lineRule="auto"/>
              <w:rPr>
                <w:rFonts w:cstheme="minorHAnsi"/>
              </w:rPr>
            </w:pPr>
            <w:r>
              <w:rPr>
                <w:rFonts w:cstheme="minorHAnsi"/>
              </w:rPr>
              <w:t>Anhang der Leitfrage erfolgt im Plenum das Sammeln von Antworten und vielleicht auch das Vorstellen von Beispielen.</w:t>
            </w:r>
          </w:p>
          <w:p w14:paraId="6B53E819" w14:textId="77777777" w:rsidR="00DB3E5A" w:rsidRPr="00285F73" w:rsidRDefault="00DB3E5A" w:rsidP="00536168">
            <w:pPr>
              <w:tabs>
                <w:tab w:val="left" w:pos="2441"/>
                <w:tab w:val="left" w:pos="2880"/>
              </w:tabs>
              <w:spacing w:line="276" w:lineRule="auto"/>
              <w:rPr>
                <w:rFonts w:cstheme="minorHAnsi"/>
                <w:b/>
                <w:bCs/>
              </w:rPr>
            </w:pPr>
            <w:r w:rsidRPr="00285F73">
              <w:rPr>
                <w:rFonts w:cstheme="minorHAnsi"/>
                <w:b/>
                <w:bCs/>
              </w:rPr>
              <w:t xml:space="preserve">Erwartbare Antworten zu den Einsatzszenarien aus der eigenen Familie: </w:t>
            </w:r>
          </w:p>
          <w:p w14:paraId="0CFBF947" w14:textId="77777777" w:rsidR="00DB3E5A" w:rsidRPr="008663B5" w:rsidRDefault="00DB3E5A" w:rsidP="00536168">
            <w:pPr>
              <w:tabs>
                <w:tab w:val="left" w:pos="2441"/>
                <w:tab w:val="left" w:pos="2880"/>
              </w:tabs>
              <w:spacing w:line="276" w:lineRule="auto"/>
              <w:rPr>
                <w:rFonts w:cstheme="minorHAnsi"/>
              </w:rPr>
            </w:pPr>
            <w:r w:rsidRPr="008663B5">
              <w:rPr>
                <w:rFonts w:cstheme="minorHAnsi"/>
              </w:rPr>
              <w:t>Schrittzähler, Wander</w:t>
            </w:r>
            <w:r>
              <w:rPr>
                <w:rFonts w:cstheme="minorHAnsi"/>
              </w:rPr>
              <w:t>a</w:t>
            </w:r>
            <w:r w:rsidRPr="008663B5">
              <w:rPr>
                <w:rFonts w:cstheme="minorHAnsi"/>
              </w:rPr>
              <w:t>pp oder Ernährungsapp</w:t>
            </w:r>
            <w:r>
              <w:rPr>
                <w:rFonts w:cstheme="minorHAnsi"/>
              </w:rPr>
              <w:t>,</w:t>
            </w:r>
            <w:r w:rsidRPr="008663B5">
              <w:rPr>
                <w:rFonts w:cstheme="minorHAnsi"/>
              </w:rPr>
              <w:t xml:space="preserve"> Smartwatch, Fitnesstracker</w:t>
            </w:r>
            <w:r>
              <w:rPr>
                <w:rFonts w:cstheme="minorHAnsi"/>
              </w:rPr>
              <w:t>-</w:t>
            </w:r>
            <w:r w:rsidRPr="008663B5">
              <w:rPr>
                <w:rFonts w:cstheme="minorHAnsi"/>
              </w:rPr>
              <w:t>Armband, Smartphone</w:t>
            </w:r>
            <w:r>
              <w:rPr>
                <w:rFonts w:cstheme="minorHAnsi"/>
              </w:rPr>
              <w:t>.</w:t>
            </w:r>
          </w:p>
          <w:p w14:paraId="3996C560" w14:textId="77777777" w:rsidR="00DB3E5A" w:rsidRPr="008663B5" w:rsidRDefault="00DB3E5A" w:rsidP="00536168">
            <w:pPr>
              <w:tabs>
                <w:tab w:val="left" w:pos="2441"/>
                <w:tab w:val="left" w:pos="2880"/>
              </w:tabs>
              <w:spacing w:line="276" w:lineRule="auto"/>
              <w:rPr>
                <w:rFonts w:cstheme="minorHAnsi"/>
              </w:rPr>
            </w:pPr>
            <w:r w:rsidRPr="008663B5">
              <w:rPr>
                <w:rFonts w:cstheme="minorHAnsi"/>
              </w:rPr>
              <w:t xml:space="preserve">Auch die Lehrkraft kann hier Ihr Beispiel vorstellen, </w:t>
            </w:r>
            <w:r>
              <w:rPr>
                <w:rFonts w:cstheme="minorHAnsi"/>
              </w:rPr>
              <w:t>wenn sie</w:t>
            </w:r>
            <w:r w:rsidRPr="008663B5">
              <w:rPr>
                <w:rFonts w:cstheme="minorHAnsi"/>
              </w:rPr>
              <w:t xml:space="preserve"> derartige Werkzeuge nutzt.</w:t>
            </w:r>
          </w:p>
          <w:p w14:paraId="681ED0A2" w14:textId="77777777" w:rsidR="00DB3E5A" w:rsidRPr="008663B5" w:rsidRDefault="00DB3E5A" w:rsidP="00536168">
            <w:pPr>
              <w:tabs>
                <w:tab w:val="left" w:pos="2441"/>
                <w:tab w:val="left" w:pos="2880"/>
              </w:tabs>
              <w:spacing w:line="276" w:lineRule="auto"/>
              <w:rPr>
                <w:rFonts w:cstheme="minorHAnsi"/>
              </w:rPr>
            </w:pPr>
          </w:p>
          <w:p w14:paraId="0136D21D" w14:textId="5F5DDFF6" w:rsidR="00DB3E5A" w:rsidRDefault="00DB3E5A" w:rsidP="00536168">
            <w:pPr>
              <w:tabs>
                <w:tab w:val="left" w:pos="2441"/>
                <w:tab w:val="left" w:pos="2880"/>
              </w:tabs>
              <w:spacing w:line="276" w:lineRule="auto"/>
              <w:rPr>
                <w:rFonts w:cstheme="minorHAnsi"/>
              </w:rPr>
            </w:pPr>
            <w:r w:rsidRPr="008663B5">
              <w:rPr>
                <w:rFonts w:cstheme="minorHAnsi"/>
              </w:rPr>
              <w:t>Hier kann man vergleichen, welche Vorteile eine digitale Wassertrinken</w:t>
            </w:r>
            <w:r>
              <w:rPr>
                <w:rFonts w:cstheme="minorHAnsi"/>
              </w:rPr>
              <w:t>-</w:t>
            </w:r>
            <w:r w:rsidRPr="008663B5">
              <w:rPr>
                <w:rFonts w:cstheme="minorHAnsi"/>
              </w:rPr>
              <w:t>App oder eine Schritte</w:t>
            </w:r>
            <w:r>
              <w:rPr>
                <w:rFonts w:cstheme="minorHAnsi"/>
              </w:rPr>
              <w:t>-</w:t>
            </w:r>
            <w:r w:rsidRPr="008663B5">
              <w:rPr>
                <w:rFonts w:cstheme="minorHAnsi"/>
              </w:rPr>
              <w:t xml:space="preserve">App mit sich bringen können. </w:t>
            </w:r>
            <w:r>
              <w:rPr>
                <w:rFonts w:cstheme="minorHAnsi"/>
              </w:rPr>
              <w:t xml:space="preserve">Ebenso soll die Lehrkraft verdeutlichen, dass das obige Beispiel von </w:t>
            </w:r>
            <w:r w:rsidRPr="00200ED3">
              <w:rPr>
                <w:rFonts w:cstheme="minorHAnsi"/>
              </w:rPr>
              <w:t xml:space="preserve">Arbeitsblatt </w:t>
            </w:r>
            <w:ins w:id="72" w:author="Michael Kohl" w:date="2024-05-17T11:09:00Z" w16du:dateUtc="2024-05-17T09:09:00Z">
              <w:r w:rsidR="009774FE">
                <w:rPr>
                  <w:rFonts w:cstheme="minorHAnsi"/>
                </w:rPr>
                <w:t>3</w:t>
              </w:r>
            </w:ins>
            <w:del w:id="73" w:author="Michael Kohl" w:date="2024-05-17T11:09:00Z" w16du:dateUtc="2024-05-17T09:09:00Z">
              <w:r w:rsidRPr="00200ED3" w:rsidDel="009774FE">
                <w:rPr>
                  <w:rFonts w:cstheme="minorHAnsi"/>
                </w:rPr>
                <w:delText>4</w:delText>
              </w:r>
            </w:del>
            <w:r w:rsidRPr="00200ED3">
              <w:rPr>
                <w:rFonts w:cstheme="minorHAnsi"/>
              </w:rPr>
              <w:t xml:space="preserve"> leicht in eine digitale Version übertragen werden kann. </w:t>
            </w:r>
          </w:p>
          <w:p w14:paraId="2F274E4B" w14:textId="77777777" w:rsidR="00DB3E5A" w:rsidRPr="008663B5" w:rsidRDefault="00DB3E5A" w:rsidP="00536168">
            <w:pPr>
              <w:tabs>
                <w:tab w:val="left" w:pos="2441"/>
                <w:tab w:val="left" w:pos="2880"/>
              </w:tabs>
              <w:spacing w:line="276" w:lineRule="auto"/>
              <w:rPr>
                <w:rFonts w:cstheme="minorHAnsi"/>
              </w:rPr>
            </w:pPr>
            <w:r w:rsidRPr="00BB007F">
              <w:rPr>
                <w:rFonts w:cstheme="minorHAnsi"/>
                <w:b/>
                <w:bCs/>
              </w:rPr>
              <w:t>Vorteile können sein:</w:t>
            </w:r>
            <w:r w:rsidRPr="00200ED3">
              <w:rPr>
                <w:rFonts w:cstheme="minorHAnsi"/>
              </w:rPr>
              <w:t xml:space="preserve"> Erinnerungsfunktion / Übersicht über längere Zeiträume / Gamification (Belohnungen, wenn Ziele erreicht werden) / „immer dabei“-Aspekt</w:t>
            </w:r>
            <w:r>
              <w:rPr>
                <w:rFonts w:cstheme="minorHAnsi"/>
              </w:rPr>
              <w:t>.</w:t>
            </w:r>
          </w:p>
          <w:p w14:paraId="11F37016" w14:textId="77777777" w:rsidR="00DB3E5A" w:rsidRPr="008663B5" w:rsidRDefault="00DB3E5A" w:rsidP="00536168">
            <w:pPr>
              <w:spacing w:line="276" w:lineRule="auto"/>
              <w:rPr>
                <w:rFonts w:cstheme="minorHAnsi"/>
                <w:b/>
                <w:bCs/>
              </w:rPr>
            </w:pPr>
          </w:p>
          <w:p w14:paraId="431FBCFE" w14:textId="77777777" w:rsidR="00DB3E5A" w:rsidRPr="008663B5" w:rsidRDefault="00DB3E5A" w:rsidP="00536168">
            <w:pPr>
              <w:spacing w:line="276" w:lineRule="auto"/>
              <w:rPr>
                <w:rFonts w:cstheme="minorHAnsi"/>
                <w:b/>
                <w:bCs/>
                <w:color w:val="FF0000"/>
              </w:rPr>
            </w:pPr>
            <w:r w:rsidRPr="008663B5">
              <w:rPr>
                <w:rFonts w:cstheme="minorHAnsi"/>
                <w:color w:val="FF0000"/>
                <w:sz w:val="24"/>
                <w:szCs w:val="24"/>
                <w:highlight w:val="lightGray"/>
              </w:rPr>
              <w:t xml:space="preserve">((Seite </w:t>
            </w:r>
            <w:r>
              <w:rPr>
                <w:rFonts w:cstheme="minorHAnsi"/>
                <w:color w:val="FF0000"/>
                <w:sz w:val="24"/>
                <w:szCs w:val="24"/>
                <w:highlight w:val="lightGray"/>
              </w:rPr>
              <w:t>8</w:t>
            </w:r>
            <w:r w:rsidRPr="008663B5">
              <w:rPr>
                <w:rFonts w:cstheme="minorHAnsi"/>
                <w:color w:val="FF0000"/>
                <w:sz w:val="24"/>
                <w:szCs w:val="24"/>
                <w:highlight w:val="lightGray"/>
              </w:rPr>
              <w:t>))</w:t>
            </w:r>
          </w:p>
          <w:p w14:paraId="33A238EC" w14:textId="77777777" w:rsidR="00DB3E5A" w:rsidRPr="00C14426" w:rsidRDefault="00DB3E5A" w:rsidP="00536168">
            <w:pPr>
              <w:spacing w:line="276" w:lineRule="auto"/>
              <w:rPr>
                <w:rFonts w:cstheme="minorHAnsi"/>
                <w:b/>
                <w:bCs/>
                <w:sz w:val="26"/>
                <w:szCs w:val="26"/>
              </w:rPr>
            </w:pPr>
            <w:r w:rsidRPr="00C14426">
              <w:rPr>
                <w:rFonts w:cstheme="minorHAnsi"/>
                <w:b/>
                <w:bCs/>
                <w:sz w:val="26"/>
                <w:szCs w:val="26"/>
              </w:rPr>
              <w:t>Erweiterung</w:t>
            </w:r>
          </w:p>
          <w:p w14:paraId="716E9364" w14:textId="77777777" w:rsidR="00DB3E5A" w:rsidRPr="00C21CF6" w:rsidRDefault="00DB3E5A" w:rsidP="00536168">
            <w:pPr>
              <w:spacing w:line="276" w:lineRule="auto"/>
              <w:rPr>
                <w:rFonts w:cstheme="minorHAnsi"/>
              </w:rPr>
            </w:pPr>
            <w:r w:rsidRPr="00C21CF6">
              <w:rPr>
                <w:rFonts w:cstheme="minorHAnsi"/>
              </w:rPr>
              <w:t>Durch das Suchen, Finden und Bewerten von Gesundheitsinformationen haben die Lernenden die Bedeutung gesunder Gewohnheiten bezüglich der drei Säulen „Ernährung, Bewegung und Schlaf“ erkannt. Sie wenden dieses Wissen nun</w:t>
            </w:r>
            <w:r>
              <w:rPr>
                <w:rFonts w:cstheme="minorHAnsi"/>
              </w:rPr>
              <w:t xml:space="preserve"> </w:t>
            </w:r>
            <w:r w:rsidRPr="00C21CF6">
              <w:rPr>
                <w:rFonts w:cstheme="minorHAnsi"/>
              </w:rPr>
              <w:t>– ausgehend von zwei Beispielen – selbst an und gestalten ein „gesundes Wochenende“</w:t>
            </w:r>
            <w:r>
              <w:rPr>
                <w:rFonts w:cstheme="minorHAnsi"/>
              </w:rPr>
              <w:t>.</w:t>
            </w:r>
          </w:p>
          <w:p w14:paraId="3A19657B" w14:textId="77777777" w:rsidR="00DB3E5A" w:rsidRPr="00C21CF6" w:rsidRDefault="00DB3E5A" w:rsidP="00536168">
            <w:pPr>
              <w:spacing w:line="276" w:lineRule="auto"/>
              <w:rPr>
                <w:rFonts w:cstheme="minorHAnsi"/>
              </w:rPr>
            </w:pPr>
          </w:p>
          <w:p w14:paraId="7B56E6CA" w14:textId="77777777" w:rsidR="00DB3E5A" w:rsidRPr="008663B5" w:rsidRDefault="00DB3E5A" w:rsidP="00536168">
            <w:pPr>
              <w:spacing w:line="276" w:lineRule="auto"/>
              <w:rPr>
                <w:rFonts w:cstheme="minorHAnsi"/>
                <w:b/>
                <w:bCs/>
              </w:rPr>
            </w:pPr>
            <w:r w:rsidRPr="00544CBF">
              <w:rPr>
                <w:rFonts w:cstheme="minorHAnsi"/>
                <w:b/>
                <w:bCs/>
              </w:rPr>
              <w:t xml:space="preserve">1. </w:t>
            </w:r>
            <w:r w:rsidRPr="00511650">
              <w:rPr>
                <w:rFonts w:cstheme="minorHAnsi"/>
                <w:b/>
                <w:bCs/>
              </w:rPr>
              <w:t>Wie war das Wochenende des Jungen deiner Meinung nach?</w:t>
            </w:r>
          </w:p>
          <w:p w14:paraId="4FE0BBAF" w14:textId="77777777" w:rsidR="00DB3E5A" w:rsidRDefault="00DB3E5A" w:rsidP="00536168">
            <w:pPr>
              <w:spacing w:line="276" w:lineRule="auto"/>
              <w:rPr>
                <w:rFonts w:cstheme="minorHAnsi"/>
              </w:rPr>
            </w:pPr>
            <w:r w:rsidRPr="004300A9">
              <w:rPr>
                <w:rFonts w:cstheme="minorHAnsi"/>
                <w:b/>
                <w:bCs/>
              </w:rPr>
              <w:t>Erwartbare Antworten:</w:t>
            </w:r>
            <w:r>
              <w:rPr>
                <w:rFonts w:cstheme="minorHAnsi"/>
                <w:b/>
                <w:bCs/>
              </w:rPr>
              <w:t xml:space="preserve"> </w:t>
            </w:r>
            <w:r w:rsidRPr="008663B5">
              <w:rPr>
                <w:rFonts w:cstheme="minorHAnsi"/>
              </w:rPr>
              <w:t>Der Junge hat zu wenig geschlafen</w:t>
            </w:r>
            <w:r>
              <w:rPr>
                <w:rFonts w:cstheme="minorHAnsi"/>
              </w:rPr>
              <w:t>.</w:t>
            </w:r>
            <w:r w:rsidRPr="008663B5">
              <w:rPr>
                <w:rFonts w:cstheme="minorHAnsi"/>
              </w:rPr>
              <w:t xml:space="preserve"> / Vielleicht musste er irgendwas arbeiten</w:t>
            </w:r>
            <w:r>
              <w:rPr>
                <w:rFonts w:cstheme="minorHAnsi"/>
              </w:rPr>
              <w:t>.</w:t>
            </w:r>
            <w:r w:rsidRPr="008663B5">
              <w:rPr>
                <w:rFonts w:cstheme="minorHAnsi"/>
              </w:rPr>
              <w:t xml:space="preserve"> / Er hat sicher </w:t>
            </w:r>
            <w:r>
              <w:rPr>
                <w:rFonts w:cstheme="minorHAnsi"/>
              </w:rPr>
              <w:t>die ganze Zeit</w:t>
            </w:r>
            <w:r w:rsidRPr="008663B5">
              <w:rPr>
                <w:rFonts w:cstheme="minorHAnsi"/>
              </w:rPr>
              <w:t xml:space="preserve"> gezockt</w:t>
            </w:r>
            <w:r>
              <w:rPr>
                <w:rFonts w:cstheme="minorHAnsi"/>
              </w:rPr>
              <w:t>.</w:t>
            </w:r>
            <w:r w:rsidRPr="008663B5">
              <w:rPr>
                <w:rFonts w:cstheme="minorHAnsi"/>
              </w:rPr>
              <w:t xml:space="preserve"> / Vielleicht hatte er Probleme in der Familie oder</w:t>
            </w:r>
            <w:r>
              <w:rPr>
                <w:rFonts w:cstheme="minorHAnsi"/>
              </w:rPr>
              <w:t xml:space="preserve"> in der Schule.</w:t>
            </w:r>
            <w:r w:rsidRPr="008663B5">
              <w:rPr>
                <w:rFonts w:cstheme="minorHAnsi"/>
              </w:rPr>
              <w:t xml:space="preserve"> / Er war krank</w:t>
            </w:r>
            <w:r>
              <w:rPr>
                <w:rFonts w:cstheme="minorHAnsi"/>
              </w:rPr>
              <w:t>. / Er sieht fertig aus.</w:t>
            </w:r>
          </w:p>
          <w:p w14:paraId="7B8CFC6A" w14:textId="77777777" w:rsidR="00DB3E5A" w:rsidRPr="008663B5" w:rsidRDefault="00DB3E5A" w:rsidP="00536168">
            <w:pPr>
              <w:spacing w:line="276" w:lineRule="auto"/>
              <w:rPr>
                <w:rFonts w:cstheme="minorHAnsi"/>
              </w:rPr>
            </w:pPr>
          </w:p>
          <w:p w14:paraId="6ABC7886" w14:textId="77777777" w:rsidR="00DB3E5A" w:rsidRPr="008663B5" w:rsidRDefault="00DB3E5A" w:rsidP="00536168">
            <w:pPr>
              <w:spacing w:line="276" w:lineRule="auto"/>
              <w:rPr>
                <w:rFonts w:cstheme="minorHAnsi"/>
                <w:b/>
                <w:bCs/>
              </w:rPr>
            </w:pPr>
            <w:r>
              <w:rPr>
                <w:rFonts w:cstheme="minorHAnsi"/>
                <w:b/>
                <w:bCs/>
              </w:rPr>
              <w:t>2</w:t>
            </w:r>
            <w:r w:rsidRPr="00544CBF">
              <w:rPr>
                <w:rFonts w:cstheme="minorHAnsi"/>
                <w:b/>
                <w:bCs/>
              </w:rPr>
              <w:t xml:space="preserve">. </w:t>
            </w:r>
            <w:r>
              <w:rPr>
                <w:rFonts w:cstheme="minorHAnsi"/>
                <w:b/>
                <w:bCs/>
              </w:rPr>
              <w:t>Was denkst du: Wie</w:t>
            </w:r>
            <w:r w:rsidRPr="00511650">
              <w:rPr>
                <w:rFonts w:cstheme="minorHAnsi"/>
                <w:b/>
                <w:bCs/>
              </w:rPr>
              <w:t xml:space="preserve"> war das Wochenende des Mädchens?</w:t>
            </w:r>
          </w:p>
          <w:p w14:paraId="5B689CFF" w14:textId="77777777" w:rsidR="00DB3E5A" w:rsidRPr="008663B5" w:rsidRDefault="00DB3E5A" w:rsidP="00536168">
            <w:pPr>
              <w:spacing w:line="276" w:lineRule="auto"/>
              <w:rPr>
                <w:rFonts w:cstheme="minorHAnsi"/>
              </w:rPr>
            </w:pPr>
            <w:r w:rsidRPr="004300A9">
              <w:rPr>
                <w:rFonts w:cstheme="minorHAnsi"/>
                <w:b/>
                <w:bCs/>
              </w:rPr>
              <w:t>Erwartbare Antworten:</w:t>
            </w:r>
            <w:r>
              <w:rPr>
                <w:rFonts w:cstheme="minorHAnsi"/>
                <w:b/>
                <w:bCs/>
              </w:rPr>
              <w:t xml:space="preserve"> </w:t>
            </w:r>
            <w:r w:rsidRPr="008663B5">
              <w:rPr>
                <w:rFonts w:cstheme="minorHAnsi"/>
              </w:rPr>
              <w:t xml:space="preserve">Das Mädchen hatte ein </w:t>
            </w:r>
            <w:r>
              <w:rPr>
                <w:rFonts w:cstheme="minorHAnsi"/>
              </w:rPr>
              <w:t>entspanntes</w:t>
            </w:r>
            <w:r w:rsidRPr="008663B5">
              <w:rPr>
                <w:rFonts w:cstheme="minorHAnsi"/>
              </w:rPr>
              <w:t xml:space="preserve"> Wochenende</w:t>
            </w:r>
            <w:r>
              <w:rPr>
                <w:rFonts w:cstheme="minorHAnsi"/>
              </w:rPr>
              <w:t>.</w:t>
            </w:r>
            <w:r w:rsidRPr="008663B5">
              <w:rPr>
                <w:rFonts w:cstheme="minorHAnsi"/>
              </w:rPr>
              <w:t xml:space="preserve"> / Sie hat bestimmt </w:t>
            </w:r>
            <w:r>
              <w:rPr>
                <w:rFonts w:cstheme="minorHAnsi"/>
              </w:rPr>
              <w:t>et</w:t>
            </w:r>
            <w:r w:rsidRPr="008663B5">
              <w:rPr>
                <w:rFonts w:cstheme="minorHAnsi"/>
              </w:rPr>
              <w:t xml:space="preserve">was </w:t>
            </w:r>
            <w:r>
              <w:rPr>
                <w:rFonts w:cstheme="minorHAnsi"/>
              </w:rPr>
              <w:t>S</w:t>
            </w:r>
            <w:r w:rsidRPr="008663B5">
              <w:rPr>
                <w:rFonts w:cstheme="minorHAnsi"/>
              </w:rPr>
              <w:t>chönes unternommen</w:t>
            </w:r>
            <w:r>
              <w:rPr>
                <w:rFonts w:cstheme="minorHAnsi"/>
              </w:rPr>
              <w:t>.</w:t>
            </w:r>
            <w:r w:rsidRPr="008663B5">
              <w:rPr>
                <w:rFonts w:cstheme="minorHAnsi"/>
              </w:rPr>
              <w:t xml:space="preserve"> / Vielleicht hat sie </w:t>
            </w:r>
            <w:r>
              <w:rPr>
                <w:rFonts w:cstheme="minorHAnsi"/>
              </w:rPr>
              <w:t>et</w:t>
            </w:r>
            <w:r w:rsidRPr="008663B5">
              <w:rPr>
                <w:rFonts w:cstheme="minorHAnsi"/>
              </w:rPr>
              <w:t>was Schönes erlebt</w:t>
            </w:r>
            <w:r>
              <w:rPr>
                <w:rFonts w:cstheme="minorHAnsi"/>
              </w:rPr>
              <w:t>.</w:t>
            </w:r>
            <w:r w:rsidRPr="008663B5">
              <w:rPr>
                <w:rFonts w:cstheme="minorHAnsi"/>
              </w:rPr>
              <w:t xml:space="preserve"> / Sie sieht sehr erholt aus</w:t>
            </w:r>
            <w:r>
              <w:rPr>
                <w:rFonts w:cstheme="minorHAnsi"/>
              </w:rPr>
              <w:t>.</w:t>
            </w:r>
          </w:p>
          <w:p w14:paraId="575BC730" w14:textId="77777777" w:rsidR="00DB3E5A" w:rsidRDefault="00DB3E5A" w:rsidP="00536168">
            <w:pPr>
              <w:spacing w:line="276" w:lineRule="auto"/>
              <w:rPr>
                <w:rFonts w:cstheme="minorHAnsi"/>
              </w:rPr>
            </w:pPr>
          </w:p>
          <w:p w14:paraId="76F5737F" w14:textId="77777777" w:rsidR="00DB3E5A" w:rsidRPr="004300A9" w:rsidRDefault="00DB3E5A" w:rsidP="00536168">
            <w:pPr>
              <w:spacing w:line="276" w:lineRule="auto"/>
              <w:rPr>
                <w:rFonts w:cstheme="minorHAnsi"/>
                <w:b/>
                <w:bCs/>
              </w:rPr>
            </w:pPr>
            <w:r w:rsidRPr="004300A9">
              <w:rPr>
                <w:rFonts w:cstheme="minorHAnsi"/>
                <w:b/>
                <w:bCs/>
              </w:rPr>
              <w:t xml:space="preserve">3. Wie könnte für dich ein perfektes </w:t>
            </w:r>
            <w:r>
              <w:rPr>
                <w:rFonts w:cstheme="minorHAnsi"/>
                <w:b/>
                <w:bCs/>
              </w:rPr>
              <w:t xml:space="preserve">und gesundes </w:t>
            </w:r>
            <w:r w:rsidRPr="004300A9">
              <w:rPr>
                <w:rFonts w:cstheme="minorHAnsi"/>
                <w:b/>
                <w:bCs/>
              </w:rPr>
              <w:t>Wochenende aussehen?</w:t>
            </w:r>
            <w:r>
              <w:rPr>
                <w:rFonts w:cstheme="minorHAnsi"/>
                <w:b/>
                <w:bCs/>
              </w:rPr>
              <w:t xml:space="preserve"> – Arbeitsblatt 5:</w:t>
            </w:r>
          </w:p>
          <w:p w14:paraId="415CC107" w14:textId="3F021296" w:rsidR="00DB3E5A" w:rsidRPr="008663B5" w:rsidRDefault="00DB3E5A" w:rsidP="00536168">
            <w:pPr>
              <w:spacing w:line="276" w:lineRule="auto"/>
              <w:rPr>
                <w:rFonts w:cstheme="minorHAnsi"/>
              </w:rPr>
            </w:pPr>
            <w:r w:rsidRPr="008663B5">
              <w:rPr>
                <w:rFonts w:cstheme="minorHAnsi"/>
              </w:rPr>
              <w:t>In 2er</w:t>
            </w:r>
            <w:r>
              <w:rPr>
                <w:rFonts w:cstheme="minorHAnsi"/>
              </w:rPr>
              <w:t xml:space="preserve">-Gruppen </w:t>
            </w:r>
            <w:r w:rsidRPr="008663B5">
              <w:rPr>
                <w:rFonts w:cstheme="minorHAnsi"/>
              </w:rPr>
              <w:t>sollen die Lernenden einen Plan für ein entspanntes Wochenende</w:t>
            </w:r>
            <w:r>
              <w:rPr>
                <w:rFonts w:cstheme="minorHAnsi"/>
              </w:rPr>
              <w:t xml:space="preserve"> erarbeiten</w:t>
            </w:r>
            <w:r w:rsidRPr="008663B5">
              <w:rPr>
                <w:rFonts w:cstheme="minorHAnsi"/>
              </w:rPr>
              <w:t xml:space="preserve">. Als Hilfestellung dazu kann man die Kärtchen aus Anhang </w:t>
            </w:r>
            <w:r>
              <w:rPr>
                <w:rFonts w:cstheme="minorHAnsi"/>
              </w:rPr>
              <w:t>4</w:t>
            </w:r>
            <w:r w:rsidRPr="008663B5">
              <w:rPr>
                <w:rFonts w:cstheme="minorHAnsi"/>
              </w:rPr>
              <w:t xml:space="preserve"> austeilen. Zu beachten ist, dass </w:t>
            </w:r>
            <w:commentRangeStart w:id="74"/>
            <w:commentRangeStart w:id="75"/>
            <w:r>
              <w:rPr>
                <w:rFonts w:cstheme="minorHAnsi"/>
              </w:rPr>
              <w:t>digitale Tools</w:t>
            </w:r>
            <w:commentRangeEnd w:id="74"/>
            <w:r>
              <w:rPr>
                <w:rStyle w:val="Kommentarzeichen"/>
              </w:rPr>
              <w:commentReference w:id="74"/>
            </w:r>
            <w:commentRangeEnd w:id="75"/>
            <w:r w:rsidR="0054314A">
              <w:rPr>
                <w:rStyle w:val="Kommentarzeichen"/>
              </w:rPr>
              <w:commentReference w:id="75"/>
            </w:r>
            <w:r>
              <w:rPr>
                <w:rFonts w:cstheme="minorHAnsi"/>
              </w:rPr>
              <w:t xml:space="preserve"> gewinnbringend zur Unterstützung eingesetzt werden dürfen.</w:t>
            </w:r>
            <w:ins w:id="76" w:author="Michael Kohl" w:date="2024-05-17T10:26:00Z" w16du:dateUtc="2024-05-17T08:26:00Z">
              <w:r w:rsidR="0054314A">
                <w:rPr>
                  <w:rFonts w:cstheme="minorHAnsi"/>
                </w:rPr>
                <w:t xml:space="preserve"> Beispiele hierfür: Komoot für Wanderungen, </w:t>
              </w:r>
            </w:ins>
            <w:ins w:id="77" w:author="Michael Kohl" w:date="2024-05-17T10:28:00Z" w16du:dateUtc="2024-05-17T08:28:00Z">
              <w:r w:rsidR="0054314A">
                <w:rPr>
                  <w:rFonts w:cstheme="minorHAnsi"/>
                </w:rPr>
                <w:t>Geoc</w:t>
              </w:r>
            </w:ins>
            <w:ins w:id="78" w:author="Michael Kohl" w:date="2024-05-17T10:29:00Z" w16du:dateUtc="2024-05-17T08:29:00Z">
              <w:r w:rsidR="0054314A">
                <w:rPr>
                  <w:rFonts w:cstheme="minorHAnsi"/>
                </w:rPr>
                <w:t>aching für Geocaching</w:t>
              </w:r>
            </w:ins>
            <w:ins w:id="79" w:author="Michael Kohl" w:date="2024-05-17T10:30:00Z" w16du:dateUtc="2024-05-17T08:30:00Z">
              <w:r w:rsidR="0054314A">
                <w:rPr>
                  <w:rFonts w:cstheme="minorHAnsi"/>
                </w:rPr>
                <w:t xml:space="preserve">, 7Mind für Meditation, </w:t>
              </w:r>
            </w:ins>
            <w:ins w:id="80" w:author="Michael Kohl" w:date="2024-05-17T10:32:00Z" w16du:dateUtc="2024-05-17T08:32:00Z">
              <w:r w:rsidR="0054314A">
                <w:rPr>
                  <w:rFonts w:cstheme="minorHAnsi"/>
                </w:rPr>
                <w:t>PlantNet für Pflanzenbestimmung</w:t>
              </w:r>
            </w:ins>
            <w:ins w:id="81" w:author="Michael Kohl" w:date="2024-05-17T11:09:00Z" w16du:dateUtc="2024-05-17T09:09:00Z">
              <w:r w:rsidR="009774FE">
                <w:rPr>
                  <w:rFonts w:cstheme="minorHAnsi"/>
                </w:rPr>
                <w:t>, Youtube für Tanz-Tutorials</w:t>
              </w:r>
            </w:ins>
          </w:p>
          <w:p w14:paraId="1E6606FB" w14:textId="77777777" w:rsidR="00DB3E5A" w:rsidRPr="008663B5" w:rsidRDefault="00DB3E5A" w:rsidP="00536168">
            <w:pPr>
              <w:spacing w:line="276" w:lineRule="auto"/>
              <w:rPr>
                <w:rFonts w:cstheme="minorHAnsi"/>
              </w:rPr>
            </w:pPr>
            <w:r>
              <w:rPr>
                <w:rFonts w:cstheme="minorHAnsi"/>
              </w:rPr>
              <w:t>Die Lehrkraft gibt</w:t>
            </w:r>
            <w:r w:rsidRPr="008663B5">
              <w:rPr>
                <w:rFonts w:cstheme="minorHAnsi"/>
              </w:rPr>
              <w:t xml:space="preserve"> den Lernenden einen Zeitrahmen von </w:t>
            </w:r>
            <w:r>
              <w:rPr>
                <w:rFonts w:cstheme="minorHAnsi"/>
              </w:rPr>
              <w:t>ca.</w:t>
            </w:r>
            <w:r w:rsidRPr="008663B5">
              <w:rPr>
                <w:rFonts w:cstheme="minorHAnsi"/>
              </w:rPr>
              <w:t xml:space="preserve"> 15 Min</w:t>
            </w:r>
            <w:r>
              <w:rPr>
                <w:rFonts w:cstheme="minorHAnsi"/>
              </w:rPr>
              <w:t>.</w:t>
            </w:r>
            <w:r w:rsidRPr="008663B5">
              <w:rPr>
                <w:rFonts w:cstheme="minorHAnsi"/>
              </w:rPr>
              <w:t xml:space="preserve"> vor. Da sehr individuelle Ergebnisse entstehen, müssen diese nicht im Plenum besprochen werden. Wünschenswert wäre der Aufruf durch die Lehrkraft, dieses </w:t>
            </w:r>
            <w:r>
              <w:rPr>
                <w:rFonts w:cstheme="minorHAnsi"/>
              </w:rPr>
              <w:t xml:space="preserve">erarbeitete </w:t>
            </w:r>
            <w:r w:rsidRPr="008663B5">
              <w:rPr>
                <w:rFonts w:cstheme="minorHAnsi"/>
              </w:rPr>
              <w:t>Wochenende in Absprache mit der Familie zuhause</w:t>
            </w:r>
            <w:r>
              <w:rPr>
                <w:rFonts w:cstheme="minorHAnsi"/>
              </w:rPr>
              <w:t xml:space="preserve"> umzusetzen</w:t>
            </w:r>
            <w:r w:rsidRPr="008663B5">
              <w:rPr>
                <w:rFonts w:cstheme="minorHAnsi"/>
              </w:rPr>
              <w:t>.</w:t>
            </w:r>
          </w:p>
          <w:p w14:paraId="4B269211" w14:textId="77777777" w:rsidR="00DB3E5A" w:rsidRPr="008663B5" w:rsidRDefault="00DB3E5A" w:rsidP="00536168">
            <w:pPr>
              <w:spacing w:line="276" w:lineRule="auto"/>
              <w:rPr>
                <w:rFonts w:cstheme="minorHAnsi"/>
              </w:rPr>
            </w:pPr>
          </w:p>
          <w:p w14:paraId="21BE6993" w14:textId="77777777" w:rsidR="00DB3E5A" w:rsidRPr="008663B5" w:rsidRDefault="00DB3E5A" w:rsidP="00536168">
            <w:pPr>
              <w:spacing w:line="276" w:lineRule="auto"/>
              <w:rPr>
                <w:rFonts w:cstheme="minorHAnsi"/>
              </w:rPr>
            </w:pPr>
            <w:r w:rsidRPr="008663B5">
              <w:rPr>
                <w:rFonts w:cstheme="minorHAnsi"/>
                <w:b/>
                <w:bCs/>
              </w:rPr>
              <w:t>Reflexion</w:t>
            </w:r>
          </w:p>
          <w:p w14:paraId="20E4E640" w14:textId="77777777" w:rsidR="00DB3E5A" w:rsidRPr="008663B5" w:rsidRDefault="00DB3E5A" w:rsidP="00536168">
            <w:pPr>
              <w:spacing w:line="276" w:lineRule="auto"/>
              <w:rPr>
                <w:rFonts w:cstheme="minorHAnsi"/>
              </w:rPr>
            </w:pPr>
            <w:r w:rsidRPr="008663B5">
              <w:rPr>
                <w:rFonts w:cstheme="minorHAnsi"/>
              </w:rPr>
              <w:lastRenderedPageBreak/>
              <w:t>Individuelle Antworten der Lernenden</w:t>
            </w:r>
          </w:p>
          <w:p w14:paraId="0861E16C" w14:textId="77777777" w:rsidR="00DB3E5A" w:rsidRPr="008663B5" w:rsidRDefault="00DB3E5A" w:rsidP="00536168">
            <w:pPr>
              <w:spacing w:line="276" w:lineRule="auto"/>
              <w:rPr>
                <w:rFonts w:cstheme="minorHAnsi"/>
              </w:rPr>
            </w:pPr>
          </w:p>
        </w:tc>
      </w:tr>
    </w:tbl>
    <w:p w14:paraId="7457043A" w14:textId="77777777" w:rsidR="00DB3E5A" w:rsidRPr="008663B5" w:rsidRDefault="00DB3E5A" w:rsidP="00DB3E5A">
      <w:pPr>
        <w:rPr>
          <w:rFonts w:cstheme="minorHAnsi"/>
        </w:rPr>
      </w:pPr>
    </w:p>
    <w:p w14:paraId="494A1EC1" w14:textId="77777777" w:rsidR="00DB3E5A" w:rsidRPr="008663B5" w:rsidRDefault="00DB3E5A" w:rsidP="00DB3E5A">
      <w:pPr>
        <w:rPr>
          <w:rFonts w:cstheme="minorHAnsi"/>
          <w:color w:val="FF0000"/>
        </w:rPr>
        <w:sectPr w:rsidR="00DB3E5A" w:rsidRPr="008663B5" w:rsidSect="00DB3E5A">
          <w:headerReference w:type="default" r:id="rId22"/>
          <w:pgSz w:w="11906" w:h="16838"/>
          <w:pgMar w:top="1417" w:right="1417" w:bottom="1134" w:left="1417" w:header="708" w:footer="708" w:gutter="0"/>
          <w:cols w:space="708"/>
          <w:docGrid w:linePitch="360"/>
        </w:sectPr>
      </w:pPr>
    </w:p>
    <w:p w14:paraId="3B8AAB5A" w14:textId="77777777" w:rsidR="00DB3E5A" w:rsidRPr="008663B5" w:rsidRDefault="00DB3E5A" w:rsidP="00DB3E5A">
      <w:pPr>
        <w:spacing w:line="276" w:lineRule="auto"/>
        <w:rPr>
          <w:rFonts w:cstheme="minorHAnsi"/>
          <w:color w:val="FF0000"/>
          <w:sz w:val="24"/>
          <w:szCs w:val="24"/>
        </w:rPr>
      </w:pPr>
      <w:r w:rsidRPr="008663B5">
        <w:rPr>
          <w:rFonts w:cstheme="minorHAnsi"/>
          <w:color w:val="FF0000"/>
          <w:sz w:val="24"/>
          <w:szCs w:val="24"/>
          <w:highlight w:val="lightGray"/>
        </w:rPr>
        <w:lastRenderedPageBreak/>
        <w:t>((Seite 9))</w:t>
      </w:r>
      <w:r w:rsidRPr="008663B5">
        <w:rPr>
          <w:rFonts w:cstheme="minorHAnsi"/>
          <w:color w:val="FF0000"/>
          <w:sz w:val="24"/>
          <w:szCs w:val="24"/>
        </w:rPr>
        <w:t xml:space="preserve"> </w:t>
      </w:r>
    </w:p>
    <w:p w14:paraId="51DC8259" w14:textId="77777777" w:rsidR="00DB3E5A" w:rsidRPr="002B4D84" w:rsidRDefault="00DB3E5A" w:rsidP="00DB3E5A">
      <w:pPr>
        <w:rPr>
          <w:rFonts w:cstheme="minorHAnsi"/>
          <w:b/>
          <w:bCs/>
          <w:sz w:val="28"/>
          <w:szCs w:val="28"/>
        </w:rPr>
      </w:pPr>
      <w:bookmarkStart w:id="82" w:name="_Hlk140047780"/>
      <w:commentRangeStart w:id="83"/>
      <w:r w:rsidRPr="002B4D84">
        <w:rPr>
          <w:rFonts w:cstheme="minorHAnsi"/>
          <w:b/>
          <w:bCs/>
          <w:sz w:val="28"/>
          <w:szCs w:val="28"/>
        </w:rPr>
        <w:t xml:space="preserve">Arbeitsblatt </w:t>
      </w:r>
      <w:commentRangeEnd w:id="83"/>
      <w:r w:rsidRPr="002B4D84">
        <w:rPr>
          <w:rStyle w:val="Kommentarzeichen"/>
          <w:sz w:val="28"/>
          <w:szCs w:val="28"/>
        </w:rPr>
        <w:commentReference w:id="83"/>
      </w:r>
      <w:r w:rsidRPr="002B4D84">
        <w:rPr>
          <w:rFonts w:cstheme="minorHAnsi"/>
          <w:b/>
          <w:bCs/>
          <w:sz w:val="28"/>
          <w:szCs w:val="28"/>
        </w:rPr>
        <w:t xml:space="preserve">1 </w:t>
      </w:r>
    </w:p>
    <w:p w14:paraId="13816454" w14:textId="77777777" w:rsidR="00DB3E5A" w:rsidRPr="002B4D84" w:rsidRDefault="00DB3E5A" w:rsidP="00DB3E5A">
      <w:pPr>
        <w:rPr>
          <w:rFonts w:cstheme="minorHAnsi"/>
          <w:b/>
          <w:bCs/>
          <w:sz w:val="28"/>
          <w:szCs w:val="28"/>
        </w:rPr>
      </w:pPr>
      <w:r w:rsidRPr="002B4D84">
        <w:rPr>
          <w:rFonts w:cstheme="minorHAnsi"/>
          <w:b/>
          <w:bCs/>
          <w:sz w:val="28"/>
          <w:szCs w:val="28"/>
        </w:rPr>
        <w:t>Gesunde Gewohnheiten?</w:t>
      </w:r>
    </w:p>
    <w:p w14:paraId="65F2B5BE" w14:textId="77777777" w:rsidR="00DB3E5A" w:rsidRPr="006E5456" w:rsidRDefault="00DB3E5A" w:rsidP="00DB3E5A">
      <w:pPr>
        <w:rPr>
          <w:rFonts w:cstheme="minorHAnsi"/>
        </w:rPr>
      </w:pPr>
      <w:r w:rsidRPr="006E5456">
        <w:rPr>
          <w:rFonts w:cstheme="minorHAnsi"/>
        </w:rPr>
        <w:t xml:space="preserve">Entscheide, ob </w:t>
      </w:r>
      <w:r>
        <w:rPr>
          <w:rFonts w:cstheme="minorHAnsi"/>
        </w:rPr>
        <w:t>die</w:t>
      </w:r>
      <w:r w:rsidRPr="006E5456">
        <w:rPr>
          <w:rFonts w:cstheme="minorHAnsi"/>
        </w:rPr>
        <w:t xml:space="preserve"> Aktivität eine gesunde Gewohnheit sein kann.</w:t>
      </w:r>
      <w:r>
        <w:rPr>
          <w:rFonts w:cstheme="minorHAnsi"/>
        </w:rPr>
        <w:t xml:space="preserve"> </w:t>
      </w:r>
    </w:p>
    <w:p w14:paraId="2B3321F3" w14:textId="77777777" w:rsidR="00DB3E5A" w:rsidRPr="00232F8B" w:rsidRDefault="00DB3E5A" w:rsidP="00DB3E5A">
      <w:pPr>
        <w:rPr>
          <w:rFonts w:cstheme="minorHAnsi"/>
        </w:rPr>
      </w:pPr>
      <w:r w:rsidRPr="00232F8B">
        <w:rPr>
          <w:rFonts w:cstheme="minorHAnsi"/>
          <w:highlight w:val="yellow"/>
        </w:rPr>
        <w:t>((@Satz: bunte Kästchen))</w:t>
      </w:r>
    </w:p>
    <w:tbl>
      <w:tblPr>
        <w:tblStyle w:val="Tabellenraster"/>
        <w:tblW w:w="14175" w:type="dxa"/>
        <w:tblLook w:val="04A0" w:firstRow="1" w:lastRow="0" w:firstColumn="1" w:lastColumn="0" w:noHBand="0" w:noVBand="1"/>
      </w:tblPr>
      <w:tblGrid>
        <w:gridCol w:w="2835"/>
        <w:gridCol w:w="2835"/>
        <w:gridCol w:w="2835"/>
        <w:gridCol w:w="2835"/>
        <w:gridCol w:w="2835"/>
      </w:tblGrid>
      <w:tr w:rsidR="00DB3E5A" w14:paraId="3501A604" w14:textId="77777777" w:rsidTr="00536168">
        <w:trPr>
          <w:trHeight w:val="1134"/>
        </w:trPr>
        <w:tc>
          <w:tcPr>
            <w:tcW w:w="2835" w:type="dxa"/>
            <w:vAlign w:val="center"/>
          </w:tcPr>
          <w:p w14:paraId="63AA3EA4" w14:textId="77777777" w:rsidR="00DB3E5A" w:rsidRPr="00232F8B" w:rsidRDefault="00DB3E5A" w:rsidP="00536168">
            <w:pPr>
              <w:spacing w:line="276" w:lineRule="auto"/>
              <w:jc w:val="center"/>
              <w:rPr>
                <w:rFonts w:cstheme="minorHAnsi"/>
              </w:rPr>
            </w:pPr>
            <w:r w:rsidRPr="00232F8B">
              <w:rPr>
                <w:rFonts w:cstheme="minorHAnsi"/>
              </w:rPr>
              <w:t>täglich Zähne</w:t>
            </w:r>
            <w:r>
              <w:rPr>
                <w:rFonts w:cstheme="minorHAnsi"/>
              </w:rPr>
              <w:t xml:space="preserve"> </w:t>
            </w:r>
            <w:r w:rsidRPr="00232F8B">
              <w:rPr>
                <w:rFonts w:cstheme="minorHAnsi"/>
              </w:rPr>
              <w:t>putzen</w:t>
            </w:r>
          </w:p>
        </w:tc>
        <w:tc>
          <w:tcPr>
            <w:tcW w:w="2835" w:type="dxa"/>
            <w:vAlign w:val="center"/>
          </w:tcPr>
          <w:p w14:paraId="153211D7" w14:textId="77777777" w:rsidR="00DB3E5A" w:rsidRPr="00232F8B" w:rsidRDefault="00DB3E5A" w:rsidP="00536168">
            <w:pPr>
              <w:spacing w:line="276" w:lineRule="auto"/>
              <w:jc w:val="center"/>
              <w:rPr>
                <w:rFonts w:cstheme="minorHAnsi"/>
              </w:rPr>
            </w:pPr>
            <w:r w:rsidRPr="00232F8B">
              <w:rPr>
                <w:rFonts w:cstheme="minorHAnsi"/>
              </w:rPr>
              <w:t>genug Wasser trinken</w:t>
            </w:r>
          </w:p>
        </w:tc>
        <w:tc>
          <w:tcPr>
            <w:tcW w:w="2835" w:type="dxa"/>
            <w:vAlign w:val="center"/>
          </w:tcPr>
          <w:p w14:paraId="3CE32D0A" w14:textId="77777777" w:rsidR="00DB3E5A" w:rsidRPr="00232F8B" w:rsidRDefault="00DB3E5A" w:rsidP="00536168">
            <w:pPr>
              <w:spacing w:line="276" w:lineRule="auto"/>
              <w:jc w:val="center"/>
              <w:rPr>
                <w:rFonts w:cstheme="minorHAnsi"/>
              </w:rPr>
            </w:pPr>
            <w:r w:rsidRPr="00232F8B">
              <w:rPr>
                <w:rFonts w:cstheme="minorHAnsi"/>
              </w:rPr>
              <w:t>regelmäßig Pausen vom Fernsehen oder Handy machen</w:t>
            </w:r>
          </w:p>
        </w:tc>
        <w:tc>
          <w:tcPr>
            <w:tcW w:w="2835" w:type="dxa"/>
            <w:vAlign w:val="center"/>
          </w:tcPr>
          <w:p w14:paraId="72439A7E" w14:textId="77777777" w:rsidR="00DB3E5A" w:rsidRPr="00232F8B" w:rsidRDefault="00DB3E5A" w:rsidP="00536168">
            <w:pPr>
              <w:spacing w:line="276" w:lineRule="auto"/>
              <w:jc w:val="center"/>
              <w:rPr>
                <w:rFonts w:cstheme="minorHAnsi"/>
              </w:rPr>
            </w:pPr>
            <w:r w:rsidRPr="00232F8B">
              <w:rPr>
                <w:rFonts w:cstheme="minorHAnsi"/>
              </w:rPr>
              <w:t>ausgewogen frühstücken</w:t>
            </w:r>
          </w:p>
        </w:tc>
        <w:tc>
          <w:tcPr>
            <w:tcW w:w="2835" w:type="dxa"/>
            <w:vAlign w:val="center"/>
          </w:tcPr>
          <w:p w14:paraId="268AC704" w14:textId="77777777" w:rsidR="00DB3E5A" w:rsidRPr="00232F8B" w:rsidRDefault="00DB3E5A" w:rsidP="00536168">
            <w:pPr>
              <w:spacing w:line="276" w:lineRule="auto"/>
              <w:jc w:val="center"/>
              <w:rPr>
                <w:rFonts w:cstheme="minorHAnsi"/>
              </w:rPr>
            </w:pPr>
            <w:r w:rsidRPr="00232F8B">
              <w:rPr>
                <w:rFonts w:cstheme="minorHAnsi"/>
              </w:rPr>
              <w:t>Sport treiben</w:t>
            </w:r>
          </w:p>
        </w:tc>
      </w:tr>
      <w:tr w:rsidR="00DB3E5A" w14:paraId="53BD7D83" w14:textId="77777777" w:rsidTr="00536168">
        <w:trPr>
          <w:trHeight w:val="1134"/>
        </w:trPr>
        <w:tc>
          <w:tcPr>
            <w:tcW w:w="2835" w:type="dxa"/>
            <w:vAlign w:val="center"/>
          </w:tcPr>
          <w:p w14:paraId="1B4ABED2" w14:textId="77777777" w:rsidR="00DB3E5A" w:rsidRPr="00232F8B" w:rsidRDefault="00DB3E5A" w:rsidP="00536168">
            <w:pPr>
              <w:spacing w:line="276" w:lineRule="auto"/>
              <w:jc w:val="center"/>
              <w:rPr>
                <w:rFonts w:cstheme="minorHAnsi"/>
              </w:rPr>
            </w:pPr>
            <w:r w:rsidRPr="00232F8B">
              <w:rPr>
                <w:rFonts w:cstheme="minorHAnsi"/>
              </w:rPr>
              <w:t>früh schlafen gehen</w:t>
            </w:r>
          </w:p>
        </w:tc>
        <w:tc>
          <w:tcPr>
            <w:tcW w:w="2835" w:type="dxa"/>
            <w:vAlign w:val="center"/>
          </w:tcPr>
          <w:p w14:paraId="1D875030" w14:textId="77777777" w:rsidR="00DB3E5A" w:rsidRPr="00232F8B" w:rsidRDefault="00DB3E5A" w:rsidP="00536168">
            <w:pPr>
              <w:spacing w:line="276" w:lineRule="auto"/>
              <w:jc w:val="center"/>
              <w:rPr>
                <w:rFonts w:cstheme="minorHAnsi"/>
              </w:rPr>
            </w:pPr>
            <w:r w:rsidRPr="00232F8B">
              <w:rPr>
                <w:rFonts w:cstheme="minorHAnsi"/>
              </w:rPr>
              <w:t>an der frischen Luft spielen</w:t>
            </w:r>
          </w:p>
        </w:tc>
        <w:tc>
          <w:tcPr>
            <w:tcW w:w="2835" w:type="dxa"/>
            <w:vAlign w:val="center"/>
          </w:tcPr>
          <w:p w14:paraId="6B1C095E" w14:textId="77777777" w:rsidR="00DB3E5A" w:rsidRPr="00232F8B" w:rsidRDefault="00DB3E5A" w:rsidP="00536168">
            <w:pPr>
              <w:spacing w:line="276" w:lineRule="auto"/>
              <w:jc w:val="center"/>
              <w:rPr>
                <w:rFonts w:cstheme="minorHAnsi"/>
              </w:rPr>
            </w:pPr>
            <w:r w:rsidRPr="00232F8B">
              <w:rPr>
                <w:rFonts w:cstheme="minorHAnsi"/>
              </w:rPr>
              <w:t>mit Freundinnen und Freunden draußen spielen</w:t>
            </w:r>
          </w:p>
        </w:tc>
        <w:tc>
          <w:tcPr>
            <w:tcW w:w="2835" w:type="dxa"/>
            <w:vAlign w:val="center"/>
          </w:tcPr>
          <w:p w14:paraId="2DA04360" w14:textId="77777777" w:rsidR="00DB3E5A" w:rsidRPr="00232F8B" w:rsidRDefault="00DB3E5A" w:rsidP="00536168">
            <w:pPr>
              <w:spacing w:line="276" w:lineRule="auto"/>
              <w:jc w:val="center"/>
              <w:rPr>
                <w:rFonts w:cstheme="minorHAnsi"/>
              </w:rPr>
            </w:pPr>
            <w:r w:rsidRPr="00232F8B">
              <w:rPr>
                <w:rFonts w:cstheme="minorHAnsi"/>
              </w:rPr>
              <w:t>vor dem Essen meine Hände waschen</w:t>
            </w:r>
          </w:p>
        </w:tc>
        <w:tc>
          <w:tcPr>
            <w:tcW w:w="2835" w:type="dxa"/>
            <w:vAlign w:val="center"/>
          </w:tcPr>
          <w:p w14:paraId="784586D3" w14:textId="77777777" w:rsidR="00DB3E5A" w:rsidRPr="00232F8B" w:rsidRDefault="00DB3E5A" w:rsidP="00536168">
            <w:pPr>
              <w:spacing w:line="276" w:lineRule="auto"/>
              <w:jc w:val="center"/>
              <w:rPr>
                <w:rFonts w:cstheme="minorHAnsi"/>
              </w:rPr>
            </w:pPr>
            <w:r w:rsidRPr="00232F8B">
              <w:rPr>
                <w:rFonts w:cstheme="minorHAnsi"/>
              </w:rPr>
              <w:t>Schutzausrüstung beim Fahrradfahren tragen</w:t>
            </w:r>
          </w:p>
          <w:p w14:paraId="1E523B66" w14:textId="77777777" w:rsidR="00DB3E5A" w:rsidRPr="00232F8B" w:rsidRDefault="00DB3E5A" w:rsidP="00536168">
            <w:pPr>
              <w:jc w:val="center"/>
              <w:rPr>
                <w:rFonts w:cstheme="minorHAnsi"/>
                <w:b/>
                <w:bCs/>
                <w:sz w:val="28"/>
                <w:szCs w:val="28"/>
              </w:rPr>
            </w:pPr>
          </w:p>
        </w:tc>
      </w:tr>
      <w:tr w:rsidR="00DB3E5A" w14:paraId="61CD2D98" w14:textId="77777777" w:rsidTr="00536168">
        <w:trPr>
          <w:trHeight w:val="1134"/>
        </w:trPr>
        <w:tc>
          <w:tcPr>
            <w:tcW w:w="2835" w:type="dxa"/>
            <w:vAlign w:val="center"/>
          </w:tcPr>
          <w:p w14:paraId="2784F30B" w14:textId="77777777" w:rsidR="00DB3E5A" w:rsidRPr="00232F8B" w:rsidRDefault="00DB3E5A" w:rsidP="00536168">
            <w:pPr>
              <w:spacing w:line="276" w:lineRule="auto"/>
              <w:jc w:val="center"/>
              <w:rPr>
                <w:rFonts w:cstheme="minorHAnsi"/>
              </w:rPr>
            </w:pPr>
            <w:r w:rsidRPr="00232F8B">
              <w:rPr>
                <w:rFonts w:cstheme="minorHAnsi"/>
              </w:rPr>
              <w:t>Musik hören und dazu tanzen</w:t>
            </w:r>
          </w:p>
        </w:tc>
        <w:tc>
          <w:tcPr>
            <w:tcW w:w="2835" w:type="dxa"/>
            <w:vAlign w:val="center"/>
          </w:tcPr>
          <w:p w14:paraId="326CA86A" w14:textId="77777777" w:rsidR="00DB3E5A" w:rsidRPr="00232F8B" w:rsidRDefault="00DB3E5A" w:rsidP="00536168">
            <w:pPr>
              <w:spacing w:line="276" w:lineRule="auto"/>
              <w:jc w:val="center"/>
              <w:rPr>
                <w:rFonts w:cstheme="minorHAnsi"/>
              </w:rPr>
            </w:pPr>
            <w:r w:rsidRPr="00232F8B">
              <w:rPr>
                <w:rFonts w:cstheme="minorHAnsi"/>
              </w:rPr>
              <w:t>an Sportveranstaltungen teilnehmen</w:t>
            </w:r>
          </w:p>
        </w:tc>
        <w:tc>
          <w:tcPr>
            <w:tcW w:w="2835" w:type="dxa"/>
            <w:vAlign w:val="center"/>
          </w:tcPr>
          <w:p w14:paraId="0D85C5EC" w14:textId="77777777" w:rsidR="00DB3E5A" w:rsidRPr="00232F8B" w:rsidRDefault="00DB3E5A" w:rsidP="00536168">
            <w:pPr>
              <w:jc w:val="center"/>
              <w:rPr>
                <w:rFonts w:cstheme="minorHAnsi"/>
                <w:b/>
                <w:bCs/>
                <w:sz w:val="28"/>
                <w:szCs w:val="28"/>
              </w:rPr>
            </w:pPr>
            <w:r w:rsidRPr="00232F8B">
              <w:rPr>
                <w:rFonts w:cstheme="minorHAnsi"/>
              </w:rPr>
              <w:t>Entspannungsübungen machen</w:t>
            </w:r>
          </w:p>
        </w:tc>
        <w:tc>
          <w:tcPr>
            <w:tcW w:w="2835" w:type="dxa"/>
            <w:vAlign w:val="center"/>
          </w:tcPr>
          <w:p w14:paraId="6006B949" w14:textId="77777777" w:rsidR="00DB3E5A" w:rsidRPr="00232F8B" w:rsidRDefault="00DB3E5A" w:rsidP="00536168">
            <w:pPr>
              <w:spacing w:line="276" w:lineRule="auto"/>
              <w:jc w:val="center"/>
              <w:rPr>
                <w:rFonts w:cstheme="minorHAnsi"/>
              </w:rPr>
            </w:pPr>
            <w:r w:rsidRPr="00232F8B">
              <w:rPr>
                <w:rFonts w:cstheme="minorHAnsi"/>
              </w:rPr>
              <w:t>Hausaufgaben bis zur letzten Minute aufschieben</w:t>
            </w:r>
          </w:p>
        </w:tc>
        <w:tc>
          <w:tcPr>
            <w:tcW w:w="2835" w:type="dxa"/>
            <w:vAlign w:val="center"/>
          </w:tcPr>
          <w:p w14:paraId="7CFF1B74" w14:textId="77777777" w:rsidR="00DB3E5A" w:rsidRPr="00232F8B" w:rsidRDefault="00DB3E5A" w:rsidP="00536168">
            <w:pPr>
              <w:spacing w:line="276" w:lineRule="auto"/>
              <w:jc w:val="center"/>
              <w:rPr>
                <w:rFonts w:cstheme="minorHAnsi"/>
              </w:rPr>
            </w:pPr>
            <w:r w:rsidRPr="00232F8B">
              <w:rPr>
                <w:rFonts w:cstheme="minorHAnsi"/>
              </w:rPr>
              <w:t>ohne Frühstück zur Schule gehen</w:t>
            </w:r>
          </w:p>
        </w:tc>
      </w:tr>
      <w:tr w:rsidR="00DB3E5A" w14:paraId="48045BA0" w14:textId="77777777" w:rsidTr="00536168">
        <w:trPr>
          <w:trHeight w:val="1134"/>
        </w:trPr>
        <w:tc>
          <w:tcPr>
            <w:tcW w:w="2835" w:type="dxa"/>
            <w:vAlign w:val="center"/>
          </w:tcPr>
          <w:p w14:paraId="175B152F" w14:textId="77777777" w:rsidR="00DB3E5A" w:rsidRPr="00232F8B" w:rsidRDefault="00DB3E5A" w:rsidP="00536168">
            <w:pPr>
              <w:spacing w:line="276" w:lineRule="auto"/>
              <w:jc w:val="center"/>
              <w:rPr>
                <w:rFonts w:cstheme="minorHAnsi"/>
              </w:rPr>
            </w:pPr>
            <w:r w:rsidRPr="00232F8B">
              <w:rPr>
                <w:rFonts w:cstheme="minorHAnsi"/>
              </w:rPr>
              <w:t>lange fernsehen</w:t>
            </w:r>
          </w:p>
        </w:tc>
        <w:tc>
          <w:tcPr>
            <w:tcW w:w="2835" w:type="dxa"/>
            <w:vAlign w:val="center"/>
          </w:tcPr>
          <w:p w14:paraId="1C48744F" w14:textId="77777777" w:rsidR="00DB3E5A" w:rsidRPr="00232F8B" w:rsidRDefault="00DB3E5A" w:rsidP="00536168">
            <w:pPr>
              <w:spacing w:line="276" w:lineRule="auto"/>
              <w:jc w:val="center"/>
              <w:rPr>
                <w:rFonts w:cstheme="minorHAnsi"/>
              </w:rPr>
            </w:pPr>
            <w:r w:rsidRPr="00232F8B">
              <w:rPr>
                <w:rFonts w:cstheme="minorHAnsi"/>
              </w:rPr>
              <w:t>sehr viele Süßigkeiten essen</w:t>
            </w:r>
          </w:p>
        </w:tc>
        <w:tc>
          <w:tcPr>
            <w:tcW w:w="2835" w:type="dxa"/>
            <w:vAlign w:val="center"/>
          </w:tcPr>
          <w:p w14:paraId="22A2B213" w14:textId="77777777" w:rsidR="00DB3E5A" w:rsidRPr="00232F8B" w:rsidRDefault="00DB3E5A" w:rsidP="00536168">
            <w:pPr>
              <w:spacing w:line="276" w:lineRule="auto"/>
              <w:jc w:val="center"/>
              <w:rPr>
                <w:rFonts w:cstheme="minorHAnsi"/>
              </w:rPr>
            </w:pPr>
            <w:r w:rsidRPr="00232F8B">
              <w:rPr>
                <w:rFonts w:cstheme="minorHAnsi"/>
              </w:rPr>
              <w:t>mehrere Stunden Videos am Handy anschauen</w:t>
            </w:r>
          </w:p>
        </w:tc>
        <w:tc>
          <w:tcPr>
            <w:tcW w:w="2835" w:type="dxa"/>
            <w:vAlign w:val="center"/>
          </w:tcPr>
          <w:p w14:paraId="56963F4B" w14:textId="77777777" w:rsidR="00DB3E5A" w:rsidRPr="00232F8B" w:rsidRDefault="00DB3E5A" w:rsidP="00536168">
            <w:pPr>
              <w:spacing w:line="276" w:lineRule="auto"/>
              <w:jc w:val="center"/>
              <w:rPr>
                <w:rFonts w:cstheme="minorHAnsi"/>
              </w:rPr>
            </w:pPr>
            <w:r w:rsidRPr="00232F8B">
              <w:rPr>
                <w:rFonts w:cstheme="minorHAnsi"/>
              </w:rPr>
              <w:t>Bücher lesen</w:t>
            </w:r>
          </w:p>
          <w:p w14:paraId="5D070985" w14:textId="77777777" w:rsidR="00DB3E5A" w:rsidRPr="00232F8B" w:rsidRDefault="00DB3E5A" w:rsidP="00536168">
            <w:pPr>
              <w:jc w:val="center"/>
              <w:rPr>
                <w:rFonts w:cstheme="minorHAnsi"/>
                <w:b/>
                <w:bCs/>
                <w:sz w:val="28"/>
                <w:szCs w:val="28"/>
              </w:rPr>
            </w:pPr>
          </w:p>
        </w:tc>
        <w:tc>
          <w:tcPr>
            <w:tcW w:w="2835" w:type="dxa"/>
            <w:vAlign w:val="center"/>
          </w:tcPr>
          <w:p w14:paraId="72051505" w14:textId="77777777" w:rsidR="00DB3E5A" w:rsidRPr="00232F8B" w:rsidRDefault="00DB3E5A" w:rsidP="00536168">
            <w:pPr>
              <w:spacing w:line="276" w:lineRule="auto"/>
              <w:jc w:val="center"/>
              <w:rPr>
                <w:rFonts w:cstheme="minorHAnsi"/>
              </w:rPr>
            </w:pPr>
            <w:r w:rsidRPr="00232F8B">
              <w:rPr>
                <w:rFonts w:cstheme="minorHAnsi"/>
              </w:rPr>
              <w:t>Obst und Gemüse essen</w:t>
            </w:r>
          </w:p>
        </w:tc>
      </w:tr>
      <w:tr w:rsidR="00DB3E5A" w14:paraId="4A6BAB61" w14:textId="77777777" w:rsidTr="00536168">
        <w:trPr>
          <w:trHeight w:val="1134"/>
        </w:trPr>
        <w:tc>
          <w:tcPr>
            <w:tcW w:w="2835" w:type="dxa"/>
            <w:vAlign w:val="center"/>
          </w:tcPr>
          <w:p w14:paraId="6A3BD7DF" w14:textId="77777777" w:rsidR="00DB3E5A" w:rsidRPr="00232F8B" w:rsidRDefault="00DB3E5A" w:rsidP="00536168">
            <w:pPr>
              <w:spacing w:line="276" w:lineRule="auto"/>
              <w:jc w:val="center"/>
              <w:rPr>
                <w:rFonts w:cstheme="minorHAnsi"/>
              </w:rPr>
            </w:pPr>
            <w:r w:rsidRPr="00232F8B">
              <w:rPr>
                <w:rFonts w:cstheme="minorHAnsi"/>
              </w:rPr>
              <w:t>soziale Medien lange nutzen</w:t>
            </w:r>
          </w:p>
        </w:tc>
        <w:tc>
          <w:tcPr>
            <w:tcW w:w="2835" w:type="dxa"/>
            <w:vAlign w:val="center"/>
          </w:tcPr>
          <w:p w14:paraId="14D5828C" w14:textId="77777777" w:rsidR="00DB3E5A" w:rsidRPr="00232F8B" w:rsidRDefault="00DB3E5A" w:rsidP="00536168">
            <w:pPr>
              <w:spacing w:line="276" w:lineRule="auto"/>
              <w:jc w:val="center"/>
              <w:rPr>
                <w:rFonts w:cstheme="minorHAnsi"/>
              </w:rPr>
            </w:pPr>
            <w:r w:rsidRPr="00232F8B">
              <w:rPr>
                <w:rFonts w:cstheme="minorHAnsi"/>
              </w:rPr>
              <w:t>zuckerhaltige Limonade</w:t>
            </w:r>
            <w:r>
              <w:rPr>
                <w:rFonts w:cstheme="minorHAnsi"/>
              </w:rPr>
              <w:t>n</w:t>
            </w:r>
            <w:r w:rsidRPr="00232F8B">
              <w:rPr>
                <w:rFonts w:cstheme="minorHAnsi"/>
              </w:rPr>
              <w:t xml:space="preserve"> regelmäßig trinken</w:t>
            </w:r>
          </w:p>
        </w:tc>
        <w:tc>
          <w:tcPr>
            <w:tcW w:w="2835" w:type="dxa"/>
            <w:vAlign w:val="center"/>
          </w:tcPr>
          <w:p w14:paraId="5DFDE3FD" w14:textId="77777777" w:rsidR="00DB3E5A" w:rsidRPr="00232F8B" w:rsidRDefault="00DB3E5A" w:rsidP="00536168">
            <w:pPr>
              <w:spacing w:line="276" w:lineRule="auto"/>
              <w:jc w:val="center"/>
              <w:rPr>
                <w:rFonts w:cstheme="minorHAnsi"/>
              </w:rPr>
            </w:pPr>
            <w:r w:rsidRPr="00232F8B">
              <w:rPr>
                <w:rFonts w:cstheme="minorHAnsi"/>
              </w:rPr>
              <w:t>oft in geschlossenen Räumen spielen</w:t>
            </w:r>
          </w:p>
        </w:tc>
        <w:tc>
          <w:tcPr>
            <w:tcW w:w="2835" w:type="dxa"/>
            <w:vAlign w:val="center"/>
          </w:tcPr>
          <w:p w14:paraId="7020446A" w14:textId="77777777" w:rsidR="00DB3E5A" w:rsidRPr="00232F8B" w:rsidRDefault="00DB3E5A" w:rsidP="00536168">
            <w:pPr>
              <w:spacing w:line="276" w:lineRule="auto"/>
              <w:jc w:val="center"/>
              <w:rPr>
                <w:rFonts w:cstheme="minorHAnsi"/>
              </w:rPr>
            </w:pPr>
            <w:r w:rsidRPr="00232F8B">
              <w:rPr>
                <w:rFonts w:cstheme="minorHAnsi"/>
              </w:rPr>
              <w:t xml:space="preserve">viel Fast </w:t>
            </w:r>
            <w:r>
              <w:rPr>
                <w:rFonts w:cstheme="minorHAnsi"/>
              </w:rPr>
              <w:t>F</w:t>
            </w:r>
            <w:r w:rsidRPr="00232F8B">
              <w:rPr>
                <w:rFonts w:cstheme="minorHAnsi"/>
              </w:rPr>
              <w:t>ood essen</w:t>
            </w:r>
          </w:p>
          <w:p w14:paraId="20ED78BE" w14:textId="77777777" w:rsidR="00DB3E5A" w:rsidRPr="00232F8B" w:rsidRDefault="00DB3E5A" w:rsidP="00536168">
            <w:pPr>
              <w:jc w:val="center"/>
              <w:rPr>
                <w:rFonts w:cstheme="minorHAnsi"/>
                <w:b/>
                <w:bCs/>
                <w:sz w:val="28"/>
                <w:szCs w:val="28"/>
              </w:rPr>
            </w:pPr>
          </w:p>
        </w:tc>
        <w:tc>
          <w:tcPr>
            <w:tcW w:w="2835" w:type="dxa"/>
            <w:vAlign w:val="center"/>
          </w:tcPr>
          <w:p w14:paraId="513DC998" w14:textId="77777777" w:rsidR="00DB3E5A" w:rsidRPr="00232F8B" w:rsidRDefault="00DB3E5A" w:rsidP="00536168">
            <w:pPr>
              <w:spacing w:line="276" w:lineRule="auto"/>
              <w:jc w:val="center"/>
              <w:rPr>
                <w:rFonts w:cstheme="minorHAnsi"/>
              </w:rPr>
            </w:pPr>
            <w:proofErr w:type="gramStart"/>
            <w:r w:rsidRPr="00232F8B">
              <w:rPr>
                <w:rFonts w:cstheme="minorHAnsi"/>
              </w:rPr>
              <w:t>alleine</w:t>
            </w:r>
            <w:proofErr w:type="gramEnd"/>
            <w:r w:rsidRPr="00232F8B">
              <w:rPr>
                <w:rFonts w:cstheme="minorHAnsi"/>
              </w:rPr>
              <w:t xml:space="preserve"> Videospiele spielen</w:t>
            </w:r>
          </w:p>
        </w:tc>
      </w:tr>
    </w:tbl>
    <w:p w14:paraId="1F9A75F1" w14:textId="77777777" w:rsidR="00DB3E5A" w:rsidRPr="00BC1191" w:rsidRDefault="00DB3E5A" w:rsidP="00DB3E5A">
      <w:pPr>
        <w:rPr>
          <w:rFonts w:cstheme="minorHAnsi"/>
          <w:b/>
          <w:bCs/>
          <w:sz w:val="28"/>
          <w:szCs w:val="28"/>
        </w:rPr>
      </w:pPr>
      <w:r w:rsidRPr="00BC1191">
        <w:rPr>
          <w:rFonts w:cstheme="minorHAnsi"/>
          <w:b/>
          <w:bCs/>
          <w:sz w:val="28"/>
          <w:szCs w:val="28"/>
        </w:rPr>
        <w:br w:type="page"/>
      </w:r>
    </w:p>
    <w:bookmarkEnd w:id="82"/>
    <w:p w14:paraId="03AB5FE4" w14:textId="77777777" w:rsidR="00DB3E5A" w:rsidRPr="008663B5" w:rsidRDefault="00DB3E5A" w:rsidP="00DB3E5A">
      <w:pPr>
        <w:rPr>
          <w:rFonts w:cstheme="minorHAnsi"/>
          <w:color w:val="FF0000"/>
          <w:sz w:val="24"/>
          <w:szCs w:val="24"/>
          <w:highlight w:val="lightGray"/>
        </w:rPr>
        <w:sectPr w:rsidR="00DB3E5A" w:rsidRPr="008663B5" w:rsidSect="00DB3E5A">
          <w:headerReference w:type="default" r:id="rId23"/>
          <w:pgSz w:w="16838" w:h="11906" w:orient="landscape"/>
          <w:pgMar w:top="1134" w:right="1418" w:bottom="1418" w:left="1134" w:header="709" w:footer="709" w:gutter="0"/>
          <w:cols w:space="708"/>
          <w:docGrid w:linePitch="360"/>
        </w:sectPr>
      </w:pPr>
    </w:p>
    <w:p w14:paraId="608A704A" w14:textId="77777777" w:rsidR="00DB3E5A" w:rsidRPr="002B4D84" w:rsidRDefault="00DB3E5A" w:rsidP="00DB3E5A">
      <w:pPr>
        <w:spacing w:line="276" w:lineRule="auto"/>
        <w:rPr>
          <w:color w:val="FF0000"/>
          <w:sz w:val="28"/>
          <w:szCs w:val="28"/>
        </w:rPr>
      </w:pPr>
      <w:bookmarkStart w:id="84" w:name="_Hlk166746390"/>
      <w:r w:rsidRPr="002B4D84">
        <w:rPr>
          <w:color w:val="FF0000"/>
          <w:sz w:val="28"/>
          <w:szCs w:val="28"/>
        </w:rPr>
        <w:lastRenderedPageBreak/>
        <w:t>((Seite 10))</w:t>
      </w:r>
    </w:p>
    <w:p w14:paraId="3A02A525" w14:textId="77777777" w:rsidR="00DB3E5A" w:rsidRPr="002B4D84" w:rsidRDefault="00DB3E5A" w:rsidP="00DB3E5A">
      <w:pPr>
        <w:spacing w:line="276" w:lineRule="auto"/>
        <w:rPr>
          <w:b/>
          <w:bCs/>
          <w:sz w:val="28"/>
          <w:szCs w:val="28"/>
        </w:rPr>
      </w:pPr>
      <w:r w:rsidRPr="002B4D84">
        <w:rPr>
          <w:b/>
          <w:bCs/>
          <w:sz w:val="28"/>
          <w:szCs w:val="28"/>
        </w:rPr>
        <w:t xml:space="preserve">Arbeitsblatt 2 </w:t>
      </w:r>
    </w:p>
    <w:bookmarkEnd w:id="84"/>
    <w:p w14:paraId="12864340" w14:textId="77777777" w:rsidR="00DB3E5A" w:rsidRPr="002B4D84" w:rsidRDefault="00DB3E5A" w:rsidP="00DB3E5A">
      <w:pPr>
        <w:spacing w:line="276" w:lineRule="auto"/>
        <w:rPr>
          <w:rFonts w:cstheme="minorHAnsi"/>
          <w:b/>
          <w:bCs/>
          <w:sz w:val="28"/>
          <w:szCs w:val="28"/>
        </w:rPr>
      </w:pPr>
      <w:r>
        <w:rPr>
          <w:rFonts w:cstheme="minorHAnsi"/>
          <w:b/>
          <w:bCs/>
          <w:sz w:val="28"/>
          <w:szCs w:val="28"/>
        </w:rPr>
        <w:t>Die</w:t>
      </w:r>
      <w:commentRangeStart w:id="85"/>
      <w:commentRangeStart w:id="86"/>
      <w:commentRangeEnd w:id="85"/>
      <w:r>
        <w:rPr>
          <w:rStyle w:val="Kommentarzeichen"/>
        </w:rPr>
        <w:commentReference w:id="85"/>
      </w:r>
      <w:commentRangeEnd w:id="86"/>
      <w:r w:rsidR="00FF705A">
        <w:rPr>
          <w:rStyle w:val="Kommentarzeichen"/>
        </w:rPr>
        <w:commentReference w:id="86"/>
      </w:r>
      <w:r>
        <w:rPr>
          <w:rFonts w:cstheme="minorHAnsi"/>
          <w:b/>
          <w:bCs/>
          <w:sz w:val="28"/>
          <w:szCs w:val="28"/>
        </w:rPr>
        <w:t xml:space="preserve"> </w:t>
      </w:r>
      <w:r w:rsidRPr="002B4D84">
        <w:rPr>
          <w:rFonts w:cstheme="minorHAnsi"/>
          <w:b/>
          <w:bCs/>
          <w:sz w:val="28"/>
          <w:szCs w:val="28"/>
        </w:rPr>
        <w:t>drei Säulen</w:t>
      </w:r>
      <w:r>
        <w:rPr>
          <w:rFonts w:cstheme="minorHAnsi"/>
          <w:b/>
          <w:bCs/>
          <w:sz w:val="28"/>
          <w:szCs w:val="28"/>
        </w:rPr>
        <w:t xml:space="preserve"> der gesunden Gewohnheiten</w:t>
      </w:r>
      <w:r w:rsidRPr="002B4D84">
        <w:rPr>
          <w:rFonts w:cstheme="minorHAnsi"/>
          <w:b/>
          <w:bCs/>
          <w:sz w:val="28"/>
          <w:szCs w:val="28"/>
        </w:rPr>
        <w:t xml:space="preserve">: </w:t>
      </w:r>
      <w:bookmarkStart w:id="87" w:name="_Hlk166764178"/>
      <w:r w:rsidRPr="002B4D84">
        <w:rPr>
          <w:rFonts w:cstheme="minorHAnsi"/>
          <w:b/>
          <w:bCs/>
          <w:color w:val="4472C4" w:themeColor="accent1"/>
          <w:sz w:val="28"/>
          <w:szCs w:val="28"/>
        </w:rPr>
        <w:t>Ernährung</w:t>
      </w:r>
      <w:r w:rsidRPr="002B4D84">
        <w:rPr>
          <w:rFonts w:cstheme="minorHAnsi"/>
          <w:b/>
          <w:bCs/>
          <w:sz w:val="28"/>
          <w:szCs w:val="28"/>
        </w:rPr>
        <w:t xml:space="preserve">, </w:t>
      </w:r>
      <w:r w:rsidRPr="002B4D84">
        <w:rPr>
          <w:rFonts w:cstheme="minorHAnsi"/>
          <w:b/>
          <w:bCs/>
          <w:color w:val="ED7D31" w:themeColor="accent2"/>
          <w:sz w:val="28"/>
          <w:szCs w:val="28"/>
        </w:rPr>
        <w:t>Bewegung</w:t>
      </w:r>
      <w:r w:rsidRPr="002B4D84">
        <w:rPr>
          <w:rFonts w:cstheme="minorHAnsi"/>
          <w:b/>
          <w:bCs/>
          <w:sz w:val="28"/>
          <w:szCs w:val="28"/>
        </w:rPr>
        <w:t xml:space="preserve">, </w:t>
      </w:r>
      <w:r w:rsidRPr="002B4D84">
        <w:rPr>
          <w:rFonts w:cstheme="minorHAnsi"/>
          <w:b/>
          <w:bCs/>
          <w:color w:val="70AD47" w:themeColor="accent6"/>
          <w:sz w:val="28"/>
          <w:szCs w:val="28"/>
        </w:rPr>
        <w:t>Schlaf</w:t>
      </w:r>
      <w:bookmarkEnd w:id="87"/>
    </w:p>
    <w:p w14:paraId="43CEBAAD" w14:textId="77777777" w:rsidR="00DB3E5A" w:rsidRPr="00BB007F" w:rsidRDefault="00DB3E5A" w:rsidP="00DB3E5A">
      <w:pPr>
        <w:spacing w:line="276" w:lineRule="auto"/>
        <w:rPr>
          <w:rStyle w:val="Hyperlink"/>
          <w:rFonts w:cstheme="minorHAnsi"/>
          <w:color w:val="auto"/>
          <w:u w:val="none"/>
        </w:rPr>
      </w:pPr>
      <w:proofErr w:type="gramStart"/>
      <w:r w:rsidRPr="00BB007F">
        <w:rPr>
          <w:rStyle w:val="Hyperlink"/>
          <w:rFonts w:cstheme="minorHAnsi"/>
          <w:color w:val="auto"/>
          <w:u w:val="none"/>
        </w:rPr>
        <w:t>Finde</w:t>
      </w:r>
      <w:proofErr w:type="gramEnd"/>
      <w:r w:rsidRPr="00BB007F">
        <w:rPr>
          <w:rStyle w:val="Hyperlink"/>
          <w:rFonts w:cstheme="minorHAnsi"/>
          <w:color w:val="auto"/>
          <w:u w:val="none"/>
        </w:rPr>
        <w:t xml:space="preserve"> heraus, woran Lili und Max denken.</w:t>
      </w:r>
    </w:p>
    <w:p w14:paraId="6CDC632D" w14:textId="77777777" w:rsidR="00DB3E5A" w:rsidRPr="008663B5" w:rsidRDefault="00DB3E5A" w:rsidP="00DB3E5A">
      <w:pPr>
        <w:spacing w:line="276" w:lineRule="auto"/>
        <w:rPr>
          <w:rStyle w:val="Hyperlink"/>
          <w:rFonts w:cstheme="minorHAnsi"/>
          <w:color w:val="FF0000"/>
          <w:highlight w:val="yellow"/>
          <w:u w:val="none"/>
        </w:rPr>
      </w:pPr>
    </w:p>
    <w:p w14:paraId="5DD59781" w14:textId="77777777" w:rsidR="00DB3E5A" w:rsidRPr="008663B5" w:rsidRDefault="00DB3E5A" w:rsidP="00DB3E5A">
      <w:pPr>
        <w:spacing w:line="276" w:lineRule="auto"/>
        <w:rPr>
          <w:rStyle w:val="Hyperlink"/>
          <w:rFonts w:cstheme="minorHAnsi"/>
          <w:color w:val="FF0000"/>
          <w:highlight w:val="yellow"/>
          <w:u w:val="none"/>
        </w:rPr>
      </w:pPr>
    </w:p>
    <w:p w14:paraId="662207E7" w14:textId="77777777" w:rsidR="00DB3E5A" w:rsidRPr="008663B5" w:rsidRDefault="00DB3E5A" w:rsidP="00DB3E5A">
      <w:pPr>
        <w:spacing w:line="276" w:lineRule="auto"/>
        <w:rPr>
          <w:rStyle w:val="Hyperlink"/>
          <w:rFonts w:cstheme="minorHAnsi"/>
          <w:color w:val="FF0000"/>
          <w:u w:val="none"/>
        </w:rPr>
      </w:pPr>
    </w:p>
    <w:p w14:paraId="4296132B" w14:textId="77777777" w:rsidR="00DB3E5A" w:rsidRPr="008663B5" w:rsidRDefault="00DB3E5A" w:rsidP="00DB3E5A">
      <w:pPr>
        <w:spacing w:line="276" w:lineRule="auto"/>
        <w:rPr>
          <w:rStyle w:val="Hyperlink"/>
          <w:rFonts w:cstheme="minorHAnsi"/>
          <w:color w:val="FF0000"/>
          <w:u w:val="none"/>
        </w:rPr>
      </w:pPr>
      <w:r w:rsidRPr="008663B5">
        <w:rPr>
          <w:rFonts w:cstheme="minorHAnsi"/>
          <w:noProof/>
          <w:color w:val="FF0000"/>
        </w:rPr>
        <mc:AlternateContent>
          <mc:Choice Requires="wps">
            <w:drawing>
              <wp:anchor distT="0" distB="0" distL="114300" distR="114300" simplePos="0" relativeHeight="251673600" behindDoc="0" locked="0" layoutInCell="1" allowOverlap="1" wp14:anchorId="6458CE9B" wp14:editId="3DFB0413">
                <wp:simplePos x="0" y="0"/>
                <wp:positionH relativeFrom="column">
                  <wp:posOffset>2059018</wp:posOffset>
                </wp:positionH>
                <wp:positionV relativeFrom="page">
                  <wp:posOffset>2413947</wp:posOffset>
                </wp:positionV>
                <wp:extent cx="1278890" cy="629285"/>
                <wp:effectExtent l="19050" t="19050" r="16510" b="342265"/>
                <wp:wrapThrough wrapText="bothSides">
                  <wp:wrapPolygon edited="0">
                    <wp:start x="5568" y="366"/>
                    <wp:lineTo x="-834" y="1687"/>
                    <wp:lineTo x="-184" y="14698"/>
                    <wp:lineTo x="4047" y="21712"/>
                    <wp:lineTo x="1941" y="31348"/>
                    <wp:lineTo x="1783" y="34667"/>
                    <wp:lineTo x="3384" y="34337"/>
                    <wp:lineTo x="4567" y="32121"/>
                    <wp:lineTo x="20052" y="18411"/>
                    <wp:lineTo x="21648" y="11509"/>
                    <wp:lineTo x="21290" y="4353"/>
                    <wp:lineTo x="14531" y="-1482"/>
                    <wp:lineTo x="11330" y="-822"/>
                    <wp:lineTo x="5568" y="366"/>
                  </wp:wrapPolygon>
                </wp:wrapThrough>
                <wp:docPr id="278141244" name="Sprechblase: oval 10"/>
                <wp:cNvGraphicFramePr/>
                <a:graphic xmlns:a="http://schemas.openxmlformats.org/drawingml/2006/main">
                  <a:graphicData uri="http://schemas.microsoft.com/office/word/2010/wordprocessingShape">
                    <wps:wsp>
                      <wps:cNvSpPr/>
                      <wps:spPr>
                        <a:xfrm rot="347740">
                          <a:off x="0" y="0"/>
                          <a:ext cx="1278890" cy="629285"/>
                        </a:xfrm>
                        <a:prstGeom prst="wedgeEllipseCallout">
                          <a:avLst>
                            <a:gd name="adj1" fmla="val -37085"/>
                            <a:gd name="adj2" fmla="val 104704"/>
                          </a:avLst>
                        </a:prstGeom>
                        <a:solidFill>
                          <a:srgbClr val="70AD47">
                            <a:lumMod val="20000"/>
                            <a:lumOff val="80000"/>
                          </a:srgbClr>
                        </a:solidFill>
                        <a:ln w="12700" cap="flat" cmpd="sng" algn="ctr">
                          <a:solidFill>
                            <a:srgbClr val="4472C4">
                              <a:shade val="15000"/>
                            </a:srgbClr>
                          </a:solidFill>
                          <a:prstDash val="solid"/>
                          <a:miter lim="800000"/>
                        </a:ln>
                        <a:effectLst/>
                      </wps:spPr>
                      <wps:txbx>
                        <w:txbxContent>
                          <w:p w14:paraId="211A3EDE" w14:textId="77777777" w:rsidR="00DB3E5A" w:rsidRPr="009B7B48" w:rsidRDefault="00DB3E5A" w:rsidP="00DB3E5A">
                            <w:pPr>
                              <w:jc w:val="center"/>
                              <w:rPr>
                                <w14:textOutline w14:w="9525" w14:cap="rnd" w14:cmpd="sng" w14:algn="ctr">
                                  <w14:solidFill>
                                    <w14:schemeClr w14:val="tx1"/>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458CE9B"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Sprechblase: oval 10" o:spid="_x0000_s1026" type="#_x0000_t63" style="position:absolute;margin-left:162.15pt;margin-top:190.05pt;width:100.7pt;height:49.55pt;rotation:379825fd;z-index:251673600;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" adj="2790,33416" fillcolor="#e2f0d9" strokecolor="#172c51" strokeweight="1pt">
                <v:textbox>
                  <w:txbxContent>
                    <w:p w14:paraId="211A3EDE" w14:textId="77777777" w:rsidR="00DB3E5A" w:rsidRPr="009B7B48" w:rsidRDefault="00DB3E5A" w:rsidP="00DB3E5A">
                      <w:pPr>
                        <w:jc w:val="center"/>
                        <w:rPr>
                          <w14:textOutline w14:w="9525" w14:cap="rnd" w14:cmpd="sng" w14:algn="ctr">
                            <w14:solidFill>
                              <w14:schemeClr w14:val="tx1"/>
                            </w14:solidFill>
                            <w14:prstDash w14:val="solid"/>
                            <w14:bevel/>
                          </w14:textOutline>
                        </w:rPr>
                      </w:pPr>
                    </w:p>
                  </w:txbxContent>
                </v:textbox>
                <w10:wrap type="through" anchory="page"/>
              </v:shape>
            </w:pict>
          </mc:Fallback>
        </mc:AlternateContent>
      </w:r>
    </w:p>
    <w:p w14:paraId="126A21D4" w14:textId="77777777" w:rsidR="00DB3E5A" w:rsidRPr="008663B5" w:rsidRDefault="00DB3E5A" w:rsidP="00DB3E5A">
      <w:pPr>
        <w:spacing w:line="276" w:lineRule="auto"/>
        <w:rPr>
          <w:rStyle w:val="Hyperlink"/>
          <w:rFonts w:cstheme="minorHAnsi"/>
          <w:color w:val="FF0000"/>
          <w:u w:val="none"/>
        </w:rPr>
      </w:pPr>
      <w:r w:rsidRPr="008663B5">
        <w:rPr>
          <w:rFonts w:cstheme="minorHAnsi"/>
          <w:noProof/>
          <w:color w:val="FF0000"/>
        </w:rPr>
        <mc:AlternateContent>
          <mc:Choice Requires="wps">
            <w:drawing>
              <wp:anchor distT="0" distB="0" distL="114300" distR="114300" simplePos="0" relativeHeight="251672576" behindDoc="0" locked="0" layoutInCell="1" allowOverlap="1" wp14:anchorId="61D818BA" wp14:editId="3A3990E1">
                <wp:simplePos x="0" y="0"/>
                <wp:positionH relativeFrom="column">
                  <wp:posOffset>3319972</wp:posOffset>
                </wp:positionH>
                <wp:positionV relativeFrom="page">
                  <wp:posOffset>2737161</wp:posOffset>
                </wp:positionV>
                <wp:extent cx="1036320" cy="629285"/>
                <wp:effectExtent l="19050" t="38100" r="11430" b="532765"/>
                <wp:wrapThrough wrapText="bothSides">
                  <wp:wrapPolygon edited="0">
                    <wp:start x="10724" y="-1615"/>
                    <wp:lineTo x="1326" y="-4292"/>
                    <wp:lineTo x="-772" y="11686"/>
                    <wp:lineTo x="969" y="16989"/>
                    <wp:lineTo x="5060" y="29149"/>
                    <wp:lineTo x="5133" y="37872"/>
                    <wp:lineTo x="6686" y="38425"/>
                    <wp:lineTo x="9717" y="30808"/>
                    <wp:lineTo x="14940" y="21963"/>
                    <wp:lineTo x="21160" y="14812"/>
                    <wp:lineTo x="22083" y="7782"/>
                    <wp:lineTo x="20730" y="2617"/>
                    <wp:lineTo x="18097" y="1011"/>
                    <wp:lineTo x="10724" y="-1615"/>
                  </wp:wrapPolygon>
                </wp:wrapThrough>
                <wp:docPr id="1852702350" name="Sprechblase: oval 10"/>
                <wp:cNvGraphicFramePr/>
                <a:graphic xmlns:a="http://schemas.openxmlformats.org/drawingml/2006/main">
                  <a:graphicData uri="http://schemas.microsoft.com/office/word/2010/wordprocessingShape">
                    <wps:wsp>
                      <wps:cNvSpPr/>
                      <wps:spPr>
                        <a:xfrm rot="20867996">
                          <a:off x="0" y="0"/>
                          <a:ext cx="1036320" cy="629285"/>
                        </a:xfrm>
                        <a:prstGeom prst="wedgeEllipseCallout">
                          <a:avLst>
                            <a:gd name="adj1" fmla="val -20360"/>
                            <a:gd name="adj2" fmla="val 121368"/>
                          </a:avLst>
                        </a:prstGeom>
                        <a:solidFill>
                          <a:srgbClr val="70AD47">
                            <a:lumMod val="20000"/>
                            <a:lumOff val="80000"/>
                          </a:srgbClr>
                        </a:solidFill>
                        <a:ln w="12700" cap="flat" cmpd="sng" algn="ctr">
                          <a:solidFill>
                            <a:srgbClr val="4472C4">
                              <a:shade val="15000"/>
                            </a:srgbClr>
                          </a:solidFill>
                          <a:prstDash val="solid"/>
                          <a:miter lim="800000"/>
                        </a:ln>
                        <a:effectLst/>
                      </wps:spPr>
                      <wps:txbx>
                        <w:txbxContent>
                          <w:p w14:paraId="06EA92E2" w14:textId="77777777" w:rsidR="00DB3E5A" w:rsidRPr="009B7B48" w:rsidRDefault="00DB3E5A" w:rsidP="00DB3E5A">
                            <w:pPr>
                              <w:jc w:val="center"/>
                              <w:rPr>
                                <w14:textOutline w14:w="9525" w14:cap="rnd" w14:cmpd="sng" w14:algn="ctr">
                                  <w14:solidFill>
                                    <w14:schemeClr w14:val="tx1"/>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1D818BA" id="_x0000_s1027" type="#_x0000_t63" style="position:absolute;margin-left:261.4pt;margin-top:215.5pt;width:81.6pt;height:49.55pt;rotation:-799544fd;z-index:251672576;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" adj="6402,37015" fillcolor="#e2f0d9" strokecolor="#172c51" strokeweight="1pt">
                <v:textbox>
                  <w:txbxContent>
                    <w:p w14:paraId="06EA92E2" w14:textId="77777777" w:rsidR="00DB3E5A" w:rsidRPr="009B7B48" w:rsidRDefault="00DB3E5A" w:rsidP="00DB3E5A">
                      <w:pPr>
                        <w:jc w:val="center"/>
                        <w:rPr>
                          <w14:textOutline w14:w="9525" w14:cap="rnd" w14:cmpd="sng" w14:algn="ctr">
                            <w14:solidFill>
                              <w14:schemeClr w14:val="tx1"/>
                            </w14:solidFill>
                            <w14:prstDash w14:val="solid"/>
                            <w14:bevel/>
                          </w14:textOutline>
                        </w:rPr>
                      </w:pPr>
                    </w:p>
                  </w:txbxContent>
                </v:textbox>
                <w10:wrap type="through" anchory="page"/>
              </v:shape>
            </w:pict>
          </mc:Fallback>
        </mc:AlternateContent>
      </w:r>
      <w:r w:rsidRPr="008663B5">
        <w:rPr>
          <w:rFonts w:cstheme="minorHAnsi"/>
          <w:noProof/>
          <w:color w:val="FF0000"/>
        </w:rPr>
        <w:drawing>
          <wp:anchor distT="0" distB="0" distL="114300" distR="114300" simplePos="0" relativeHeight="251663360" behindDoc="0" locked="0" layoutInCell="1" allowOverlap="1" wp14:anchorId="4D77E480" wp14:editId="0B85D766">
            <wp:simplePos x="0" y="0"/>
            <wp:positionH relativeFrom="column">
              <wp:posOffset>1446530</wp:posOffset>
            </wp:positionH>
            <wp:positionV relativeFrom="page">
              <wp:posOffset>3337560</wp:posOffset>
            </wp:positionV>
            <wp:extent cx="1438275" cy="3571875"/>
            <wp:effectExtent l="0" t="0" r="9525" b="9525"/>
            <wp:wrapThrough wrapText="bothSides">
              <wp:wrapPolygon edited="0">
                <wp:start x="7438" y="0"/>
                <wp:lineTo x="6008" y="461"/>
                <wp:lineTo x="5150" y="1267"/>
                <wp:lineTo x="6008" y="3917"/>
                <wp:lineTo x="1430" y="5760"/>
                <wp:lineTo x="286" y="7142"/>
                <wp:lineTo x="0" y="7603"/>
                <wp:lineTo x="1144" y="9446"/>
                <wp:lineTo x="1144" y="10138"/>
                <wp:lineTo x="3433" y="11290"/>
                <wp:lineTo x="4577" y="11290"/>
                <wp:lineTo x="4005" y="16819"/>
                <wp:lineTo x="3719" y="20506"/>
                <wp:lineTo x="3719" y="20736"/>
                <wp:lineTo x="5436" y="21312"/>
                <wp:lineTo x="6008" y="21542"/>
                <wp:lineTo x="10013" y="21542"/>
                <wp:lineTo x="21457" y="20851"/>
                <wp:lineTo x="21457" y="20390"/>
                <wp:lineTo x="17166" y="18662"/>
                <wp:lineTo x="16879" y="11290"/>
                <wp:lineTo x="19168" y="9446"/>
                <wp:lineTo x="18882" y="8410"/>
                <wp:lineTo x="17452" y="5760"/>
                <wp:lineTo x="16021" y="4493"/>
                <wp:lineTo x="16593" y="1152"/>
                <wp:lineTo x="14019" y="461"/>
                <wp:lineTo x="9441" y="0"/>
                <wp:lineTo x="7438" y="0"/>
              </wp:wrapPolygon>
            </wp:wrapThrough>
            <wp:docPr id="1533848083" name="Grafik 9" descr="Mädchen mit Rucks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91128" name="Grafik 1403391128" descr="Mädchen mit Rucksack"/>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1438275" cy="3571875"/>
                    </a:xfrm>
                    <a:prstGeom prst="rect">
                      <a:avLst/>
                    </a:prstGeom>
                  </pic:spPr>
                </pic:pic>
              </a:graphicData>
            </a:graphic>
          </wp:anchor>
        </w:drawing>
      </w:r>
      <w:r w:rsidRPr="008663B5">
        <w:rPr>
          <w:rFonts w:cstheme="minorHAnsi"/>
          <w:noProof/>
          <w:color w:val="FF0000"/>
        </w:rPr>
        <mc:AlternateContent>
          <mc:Choice Requires="wps">
            <w:drawing>
              <wp:anchor distT="0" distB="0" distL="114300" distR="114300" simplePos="0" relativeHeight="251666432" behindDoc="0" locked="0" layoutInCell="1" allowOverlap="1" wp14:anchorId="28A50FD1" wp14:editId="5F5C7B66">
                <wp:simplePos x="0" y="0"/>
                <wp:positionH relativeFrom="column">
                  <wp:posOffset>-331470</wp:posOffset>
                </wp:positionH>
                <wp:positionV relativeFrom="page">
                  <wp:posOffset>3869055</wp:posOffset>
                </wp:positionV>
                <wp:extent cx="1481455" cy="629285"/>
                <wp:effectExtent l="159385" t="0" r="411480" b="0"/>
                <wp:wrapThrough wrapText="bothSides">
                  <wp:wrapPolygon edited="0">
                    <wp:start x="20883" y="5438"/>
                    <wp:lineTo x="19768" y="913"/>
                    <wp:lineTo x="15554" y="-3161"/>
                    <wp:lineTo x="14112" y="-1193"/>
                    <wp:lineTo x="8874" y="-1601"/>
                    <wp:lineTo x="8634" y="-1273"/>
                    <wp:lineTo x="4333" y="820"/>
                    <wp:lineTo x="489" y="6068"/>
                    <wp:lineTo x="-535" y="9733"/>
                    <wp:lineTo x="-395" y="10299"/>
                    <wp:lineTo x="1137" y="16521"/>
                    <wp:lineTo x="1277" y="17087"/>
                    <wp:lineTo x="4112" y="20775"/>
                    <wp:lineTo x="9907" y="23446"/>
                    <wp:lineTo x="16677" y="30076"/>
                    <wp:lineTo x="20661" y="25393"/>
                    <wp:lineTo x="19407" y="20302"/>
                    <wp:lineTo x="23251" y="15054"/>
                    <wp:lineTo x="21997" y="9963"/>
                    <wp:lineTo x="20883" y="5438"/>
                  </wp:wrapPolygon>
                </wp:wrapThrough>
                <wp:docPr id="2037185918" name="Sprechblase: oval 10"/>
                <wp:cNvGraphicFramePr/>
                <a:graphic xmlns:a="http://schemas.openxmlformats.org/drawingml/2006/main">
                  <a:graphicData uri="http://schemas.microsoft.com/office/word/2010/wordprocessingShape">
                    <wps:wsp>
                      <wps:cNvSpPr/>
                      <wps:spPr>
                        <a:xfrm rot="18006587">
                          <a:off x="0" y="0"/>
                          <a:ext cx="1481455" cy="629285"/>
                        </a:xfrm>
                        <a:prstGeom prst="wedgeEllipseCallout">
                          <a:avLst>
                            <a:gd name="adj1" fmla="val 32312"/>
                            <a:gd name="adj2" fmla="val 151462"/>
                          </a:avLst>
                        </a:prstGeom>
                        <a:solidFill>
                          <a:srgbClr val="4472C4">
                            <a:lumMod val="20000"/>
                            <a:lumOff val="80000"/>
                          </a:srgbClr>
                        </a:solidFill>
                        <a:ln w="12700" cap="flat" cmpd="sng" algn="ctr">
                          <a:solidFill>
                            <a:srgbClr val="4472C4">
                              <a:shade val="15000"/>
                            </a:srgbClr>
                          </a:solidFill>
                          <a:prstDash val="solid"/>
                          <a:miter lim="800000"/>
                        </a:ln>
                        <a:effectLst/>
                      </wps:spPr>
                      <wps:txbx>
                        <w:txbxContent>
                          <w:p w14:paraId="70119F79" w14:textId="77777777" w:rsidR="00DB3E5A" w:rsidRPr="009B7B48" w:rsidRDefault="00DB3E5A" w:rsidP="00DB3E5A">
                            <w:pPr>
                              <w:jc w:val="center"/>
                              <w:rPr>
                                <w14:textOutline w14:w="9525" w14:cap="rnd" w14:cmpd="sng" w14:algn="ctr">
                                  <w14:solidFill>
                                    <w14:schemeClr w14:val="tx1"/>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8A50FD1" id="_x0000_s1028" type="#_x0000_t63" style="position:absolute;margin-left:-26.1pt;margin-top:304.65pt;width:116.65pt;height:49.55pt;rotation:-3924965fd;z-index:25166643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" adj="17779,43516" fillcolor="#dae3f3" strokecolor="#172c51" strokeweight="1pt">
                <v:textbox>
                  <w:txbxContent>
                    <w:p w14:paraId="70119F79" w14:textId="77777777" w:rsidR="00DB3E5A" w:rsidRPr="009B7B48" w:rsidRDefault="00DB3E5A" w:rsidP="00DB3E5A">
                      <w:pPr>
                        <w:jc w:val="center"/>
                        <w:rPr>
                          <w14:textOutline w14:w="9525" w14:cap="rnd" w14:cmpd="sng" w14:algn="ctr">
                            <w14:solidFill>
                              <w14:schemeClr w14:val="tx1"/>
                            </w14:solidFill>
                            <w14:prstDash w14:val="solid"/>
                            <w14:bevel/>
                          </w14:textOutline>
                        </w:rPr>
                      </w:pPr>
                    </w:p>
                  </w:txbxContent>
                </v:textbox>
                <w10:wrap type="through" anchory="page"/>
              </v:shape>
            </w:pict>
          </mc:Fallback>
        </mc:AlternateContent>
      </w:r>
      <w:r w:rsidRPr="008663B5">
        <w:rPr>
          <w:rFonts w:cstheme="minorHAnsi"/>
          <w:noProof/>
          <w:color w:val="FF0000"/>
        </w:rPr>
        <mc:AlternateContent>
          <mc:Choice Requires="wps">
            <w:drawing>
              <wp:anchor distT="0" distB="0" distL="114300" distR="114300" simplePos="0" relativeHeight="251665408" behindDoc="0" locked="0" layoutInCell="1" allowOverlap="1" wp14:anchorId="79F6D3EA" wp14:editId="0D2CAC60">
                <wp:simplePos x="0" y="0"/>
                <wp:positionH relativeFrom="column">
                  <wp:posOffset>4453974</wp:posOffset>
                </wp:positionH>
                <wp:positionV relativeFrom="page">
                  <wp:posOffset>3126357</wp:posOffset>
                </wp:positionV>
                <wp:extent cx="1036320" cy="629285"/>
                <wp:effectExtent l="57150" t="38100" r="0" b="247015"/>
                <wp:wrapThrough wrapText="bothSides">
                  <wp:wrapPolygon edited="0">
                    <wp:start x="2345" y="2743"/>
                    <wp:lineTo x="-2543" y="5477"/>
                    <wp:lineTo x="1168" y="25500"/>
                    <wp:lineTo x="3084" y="34787"/>
                    <wp:lineTo x="4212" y="34156"/>
                    <wp:lineTo x="4588" y="33946"/>
                    <wp:lineTo x="21846" y="13932"/>
                    <wp:lineTo x="20306" y="4434"/>
                    <wp:lineTo x="19667" y="1339"/>
                    <wp:lineTo x="10616" y="-1884"/>
                    <wp:lineTo x="8360" y="-622"/>
                    <wp:lineTo x="2345" y="2743"/>
                  </wp:wrapPolygon>
                </wp:wrapThrough>
                <wp:docPr id="1403739613" name="Sprechblase: oval 10"/>
                <wp:cNvGraphicFramePr/>
                <a:graphic xmlns:a="http://schemas.openxmlformats.org/drawingml/2006/main">
                  <a:graphicData uri="http://schemas.microsoft.com/office/word/2010/wordprocessingShape">
                    <wps:wsp>
                      <wps:cNvSpPr/>
                      <wps:spPr>
                        <a:xfrm rot="1125818">
                          <a:off x="0" y="0"/>
                          <a:ext cx="1036320" cy="629285"/>
                        </a:xfrm>
                        <a:prstGeom prst="wedgeEllipseCallout">
                          <a:avLst>
                            <a:gd name="adj1" fmla="val -33319"/>
                            <a:gd name="adj2" fmla="val 106367"/>
                          </a:avLst>
                        </a:prstGeom>
                        <a:solidFill>
                          <a:srgbClr val="4472C4">
                            <a:lumMod val="20000"/>
                            <a:lumOff val="80000"/>
                          </a:srgbClr>
                        </a:solidFill>
                        <a:ln w="12700" cap="flat" cmpd="sng" algn="ctr">
                          <a:solidFill>
                            <a:srgbClr val="4472C4">
                              <a:shade val="15000"/>
                            </a:srgbClr>
                          </a:solidFill>
                          <a:prstDash val="solid"/>
                          <a:miter lim="800000"/>
                        </a:ln>
                        <a:effectLst/>
                      </wps:spPr>
                      <wps:txbx>
                        <w:txbxContent>
                          <w:p w14:paraId="6F1FC7B6" w14:textId="77777777" w:rsidR="00DB3E5A" w:rsidRPr="009B7B48" w:rsidRDefault="00DB3E5A" w:rsidP="00DB3E5A">
                            <w:pPr>
                              <w:jc w:val="center"/>
                              <w:rPr>
                                <w14:textOutline w14:w="9525" w14:cap="rnd" w14:cmpd="sng" w14:algn="ctr">
                                  <w14:solidFill>
                                    <w14:schemeClr w14:val="tx1"/>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9F6D3EA" id="_x0000_s1029" type="#_x0000_t63" style="position:absolute;margin-left:350.7pt;margin-top:246.15pt;width:81.6pt;height:49.55pt;rotation:1229693fd;z-index:251665408;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" adj="3603,33775" fillcolor="#dae3f3" strokecolor="#172c51" strokeweight="1pt">
                <v:textbox>
                  <w:txbxContent>
                    <w:p w14:paraId="6F1FC7B6" w14:textId="77777777" w:rsidR="00DB3E5A" w:rsidRPr="009B7B48" w:rsidRDefault="00DB3E5A" w:rsidP="00DB3E5A">
                      <w:pPr>
                        <w:jc w:val="center"/>
                        <w:rPr>
                          <w14:textOutline w14:w="9525" w14:cap="rnd" w14:cmpd="sng" w14:algn="ctr">
                            <w14:solidFill>
                              <w14:schemeClr w14:val="tx1"/>
                            </w14:solidFill>
                            <w14:prstDash w14:val="solid"/>
                            <w14:bevel/>
                          </w14:textOutline>
                        </w:rPr>
                      </w:pPr>
                    </w:p>
                  </w:txbxContent>
                </v:textbox>
                <w10:wrap type="through" anchory="page"/>
              </v:shape>
            </w:pict>
          </mc:Fallback>
        </mc:AlternateContent>
      </w:r>
      <w:r w:rsidRPr="008663B5">
        <w:rPr>
          <w:rFonts w:cstheme="minorHAnsi"/>
          <w:noProof/>
          <w:color w:val="FF0000"/>
        </w:rPr>
        <mc:AlternateContent>
          <mc:Choice Requires="wps">
            <w:drawing>
              <wp:anchor distT="0" distB="0" distL="114300" distR="114300" simplePos="0" relativeHeight="251667456" behindDoc="0" locked="0" layoutInCell="1" allowOverlap="1" wp14:anchorId="05DD95CD" wp14:editId="20C8926C">
                <wp:simplePos x="0" y="0"/>
                <wp:positionH relativeFrom="column">
                  <wp:posOffset>4672869</wp:posOffset>
                </wp:positionH>
                <wp:positionV relativeFrom="page">
                  <wp:posOffset>4598239</wp:posOffset>
                </wp:positionV>
                <wp:extent cx="1494155" cy="629285"/>
                <wp:effectExtent l="0" t="95250" r="0" b="189865"/>
                <wp:wrapThrough wrapText="bothSides">
                  <wp:wrapPolygon edited="0">
                    <wp:start x="1276" y="3624"/>
                    <wp:lineTo x="-806" y="7374"/>
                    <wp:lineTo x="435" y="16042"/>
                    <wp:lineTo x="3938" y="24265"/>
                    <wp:lineTo x="2649" y="31520"/>
                    <wp:lineTo x="3092" y="34616"/>
                    <wp:lineTo x="4135" y="33774"/>
                    <wp:lineTo x="6221" y="32092"/>
                    <wp:lineTo x="21847" y="11201"/>
                    <wp:lineTo x="20252" y="57"/>
                    <wp:lineTo x="18688" y="1319"/>
                    <wp:lineTo x="17270" y="-8588"/>
                    <wp:lineTo x="6491" y="-583"/>
                    <wp:lineTo x="1276" y="3624"/>
                  </wp:wrapPolygon>
                </wp:wrapThrough>
                <wp:docPr id="310713066" name="Sprechblase: oval 10"/>
                <wp:cNvGraphicFramePr/>
                <a:graphic xmlns:a="http://schemas.openxmlformats.org/drawingml/2006/main">
                  <a:graphicData uri="http://schemas.microsoft.com/office/word/2010/wordprocessingShape">
                    <wps:wsp>
                      <wps:cNvSpPr/>
                      <wps:spPr>
                        <a:xfrm rot="1125818">
                          <a:off x="0" y="0"/>
                          <a:ext cx="1494155" cy="629285"/>
                        </a:xfrm>
                        <a:prstGeom prst="wedgeEllipseCallout">
                          <a:avLst>
                            <a:gd name="adj1" fmla="val -33319"/>
                            <a:gd name="adj2" fmla="val 106367"/>
                          </a:avLst>
                        </a:prstGeom>
                        <a:solidFill>
                          <a:srgbClr val="4472C4">
                            <a:lumMod val="20000"/>
                            <a:lumOff val="80000"/>
                          </a:srgbClr>
                        </a:solidFill>
                        <a:ln w="12700" cap="flat" cmpd="sng" algn="ctr">
                          <a:solidFill>
                            <a:srgbClr val="4472C4">
                              <a:shade val="15000"/>
                            </a:srgbClr>
                          </a:solidFill>
                          <a:prstDash val="solid"/>
                          <a:miter lim="800000"/>
                        </a:ln>
                        <a:effectLst/>
                      </wps:spPr>
                      <wps:txbx>
                        <w:txbxContent>
                          <w:p w14:paraId="313D7A8B" w14:textId="77777777" w:rsidR="00DB3E5A" w:rsidRPr="009B7B48" w:rsidRDefault="00DB3E5A" w:rsidP="00DB3E5A">
                            <w:pPr>
                              <w:jc w:val="center"/>
                              <w:rPr>
                                <w14:textOutline w14:w="9525" w14:cap="rnd" w14:cmpd="sng" w14:algn="ctr">
                                  <w14:solidFill>
                                    <w14:schemeClr w14:val="tx1"/>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5DD95CD" id="_x0000_s1030" type="#_x0000_t63" style="position:absolute;margin-left:367.95pt;margin-top:362.05pt;width:117.65pt;height:49.55pt;rotation:1229693fd;z-index:251667456;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" adj="3603,33775" fillcolor="#dae3f3" strokecolor="#172c51" strokeweight="1pt">
                <v:textbox>
                  <w:txbxContent>
                    <w:p w14:paraId="313D7A8B" w14:textId="77777777" w:rsidR="00DB3E5A" w:rsidRPr="009B7B48" w:rsidRDefault="00DB3E5A" w:rsidP="00DB3E5A">
                      <w:pPr>
                        <w:jc w:val="center"/>
                        <w:rPr>
                          <w14:textOutline w14:w="9525" w14:cap="rnd" w14:cmpd="sng" w14:algn="ctr">
                            <w14:solidFill>
                              <w14:schemeClr w14:val="tx1"/>
                            </w14:solidFill>
                            <w14:prstDash w14:val="solid"/>
                            <w14:bevel/>
                          </w14:textOutline>
                        </w:rPr>
                      </w:pPr>
                    </w:p>
                  </w:txbxContent>
                </v:textbox>
                <w10:wrap type="through" anchory="page"/>
              </v:shape>
            </w:pict>
          </mc:Fallback>
        </mc:AlternateContent>
      </w:r>
      <w:r w:rsidRPr="008663B5">
        <w:rPr>
          <w:rFonts w:cstheme="minorHAnsi"/>
          <w:noProof/>
          <w:color w:val="FF0000"/>
        </w:rPr>
        <mc:AlternateContent>
          <mc:Choice Requires="wps">
            <w:drawing>
              <wp:anchor distT="0" distB="0" distL="114300" distR="114300" simplePos="0" relativeHeight="251668480" behindDoc="0" locked="0" layoutInCell="1" allowOverlap="1" wp14:anchorId="49A5EE82" wp14:editId="7DBBD0AF">
                <wp:simplePos x="0" y="0"/>
                <wp:positionH relativeFrom="column">
                  <wp:posOffset>825488</wp:posOffset>
                </wp:positionH>
                <wp:positionV relativeFrom="page">
                  <wp:posOffset>2847076</wp:posOffset>
                </wp:positionV>
                <wp:extent cx="1036320" cy="629285"/>
                <wp:effectExtent l="0" t="95250" r="0" b="227965"/>
                <wp:wrapThrough wrapText="bothSides">
                  <wp:wrapPolygon edited="0">
                    <wp:start x="17066" y="919"/>
                    <wp:lineTo x="13863" y="-2946"/>
                    <wp:lineTo x="6712" y="-3467"/>
                    <wp:lineTo x="4514" y="366"/>
                    <wp:lineTo x="972" y="5009"/>
                    <wp:lineTo x="-201" y="7647"/>
                    <wp:lineTo x="9006" y="30102"/>
                    <wp:lineTo x="10693" y="32948"/>
                    <wp:lineTo x="11974" y="34494"/>
                    <wp:lineTo x="23472" y="8647"/>
                    <wp:lineTo x="21230" y="5942"/>
                    <wp:lineTo x="17066" y="919"/>
                  </wp:wrapPolygon>
                </wp:wrapThrough>
                <wp:docPr id="1201377849" name="Sprechblase: oval 10"/>
                <wp:cNvGraphicFramePr/>
                <a:graphic xmlns:a="http://schemas.openxmlformats.org/drawingml/2006/main">
                  <a:graphicData uri="http://schemas.microsoft.com/office/word/2010/wordprocessingShape">
                    <wps:wsp>
                      <wps:cNvSpPr/>
                      <wps:spPr>
                        <a:xfrm rot="19426440">
                          <a:off x="0" y="0"/>
                          <a:ext cx="1036320" cy="629285"/>
                        </a:xfrm>
                        <a:prstGeom prst="wedgeEllipseCallout">
                          <a:avLst>
                            <a:gd name="adj1" fmla="val 3286"/>
                            <a:gd name="adj2" fmla="val 102948"/>
                          </a:avLst>
                        </a:prstGeom>
                        <a:solidFill>
                          <a:srgbClr val="ED7D31">
                            <a:lumMod val="20000"/>
                            <a:lumOff val="80000"/>
                          </a:srgbClr>
                        </a:solidFill>
                        <a:ln w="12700" cap="flat" cmpd="sng" algn="ctr">
                          <a:solidFill>
                            <a:srgbClr val="4472C4">
                              <a:shade val="15000"/>
                            </a:srgbClr>
                          </a:solidFill>
                          <a:prstDash val="solid"/>
                          <a:miter lim="800000"/>
                        </a:ln>
                        <a:effectLst/>
                      </wps:spPr>
                      <wps:txbx>
                        <w:txbxContent>
                          <w:p w14:paraId="1E92EFDA" w14:textId="77777777" w:rsidR="00DB3E5A" w:rsidRPr="009B7B48" w:rsidRDefault="00DB3E5A" w:rsidP="00DB3E5A">
                            <w:pPr>
                              <w:jc w:val="center"/>
                              <w:rPr>
                                <w14:textOutline w14:w="9525" w14:cap="rnd" w14:cmpd="sng" w14:algn="ctr">
                                  <w14:solidFill>
                                    <w14:schemeClr w14:val="tx1"/>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9A5EE82" id="_x0000_s1031" type="#_x0000_t63" style="position:absolute;margin-left:65pt;margin-top:224.2pt;width:81.6pt;height:49.55pt;rotation:-2374107fd;z-index:251668480;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" adj="11510,33037" fillcolor="#fbe5d6" strokecolor="#172c51" strokeweight="1pt">
                <v:textbox>
                  <w:txbxContent>
                    <w:p w14:paraId="1E92EFDA" w14:textId="77777777" w:rsidR="00DB3E5A" w:rsidRPr="009B7B48" w:rsidRDefault="00DB3E5A" w:rsidP="00DB3E5A">
                      <w:pPr>
                        <w:jc w:val="center"/>
                        <w:rPr>
                          <w14:textOutline w14:w="9525" w14:cap="rnd" w14:cmpd="sng" w14:algn="ctr">
                            <w14:solidFill>
                              <w14:schemeClr w14:val="tx1"/>
                            </w14:solidFill>
                            <w14:prstDash w14:val="solid"/>
                            <w14:bevel/>
                          </w14:textOutline>
                        </w:rPr>
                      </w:pPr>
                    </w:p>
                  </w:txbxContent>
                </v:textbox>
                <w10:wrap type="through" anchory="page"/>
              </v:shape>
            </w:pict>
          </mc:Fallback>
        </mc:AlternateContent>
      </w:r>
    </w:p>
    <w:p w14:paraId="0CA08741" w14:textId="77777777" w:rsidR="00DB3E5A" w:rsidRPr="008663B5" w:rsidRDefault="00DB3E5A" w:rsidP="00DB3E5A">
      <w:pPr>
        <w:spacing w:line="276" w:lineRule="auto"/>
        <w:rPr>
          <w:rStyle w:val="Hyperlink"/>
          <w:rFonts w:cstheme="minorHAnsi"/>
          <w:color w:val="FF0000"/>
          <w:u w:val="none"/>
        </w:rPr>
      </w:pPr>
      <w:r w:rsidRPr="008663B5">
        <w:rPr>
          <w:rFonts w:cstheme="minorHAnsi"/>
          <w:noProof/>
          <w:color w:val="FF0000"/>
        </w:rPr>
        <mc:AlternateContent>
          <mc:Choice Requires="wps">
            <w:drawing>
              <wp:anchor distT="0" distB="0" distL="114300" distR="114300" simplePos="0" relativeHeight="251670528" behindDoc="0" locked="0" layoutInCell="1" allowOverlap="1" wp14:anchorId="2941B326" wp14:editId="58829018">
                <wp:simplePos x="0" y="0"/>
                <wp:positionH relativeFrom="margin">
                  <wp:posOffset>2641923</wp:posOffset>
                </wp:positionH>
                <wp:positionV relativeFrom="page">
                  <wp:posOffset>3496310</wp:posOffset>
                </wp:positionV>
                <wp:extent cx="930910" cy="574040"/>
                <wp:effectExtent l="57150" t="38100" r="2540" b="226060"/>
                <wp:wrapThrough wrapText="bothSides">
                  <wp:wrapPolygon edited="0">
                    <wp:start x="2751" y="2314"/>
                    <wp:lineTo x="-2690" y="5311"/>
                    <wp:lineTo x="2721" y="33369"/>
                    <wp:lineTo x="3006" y="34727"/>
                    <wp:lineTo x="4261" y="34035"/>
                    <wp:lineTo x="4680" y="33805"/>
                    <wp:lineTo x="20275" y="16885"/>
                    <wp:lineTo x="20654" y="5321"/>
                    <wp:lineTo x="19943" y="1927"/>
                    <wp:lineTo x="10703" y="-2067"/>
                    <wp:lineTo x="8192" y="-684"/>
                    <wp:lineTo x="2751" y="2314"/>
                  </wp:wrapPolygon>
                </wp:wrapThrough>
                <wp:docPr id="1917395411" name="Sprechblase: oval 10"/>
                <wp:cNvGraphicFramePr/>
                <a:graphic xmlns:a="http://schemas.openxmlformats.org/drawingml/2006/main">
                  <a:graphicData uri="http://schemas.microsoft.com/office/word/2010/wordprocessingShape">
                    <wps:wsp>
                      <wps:cNvSpPr/>
                      <wps:spPr>
                        <a:xfrm rot="1125818">
                          <a:off x="0" y="0"/>
                          <a:ext cx="930910" cy="574040"/>
                        </a:xfrm>
                        <a:prstGeom prst="wedgeEllipseCallout">
                          <a:avLst>
                            <a:gd name="adj1" fmla="val -33319"/>
                            <a:gd name="adj2" fmla="val 106367"/>
                          </a:avLst>
                        </a:prstGeom>
                        <a:solidFill>
                          <a:srgbClr val="ED7D31">
                            <a:lumMod val="20000"/>
                            <a:lumOff val="80000"/>
                          </a:srgbClr>
                        </a:solidFill>
                        <a:ln w="12700" cap="flat" cmpd="sng" algn="ctr">
                          <a:solidFill>
                            <a:srgbClr val="4472C4">
                              <a:shade val="15000"/>
                            </a:srgbClr>
                          </a:solidFill>
                          <a:prstDash val="solid"/>
                          <a:miter lim="800000"/>
                        </a:ln>
                        <a:effectLst/>
                      </wps:spPr>
                      <wps:txbx>
                        <w:txbxContent>
                          <w:p w14:paraId="0608515F" w14:textId="77777777" w:rsidR="00DB3E5A" w:rsidRPr="009B7B48" w:rsidRDefault="00DB3E5A" w:rsidP="00DB3E5A">
                            <w:pPr>
                              <w:jc w:val="center"/>
                              <w:rPr>
                                <w14:textOutline w14:w="9525" w14:cap="rnd" w14:cmpd="sng" w14:algn="ctr">
                                  <w14:solidFill>
                                    <w14:schemeClr w14:val="tx1"/>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1B326" id="_x0000_s1032" type="#_x0000_t63" style="position:absolute;margin-left:208.05pt;margin-top:275.3pt;width:73.3pt;height:45.2pt;rotation:1229693fd;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" adj="3603,33775" fillcolor="#fbe5d6" strokecolor="#172c51" strokeweight="1pt">
                <v:textbox>
                  <w:txbxContent>
                    <w:p w14:paraId="0608515F" w14:textId="77777777" w:rsidR="00DB3E5A" w:rsidRPr="009B7B48" w:rsidRDefault="00DB3E5A" w:rsidP="00DB3E5A">
                      <w:pPr>
                        <w:jc w:val="center"/>
                        <w:rPr>
                          <w14:textOutline w14:w="9525" w14:cap="rnd" w14:cmpd="sng" w14:algn="ctr">
                            <w14:solidFill>
                              <w14:schemeClr w14:val="tx1"/>
                            </w14:solidFill>
                            <w14:prstDash w14:val="solid"/>
                            <w14:bevel/>
                          </w14:textOutline>
                        </w:rPr>
                      </w:pPr>
                    </w:p>
                  </w:txbxContent>
                </v:textbox>
                <w10:wrap type="through" anchorx="margin" anchory="page"/>
              </v:shape>
            </w:pict>
          </mc:Fallback>
        </mc:AlternateContent>
      </w:r>
    </w:p>
    <w:p w14:paraId="057175CD" w14:textId="77777777" w:rsidR="00DB3E5A" w:rsidRPr="008663B5" w:rsidRDefault="00DB3E5A" w:rsidP="00DB3E5A">
      <w:pPr>
        <w:spacing w:line="276" w:lineRule="auto"/>
        <w:rPr>
          <w:rStyle w:val="Hyperlink"/>
          <w:rFonts w:cstheme="minorHAnsi"/>
          <w:color w:val="FF0000"/>
          <w:u w:val="none"/>
        </w:rPr>
      </w:pPr>
    </w:p>
    <w:p w14:paraId="6CC0DAE3" w14:textId="77777777" w:rsidR="00DB3E5A" w:rsidRPr="008663B5" w:rsidRDefault="00DB3E5A" w:rsidP="00DB3E5A">
      <w:pPr>
        <w:spacing w:line="276" w:lineRule="auto"/>
        <w:rPr>
          <w:rStyle w:val="Hyperlink"/>
          <w:rFonts w:cstheme="minorHAnsi"/>
          <w:color w:val="FF0000"/>
          <w:u w:val="none"/>
        </w:rPr>
      </w:pPr>
      <w:r w:rsidRPr="008663B5">
        <w:rPr>
          <w:rFonts w:cstheme="minorHAnsi"/>
          <w:noProof/>
          <w:color w:val="FF0000"/>
        </w:rPr>
        <w:drawing>
          <wp:anchor distT="0" distB="0" distL="114300" distR="114300" simplePos="0" relativeHeight="251664384" behindDoc="0" locked="0" layoutInCell="1" allowOverlap="1" wp14:anchorId="23DEDA03" wp14:editId="375E7125">
            <wp:simplePos x="0" y="0"/>
            <wp:positionH relativeFrom="column">
              <wp:posOffset>3180499</wp:posOffset>
            </wp:positionH>
            <wp:positionV relativeFrom="page">
              <wp:posOffset>3856008</wp:posOffset>
            </wp:positionV>
            <wp:extent cx="1438275" cy="3571875"/>
            <wp:effectExtent l="0" t="0" r="9525" b="9525"/>
            <wp:wrapThrough wrapText="bothSides">
              <wp:wrapPolygon edited="0">
                <wp:start x="10013" y="0"/>
                <wp:lineTo x="8869" y="230"/>
                <wp:lineTo x="7438" y="1267"/>
                <wp:lineTo x="6580" y="3917"/>
                <wp:lineTo x="1430" y="5760"/>
                <wp:lineTo x="286" y="7027"/>
                <wp:lineTo x="0" y="7488"/>
                <wp:lineTo x="1144" y="9446"/>
                <wp:lineTo x="1144" y="10138"/>
                <wp:lineTo x="3433" y="11290"/>
                <wp:lineTo x="4577" y="11290"/>
                <wp:lineTo x="3433" y="20621"/>
                <wp:lineTo x="5722" y="21312"/>
                <wp:lineTo x="6008" y="21542"/>
                <wp:lineTo x="9441" y="21542"/>
                <wp:lineTo x="14019" y="21312"/>
                <wp:lineTo x="21457" y="20851"/>
                <wp:lineTo x="21457" y="20390"/>
                <wp:lineTo x="17166" y="18662"/>
                <wp:lineTo x="16593" y="11290"/>
                <wp:lineTo x="18882" y="9446"/>
                <wp:lineTo x="18882" y="8410"/>
                <wp:lineTo x="17452" y="5760"/>
                <wp:lineTo x="16021" y="4493"/>
                <wp:lineTo x="16593" y="1152"/>
                <wp:lineTo x="15449" y="346"/>
                <wp:lineTo x="14019" y="0"/>
                <wp:lineTo x="10013" y="0"/>
              </wp:wrapPolygon>
            </wp:wrapThrough>
            <wp:docPr id="905443353" name="Grafik 8" descr="Junge trägt einen Rucks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31887" name="Grafik 429431887" descr="Junge trägt einen Rucksack"/>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1438275" cy="3571875"/>
                    </a:xfrm>
                    <a:prstGeom prst="rect">
                      <a:avLst/>
                    </a:prstGeom>
                  </pic:spPr>
                </pic:pic>
              </a:graphicData>
            </a:graphic>
          </wp:anchor>
        </w:drawing>
      </w:r>
    </w:p>
    <w:p w14:paraId="3D9A371E" w14:textId="77777777" w:rsidR="00DB3E5A" w:rsidRPr="008663B5" w:rsidRDefault="00DB3E5A" w:rsidP="00DB3E5A">
      <w:pPr>
        <w:spacing w:line="276" w:lineRule="auto"/>
        <w:rPr>
          <w:rStyle w:val="Hyperlink"/>
          <w:rFonts w:cstheme="minorHAnsi"/>
          <w:color w:val="FF0000"/>
          <w:u w:val="none"/>
        </w:rPr>
      </w:pPr>
    </w:p>
    <w:p w14:paraId="60414F17" w14:textId="77777777" w:rsidR="00DB3E5A" w:rsidRPr="008663B5" w:rsidRDefault="00DB3E5A" w:rsidP="00DB3E5A">
      <w:pPr>
        <w:spacing w:line="276" w:lineRule="auto"/>
        <w:rPr>
          <w:rStyle w:val="Hyperlink"/>
          <w:rFonts w:cstheme="minorHAnsi"/>
          <w:color w:val="FF0000"/>
          <w:u w:val="none"/>
        </w:rPr>
      </w:pPr>
    </w:p>
    <w:p w14:paraId="4484135A" w14:textId="77777777" w:rsidR="00DB3E5A" w:rsidRPr="008663B5" w:rsidRDefault="00DB3E5A" w:rsidP="00DB3E5A">
      <w:pPr>
        <w:spacing w:line="276" w:lineRule="auto"/>
        <w:rPr>
          <w:rStyle w:val="Hyperlink"/>
          <w:rFonts w:cstheme="minorHAnsi"/>
          <w:color w:val="FF0000"/>
          <w:u w:val="none"/>
        </w:rPr>
      </w:pPr>
      <w:r w:rsidRPr="008663B5">
        <w:rPr>
          <w:rFonts w:cstheme="minorHAnsi"/>
          <w:noProof/>
          <w:color w:val="FF0000"/>
        </w:rPr>
        <mc:AlternateContent>
          <mc:Choice Requires="wps">
            <w:drawing>
              <wp:anchor distT="0" distB="0" distL="114300" distR="114300" simplePos="0" relativeHeight="251674624" behindDoc="0" locked="0" layoutInCell="1" allowOverlap="1" wp14:anchorId="3D2759EE" wp14:editId="29B1CFDC">
                <wp:simplePos x="0" y="0"/>
                <wp:positionH relativeFrom="column">
                  <wp:posOffset>-223005</wp:posOffset>
                </wp:positionH>
                <wp:positionV relativeFrom="page">
                  <wp:posOffset>4921908</wp:posOffset>
                </wp:positionV>
                <wp:extent cx="1343025" cy="629285"/>
                <wp:effectExtent l="0" t="190500" r="676275" b="189865"/>
                <wp:wrapThrough wrapText="bothSides">
                  <wp:wrapPolygon edited="0">
                    <wp:start x="18755" y="2349"/>
                    <wp:lineTo x="11913" y="-9748"/>
                    <wp:lineTo x="8785" y="-1691"/>
                    <wp:lineTo x="3413" y="-151"/>
                    <wp:lineTo x="2631" y="1864"/>
                    <wp:lineTo x="-536" y="9000"/>
                    <wp:lineTo x="-374" y="12683"/>
                    <wp:lineTo x="3401" y="19357"/>
                    <wp:lineTo x="3637" y="19774"/>
                    <wp:lineTo x="6778" y="21931"/>
                    <wp:lineTo x="25714" y="41822"/>
                    <wp:lineTo x="29313" y="34599"/>
                    <wp:lineTo x="20583" y="19165"/>
                    <wp:lineTo x="23710" y="11108"/>
                    <wp:lineTo x="21586" y="7354"/>
                    <wp:lineTo x="18755" y="2349"/>
                  </wp:wrapPolygon>
                </wp:wrapThrough>
                <wp:docPr id="1230373762" name="Sprechblase: oval 10"/>
                <wp:cNvGraphicFramePr/>
                <a:graphic xmlns:a="http://schemas.openxmlformats.org/drawingml/2006/main">
                  <a:graphicData uri="http://schemas.microsoft.com/office/word/2010/wordprocessingShape">
                    <wps:wsp>
                      <wps:cNvSpPr/>
                      <wps:spPr>
                        <a:xfrm rot="19221757">
                          <a:off x="0" y="0"/>
                          <a:ext cx="1343025" cy="629285"/>
                        </a:xfrm>
                        <a:prstGeom prst="wedgeEllipseCallout">
                          <a:avLst>
                            <a:gd name="adj1" fmla="val 67391"/>
                            <a:gd name="adj2" fmla="val 147083"/>
                          </a:avLst>
                        </a:prstGeom>
                        <a:solidFill>
                          <a:srgbClr val="70AD47">
                            <a:lumMod val="20000"/>
                            <a:lumOff val="80000"/>
                          </a:srgbClr>
                        </a:solidFill>
                        <a:ln w="12700" cap="flat" cmpd="sng" algn="ctr">
                          <a:solidFill>
                            <a:srgbClr val="4472C4">
                              <a:shade val="15000"/>
                            </a:srgbClr>
                          </a:solidFill>
                          <a:prstDash val="solid"/>
                          <a:miter lim="800000"/>
                        </a:ln>
                        <a:effectLst/>
                      </wps:spPr>
                      <wps:txbx>
                        <w:txbxContent>
                          <w:p w14:paraId="08264E75" w14:textId="77777777" w:rsidR="00DB3E5A" w:rsidRPr="009B7B48" w:rsidRDefault="00DB3E5A" w:rsidP="00DB3E5A">
                            <w:pPr>
                              <w:jc w:val="center"/>
                              <w:rPr>
                                <w14:textOutline w14:w="9525" w14:cap="rnd" w14:cmpd="sng" w14:algn="ctr">
                                  <w14:solidFill>
                                    <w14:schemeClr w14:val="tx1"/>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D2759EE" id="_x0000_s1033" type="#_x0000_t63" style="position:absolute;margin-left:-17.55pt;margin-top:387.55pt;width:105.75pt;height:49.55pt;rotation:-2597676fd;z-index:25167462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" adj="25356,42570" fillcolor="#e2f0d9" strokecolor="#172c51" strokeweight="1pt">
                <v:textbox>
                  <w:txbxContent>
                    <w:p w14:paraId="08264E75" w14:textId="77777777" w:rsidR="00DB3E5A" w:rsidRPr="009B7B48" w:rsidRDefault="00DB3E5A" w:rsidP="00DB3E5A">
                      <w:pPr>
                        <w:jc w:val="center"/>
                        <w:rPr>
                          <w14:textOutline w14:w="9525" w14:cap="rnd" w14:cmpd="sng" w14:algn="ctr">
                            <w14:solidFill>
                              <w14:schemeClr w14:val="tx1"/>
                            </w14:solidFill>
                            <w14:prstDash w14:val="solid"/>
                            <w14:bevel/>
                          </w14:textOutline>
                        </w:rPr>
                      </w:pPr>
                    </w:p>
                  </w:txbxContent>
                </v:textbox>
                <w10:wrap type="through" anchory="page"/>
              </v:shape>
            </w:pict>
          </mc:Fallback>
        </mc:AlternateContent>
      </w:r>
    </w:p>
    <w:p w14:paraId="19E7300D" w14:textId="77777777" w:rsidR="00DB3E5A" w:rsidRPr="008663B5" w:rsidRDefault="00DB3E5A" w:rsidP="00DB3E5A">
      <w:pPr>
        <w:spacing w:line="276" w:lineRule="auto"/>
      </w:pPr>
    </w:p>
    <w:p w14:paraId="552B19B8" w14:textId="77777777" w:rsidR="00DB3E5A" w:rsidRPr="008663B5" w:rsidRDefault="00DB3E5A" w:rsidP="00DB3E5A">
      <w:pPr>
        <w:spacing w:line="276" w:lineRule="auto"/>
      </w:pPr>
    </w:p>
    <w:p w14:paraId="71868E1E" w14:textId="77777777" w:rsidR="00DB3E5A" w:rsidRPr="008663B5" w:rsidRDefault="00DB3E5A" w:rsidP="00DB3E5A">
      <w:pPr>
        <w:spacing w:line="276" w:lineRule="auto"/>
      </w:pPr>
      <w:r w:rsidRPr="008663B5">
        <w:rPr>
          <w:rFonts w:cstheme="minorHAnsi"/>
          <w:noProof/>
          <w:color w:val="FF0000"/>
        </w:rPr>
        <mc:AlternateContent>
          <mc:Choice Requires="wps">
            <w:drawing>
              <wp:anchor distT="0" distB="0" distL="114300" distR="114300" simplePos="0" relativeHeight="251671552" behindDoc="0" locked="0" layoutInCell="1" allowOverlap="1" wp14:anchorId="258000F1" wp14:editId="3AB0E51C">
                <wp:simplePos x="0" y="0"/>
                <wp:positionH relativeFrom="column">
                  <wp:posOffset>4632960</wp:posOffset>
                </wp:positionH>
                <wp:positionV relativeFrom="page">
                  <wp:posOffset>5944870</wp:posOffset>
                </wp:positionV>
                <wp:extent cx="1350010" cy="629285"/>
                <wp:effectExtent l="0" t="190500" r="0" b="189865"/>
                <wp:wrapThrough wrapText="bothSides">
                  <wp:wrapPolygon edited="0">
                    <wp:start x="-520" y="7696"/>
                    <wp:lineTo x="-1778" y="10617"/>
                    <wp:lineTo x="3719" y="27951"/>
                    <wp:lineTo x="15378" y="21788"/>
                    <wp:lineTo x="15619" y="21387"/>
                    <wp:lineTo x="18347" y="19329"/>
                    <wp:lineTo x="18587" y="18929"/>
                    <wp:lineTo x="21236" y="14520"/>
                    <wp:lineTo x="21477" y="14119"/>
                    <wp:lineTo x="22121" y="10565"/>
                    <wp:lineTo x="19132" y="2299"/>
                    <wp:lineTo x="13252" y="-1158"/>
                    <wp:lineTo x="12185" y="-5175"/>
                    <wp:lineTo x="6651" y="-3412"/>
                    <wp:lineTo x="3333" y="1282"/>
                    <wp:lineTo x="-520" y="7696"/>
                  </wp:wrapPolygon>
                </wp:wrapThrough>
                <wp:docPr id="2110624370" name="Sprechblase: oval 10"/>
                <wp:cNvGraphicFramePr/>
                <a:graphic xmlns:a="http://schemas.openxmlformats.org/drawingml/2006/main">
                  <a:graphicData uri="http://schemas.microsoft.com/office/word/2010/wordprocessingShape">
                    <wps:wsp>
                      <wps:cNvSpPr/>
                      <wps:spPr>
                        <a:xfrm rot="2268309">
                          <a:off x="0" y="0"/>
                          <a:ext cx="1350010" cy="629285"/>
                        </a:xfrm>
                        <a:prstGeom prst="wedgeEllipseCallout">
                          <a:avLst>
                            <a:gd name="adj1" fmla="val -33319"/>
                            <a:gd name="adj2" fmla="val 106367"/>
                          </a:avLst>
                        </a:prstGeom>
                        <a:solidFill>
                          <a:srgbClr val="ED7D31">
                            <a:lumMod val="20000"/>
                            <a:lumOff val="80000"/>
                          </a:srgbClr>
                        </a:solidFill>
                        <a:ln w="12700" cap="flat" cmpd="sng" algn="ctr">
                          <a:solidFill>
                            <a:srgbClr val="4472C4">
                              <a:shade val="15000"/>
                            </a:srgbClr>
                          </a:solidFill>
                          <a:prstDash val="solid"/>
                          <a:miter lim="800000"/>
                        </a:ln>
                        <a:effectLst/>
                      </wps:spPr>
                      <wps:txbx>
                        <w:txbxContent>
                          <w:p w14:paraId="409C80AC" w14:textId="77777777" w:rsidR="00DB3E5A" w:rsidRPr="009B7B48" w:rsidRDefault="00DB3E5A" w:rsidP="00DB3E5A">
                            <w:pPr>
                              <w:jc w:val="center"/>
                              <w:rPr>
                                <w14:textOutline w14:w="9525" w14:cap="rnd" w14:cmpd="sng" w14:algn="ctr">
                                  <w14:solidFill>
                                    <w14:schemeClr w14:val="tx1"/>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58000F1" id="_x0000_s1034" type="#_x0000_t63" style="position:absolute;margin-left:364.8pt;margin-top:468.1pt;width:106.3pt;height:49.55pt;rotation:2477598fd;z-index:25167155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" adj="3603,33775" fillcolor="#fbe5d6" strokecolor="#172c51" strokeweight="1pt">
                <v:textbox>
                  <w:txbxContent>
                    <w:p w14:paraId="409C80AC" w14:textId="77777777" w:rsidR="00DB3E5A" w:rsidRPr="009B7B48" w:rsidRDefault="00DB3E5A" w:rsidP="00DB3E5A">
                      <w:pPr>
                        <w:jc w:val="center"/>
                        <w:rPr>
                          <w14:textOutline w14:w="9525" w14:cap="rnd" w14:cmpd="sng" w14:algn="ctr">
                            <w14:solidFill>
                              <w14:schemeClr w14:val="tx1"/>
                            </w14:solidFill>
                            <w14:prstDash w14:val="solid"/>
                            <w14:bevel/>
                          </w14:textOutline>
                        </w:rPr>
                      </w:pPr>
                    </w:p>
                  </w:txbxContent>
                </v:textbox>
                <w10:wrap type="through" anchory="page"/>
              </v:shape>
            </w:pict>
          </mc:Fallback>
        </mc:AlternateContent>
      </w:r>
    </w:p>
    <w:p w14:paraId="520712C7" w14:textId="77777777" w:rsidR="00DB3E5A" w:rsidRPr="008663B5" w:rsidRDefault="00DB3E5A" w:rsidP="00DB3E5A">
      <w:pPr>
        <w:spacing w:line="276" w:lineRule="auto"/>
      </w:pPr>
      <w:r w:rsidRPr="008663B5">
        <w:rPr>
          <w:rFonts w:cstheme="minorHAnsi"/>
          <w:noProof/>
        </w:rPr>
        <mc:AlternateContent>
          <mc:Choice Requires="wps">
            <w:drawing>
              <wp:anchor distT="0" distB="0" distL="114300" distR="114300" simplePos="0" relativeHeight="251669504" behindDoc="0" locked="0" layoutInCell="1" allowOverlap="1" wp14:anchorId="2F52288F" wp14:editId="7DEAB110">
                <wp:simplePos x="0" y="0"/>
                <wp:positionH relativeFrom="column">
                  <wp:posOffset>31319</wp:posOffset>
                </wp:positionH>
                <wp:positionV relativeFrom="page">
                  <wp:posOffset>5953448</wp:posOffset>
                </wp:positionV>
                <wp:extent cx="1036320" cy="629285"/>
                <wp:effectExtent l="0" t="114300" r="525780" b="113665"/>
                <wp:wrapThrough wrapText="bothSides">
                  <wp:wrapPolygon edited="0">
                    <wp:start x="18583" y="2298"/>
                    <wp:lineTo x="14608" y="-3125"/>
                    <wp:lineTo x="8300" y="-4936"/>
                    <wp:lineTo x="4143" y="1280"/>
                    <wp:lineTo x="998" y="5481"/>
                    <wp:lineTo x="745" y="5984"/>
                    <wp:lineTo x="-207" y="14026"/>
                    <wp:lineTo x="99" y="14443"/>
                    <wp:lineTo x="4074" y="19866"/>
                    <wp:lineTo x="4380" y="20283"/>
                    <wp:lineTo x="24237" y="37183"/>
                    <wp:lineTo x="28901" y="29960"/>
                    <wp:lineTo x="20034" y="17863"/>
                    <wp:lineTo x="25004" y="11058"/>
                    <wp:lineTo x="20723" y="5218"/>
                    <wp:lineTo x="18583" y="2298"/>
                  </wp:wrapPolygon>
                </wp:wrapThrough>
                <wp:docPr id="423867966" name="Sprechblase: oval 10"/>
                <wp:cNvGraphicFramePr/>
                <a:graphic xmlns:a="http://schemas.openxmlformats.org/drawingml/2006/main">
                  <a:graphicData uri="http://schemas.microsoft.com/office/word/2010/wordprocessingShape">
                    <wps:wsp>
                      <wps:cNvSpPr/>
                      <wps:spPr>
                        <a:xfrm rot="19221757">
                          <a:off x="0" y="0"/>
                          <a:ext cx="1036320" cy="629285"/>
                        </a:xfrm>
                        <a:prstGeom prst="wedgeEllipseCallout">
                          <a:avLst>
                            <a:gd name="adj1" fmla="val 67391"/>
                            <a:gd name="adj2" fmla="val 147083"/>
                          </a:avLst>
                        </a:prstGeom>
                        <a:solidFill>
                          <a:srgbClr val="ED7D31">
                            <a:lumMod val="20000"/>
                            <a:lumOff val="80000"/>
                          </a:srgbClr>
                        </a:solidFill>
                        <a:ln w="12700" cap="flat" cmpd="sng" algn="ctr">
                          <a:solidFill>
                            <a:srgbClr val="4472C4">
                              <a:shade val="15000"/>
                            </a:srgbClr>
                          </a:solidFill>
                          <a:prstDash val="solid"/>
                          <a:miter lim="800000"/>
                        </a:ln>
                        <a:effectLst/>
                      </wps:spPr>
                      <wps:txbx>
                        <w:txbxContent>
                          <w:p w14:paraId="4F0119BB" w14:textId="77777777" w:rsidR="00DB3E5A" w:rsidRPr="009B7B48" w:rsidRDefault="00DB3E5A" w:rsidP="00DB3E5A">
                            <w:pPr>
                              <w:jc w:val="center"/>
                              <w:rPr>
                                <w14:textOutline w14:w="9525" w14:cap="rnd" w14:cmpd="sng" w14:algn="ctr">
                                  <w14:solidFill>
                                    <w14:schemeClr w14:val="tx1"/>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F52288F" id="_x0000_s1035" type="#_x0000_t63" style="position:absolute;margin-left:2.45pt;margin-top:468.8pt;width:81.6pt;height:49.55pt;rotation:-2597676fd;z-index:25166950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" adj="25356,42570" fillcolor="#fbe5d6" strokecolor="#172c51" strokeweight="1pt">
                <v:textbox>
                  <w:txbxContent>
                    <w:p w14:paraId="4F0119BB" w14:textId="77777777" w:rsidR="00DB3E5A" w:rsidRPr="009B7B48" w:rsidRDefault="00DB3E5A" w:rsidP="00DB3E5A">
                      <w:pPr>
                        <w:jc w:val="center"/>
                        <w:rPr>
                          <w14:textOutline w14:w="9525" w14:cap="rnd" w14:cmpd="sng" w14:algn="ctr">
                            <w14:solidFill>
                              <w14:schemeClr w14:val="tx1"/>
                            </w14:solidFill>
                            <w14:prstDash w14:val="solid"/>
                            <w14:bevel/>
                          </w14:textOutline>
                        </w:rPr>
                      </w:pPr>
                    </w:p>
                  </w:txbxContent>
                </v:textbox>
                <w10:wrap type="through" anchory="page"/>
              </v:shape>
            </w:pict>
          </mc:Fallback>
        </mc:AlternateContent>
      </w:r>
    </w:p>
    <w:p w14:paraId="74683C20" w14:textId="77777777" w:rsidR="00DB3E5A" w:rsidRPr="008663B5" w:rsidRDefault="00DB3E5A" w:rsidP="00DB3E5A">
      <w:pPr>
        <w:spacing w:line="276" w:lineRule="auto"/>
      </w:pPr>
    </w:p>
    <w:p w14:paraId="5DD77DAD" w14:textId="77777777" w:rsidR="00DB3E5A" w:rsidRDefault="00DB3E5A" w:rsidP="00DB3E5A">
      <w:pPr>
        <w:rPr>
          <w:rStyle w:val="Hyperlink"/>
          <w:rFonts w:cstheme="minorHAnsi"/>
          <w:color w:val="FF0000"/>
          <w:highlight w:val="yellow"/>
          <w:u w:val="none"/>
        </w:rPr>
      </w:pPr>
    </w:p>
    <w:p w14:paraId="2EFD3EF9" w14:textId="77777777" w:rsidR="00DB3E5A" w:rsidRPr="008663B5" w:rsidRDefault="00DB3E5A" w:rsidP="00DB3E5A">
      <w:pPr>
        <w:spacing w:line="276" w:lineRule="auto"/>
      </w:pPr>
    </w:p>
    <w:p w14:paraId="4465AA3A" w14:textId="77777777" w:rsidR="00DB3E5A" w:rsidRPr="008663B5" w:rsidRDefault="00DB3E5A" w:rsidP="00DB3E5A"/>
    <w:p w14:paraId="0B404FC3" w14:textId="77777777" w:rsidR="00DB3E5A" w:rsidRPr="008663B5" w:rsidRDefault="00DB3E5A" w:rsidP="00DB3E5A">
      <w:pPr>
        <w:rPr>
          <w:rFonts w:cstheme="minorHAnsi"/>
          <w:color w:val="FF0000"/>
          <w:sz w:val="24"/>
          <w:szCs w:val="24"/>
          <w:highlight w:val="lightGray"/>
        </w:rPr>
      </w:pPr>
    </w:p>
    <w:p w14:paraId="3D409367" w14:textId="77777777" w:rsidR="00DB3E5A" w:rsidRPr="008663B5" w:rsidRDefault="00DB3E5A" w:rsidP="00DB3E5A">
      <w:pPr>
        <w:rPr>
          <w:rFonts w:cstheme="minorHAnsi"/>
          <w:color w:val="FF0000"/>
          <w:sz w:val="24"/>
          <w:szCs w:val="24"/>
          <w:highlight w:val="lightGray"/>
        </w:rPr>
        <w:sectPr w:rsidR="00DB3E5A" w:rsidRPr="008663B5" w:rsidSect="00DB3E5A">
          <w:pgSz w:w="11906" w:h="16838"/>
          <w:pgMar w:top="1134" w:right="1134" w:bottom="1418" w:left="1418" w:header="709" w:footer="709" w:gutter="0"/>
          <w:cols w:space="708"/>
          <w:docGrid w:linePitch="360"/>
        </w:sectPr>
      </w:pPr>
    </w:p>
    <w:p w14:paraId="7163ACA8" w14:textId="77777777" w:rsidR="00DB3E5A" w:rsidRPr="008663B5" w:rsidRDefault="00DB3E5A" w:rsidP="00DB3E5A">
      <w:pPr>
        <w:spacing w:line="276" w:lineRule="auto"/>
        <w:rPr>
          <w:rFonts w:cstheme="minorHAnsi"/>
          <w:color w:val="FF0000"/>
          <w:sz w:val="24"/>
          <w:szCs w:val="24"/>
        </w:rPr>
      </w:pPr>
      <w:r w:rsidRPr="008663B5">
        <w:rPr>
          <w:rFonts w:cstheme="minorHAnsi"/>
          <w:color w:val="FF0000"/>
          <w:sz w:val="24"/>
          <w:szCs w:val="24"/>
          <w:highlight w:val="lightGray"/>
        </w:rPr>
        <w:lastRenderedPageBreak/>
        <w:t>((Seite 1</w:t>
      </w:r>
      <w:r>
        <w:rPr>
          <w:rFonts w:cstheme="minorHAnsi"/>
          <w:color w:val="FF0000"/>
          <w:sz w:val="24"/>
          <w:szCs w:val="24"/>
          <w:highlight w:val="lightGray"/>
        </w:rPr>
        <w:t>1</w:t>
      </w:r>
      <w:r w:rsidRPr="008663B5">
        <w:rPr>
          <w:rFonts w:cstheme="minorHAnsi"/>
          <w:color w:val="FF0000"/>
          <w:sz w:val="24"/>
          <w:szCs w:val="24"/>
          <w:highlight w:val="lightGray"/>
        </w:rPr>
        <w:t>))</w:t>
      </w:r>
      <w:r w:rsidRPr="008663B5">
        <w:rPr>
          <w:rFonts w:cstheme="minorHAnsi"/>
          <w:color w:val="FF0000"/>
          <w:sz w:val="24"/>
          <w:szCs w:val="24"/>
        </w:rPr>
        <w:t xml:space="preserve"> </w:t>
      </w:r>
    </w:p>
    <w:p w14:paraId="17E3ABDC" w14:textId="77777777" w:rsidR="00DB3E5A" w:rsidRPr="002B4D84" w:rsidRDefault="00DB3E5A" w:rsidP="00DB3E5A">
      <w:pPr>
        <w:spacing w:line="276" w:lineRule="auto"/>
        <w:rPr>
          <w:rFonts w:cstheme="minorHAnsi"/>
          <w:b/>
          <w:bCs/>
          <w:sz w:val="28"/>
          <w:szCs w:val="28"/>
        </w:rPr>
      </w:pPr>
      <w:r w:rsidRPr="002B4D84">
        <w:rPr>
          <w:rFonts w:cstheme="minorHAnsi"/>
          <w:b/>
          <w:bCs/>
          <w:sz w:val="28"/>
          <w:szCs w:val="28"/>
        </w:rPr>
        <w:t>Arbeitsblatt 3</w:t>
      </w:r>
    </w:p>
    <w:p w14:paraId="1444D018" w14:textId="77777777" w:rsidR="00DB3E5A" w:rsidRPr="002B4D84" w:rsidRDefault="00DB3E5A" w:rsidP="00DB3E5A">
      <w:pPr>
        <w:spacing w:line="276" w:lineRule="auto"/>
        <w:rPr>
          <w:rFonts w:cstheme="minorHAnsi"/>
          <w:b/>
          <w:bCs/>
          <w:sz w:val="28"/>
          <w:szCs w:val="28"/>
        </w:rPr>
      </w:pPr>
      <w:r>
        <w:rPr>
          <w:rFonts w:cstheme="minorHAnsi"/>
          <w:b/>
          <w:bCs/>
          <w:sz w:val="28"/>
          <w:szCs w:val="28"/>
        </w:rPr>
        <w:t>Fit und gesund durch die Woche</w:t>
      </w:r>
    </w:p>
    <w:p w14:paraId="2EEFF2E6" w14:textId="77777777" w:rsidR="00DB3E5A" w:rsidRPr="00BC1191" w:rsidRDefault="00DB3E5A" w:rsidP="00DB3E5A">
      <w:pPr>
        <w:spacing w:line="276" w:lineRule="auto"/>
        <w:rPr>
          <w:rFonts w:cstheme="minorHAnsi"/>
        </w:rPr>
      </w:pPr>
      <w:r w:rsidRPr="00BC1191">
        <w:rPr>
          <w:rFonts w:cstheme="minorHAnsi"/>
        </w:rPr>
        <w:t>Male die Symbole für einen normalen Tag</w:t>
      </w:r>
      <w:r>
        <w:rPr>
          <w:rFonts w:cstheme="minorHAnsi"/>
        </w:rPr>
        <w:t xml:space="preserve"> an</w:t>
      </w:r>
      <w:r w:rsidRPr="00BC1191">
        <w:rPr>
          <w:rFonts w:cstheme="minorHAnsi"/>
        </w:rPr>
        <w:t xml:space="preserve">. Wenn du möchtest, kannst du diesen Tracker mal eine ganze Woche lang nutzen, um diese fünf Gewohnheiten besser zu verstehen und vielleicht zu </w:t>
      </w:r>
      <w:commentRangeStart w:id="88"/>
      <w:r>
        <w:rPr>
          <w:rFonts w:cstheme="minorHAnsi"/>
        </w:rPr>
        <w:t>verbessern</w:t>
      </w:r>
      <w:commentRangeEnd w:id="88"/>
      <w:r>
        <w:rPr>
          <w:rStyle w:val="Kommentarzeichen"/>
        </w:rPr>
        <w:commentReference w:id="88"/>
      </w:r>
      <w:r w:rsidRPr="00BC1191">
        <w:rPr>
          <w:rFonts w:cstheme="minorHAnsi"/>
        </w:rPr>
        <w:t>.</w:t>
      </w:r>
    </w:p>
    <w:p w14:paraId="464634A6" w14:textId="77777777" w:rsidR="00DB3E5A" w:rsidRPr="008663B5" w:rsidRDefault="00DB3E5A" w:rsidP="00DB3E5A">
      <w:pPr>
        <w:spacing w:line="276" w:lineRule="auto"/>
        <w:rPr>
          <w:rFonts w:cstheme="minorHAnsi"/>
          <w:b/>
          <w:bCs/>
          <w:sz w:val="28"/>
          <w:szCs w:val="28"/>
        </w:rPr>
      </w:pPr>
      <w:r w:rsidRPr="0090497E">
        <w:rPr>
          <w:rFonts w:cstheme="minorHAnsi"/>
          <w:b/>
          <w:bCs/>
          <w:noProof/>
          <w:sz w:val="28"/>
          <w:szCs w:val="28"/>
        </w:rPr>
        <w:drawing>
          <wp:inline distT="0" distB="0" distL="0" distR="0" wp14:anchorId="2F97BF14" wp14:editId="6B8A3D4D">
            <wp:extent cx="7836303" cy="3949903"/>
            <wp:effectExtent l="0" t="0" r="0" b="0"/>
            <wp:docPr id="1933517309" name="Grafik 1" descr="Ein Bild, das Text, Screenshot, Schrift, Schwarzweiß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17309" name="Grafik 1" descr="Ein Bild, das Text, Screenshot, Schrift, Schwarzweiß enthält.&#10;&#10;Automatisch generierte Beschreibung"/>
                    <pic:cNvPicPr/>
                  </pic:nvPicPr>
                  <pic:blipFill>
                    <a:blip r:embed="rId28"/>
                    <a:stretch>
                      <a:fillRect/>
                    </a:stretch>
                  </pic:blipFill>
                  <pic:spPr>
                    <a:xfrm>
                      <a:off x="0" y="0"/>
                      <a:ext cx="7836303" cy="3949903"/>
                    </a:xfrm>
                    <a:prstGeom prst="rect">
                      <a:avLst/>
                    </a:prstGeom>
                  </pic:spPr>
                </pic:pic>
              </a:graphicData>
            </a:graphic>
          </wp:inline>
        </w:drawing>
      </w:r>
    </w:p>
    <w:p w14:paraId="0E5EAF02" w14:textId="77777777" w:rsidR="00DB3E5A" w:rsidRPr="008663B5" w:rsidRDefault="00DB3E5A" w:rsidP="00DB3E5A">
      <w:pPr>
        <w:spacing w:line="276" w:lineRule="auto"/>
        <w:rPr>
          <w:rFonts w:cstheme="minorHAnsi"/>
          <w:b/>
          <w:bCs/>
          <w:sz w:val="28"/>
          <w:szCs w:val="28"/>
        </w:rPr>
      </w:pPr>
    </w:p>
    <w:p w14:paraId="616C8603" w14:textId="77777777" w:rsidR="00DB3E5A" w:rsidRPr="008663B5" w:rsidRDefault="00DB3E5A" w:rsidP="00DB3E5A">
      <w:pPr>
        <w:spacing w:line="276" w:lineRule="auto"/>
        <w:rPr>
          <w:rFonts w:cstheme="minorHAnsi"/>
          <w:b/>
          <w:bCs/>
          <w:sz w:val="28"/>
          <w:szCs w:val="28"/>
        </w:rPr>
        <w:sectPr w:rsidR="00DB3E5A" w:rsidRPr="008663B5" w:rsidSect="00DB3E5A">
          <w:pgSz w:w="16838" w:h="11906" w:orient="landscape"/>
          <w:pgMar w:top="1134" w:right="1418" w:bottom="1418" w:left="1134" w:header="709" w:footer="709" w:gutter="0"/>
          <w:cols w:space="708"/>
          <w:docGrid w:linePitch="360"/>
        </w:sectPr>
      </w:pPr>
    </w:p>
    <w:p w14:paraId="1B5E1A54" w14:textId="77777777" w:rsidR="00DB3E5A" w:rsidRPr="008663B5" w:rsidRDefault="00DB3E5A" w:rsidP="00DB3E5A">
      <w:pPr>
        <w:spacing w:line="276" w:lineRule="auto"/>
        <w:rPr>
          <w:rFonts w:cstheme="minorHAnsi"/>
          <w:color w:val="FF0000"/>
          <w:sz w:val="24"/>
          <w:szCs w:val="24"/>
        </w:rPr>
      </w:pPr>
      <w:r w:rsidRPr="008663B5">
        <w:rPr>
          <w:rFonts w:cstheme="minorHAnsi"/>
          <w:color w:val="FF0000"/>
          <w:sz w:val="24"/>
          <w:szCs w:val="24"/>
          <w:highlight w:val="lightGray"/>
        </w:rPr>
        <w:lastRenderedPageBreak/>
        <w:t>((Seite 12))</w:t>
      </w:r>
      <w:r w:rsidRPr="008663B5">
        <w:rPr>
          <w:rFonts w:cstheme="minorHAnsi"/>
          <w:color w:val="FF0000"/>
          <w:sz w:val="24"/>
          <w:szCs w:val="24"/>
        </w:rPr>
        <w:t xml:space="preserve"> </w:t>
      </w:r>
    </w:p>
    <w:p w14:paraId="0424B7F3" w14:textId="77777777" w:rsidR="00DB3E5A" w:rsidRPr="002B4D84" w:rsidRDefault="00DB3E5A" w:rsidP="00DB3E5A">
      <w:pPr>
        <w:spacing w:line="276" w:lineRule="auto"/>
        <w:rPr>
          <w:rFonts w:cstheme="minorHAnsi"/>
          <w:b/>
          <w:bCs/>
          <w:sz w:val="28"/>
          <w:szCs w:val="28"/>
        </w:rPr>
      </w:pPr>
      <w:r w:rsidRPr="002B4D84">
        <w:rPr>
          <w:rFonts w:cstheme="minorHAnsi"/>
          <w:b/>
          <w:bCs/>
          <w:sz w:val="28"/>
          <w:szCs w:val="28"/>
        </w:rPr>
        <w:t>Arbeitsblatt 4</w:t>
      </w:r>
    </w:p>
    <w:p w14:paraId="0FB197EF" w14:textId="77777777" w:rsidR="00DB3E5A" w:rsidRPr="002B4D84" w:rsidRDefault="00DB3E5A" w:rsidP="00DB3E5A">
      <w:pPr>
        <w:tabs>
          <w:tab w:val="left" w:pos="2441"/>
          <w:tab w:val="left" w:pos="2880"/>
        </w:tabs>
        <w:spacing w:line="276" w:lineRule="auto"/>
        <w:rPr>
          <w:rFonts w:cstheme="minorHAnsi"/>
          <w:b/>
          <w:bCs/>
          <w:sz w:val="28"/>
          <w:szCs w:val="28"/>
        </w:rPr>
      </w:pPr>
      <w:r w:rsidRPr="002B4D84">
        <w:rPr>
          <w:rFonts w:cstheme="minorHAnsi"/>
          <w:b/>
          <w:bCs/>
          <w:sz w:val="28"/>
          <w:szCs w:val="28"/>
        </w:rPr>
        <w:t>Ja, ich schaffe das!</w:t>
      </w:r>
    </w:p>
    <w:p w14:paraId="2B1E5736" w14:textId="77777777" w:rsidR="00DB3E5A" w:rsidRDefault="00DB3E5A" w:rsidP="00DB3E5A">
      <w:pPr>
        <w:tabs>
          <w:tab w:val="left" w:pos="2441"/>
          <w:tab w:val="left" w:pos="2880"/>
        </w:tabs>
        <w:spacing w:line="276" w:lineRule="auto"/>
        <w:rPr>
          <w:rFonts w:cstheme="minorHAnsi"/>
        </w:rPr>
      </w:pPr>
      <w:r>
        <w:rPr>
          <w:rFonts w:cstheme="minorHAnsi"/>
        </w:rPr>
        <w:t xml:space="preserve">Wie sehen deine Gewohnheiten aus? Fülle die Tabelle </w:t>
      </w:r>
      <w:commentRangeStart w:id="89"/>
      <w:commentRangeStart w:id="90"/>
      <w:r>
        <w:rPr>
          <w:rFonts w:cstheme="minorHAnsi"/>
        </w:rPr>
        <w:t>aus</w:t>
      </w:r>
      <w:commentRangeEnd w:id="89"/>
      <w:r>
        <w:rPr>
          <w:rStyle w:val="Kommentarzeichen"/>
        </w:rPr>
        <w:commentReference w:id="89"/>
      </w:r>
      <w:commentRangeEnd w:id="90"/>
      <w:r w:rsidR="00FF705A">
        <w:rPr>
          <w:rStyle w:val="Kommentarzeichen"/>
        </w:rPr>
        <w:commentReference w:id="90"/>
      </w:r>
      <w:r>
        <w:rPr>
          <w:rFonts w:cstheme="minorHAnsi"/>
        </w:rPr>
        <w:t>.</w:t>
      </w:r>
    </w:p>
    <w:p w14:paraId="46046C9D" w14:textId="77777777" w:rsidR="00DB3E5A" w:rsidRPr="008663B5" w:rsidRDefault="00DB3E5A" w:rsidP="00DB3E5A">
      <w:pPr>
        <w:tabs>
          <w:tab w:val="left" w:pos="2441"/>
          <w:tab w:val="left" w:pos="2880"/>
        </w:tabs>
        <w:spacing w:line="276" w:lineRule="auto"/>
        <w:rPr>
          <w:rFonts w:cstheme="minorHAnsi"/>
        </w:rPr>
      </w:pPr>
    </w:p>
    <w:tbl>
      <w:tblPr>
        <w:tblStyle w:val="Tabellenraster"/>
        <w:tblW w:w="0" w:type="auto"/>
        <w:tblLook w:val="04A0" w:firstRow="1" w:lastRow="0" w:firstColumn="1" w:lastColumn="0" w:noHBand="0" w:noVBand="1"/>
      </w:tblPr>
      <w:tblGrid>
        <w:gridCol w:w="5098"/>
        <w:gridCol w:w="3964"/>
      </w:tblGrid>
      <w:tr w:rsidR="00DB3E5A" w:rsidRPr="008663B5" w14:paraId="08BD3BB7" w14:textId="77777777" w:rsidTr="00536168">
        <w:tc>
          <w:tcPr>
            <w:tcW w:w="5098" w:type="dxa"/>
          </w:tcPr>
          <w:p w14:paraId="32C78D24" w14:textId="77777777" w:rsidR="00DB3E5A" w:rsidRPr="008663B5" w:rsidRDefault="00DB3E5A" w:rsidP="00536168">
            <w:pPr>
              <w:tabs>
                <w:tab w:val="left" w:pos="2441"/>
                <w:tab w:val="left" w:pos="2880"/>
              </w:tabs>
              <w:spacing w:line="276" w:lineRule="auto"/>
              <w:jc w:val="center"/>
              <w:rPr>
                <w:rFonts w:cstheme="minorHAnsi"/>
                <w:b/>
                <w:bCs/>
                <w:sz w:val="28"/>
                <w:szCs w:val="28"/>
              </w:rPr>
            </w:pPr>
            <w:commentRangeStart w:id="91"/>
            <w:r w:rsidRPr="008663B5">
              <w:rPr>
                <w:rFonts w:cstheme="minorHAnsi"/>
                <w:b/>
                <w:bCs/>
                <w:sz w:val="28"/>
                <w:szCs w:val="28"/>
              </w:rPr>
              <w:t>Schritte</w:t>
            </w:r>
            <w:commentRangeEnd w:id="91"/>
            <w:r>
              <w:rPr>
                <w:rStyle w:val="Kommentarzeichen"/>
              </w:rPr>
              <w:commentReference w:id="91"/>
            </w:r>
          </w:p>
        </w:tc>
        <w:tc>
          <w:tcPr>
            <w:tcW w:w="3964" w:type="dxa"/>
          </w:tcPr>
          <w:p w14:paraId="2C7E6A35" w14:textId="77777777" w:rsidR="00DB3E5A" w:rsidRPr="008663B5" w:rsidRDefault="00DB3E5A" w:rsidP="00536168">
            <w:pPr>
              <w:tabs>
                <w:tab w:val="left" w:pos="2441"/>
                <w:tab w:val="left" w:pos="2880"/>
              </w:tabs>
              <w:spacing w:line="276" w:lineRule="auto"/>
              <w:jc w:val="center"/>
              <w:rPr>
                <w:rFonts w:cstheme="minorHAnsi"/>
                <w:b/>
                <w:bCs/>
                <w:sz w:val="28"/>
                <w:szCs w:val="28"/>
              </w:rPr>
            </w:pPr>
            <w:r w:rsidRPr="008663B5">
              <w:rPr>
                <w:rFonts w:cstheme="minorHAnsi"/>
                <w:b/>
                <w:bCs/>
                <w:sz w:val="28"/>
                <w:szCs w:val="28"/>
              </w:rPr>
              <w:t>Meine Gewohnheit</w:t>
            </w:r>
          </w:p>
        </w:tc>
      </w:tr>
      <w:tr w:rsidR="00DB3E5A" w:rsidRPr="008663B5" w14:paraId="4A6B21AD" w14:textId="77777777" w:rsidTr="00536168">
        <w:tc>
          <w:tcPr>
            <w:tcW w:w="5098" w:type="dxa"/>
          </w:tcPr>
          <w:p w14:paraId="5EA88165" w14:textId="77777777" w:rsidR="00DB3E5A" w:rsidRDefault="00DB3E5A" w:rsidP="00536168">
            <w:pPr>
              <w:tabs>
                <w:tab w:val="left" w:pos="2441"/>
                <w:tab w:val="left" w:pos="2880"/>
              </w:tabs>
              <w:spacing w:line="276" w:lineRule="auto"/>
              <w:rPr>
                <w:rFonts w:cstheme="minorHAnsi"/>
              </w:rPr>
            </w:pPr>
            <w:r w:rsidRPr="008663B5">
              <w:rPr>
                <w:rFonts w:cstheme="minorHAnsi"/>
              </w:rPr>
              <w:t xml:space="preserve">1. </w:t>
            </w:r>
            <w:r w:rsidRPr="008663B5">
              <w:rPr>
                <w:rFonts w:cstheme="minorHAnsi"/>
                <w:b/>
                <w:bCs/>
              </w:rPr>
              <w:t>Beschreibe</w:t>
            </w:r>
            <w:r w:rsidRPr="008663B5">
              <w:rPr>
                <w:rFonts w:cstheme="minorHAnsi"/>
              </w:rPr>
              <w:t xml:space="preserve"> die Gewohnheit: </w:t>
            </w:r>
          </w:p>
          <w:p w14:paraId="0178D616" w14:textId="130495D3" w:rsidR="00DB3E5A" w:rsidRPr="008663B5" w:rsidRDefault="00DB3E5A" w:rsidP="00536168">
            <w:pPr>
              <w:tabs>
                <w:tab w:val="left" w:pos="2441"/>
                <w:tab w:val="left" w:pos="2880"/>
              </w:tabs>
              <w:spacing w:line="276" w:lineRule="auto"/>
              <w:rPr>
                <w:rFonts w:cstheme="minorHAnsi"/>
              </w:rPr>
            </w:pPr>
            <w:del w:id="92" w:author="Michael Kohl" w:date="2024-05-17T10:40:00Z" w16du:dateUtc="2024-05-17T08:40:00Z">
              <w:r w:rsidRPr="008663B5" w:rsidDel="00FF705A">
                <w:rPr>
                  <w:rFonts w:cstheme="minorHAnsi"/>
                </w:rPr>
                <w:delText xml:space="preserve">Zuerst musst du dir überlegen, welche Gewohnheit du </w:delText>
              </w:r>
              <w:r w:rsidDel="00FF705A">
                <w:rPr>
                  <w:rFonts w:cstheme="minorHAnsi"/>
                </w:rPr>
                <w:delText>„</w:delText>
              </w:r>
              <w:r w:rsidRPr="008663B5" w:rsidDel="00FF705A">
                <w:rPr>
                  <w:rFonts w:cstheme="minorHAnsi"/>
                </w:rPr>
                <w:delText>lernen</w:delText>
              </w:r>
              <w:r w:rsidDel="00FF705A">
                <w:rPr>
                  <w:rFonts w:cstheme="minorHAnsi"/>
                </w:rPr>
                <w:delText>“</w:delText>
              </w:r>
              <w:r w:rsidRPr="008663B5" w:rsidDel="00FF705A">
                <w:rPr>
                  <w:rFonts w:cstheme="minorHAnsi"/>
                </w:rPr>
                <w:delText xml:space="preserve"> möchtest</w:delText>
              </w:r>
              <w:r w:rsidDel="00FF705A">
                <w:rPr>
                  <w:rFonts w:cstheme="minorHAnsi"/>
                </w:rPr>
                <w:delText>.</w:delText>
              </w:r>
            </w:del>
          </w:p>
        </w:tc>
        <w:tc>
          <w:tcPr>
            <w:tcW w:w="3964" w:type="dxa"/>
          </w:tcPr>
          <w:p w14:paraId="13B9CE08" w14:textId="77777777" w:rsidR="00DB3E5A" w:rsidRDefault="00DB3E5A" w:rsidP="00536168">
            <w:pPr>
              <w:tabs>
                <w:tab w:val="left" w:pos="2441"/>
                <w:tab w:val="left" w:pos="2880"/>
              </w:tabs>
              <w:spacing w:line="276" w:lineRule="auto"/>
              <w:rPr>
                <w:rFonts w:cstheme="minorHAnsi"/>
              </w:rPr>
            </w:pPr>
            <w:r w:rsidRPr="008663B5">
              <w:rPr>
                <w:rFonts w:cstheme="minorHAnsi"/>
              </w:rPr>
              <w:t>Was soll meine neue Gewohnheit sein?</w:t>
            </w:r>
          </w:p>
          <w:p w14:paraId="5A21B9AF" w14:textId="77777777" w:rsidR="00DB3E5A" w:rsidRDefault="00DB3E5A" w:rsidP="00536168">
            <w:pPr>
              <w:tabs>
                <w:tab w:val="left" w:pos="2441"/>
                <w:tab w:val="left" w:pos="2880"/>
              </w:tabs>
              <w:spacing w:line="276" w:lineRule="auto"/>
              <w:rPr>
                <w:rFonts w:cstheme="minorHAnsi"/>
              </w:rPr>
            </w:pPr>
          </w:p>
          <w:p w14:paraId="5ADD5D6E" w14:textId="77777777" w:rsidR="00DB3E5A" w:rsidRDefault="00DB3E5A" w:rsidP="00536168">
            <w:pPr>
              <w:tabs>
                <w:tab w:val="left" w:pos="2441"/>
                <w:tab w:val="left" w:pos="2880"/>
              </w:tabs>
              <w:spacing w:line="276" w:lineRule="auto"/>
              <w:rPr>
                <w:rFonts w:cstheme="minorHAnsi"/>
              </w:rPr>
            </w:pPr>
          </w:p>
          <w:p w14:paraId="795627DD" w14:textId="77777777" w:rsidR="00DB3E5A" w:rsidRDefault="00DB3E5A" w:rsidP="00536168">
            <w:pPr>
              <w:tabs>
                <w:tab w:val="left" w:pos="2441"/>
                <w:tab w:val="left" w:pos="2880"/>
              </w:tabs>
              <w:spacing w:line="276" w:lineRule="auto"/>
              <w:rPr>
                <w:rFonts w:cstheme="minorHAnsi"/>
              </w:rPr>
            </w:pPr>
          </w:p>
          <w:p w14:paraId="7944407E" w14:textId="77777777" w:rsidR="00DB3E5A" w:rsidRPr="008663B5" w:rsidRDefault="00DB3E5A" w:rsidP="00536168">
            <w:pPr>
              <w:tabs>
                <w:tab w:val="left" w:pos="2441"/>
                <w:tab w:val="left" w:pos="2880"/>
              </w:tabs>
              <w:spacing w:line="276" w:lineRule="auto"/>
              <w:rPr>
                <w:rFonts w:cstheme="minorHAnsi"/>
              </w:rPr>
            </w:pPr>
          </w:p>
        </w:tc>
      </w:tr>
      <w:tr w:rsidR="00DB3E5A" w:rsidRPr="008663B5" w14:paraId="1F9C2863" w14:textId="77777777" w:rsidTr="00536168">
        <w:tc>
          <w:tcPr>
            <w:tcW w:w="5098" w:type="dxa"/>
          </w:tcPr>
          <w:p w14:paraId="0AF7C617" w14:textId="77777777" w:rsidR="00DB3E5A" w:rsidRDefault="00DB3E5A" w:rsidP="00536168">
            <w:pPr>
              <w:tabs>
                <w:tab w:val="left" w:pos="2441"/>
                <w:tab w:val="left" w:pos="2880"/>
              </w:tabs>
              <w:spacing w:line="276" w:lineRule="auto"/>
              <w:rPr>
                <w:rFonts w:cstheme="minorHAnsi"/>
              </w:rPr>
            </w:pPr>
            <w:r w:rsidRPr="008663B5">
              <w:rPr>
                <w:rFonts w:cstheme="minorHAnsi"/>
              </w:rPr>
              <w:t xml:space="preserve">2. Setze dir ein </w:t>
            </w:r>
            <w:r w:rsidRPr="008663B5">
              <w:rPr>
                <w:rFonts w:cstheme="minorHAnsi"/>
                <w:b/>
                <w:bCs/>
              </w:rPr>
              <w:t>Ziel</w:t>
            </w:r>
            <w:r w:rsidRPr="008663B5">
              <w:rPr>
                <w:rFonts w:cstheme="minorHAnsi"/>
              </w:rPr>
              <w:t xml:space="preserve">: </w:t>
            </w:r>
          </w:p>
          <w:p w14:paraId="5E770478" w14:textId="14796F6C" w:rsidR="00DB3E5A" w:rsidRPr="008663B5" w:rsidRDefault="00DB3E5A" w:rsidP="00536168">
            <w:pPr>
              <w:tabs>
                <w:tab w:val="left" w:pos="2441"/>
                <w:tab w:val="left" w:pos="2880"/>
              </w:tabs>
              <w:spacing w:line="276" w:lineRule="auto"/>
              <w:rPr>
                <w:rFonts w:cstheme="minorHAnsi"/>
              </w:rPr>
            </w:pPr>
            <w:del w:id="93" w:author="Michael Kohl" w:date="2024-05-17T10:41:00Z" w16du:dateUtc="2024-05-17T08:41:00Z">
              <w:r w:rsidRPr="008663B5" w:rsidDel="00FF705A">
                <w:rPr>
                  <w:rFonts w:cstheme="minorHAnsi"/>
                </w:rPr>
                <w:delText>Überlege dir ein tägliches oder wöchentliches Ziel, z.</w:delText>
              </w:r>
              <w:r w:rsidDel="00FF705A">
                <w:rPr>
                  <w:rFonts w:cstheme="minorHAnsi"/>
                </w:rPr>
                <w:delText> </w:delText>
              </w:r>
              <w:r w:rsidRPr="008663B5" w:rsidDel="00FF705A">
                <w:rPr>
                  <w:rFonts w:cstheme="minorHAnsi"/>
                </w:rPr>
                <w:delText>B. jeden Tag mehr Obst als Süßigkeiten zu essen oder mindestens 1,5 Liter Wasser trinken</w:delText>
              </w:r>
              <w:r w:rsidDel="00FF705A">
                <w:rPr>
                  <w:rFonts w:cstheme="minorHAnsi"/>
                </w:rPr>
                <w:delText>.</w:delText>
              </w:r>
            </w:del>
          </w:p>
        </w:tc>
        <w:tc>
          <w:tcPr>
            <w:tcW w:w="3964" w:type="dxa"/>
          </w:tcPr>
          <w:p w14:paraId="16F35E91" w14:textId="77777777" w:rsidR="00DB3E5A" w:rsidRDefault="00DB3E5A" w:rsidP="00536168">
            <w:pPr>
              <w:tabs>
                <w:tab w:val="left" w:pos="2441"/>
                <w:tab w:val="left" w:pos="2880"/>
              </w:tabs>
              <w:spacing w:line="276" w:lineRule="auto"/>
              <w:rPr>
                <w:rFonts w:cstheme="minorHAnsi"/>
              </w:rPr>
            </w:pPr>
            <w:r w:rsidRPr="008663B5">
              <w:rPr>
                <w:rFonts w:cstheme="minorHAnsi"/>
              </w:rPr>
              <w:t>Mein Ziel ist</w:t>
            </w:r>
            <w:r>
              <w:rPr>
                <w:rFonts w:cstheme="minorHAnsi"/>
              </w:rPr>
              <w:t>:</w:t>
            </w:r>
          </w:p>
          <w:p w14:paraId="117F9488" w14:textId="77777777" w:rsidR="00DB3E5A" w:rsidRDefault="00DB3E5A" w:rsidP="00536168">
            <w:pPr>
              <w:tabs>
                <w:tab w:val="left" w:pos="2441"/>
                <w:tab w:val="left" w:pos="2880"/>
              </w:tabs>
              <w:spacing w:line="276" w:lineRule="auto"/>
              <w:rPr>
                <w:rFonts w:cstheme="minorHAnsi"/>
              </w:rPr>
            </w:pPr>
          </w:p>
          <w:p w14:paraId="6671CD31" w14:textId="77777777" w:rsidR="00DB3E5A" w:rsidRDefault="00DB3E5A" w:rsidP="00536168">
            <w:pPr>
              <w:tabs>
                <w:tab w:val="left" w:pos="2441"/>
                <w:tab w:val="left" w:pos="2880"/>
              </w:tabs>
              <w:spacing w:line="276" w:lineRule="auto"/>
              <w:rPr>
                <w:rFonts w:cstheme="minorHAnsi"/>
              </w:rPr>
            </w:pPr>
          </w:p>
          <w:p w14:paraId="36D9BBF3" w14:textId="77777777" w:rsidR="00DB3E5A" w:rsidRDefault="00DB3E5A" w:rsidP="00536168">
            <w:pPr>
              <w:tabs>
                <w:tab w:val="left" w:pos="2441"/>
                <w:tab w:val="left" w:pos="2880"/>
              </w:tabs>
              <w:spacing w:line="276" w:lineRule="auto"/>
              <w:rPr>
                <w:rFonts w:cstheme="minorHAnsi"/>
              </w:rPr>
            </w:pPr>
          </w:p>
          <w:p w14:paraId="5A0C2960" w14:textId="77777777" w:rsidR="00DB3E5A" w:rsidRPr="008663B5" w:rsidRDefault="00DB3E5A" w:rsidP="00536168">
            <w:pPr>
              <w:tabs>
                <w:tab w:val="left" w:pos="2441"/>
                <w:tab w:val="left" w:pos="2880"/>
              </w:tabs>
              <w:spacing w:line="276" w:lineRule="auto"/>
              <w:rPr>
                <w:rFonts w:cstheme="minorHAnsi"/>
              </w:rPr>
            </w:pPr>
          </w:p>
        </w:tc>
      </w:tr>
      <w:tr w:rsidR="00DB3E5A" w:rsidRPr="008663B5" w14:paraId="48A75604" w14:textId="77777777" w:rsidTr="00536168">
        <w:tc>
          <w:tcPr>
            <w:tcW w:w="5098" w:type="dxa"/>
          </w:tcPr>
          <w:p w14:paraId="44C60FA4" w14:textId="77777777" w:rsidR="00DB3E5A" w:rsidRDefault="00DB3E5A" w:rsidP="00536168">
            <w:pPr>
              <w:tabs>
                <w:tab w:val="left" w:pos="2441"/>
                <w:tab w:val="left" w:pos="2880"/>
              </w:tabs>
              <w:spacing w:line="276" w:lineRule="auto"/>
              <w:rPr>
                <w:rFonts w:cstheme="minorHAnsi"/>
              </w:rPr>
            </w:pPr>
            <w:r w:rsidRPr="008663B5">
              <w:rPr>
                <w:rFonts w:cstheme="minorHAnsi"/>
              </w:rPr>
              <w:t xml:space="preserve">3. Mache kleine </w:t>
            </w:r>
            <w:r w:rsidRPr="008663B5">
              <w:rPr>
                <w:rFonts w:cstheme="minorHAnsi"/>
                <w:b/>
                <w:bCs/>
              </w:rPr>
              <w:t>Schritte</w:t>
            </w:r>
            <w:r w:rsidRPr="008663B5">
              <w:rPr>
                <w:rFonts w:cstheme="minorHAnsi"/>
              </w:rPr>
              <w:t xml:space="preserve">: </w:t>
            </w:r>
          </w:p>
          <w:p w14:paraId="7D52F0D3" w14:textId="7A38B7AD" w:rsidR="00DB3E5A" w:rsidRPr="008663B5" w:rsidRDefault="00DB3E5A" w:rsidP="00536168">
            <w:pPr>
              <w:tabs>
                <w:tab w:val="left" w:pos="2441"/>
                <w:tab w:val="left" w:pos="2880"/>
              </w:tabs>
              <w:spacing w:line="276" w:lineRule="auto"/>
              <w:rPr>
                <w:rFonts w:cstheme="minorHAnsi"/>
              </w:rPr>
            </w:pPr>
            <w:del w:id="94" w:author="Michael Kohl" w:date="2024-05-17T10:41:00Z" w16du:dateUtc="2024-05-17T08:41:00Z">
              <w:r w:rsidRPr="008663B5" w:rsidDel="00FF705A">
                <w:rPr>
                  <w:rFonts w:cstheme="minorHAnsi"/>
                </w:rPr>
                <w:delText>Es ist einfacher, kleine Änderungen zu machen, als alles auf einmal zu ändern. Wenn du früher ins Bett gehen möchtest, versuche jede Nacht 10 Minuten früher zu gehen, bis du deine gewünschte Zeit erreichst</w:delText>
              </w:r>
              <w:r w:rsidDel="00FF705A">
                <w:rPr>
                  <w:rFonts w:cstheme="minorHAnsi"/>
                </w:rPr>
                <w:delText>.</w:delText>
              </w:r>
            </w:del>
          </w:p>
        </w:tc>
        <w:tc>
          <w:tcPr>
            <w:tcW w:w="3964" w:type="dxa"/>
          </w:tcPr>
          <w:p w14:paraId="71EDBE38" w14:textId="77777777" w:rsidR="00DB3E5A" w:rsidRPr="008663B5" w:rsidRDefault="00DB3E5A" w:rsidP="00536168">
            <w:pPr>
              <w:tabs>
                <w:tab w:val="left" w:pos="2441"/>
                <w:tab w:val="left" w:pos="2880"/>
              </w:tabs>
              <w:spacing w:line="276" w:lineRule="auto"/>
              <w:rPr>
                <w:rFonts w:cstheme="minorHAnsi"/>
              </w:rPr>
            </w:pPr>
            <w:r w:rsidRPr="008663B5">
              <w:rPr>
                <w:rFonts w:cstheme="minorHAnsi"/>
              </w:rPr>
              <w:t>Mein erster Schritt ist</w:t>
            </w:r>
            <w:r>
              <w:rPr>
                <w:rFonts w:cstheme="minorHAnsi"/>
              </w:rPr>
              <w:t>:</w:t>
            </w:r>
          </w:p>
        </w:tc>
      </w:tr>
      <w:tr w:rsidR="00DB3E5A" w:rsidRPr="008663B5" w14:paraId="728CD6C5" w14:textId="77777777" w:rsidTr="00536168">
        <w:tc>
          <w:tcPr>
            <w:tcW w:w="5098" w:type="dxa"/>
          </w:tcPr>
          <w:p w14:paraId="569BB20A" w14:textId="77777777" w:rsidR="00DB3E5A" w:rsidRDefault="00DB3E5A" w:rsidP="00536168">
            <w:pPr>
              <w:tabs>
                <w:tab w:val="left" w:pos="2441"/>
                <w:tab w:val="left" w:pos="2880"/>
              </w:tabs>
              <w:spacing w:line="276" w:lineRule="auto"/>
              <w:rPr>
                <w:rFonts w:cstheme="minorHAnsi"/>
              </w:rPr>
            </w:pPr>
            <w:r w:rsidRPr="008663B5">
              <w:rPr>
                <w:rFonts w:cstheme="minorHAnsi"/>
              </w:rPr>
              <w:t xml:space="preserve">4. </w:t>
            </w:r>
            <w:r w:rsidRPr="008663B5">
              <w:rPr>
                <w:rFonts w:cstheme="minorHAnsi"/>
                <w:b/>
                <w:bCs/>
              </w:rPr>
              <w:t>Erinnere</w:t>
            </w:r>
            <w:r w:rsidRPr="008663B5">
              <w:rPr>
                <w:rFonts w:cstheme="minorHAnsi"/>
              </w:rPr>
              <w:t xml:space="preserve"> dich selbst: </w:t>
            </w:r>
          </w:p>
          <w:p w14:paraId="2E0A1AA0" w14:textId="55DDE6C0" w:rsidR="00DB3E5A" w:rsidRPr="008663B5" w:rsidRDefault="00DB3E5A" w:rsidP="00536168">
            <w:pPr>
              <w:tabs>
                <w:tab w:val="left" w:pos="2441"/>
                <w:tab w:val="left" w:pos="2880"/>
              </w:tabs>
              <w:spacing w:line="276" w:lineRule="auto"/>
              <w:rPr>
                <w:rFonts w:cstheme="minorHAnsi"/>
              </w:rPr>
            </w:pPr>
            <w:del w:id="95" w:author="Michael Kohl" w:date="2024-05-17T10:41:00Z" w16du:dateUtc="2024-05-17T08:41:00Z">
              <w:r w:rsidRPr="008663B5" w:rsidDel="00FF705A">
                <w:rPr>
                  <w:rFonts w:cstheme="minorHAnsi"/>
                </w:rPr>
                <w:delText>Manchmal vergessen wir unsere neuen Ziele, also kannst du Erinnerungen setzen. Vielleicht ein kleines Bild an deinem Kühlschrank oder ein kleines Heftchen zum Notieren.</w:delText>
              </w:r>
            </w:del>
          </w:p>
        </w:tc>
        <w:tc>
          <w:tcPr>
            <w:tcW w:w="3964" w:type="dxa"/>
          </w:tcPr>
          <w:p w14:paraId="54AC42AB" w14:textId="77777777" w:rsidR="00DB3E5A" w:rsidRDefault="00DB3E5A" w:rsidP="00536168">
            <w:pPr>
              <w:tabs>
                <w:tab w:val="left" w:pos="2441"/>
                <w:tab w:val="left" w:pos="2880"/>
              </w:tabs>
              <w:spacing w:line="276" w:lineRule="auto"/>
              <w:rPr>
                <w:rFonts w:cstheme="minorHAnsi"/>
              </w:rPr>
            </w:pPr>
            <w:r w:rsidRPr="008663B5">
              <w:rPr>
                <w:rFonts w:cstheme="minorHAnsi"/>
              </w:rPr>
              <w:t>Ich erinnere mich mit</w:t>
            </w:r>
            <w:r>
              <w:rPr>
                <w:rFonts w:cstheme="minorHAnsi"/>
              </w:rPr>
              <w:t>:</w:t>
            </w:r>
          </w:p>
          <w:p w14:paraId="6F866C17" w14:textId="77777777" w:rsidR="00DB3E5A" w:rsidRDefault="00DB3E5A" w:rsidP="00536168">
            <w:pPr>
              <w:tabs>
                <w:tab w:val="left" w:pos="2441"/>
                <w:tab w:val="left" w:pos="2880"/>
              </w:tabs>
              <w:spacing w:line="276" w:lineRule="auto"/>
              <w:rPr>
                <w:rFonts w:cstheme="minorHAnsi"/>
              </w:rPr>
            </w:pPr>
          </w:p>
          <w:p w14:paraId="12EDA39F" w14:textId="77777777" w:rsidR="00DB3E5A" w:rsidRDefault="00DB3E5A" w:rsidP="00536168">
            <w:pPr>
              <w:tabs>
                <w:tab w:val="left" w:pos="2441"/>
                <w:tab w:val="left" w:pos="2880"/>
              </w:tabs>
              <w:spacing w:line="276" w:lineRule="auto"/>
              <w:rPr>
                <w:rFonts w:cstheme="minorHAnsi"/>
              </w:rPr>
            </w:pPr>
          </w:p>
          <w:p w14:paraId="41AAC894" w14:textId="77777777" w:rsidR="00DB3E5A" w:rsidRDefault="00DB3E5A" w:rsidP="00536168">
            <w:pPr>
              <w:tabs>
                <w:tab w:val="left" w:pos="2441"/>
                <w:tab w:val="left" w:pos="2880"/>
              </w:tabs>
              <w:spacing w:line="276" w:lineRule="auto"/>
              <w:rPr>
                <w:rFonts w:cstheme="minorHAnsi"/>
              </w:rPr>
            </w:pPr>
          </w:p>
          <w:p w14:paraId="4FDDA9FC" w14:textId="77777777" w:rsidR="00DB3E5A" w:rsidRDefault="00DB3E5A" w:rsidP="00536168">
            <w:pPr>
              <w:tabs>
                <w:tab w:val="left" w:pos="2441"/>
                <w:tab w:val="left" w:pos="2880"/>
              </w:tabs>
              <w:spacing w:line="276" w:lineRule="auto"/>
              <w:rPr>
                <w:rFonts w:cstheme="minorHAnsi"/>
              </w:rPr>
            </w:pPr>
          </w:p>
          <w:p w14:paraId="05CF08AF" w14:textId="77777777" w:rsidR="00DB3E5A" w:rsidRPr="008663B5" w:rsidRDefault="00DB3E5A" w:rsidP="00536168">
            <w:pPr>
              <w:tabs>
                <w:tab w:val="left" w:pos="2441"/>
                <w:tab w:val="left" w:pos="2880"/>
              </w:tabs>
              <w:spacing w:line="276" w:lineRule="auto"/>
              <w:rPr>
                <w:rFonts w:cstheme="minorHAnsi"/>
              </w:rPr>
            </w:pPr>
          </w:p>
        </w:tc>
      </w:tr>
      <w:tr w:rsidR="00DB3E5A" w:rsidRPr="008663B5" w14:paraId="35E03CB1" w14:textId="77777777" w:rsidTr="00536168">
        <w:tc>
          <w:tcPr>
            <w:tcW w:w="5098" w:type="dxa"/>
          </w:tcPr>
          <w:p w14:paraId="2018426C" w14:textId="77777777" w:rsidR="00DB3E5A" w:rsidRDefault="00DB3E5A" w:rsidP="00536168">
            <w:pPr>
              <w:tabs>
                <w:tab w:val="left" w:pos="2441"/>
                <w:tab w:val="left" w:pos="2880"/>
              </w:tabs>
              <w:spacing w:line="276" w:lineRule="auto"/>
              <w:rPr>
                <w:rFonts w:cstheme="minorHAnsi"/>
              </w:rPr>
            </w:pPr>
            <w:r w:rsidRPr="008663B5">
              <w:rPr>
                <w:rFonts w:cstheme="minorHAnsi"/>
              </w:rPr>
              <w:t xml:space="preserve">5. Suche </w:t>
            </w:r>
            <w:r w:rsidRPr="008663B5">
              <w:rPr>
                <w:rFonts w:cstheme="minorHAnsi"/>
                <w:b/>
                <w:bCs/>
              </w:rPr>
              <w:t>Unterstützung</w:t>
            </w:r>
            <w:r w:rsidRPr="008663B5">
              <w:rPr>
                <w:rFonts w:cstheme="minorHAnsi"/>
              </w:rPr>
              <w:t xml:space="preserve">: </w:t>
            </w:r>
          </w:p>
          <w:p w14:paraId="5DB8F0A4" w14:textId="7FD86E2E" w:rsidR="00DB3E5A" w:rsidRPr="008663B5" w:rsidRDefault="00DB3E5A" w:rsidP="00536168">
            <w:pPr>
              <w:tabs>
                <w:tab w:val="left" w:pos="2441"/>
                <w:tab w:val="left" w:pos="2880"/>
              </w:tabs>
              <w:spacing w:line="276" w:lineRule="auto"/>
              <w:rPr>
                <w:rFonts w:cstheme="minorHAnsi"/>
              </w:rPr>
            </w:pPr>
            <w:del w:id="96" w:author="Michael Kohl" w:date="2024-05-17T10:41:00Z" w16du:dateUtc="2024-05-17T08:41:00Z">
              <w:r w:rsidRPr="008663B5" w:rsidDel="00FF705A">
                <w:rPr>
                  <w:rFonts w:cstheme="minorHAnsi"/>
                </w:rPr>
                <w:delText xml:space="preserve">Sprich mit deinen Eltern oder </w:delText>
              </w:r>
              <w:r w:rsidDel="00FF705A">
                <w:rPr>
                  <w:rFonts w:cstheme="minorHAnsi"/>
                </w:rPr>
                <w:delText xml:space="preserve">mit Freundinnen und </w:delText>
              </w:r>
              <w:r w:rsidRPr="008663B5" w:rsidDel="00FF705A">
                <w:rPr>
                  <w:rFonts w:cstheme="minorHAnsi"/>
                </w:rPr>
                <w:delText xml:space="preserve">Freunden über dein Ziel. Sie können dir helfen, dich daran zu erinnern und dich unterstützen. Erst wenn du es laut aussprichst, was du tun möchtest und es wichtigen Personen in deinem Leben mitteilst, ist es </w:delText>
              </w:r>
              <w:r w:rsidDel="00FF705A">
                <w:rPr>
                  <w:rFonts w:cstheme="minorHAnsi"/>
                </w:rPr>
                <w:delText>„</w:delText>
              </w:r>
              <w:r w:rsidRPr="008663B5" w:rsidDel="00FF705A">
                <w:rPr>
                  <w:rFonts w:cstheme="minorHAnsi"/>
                </w:rPr>
                <w:delText>in der Welt</w:delText>
              </w:r>
              <w:r w:rsidDel="00FF705A">
                <w:rPr>
                  <w:rFonts w:cstheme="minorHAnsi"/>
                </w:rPr>
                <w:delText>“</w:delText>
              </w:r>
              <w:r w:rsidRPr="008663B5" w:rsidDel="00FF705A">
                <w:rPr>
                  <w:rFonts w:cstheme="minorHAnsi"/>
                </w:rPr>
                <w:delText>.</w:delText>
              </w:r>
            </w:del>
          </w:p>
        </w:tc>
        <w:tc>
          <w:tcPr>
            <w:tcW w:w="3964" w:type="dxa"/>
          </w:tcPr>
          <w:p w14:paraId="1AF4A164" w14:textId="77777777" w:rsidR="00DB3E5A" w:rsidRPr="008663B5" w:rsidRDefault="00DB3E5A" w:rsidP="00536168">
            <w:pPr>
              <w:tabs>
                <w:tab w:val="left" w:pos="2441"/>
                <w:tab w:val="left" w:pos="2880"/>
              </w:tabs>
              <w:spacing w:line="276" w:lineRule="auto"/>
              <w:rPr>
                <w:rFonts w:cstheme="minorHAnsi"/>
              </w:rPr>
            </w:pPr>
            <w:r w:rsidRPr="008663B5">
              <w:rPr>
                <w:rFonts w:cstheme="minorHAnsi"/>
              </w:rPr>
              <w:t>Ich erzähle es</w:t>
            </w:r>
            <w:r>
              <w:rPr>
                <w:rFonts w:cstheme="minorHAnsi"/>
              </w:rPr>
              <w:t>:</w:t>
            </w:r>
            <w:r w:rsidRPr="008663B5">
              <w:rPr>
                <w:rFonts w:cstheme="minorHAnsi"/>
              </w:rPr>
              <w:t xml:space="preserve"> </w:t>
            </w:r>
          </w:p>
        </w:tc>
      </w:tr>
      <w:tr w:rsidR="00DB3E5A" w:rsidRPr="008663B5" w14:paraId="1C54FEFA" w14:textId="77777777" w:rsidTr="00536168">
        <w:tc>
          <w:tcPr>
            <w:tcW w:w="5098" w:type="dxa"/>
          </w:tcPr>
          <w:p w14:paraId="76851116" w14:textId="77777777" w:rsidR="00DB3E5A" w:rsidRDefault="00DB3E5A" w:rsidP="00536168">
            <w:pPr>
              <w:tabs>
                <w:tab w:val="left" w:pos="2441"/>
                <w:tab w:val="left" w:pos="2880"/>
              </w:tabs>
              <w:spacing w:line="276" w:lineRule="auto"/>
              <w:rPr>
                <w:rFonts w:cstheme="minorHAnsi"/>
              </w:rPr>
            </w:pPr>
            <w:r w:rsidRPr="008663B5">
              <w:rPr>
                <w:rFonts w:cstheme="minorHAnsi"/>
              </w:rPr>
              <w:t xml:space="preserve">6. </w:t>
            </w:r>
            <w:r w:rsidRPr="008663B5">
              <w:rPr>
                <w:rFonts w:cstheme="minorHAnsi"/>
                <w:b/>
                <w:bCs/>
              </w:rPr>
              <w:t>Belohne</w:t>
            </w:r>
            <w:r w:rsidRPr="008663B5">
              <w:rPr>
                <w:rFonts w:cstheme="minorHAnsi"/>
              </w:rPr>
              <w:t xml:space="preserve"> dich: </w:t>
            </w:r>
          </w:p>
          <w:p w14:paraId="69ED816F" w14:textId="46E85A7F" w:rsidR="00DB3E5A" w:rsidRPr="008663B5" w:rsidRDefault="00DB3E5A" w:rsidP="00536168">
            <w:pPr>
              <w:tabs>
                <w:tab w:val="left" w:pos="2441"/>
                <w:tab w:val="left" w:pos="2880"/>
              </w:tabs>
              <w:spacing w:line="276" w:lineRule="auto"/>
              <w:rPr>
                <w:rFonts w:cstheme="minorHAnsi"/>
              </w:rPr>
            </w:pPr>
            <w:del w:id="97" w:author="Michael Kohl" w:date="2024-05-17T10:41:00Z" w16du:dateUtc="2024-05-17T08:41:00Z">
              <w:r w:rsidRPr="008663B5" w:rsidDel="00FF705A">
                <w:rPr>
                  <w:rFonts w:cstheme="minorHAnsi"/>
                </w:rPr>
                <w:delText>Wenn du es schaffst, deine Gewohnheit umzusetzen, sei stolz auf dich und gönne dir etwas Schönes, wie einen Kinobesuch oder eine Extra-Lesezeit. Mach diese Belohnung auch gerne mit Personen in deiner Familie oder deinem Freundeskreis vorher aus.</w:delText>
              </w:r>
            </w:del>
          </w:p>
        </w:tc>
        <w:tc>
          <w:tcPr>
            <w:tcW w:w="3964" w:type="dxa"/>
          </w:tcPr>
          <w:p w14:paraId="578B76AF" w14:textId="77777777" w:rsidR="00DB3E5A" w:rsidRPr="008663B5" w:rsidRDefault="00DB3E5A" w:rsidP="00536168">
            <w:pPr>
              <w:tabs>
                <w:tab w:val="left" w:pos="2441"/>
                <w:tab w:val="left" w:pos="2880"/>
              </w:tabs>
              <w:spacing w:line="276" w:lineRule="auto"/>
              <w:rPr>
                <w:rFonts w:cstheme="minorHAnsi"/>
              </w:rPr>
            </w:pPr>
            <w:r w:rsidRPr="008663B5">
              <w:rPr>
                <w:rFonts w:cstheme="minorHAnsi"/>
              </w:rPr>
              <w:t>Meine Belohnung ist</w:t>
            </w:r>
            <w:r>
              <w:rPr>
                <w:rFonts w:cstheme="minorHAnsi"/>
              </w:rPr>
              <w:t>:</w:t>
            </w:r>
          </w:p>
        </w:tc>
      </w:tr>
    </w:tbl>
    <w:p w14:paraId="03C689C7" w14:textId="77777777" w:rsidR="00DB3E5A" w:rsidRPr="008663B5" w:rsidRDefault="00DB3E5A" w:rsidP="00DB3E5A"/>
    <w:p w14:paraId="72A0394F" w14:textId="77777777" w:rsidR="00DB3E5A" w:rsidRDefault="00DB3E5A" w:rsidP="00DB3E5A">
      <w:pPr>
        <w:spacing w:line="276" w:lineRule="auto"/>
        <w:rPr>
          <w:rFonts w:cstheme="minorHAnsi"/>
          <w:color w:val="FF0000"/>
          <w:sz w:val="24"/>
          <w:szCs w:val="24"/>
          <w:highlight w:val="lightGray"/>
        </w:rPr>
        <w:sectPr w:rsidR="00DB3E5A" w:rsidSect="00DB3E5A">
          <w:headerReference w:type="default" r:id="rId29"/>
          <w:pgSz w:w="11906" w:h="16838"/>
          <w:pgMar w:top="1417" w:right="1417" w:bottom="1134" w:left="1417" w:header="708" w:footer="708" w:gutter="0"/>
          <w:cols w:space="708"/>
          <w:docGrid w:linePitch="360"/>
        </w:sectPr>
      </w:pPr>
    </w:p>
    <w:p w14:paraId="07C37760" w14:textId="77777777" w:rsidR="00DB3E5A" w:rsidRPr="008663B5" w:rsidRDefault="00DB3E5A" w:rsidP="00DB3E5A">
      <w:pPr>
        <w:spacing w:line="276" w:lineRule="auto"/>
        <w:rPr>
          <w:rFonts w:cstheme="minorHAnsi"/>
          <w:color w:val="FF0000"/>
          <w:sz w:val="24"/>
          <w:szCs w:val="24"/>
        </w:rPr>
      </w:pPr>
      <w:r w:rsidRPr="008663B5">
        <w:rPr>
          <w:rFonts w:cstheme="minorHAnsi"/>
          <w:color w:val="FF0000"/>
          <w:sz w:val="24"/>
          <w:szCs w:val="24"/>
          <w:highlight w:val="lightGray"/>
        </w:rPr>
        <w:lastRenderedPageBreak/>
        <w:t>((Seite 1</w:t>
      </w:r>
      <w:r>
        <w:rPr>
          <w:rFonts w:cstheme="minorHAnsi"/>
          <w:color w:val="FF0000"/>
          <w:sz w:val="24"/>
          <w:szCs w:val="24"/>
          <w:highlight w:val="lightGray"/>
        </w:rPr>
        <w:t>3</w:t>
      </w:r>
      <w:r w:rsidRPr="008663B5">
        <w:rPr>
          <w:rFonts w:cstheme="minorHAnsi"/>
          <w:color w:val="FF0000"/>
          <w:sz w:val="24"/>
          <w:szCs w:val="24"/>
          <w:highlight w:val="lightGray"/>
        </w:rPr>
        <w:t>))</w:t>
      </w:r>
      <w:r w:rsidRPr="008663B5">
        <w:rPr>
          <w:rFonts w:cstheme="minorHAnsi"/>
          <w:color w:val="FF0000"/>
          <w:sz w:val="24"/>
          <w:szCs w:val="24"/>
        </w:rPr>
        <w:t xml:space="preserve"> </w:t>
      </w:r>
    </w:p>
    <w:p w14:paraId="70C75219" w14:textId="77777777" w:rsidR="00DB3E5A" w:rsidRPr="002B4D84" w:rsidRDefault="00DB3E5A" w:rsidP="00DB3E5A">
      <w:pPr>
        <w:rPr>
          <w:b/>
          <w:bCs/>
          <w:sz w:val="28"/>
          <w:szCs w:val="28"/>
        </w:rPr>
      </w:pPr>
      <w:r w:rsidRPr="002B4D84">
        <w:rPr>
          <w:b/>
          <w:bCs/>
          <w:sz w:val="28"/>
          <w:szCs w:val="28"/>
        </w:rPr>
        <w:t>Arbeitsblatt 5</w:t>
      </w:r>
    </w:p>
    <w:p w14:paraId="29A57A13" w14:textId="77777777" w:rsidR="00DB3E5A" w:rsidRDefault="00DB3E5A" w:rsidP="00DB3E5A">
      <w:pPr>
        <w:rPr>
          <w:b/>
          <w:bCs/>
          <w:sz w:val="28"/>
          <w:szCs w:val="28"/>
        </w:rPr>
      </w:pPr>
      <w:r w:rsidRPr="00BC1191">
        <w:rPr>
          <w:b/>
          <w:bCs/>
          <w:sz w:val="28"/>
          <w:szCs w:val="28"/>
        </w:rPr>
        <w:t xml:space="preserve">Mein perfektes Wochenende </w:t>
      </w:r>
    </w:p>
    <w:p w14:paraId="4C490172" w14:textId="77777777" w:rsidR="00DB3E5A" w:rsidRPr="00F20715" w:rsidRDefault="00DB3E5A" w:rsidP="00DB3E5A">
      <w:r w:rsidRPr="00F20715">
        <w:t>Fülle die Tabelle mit deinem persönlichen Wochenendplan aus.</w:t>
      </w:r>
    </w:p>
    <w:tbl>
      <w:tblPr>
        <w:tblStyle w:val="Tabellenraster"/>
        <w:tblW w:w="0" w:type="auto"/>
        <w:tblLook w:val="04A0" w:firstRow="1" w:lastRow="0" w:firstColumn="1" w:lastColumn="0" w:noHBand="0" w:noVBand="1"/>
      </w:tblPr>
      <w:tblGrid>
        <w:gridCol w:w="2268"/>
        <w:gridCol w:w="2268"/>
        <w:gridCol w:w="2268"/>
        <w:gridCol w:w="2268"/>
        <w:gridCol w:w="2268"/>
      </w:tblGrid>
      <w:tr w:rsidR="00DB3E5A" w:rsidRPr="008663B5" w14:paraId="29F3D828" w14:textId="77777777" w:rsidTr="00536168">
        <w:trPr>
          <w:trHeight w:val="794"/>
        </w:trPr>
        <w:tc>
          <w:tcPr>
            <w:tcW w:w="2268" w:type="dxa"/>
            <w:vAlign w:val="center"/>
          </w:tcPr>
          <w:p w14:paraId="27C94463" w14:textId="77777777" w:rsidR="00DB3E5A" w:rsidRPr="00BC1191" w:rsidRDefault="00DB3E5A" w:rsidP="00536168">
            <w:pPr>
              <w:jc w:val="center"/>
              <w:rPr>
                <w:b/>
                <w:bCs/>
              </w:rPr>
            </w:pPr>
            <w:r w:rsidRPr="00BC1191">
              <w:rPr>
                <w:b/>
                <w:bCs/>
              </w:rPr>
              <w:t>Tageszeit</w:t>
            </w:r>
          </w:p>
        </w:tc>
        <w:tc>
          <w:tcPr>
            <w:tcW w:w="2268" w:type="dxa"/>
            <w:vAlign w:val="center"/>
          </w:tcPr>
          <w:p w14:paraId="6F5158DD" w14:textId="77777777" w:rsidR="00DB3E5A" w:rsidRPr="00BC1191" w:rsidRDefault="00DB3E5A" w:rsidP="00536168">
            <w:pPr>
              <w:jc w:val="center"/>
              <w:rPr>
                <w:b/>
                <w:bCs/>
              </w:rPr>
            </w:pPr>
            <w:r w:rsidRPr="00BC1191">
              <w:rPr>
                <w:b/>
                <w:bCs/>
              </w:rPr>
              <w:t>Essen</w:t>
            </w:r>
          </w:p>
        </w:tc>
        <w:tc>
          <w:tcPr>
            <w:tcW w:w="2268" w:type="dxa"/>
            <w:vAlign w:val="center"/>
          </w:tcPr>
          <w:p w14:paraId="1ECAFA64" w14:textId="77777777" w:rsidR="00DB3E5A" w:rsidRPr="00BC1191" w:rsidRDefault="00DB3E5A" w:rsidP="00536168">
            <w:pPr>
              <w:jc w:val="center"/>
              <w:rPr>
                <w:b/>
                <w:bCs/>
              </w:rPr>
            </w:pPr>
            <w:r w:rsidRPr="00BC1191">
              <w:rPr>
                <w:b/>
                <w:bCs/>
              </w:rPr>
              <w:t>Aktivität</w:t>
            </w:r>
          </w:p>
        </w:tc>
        <w:tc>
          <w:tcPr>
            <w:tcW w:w="2268" w:type="dxa"/>
            <w:vAlign w:val="center"/>
          </w:tcPr>
          <w:p w14:paraId="6BF49B94" w14:textId="77777777" w:rsidR="00DB3E5A" w:rsidRPr="00BC1191" w:rsidRDefault="00DB3E5A" w:rsidP="00536168">
            <w:pPr>
              <w:jc w:val="center"/>
              <w:rPr>
                <w:b/>
                <w:bCs/>
              </w:rPr>
            </w:pPr>
            <w:r w:rsidRPr="00BC1191">
              <w:rPr>
                <w:b/>
                <w:bCs/>
              </w:rPr>
              <w:t>Mit wem?</w:t>
            </w:r>
          </w:p>
        </w:tc>
        <w:tc>
          <w:tcPr>
            <w:tcW w:w="2268" w:type="dxa"/>
            <w:vAlign w:val="center"/>
          </w:tcPr>
          <w:p w14:paraId="22016106" w14:textId="77777777" w:rsidR="00DB3E5A" w:rsidRPr="00BC1191" w:rsidRDefault="00DB3E5A" w:rsidP="00536168">
            <w:pPr>
              <w:jc w:val="center"/>
              <w:rPr>
                <w:b/>
                <w:bCs/>
              </w:rPr>
            </w:pPr>
            <w:r w:rsidRPr="00BC1191">
              <w:rPr>
                <w:b/>
                <w:bCs/>
              </w:rPr>
              <w:t>Schlafen</w:t>
            </w:r>
            <w:r>
              <w:rPr>
                <w:b/>
                <w:bCs/>
              </w:rPr>
              <w:t>szeit</w:t>
            </w:r>
          </w:p>
        </w:tc>
      </w:tr>
      <w:tr w:rsidR="00DB3E5A" w:rsidRPr="008663B5" w14:paraId="65F281BD" w14:textId="77777777" w:rsidTr="00536168">
        <w:trPr>
          <w:trHeight w:val="794"/>
        </w:trPr>
        <w:tc>
          <w:tcPr>
            <w:tcW w:w="2268" w:type="dxa"/>
            <w:vAlign w:val="center"/>
          </w:tcPr>
          <w:p w14:paraId="0AB83A1F" w14:textId="77777777" w:rsidR="00DB3E5A" w:rsidRPr="00BC1191" w:rsidRDefault="00DB3E5A" w:rsidP="00536168">
            <w:pPr>
              <w:jc w:val="center"/>
              <w:rPr>
                <w:b/>
                <w:bCs/>
              </w:rPr>
            </w:pPr>
            <w:r w:rsidRPr="00BC1191">
              <w:rPr>
                <w:b/>
                <w:bCs/>
              </w:rPr>
              <w:t>Freitag nach der Schule</w:t>
            </w:r>
          </w:p>
        </w:tc>
        <w:tc>
          <w:tcPr>
            <w:tcW w:w="2268" w:type="dxa"/>
            <w:vAlign w:val="center"/>
          </w:tcPr>
          <w:p w14:paraId="589A6498" w14:textId="77777777" w:rsidR="00DB3E5A" w:rsidRPr="008663B5" w:rsidRDefault="00DB3E5A" w:rsidP="00536168">
            <w:pPr>
              <w:jc w:val="center"/>
            </w:pPr>
          </w:p>
        </w:tc>
        <w:tc>
          <w:tcPr>
            <w:tcW w:w="2268" w:type="dxa"/>
            <w:vAlign w:val="center"/>
          </w:tcPr>
          <w:p w14:paraId="3611F0F0" w14:textId="77777777" w:rsidR="00DB3E5A" w:rsidRPr="008663B5" w:rsidRDefault="00DB3E5A" w:rsidP="00536168">
            <w:pPr>
              <w:jc w:val="center"/>
            </w:pPr>
          </w:p>
        </w:tc>
        <w:tc>
          <w:tcPr>
            <w:tcW w:w="2268" w:type="dxa"/>
            <w:vAlign w:val="center"/>
          </w:tcPr>
          <w:p w14:paraId="6954F93B" w14:textId="77777777" w:rsidR="00DB3E5A" w:rsidRPr="008663B5" w:rsidRDefault="00DB3E5A" w:rsidP="00536168">
            <w:pPr>
              <w:jc w:val="center"/>
            </w:pPr>
          </w:p>
        </w:tc>
        <w:tc>
          <w:tcPr>
            <w:tcW w:w="2268" w:type="dxa"/>
            <w:vAlign w:val="center"/>
          </w:tcPr>
          <w:p w14:paraId="7BEA48A9" w14:textId="77777777" w:rsidR="00DB3E5A" w:rsidRPr="008663B5" w:rsidRDefault="00DB3E5A" w:rsidP="00536168">
            <w:pPr>
              <w:jc w:val="center"/>
            </w:pPr>
          </w:p>
        </w:tc>
      </w:tr>
      <w:tr w:rsidR="00DB3E5A" w:rsidRPr="008663B5" w14:paraId="6ABCA3A6" w14:textId="77777777" w:rsidTr="00536168">
        <w:trPr>
          <w:trHeight w:val="794"/>
        </w:trPr>
        <w:tc>
          <w:tcPr>
            <w:tcW w:w="2268" w:type="dxa"/>
            <w:vAlign w:val="center"/>
          </w:tcPr>
          <w:p w14:paraId="236823BA" w14:textId="77777777" w:rsidR="00DB3E5A" w:rsidRPr="00BC1191" w:rsidRDefault="00DB3E5A" w:rsidP="00536168">
            <w:pPr>
              <w:jc w:val="center"/>
              <w:rPr>
                <w:b/>
                <w:bCs/>
              </w:rPr>
            </w:pPr>
            <w:r w:rsidRPr="00BC1191">
              <w:rPr>
                <w:b/>
                <w:bCs/>
              </w:rPr>
              <w:t>Freitag Abend</w:t>
            </w:r>
          </w:p>
        </w:tc>
        <w:tc>
          <w:tcPr>
            <w:tcW w:w="2268" w:type="dxa"/>
            <w:vAlign w:val="center"/>
          </w:tcPr>
          <w:p w14:paraId="6D2F57E8" w14:textId="77777777" w:rsidR="00DB3E5A" w:rsidRPr="008663B5" w:rsidRDefault="00DB3E5A" w:rsidP="00536168">
            <w:pPr>
              <w:jc w:val="center"/>
            </w:pPr>
          </w:p>
        </w:tc>
        <w:tc>
          <w:tcPr>
            <w:tcW w:w="2268" w:type="dxa"/>
            <w:vAlign w:val="center"/>
          </w:tcPr>
          <w:p w14:paraId="4C4C481B" w14:textId="77777777" w:rsidR="00DB3E5A" w:rsidRPr="008663B5" w:rsidRDefault="00DB3E5A" w:rsidP="00536168">
            <w:pPr>
              <w:jc w:val="center"/>
            </w:pPr>
          </w:p>
        </w:tc>
        <w:tc>
          <w:tcPr>
            <w:tcW w:w="2268" w:type="dxa"/>
            <w:vAlign w:val="center"/>
          </w:tcPr>
          <w:p w14:paraId="25771225" w14:textId="77777777" w:rsidR="00DB3E5A" w:rsidRPr="008663B5" w:rsidRDefault="00DB3E5A" w:rsidP="00536168">
            <w:pPr>
              <w:jc w:val="center"/>
            </w:pPr>
          </w:p>
        </w:tc>
        <w:tc>
          <w:tcPr>
            <w:tcW w:w="2268" w:type="dxa"/>
            <w:vAlign w:val="center"/>
          </w:tcPr>
          <w:p w14:paraId="63FFE337" w14:textId="77777777" w:rsidR="00DB3E5A" w:rsidRPr="008663B5" w:rsidRDefault="00DB3E5A" w:rsidP="00536168">
            <w:pPr>
              <w:jc w:val="center"/>
            </w:pPr>
          </w:p>
        </w:tc>
      </w:tr>
      <w:tr w:rsidR="00DB3E5A" w:rsidRPr="008663B5" w14:paraId="7FEA45B0" w14:textId="77777777" w:rsidTr="00536168">
        <w:trPr>
          <w:trHeight w:val="794"/>
        </w:trPr>
        <w:tc>
          <w:tcPr>
            <w:tcW w:w="2268" w:type="dxa"/>
            <w:vAlign w:val="center"/>
          </w:tcPr>
          <w:p w14:paraId="61DEFC02" w14:textId="77777777" w:rsidR="00DB3E5A" w:rsidRPr="00BC1191" w:rsidRDefault="00DB3E5A" w:rsidP="00536168">
            <w:pPr>
              <w:jc w:val="center"/>
              <w:rPr>
                <w:b/>
                <w:bCs/>
              </w:rPr>
            </w:pPr>
            <w:r w:rsidRPr="00BC1191">
              <w:rPr>
                <w:b/>
                <w:bCs/>
              </w:rPr>
              <w:t>Samstag Vormittag</w:t>
            </w:r>
          </w:p>
        </w:tc>
        <w:tc>
          <w:tcPr>
            <w:tcW w:w="2268" w:type="dxa"/>
            <w:vAlign w:val="center"/>
          </w:tcPr>
          <w:p w14:paraId="4276B75C" w14:textId="77777777" w:rsidR="00DB3E5A" w:rsidRPr="008663B5" w:rsidRDefault="00DB3E5A" w:rsidP="00536168">
            <w:pPr>
              <w:jc w:val="center"/>
            </w:pPr>
          </w:p>
        </w:tc>
        <w:tc>
          <w:tcPr>
            <w:tcW w:w="2268" w:type="dxa"/>
            <w:vAlign w:val="center"/>
          </w:tcPr>
          <w:p w14:paraId="5F652E12" w14:textId="77777777" w:rsidR="00DB3E5A" w:rsidRPr="008663B5" w:rsidRDefault="00DB3E5A" w:rsidP="00536168">
            <w:pPr>
              <w:jc w:val="center"/>
            </w:pPr>
          </w:p>
        </w:tc>
        <w:tc>
          <w:tcPr>
            <w:tcW w:w="2268" w:type="dxa"/>
            <w:vAlign w:val="center"/>
          </w:tcPr>
          <w:p w14:paraId="47A546B9" w14:textId="77777777" w:rsidR="00DB3E5A" w:rsidRPr="008663B5" w:rsidRDefault="00DB3E5A" w:rsidP="00536168">
            <w:pPr>
              <w:jc w:val="center"/>
            </w:pPr>
          </w:p>
        </w:tc>
        <w:tc>
          <w:tcPr>
            <w:tcW w:w="2268" w:type="dxa"/>
            <w:vAlign w:val="center"/>
          </w:tcPr>
          <w:p w14:paraId="2A970D69" w14:textId="77777777" w:rsidR="00DB3E5A" w:rsidRPr="008663B5" w:rsidRDefault="00DB3E5A" w:rsidP="00536168">
            <w:pPr>
              <w:jc w:val="center"/>
            </w:pPr>
          </w:p>
        </w:tc>
      </w:tr>
      <w:tr w:rsidR="00DB3E5A" w:rsidRPr="008663B5" w14:paraId="52021A71" w14:textId="77777777" w:rsidTr="00536168">
        <w:trPr>
          <w:trHeight w:val="794"/>
        </w:trPr>
        <w:tc>
          <w:tcPr>
            <w:tcW w:w="2268" w:type="dxa"/>
            <w:vAlign w:val="center"/>
          </w:tcPr>
          <w:p w14:paraId="59807B41" w14:textId="77777777" w:rsidR="00DB3E5A" w:rsidRPr="00BC1191" w:rsidRDefault="00DB3E5A" w:rsidP="00536168">
            <w:pPr>
              <w:jc w:val="center"/>
              <w:rPr>
                <w:b/>
                <w:bCs/>
              </w:rPr>
            </w:pPr>
            <w:r>
              <w:rPr>
                <w:b/>
                <w:bCs/>
              </w:rPr>
              <w:t>Samstag Nachmittag</w:t>
            </w:r>
          </w:p>
        </w:tc>
        <w:tc>
          <w:tcPr>
            <w:tcW w:w="2268" w:type="dxa"/>
            <w:vAlign w:val="center"/>
          </w:tcPr>
          <w:p w14:paraId="31055271" w14:textId="77777777" w:rsidR="00DB3E5A" w:rsidRPr="008663B5" w:rsidRDefault="00DB3E5A" w:rsidP="00536168">
            <w:pPr>
              <w:jc w:val="center"/>
            </w:pPr>
          </w:p>
        </w:tc>
        <w:tc>
          <w:tcPr>
            <w:tcW w:w="2268" w:type="dxa"/>
            <w:vAlign w:val="center"/>
          </w:tcPr>
          <w:p w14:paraId="34388D1F" w14:textId="77777777" w:rsidR="00DB3E5A" w:rsidRPr="008663B5" w:rsidRDefault="00DB3E5A" w:rsidP="00536168">
            <w:pPr>
              <w:jc w:val="center"/>
            </w:pPr>
          </w:p>
        </w:tc>
        <w:tc>
          <w:tcPr>
            <w:tcW w:w="2268" w:type="dxa"/>
            <w:vAlign w:val="center"/>
          </w:tcPr>
          <w:p w14:paraId="788AB074" w14:textId="77777777" w:rsidR="00DB3E5A" w:rsidRPr="008663B5" w:rsidRDefault="00DB3E5A" w:rsidP="00536168">
            <w:pPr>
              <w:jc w:val="center"/>
            </w:pPr>
          </w:p>
        </w:tc>
        <w:tc>
          <w:tcPr>
            <w:tcW w:w="2268" w:type="dxa"/>
            <w:vAlign w:val="center"/>
          </w:tcPr>
          <w:p w14:paraId="7BA05C4E" w14:textId="77777777" w:rsidR="00DB3E5A" w:rsidRPr="008663B5" w:rsidRDefault="00DB3E5A" w:rsidP="00536168">
            <w:pPr>
              <w:jc w:val="center"/>
            </w:pPr>
          </w:p>
        </w:tc>
      </w:tr>
      <w:tr w:rsidR="00DB3E5A" w:rsidRPr="008663B5" w14:paraId="030B3062" w14:textId="77777777" w:rsidTr="00536168">
        <w:trPr>
          <w:trHeight w:val="794"/>
        </w:trPr>
        <w:tc>
          <w:tcPr>
            <w:tcW w:w="2268" w:type="dxa"/>
            <w:vAlign w:val="center"/>
          </w:tcPr>
          <w:p w14:paraId="35BD2F80" w14:textId="77777777" w:rsidR="00DB3E5A" w:rsidRDefault="00DB3E5A" w:rsidP="00536168">
            <w:pPr>
              <w:jc w:val="center"/>
              <w:rPr>
                <w:b/>
                <w:bCs/>
              </w:rPr>
            </w:pPr>
            <w:r>
              <w:rPr>
                <w:b/>
                <w:bCs/>
              </w:rPr>
              <w:t>Samstag Abend</w:t>
            </w:r>
          </w:p>
        </w:tc>
        <w:tc>
          <w:tcPr>
            <w:tcW w:w="2268" w:type="dxa"/>
            <w:vAlign w:val="center"/>
          </w:tcPr>
          <w:p w14:paraId="35D42229" w14:textId="77777777" w:rsidR="00DB3E5A" w:rsidRPr="008663B5" w:rsidRDefault="00DB3E5A" w:rsidP="00536168">
            <w:pPr>
              <w:jc w:val="center"/>
            </w:pPr>
          </w:p>
        </w:tc>
        <w:tc>
          <w:tcPr>
            <w:tcW w:w="2268" w:type="dxa"/>
            <w:vAlign w:val="center"/>
          </w:tcPr>
          <w:p w14:paraId="262F3E83" w14:textId="77777777" w:rsidR="00DB3E5A" w:rsidRPr="008663B5" w:rsidRDefault="00DB3E5A" w:rsidP="00536168">
            <w:pPr>
              <w:jc w:val="center"/>
            </w:pPr>
          </w:p>
        </w:tc>
        <w:tc>
          <w:tcPr>
            <w:tcW w:w="2268" w:type="dxa"/>
            <w:vAlign w:val="center"/>
          </w:tcPr>
          <w:p w14:paraId="7D7DE33B" w14:textId="77777777" w:rsidR="00DB3E5A" w:rsidRPr="008663B5" w:rsidRDefault="00DB3E5A" w:rsidP="00536168">
            <w:pPr>
              <w:jc w:val="center"/>
            </w:pPr>
          </w:p>
        </w:tc>
        <w:tc>
          <w:tcPr>
            <w:tcW w:w="2268" w:type="dxa"/>
            <w:vAlign w:val="center"/>
          </w:tcPr>
          <w:p w14:paraId="61833EC0" w14:textId="77777777" w:rsidR="00DB3E5A" w:rsidRPr="008663B5" w:rsidRDefault="00DB3E5A" w:rsidP="00536168">
            <w:pPr>
              <w:jc w:val="center"/>
            </w:pPr>
          </w:p>
        </w:tc>
      </w:tr>
      <w:tr w:rsidR="00DB3E5A" w:rsidRPr="008663B5" w14:paraId="005E1287" w14:textId="77777777" w:rsidTr="00536168">
        <w:trPr>
          <w:trHeight w:val="794"/>
        </w:trPr>
        <w:tc>
          <w:tcPr>
            <w:tcW w:w="2268" w:type="dxa"/>
            <w:vAlign w:val="center"/>
          </w:tcPr>
          <w:p w14:paraId="5F4BD0E7" w14:textId="77777777" w:rsidR="00DB3E5A" w:rsidRDefault="00DB3E5A" w:rsidP="00536168">
            <w:pPr>
              <w:jc w:val="center"/>
              <w:rPr>
                <w:b/>
                <w:bCs/>
              </w:rPr>
            </w:pPr>
            <w:r>
              <w:rPr>
                <w:b/>
                <w:bCs/>
              </w:rPr>
              <w:t>Sonntag Vormittag</w:t>
            </w:r>
          </w:p>
        </w:tc>
        <w:tc>
          <w:tcPr>
            <w:tcW w:w="2268" w:type="dxa"/>
            <w:vAlign w:val="center"/>
          </w:tcPr>
          <w:p w14:paraId="7A9A1BB0" w14:textId="77777777" w:rsidR="00DB3E5A" w:rsidRPr="008663B5" w:rsidRDefault="00DB3E5A" w:rsidP="00536168">
            <w:pPr>
              <w:jc w:val="center"/>
            </w:pPr>
          </w:p>
        </w:tc>
        <w:tc>
          <w:tcPr>
            <w:tcW w:w="2268" w:type="dxa"/>
            <w:vAlign w:val="center"/>
          </w:tcPr>
          <w:p w14:paraId="052523C1" w14:textId="77777777" w:rsidR="00DB3E5A" w:rsidRPr="008663B5" w:rsidRDefault="00DB3E5A" w:rsidP="00536168">
            <w:pPr>
              <w:jc w:val="center"/>
            </w:pPr>
          </w:p>
        </w:tc>
        <w:tc>
          <w:tcPr>
            <w:tcW w:w="2268" w:type="dxa"/>
            <w:vAlign w:val="center"/>
          </w:tcPr>
          <w:p w14:paraId="7CD95D7B" w14:textId="77777777" w:rsidR="00DB3E5A" w:rsidRPr="008663B5" w:rsidRDefault="00DB3E5A" w:rsidP="00536168">
            <w:pPr>
              <w:jc w:val="center"/>
            </w:pPr>
          </w:p>
        </w:tc>
        <w:tc>
          <w:tcPr>
            <w:tcW w:w="2268" w:type="dxa"/>
            <w:vAlign w:val="center"/>
          </w:tcPr>
          <w:p w14:paraId="39E424A1" w14:textId="77777777" w:rsidR="00DB3E5A" w:rsidRPr="008663B5" w:rsidRDefault="00DB3E5A" w:rsidP="00536168">
            <w:pPr>
              <w:jc w:val="center"/>
            </w:pPr>
          </w:p>
        </w:tc>
      </w:tr>
      <w:tr w:rsidR="00DB3E5A" w:rsidRPr="008663B5" w14:paraId="6810DE07" w14:textId="77777777" w:rsidTr="00536168">
        <w:trPr>
          <w:trHeight w:val="794"/>
        </w:trPr>
        <w:tc>
          <w:tcPr>
            <w:tcW w:w="2268" w:type="dxa"/>
            <w:vAlign w:val="center"/>
          </w:tcPr>
          <w:p w14:paraId="33F976F2" w14:textId="77777777" w:rsidR="00DB3E5A" w:rsidRDefault="00DB3E5A" w:rsidP="00536168">
            <w:pPr>
              <w:jc w:val="center"/>
              <w:rPr>
                <w:b/>
                <w:bCs/>
              </w:rPr>
            </w:pPr>
            <w:r>
              <w:rPr>
                <w:b/>
                <w:bCs/>
              </w:rPr>
              <w:t>Sonntag Nachmittag</w:t>
            </w:r>
          </w:p>
        </w:tc>
        <w:tc>
          <w:tcPr>
            <w:tcW w:w="2268" w:type="dxa"/>
            <w:vAlign w:val="center"/>
          </w:tcPr>
          <w:p w14:paraId="0454FAB6" w14:textId="77777777" w:rsidR="00DB3E5A" w:rsidRPr="008663B5" w:rsidRDefault="00DB3E5A" w:rsidP="00536168">
            <w:pPr>
              <w:jc w:val="center"/>
            </w:pPr>
          </w:p>
        </w:tc>
        <w:tc>
          <w:tcPr>
            <w:tcW w:w="2268" w:type="dxa"/>
            <w:vAlign w:val="center"/>
          </w:tcPr>
          <w:p w14:paraId="4B22BCFB" w14:textId="77777777" w:rsidR="00DB3E5A" w:rsidRPr="008663B5" w:rsidRDefault="00DB3E5A" w:rsidP="00536168">
            <w:pPr>
              <w:jc w:val="center"/>
            </w:pPr>
          </w:p>
        </w:tc>
        <w:tc>
          <w:tcPr>
            <w:tcW w:w="2268" w:type="dxa"/>
            <w:vAlign w:val="center"/>
          </w:tcPr>
          <w:p w14:paraId="0EB8D11D" w14:textId="77777777" w:rsidR="00DB3E5A" w:rsidRPr="008663B5" w:rsidRDefault="00DB3E5A" w:rsidP="00536168">
            <w:pPr>
              <w:jc w:val="center"/>
            </w:pPr>
          </w:p>
        </w:tc>
        <w:tc>
          <w:tcPr>
            <w:tcW w:w="2268" w:type="dxa"/>
            <w:vAlign w:val="center"/>
          </w:tcPr>
          <w:p w14:paraId="633AF689" w14:textId="77777777" w:rsidR="00DB3E5A" w:rsidRPr="008663B5" w:rsidRDefault="00DB3E5A" w:rsidP="00536168">
            <w:pPr>
              <w:jc w:val="center"/>
            </w:pPr>
          </w:p>
        </w:tc>
      </w:tr>
      <w:tr w:rsidR="00DB3E5A" w:rsidRPr="008663B5" w14:paraId="001C1D10" w14:textId="77777777" w:rsidTr="00536168">
        <w:trPr>
          <w:trHeight w:val="794"/>
        </w:trPr>
        <w:tc>
          <w:tcPr>
            <w:tcW w:w="2268" w:type="dxa"/>
            <w:vAlign w:val="center"/>
          </w:tcPr>
          <w:p w14:paraId="6A22A0D6" w14:textId="77777777" w:rsidR="00DB3E5A" w:rsidRDefault="00DB3E5A" w:rsidP="00536168">
            <w:pPr>
              <w:jc w:val="center"/>
              <w:rPr>
                <w:b/>
                <w:bCs/>
              </w:rPr>
            </w:pPr>
            <w:r>
              <w:rPr>
                <w:b/>
                <w:bCs/>
              </w:rPr>
              <w:lastRenderedPageBreak/>
              <w:t>Sonntag Abend</w:t>
            </w:r>
          </w:p>
        </w:tc>
        <w:tc>
          <w:tcPr>
            <w:tcW w:w="2268" w:type="dxa"/>
            <w:vAlign w:val="center"/>
          </w:tcPr>
          <w:p w14:paraId="4D8119F8" w14:textId="77777777" w:rsidR="00DB3E5A" w:rsidRPr="008663B5" w:rsidRDefault="00DB3E5A" w:rsidP="00536168">
            <w:pPr>
              <w:jc w:val="center"/>
            </w:pPr>
          </w:p>
        </w:tc>
        <w:tc>
          <w:tcPr>
            <w:tcW w:w="2268" w:type="dxa"/>
            <w:vAlign w:val="center"/>
          </w:tcPr>
          <w:p w14:paraId="6CCE0BF8" w14:textId="77777777" w:rsidR="00DB3E5A" w:rsidRPr="008663B5" w:rsidRDefault="00DB3E5A" w:rsidP="00536168">
            <w:pPr>
              <w:jc w:val="center"/>
            </w:pPr>
          </w:p>
        </w:tc>
        <w:tc>
          <w:tcPr>
            <w:tcW w:w="2268" w:type="dxa"/>
            <w:vAlign w:val="center"/>
          </w:tcPr>
          <w:p w14:paraId="37AE10DF" w14:textId="77777777" w:rsidR="00DB3E5A" w:rsidRPr="008663B5" w:rsidRDefault="00DB3E5A" w:rsidP="00536168">
            <w:pPr>
              <w:jc w:val="center"/>
            </w:pPr>
          </w:p>
        </w:tc>
        <w:tc>
          <w:tcPr>
            <w:tcW w:w="2268" w:type="dxa"/>
            <w:vAlign w:val="center"/>
          </w:tcPr>
          <w:p w14:paraId="2BCA0485" w14:textId="77777777" w:rsidR="00DB3E5A" w:rsidRPr="008663B5" w:rsidRDefault="00DB3E5A" w:rsidP="00536168">
            <w:pPr>
              <w:jc w:val="center"/>
            </w:pPr>
          </w:p>
        </w:tc>
      </w:tr>
    </w:tbl>
    <w:p w14:paraId="5193B1DF" w14:textId="77777777" w:rsidR="00DB3E5A" w:rsidRPr="008663B5" w:rsidRDefault="00DB3E5A" w:rsidP="00DB3E5A"/>
    <w:p w14:paraId="2A1BA7A8" w14:textId="77777777" w:rsidR="00DB3E5A" w:rsidRDefault="00DB3E5A" w:rsidP="00DB3E5A">
      <w:pPr>
        <w:sectPr w:rsidR="00DB3E5A" w:rsidSect="00DB3E5A">
          <w:pgSz w:w="16838" w:h="11906" w:orient="landscape"/>
          <w:pgMar w:top="1417" w:right="1134" w:bottom="1417" w:left="1417" w:header="708" w:footer="708" w:gutter="0"/>
          <w:cols w:space="708"/>
          <w:docGrid w:linePitch="360"/>
        </w:sectPr>
      </w:pPr>
    </w:p>
    <w:p w14:paraId="01FBB2A0" w14:textId="77777777" w:rsidR="00DB3E5A" w:rsidRPr="008663B5" w:rsidRDefault="00DB3E5A" w:rsidP="00DB3E5A">
      <w:pPr>
        <w:spacing w:line="276" w:lineRule="auto"/>
        <w:rPr>
          <w:rFonts w:cstheme="minorHAnsi"/>
          <w:color w:val="FF0000"/>
          <w:sz w:val="24"/>
          <w:szCs w:val="24"/>
        </w:rPr>
      </w:pPr>
      <w:r w:rsidRPr="008663B5">
        <w:rPr>
          <w:rFonts w:cstheme="minorHAnsi"/>
          <w:color w:val="FF0000"/>
          <w:sz w:val="24"/>
          <w:szCs w:val="24"/>
          <w:highlight w:val="lightGray"/>
        </w:rPr>
        <w:lastRenderedPageBreak/>
        <w:t>((Seite 1</w:t>
      </w:r>
      <w:r>
        <w:rPr>
          <w:rFonts w:cstheme="minorHAnsi"/>
          <w:color w:val="FF0000"/>
          <w:sz w:val="24"/>
          <w:szCs w:val="24"/>
          <w:highlight w:val="lightGray"/>
        </w:rPr>
        <w:t>4</w:t>
      </w:r>
      <w:r w:rsidRPr="008663B5">
        <w:rPr>
          <w:rFonts w:cstheme="minorHAnsi"/>
          <w:color w:val="FF0000"/>
          <w:sz w:val="24"/>
          <w:szCs w:val="24"/>
          <w:highlight w:val="lightGray"/>
        </w:rPr>
        <w:t>))</w:t>
      </w:r>
      <w:r w:rsidRPr="008663B5">
        <w:rPr>
          <w:rFonts w:cstheme="minorHAnsi"/>
          <w:color w:val="FF0000"/>
          <w:sz w:val="24"/>
          <w:szCs w:val="24"/>
        </w:rPr>
        <w:t xml:space="preserve"> </w:t>
      </w:r>
    </w:p>
    <w:p w14:paraId="30004864" w14:textId="77777777" w:rsidR="00DB3E5A" w:rsidRDefault="00DB3E5A" w:rsidP="00DB3E5A">
      <w:pPr>
        <w:spacing w:line="276" w:lineRule="auto"/>
        <w:rPr>
          <w:rFonts w:cstheme="minorHAnsi"/>
          <w:b/>
          <w:bCs/>
          <w:sz w:val="28"/>
          <w:szCs w:val="28"/>
        </w:rPr>
      </w:pPr>
      <w:r w:rsidRPr="002B4D84">
        <w:rPr>
          <w:rFonts w:cstheme="minorHAnsi"/>
          <w:b/>
          <w:bCs/>
          <w:sz w:val="28"/>
          <w:szCs w:val="28"/>
        </w:rPr>
        <w:t>Anhang 1</w:t>
      </w:r>
    </w:p>
    <w:p w14:paraId="15E5FAE0" w14:textId="77777777" w:rsidR="00DB3E5A" w:rsidRPr="002B4D84" w:rsidRDefault="00DB3E5A" w:rsidP="00DB3E5A">
      <w:pPr>
        <w:spacing w:line="276" w:lineRule="auto"/>
        <w:rPr>
          <w:rFonts w:cstheme="minorHAnsi"/>
          <w:b/>
          <w:bCs/>
          <w:sz w:val="28"/>
          <w:szCs w:val="28"/>
        </w:rPr>
      </w:pPr>
      <w:r w:rsidRPr="002B4D84">
        <w:rPr>
          <w:b/>
          <w:bCs/>
          <w:sz w:val="28"/>
          <w:szCs w:val="28"/>
        </w:rPr>
        <w:t xml:space="preserve">Lösung </w:t>
      </w:r>
      <w:r>
        <w:rPr>
          <w:b/>
          <w:bCs/>
          <w:sz w:val="28"/>
          <w:szCs w:val="28"/>
        </w:rPr>
        <w:t xml:space="preserve">– </w:t>
      </w:r>
      <w:r w:rsidRPr="002B4D84">
        <w:rPr>
          <w:rFonts w:cstheme="minorHAnsi"/>
          <w:b/>
          <w:bCs/>
          <w:sz w:val="28"/>
          <w:szCs w:val="28"/>
        </w:rPr>
        <w:t>Arbeitsblatt 1 –</w:t>
      </w:r>
      <w:r>
        <w:rPr>
          <w:rFonts w:cstheme="minorHAnsi"/>
          <w:b/>
          <w:bCs/>
          <w:sz w:val="28"/>
          <w:szCs w:val="28"/>
        </w:rPr>
        <w:t xml:space="preserve"> </w:t>
      </w:r>
      <w:r w:rsidRPr="002B4D84">
        <w:rPr>
          <w:rFonts w:cstheme="minorHAnsi"/>
          <w:b/>
          <w:bCs/>
          <w:sz w:val="28"/>
          <w:szCs w:val="28"/>
        </w:rPr>
        <w:t>Gesunde Gewohnheiten?</w:t>
      </w:r>
    </w:p>
    <w:p w14:paraId="32D625FD" w14:textId="77777777" w:rsidR="00DB3E5A" w:rsidRPr="00AE3FC0" w:rsidRDefault="00DB3E5A" w:rsidP="00DB3E5A">
      <w:pPr>
        <w:spacing w:line="276" w:lineRule="auto"/>
        <w:rPr>
          <w:rFonts w:cstheme="minorHAnsi"/>
        </w:rPr>
      </w:pPr>
    </w:p>
    <w:tbl>
      <w:tblPr>
        <w:tblStyle w:val="Tabellenraster"/>
        <w:tblW w:w="0" w:type="auto"/>
        <w:tblLook w:val="04A0" w:firstRow="1" w:lastRow="0" w:firstColumn="1" w:lastColumn="0" w:noHBand="0" w:noVBand="1"/>
      </w:tblPr>
      <w:tblGrid>
        <w:gridCol w:w="4747"/>
        <w:gridCol w:w="4315"/>
      </w:tblGrid>
      <w:tr w:rsidR="00DB3E5A" w:rsidRPr="005E337C" w14:paraId="03CA904E" w14:textId="77777777" w:rsidTr="00536168">
        <w:tc>
          <w:tcPr>
            <w:tcW w:w="7138" w:type="dxa"/>
          </w:tcPr>
          <w:p w14:paraId="5C7C20BE" w14:textId="77777777" w:rsidR="00DB3E5A" w:rsidRPr="005E337C" w:rsidRDefault="00DB3E5A" w:rsidP="00536168">
            <w:pPr>
              <w:spacing w:line="276" w:lineRule="auto"/>
              <w:rPr>
                <w:rFonts w:cstheme="minorHAnsi"/>
                <w:b/>
                <w:bCs/>
              </w:rPr>
            </w:pPr>
            <w:r w:rsidRPr="005E337C">
              <w:rPr>
                <w:rFonts w:cstheme="minorHAnsi"/>
                <w:b/>
                <w:bCs/>
              </w:rPr>
              <w:t>Gesunde Aktivitäten</w:t>
            </w:r>
          </w:p>
          <w:p w14:paraId="2100FDF4" w14:textId="77777777" w:rsidR="00DB3E5A" w:rsidRPr="005E337C" w:rsidRDefault="00DB3E5A" w:rsidP="00536168">
            <w:pPr>
              <w:pStyle w:val="Listenabsatz"/>
              <w:numPr>
                <w:ilvl w:val="0"/>
                <w:numId w:val="28"/>
              </w:numPr>
              <w:spacing w:line="276" w:lineRule="auto"/>
              <w:rPr>
                <w:rFonts w:cstheme="minorHAnsi"/>
              </w:rPr>
            </w:pPr>
            <w:r w:rsidRPr="005E337C">
              <w:rPr>
                <w:rFonts w:cstheme="minorHAnsi"/>
              </w:rPr>
              <w:t>täglich Zähne putzen</w:t>
            </w:r>
          </w:p>
          <w:p w14:paraId="3E1B46D1" w14:textId="77777777" w:rsidR="00DB3E5A" w:rsidRPr="005E337C" w:rsidRDefault="00DB3E5A" w:rsidP="00536168">
            <w:pPr>
              <w:pStyle w:val="Listenabsatz"/>
              <w:numPr>
                <w:ilvl w:val="0"/>
                <w:numId w:val="28"/>
              </w:numPr>
              <w:spacing w:line="276" w:lineRule="auto"/>
              <w:rPr>
                <w:rFonts w:cstheme="minorHAnsi"/>
              </w:rPr>
            </w:pPr>
            <w:r w:rsidRPr="005E337C">
              <w:rPr>
                <w:rFonts w:cstheme="minorHAnsi"/>
              </w:rPr>
              <w:t>genug Wasser trinken</w:t>
            </w:r>
          </w:p>
          <w:p w14:paraId="37789D36" w14:textId="77777777" w:rsidR="00DB3E5A" w:rsidRPr="005E337C" w:rsidRDefault="00DB3E5A" w:rsidP="00536168">
            <w:pPr>
              <w:pStyle w:val="Listenabsatz"/>
              <w:numPr>
                <w:ilvl w:val="0"/>
                <w:numId w:val="28"/>
              </w:numPr>
              <w:spacing w:line="276" w:lineRule="auto"/>
              <w:rPr>
                <w:rFonts w:cstheme="minorHAnsi"/>
              </w:rPr>
            </w:pPr>
            <w:r w:rsidRPr="005E337C">
              <w:rPr>
                <w:rFonts w:cstheme="minorHAnsi"/>
              </w:rPr>
              <w:t xml:space="preserve">regelmäßig Pausen vom Fernsehen oder Handy machen </w:t>
            </w:r>
          </w:p>
          <w:p w14:paraId="2933FFED" w14:textId="77777777" w:rsidR="00DB3E5A" w:rsidRPr="005E337C" w:rsidRDefault="00DB3E5A" w:rsidP="00536168">
            <w:pPr>
              <w:pStyle w:val="Listenabsatz"/>
              <w:numPr>
                <w:ilvl w:val="0"/>
                <w:numId w:val="28"/>
              </w:numPr>
              <w:spacing w:line="276" w:lineRule="auto"/>
              <w:rPr>
                <w:rFonts w:cstheme="minorHAnsi"/>
              </w:rPr>
            </w:pPr>
            <w:r w:rsidRPr="005E337C">
              <w:rPr>
                <w:rFonts w:cstheme="minorHAnsi"/>
              </w:rPr>
              <w:t>ausgewogen frühstücken</w:t>
            </w:r>
          </w:p>
          <w:p w14:paraId="4AEE02BC" w14:textId="77777777" w:rsidR="00DB3E5A" w:rsidRPr="005E337C" w:rsidRDefault="00DB3E5A" w:rsidP="00536168">
            <w:pPr>
              <w:pStyle w:val="Listenabsatz"/>
              <w:numPr>
                <w:ilvl w:val="0"/>
                <w:numId w:val="28"/>
              </w:numPr>
              <w:spacing w:line="276" w:lineRule="auto"/>
              <w:rPr>
                <w:rFonts w:cstheme="minorHAnsi"/>
              </w:rPr>
            </w:pPr>
            <w:r w:rsidRPr="005E337C">
              <w:rPr>
                <w:rFonts w:cstheme="minorHAnsi"/>
              </w:rPr>
              <w:t>Sport treiben</w:t>
            </w:r>
          </w:p>
          <w:p w14:paraId="27EBC5C2" w14:textId="77777777" w:rsidR="00DB3E5A" w:rsidRPr="005E337C" w:rsidRDefault="00DB3E5A" w:rsidP="00536168">
            <w:pPr>
              <w:pStyle w:val="Listenabsatz"/>
              <w:numPr>
                <w:ilvl w:val="0"/>
                <w:numId w:val="28"/>
              </w:numPr>
              <w:spacing w:line="276" w:lineRule="auto"/>
              <w:rPr>
                <w:rFonts w:cstheme="minorHAnsi"/>
              </w:rPr>
            </w:pPr>
            <w:r w:rsidRPr="005E337C">
              <w:rPr>
                <w:rFonts w:cstheme="minorHAnsi"/>
              </w:rPr>
              <w:t>Obst und Gemüse essen</w:t>
            </w:r>
          </w:p>
          <w:p w14:paraId="1B0E66B1" w14:textId="77777777" w:rsidR="00DB3E5A" w:rsidRPr="005E337C" w:rsidRDefault="00DB3E5A" w:rsidP="00536168">
            <w:pPr>
              <w:pStyle w:val="Listenabsatz"/>
              <w:numPr>
                <w:ilvl w:val="0"/>
                <w:numId w:val="28"/>
              </w:numPr>
              <w:spacing w:line="276" w:lineRule="auto"/>
              <w:rPr>
                <w:rFonts w:cstheme="minorHAnsi"/>
              </w:rPr>
            </w:pPr>
            <w:r w:rsidRPr="005E337C">
              <w:rPr>
                <w:rFonts w:cstheme="minorHAnsi"/>
              </w:rPr>
              <w:t>früh schlafen gehen</w:t>
            </w:r>
          </w:p>
          <w:p w14:paraId="12864528" w14:textId="77777777" w:rsidR="00DB3E5A" w:rsidRPr="005E337C" w:rsidRDefault="00DB3E5A" w:rsidP="00536168">
            <w:pPr>
              <w:pStyle w:val="Listenabsatz"/>
              <w:numPr>
                <w:ilvl w:val="0"/>
                <w:numId w:val="28"/>
              </w:numPr>
              <w:spacing w:line="276" w:lineRule="auto"/>
              <w:rPr>
                <w:rFonts w:cstheme="minorHAnsi"/>
              </w:rPr>
            </w:pPr>
            <w:r w:rsidRPr="005E337C">
              <w:rPr>
                <w:rFonts w:cstheme="minorHAnsi"/>
              </w:rPr>
              <w:t>an der frischen Luft spielen</w:t>
            </w:r>
          </w:p>
          <w:p w14:paraId="4417D37E" w14:textId="77777777" w:rsidR="00DB3E5A" w:rsidRPr="005E337C" w:rsidRDefault="00DB3E5A" w:rsidP="00536168">
            <w:pPr>
              <w:pStyle w:val="Listenabsatz"/>
              <w:numPr>
                <w:ilvl w:val="0"/>
                <w:numId w:val="28"/>
              </w:numPr>
              <w:spacing w:line="276" w:lineRule="auto"/>
              <w:rPr>
                <w:rFonts w:cstheme="minorHAnsi"/>
              </w:rPr>
            </w:pPr>
            <w:r w:rsidRPr="005E337C">
              <w:rPr>
                <w:rFonts w:cstheme="minorHAnsi"/>
              </w:rPr>
              <w:t>mit Freundinnen und Freunden draußen spielen</w:t>
            </w:r>
          </w:p>
          <w:p w14:paraId="611958F2" w14:textId="77777777" w:rsidR="00DB3E5A" w:rsidRPr="005E337C" w:rsidRDefault="00DB3E5A" w:rsidP="00536168">
            <w:pPr>
              <w:pStyle w:val="Listenabsatz"/>
              <w:numPr>
                <w:ilvl w:val="0"/>
                <w:numId w:val="28"/>
              </w:numPr>
              <w:spacing w:line="276" w:lineRule="auto"/>
              <w:rPr>
                <w:rFonts w:cstheme="minorHAnsi"/>
              </w:rPr>
            </w:pPr>
            <w:r w:rsidRPr="005E337C">
              <w:rPr>
                <w:rFonts w:cstheme="minorHAnsi"/>
              </w:rPr>
              <w:t>vor dem Essen meine Hände waschen</w:t>
            </w:r>
          </w:p>
          <w:p w14:paraId="24762364" w14:textId="77777777" w:rsidR="00DB3E5A" w:rsidRPr="005E337C" w:rsidRDefault="00DB3E5A" w:rsidP="00536168">
            <w:pPr>
              <w:pStyle w:val="Listenabsatz"/>
              <w:numPr>
                <w:ilvl w:val="0"/>
                <w:numId w:val="28"/>
              </w:numPr>
              <w:spacing w:line="276" w:lineRule="auto"/>
              <w:rPr>
                <w:rFonts w:cstheme="minorHAnsi"/>
              </w:rPr>
            </w:pPr>
            <w:r w:rsidRPr="005E337C">
              <w:rPr>
                <w:rFonts w:cstheme="minorHAnsi"/>
              </w:rPr>
              <w:t>Schutzausrüstung beim Fahrradfahren tragen</w:t>
            </w:r>
          </w:p>
          <w:p w14:paraId="6338873F" w14:textId="77777777" w:rsidR="00DB3E5A" w:rsidRPr="005E337C" w:rsidRDefault="00DB3E5A" w:rsidP="00536168">
            <w:pPr>
              <w:pStyle w:val="Listenabsatz"/>
              <w:numPr>
                <w:ilvl w:val="0"/>
                <w:numId w:val="28"/>
              </w:numPr>
              <w:spacing w:line="276" w:lineRule="auto"/>
              <w:rPr>
                <w:rFonts w:cstheme="minorHAnsi"/>
              </w:rPr>
            </w:pPr>
            <w:r w:rsidRPr="005E337C">
              <w:rPr>
                <w:rFonts w:cstheme="minorHAnsi"/>
              </w:rPr>
              <w:t>Bücher lesen</w:t>
            </w:r>
          </w:p>
          <w:p w14:paraId="0AA96683" w14:textId="77777777" w:rsidR="00DB3E5A" w:rsidRPr="005E337C" w:rsidRDefault="00DB3E5A" w:rsidP="00536168">
            <w:pPr>
              <w:pStyle w:val="Listenabsatz"/>
              <w:numPr>
                <w:ilvl w:val="0"/>
                <w:numId w:val="28"/>
              </w:numPr>
              <w:spacing w:line="276" w:lineRule="auto"/>
              <w:rPr>
                <w:rFonts w:cstheme="minorHAnsi"/>
              </w:rPr>
            </w:pPr>
            <w:r w:rsidRPr="005E337C">
              <w:rPr>
                <w:rFonts w:cstheme="minorHAnsi"/>
              </w:rPr>
              <w:t>Musik hören und dazu tanzen</w:t>
            </w:r>
          </w:p>
          <w:p w14:paraId="1FCE7547" w14:textId="77777777" w:rsidR="00DB3E5A" w:rsidRPr="005E337C" w:rsidRDefault="00DB3E5A" w:rsidP="00536168">
            <w:pPr>
              <w:pStyle w:val="Listenabsatz"/>
              <w:numPr>
                <w:ilvl w:val="0"/>
                <w:numId w:val="28"/>
              </w:numPr>
              <w:spacing w:line="276" w:lineRule="auto"/>
              <w:rPr>
                <w:rFonts w:cstheme="minorHAnsi"/>
              </w:rPr>
            </w:pPr>
            <w:r w:rsidRPr="005E337C">
              <w:rPr>
                <w:rFonts w:cstheme="minorHAnsi"/>
              </w:rPr>
              <w:t>an Sportveranstaltungen teilnehmen</w:t>
            </w:r>
          </w:p>
          <w:p w14:paraId="4E75D56C" w14:textId="77777777" w:rsidR="00DB3E5A" w:rsidRPr="005E337C" w:rsidRDefault="00DB3E5A" w:rsidP="00536168">
            <w:pPr>
              <w:pStyle w:val="Listenabsatz"/>
              <w:numPr>
                <w:ilvl w:val="0"/>
                <w:numId w:val="28"/>
              </w:numPr>
              <w:spacing w:line="276" w:lineRule="auto"/>
              <w:rPr>
                <w:rFonts w:cstheme="minorHAnsi"/>
              </w:rPr>
            </w:pPr>
            <w:r w:rsidRPr="005E337C">
              <w:rPr>
                <w:rFonts w:cstheme="minorHAnsi"/>
              </w:rPr>
              <w:t>Entspannungsübungen machen</w:t>
            </w:r>
          </w:p>
        </w:tc>
        <w:tc>
          <w:tcPr>
            <w:tcW w:w="7138" w:type="dxa"/>
          </w:tcPr>
          <w:p w14:paraId="198965A8" w14:textId="77777777" w:rsidR="00DB3E5A" w:rsidRPr="005E337C" w:rsidRDefault="00DB3E5A" w:rsidP="00536168">
            <w:pPr>
              <w:spacing w:line="276" w:lineRule="auto"/>
              <w:rPr>
                <w:rFonts w:cstheme="minorHAnsi"/>
                <w:b/>
                <w:bCs/>
              </w:rPr>
            </w:pPr>
            <w:r w:rsidRPr="005E337C">
              <w:rPr>
                <w:rFonts w:cstheme="minorHAnsi"/>
                <w:b/>
                <w:bCs/>
              </w:rPr>
              <w:t xml:space="preserve">Eher ungesunde Aktivitäten </w:t>
            </w:r>
          </w:p>
          <w:p w14:paraId="470D9434" w14:textId="77777777" w:rsidR="00DB3E5A" w:rsidRPr="005E337C" w:rsidRDefault="00DB3E5A" w:rsidP="00536168">
            <w:pPr>
              <w:pStyle w:val="Listenabsatz"/>
              <w:numPr>
                <w:ilvl w:val="0"/>
                <w:numId w:val="29"/>
              </w:numPr>
              <w:spacing w:line="276" w:lineRule="auto"/>
              <w:rPr>
                <w:rFonts w:cstheme="minorHAnsi"/>
              </w:rPr>
            </w:pPr>
            <w:r w:rsidRPr="005E337C">
              <w:rPr>
                <w:rFonts w:cstheme="minorHAnsi"/>
              </w:rPr>
              <w:t>lange fernsehen</w:t>
            </w:r>
          </w:p>
          <w:p w14:paraId="6EFB753D" w14:textId="77777777" w:rsidR="00DB3E5A" w:rsidRPr="005E337C" w:rsidRDefault="00DB3E5A" w:rsidP="00536168">
            <w:pPr>
              <w:pStyle w:val="Listenabsatz"/>
              <w:numPr>
                <w:ilvl w:val="0"/>
                <w:numId w:val="29"/>
              </w:numPr>
              <w:spacing w:line="276" w:lineRule="auto"/>
              <w:rPr>
                <w:rFonts w:cstheme="minorHAnsi"/>
              </w:rPr>
            </w:pPr>
            <w:r w:rsidRPr="005E337C">
              <w:rPr>
                <w:rFonts w:cstheme="minorHAnsi"/>
              </w:rPr>
              <w:t>sehr viele Süßigkeiten essen</w:t>
            </w:r>
          </w:p>
          <w:p w14:paraId="3FCDAA02" w14:textId="77777777" w:rsidR="00DB3E5A" w:rsidRPr="005E337C" w:rsidRDefault="00DB3E5A" w:rsidP="00536168">
            <w:pPr>
              <w:pStyle w:val="Listenabsatz"/>
              <w:numPr>
                <w:ilvl w:val="0"/>
                <w:numId w:val="29"/>
              </w:numPr>
              <w:spacing w:line="276" w:lineRule="auto"/>
              <w:rPr>
                <w:rFonts w:cstheme="minorHAnsi"/>
              </w:rPr>
            </w:pPr>
            <w:r w:rsidRPr="005E337C">
              <w:rPr>
                <w:rFonts w:cstheme="minorHAnsi"/>
              </w:rPr>
              <w:t xml:space="preserve">mehrere Stunden Videos am Handy anschauen </w:t>
            </w:r>
          </w:p>
          <w:p w14:paraId="4FFFEA83" w14:textId="77777777" w:rsidR="00DB3E5A" w:rsidRPr="005E337C" w:rsidRDefault="00DB3E5A" w:rsidP="00536168">
            <w:pPr>
              <w:pStyle w:val="Listenabsatz"/>
              <w:numPr>
                <w:ilvl w:val="0"/>
                <w:numId w:val="29"/>
              </w:numPr>
              <w:spacing w:line="276" w:lineRule="auto"/>
              <w:rPr>
                <w:rFonts w:cstheme="minorHAnsi"/>
              </w:rPr>
            </w:pPr>
            <w:r w:rsidRPr="005E337C">
              <w:rPr>
                <w:rFonts w:cstheme="minorHAnsi"/>
              </w:rPr>
              <w:t>spät ins Bett gehen</w:t>
            </w:r>
          </w:p>
          <w:p w14:paraId="27D490FD" w14:textId="77777777" w:rsidR="00DB3E5A" w:rsidRPr="005E337C" w:rsidRDefault="00DB3E5A" w:rsidP="00536168">
            <w:pPr>
              <w:pStyle w:val="Listenabsatz"/>
              <w:numPr>
                <w:ilvl w:val="0"/>
                <w:numId w:val="29"/>
              </w:numPr>
              <w:spacing w:line="276" w:lineRule="auto"/>
              <w:rPr>
                <w:rFonts w:cstheme="minorHAnsi"/>
              </w:rPr>
            </w:pPr>
            <w:r w:rsidRPr="005E337C">
              <w:rPr>
                <w:rFonts w:cstheme="minorHAnsi"/>
              </w:rPr>
              <w:t>Hausaufgaben bis zur letzten Minute aufschieben</w:t>
            </w:r>
          </w:p>
          <w:p w14:paraId="20CAF4E2" w14:textId="77777777" w:rsidR="00DB3E5A" w:rsidRPr="005E337C" w:rsidRDefault="00DB3E5A" w:rsidP="00536168">
            <w:pPr>
              <w:pStyle w:val="Listenabsatz"/>
              <w:numPr>
                <w:ilvl w:val="0"/>
                <w:numId w:val="29"/>
              </w:numPr>
              <w:spacing w:line="276" w:lineRule="auto"/>
              <w:rPr>
                <w:rFonts w:cstheme="minorHAnsi"/>
              </w:rPr>
            </w:pPr>
            <w:r w:rsidRPr="005E337C">
              <w:rPr>
                <w:rFonts w:cstheme="minorHAnsi"/>
              </w:rPr>
              <w:t>oft in geschlossenen Räumen spielen</w:t>
            </w:r>
          </w:p>
          <w:p w14:paraId="252133B5" w14:textId="77777777" w:rsidR="00DB3E5A" w:rsidRPr="005E337C" w:rsidRDefault="00DB3E5A" w:rsidP="00536168">
            <w:pPr>
              <w:pStyle w:val="Listenabsatz"/>
              <w:numPr>
                <w:ilvl w:val="0"/>
                <w:numId w:val="29"/>
              </w:numPr>
              <w:spacing w:line="276" w:lineRule="auto"/>
              <w:rPr>
                <w:rFonts w:cstheme="minorHAnsi"/>
              </w:rPr>
            </w:pPr>
            <w:r w:rsidRPr="005E337C">
              <w:rPr>
                <w:rFonts w:cstheme="minorHAnsi"/>
              </w:rPr>
              <w:t>soziale Medien lange nutzen</w:t>
            </w:r>
          </w:p>
          <w:p w14:paraId="05C963AD" w14:textId="77777777" w:rsidR="00DB3E5A" w:rsidRPr="005E337C" w:rsidRDefault="00DB3E5A" w:rsidP="00536168">
            <w:pPr>
              <w:pStyle w:val="Listenabsatz"/>
              <w:numPr>
                <w:ilvl w:val="0"/>
                <w:numId w:val="29"/>
              </w:numPr>
              <w:spacing w:line="276" w:lineRule="auto"/>
              <w:rPr>
                <w:rFonts w:cstheme="minorHAnsi"/>
              </w:rPr>
            </w:pPr>
            <w:r w:rsidRPr="005E337C">
              <w:rPr>
                <w:rFonts w:cstheme="minorHAnsi"/>
              </w:rPr>
              <w:t>zuckerhaltige Limonaden regelmäßig trinken</w:t>
            </w:r>
          </w:p>
          <w:p w14:paraId="1A018AD0" w14:textId="77777777" w:rsidR="00DB3E5A" w:rsidRPr="005E337C" w:rsidRDefault="00DB3E5A" w:rsidP="00536168">
            <w:pPr>
              <w:pStyle w:val="Listenabsatz"/>
              <w:numPr>
                <w:ilvl w:val="0"/>
                <w:numId w:val="29"/>
              </w:numPr>
              <w:spacing w:line="276" w:lineRule="auto"/>
              <w:rPr>
                <w:rFonts w:cstheme="minorHAnsi"/>
              </w:rPr>
            </w:pPr>
            <w:r w:rsidRPr="005E337C">
              <w:rPr>
                <w:rFonts w:cstheme="minorHAnsi"/>
              </w:rPr>
              <w:t>viel Fast Food essen</w:t>
            </w:r>
          </w:p>
          <w:p w14:paraId="4837126C" w14:textId="77777777" w:rsidR="00DB3E5A" w:rsidRPr="005E337C" w:rsidRDefault="00DB3E5A" w:rsidP="00536168">
            <w:pPr>
              <w:pStyle w:val="Listenabsatz"/>
              <w:numPr>
                <w:ilvl w:val="0"/>
                <w:numId w:val="29"/>
              </w:numPr>
              <w:spacing w:line="276" w:lineRule="auto"/>
              <w:rPr>
                <w:rFonts w:cstheme="minorHAnsi"/>
              </w:rPr>
            </w:pPr>
            <w:proofErr w:type="gramStart"/>
            <w:r w:rsidRPr="005E337C">
              <w:rPr>
                <w:rFonts w:cstheme="minorHAnsi"/>
              </w:rPr>
              <w:t>alleine</w:t>
            </w:r>
            <w:proofErr w:type="gramEnd"/>
            <w:r w:rsidRPr="005E337C">
              <w:rPr>
                <w:rFonts w:cstheme="minorHAnsi"/>
              </w:rPr>
              <w:t xml:space="preserve"> Videospiele spielen</w:t>
            </w:r>
          </w:p>
        </w:tc>
      </w:tr>
    </w:tbl>
    <w:p w14:paraId="0D0EB65D" w14:textId="77777777" w:rsidR="00DB3E5A" w:rsidRPr="008663B5" w:rsidRDefault="00DB3E5A" w:rsidP="00DB3E5A">
      <w:pPr>
        <w:spacing w:line="276" w:lineRule="auto"/>
        <w:rPr>
          <w:rFonts w:cstheme="minorHAnsi"/>
          <w:color w:val="FF0000"/>
        </w:rPr>
      </w:pPr>
    </w:p>
    <w:p w14:paraId="0876BFD7" w14:textId="77777777" w:rsidR="00DB3E5A" w:rsidRDefault="00DB3E5A" w:rsidP="00DB3E5A">
      <w:pPr>
        <w:rPr>
          <w:rFonts w:cstheme="minorHAnsi"/>
          <w:b/>
          <w:bCs/>
          <w:sz w:val="28"/>
          <w:szCs w:val="28"/>
        </w:rPr>
      </w:pPr>
      <w:r>
        <w:rPr>
          <w:rFonts w:cstheme="minorHAnsi"/>
          <w:b/>
          <w:bCs/>
          <w:sz w:val="28"/>
          <w:szCs w:val="28"/>
        </w:rPr>
        <w:br w:type="page"/>
      </w:r>
    </w:p>
    <w:p w14:paraId="4EAA5B78" w14:textId="77777777" w:rsidR="00DB3E5A" w:rsidRPr="008663B5" w:rsidRDefault="00DB3E5A" w:rsidP="00DB3E5A">
      <w:pPr>
        <w:spacing w:line="276" w:lineRule="auto"/>
        <w:rPr>
          <w:rFonts w:cstheme="minorHAnsi"/>
          <w:color w:val="FF0000"/>
          <w:sz w:val="24"/>
          <w:szCs w:val="24"/>
        </w:rPr>
      </w:pPr>
      <w:r w:rsidRPr="008663B5">
        <w:rPr>
          <w:rFonts w:cstheme="minorHAnsi"/>
          <w:color w:val="FF0000"/>
          <w:sz w:val="24"/>
          <w:szCs w:val="24"/>
          <w:highlight w:val="lightGray"/>
        </w:rPr>
        <w:lastRenderedPageBreak/>
        <w:t xml:space="preserve">((Seite </w:t>
      </w:r>
      <w:r>
        <w:rPr>
          <w:rFonts w:cstheme="minorHAnsi"/>
          <w:color w:val="FF0000"/>
          <w:sz w:val="24"/>
          <w:szCs w:val="24"/>
          <w:highlight w:val="lightGray"/>
        </w:rPr>
        <w:t>15</w:t>
      </w:r>
      <w:r w:rsidRPr="008663B5">
        <w:rPr>
          <w:rFonts w:cstheme="minorHAnsi"/>
          <w:color w:val="FF0000"/>
          <w:sz w:val="24"/>
          <w:szCs w:val="24"/>
          <w:highlight w:val="lightGray"/>
        </w:rPr>
        <w:t>))</w:t>
      </w:r>
      <w:r w:rsidRPr="008663B5">
        <w:rPr>
          <w:rFonts w:cstheme="minorHAnsi"/>
          <w:color w:val="FF0000"/>
          <w:sz w:val="24"/>
          <w:szCs w:val="24"/>
        </w:rPr>
        <w:t xml:space="preserve"> </w:t>
      </w:r>
    </w:p>
    <w:p w14:paraId="7883E58E" w14:textId="77777777" w:rsidR="00DB3E5A" w:rsidRPr="002B4D84" w:rsidRDefault="00DB3E5A" w:rsidP="00DB3E5A">
      <w:pPr>
        <w:rPr>
          <w:b/>
          <w:bCs/>
          <w:sz w:val="28"/>
          <w:szCs w:val="28"/>
        </w:rPr>
      </w:pPr>
      <w:r w:rsidRPr="002B4D84">
        <w:rPr>
          <w:b/>
          <w:bCs/>
          <w:sz w:val="28"/>
          <w:szCs w:val="28"/>
        </w:rPr>
        <w:t xml:space="preserve">Anhang </w:t>
      </w:r>
      <w:r>
        <w:rPr>
          <w:b/>
          <w:bCs/>
          <w:sz w:val="28"/>
          <w:szCs w:val="28"/>
        </w:rPr>
        <w:t>2</w:t>
      </w:r>
      <w:r w:rsidRPr="002B4D84">
        <w:rPr>
          <w:b/>
          <w:bCs/>
          <w:sz w:val="28"/>
          <w:szCs w:val="28"/>
        </w:rPr>
        <w:t xml:space="preserve"> </w:t>
      </w:r>
    </w:p>
    <w:p w14:paraId="770A660E" w14:textId="77777777" w:rsidR="00DB3E5A" w:rsidRPr="002B4D84" w:rsidRDefault="00DB3E5A" w:rsidP="00DB3E5A">
      <w:pPr>
        <w:rPr>
          <w:b/>
          <w:bCs/>
          <w:sz w:val="28"/>
          <w:szCs w:val="28"/>
        </w:rPr>
      </w:pPr>
      <w:r w:rsidRPr="002B4D84">
        <w:rPr>
          <w:b/>
          <w:bCs/>
          <w:sz w:val="28"/>
          <w:szCs w:val="28"/>
        </w:rPr>
        <w:t xml:space="preserve">Lösung </w:t>
      </w:r>
      <w:r>
        <w:rPr>
          <w:b/>
          <w:bCs/>
          <w:sz w:val="28"/>
          <w:szCs w:val="28"/>
        </w:rPr>
        <w:t xml:space="preserve">– </w:t>
      </w:r>
      <w:r w:rsidRPr="002B4D84">
        <w:rPr>
          <w:b/>
          <w:bCs/>
          <w:sz w:val="28"/>
          <w:szCs w:val="28"/>
        </w:rPr>
        <w:t>Arbeitsblatt 2</w:t>
      </w:r>
      <w:r>
        <w:rPr>
          <w:b/>
          <w:bCs/>
          <w:sz w:val="28"/>
          <w:szCs w:val="28"/>
        </w:rPr>
        <w:t xml:space="preserve"> – </w:t>
      </w:r>
      <w:r w:rsidRPr="00937AB4">
        <w:rPr>
          <w:b/>
          <w:bCs/>
          <w:sz w:val="28"/>
          <w:szCs w:val="28"/>
        </w:rPr>
        <w:t xml:space="preserve">Bedeutung und Bewusstsein für die drei Säulen: </w:t>
      </w:r>
      <w:r w:rsidRPr="002B4D84">
        <w:rPr>
          <w:rFonts w:cstheme="minorHAnsi"/>
          <w:b/>
          <w:bCs/>
          <w:color w:val="4472C4" w:themeColor="accent1"/>
          <w:sz w:val="28"/>
          <w:szCs w:val="28"/>
        </w:rPr>
        <w:t>Ernährung</w:t>
      </w:r>
      <w:r w:rsidRPr="002B4D84">
        <w:rPr>
          <w:rFonts w:cstheme="minorHAnsi"/>
          <w:b/>
          <w:bCs/>
          <w:sz w:val="28"/>
          <w:szCs w:val="28"/>
        </w:rPr>
        <w:t xml:space="preserve">, </w:t>
      </w:r>
      <w:r w:rsidRPr="002B4D84">
        <w:rPr>
          <w:rFonts w:cstheme="minorHAnsi"/>
          <w:b/>
          <w:bCs/>
          <w:color w:val="ED7D31" w:themeColor="accent2"/>
          <w:sz w:val="28"/>
          <w:szCs w:val="28"/>
        </w:rPr>
        <w:t>Bewegung</w:t>
      </w:r>
      <w:r w:rsidRPr="002B4D84">
        <w:rPr>
          <w:rFonts w:cstheme="minorHAnsi"/>
          <w:b/>
          <w:bCs/>
          <w:sz w:val="28"/>
          <w:szCs w:val="28"/>
        </w:rPr>
        <w:t xml:space="preserve">, </w:t>
      </w:r>
      <w:commentRangeStart w:id="98"/>
      <w:r w:rsidRPr="002B4D84">
        <w:rPr>
          <w:rFonts w:cstheme="minorHAnsi"/>
          <w:b/>
          <w:bCs/>
          <w:color w:val="70AD47" w:themeColor="accent6"/>
          <w:sz w:val="28"/>
          <w:szCs w:val="28"/>
        </w:rPr>
        <w:t>Schlaf</w:t>
      </w:r>
      <w:commentRangeEnd w:id="98"/>
      <w:r>
        <w:rPr>
          <w:rStyle w:val="Kommentarzeichen"/>
        </w:rPr>
        <w:commentReference w:id="98"/>
      </w:r>
    </w:p>
    <w:p w14:paraId="64FA0F76" w14:textId="77777777" w:rsidR="00DB3E5A" w:rsidRPr="008663B5" w:rsidRDefault="00DB3E5A" w:rsidP="00DB3E5A">
      <w:pPr>
        <w:rPr>
          <w:b/>
          <w:bCs/>
        </w:rPr>
      </w:pPr>
    </w:p>
    <w:p w14:paraId="682FFCC1" w14:textId="77777777" w:rsidR="00DB3E5A" w:rsidRPr="008663B5" w:rsidRDefault="00DB3E5A" w:rsidP="00DB3E5A">
      <w:pPr>
        <w:spacing w:line="276" w:lineRule="auto"/>
        <w:rPr>
          <w:rStyle w:val="Hyperlink"/>
          <w:rFonts w:cstheme="minorHAnsi"/>
          <w:color w:val="FF0000"/>
          <w:highlight w:val="yellow"/>
          <w:u w:val="none"/>
        </w:rPr>
      </w:pPr>
    </w:p>
    <w:p w14:paraId="14005E9E" w14:textId="77777777" w:rsidR="00DB3E5A" w:rsidRPr="008663B5" w:rsidRDefault="00DB3E5A" w:rsidP="00DB3E5A">
      <w:pPr>
        <w:spacing w:line="276" w:lineRule="auto"/>
        <w:rPr>
          <w:rStyle w:val="Hyperlink"/>
          <w:rFonts w:cstheme="minorHAnsi"/>
          <w:color w:val="FF0000"/>
          <w:u w:val="none"/>
        </w:rPr>
      </w:pPr>
      <w:r w:rsidRPr="008663B5">
        <w:rPr>
          <w:rFonts w:cstheme="minorHAnsi"/>
          <w:noProof/>
          <w:color w:val="FF0000"/>
        </w:rPr>
        <mc:AlternateContent>
          <mc:Choice Requires="wps">
            <w:drawing>
              <wp:anchor distT="0" distB="0" distL="114300" distR="114300" simplePos="0" relativeHeight="251685888" behindDoc="0" locked="0" layoutInCell="1" allowOverlap="1" wp14:anchorId="315EA76A" wp14:editId="17494B7A">
                <wp:simplePos x="0" y="0"/>
                <wp:positionH relativeFrom="column">
                  <wp:posOffset>2059018</wp:posOffset>
                </wp:positionH>
                <wp:positionV relativeFrom="page">
                  <wp:posOffset>2413947</wp:posOffset>
                </wp:positionV>
                <wp:extent cx="1278890" cy="629285"/>
                <wp:effectExtent l="19050" t="19050" r="16510" b="342265"/>
                <wp:wrapThrough wrapText="bothSides">
                  <wp:wrapPolygon edited="0">
                    <wp:start x="5568" y="366"/>
                    <wp:lineTo x="-834" y="1687"/>
                    <wp:lineTo x="-184" y="14698"/>
                    <wp:lineTo x="4047" y="21712"/>
                    <wp:lineTo x="1941" y="31348"/>
                    <wp:lineTo x="1783" y="34667"/>
                    <wp:lineTo x="3384" y="34337"/>
                    <wp:lineTo x="4567" y="32121"/>
                    <wp:lineTo x="20052" y="18411"/>
                    <wp:lineTo x="21648" y="11509"/>
                    <wp:lineTo x="21290" y="4353"/>
                    <wp:lineTo x="14531" y="-1482"/>
                    <wp:lineTo x="11330" y="-822"/>
                    <wp:lineTo x="5568" y="366"/>
                  </wp:wrapPolygon>
                </wp:wrapThrough>
                <wp:docPr id="1546241480" name="Sprechblase: oval 10"/>
                <wp:cNvGraphicFramePr/>
                <a:graphic xmlns:a="http://schemas.openxmlformats.org/drawingml/2006/main">
                  <a:graphicData uri="http://schemas.microsoft.com/office/word/2010/wordprocessingShape">
                    <wps:wsp>
                      <wps:cNvSpPr/>
                      <wps:spPr>
                        <a:xfrm rot="347740">
                          <a:off x="0" y="0"/>
                          <a:ext cx="1278890" cy="629285"/>
                        </a:xfrm>
                        <a:prstGeom prst="wedgeEllipseCallout">
                          <a:avLst>
                            <a:gd name="adj1" fmla="val -37085"/>
                            <a:gd name="adj2" fmla="val 104704"/>
                          </a:avLst>
                        </a:prstGeom>
                        <a:solidFill>
                          <a:srgbClr val="70AD47">
                            <a:lumMod val="20000"/>
                            <a:lumOff val="80000"/>
                          </a:srgbClr>
                        </a:solidFill>
                        <a:ln w="12700" cap="flat" cmpd="sng" algn="ctr">
                          <a:solidFill>
                            <a:srgbClr val="4472C4">
                              <a:shade val="15000"/>
                            </a:srgbClr>
                          </a:solidFill>
                          <a:prstDash val="solid"/>
                          <a:miter lim="800000"/>
                        </a:ln>
                        <a:effectLst/>
                      </wps:spPr>
                      <wps:txbx>
                        <w:txbxContent>
                          <w:p w14:paraId="7844ED34" w14:textId="77777777" w:rsidR="00DB3E5A" w:rsidRPr="009B7B48" w:rsidRDefault="00DB3E5A" w:rsidP="00DB3E5A">
                            <w:pPr>
                              <w:jc w:val="center"/>
                              <w:rPr>
                                <w14:textOutline w14:w="9525" w14:cap="rnd" w14:cmpd="sng" w14:algn="ctr">
                                  <w14:solidFill>
                                    <w14:schemeClr w14:val="tx1"/>
                                  </w14:solidFill>
                                  <w14:prstDash w14:val="solid"/>
                                  <w14:bevel/>
                                </w14:textOutline>
                              </w:rPr>
                            </w:pPr>
                            <w:r>
                              <w:rPr>
                                <w14:textOutline w14:w="9525" w14:cap="rnd" w14:cmpd="sng" w14:algn="ctr">
                                  <w14:solidFill>
                                    <w14:schemeClr w14:val="tx1"/>
                                  </w14:solidFill>
                                  <w14:prstDash w14:val="solid"/>
                                  <w14:bevel/>
                                </w14:textOutline>
                              </w:rPr>
                              <w:t>Wachstum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15EA76A" id="_x0000_s1036" type="#_x0000_t63" style="position:absolute;margin-left:162.15pt;margin-top:190.05pt;width:100.7pt;height:49.55pt;rotation:379825fd;z-index:251685888;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" adj="2790,33416" fillcolor="#e2f0d9" strokecolor="#172c51" strokeweight="1pt">
                <v:textbox>
                  <w:txbxContent>
                    <w:p w14:paraId="7844ED34" w14:textId="77777777" w:rsidR="00DB3E5A" w:rsidRPr="009B7B48" w:rsidRDefault="00DB3E5A" w:rsidP="00DB3E5A">
                      <w:pPr>
                        <w:jc w:val="center"/>
                        <w:rPr>
                          <w14:textOutline w14:w="9525" w14:cap="rnd" w14:cmpd="sng" w14:algn="ctr">
                            <w14:solidFill>
                              <w14:schemeClr w14:val="tx1"/>
                            </w14:solidFill>
                            <w14:prstDash w14:val="solid"/>
                            <w14:bevel/>
                          </w14:textOutline>
                        </w:rPr>
                      </w:pPr>
                      <w:r>
                        <w:rPr>
                          <w14:textOutline w14:w="9525" w14:cap="rnd" w14:cmpd="sng" w14:algn="ctr">
                            <w14:solidFill>
                              <w14:schemeClr w14:val="tx1"/>
                            </w14:solidFill>
                            <w14:prstDash w14:val="solid"/>
                            <w14:bevel/>
                          </w14:textOutline>
                        </w:rPr>
                        <w:t>Wachstum</w:t>
                      </w:r>
                    </w:p>
                  </w:txbxContent>
                </v:textbox>
                <w10:wrap type="through" anchory="page"/>
              </v:shape>
            </w:pict>
          </mc:Fallback>
        </mc:AlternateContent>
      </w:r>
      <w:r w:rsidRPr="008663B5">
        <w:rPr>
          <w:rFonts w:cstheme="minorHAnsi"/>
          <w:noProof/>
          <w:color w:val="FF0000"/>
        </w:rPr>
        <mc:AlternateContent>
          <mc:Choice Requires="wps">
            <w:drawing>
              <wp:anchor distT="0" distB="0" distL="114300" distR="114300" simplePos="0" relativeHeight="251684864" behindDoc="0" locked="0" layoutInCell="1" allowOverlap="1" wp14:anchorId="71E1431C" wp14:editId="69D8876C">
                <wp:simplePos x="0" y="0"/>
                <wp:positionH relativeFrom="column">
                  <wp:posOffset>3319972</wp:posOffset>
                </wp:positionH>
                <wp:positionV relativeFrom="page">
                  <wp:posOffset>2737161</wp:posOffset>
                </wp:positionV>
                <wp:extent cx="1036320" cy="629285"/>
                <wp:effectExtent l="19050" t="38100" r="11430" b="532765"/>
                <wp:wrapThrough wrapText="bothSides">
                  <wp:wrapPolygon edited="0">
                    <wp:start x="10724" y="-1615"/>
                    <wp:lineTo x="1326" y="-4292"/>
                    <wp:lineTo x="-772" y="11686"/>
                    <wp:lineTo x="969" y="16989"/>
                    <wp:lineTo x="5060" y="29149"/>
                    <wp:lineTo x="5133" y="37872"/>
                    <wp:lineTo x="6686" y="38425"/>
                    <wp:lineTo x="9717" y="30808"/>
                    <wp:lineTo x="14940" y="21963"/>
                    <wp:lineTo x="21160" y="14812"/>
                    <wp:lineTo x="22083" y="7782"/>
                    <wp:lineTo x="20730" y="2617"/>
                    <wp:lineTo x="18097" y="1011"/>
                    <wp:lineTo x="10724" y="-1615"/>
                  </wp:wrapPolygon>
                </wp:wrapThrough>
                <wp:docPr id="1679539485" name="Sprechblase: oval 10"/>
                <wp:cNvGraphicFramePr/>
                <a:graphic xmlns:a="http://schemas.openxmlformats.org/drawingml/2006/main">
                  <a:graphicData uri="http://schemas.microsoft.com/office/word/2010/wordprocessingShape">
                    <wps:wsp>
                      <wps:cNvSpPr/>
                      <wps:spPr>
                        <a:xfrm rot="20867996">
                          <a:off x="0" y="0"/>
                          <a:ext cx="1036320" cy="629285"/>
                        </a:xfrm>
                        <a:prstGeom prst="wedgeEllipseCallout">
                          <a:avLst>
                            <a:gd name="adj1" fmla="val -20360"/>
                            <a:gd name="adj2" fmla="val 121368"/>
                          </a:avLst>
                        </a:prstGeom>
                        <a:solidFill>
                          <a:srgbClr val="70AD47">
                            <a:lumMod val="20000"/>
                            <a:lumOff val="80000"/>
                          </a:srgbClr>
                        </a:solidFill>
                        <a:ln w="12700" cap="flat" cmpd="sng" algn="ctr">
                          <a:solidFill>
                            <a:srgbClr val="4472C4">
                              <a:shade val="15000"/>
                            </a:srgbClr>
                          </a:solidFill>
                          <a:prstDash val="solid"/>
                          <a:miter lim="800000"/>
                        </a:ln>
                        <a:effectLst/>
                      </wps:spPr>
                      <wps:txbx>
                        <w:txbxContent>
                          <w:p w14:paraId="074CCEAB" w14:textId="77777777" w:rsidR="00DB3E5A" w:rsidRPr="009B7B48" w:rsidRDefault="00DB3E5A" w:rsidP="00DB3E5A">
                            <w:pPr>
                              <w:jc w:val="center"/>
                              <w:rPr>
                                <w14:textOutline w14:w="9525" w14:cap="rnd" w14:cmpd="sng" w14:algn="ctr">
                                  <w14:solidFill>
                                    <w14:schemeClr w14:val="tx1"/>
                                  </w14:solidFill>
                                  <w14:prstDash w14:val="solid"/>
                                  <w14:bevel/>
                                </w14:textOutline>
                              </w:rPr>
                            </w:pPr>
                            <w:r>
                              <w:rPr>
                                <w14:textOutline w14:w="9525" w14:cap="rnd" w14:cmpd="sng" w14:algn="ctr">
                                  <w14:solidFill>
                                    <w14:schemeClr w14:val="tx1"/>
                                  </w14:solidFill>
                                  <w14:prstDash w14:val="solid"/>
                                  <w14:bevel/>
                                </w14:textOutline>
                              </w:rPr>
                              <w:t>Lernen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1E1431C" id="_x0000_s1037" type="#_x0000_t63" style="position:absolute;margin-left:261.4pt;margin-top:215.5pt;width:81.6pt;height:49.55pt;rotation:-799544fd;z-index:25168486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" adj="6402,37015" fillcolor="#e2f0d9" strokecolor="#172c51" strokeweight="1pt">
                <v:textbox>
                  <w:txbxContent>
                    <w:p w14:paraId="074CCEAB" w14:textId="77777777" w:rsidR="00DB3E5A" w:rsidRPr="009B7B48" w:rsidRDefault="00DB3E5A" w:rsidP="00DB3E5A">
                      <w:pPr>
                        <w:jc w:val="center"/>
                        <w:rPr>
                          <w14:textOutline w14:w="9525" w14:cap="rnd" w14:cmpd="sng" w14:algn="ctr">
                            <w14:solidFill>
                              <w14:schemeClr w14:val="tx1"/>
                            </w14:solidFill>
                            <w14:prstDash w14:val="solid"/>
                            <w14:bevel/>
                          </w14:textOutline>
                        </w:rPr>
                      </w:pPr>
                      <w:r>
                        <w:rPr>
                          <w14:textOutline w14:w="9525" w14:cap="rnd" w14:cmpd="sng" w14:algn="ctr">
                            <w14:solidFill>
                              <w14:schemeClr w14:val="tx1"/>
                            </w14:solidFill>
                            <w14:prstDash w14:val="solid"/>
                            <w14:bevel/>
                          </w14:textOutline>
                        </w:rPr>
                        <w:t>Lernen</w:t>
                      </w:r>
                    </w:p>
                  </w:txbxContent>
                </v:textbox>
                <w10:wrap type="through" anchory="page"/>
              </v:shape>
            </w:pict>
          </mc:Fallback>
        </mc:AlternateContent>
      </w:r>
      <w:r w:rsidRPr="008663B5">
        <w:rPr>
          <w:rFonts w:cstheme="minorHAnsi"/>
          <w:noProof/>
          <w:color w:val="FF0000"/>
        </w:rPr>
        <w:drawing>
          <wp:anchor distT="0" distB="0" distL="114300" distR="114300" simplePos="0" relativeHeight="251675648" behindDoc="0" locked="0" layoutInCell="1" allowOverlap="1" wp14:anchorId="32D03CFC" wp14:editId="79C067F6">
            <wp:simplePos x="0" y="0"/>
            <wp:positionH relativeFrom="column">
              <wp:posOffset>1446530</wp:posOffset>
            </wp:positionH>
            <wp:positionV relativeFrom="page">
              <wp:posOffset>3337560</wp:posOffset>
            </wp:positionV>
            <wp:extent cx="1438275" cy="3571875"/>
            <wp:effectExtent l="0" t="0" r="9525" b="9525"/>
            <wp:wrapThrough wrapText="bothSides">
              <wp:wrapPolygon edited="0">
                <wp:start x="7438" y="0"/>
                <wp:lineTo x="6008" y="461"/>
                <wp:lineTo x="5150" y="1267"/>
                <wp:lineTo x="6008" y="3917"/>
                <wp:lineTo x="1430" y="5760"/>
                <wp:lineTo x="286" y="7142"/>
                <wp:lineTo x="0" y="7603"/>
                <wp:lineTo x="1144" y="9446"/>
                <wp:lineTo x="1144" y="10138"/>
                <wp:lineTo x="3433" y="11290"/>
                <wp:lineTo x="4577" y="11290"/>
                <wp:lineTo x="4005" y="16819"/>
                <wp:lineTo x="3719" y="20506"/>
                <wp:lineTo x="3719" y="20736"/>
                <wp:lineTo x="5436" y="21312"/>
                <wp:lineTo x="6008" y="21542"/>
                <wp:lineTo x="10013" y="21542"/>
                <wp:lineTo x="21457" y="20851"/>
                <wp:lineTo x="21457" y="20390"/>
                <wp:lineTo x="17166" y="18662"/>
                <wp:lineTo x="16879" y="11290"/>
                <wp:lineTo x="19168" y="9446"/>
                <wp:lineTo x="18882" y="8410"/>
                <wp:lineTo x="17452" y="5760"/>
                <wp:lineTo x="16021" y="4493"/>
                <wp:lineTo x="16593" y="1152"/>
                <wp:lineTo x="14019" y="461"/>
                <wp:lineTo x="9441" y="0"/>
                <wp:lineTo x="7438" y="0"/>
              </wp:wrapPolygon>
            </wp:wrapThrough>
            <wp:docPr id="169926519" name="Grafik 9" descr="Mädchen mit Rucks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91128" name="Grafik 1403391128" descr="Mädchen mit Rucksack"/>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1438275" cy="3571875"/>
                    </a:xfrm>
                    <a:prstGeom prst="rect">
                      <a:avLst/>
                    </a:prstGeom>
                  </pic:spPr>
                </pic:pic>
              </a:graphicData>
            </a:graphic>
          </wp:anchor>
        </w:drawing>
      </w:r>
      <w:r w:rsidRPr="008663B5">
        <w:rPr>
          <w:rFonts w:cstheme="minorHAnsi"/>
          <w:noProof/>
          <w:color w:val="FF0000"/>
        </w:rPr>
        <mc:AlternateContent>
          <mc:Choice Requires="wps">
            <w:drawing>
              <wp:anchor distT="0" distB="0" distL="114300" distR="114300" simplePos="0" relativeHeight="251678720" behindDoc="0" locked="0" layoutInCell="1" allowOverlap="1" wp14:anchorId="65612F18" wp14:editId="5C5886C1">
                <wp:simplePos x="0" y="0"/>
                <wp:positionH relativeFrom="column">
                  <wp:posOffset>-331470</wp:posOffset>
                </wp:positionH>
                <wp:positionV relativeFrom="page">
                  <wp:posOffset>3869055</wp:posOffset>
                </wp:positionV>
                <wp:extent cx="1481455" cy="629285"/>
                <wp:effectExtent l="159385" t="0" r="411480" b="0"/>
                <wp:wrapThrough wrapText="bothSides">
                  <wp:wrapPolygon edited="0">
                    <wp:start x="20883" y="5438"/>
                    <wp:lineTo x="19768" y="913"/>
                    <wp:lineTo x="15554" y="-3161"/>
                    <wp:lineTo x="14112" y="-1193"/>
                    <wp:lineTo x="8874" y="-1601"/>
                    <wp:lineTo x="8634" y="-1273"/>
                    <wp:lineTo x="4333" y="820"/>
                    <wp:lineTo x="489" y="6068"/>
                    <wp:lineTo x="-535" y="9733"/>
                    <wp:lineTo x="-395" y="10299"/>
                    <wp:lineTo x="1137" y="16521"/>
                    <wp:lineTo x="1277" y="17087"/>
                    <wp:lineTo x="4112" y="20775"/>
                    <wp:lineTo x="9907" y="23446"/>
                    <wp:lineTo x="16677" y="30076"/>
                    <wp:lineTo x="20661" y="25393"/>
                    <wp:lineTo x="19407" y="20302"/>
                    <wp:lineTo x="23251" y="15054"/>
                    <wp:lineTo x="21997" y="9963"/>
                    <wp:lineTo x="20883" y="5438"/>
                  </wp:wrapPolygon>
                </wp:wrapThrough>
                <wp:docPr id="250763795" name="Sprechblase: oval 10"/>
                <wp:cNvGraphicFramePr/>
                <a:graphic xmlns:a="http://schemas.openxmlformats.org/drawingml/2006/main">
                  <a:graphicData uri="http://schemas.microsoft.com/office/word/2010/wordprocessingShape">
                    <wps:wsp>
                      <wps:cNvSpPr/>
                      <wps:spPr>
                        <a:xfrm rot="18006587">
                          <a:off x="0" y="0"/>
                          <a:ext cx="1481455" cy="629285"/>
                        </a:xfrm>
                        <a:prstGeom prst="wedgeEllipseCallout">
                          <a:avLst>
                            <a:gd name="adj1" fmla="val 32312"/>
                            <a:gd name="adj2" fmla="val 151462"/>
                          </a:avLst>
                        </a:prstGeom>
                        <a:solidFill>
                          <a:srgbClr val="4472C4">
                            <a:lumMod val="20000"/>
                            <a:lumOff val="80000"/>
                          </a:srgbClr>
                        </a:solidFill>
                        <a:ln w="12700" cap="flat" cmpd="sng" algn="ctr">
                          <a:solidFill>
                            <a:srgbClr val="4472C4">
                              <a:shade val="15000"/>
                            </a:srgbClr>
                          </a:solidFill>
                          <a:prstDash val="solid"/>
                          <a:miter lim="800000"/>
                        </a:ln>
                        <a:effectLst/>
                      </wps:spPr>
                      <wps:txbx>
                        <w:txbxContent>
                          <w:p w14:paraId="28A12374" w14:textId="77777777" w:rsidR="00DB3E5A" w:rsidRPr="009B7B48" w:rsidRDefault="00DB3E5A" w:rsidP="00DB3E5A">
                            <w:pPr>
                              <w:jc w:val="center"/>
                              <w:rPr>
                                <w14:textOutline w14:w="9525" w14:cap="rnd" w14:cmpd="sng" w14:algn="ctr">
                                  <w14:solidFill>
                                    <w14:schemeClr w14:val="tx1"/>
                                  </w14:solidFill>
                                  <w14:prstDash w14:val="solid"/>
                                  <w14:bevel/>
                                </w14:textOutline>
                              </w:rPr>
                            </w:pPr>
                            <w:r>
                              <w:rPr>
                                <w14:textOutline w14:w="9525" w14:cap="rnd" w14:cmpd="sng" w14:algn="ctr">
                                  <w14:solidFill>
                                    <w14:schemeClr w14:val="tx1"/>
                                  </w14:solidFill>
                                  <w14:prstDash w14:val="solid"/>
                                  <w14:bevel/>
                                </w14:textOutline>
                              </w:rPr>
                              <w:t>Immunsystem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5612F18" id="_x0000_s1038" type="#_x0000_t63" style="position:absolute;margin-left:-26.1pt;margin-top:304.65pt;width:116.65pt;height:49.55pt;rotation:-3924965fd;z-index:251678720;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" adj="17779,43516" fillcolor="#dae3f3" strokecolor="#172c51" strokeweight="1pt">
                <v:textbox>
                  <w:txbxContent>
                    <w:p w14:paraId="28A12374" w14:textId="77777777" w:rsidR="00DB3E5A" w:rsidRPr="009B7B48" w:rsidRDefault="00DB3E5A" w:rsidP="00DB3E5A">
                      <w:pPr>
                        <w:jc w:val="center"/>
                        <w:rPr>
                          <w14:textOutline w14:w="9525" w14:cap="rnd" w14:cmpd="sng" w14:algn="ctr">
                            <w14:solidFill>
                              <w14:schemeClr w14:val="tx1"/>
                            </w14:solidFill>
                            <w14:prstDash w14:val="solid"/>
                            <w14:bevel/>
                          </w14:textOutline>
                        </w:rPr>
                      </w:pPr>
                      <w:r>
                        <w:rPr>
                          <w14:textOutline w14:w="9525" w14:cap="rnd" w14:cmpd="sng" w14:algn="ctr">
                            <w14:solidFill>
                              <w14:schemeClr w14:val="tx1"/>
                            </w14:solidFill>
                            <w14:prstDash w14:val="solid"/>
                            <w14:bevel/>
                          </w14:textOutline>
                        </w:rPr>
                        <w:t>Immunsystem</w:t>
                      </w:r>
                    </w:p>
                  </w:txbxContent>
                </v:textbox>
                <w10:wrap type="through" anchory="page"/>
              </v:shape>
            </w:pict>
          </mc:Fallback>
        </mc:AlternateContent>
      </w:r>
      <w:r w:rsidRPr="008663B5">
        <w:rPr>
          <w:rFonts w:cstheme="minorHAnsi"/>
          <w:noProof/>
          <w:color w:val="FF0000"/>
        </w:rPr>
        <mc:AlternateContent>
          <mc:Choice Requires="wps">
            <w:drawing>
              <wp:anchor distT="0" distB="0" distL="114300" distR="114300" simplePos="0" relativeHeight="251677696" behindDoc="0" locked="0" layoutInCell="1" allowOverlap="1" wp14:anchorId="4B368E8D" wp14:editId="07079B68">
                <wp:simplePos x="0" y="0"/>
                <wp:positionH relativeFrom="column">
                  <wp:posOffset>4453974</wp:posOffset>
                </wp:positionH>
                <wp:positionV relativeFrom="page">
                  <wp:posOffset>3126357</wp:posOffset>
                </wp:positionV>
                <wp:extent cx="1036320" cy="629285"/>
                <wp:effectExtent l="57150" t="38100" r="0" b="247015"/>
                <wp:wrapThrough wrapText="bothSides">
                  <wp:wrapPolygon edited="0">
                    <wp:start x="2345" y="2743"/>
                    <wp:lineTo x="-2543" y="5477"/>
                    <wp:lineTo x="1168" y="25500"/>
                    <wp:lineTo x="3084" y="34787"/>
                    <wp:lineTo x="4212" y="34156"/>
                    <wp:lineTo x="4588" y="33946"/>
                    <wp:lineTo x="21846" y="13932"/>
                    <wp:lineTo x="20306" y="4434"/>
                    <wp:lineTo x="19667" y="1339"/>
                    <wp:lineTo x="10616" y="-1884"/>
                    <wp:lineTo x="8360" y="-622"/>
                    <wp:lineTo x="2345" y="2743"/>
                  </wp:wrapPolygon>
                </wp:wrapThrough>
                <wp:docPr id="410700573" name="Sprechblase: oval 10"/>
                <wp:cNvGraphicFramePr/>
                <a:graphic xmlns:a="http://schemas.openxmlformats.org/drawingml/2006/main">
                  <a:graphicData uri="http://schemas.microsoft.com/office/word/2010/wordprocessingShape">
                    <wps:wsp>
                      <wps:cNvSpPr/>
                      <wps:spPr>
                        <a:xfrm rot="1125818">
                          <a:off x="0" y="0"/>
                          <a:ext cx="1036320" cy="629285"/>
                        </a:xfrm>
                        <a:prstGeom prst="wedgeEllipseCallout">
                          <a:avLst>
                            <a:gd name="adj1" fmla="val -33319"/>
                            <a:gd name="adj2" fmla="val 106367"/>
                          </a:avLst>
                        </a:prstGeom>
                        <a:solidFill>
                          <a:srgbClr val="4472C4">
                            <a:lumMod val="20000"/>
                            <a:lumOff val="80000"/>
                          </a:srgbClr>
                        </a:solidFill>
                        <a:ln w="12700" cap="flat" cmpd="sng" algn="ctr">
                          <a:solidFill>
                            <a:srgbClr val="4472C4">
                              <a:shade val="15000"/>
                            </a:srgbClr>
                          </a:solidFill>
                          <a:prstDash val="solid"/>
                          <a:miter lim="800000"/>
                        </a:ln>
                        <a:effectLst/>
                      </wps:spPr>
                      <wps:txbx>
                        <w:txbxContent>
                          <w:p w14:paraId="48D9EEDC" w14:textId="77777777" w:rsidR="00DB3E5A" w:rsidRPr="009B7B48" w:rsidRDefault="00DB3E5A" w:rsidP="00DB3E5A">
                            <w:pPr>
                              <w:jc w:val="center"/>
                              <w:rPr>
                                <w14:textOutline w14:w="9525" w14:cap="rnd" w14:cmpd="sng" w14:algn="ctr">
                                  <w14:solidFill>
                                    <w14:schemeClr w14:val="tx1"/>
                                  </w14:solidFill>
                                  <w14:prstDash w14:val="solid"/>
                                  <w14:bevel/>
                                </w14:textOutline>
                              </w:rPr>
                            </w:pPr>
                            <w:r w:rsidRPr="009B7B48">
                              <w:rPr>
                                <w14:textOutline w14:w="9525" w14:cap="rnd" w14:cmpd="sng" w14:algn="ctr">
                                  <w14:solidFill>
                                    <w14:schemeClr w14:val="tx1"/>
                                  </w14:solidFill>
                                  <w14:prstDash w14:val="solid"/>
                                  <w14:bevel/>
                                </w14:textOutline>
                              </w:rPr>
                              <w:t>Energie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B368E8D" id="_x0000_s1039" type="#_x0000_t63" style="position:absolute;margin-left:350.7pt;margin-top:246.15pt;width:81.6pt;height:49.55pt;rotation:1229693fd;z-index:251677696;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" adj="3603,33775" fillcolor="#dae3f3" strokecolor="#172c51" strokeweight="1pt">
                <v:textbox>
                  <w:txbxContent>
                    <w:p w14:paraId="48D9EEDC" w14:textId="77777777" w:rsidR="00DB3E5A" w:rsidRPr="009B7B48" w:rsidRDefault="00DB3E5A" w:rsidP="00DB3E5A">
                      <w:pPr>
                        <w:jc w:val="center"/>
                        <w:rPr>
                          <w14:textOutline w14:w="9525" w14:cap="rnd" w14:cmpd="sng" w14:algn="ctr">
                            <w14:solidFill>
                              <w14:schemeClr w14:val="tx1"/>
                            </w14:solidFill>
                            <w14:prstDash w14:val="solid"/>
                            <w14:bevel/>
                          </w14:textOutline>
                        </w:rPr>
                      </w:pPr>
                      <w:r w:rsidRPr="009B7B48">
                        <w:rPr>
                          <w14:textOutline w14:w="9525" w14:cap="rnd" w14:cmpd="sng" w14:algn="ctr">
                            <w14:solidFill>
                              <w14:schemeClr w14:val="tx1"/>
                            </w14:solidFill>
                            <w14:prstDash w14:val="solid"/>
                            <w14:bevel/>
                          </w14:textOutline>
                        </w:rPr>
                        <w:t>Energie</w:t>
                      </w:r>
                    </w:p>
                  </w:txbxContent>
                </v:textbox>
                <w10:wrap type="through" anchory="page"/>
              </v:shape>
            </w:pict>
          </mc:Fallback>
        </mc:AlternateContent>
      </w:r>
      <w:r w:rsidRPr="008663B5">
        <w:rPr>
          <w:rFonts w:cstheme="minorHAnsi"/>
          <w:noProof/>
          <w:color w:val="FF0000"/>
        </w:rPr>
        <mc:AlternateContent>
          <mc:Choice Requires="wps">
            <w:drawing>
              <wp:anchor distT="0" distB="0" distL="114300" distR="114300" simplePos="0" relativeHeight="251679744" behindDoc="0" locked="0" layoutInCell="1" allowOverlap="1" wp14:anchorId="49E192A3" wp14:editId="6DC35758">
                <wp:simplePos x="0" y="0"/>
                <wp:positionH relativeFrom="column">
                  <wp:posOffset>4672869</wp:posOffset>
                </wp:positionH>
                <wp:positionV relativeFrom="page">
                  <wp:posOffset>4598239</wp:posOffset>
                </wp:positionV>
                <wp:extent cx="1494155" cy="629285"/>
                <wp:effectExtent l="0" t="95250" r="0" b="189865"/>
                <wp:wrapThrough wrapText="bothSides">
                  <wp:wrapPolygon edited="0">
                    <wp:start x="1276" y="3624"/>
                    <wp:lineTo x="-806" y="7374"/>
                    <wp:lineTo x="435" y="16042"/>
                    <wp:lineTo x="3938" y="24265"/>
                    <wp:lineTo x="2649" y="31520"/>
                    <wp:lineTo x="3092" y="34616"/>
                    <wp:lineTo x="4135" y="33774"/>
                    <wp:lineTo x="6221" y="32092"/>
                    <wp:lineTo x="21847" y="11201"/>
                    <wp:lineTo x="20252" y="57"/>
                    <wp:lineTo x="18688" y="1319"/>
                    <wp:lineTo x="17270" y="-8588"/>
                    <wp:lineTo x="6491" y="-583"/>
                    <wp:lineTo x="1276" y="3624"/>
                  </wp:wrapPolygon>
                </wp:wrapThrough>
                <wp:docPr id="1032961057" name="Sprechblase: oval 10"/>
                <wp:cNvGraphicFramePr/>
                <a:graphic xmlns:a="http://schemas.openxmlformats.org/drawingml/2006/main">
                  <a:graphicData uri="http://schemas.microsoft.com/office/word/2010/wordprocessingShape">
                    <wps:wsp>
                      <wps:cNvSpPr/>
                      <wps:spPr>
                        <a:xfrm rot="1125818">
                          <a:off x="0" y="0"/>
                          <a:ext cx="1494155" cy="629285"/>
                        </a:xfrm>
                        <a:prstGeom prst="wedgeEllipseCallout">
                          <a:avLst>
                            <a:gd name="adj1" fmla="val -33319"/>
                            <a:gd name="adj2" fmla="val 106367"/>
                          </a:avLst>
                        </a:prstGeom>
                        <a:solidFill>
                          <a:srgbClr val="4472C4">
                            <a:lumMod val="20000"/>
                            <a:lumOff val="80000"/>
                          </a:srgbClr>
                        </a:solidFill>
                        <a:ln w="12700" cap="flat" cmpd="sng" algn="ctr">
                          <a:solidFill>
                            <a:srgbClr val="4472C4">
                              <a:shade val="15000"/>
                            </a:srgbClr>
                          </a:solidFill>
                          <a:prstDash val="solid"/>
                          <a:miter lim="800000"/>
                        </a:ln>
                        <a:effectLst/>
                      </wps:spPr>
                      <wps:txbx>
                        <w:txbxContent>
                          <w:p w14:paraId="6BAD3FF7" w14:textId="77777777" w:rsidR="00DB3E5A" w:rsidRPr="009B7B48" w:rsidRDefault="00DB3E5A" w:rsidP="00DB3E5A">
                            <w:pPr>
                              <w:jc w:val="center"/>
                              <w:rPr>
                                <w14:textOutline w14:w="9525" w14:cap="rnd" w14:cmpd="sng" w14:algn="ctr">
                                  <w14:solidFill>
                                    <w14:schemeClr w14:val="tx1"/>
                                  </w14:solidFill>
                                  <w14:prstDash w14:val="solid"/>
                                  <w14:bevel/>
                                </w14:textOutline>
                              </w:rPr>
                            </w:pPr>
                            <w:r>
                              <w:rPr>
                                <w14:textOutline w14:w="9525" w14:cap="rnd" w14:cmpd="sng" w14:algn="ctr">
                                  <w14:solidFill>
                                    <w14:schemeClr w14:val="tx1"/>
                                  </w14:solidFill>
                                  <w14:prstDash w14:val="solid"/>
                                  <w14:bevel/>
                                </w14:textOutline>
                              </w:rPr>
                              <w:t>Konzentration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9E192A3" id="_x0000_s1040" type="#_x0000_t63" style="position:absolute;margin-left:367.95pt;margin-top:362.05pt;width:117.65pt;height:49.55pt;rotation:1229693fd;z-index:25167974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" adj="3603,33775" fillcolor="#dae3f3" strokecolor="#172c51" strokeweight="1pt">
                <v:textbox>
                  <w:txbxContent>
                    <w:p w14:paraId="6BAD3FF7" w14:textId="77777777" w:rsidR="00DB3E5A" w:rsidRPr="009B7B48" w:rsidRDefault="00DB3E5A" w:rsidP="00DB3E5A">
                      <w:pPr>
                        <w:jc w:val="center"/>
                        <w:rPr>
                          <w14:textOutline w14:w="9525" w14:cap="rnd" w14:cmpd="sng" w14:algn="ctr">
                            <w14:solidFill>
                              <w14:schemeClr w14:val="tx1"/>
                            </w14:solidFill>
                            <w14:prstDash w14:val="solid"/>
                            <w14:bevel/>
                          </w14:textOutline>
                        </w:rPr>
                      </w:pPr>
                      <w:r>
                        <w:rPr>
                          <w14:textOutline w14:w="9525" w14:cap="rnd" w14:cmpd="sng" w14:algn="ctr">
                            <w14:solidFill>
                              <w14:schemeClr w14:val="tx1"/>
                            </w14:solidFill>
                            <w14:prstDash w14:val="solid"/>
                            <w14:bevel/>
                          </w14:textOutline>
                        </w:rPr>
                        <w:t>Konzentration</w:t>
                      </w:r>
                    </w:p>
                  </w:txbxContent>
                </v:textbox>
                <w10:wrap type="through" anchory="page"/>
              </v:shape>
            </w:pict>
          </mc:Fallback>
        </mc:AlternateContent>
      </w:r>
      <w:r w:rsidRPr="008663B5">
        <w:rPr>
          <w:rFonts w:cstheme="minorHAnsi"/>
          <w:noProof/>
          <w:color w:val="FF0000"/>
        </w:rPr>
        <mc:AlternateContent>
          <mc:Choice Requires="wps">
            <w:drawing>
              <wp:anchor distT="0" distB="0" distL="114300" distR="114300" simplePos="0" relativeHeight="251680768" behindDoc="0" locked="0" layoutInCell="1" allowOverlap="1" wp14:anchorId="79FACCE4" wp14:editId="259345D5">
                <wp:simplePos x="0" y="0"/>
                <wp:positionH relativeFrom="column">
                  <wp:posOffset>825488</wp:posOffset>
                </wp:positionH>
                <wp:positionV relativeFrom="page">
                  <wp:posOffset>2847076</wp:posOffset>
                </wp:positionV>
                <wp:extent cx="1036320" cy="629285"/>
                <wp:effectExtent l="0" t="95250" r="0" b="227965"/>
                <wp:wrapThrough wrapText="bothSides">
                  <wp:wrapPolygon edited="0">
                    <wp:start x="17066" y="919"/>
                    <wp:lineTo x="13863" y="-2946"/>
                    <wp:lineTo x="6712" y="-3467"/>
                    <wp:lineTo x="4514" y="366"/>
                    <wp:lineTo x="972" y="5009"/>
                    <wp:lineTo x="-201" y="7647"/>
                    <wp:lineTo x="9006" y="30102"/>
                    <wp:lineTo x="10693" y="32948"/>
                    <wp:lineTo x="11974" y="34494"/>
                    <wp:lineTo x="23472" y="8647"/>
                    <wp:lineTo x="21230" y="5942"/>
                    <wp:lineTo x="17066" y="919"/>
                  </wp:wrapPolygon>
                </wp:wrapThrough>
                <wp:docPr id="2146289808" name="Sprechblase: oval 10"/>
                <wp:cNvGraphicFramePr/>
                <a:graphic xmlns:a="http://schemas.openxmlformats.org/drawingml/2006/main">
                  <a:graphicData uri="http://schemas.microsoft.com/office/word/2010/wordprocessingShape">
                    <wps:wsp>
                      <wps:cNvSpPr/>
                      <wps:spPr>
                        <a:xfrm rot="19426440">
                          <a:off x="0" y="0"/>
                          <a:ext cx="1036320" cy="629285"/>
                        </a:xfrm>
                        <a:prstGeom prst="wedgeEllipseCallout">
                          <a:avLst>
                            <a:gd name="adj1" fmla="val 3286"/>
                            <a:gd name="adj2" fmla="val 102948"/>
                          </a:avLst>
                        </a:prstGeom>
                        <a:solidFill>
                          <a:srgbClr val="ED7D31">
                            <a:lumMod val="20000"/>
                            <a:lumOff val="80000"/>
                          </a:srgbClr>
                        </a:solidFill>
                        <a:ln w="12700" cap="flat" cmpd="sng" algn="ctr">
                          <a:solidFill>
                            <a:srgbClr val="4472C4">
                              <a:shade val="15000"/>
                            </a:srgbClr>
                          </a:solidFill>
                          <a:prstDash val="solid"/>
                          <a:miter lim="800000"/>
                        </a:ln>
                        <a:effectLst/>
                      </wps:spPr>
                      <wps:txbx>
                        <w:txbxContent>
                          <w:p w14:paraId="707BE2F5" w14:textId="77777777" w:rsidR="00DB3E5A" w:rsidRPr="009B7B48" w:rsidRDefault="00DB3E5A" w:rsidP="00DB3E5A">
                            <w:pPr>
                              <w:jc w:val="center"/>
                              <w:rPr>
                                <w14:textOutline w14:w="9525" w14:cap="rnd" w14:cmpd="sng" w14:algn="ctr">
                                  <w14:solidFill>
                                    <w14:schemeClr w14:val="tx1"/>
                                  </w14:solidFill>
                                  <w14:prstDash w14:val="solid"/>
                                  <w14:bevel/>
                                </w14:textOutline>
                              </w:rPr>
                            </w:pPr>
                            <w:r>
                              <w:rPr>
                                <w14:textOutline w14:w="9525" w14:cap="rnd" w14:cmpd="sng" w14:algn="ctr">
                                  <w14:solidFill>
                                    <w14:schemeClr w14:val="tx1"/>
                                  </w14:solidFill>
                                  <w14:prstDash w14:val="solid"/>
                                  <w14:bevel/>
                                </w14:textOutline>
                              </w:rPr>
                              <w:t>Knochen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9FACCE4" id="_x0000_s1041" type="#_x0000_t63" style="position:absolute;margin-left:65pt;margin-top:224.2pt;width:81.6pt;height:49.55pt;rotation:-2374107fd;z-index:251680768;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" adj="11510,33037" fillcolor="#fbe5d6" strokecolor="#172c51" strokeweight="1pt">
                <v:textbox>
                  <w:txbxContent>
                    <w:p w14:paraId="707BE2F5" w14:textId="77777777" w:rsidR="00DB3E5A" w:rsidRPr="009B7B48" w:rsidRDefault="00DB3E5A" w:rsidP="00DB3E5A">
                      <w:pPr>
                        <w:jc w:val="center"/>
                        <w:rPr>
                          <w14:textOutline w14:w="9525" w14:cap="rnd" w14:cmpd="sng" w14:algn="ctr">
                            <w14:solidFill>
                              <w14:schemeClr w14:val="tx1"/>
                            </w14:solidFill>
                            <w14:prstDash w14:val="solid"/>
                            <w14:bevel/>
                          </w14:textOutline>
                        </w:rPr>
                      </w:pPr>
                      <w:r>
                        <w:rPr>
                          <w14:textOutline w14:w="9525" w14:cap="rnd" w14:cmpd="sng" w14:algn="ctr">
                            <w14:solidFill>
                              <w14:schemeClr w14:val="tx1"/>
                            </w14:solidFill>
                            <w14:prstDash w14:val="solid"/>
                            <w14:bevel/>
                          </w14:textOutline>
                        </w:rPr>
                        <w:t>Knochen</w:t>
                      </w:r>
                    </w:p>
                  </w:txbxContent>
                </v:textbox>
                <w10:wrap type="through" anchory="page"/>
              </v:shape>
            </w:pict>
          </mc:Fallback>
        </mc:AlternateContent>
      </w:r>
      <w:r w:rsidRPr="008663B5">
        <w:rPr>
          <w:rFonts w:cstheme="minorHAnsi"/>
          <w:noProof/>
          <w:color w:val="FF0000"/>
        </w:rPr>
        <mc:AlternateContent>
          <mc:Choice Requires="wps">
            <w:drawing>
              <wp:anchor distT="0" distB="0" distL="114300" distR="114300" simplePos="0" relativeHeight="251682816" behindDoc="0" locked="0" layoutInCell="1" allowOverlap="1" wp14:anchorId="1DEAD1BA" wp14:editId="547C7BC6">
                <wp:simplePos x="0" y="0"/>
                <wp:positionH relativeFrom="margin">
                  <wp:posOffset>2641923</wp:posOffset>
                </wp:positionH>
                <wp:positionV relativeFrom="page">
                  <wp:posOffset>3496310</wp:posOffset>
                </wp:positionV>
                <wp:extent cx="930910" cy="574040"/>
                <wp:effectExtent l="57150" t="38100" r="2540" b="226060"/>
                <wp:wrapThrough wrapText="bothSides">
                  <wp:wrapPolygon edited="0">
                    <wp:start x="2751" y="2314"/>
                    <wp:lineTo x="-2690" y="5311"/>
                    <wp:lineTo x="2721" y="33369"/>
                    <wp:lineTo x="3006" y="34727"/>
                    <wp:lineTo x="4261" y="34035"/>
                    <wp:lineTo x="4680" y="33805"/>
                    <wp:lineTo x="20275" y="16885"/>
                    <wp:lineTo x="20654" y="5321"/>
                    <wp:lineTo x="19943" y="1927"/>
                    <wp:lineTo x="10703" y="-2067"/>
                    <wp:lineTo x="8192" y="-684"/>
                    <wp:lineTo x="2751" y="2314"/>
                  </wp:wrapPolygon>
                </wp:wrapThrough>
                <wp:docPr id="22500491" name="Sprechblase: oval 10"/>
                <wp:cNvGraphicFramePr/>
                <a:graphic xmlns:a="http://schemas.openxmlformats.org/drawingml/2006/main">
                  <a:graphicData uri="http://schemas.microsoft.com/office/word/2010/wordprocessingShape">
                    <wps:wsp>
                      <wps:cNvSpPr/>
                      <wps:spPr>
                        <a:xfrm rot="1125818">
                          <a:off x="0" y="0"/>
                          <a:ext cx="930910" cy="574040"/>
                        </a:xfrm>
                        <a:prstGeom prst="wedgeEllipseCallout">
                          <a:avLst>
                            <a:gd name="adj1" fmla="val -33319"/>
                            <a:gd name="adj2" fmla="val 106367"/>
                          </a:avLst>
                        </a:prstGeom>
                        <a:solidFill>
                          <a:srgbClr val="ED7D31">
                            <a:lumMod val="20000"/>
                            <a:lumOff val="80000"/>
                          </a:srgbClr>
                        </a:solidFill>
                        <a:ln w="12700" cap="flat" cmpd="sng" algn="ctr">
                          <a:solidFill>
                            <a:srgbClr val="4472C4">
                              <a:shade val="15000"/>
                            </a:srgbClr>
                          </a:solidFill>
                          <a:prstDash val="solid"/>
                          <a:miter lim="800000"/>
                        </a:ln>
                        <a:effectLst/>
                      </wps:spPr>
                      <wps:txbx>
                        <w:txbxContent>
                          <w:p w14:paraId="5BBED780" w14:textId="77777777" w:rsidR="00DB3E5A" w:rsidRPr="009B7B48" w:rsidRDefault="00DB3E5A" w:rsidP="00DB3E5A">
                            <w:pPr>
                              <w:jc w:val="center"/>
                              <w:rPr>
                                <w14:textOutline w14:w="9525" w14:cap="rnd" w14:cmpd="sng" w14:algn="ctr">
                                  <w14:solidFill>
                                    <w14:schemeClr w14:val="tx1"/>
                                  </w14:solidFill>
                                  <w14:prstDash w14:val="solid"/>
                                  <w14:bevel/>
                                </w14:textOutline>
                              </w:rPr>
                            </w:pPr>
                            <w:r>
                              <w:rPr>
                                <w14:textOutline w14:w="9525" w14:cap="rnd" w14:cmpd="sng" w14:algn="ctr">
                                  <w14:solidFill>
                                    <w14:schemeClr w14:val="tx1"/>
                                  </w14:solidFill>
                                  <w14:prstDash w14:val="solid"/>
                                  <w14:bevel/>
                                </w14:textOutline>
                              </w:rPr>
                              <w:t>Herz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EAD1BA" id="_x0000_s1042" type="#_x0000_t63" style="position:absolute;margin-left:208.05pt;margin-top:275.3pt;width:73.3pt;height:45.2pt;rotation:1229693fd;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" adj="3603,33775" fillcolor="#fbe5d6" strokecolor="#172c51" strokeweight="1pt">
                <v:textbox>
                  <w:txbxContent>
                    <w:p w14:paraId="5BBED780" w14:textId="77777777" w:rsidR="00DB3E5A" w:rsidRPr="009B7B48" w:rsidRDefault="00DB3E5A" w:rsidP="00DB3E5A">
                      <w:pPr>
                        <w:jc w:val="center"/>
                        <w:rPr>
                          <w14:textOutline w14:w="9525" w14:cap="rnd" w14:cmpd="sng" w14:algn="ctr">
                            <w14:solidFill>
                              <w14:schemeClr w14:val="tx1"/>
                            </w14:solidFill>
                            <w14:prstDash w14:val="solid"/>
                            <w14:bevel/>
                          </w14:textOutline>
                        </w:rPr>
                      </w:pPr>
                      <w:r>
                        <w:rPr>
                          <w14:textOutline w14:w="9525" w14:cap="rnd" w14:cmpd="sng" w14:algn="ctr">
                            <w14:solidFill>
                              <w14:schemeClr w14:val="tx1"/>
                            </w14:solidFill>
                            <w14:prstDash w14:val="solid"/>
                            <w14:bevel/>
                          </w14:textOutline>
                        </w:rPr>
                        <w:t>Herz</w:t>
                      </w:r>
                    </w:p>
                  </w:txbxContent>
                </v:textbox>
                <w10:wrap type="through" anchorx="margin" anchory="page"/>
              </v:shape>
            </w:pict>
          </mc:Fallback>
        </mc:AlternateContent>
      </w:r>
    </w:p>
    <w:p w14:paraId="6D3A9974" w14:textId="77777777" w:rsidR="00DB3E5A" w:rsidRPr="008663B5" w:rsidRDefault="00DB3E5A" w:rsidP="00DB3E5A">
      <w:pPr>
        <w:spacing w:line="276" w:lineRule="auto"/>
        <w:rPr>
          <w:rStyle w:val="Hyperlink"/>
          <w:rFonts w:cstheme="minorHAnsi"/>
          <w:color w:val="FF0000"/>
          <w:u w:val="none"/>
        </w:rPr>
      </w:pPr>
      <w:r w:rsidRPr="008663B5">
        <w:rPr>
          <w:rFonts w:cstheme="minorHAnsi"/>
          <w:noProof/>
          <w:color w:val="FF0000"/>
        </w:rPr>
        <w:drawing>
          <wp:anchor distT="0" distB="0" distL="114300" distR="114300" simplePos="0" relativeHeight="251676672" behindDoc="0" locked="0" layoutInCell="1" allowOverlap="1" wp14:anchorId="46A54567" wp14:editId="4D645E87">
            <wp:simplePos x="0" y="0"/>
            <wp:positionH relativeFrom="column">
              <wp:posOffset>3180499</wp:posOffset>
            </wp:positionH>
            <wp:positionV relativeFrom="page">
              <wp:posOffset>3856008</wp:posOffset>
            </wp:positionV>
            <wp:extent cx="1438275" cy="3571875"/>
            <wp:effectExtent l="0" t="0" r="9525" b="9525"/>
            <wp:wrapThrough wrapText="bothSides">
              <wp:wrapPolygon edited="0">
                <wp:start x="10013" y="0"/>
                <wp:lineTo x="8869" y="230"/>
                <wp:lineTo x="7438" y="1267"/>
                <wp:lineTo x="6580" y="3917"/>
                <wp:lineTo x="1430" y="5760"/>
                <wp:lineTo x="286" y="7027"/>
                <wp:lineTo x="0" y="7488"/>
                <wp:lineTo x="1144" y="9446"/>
                <wp:lineTo x="1144" y="10138"/>
                <wp:lineTo x="3433" y="11290"/>
                <wp:lineTo x="4577" y="11290"/>
                <wp:lineTo x="3433" y="20621"/>
                <wp:lineTo x="5722" y="21312"/>
                <wp:lineTo x="6008" y="21542"/>
                <wp:lineTo x="9441" y="21542"/>
                <wp:lineTo x="14019" y="21312"/>
                <wp:lineTo x="21457" y="20851"/>
                <wp:lineTo x="21457" y="20390"/>
                <wp:lineTo x="17166" y="18662"/>
                <wp:lineTo x="16593" y="11290"/>
                <wp:lineTo x="18882" y="9446"/>
                <wp:lineTo x="18882" y="8410"/>
                <wp:lineTo x="17452" y="5760"/>
                <wp:lineTo x="16021" y="4493"/>
                <wp:lineTo x="16593" y="1152"/>
                <wp:lineTo x="15449" y="346"/>
                <wp:lineTo x="14019" y="0"/>
                <wp:lineTo x="10013" y="0"/>
              </wp:wrapPolygon>
            </wp:wrapThrough>
            <wp:docPr id="1557047865" name="Grafik 8" descr="Junge trägt einen Rucks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31887" name="Grafik 429431887" descr="Junge trägt einen Rucksack"/>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1438275" cy="3571875"/>
                    </a:xfrm>
                    <a:prstGeom prst="rect">
                      <a:avLst/>
                    </a:prstGeom>
                  </pic:spPr>
                </pic:pic>
              </a:graphicData>
            </a:graphic>
          </wp:anchor>
        </w:drawing>
      </w:r>
    </w:p>
    <w:p w14:paraId="7C1DF0F8" w14:textId="77777777" w:rsidR="00DB3E5A" w:rsidRPr="008663B5" w:rsidRDefault="00DB3E5A" w:rsidP="00DB3E5A">
      <w:pPr>
        <w:spacing w:line="276" w:lineRule="auto"/>
        <w:rPr>
          <w:rStyle w:val="Hyperlink"/>
          <w:rFonts w:cstheme="minorHAnsi"/>
          <w:color w:val="FF0000"/>
          <w:u w:val="none"/>
        </w:rPr>
      </w:pPr>
    </w:p>
    <w:p w14:paraId="23B267C9" w14:textId="77777777" w:rsidR="00DB3E5A" w:rsidRPr="008663B5" w:rsidRDefault="00DB3E5A" w:rsidP="00DB3E5A">
      <w:pPr>
        <w:spacing w:line="276" w:lineRule="auto"/>
        <w:rPr>
          <w:rStyle w:val="Hyperlink"/>
          <w:rFonts w:cstheme="minorHAnsi"/>
          <w:color w:val="FF0000"/>
          <w:u w:val="none"/>
        </w:rPr>
      </w:pPr>
    </w:p>
    <w:p w14:paraId="0E445015" w14:textId="77777777" w:rsidR="00DB3E5A" w:rsidRPr="008663B5" w:rsidRDefault="00DB3E5A" w:rsidP="00DB3E5A">
      <w:pPr>
        <w:spacing w:line="276" w:lineRule="auto"/>
        <w:rPr>
          <w:rStyle w:val="Hyperlink"/>
          <w:rFonts w:cstheme="minorHAnsi"/>
          <w:color w:val="FF0000"/>
          <w:u w:val="none"/>
        </w:rPr>
      </w:pPr>
      <w:r w:rsidRPr="008663B5">
        <w:rPr>
          <w:rFonts w:cstheme="minorHAnsi"/>
          <w:noProof/>
          <w:color w:val="FF0000"/>
        </w:rPr>
        <mc:AlternateContent>
          <mc:Choice Requires="wps">
            <w:drawing>
              <wp:anchor distT="0" distB="0" distL="114300" distR="114300" simplePos="0" relativeHeight="251686912" behindDoc="0" locked="0" layoutInCell="1" allowOverlap="1" wp14:anchorId="1E8B4047" wp14:editId="5F2DB876">
                <wp:simplePos x="0" y="0"/>
                <wp:positionH relativeFrom="column">
                  <wp:posOffset>-223005</wp:posOffset>
                </wp:positionH>
                <wp:positionV relativeFrom="page">
                  <wp:posOffset>4921908</wp:posOffset>
                </wp:positionV>
                <wp:extent cx="1343025" cy="629285"/>
                <wp:effectExtent l="0" t="190500" r="676275" b="189865"/>
                <wp:wrapThrough wrapText="bothSides">
                  <wp:wrapPolygon edited="0">
                    <wp:start x="18755" y="2349"/>
                    <wp:lineTo x="11913" y="-9748"/>
                    <wp:lineTo x="8785" y="-1691"/>
                    <wp:lineTo x="3413" y="-151"/>
                    <wp:lineTo x="2631" y="1864"/>
                    <wp:lineTo x="-536" y="9000"/>
                    <wp:lineTo x="-374" y="12683"/>
                    <wp:lineTo x="3401" y="19357"/>
                    <wp:lineTo x="3637" y="19774"/>
                    <wp:lineTo x="6778" y="21931"/>
                    <wp:lineTo x="25714" y="41822"/>
                    <wp:lineTo x="29313" y="34599"/>
                    <wp:lineTo x="20583" y="19165"/>
                    <wp:lineTo x="23710" y="11108"/>
                    <wp:lineTo x="21586" y="7354"/>
                    <wp:lineTo x="18755" y="2349"/>
                  </wp:wrapPolygon>
                </wp:wrapThrough>
                <wp:docPr id="622202013" name="Sprechblase: oval 10"/>
                <wp:cNvGraphicFramePr/>
                <a:graphic xmlns:a="http://schemas.openxmlformats.org/drawingml/2006/main">
                  <a:graphicData uri="http://schemas.microsoft.com/office/word/2010/wordprocessingShape">
                    <wps:wsp>
                      <wps:cNvSpPr/>
                      <wps:spPr>
                        <a:xfrm rot="19221757">
                          <a:off x="0" y="0"/>
                          <a:ext cx="1343025" cy="629285"/>
                        </a:xfrm>
                        <a:prstGeom prst="wedgeEllipseCallout">
                          <a:avLst>
                            <a:gd name="adj1" fmla="val 67391"/>
                            <a:gd name="adj2" fmla="val 147083"/>
                          </a:avLst>
                        </a:prstGeom>
                        <a:solidFill>
                          <a:srgbClr val="70AD47">
                            <a:lumMod val="20000"/>
                            <a:lumOff val="80000"/>
                          </a:srgbClr>
                        </a:solidFill>
                        <a:ln w="12700" cap="flat" cmpd="sng" algn="ctr">
                          <a:solidFill>
                            <a:srgbClr val="4472C4">
                              <a:shade val="15000"/>
                            </a:srgbClr>
                          </a:solidFill>
                          <a:prstDash val="solid"/>
                          <a:miter lim="800000"/>
                        </a:ln>
                        <a:effectLst/>
                      </wps:spPr>
                      <wps:txbx>
                        <w:txbxContent>
                          <w:p w14:paraId="435E2523" w14:textId="77777777" w:rsidR="00DB3E5A" w:rsidRPr="009B7B48" w:rsidRDefault="00DB3E5A" w:rsidP="00DB3E5A">
                            <w:pPr>
                              <w:jc w:val="center"/>
                              <w:rPr>
                                <w14:textOutline w14:w="9525" w14:cap="rnd" w14:cmpd="sng" w14:algn="ctr">
                                  <w14:solidFill>
                                    <w14:schemeClr w14:val="tx1"/>
                                  </w14:solidFill>
                                  <w14:prstDash w14:val="solid"/>
                                  <w14:bevel/>
                                </w14:textOutline>
                              </w:rPr>
                            </w:pPr>
                            <w:r>
                              <w:rPr>
                                <w14:textOutline w14:w="9525" w14:cap="rnd" w14:cmpd="sng" w14:algn="ctr">
                                  <w14:solidFill>
                                    <w14:schemeClr w14:val="tx1"/>
                                  </w14:solidFill>
                                  <w14:prstDash w14:val="solid"/>
                                  <w14:bevel/>
                                </w14:textOutline>
                              </w:rPr>
                              <w:t>Gedächtnis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E8B4047" id="_x0000_s1043" type="#_x0000_t63" style="position:absolute;margin-left:-17.55pt;margin-top:387.55pt;width:105.75pt;height:49.55pt;rotation:-2597676fd;z-index:25168691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" adj="25356,42570" fillcolor="#e2f0d9" strokecolor="#172c51" strokeweight="1pt">
                <v:textbox>
                  <w:txbxContent>
                    <w:p w14:paraId="435E2523" w14:textId="77777777" w:rsidR="00DB3E5A" w:rsidRPr="009B7B48" w:rsidRDefault="00DB3E5A" w:rsidP="00DB3E5A">
                      <w:pPr>
                        <w:jc w:val="center"/>
                        <w:rPr>
                          <w14:textOutline w14:w="9525" w14:cap="rnd" w14:cmpd="sng" w14:algn="ctr">
                            <w14:solidFill>
                              <w14:schemeClr w14:val="tx1"/>
                            </w14:solidFill>
                            <w14:prstDash w14:val="solid"/>
                            <w14:bevel/>
                          </w14:textOutline>
                        </w:rPr>
                      </w:pPr>
                      <w:r>
                        <w:rPr>
                          <w14:textOutline w14:w="9525" w14:cap="rnd" w14:cmpd="sng" w14:algn="ctr">
                            <w14:solidFill>
                              <w14:schemeClr w14:val="tx1"/>
                            </w14:solidFill>
                            <w14:prstDash w14:val="solid"/>
                            <w14:bevel/>
                          </w14:textOutline>
                        </w:rPr>
                        <w:t>Gedächtnis</w:t>
                      </w:r>
                    </w:p>
                  </w:txbxContent>
                </v:textbox>
                <w10:wrap type="through" anchory="page"/>
              </v:shape>
            </w:pict>
          </mc:Fallback>
        </mc:AlternateContent>
      </w:r>
    </w:p>
    <w:p w14:paraId="6DC0E2BC" w14:textId="77777777" w:rsidR="00DB3E5A" w:rsidRPr="008663B5" w:rsidRDefault="00DB3E5A" w:rsidP="00DB3E5A">
      <w:pPr>
        <w:spacing w:line="276" w:lineRule="auto"/>
      </w:pPr>
    </w:p>
    <w:p w14:paraId="1BC72D7A" w14:textId="77777777" w:rsidR="00DB3E5A" w:rsidRPr="008663B5" w:rsidRDefault="00DB3E5A" w:rsidP="00DB3E5A">
      <w:pPr>
        <w:spacing w:line="276" w:lineRule="auto"/>
      </w:pPr>
    </w:p>
    <w:p w14:paraId="43285971" w14:textId="77777777" w:rsidR="00DB3E5A" w:rsidRPr="008663B5" w:rsidRDefault="00DB3E5A" w:rsidP="00DB3E5A">
      <w:pPr>
        <w:spacing w:line="276" w:lineRule="auto"/>
      </w:pPr>
      <w:r w:rsidRPr="008663B5">
        <w:rPr>
          <w:rFonts w:cstheme="minorHAnsi"/>
          <w:noProof/>
          <w:color w:val="FF0000"/>
        </w:rPr>
        <mc:AlternateContent>
          <mc:Choice Requires="wps">
            <w:drawing>
              <wp:anchor distT="0" distB="0" distL="114300" distR="114300" simplePos="0" relativeHeight="251683840" behindDoc="0" locked="0" layoutInCell="1" allowOverlap="1" wp14:anchorId="780A6A72" wp14:editId="42A2809D">
                <wp:simplePos x="0" y="0"/>
                <wp:positionH relativeFrom="column">
                  <wp:posOffset>4632960</wp:posOffset>
                </wp:positionH>
                <wp:positionV relativeFrom="page">
                  <wp:posOffset>5944870</wp:posOffset>
                </wp:positionV>
                <wp:extent cx="1350010" cy="629285"/>
                <wp:effectExtent l="0" t="190500" r="0" b="189865"/>
                <wp:wrapThrough wrapText="bothSides">
                  <wp:wrapPolygon edited="0">
                    <wp:start x="-520" y="7696"/>
                    <wp:lineTo x="-1778" y="10617"/>
                    <wp:lineTo x="3719" y="27951"/>
                    <wp:lineTo x="15378" y="21788"/>
                    <wp:lineTo x="15619" y="21387"/>
                    <wp:lineTo x="18347" y="19329"/>
                    <wp:lineTo x="18587" y="18929"/>
                    <wp:lineTo x="21236" y="14520"/>
                    <wp:lineTo x="21477" y="14119"/>
                    <wp:lineTo x="22121" y="10565"/>
                    <wp:lineTo x="19132" y="2299"/>
                    <wp:lineTo x="13252" y="-1158"/>
                    <wp:lineTo x="12185" y="-5175"/>
                    <wp:lineTo x="6651" y="-3412"/>
                    <wp:lineTo x="3333" y="1282"/>
                    <wp:lineTo x="-520" y="7696"/>
                  </wp:wrapPolygon>
                </wp:wrapThrough>
                <wp:docPr id="1934167339" name="Sprechblase: oval 10"/>
                <wp:cNvGraphicFramePr/>
                <a:graphic xmlns:a="http://schemas.openxmlformats.org/drawingml/2006/main">
                  <a:graphicData uri="http://schemas.microsoft.com/office/word/2010/wordprocessingShape">
                    <wps:wsp>
                      <wps:cNvSpPr/>
                      <wps:spPr>
                        <a:xfrm rot="2268309">
                          <a:off x="0" y="0"/>
                          <a:ext cx="1350010" cy="629285"/>
                        </a:xfrm>
                        <a:prstGeom prst="wedgeEllipseCallout">
                          <a:avLst>
                            <a:gd name="adj1" fmla="val -33319"/>
                            <a:gd name="adj2" fmla="val 106367"/>
                          </a:avLst>
                        </a:prstGeom>
                        <a:solidFill>
                          <a:srgbClr val="ED7D31">
                            <a:lumMod val="20000"/>
                            <a:lumOff val="80000"/>
                          </a:srgbClr>
                        </a:solidFill>
                        <a:ln w="12700" cap="flat" cmpd="sng" algn="ctr">
                          <a:solidFill>
                            <a:srgbClr val="4472C4">
                              <a:shade val="15000"/>
                            </a:srgbClr>
                          </a:solidFill>
                          <a:prstDash val="solid"/>
                          <a:miter lim="800000"/>
                        </a:ln>
                        <a:effectLst/>
                      </wps:spPr>
                      <wps:txbx>
                        <w:txbxContent>
                          <w:p w14:paraId="0DC38F2D" w14:textId="77777777" w:rsidR="00DB3E5A" w:rsidRPr="009B7B48" w:rsidRDefault="00DB3E5A" w:rsidP="00DB3E5A">
                            <w:pPr>
                              <w:jc w:val="center"/>
                              <w:rPr>
                                <w14:textOutline w14:w="9525" w14:cap="rnd" w14:cmpd="sng" w14:algn="ctr">
                                  <w14:solidFill>
                                    <w14:schemeClr w14:val="tx1"/>
                                  </w14:solidFill>
                                  <w14:prstDash w14:val="solid"/>
                                  <w14:bevel/>
                                </w14:textOutline>
                              </w:rPr>
                            </w:pPr>
                            <w:r>
                              <w:rPr>
                                <w14:textOutline w14:w="9525" w14:cap="rnd" w14:cmpd="sng" w14:algn="ctr">
                                  <w14:solidFill>
                                    <w14:schemeClr w14:val="tx1"/>
                                  </w14:solidFill>
                                  <w14:prstDash w14:val="solid"/>
                                  <w14:bevel/>
                                </w14:textOutline>
                              </w:rPr>
                              <w:t>Gelassenheit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80A6A72" id="_x0000_s1044" type="#_x0000_t63" style="position:absolute;margin-left:364.8pt;margin-top:468.1pt;width:106.3pt;height:49.55pt;rotation:2477598fd;z-index:251683840;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" adj="3603,33775" fillcolor="#fbe5d6" strokecolor="#172c51" strokeweight="1pt">
                <v:textbox>
                  <w:txbxContent>
                    <w:p w14:paraId="0DC38F2D" w14:textId="77777777" w:rsidR="00DB3E5A" w:rsidRPr="009B7B48" w:rsidRDefault="00DB3E5A" w:rsidP="00DB3E5A">
                      <w:pPr>
                        <w:jc w:val="center"/>
                        <w:rPr>
                          <w14:textOutline w14:w="9525" w14:cap="rnd" w14:cmpd="sng" w14:algn="ctr">
                            <w14:solidFill>
                              <w14:schemeClr w14:val="tx1"/>
                            </w14:solidFill>
                            <w14:prstDash w14:val="solid"/>
                            <w14:bevel/>
                          </w14:textOutline>
                        </w:rPr>
                      </w:pPr>
                      <w:r>
                        <w:rPr>
                          <w14:textOutline w14:w="9525" w14:cap="rnd" w14:cmpd="sng" w14:algn="ctr">
                            <w14:solidFill>
                              <w14:schemeClr w14:val="tx1"/>
                            </w14:solidFill>
                            <w14:prstDash w14:val="solid"/>
                            <w14:bevel/>
                          </w14:textOutline>
                        </w:rPr>
                        <w:t>Gelassenheit</w:t>
                      </w:r>
                    </w:p>
                  </w:txbxContent>
                </v:textbox>
                <w10:wrap type="through" anchory="page"/>
              </v:shape>
            </w:pict>
          </mc:Fallback>
        </mc:AlternateContent>
      </w:r>
    </w:p>
    <w:p w14:paraId="7DFC1FC2" w14:textId="77777777" w:rsidR="00DB3E5A" w:rsidRPr="008663B5" w:rsidRDefault="00DB3E5A" w:rsidP="00DB3E5A">
      <w:pPr>
        <w:spacing w:line="276" w:lineRule="auto"/>
      </w:pPr>
      <w:r w:rsidRPr="008663B5">
        <w:rPr>
          <w:rFonts w:cstheme="minorHAnsi"/>
          <w:noProof/>
        </w:rPr>
        <mc:AlternateContent>
          <mc:Choice Requires="wps">
            <w:drawing>
              <wp:anchor distT="0" distB="0" distL="114300" distR="114300" simplePos="0" relativeHeight="251681792" behindDoc="0" locked="0" layoutInCell="1" allowOverlap="1" wp14:anchorId="6F2CE1C5" wp14:editId="27DE417F">
                <wp:simplePos x="0" y="0"/>
                <wp:positionH relativeFrom="column">
                  <wp:posOffset>31319</wp:posOffset>
                </wp:positionH>
                <wp:positionV relativeFrom="page">
                  <wp:posOffset>5953448</wp:posOffset>
                </wp:positionV>
                <wp:extent cx="1036320" cy="629285"/>
                <wp:effectExtent l="0" t="114300" r="525780" b="113665"/>
                <wp:wrapThrough wrapText="bothSides">
                  <wp:wrapPolygon edited="0">
                    <wp:start x="18583" y="2298"/>
                    <wp:lineTo x="14608" y="-3125"/>
                    <wp:lineTo x="8300" y="-4936"/>
                    <wp:lineTo x="4143" y="1280"/>
                    <wp:lineTo x="998" y="5481"/>
                    <wp:lineTo x="745" y="5984"/>
                    <wp:lineTo x="-207" y="14026"/>
                    <wp:lineTo x="99" y="14443"/>
                    <wp:lineTo x="4074" y="19866"/>
                    <wp:lineTo x="4380" y="20283"/>
                    <wp:lineTo x="24237" y="37183"/>
                    <wp:lineTo x="28901" y="29960"/>
                    <wp:lineTo x="20034" y="17863"/>
                    <wp:lineTo x="25004" y="11058"/>
                    <wp:lineTo x="20723" y="5218"/>
                    <wp:lineTo x="18583" y="2298"/>
                  </wp:wrapPolygon>
                </wp:wrapThrough>
                <wp:docPr id="1404941637" name="Sprechblase: oval 10"/>
                <wp:cNvGraphicFramePr/>
                <a:graphic xmlns:a="http://schemas.openxmlformats.org/drawingml/2006/main">
                  <a:graphicData uri="http://schemas.microsoft.com/office/word/2010/wordprocessingShape">
                    <wps:wsp>
                      <wps:cNvSpPr/>
                      <wps:spPr>
                        <a:xfrm rot="19221757">
                          <a:off x="0" y="0"/>
                          <a:ext cx="1036320" cy="629285"/>
                        </a:xfrm>
                        <a:prstGeom prst="wedgeEllipseCallout">
                          <a:avLst>
                            <a:gd name="adj1" fmla="val 67391"/>
                            <a:gd name="adj2" fmla="val 147083"/>
                          </a:avLst>
                        </a:prstGeom>
                        <a:solidFill>
                          <a:srgbClr val="ED7D31">
                            <a:lumMod val="20000"/>
                            <a:lumOff val="80000"/>
                          </a:srgbClr>
                        </a:solidFill>
                        <a:ln w="12700" cap="flat" cmpd="sng" algn="ctr">
                          <a:solidFill>
                            <a:srgbClr val="4472C4">
                              <a:shade val="15000"/>
                            </a:srgbClr>
                          </a:solidFill>
                          <a:prstDash val="solid"/>
                          <a:miter lim="800000"/>
                        </a:ln>
                        <a:effectLst/>
                      </wps:spPr>
                      <wps:txbx>
                        <w:txbxContent>
                          <w:p w14:paraId="2258748F" w14:textId="77777777" w:rsidR="00DB3E5A" w:rsidRPr="009B7B48" w:rsidRDefault="00DB3E5A" w:rsidP="00DB3E5A">
                            <w:pPr>
                              <w:jc w:val="center"/>
                              <w:rPr>
                                <w14:textOutline w14:w="9525" w14:cap="rnd" w14:cmpd="sng" w14:algn="ctr">
                                  <w14:solidFill>
                                    <w14:schemeClr w14:val="tx1"/>
                                  </w14:solidFill>
                                  <w14:prstDash w14:val="solid"/>
                                  <w14:bevel/>
                                </w14:textOutline>
                              </w:rPr>
                            </w:pPr>
                            <w:r>
                              <w:rPr>
                                <w14:textOutline w14:w="9525" w14:cap="rnd" w14:cmpd="sng" w14:algn="ctr">
                                  <w14:solidFill>
                                    <w14:schemeClr w14:val="tx1"/>
                                  </w14:solidFill>
                                  <w14:prstDash w14:val="solid"/>
                                  <w14:bevel/>
                                </w14:textOutline>
                              </w:rPr>
                              <w:t>Muskeln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F2CE1C5" id="_x0000_s1045" type="#_x0000_t63" style="position:absolute;margin-left:2.45pt;margin-top:468.8pt;width:81.6pt;height:49.55pt;rotation:-2597676fd;z-index:25168179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" adj="25356,42570" fillcolor="#fbe5d6" strokecolor="#172c51" strokeweight="1pt">
                <v:textbox>
                  <w:txbxContent>
                    <w:p w14:paraId="2258748F" w14:textId="77777777" w:rsidR="00DB3E5A" w:rsidRPr="009B7B48" w:rsidRDefault="00DB3E5A" w:rsidP="00DB3E5A">
                      <w:pPr>
                        <w:jc w:val="center"/>
                        <w:rPr>
                          <w14:textOutline w14:w="9525" w14:cap="rnd" w14:cmpd="sng" w14:algn="ctr">
                            <w14:solidFill>
                              <w14:schemeClr w14:val="tx1"/>
                            </w14:solidFill>
                            <w14:prstDash w14:val="solid"/>
                            <w14:bevel/>
                          </w14:textOutline>
                        </w:rPr>
                      </w:pPr>
                      <w:r>
                        <w:rPr>
                          <w14:textOutline w14:w="9525" w14:cap="rnd" w14:cmpd="sng" w14:algn="ctr">
                            <w14:solidFill>
                              <w14:schemeClr w14:val="tx1"/>
                            </w14:solidFill>
                            <w14:prstDash w14:val="solid"/>
                            <w14:bevel/>
                          </w14:textOutline>
                        </w:rPr>
                        <w:t>Muskeln</w:t>
                      </w:r>
                    </w:p>
                  </w:txbxContent>
                </v:textbox>
                <w10:wrap type="through" anchory="page"/>
              </v:shape>
            </w:pict>
          </mc:Fallback>
        </mc:AlternateContent>
      </w:r>
    </w:p>
    <w:p w14:paraId="4C5B6244" w14:textId="77777777" w:rsidR="00DB3E5A" w:rsidRPr="008663B5" w:rsidRDefault="00DB3E5A" w:rsidP="00DB3E5A">
      <w:pPr>
        <w:spacing w:line="276" w:lineRule="auto"/>
      </w:pPr>
    </w:p>
    <w:p w14:paraId="68D5B03B" w14:textId="77777777" w:rsidR="00DB3E5A" w:rsidRPr="008663B5" w:rsidRDefault="00DB3E5A" w:rsidP="00DB3E5A">
      <w:pPr>
        <w:spacing w:line="276" w:lineRule="auto"/>
      </w:pPr>
    </w:p>
    <w:p w14:paraId="68D6A5FE" w14:textId="77777777" w:rsidR="00DB3E5A" w:rsidRPr="008663B5" w:rsidRDefault="00DB3E5A" w:rsidP="00DB3E5A">
      <w:pPr>
        <w:spacing w:line="276" w:lineRule="auto"/>
      </w:pPr>
    </w:p>
    <w:p w14:paraId="0DAAE3F5" w14:textId="77777777" w:rsidR="00DB3E5A" w:rsidRDefault="00DB3E5A" w:rsidP="00DB3E5A">
      <w:pPr>
        <w:spacing w:after="0" w:line="240" w:lineRule="auto"/>
        <w:rPr>
          <w:rFonts w:cstheme="minorHAnsi"/>
          <w:b/>
          <w:bCs/>
        </w:rPr>
      </w:pPr>
    </w:p>
    <w:p w14:paraId="6FF7E9F2" w14:textId="77777777" w:rsidR="00DB3E5A" w:rsidRDefault="00DB3E5A" w:rsidP="00DB3E5A">
      <w:pPr>
        <w:rPr>
          <w:rFonts w:cstheme="minorHAnsi"/>
          <w:b/>
          <w:bCs/>
        </w:rPr>
      </w:pPr>
    </w:p>
    <w:p w14:paraId="14D6CEBF" w14:textId="77777777" w:rsidR="00DB3E5A" w:rsidRDefault="00DB3E5A" w:rsidP="00DB3E5A">
      <w:pPr>
        <w:rPr>
          <w:rFonts w:cstheme="minorHAnsi"/>
          <w:b/>
          <w:bCs/>
        </w:rPr>
      </w:pPr>
    </w:p>
    <w:p w14:paraId="0FC6232C" w14:textId="77777777" w:rsidR="00DB3E5A" w:rsidRDefault="00DB3E5A" w:rsidP="00DB3E5A">
      <w:pPr>
        <w:rPr>
          <w:rFonts w:cstheme="minorHAnsi"/>
          <w:b/>
          <w:bCs/>
        </w:rPr>
      </w:pPr>
    </w:p>
    <w:p w14:paraId="3F4001C9" w14:textId="77777777" w:rsidR="00DB3E5A" w:rsidRDefault="00DB3E5A" w:rsidP="00DB3E5A">
      <w:pPr>
        <w:rPr>
          <w:rFonts w:cstheme="minorHAnsi"/>
          <w:b/>
          <w:bCs/>
        </w:rPr>
      </w:pPr>
    </w:p>
    <w:p w14:paraId="15915BB5" w14:textId="77777777" w:rsidR="00DB3E5A" w:rsidRDefault="00DB3E5A" w:rsidP="00DB3E5A">
      <w:pPr>
        <w:rPr>
          <w:rFonts w:cstheme="minorHAnsi"/>
          <w:b/>
          <w:bCs/>
        </w:rPr>
      </w:pPr>
      <w:r>
        <w:rPr>
          <w:rFonts w:cstheme="minorHAnsi"/>
          <w:b/>
          <w:bCs/>
        </w:rPr>
        <w:br w:type="page"/>
      </w:r>
    </w:p>
    <w:p w14:paraId="0477E083" w14:textId="77777777" w:rsidR="00DB3E5A" w:rsidRPr="008663B5" w:rsidRDefault="00DB3E5A" w:rsidP="00DB3E5A">
      <w:pPr>
        <w:spacing w:line="276" w:lineRule="auto"/>
        <w:rPr>
          <w:rFonts w:cstheme="minorHAnsi"/>
          <w:color w:val="FF0000"/>
          <w:sz w:val="24"/>
          <w:szCs w:val="24"/>
        </w:rPr>
      </w:pPr>
      <w:r w:rsidRPr="008663B5">
        <w:rPr>
          <w:rFonts w:cstheme="minorHAnsi"/>
          <w:color w:val="FF0000"/>
          <w:sz w:val="24"/>
          <w:szCs w:val="24"/>
          <w:highlight w:val="lightGray"/>
        </w:rPr>
        <w:lastRenderedPageBreak/>
        <w:t>((Seite 1</w:t>
      </w:r>
      <w:r>
        <w:rPr>
          <w:rFonts w:cstheme="minorHAnsi"/>
          <w:color w:val="FF0000"/>
          <w:sz w:val="24"/>
          <w:szCs w:val="24"/>
          <w:highlight w:val="lightGray"/>
        </w:rPr>
        <w:t>6</w:t>
      </w:r>
      <w:r w:rsidRPr="008663B5">
        <w:rPr>
          <w:rFonts w:cstheme="minorHAnsi"/>
          <w:color w:val="FF0000"/>
          <w:sz w:val="24"/>
          <w:szCs w:val="24"/>
          <w:highlight w:val="lightGray"/>
        </w:rPr>
        <w:t>))</w:t>
      </w:r>
      <w:r w:rsidRPr="008663B5">
        <w:rPr>
          <w:rFonts w:cstheme="minorHAnsi"/>
          <w:color w:val="FF0000"/>
          <w:sz w:val="24"/>
          <w:szCs w:val="24"/>
        </w:rPr>
        <w:t xml:space="preserve"> </w:t>
      </w:r>
    </w:p>
    <w:p w14:paraId="05ECA615" w14:textId="77777777" w:rsidR="00DB3E5A" w:rsidRPr="002B4D84" w:rsidRDefault="00DB3E5A" w:rsidP="00DB3E5A">
      <w:pPr>
        <w:spacing w:after="0" w:line="240" w:lineRule="auto"/>
        <w:rPr>
          <w:rFonts w:cstheme="minorHAnsi"/>
          <w:b/>
          <w:bCs/>
          <w:sz w:val="28"/>
          <w:szCs w:val="28"/>
        </w:rPr>
      </w:pPr>
      <w:r w:rsidRPr="002B4D84">
        <w:rPr>
          <w:rFonts w:cstheme="minorHAnsi"/>
          <w:b/>
          <w:bCs/>
          <w:sz w:val="28"/>
          <w:szCs w:val="28"/>
        </w:rPr>
        <w:t xml:space="preserve">Anhang </w:t>
      </w:r>
      <w:r>
        <w:rPr>
          <w:rFonts w:cstheme="minorHAnsi"/>
          <w:b/>
          <w:bCs/>
          <w:sz w:val="28"/>
          <w:szCs w:val="28"/>
        </w:rPr>
        <w:t>3</w:t>
      </w:r>
      <w:r w:rsidRPr="002B4D84">
        <w:rPr>
          <w:rFonts w:cstheme="minorHAnsi"/>
          <w:b/>
          <w:bCs/>
          <w:sz w:val="28"/>
          <w:szCs w:val="28"/>
        </w:rPr>
        <w:t xml:space="preserve"> </w:t>
      </w:r>
    </w:p>
    <w:p w14:paraId="62AC38B6" w14:textId="77777777" w:rsidR="00DB3E5A" w:rsidRPr="002B4D84" w:rsidRDefault="00DB3E5A" w:rsidP="00DB3E5A">
      <w:pPr>
        <w:spacing w:after="0" w:line="240" w:lineRule="auto"/>
        <w:rPr>
          <w:b/>
          <w:bCs/>
          <w:sz w:val="28"/>
          <w:szCs w:val="28"/>
        </w:rPr>
      </w:pPr>
      <w:r w:rsidRPr="002B4D84">
        <w:rPr>
          <w:b/>
          <w:bCs/>
          <w:sz w:val="28"/>
          <w:szCs w:val="28"/>
        </w:rPr>
        <w:t>Gestresster Junge und erholtes Mädchen</w:t>
      </w:r>
    </w:p>
    <w:p w14:paraId="04088A18" w14:textId="77777777" w:rsidR="00DB3E5A" w:rsidRDefault="00DB3E5A" w:rsidP="00DB3E5A"/>
    <w:p w14:paraId="56A66461" w14:textId="77777777" w:rsidR="00DB3E5A" w:rsidRPr="008663B5" w:rsidRDefault="00DB3E5A" w:rsidP="00DB3E5A">
      <w:r w:rsidRPr="008663B5">
        <w:rPr>
          <w:noProof/>
        </w:rPr>
        <w:drawing>
          <wp:anchor distT="0" distB="0" distL="114300" distR="114300" simplePos="0" relativeHeight="251661312" behindDoc="0" locked="0" layoutInCell="1" allowOverlap="1" wp14:anchorId="14837397" wp14:editId="11F62227">
            <wp:simplePos x="0" y="0"/>
            <wp:positionH relativeFrom="margin">
              <wp:align>left</wp:align>
            </wp:positionH>
            <wp:positionV relativeFrom="page">
              <wp:posOffset>1852592</wp:posOffset>
            </wp:positionV>
            <wp:extent cx="3486150" cy="3486150"/>
            <wp:effectExtent l="0" t="0" r="0" b="0"/>
            <wp:wrapSquare wrapText="bothSides"/>
            <wp:docPr id="107602817" name="Grafik 5" descr="Ein Bild, das Person, Kleidung, Menschliches Gesicht, drauß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2817" name="Grafik 5" descr="Ein Bild, das Person, Kleidung, Menschliches Gesicht, draußen enthält.&#10;&#10;Automatisch generierte Beschreibu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86150" cy="3486150"/>
                    </a:xfrm>
                    <a:prstGeom prst="rect">
                      <a:avLst/>
                    </a:prstGeom>
                  </pic:spPr>
                </pic:pic>
              </a:graphicData>
            </a:graphic>
            <wp14:sizeRelH relativeFrom="margin">
              <wp14:pctWidth>0</wp14:pctWidth>
            </wp14:sizeRelH>
            <wp14:sizeRelV relativeFrom="margin">
              <wp14:pctHeight>0</wp14:pctHeight>
            </wp14:sizeRelV>
          </wp:anchor>
        </w:drawing>
      </w:r>
    </w:p>
    <w:p w14:paraId="4865B6C7" w14:textId="77777777" w:rsidR="00DB3E5A" w:rsidRPr="008663B5" w:rsidRDefault="00DB3E5A" w:rsidP="00DB3E5A"/>
    <w:p w14:paraId="0121CC75" w14:textId="77777777" w:rsidR="00DB3E5A" w:rsidRPr="008663B5" w:rsidRDefault="00DB3E5A" w:rsidP="00DB3E5A"/>
    <w:p w14:paraId="08AD6805" w14:textId="77777777" w:rsidR="00DB3E5A" w:rsidRPr="008663B5" w:rsidRDefault="00DB3E5A" w:rsidP="00DB3E5A"/>
    <w:p w14:paraId="7F7C2E2D" w14:textId="77777777" w:rsidR="00DB3E5A" w:rsidRPr="008663B5" w:rsidRDefault="00DB3E5A" w:rsidP="00DB3E5A"/>
    <w:p w14:paraId="5A04800D" w14:textId="77777777" w:rsidR="00DB3E5A" w:rsidRPr="008663B5" w:rsidRDefault="00DB3E5A" w:rsidP="00DB3E5A"/>
    <w:p w14:paraId="79B15327" w14:textId="77777777" w:rsidR="00DB3E5A" w:rsidRPr="008663B5" w:rsidRDefault="00DB3E5A" w:rsidP="00DB3E5A"/>
    <w:p w14:paraId="22CFF69B" w14:textId="77777777" w:rsidR="00DB3E5A" w:rsidRPr="008663B5" w:rsidRDefault="00DB3E5A" w:rsidP="00DB3E5A"/>
    <w:p w14:paraId="1F346078" w14:textId="77777777" w:rsidR="00DB3E5A" w:rsidRPr="008663B5" w:rsidRDefault="00DB3E5A" w:rsidP="00DB3E5A"/>
    <w:p w14:paraId="37658C00" w14:textId="77777777" w:rsidR="00DB3E5A" w:rsidRPr="008663B5" w:rsidRDefault="00DB3E5A" w:rsidP="00DB3E5A"/>
    <w:p w14:paraId="4DB89C83" w14:textId="77777777" w:rsidR="00DB3E5A" w:rsidRPr="008663B5" w:rsidRDefault="00DB3E5A" w:rsidP="00DB3E5A"/>
    <w:p w14:paraId="3E59367D" w14:textId="77777777" w:rsidR="00DB3E5A" w:rsidRPr="008663B5" w:rsidRDefault="00DB3E5A" w:rsidP="00DB3E5A"/>
    <w:p w14:paraId="7F8C3EA2" w14:textId="77777777" w:rsidR="00DB3E5A" w:rsidRPr="008663B5" w:rsidRDefault="00DB3E5A" w:rsidP="00DB3E5A"/>
    <w:p w14:paraId="424BDC44" w14:textId="77777777" w:rsidR="00DB3E5A" w:rsidRPr="008663B5" w:rsidRDefault="00DB3E5A" w:rsidP="00DB3E5A">
      <w:r w:rsidRPr="008663B5">
        <w:rPr>
          <w:noProof/>
        </w:rPr>
        <w:drawing>
          <wp:anchor distT="0" distB="0" distL="114300" distR="114300" simplePos="0" relativeHeight="251662336" behindDoc="0" locked="0" layoutInCell="1" allowOverlap="1" wp14:anchorId="2A88F1C9" wp14:editId="62B067A9">
            <wp:simplePos x="0" y="0"/>
            <wp:positionH relativeFrom="margin">
              <wp:align>left</wp:align>
            </wp:positionH>
            <wp:positionV relativeFrom="page">
              <wp:posOffset>5605896</wp:posOffset>
            </wp:positionV>
            <wp:extent cx="3543300" cy="3543300"/>
            <wp:effectExtent l="0" t="0" r="0" b="0"/>
            <wp:wrapSquare wrapText="bothSides"/>
            <wp:docPr id="429361532" name="Grafik 6" descr="Ein Bild, das Person, Menschliches Gesicht, Kleidung, Lächel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61532" name="Grafik 6" descr="Ein Bild, das Person, Menschliches Gesicht, Kleidung, Lächeln enthält.&#10;&#10;Automatisch generierte Beschreibu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543300" cy="3543300"/>
                    </a:xfrm>
                    <a:prstGeom prst="rect">
                      <a:avLst/>
                    </a:prstGeom>
                  </pic:spPr>
                </pic:pic>
              </a:graphicData>
            </a:graphic>
            <wp14:sizeRelH relativeFrom="margin">
              <wp14:pctWidth>0</wp14:pctWidth>
            </wp14:sizeRelH>
            <wp14:sizeRelV relativeFrom="margin">
              <wp14:pctHeight>0</wp14:pctHeight>
            </wp14:sizeRelV>
          </wp:anchor>
        </w:drawing>
      </w:r>
    </w:p>
    <w:p w14:paraId="734DE9A7" w14:textId="77777777" w:rsidR="00DB3E5A" w:rsidRPr="008663B5" w:rsidRDefault="00DB3E5A" w:rsidP="00DB3E5A"/>
    <w:p w14:paraId="0F099A6A" w14:textId="77777777" w:rsidR="00DB3E5A" w:rsidRDefault="00DB3E5A" w:rsidP="00DB3E5A"/>
    <w:p w14:paraId="7E7599F6" w14:textId="77777777" w:rsidR="00DB3E5A" w:rsidRDefault="00DB3E5A" w:rsidP="00DB3E5A"/>
    <w:p w14:paraId="00A0812F" w14:textId="77777777" w:rsidR="00DB3E5A" w:rsidRDefault="00DB3E5A" w:rsidP="00DB3E5A"/>
    <w:p w14:paraId="2888A3A5" w14:textId="77777777" w:rsidR="00DB3E5A" w:rsidRDefault="00DB3E5A" w:rsidP="00DB3E5A"/>
    <w:p w14:paraId="1CFAB3EE" w14:textId="77777777" w:rsidR="00DB3E5A" w:rsidRDefault="00DB3E5A" w:rsidP="00DB3E5A"/>
    <w:p w14:paraId="58D57F46" w14:textId="77777777" w:rsidR="00DB3E5A" w:rsidRDefault="00DB3E5A" w:rsidP="00DB3E5A"/>
    <w:p w14:paraId="11807F68" w14:textId="77777777" w:rsidR="00DB3E5A" w:rsidRDefault="00DB3E5A" w:rsidP="00DB3E5A"/>
    <w:p w14:paraId="09A461D8" w14:textId="77777777" w:rsidR="00DB3E5A" w:rsidRDefault="00DB3E5A" w:rsidP="00DB3E5A"/>
    <w:p w14:paraId="024A63A1" w14:textId="77777777" w:rsidR="00DB3E5A" w:rsidRDefault="00DB3E5A" w:rsidP="00DB3E5A"/>
    <w:p w14:paraId="7ADCC7E4" w14:textId="77777777" w:rsidR="00DB3E5A" w:rsidRDefault="00DB3E5A" w:rsidP="00DB3E5A"/>
    <w:p w14:paraId="02ED5CB6" w14:textId="77777777" w:rsidR="00DB3E5A" w:rsidRPr="008663B5" w:rsidRDefault="00DB3E5A" w:rsidP="00DB3E5A"/>
    <w:p w14:paraId="670A654B" w14:textId="77777777" w:rsidR="00DB3E5A" w:rsidRPr="008663B5" w:rsidRDefault="00DB3E5A" w:rsidP="00DB3E5A"/>
    <w:p w14:paraId="14DCCA6A" w14:textId="77777777" w:rsidR="00DB3E5A" w:rsidRPr="008663B5" w:rsidRDefault="00DB3E5A" w:rsidP="00DB3E5A">
      <w:commentRangeStart w:id="99"/>
      <w:r w:rsidRPr="00F1179D">
        <w:t>© beide Bilder: Dall-E 3 über ChatGPT</w:t>
      </w:r>
      <w:r w:rsidRPr="00F1179D">
        <w:br w:type="page"/>
      </w:r>
      <w:commentRangeEnd w:id="99"/>
      <w:r w:rsidRPr="00F1179D">
        <w:commentReference w:id="99"/>
      </w:r>
    </w:p>
    <w:p w14:paraId="754DF8A8" w14:textId="77777777" w:rsidR="00DB3E5A" w:rsidRPr="008663B5" w:rsidRDefault="00DB3E5A" w:rsidP="00DB3E5A">
      <w:pPr>
        <w:spacing w:line="276" w:lineRule="auto"/>
        <w:rPr>
          <w:rFonts w:cstheme="minorHAnsi"/>
          <w:color w:val="FF0000"/>
          <w:sz w:val="24"/>
          <w:szCs w:val="24"/>
        </w:rPr>
      </w:pPr>
      <w:r w:rsidRPr="008663B5">
        <w:rPr>
          <w:rFonts w:cstheme="minorHAnsi"/>
          <w:color w:val="FF0000"/>
          <w:sz w:val="24"/>
          <w:szCs w:val="24"/>
          <w:highlight w:val="lightGray"/>
        </w:rPr>
        <w:lastRenderedPageBreak/>
        <w:t xml:space="preserve">((Seite </w:t>
      </w:r>
      <w:r>
        <w:rPr>
          <w:rFonts w:cstheme="minorHAnsi"/>
          <w:color w:val="FF0000"/>
          <w:sz w:val="24"/>
          <w:szCs w:val="24"/>
          <w:highlight w:val="lightGray"/>
        </w:rPr>
        <w:t>17</w:t>
      </w:r>
      <w:r w:rsidRPr="008663B5">
        <w:rPr>
          <w:rFonts w:cstheme="minorHAnsi"/>
          <w:color w:val="FF0000"/>
          <w:sz w:val="24"/>
          <w:szCs w:val="24"/>
          <w:highlight w:val="lightGray"/>
        </w:rPr>
        <w:t>))</w:t>
      </w:r>
      <w:r w:rsidRPr="008663B5">
        <w:rPr>
          <w:rFonts w:cstheme="minorHAnsi"/>
          <w:color w:val="FF0000"/>
          <w:sz w:val="24"/>
          <w:szCs w:val="24"/>
        </w:rPr>
        <w:t xml:space="preserve"> </w:t>
      </w:r>
    </w:p>
    <w:p w14:paraId="4B492F0E" w14:textId="77777777" w:rsidR="00DB3E5A" w:rsidRDefault="00DB3E5A" w:rsidP="00DB3E5A">
      <w:pPr>
        <w:rPr>
          <w:b/>
          <w:bCs/>
          <w:sz w:val="28"/>
          <w:szCs w:val="28"/>
        </w:rPr>
      </w:pPr>
      <w:r w:rsidRPr="000D413A">
        <w:rPr>
          <w:b/>
          <w:bCs/>
          <w:sz w:val="28"/>
          <w:szCs w:val="28"/>
        </w:rPr>
        <w:t xml:space="preserve">Anhang </w:t>
      </w:r>
      <w:r>
        <w:rPr>
          <w:b/>
          <w:bCs/>
          <w:sz w:val="28"/>
          <w:szCs w:val="28"/>
        </w:rPr>
        <w:t>4</w:t>
      </w:r>
    </w:p>
    <w:p w14:paraId="519F06D3" w14:textId="1D69FEF7" w:rsidR="00CC465D" w:rsidRDefault="00DB3E5A" w:rsidP="00DB3E5A">
      <w:pPr>
        <w:rPr>
          <w:ins w:id="100" w:author="Michael Kohl" w:date="2024-05-17T10:47:00Z" w16du:dateUtc="2024-05-17T08:47:00Z"/>
          <w:b/>
          <w:bCs/>
          <w:sz w:val="28"/>
          <w:szCs w:val="28"/>
        </w:rPr>
      </w:pPr>
      <w:r>
        <w:rPr>
          <w:b/>
          <w:bCs/>
          <w:sz w:val="28"/>
          <w:szCs w:val="28"/>
        </w:rPr>
        <w:t xml:space="preserve">Ideen fürs </w:t>
      </w:r>
      <w:commentRangeStart w:id="101"/>
      <w:r>
        <w:rPr>
          <w:b/>
          <w:bCs/>
          <w:sz w:val="28"/>
          <w:szCs w:val="28"/>
        </w:rPr>
        <w:t>Wochenende</w:t>
      </w:r>
      <w:commentRangeEnd w:id="101"/>
      <w:r>
        <w:rPr>
          <w:rStyle w:val="Kommentarzeichen"/>
        </w:rPr>
        <w:commentReference w:id="101"/>
      </w:r>
    </w:p>
    <w:tbl>
      <w:tblPr>
        <w:tblStyle w:val="Tabellenraster"/>
        <w:tblW w:w="0" w:type="auto"/>
        <w:tblLook w:val="04A0" w:firstRow="1" w:lastRow="0" w:firstColumn="1" w:lastColumn="0" w:noHBand="0" w:noVBand="1"/>
        <w:tblPrChange w:id="102" w:author="Michael Kohl" w:date="2024-05-17T10:57:00Z" w16du:dateUtc="2024-05-17T08:57:00Z">
          <w:tblPr>
            <w:tblStyle w:val="Tabellenraster"/>
            <w:tblW w:w="0" w:type="auto"/>
            <w:tblLook w:val="04A0" w:firstRow="1" w:lastRow="0" w:firstColumn="1" w:lastColumn="0" w:noHBand="0" w:noVBand="1"/>
          </w:tblPr>
        </w:tblPrChange>
      </w:tblPr>
      <w:tblGrid>
        <w:gridCol w:w="2265"/>
        <w:gridCol w:w="2265"/>
        <w:gridCol w:w="2266"/>
        <w:gridCol w:w="2266"/>
        <w:tblGridChange w:id="103">
          <w:tblGrid>
            <w:gridCol w:w="2265"/>
            <w:gridCol w:w="2265"/>
            <w:gridCol w:w="2266"/>
            <w:gridCol w:w="2266"/>
          </w:tblGrid>
        </w:tblGridChange>
      </w:tblGrid>
      <w:tr w:rsidR="00CC465D" w14:paraId="1E4715F3" w14:textId="77777777" w:rsidTr="00584B99">
        <w:trPr>
          <w:ins w:id="104" w:author="Michael Kohl" w:date="2024-05-17T10:47:00Z" w16du:dateUtc="2024-05-17T08:47:00Z"/>
        </w:trPr>
        <w:tc>
          <w:tcPr>
            <w:tcW w:w="2265" w:type="dxa"/>
            <w:shd w:val="clear" w:color="auto" w:fill="C3DBB1"/>
            <w:tcPrChange w:id="105" w:author="Michael Kohl" w:date="2024-05-17T10:57:00Z" w16du:dateUtc="2024-05-17T08:57:00Z">
              <w:tcPr>
                <w:tcW w:w="2265" w:type="dxa"/>
              </w:tcPr>
            </w:tcPrChange>
          </w:tcPr>
          <w:p w14:paraId="0D61DDDF" w14:textId="042A0D8E" w:rsidR="00CC465D" w:rsidRDefault="00CC465D" w:rsidP="00CC465D">
            <w:pPr>
              <w:jc w:val="center"/>
              <w:rPr>
                <w:ins w:id="106" w:author="Michael Kohl" w:date="2024-05-17T10:47:00Z" w16du:dateUtc="2024-05-17T08:47:00Z"/>
                <w:b/>
                <w:bCs/>
                <w:sz w:val="28"/>
                <w:szCs w:val="28"/>
              </w:rPr>
              <w:pPrChange w:id="107" w:author="Michael Kohl" w:date="2024-05-17T10:51:00Z" w16du:dateUtc="2024-05-17T08:51:00Z">
                <w:pPr/>
              </w:pPrChange>
            </w:pPr>
            <w:ins w:id="108" w:author="Michael Kohl" w:date="2024-05-17T10:48:00Z" w16du:dateUtc="2024-05-17T08:48:00Z">
              <w:r>
                <w:rPr>
                  <w:b/>
                  <w:bCs/>
                  <w:sz w:val="28"/>
                  <w:szCs w:val="28"/>
                </w:rPr>
                <w:t>Natur</w:t>
              </w:r>
            </w:ins>
          </w:p>
        </w:tc>
        <w:tc>
          <w:tcPr>
            <w:tcW w:w="2265" w:type="dxa"/>
            <w:shd w:val="clear" w:color="auto" w:fill="EBE59A"/>
            <w:tcPrChange w:id="109" w:author="Michael Kohl" w:date="2024-05-17T10:57:00Z" w16du:dateUtc="2024-05-17T08:57:00Z">
              <w:tcPr>
                <w:tcW w:w="2265" w:type="dxa"/>
              </w:tcPr>
            </w:tcPrChange>
          </w:tcPr>
          <w:p w14:paraId="7E89665C" w14:textId="18D4F380" w:rsidR="00CC465D" w:rsidRDefault="00CC465D" w:rsidP="00CC465D">
            <w:pPr>
              <w:jc w:val="center"/>
              <w:rPr>
                <w:ins w:id="110" w:author="Michael Kohl" w:date="2024-05-17T10:47:00Z" w16du:dateUtc="2024-05-17T08:47:00Z"/>
                <w:b/>
                <w:bCs/>
                <w:sz w:val="28"/>
                <w:szCs w:val="28"/>
              </w:rPr>
              <w:pPrChange w:id="111" w:author="Michael Kohl" w:date="2024-05-17T10:51:00Z" w16du:dateUtc="2024-05-17T08:51:00Z">
                <w:pPr/>
              </w:pPrChange>
            </w:pPr>
            <w:ins w:id="112" w:author="Michael Kohl" w:date="2024-05-17T10:48:00Z" w16du:dateUtc="2024-05-17T08:48:00Z">
              <w:r>
                <w:rPr>
                  <w:b/>
                  <w:bCs/>
                  <w:sz w:val="28"/>
                  <w:szCs w:val="28"/>
                </w:rPr>
                <w:t>Kreativ</w:t>
              </w:r>
            </w:ins>
          </w:p>
        </w:tc>
        <w:tc>
          <w:tcPr>
            <w:tcW w:w="2266" w:type="dxa"/>
            <w:shd w:val="clear" w:color="auto" w:fill="EFACAC"/>
            <w:tcPrChange w:id="113" w:author="Michael Kohl" w:date="2024-05-17T10:57:00Z" w16du:dateUtc="2024-05-17T08:57:00Z">
              <w:tcPr>
                <w:tcW w:w="2266" w:type="dxa"/>
              </w:tcPr>
            </w:tcPrChange>
          </w:tcPr>
          <w:p w14:paraId="7828DA05" w14:textId="64A6182B" w:rsidR="00CC465D" w:rsidRDefault="00CC465D" w:rsidP="00CC465D">
            <w:pPr>
              <w:jc w:val="center"/>
              <w:rPr>
                <w:ins w:id="114" w:author="Michael Kohl" w:date="2024-05-17T10:47:00Z" w16du:dateUtc="2024-05-17T08:47:00Z"/>
                <w:b/>
                <w:bCs/>
                <w:sz w:val="28"/>
                <w:szCs w:val="28"/>
              </w:rPr>
              <w:pPrChange w:id="115" w:author="Michael Kohl" w:date="2024-05-17T10:51:00Z" w16du:dateUtc="2024-05-17T08:51:00Z">
                <w:pPr/>
              </w:pPrChange>
            </w:pPr>
            <w:ins w:id="116" w:author="Michael Kohl" w:date="2024-05-17T10:48:00Z" w16du:dateUtc="2024-05-17T08:48:00Z">
              <w:r>
                <w:rPr>
                  <w:b/>
                  <w:bCs/>
                  <w:sz w:val="28"/>
                  <w:szCs w:val="28"/>
                </w:rPr>
                <w:t>Sport</w:t>
              </w:r>
            </w:ins>
          </w:p>
        </w:tc>
        <w:tc>
          <w:tcPr>
            <w:tcW w:w="2266" w:type="dxa"/>
            <w:shd w:val="clear" w:color="auto" w:fill="97BECF"/>
            <w:tcPrChange w:id="117" w:author="Michael Kohl" w:date="2024-05-17T10:57:00Z" w16du:dateUtc="2024-05-17T08:57:00Z">
              <w:tcPr>
                <w:tcW w:w="2266" w:type="dxa"/>
              </w:tcPr>
            </w:tcPrChange>
          </w:tcPr>
          <w:p w14:paraId="5240E2BC" w14:textId="233AE69C" w:rsidR="00CC465D" w:rsidRDefault="00CC465D" w:rsidP="00CC465D">
            <w:pPr>
              <w:jc w:val="center"/>
              <w:rPr>
                <w:ins w:id="118" w:author="Michael Kohl" w:date="2024-05-17T10:47:00Z" w16du:dateUtc="2024-05-17T08:47:00Z"/>
                <w:b/>
                <w:bCs/>
                <w:sz w:val="28"/>
                <w:szCs w:val="28"/>
              </w:rPr>
              <w:pPrChange w:id="119" w:author="Michael Kohl" w:date="2024-05-17T10:51:00Z" w16du:dateUtc="2024-05-17T08:51:00Z">
                <w:pPr/>
              </w:pPrChange>
            </w:pPr>
            <w:ins w:id="120" w:author="Michael Kohl" w:date="2024-05-17T10:48:00Z" w16du:dateUtc="2024-05-17T08:48:00Z">
              <w:r>
                <w:rPr>
                  <w:b/>
                  <w:bCs/>
                  <w:sz w:val="28"/>
                  <w:szCs w:val="28"/>
                </w:rPr>
                <w:t>Kochen</w:t>
              </w:r>
            </w:ins>
            <w:ins w:id="121" w:author="Michael Kohl" w:date="2024-05-17T10:57:00Z" w16du:dateUtc="2024-05-17T08:57:00Z">
              <w:r w:rsidR="00584B99">
                <w:rPr>
                  <w:b/>
                  <w:bCs/>
                  <w:sz w:val="28"/>
                  <w:szCs w:val="28"/>
                </w:rPr>
                <w:t>/</w:t>
              </w:r>
            </w:ins>
            <w:ins w:id="122" w:author="Michael Kohl" w:date="2024-05-17T10:48:00Z" w16du:dateUtc="2024-05-17T08:48:00Z">
              <w:r>
                <w:rPr>
                  <w:b/>
                  <w:bCs/>
                  <w:sz w:val="28"/>
                  <w:szCs w:val="28"/>
                </w:rPr>
                <w:t>Backen</w:t>
              </w:r>
            </w:ins>
          </w:p>
        </w:tc>
      </w:tr>
      <w:tr w:rsidR="00CC465D" w14:paraId="6544DE21" w14:textId="77777777" w:rsidTr="00584B99">
        <w:trPr>
          <w:ins w:id="123" w:author="Michael Kohl" w:date="2024-05-17T10:47:00Z" w16du:dateUtc="2024-05-17T08:47:00Z"/>
        </w:trPr>
        <w:tc>
          <w:tcPr>
            <w:tcW w:w="2265" w:type="dxa"/>
            <w:shd w:val="clear" w:color="auto" w:fill="C3DBB1"/>
            <w:tcPrChange w:id="124" w:author="Michael Kohl" w:date="2024-05-17T10:57:00Z" w16du:dateUtc="2024-05-17T08:57:00Z">
              <w:tcPr>
                <w:tcW w:w="2265" w:type="dxa"/>
              </w:tcPr>
            </w:tcPrChange>
          </w:tcPr>
          <w:p w14:paraId="04DE2278" w14:textId="77777777" w:rsidR="00CC465D" w:rsidRPr="00CC465D" w:rsidRDefault="00CC465D" w:rsidP="00CC465D">
            <w:pPr>
              <w:jc w:val="center"/>
              <w:rPr>
                <w:ins w:id="125" w:author="Michael Kohl" w:date="2024-05-17T10:49:00Z" w16du:dateUtc="2024-05-17T08:49:00Z"/>
                <w:sz w:val="24"/>
                <w:szCs w:val="24"/>
                <w:rPrChange w:id="126" w:author="Michael Kohl" w:date="2024-05-17T10:53:00Z" w16du:dateUtc="2024-05-17T08:53:00Z">
                  <w:rPr>
                    <w:ins w:id="127" w:author="Michael Kohl" w:date="2024-05-17T10:49:00Z" w16du:dateUtc="2024-05-17T08:49:00Z"/>
                    <w:b/>
                    <w:bCs/>
                    <w:sz w:val="28"/>
                    <w:szCs w:val="28"/>
                  </w:rPr>
                </w:rPrChange>
              </w:rPr>
              <w:pPrChange w:id="128" w:author="Michael Kohl" w:date="2024-05-17T10:52:00Z" w16du:dateUtc="2024-05-17T08:52:00Z">
                <w:pPr/>
              </w:pPrChange>
            </w:pPr>
            <w:ins w:id="129" w:author="Michael Kohl" w:date="2024-05-17T10:49:00Z" w16du:dateUtc="2024-05-17T08:49:00Z">
              <w:r w:rsidRPr="00CC465D">
                <w:rPr>
                  <w:sz w:val="24"/>
                  <w:szCs w:val="24"/>
                  <w:rPrChange w:id="130" w:author="Michael Kohl" w:date="2024-05-17T10:53:00Z" w16du:dateUtc="2024-05-17T08:53:00Z">
                    <w:rPr>
                      <w:b/>
                      <w:bCs/>
                      <w:sz w:val="28"/>
                      <w:szCs w:val="28"/>
                    </w:rPr>
                  </w:rPrChange>
                </w:rPr>
                <w:t>Wandern</w:t>
              </w:r>
            </w:ins>
          </w:p>
          <w:p w14:paraId="58DD053F" w14:textId="77777777" w:rsidR="00CC465D" w:rsidRPr="00CC465D" w:rsidRDefault="00CC465D" w:rsidP="00CC465D">
            <w:pPr>
              <w:jc w:val="center"/>
              <w:rPr>
                <w:ins w:id="131" w:author="Michael Kohl" w:date="2024-05-17T10:49:00Z" w16du:dateUtc="2024-05-17T08:49:00Z"/>
                <w:sz w:val="24"/>
                <w:szCs w:val="24"/>
                <w:rPrChange w:id="132" w:author="Michael Kohl" w:date="2024-05-17T10:53:00Z" w16du:dateUtc="2024-05-17T08:53:00Z">
                  <w:rPr>
                    <w:ins w:id="133" w:author="Michael Kohl" w:date="2024-05-17T10:49:00Z" w16du:dateUtc="2024-05-17T08:49:00Z"/>
                    <w:b/>
                    <w:bCs/>
                    <w:sz w:val="28"/>
                    <w:szCs w:val="28"/>
                  </w:rPr>
                </w:rPrChange>
              </w:rPr>
              <w:pPrChange w:id="134" w:author="Michael Kohl" w:date="2024-05-17T10:52:00Z" w16du:dateUtc="2024-05-17T08:52:00Z">
                <w:pPr/>
              </w:pPrChange>
            </w:pPr>
            <w:ins w:id="135" w:author="Michael Kohl" w:date="2024-05-17T10:49:00Z" w16du:dateUtc="2024-05-17T08:49:00Z">
              <w:r w:rsidRPr="00CC465D">
                <w:rPr>
                  <w:sz w:val="24"/>
                  <w:szCs w:val="24"/>
                  <w:rPrChange w:id="136" w:author="Michael Kohl" w:date="2024-05-17T10:53:00Z" w16du:dateUtc="2024-05-17T08:53:00Z">
                    <w:rPr>
                      <w:b/>
                      <w:bCs/>
                      <w:sz w:val="28"/>
                      <w:szCs w:val="28"/>
                    </w:rPr>
                  </w:rPrChange>
                </w:rPr>
                <w:t>Radfahren</w:t>
              </w:r>
            </w:ins>
          </w:p>
          <w:p w14:paraId="321F2FCF" w14:textId="77777777" w:rsidR="00CC465D" w:rsidRPr="00CC465D" w:rsidRDefault="00CC465D" w:rsidP="00CC465D">
            <w:pPr>
              <w:jc w:val="center"/>
              <w:rPr>
                <w:ins w:id="137" w:author="Michael Kohl" w:date="2024-05-17T10:49:00Z" w16du:dateUtc="2024-05-17T08:49:00Z"/>
                <w:sz w:val="24"/>
                <w:szCs w:val="24"/>
                <w:rPrChange w:id="138" w:author="Michael Kohl" w:date="2024-05-17T10:53:00Z" w16du:dateUtc="2024-05-17T08:53:00Z">
                  <w:rPr>
                    <w:ins w:id="139" w:author="Michael Kohl" w:date="2024-05-17T10:49:00Z" w16du:dateUtc="2024-05-17T08:49:00Z"/>
                    <w:b/>
                    <w:bCs/>
                    <w:sz w:val="28"/>
                    <w:szCs w:val="28"/>
                  </w:rPr>
                </w:rPrChange>
              </w:rPr>
              <w:pPrChange w:id="140" w:author="Michael Kohl" w:date="2024-05-17T10:52:00Z" w16du:dateUtc="2024-05-17T08:52:00Z">
                <w:pPr/>
              </w:pPrChange>
            </w:pPr>
            <w:ins w:id="141" w:author="Michael Kohl" w:date="2024-05-17T10:49:00Z" w16du:dateUtc="2024-05-17T08:49:00Z">
              <w:r w:rsidRPr="00CC465D">
                <w:rPr>
                  <w:sz w:val="24"/>
                  <w:szCs w:val="24"/>
                  <w:rPrChange w:id="142" w:author="Michael Kohl" w:date="2024-05-17T10:53:00Z" w16du:dateUtc="2024-05-17T08:53:00Z">
                    <w:rPr>
                      <w:b/>
                      <w:bCs/>
                      <w:sz w:val="28"/>
                      <w:szCs w:val="28"/>
                    </w:rPr>
                  </w:rPrChange>
                </w:rPr>
                <w:t>Naturpfad</w:t>
              </w:r>
            </w:ins>
          </w:p>
          <w:p w14:paraId="7179DD95" w14:textId="77777777" w:rsidR="00CC465D" w:rsidRPr="00CC465D" w:rsidRDefault="00CC465D" w:rsidP="00CC465D">
            <w:pPr>
              <w:jc w:val="center"/>
              <w:rPr>
                <w:ins w:id="143" w:author="Michael Kohl" w:date="2024-05-17T10:49:00Z" w16du:dateUtc="2024-05-17T08:49:00Z"/>
                <w:sz w:val="24"/>
                <w:szCs w:val="24"/>
                <w:rPrChange w:id="144" w:author="Michael Kohl" w:date="2024-05-17T10:53:00Z" w16du:dateUtc="2024-05-17T08:53:00Z">
                  <w:rPr>
                    <w:ins w:id="145" w:author="Michael Kohl" w:date="2024-05-17T10:49:00Z" w16du:dateUtc="2024-05-17T08:49:00Z"/>
                    <w:b/>
                    <w:bCs/>
                    <w:sz w:val="28"/>
                    <w:szCs w:val="28"/>
                  </w:rPr>
                </w:rPrChange>
              </w:rPr>
              <w:pPrChange w:id="146" w:author="Michael Kohl" w:date="2024-05-17T10:52:00Z" w16du:dateUtc="2024-05-17T08:52:00Z">
                <w:pPr/>
              </w:pPrChange>
            </w:pPr>
            <w:ins w:id="147" w:author="Michael Kohl" w:date="2024-05-17T10:49:00Z" w16du:dateUtc="2024-05-17T08:49:00Z">
              <w:r w:rsidRPr="00CC465D">
                <w:rPr>
                  <w:sz w:val="24"/>
                  <w:szCs w:val="24"/>
                  <w:rPrChange w:id="148" w:author="Michael Kohl" w:date="2024-05-17T10:53:00Z" w16du:dateUtc="2024-05-17T08:53:00Z">
                    <w:rPr>
                      <w:b/>
                      <w:bCs/>
                      <w:sz w:val="28"/>
                      <w:szCs w:val="28"/>
                    </w:rPr>
                  </w:rPrChange>
                </w:rPr>
                <w:t>Park</w:t>
              </w:r>
            </w:ins>
          </w:p>
          <w:p w14:paraId="6B367E9C" w14:textId="77777777" w:rsidR="00CC465D" w:rsidRPr="00CC465D" w:rsidRDefault="00CC465D" w:rsidP="00CC465D">
            <w:pPr>
              <w:jc w:val="center"/>
              <w:rPr>
                <w:ins w:id="149" w:author="Michael Kohl" w:date="2024-05-17T10:49:00Z" w16du:dateUtc="2024-05-17T08:49:00Z"/>
                <w:sz w:val="24"/>
                <w:szCs w:val="24"/>
                <w:rPrChange w:id="150" w:author="Michael Kohl" w:date="2024-05-17T10:53:00Z" w16du:dateUtc="2024-05-17T08:53:00Z">
                  <w:rPr>
                    <w:ins w:id="151" w:author="Michael Kohl" w:date="2024-05-17T10:49:00Z" w16du:dateUtc="2024-05-17T08:49:00Z"/>
                    <w:b/>
                    <w:bCs/>
                    <w:sz w:val="28"/>
                    <w:szCs w:val="28"/>
                  </w:rPr>
                </w:rPrChange>
              </w:rPr>
              <w:pPrChange w:id="152" w:author="Michael Kohl" w:date="2024-05-17T10:52:00Z" w16du:dateUtc="2024-05-17T08:52:00Z">
                <w:pPr/>
              </w:pPrChange>
            </w:pPr>
            <w:ins w:id="153" w:author="Michael Kohl" w:date="2024-05-17T10:49:00Z" w16du:dateUtc="2024-05-17T08:49:00Z">
              <w:r w:rsidRPr="00CC465D">
                <w:rPr>
                  <w:sz w:val="24"/>
                  <w:szCs w:val="24"/>
                  <w:rPrChange w:id="154" w:author="Michael Kohl" w:date="2024-05-17T10:53:00Z" w16du:dateUtc="2024-05-17T08:53:00Z">
                    <w:rPr>
                      <w:b/>
                      <w:bCs/>
                      <w:sz w:val="28"/>
                      <w:szCs w:val="28"/>
                    </w:rPr>
                  </w:rPrChange>
                </w:rPr>
                <w:t>Wald</w:t>
              </w:r>
            </w:ins>
          </w:p>
          <w:p w14:paraId="24A40CA7" w14:textId="77777777" w:rsidR="00CC465D" w:rsidRPr="00CC465D" w:rsidRDefault="00CC465D" w:rsidP="00CC465D">
            <w:pPr>
              <w:jc w:val="center"/>
              <w:rPr>
                <w:ins w:id="155" w:author="Michael Kohl" w:date="2024-05-17T10:49:00Z" w16du:dateUtc="2024-05-17T08:49:00Z"/>
                <w:sz w:val="24"/>
                <w:szCs w:val="24"/>
                <w:rPrChange w:id="156" w:author="Michael Kohl" w:date="2024-05-17T10:53:00Z" w16du:dateUtc="2024-05-17T08:53:00Z">
                  <w:rPr>
                    <w:ins w:id="157" w:author="Michael Kohl" w:date="2024-05-17T10:49:00Z" w16du:dateUtc="2024-05-17T08:49:00Z"/>
                    <w:b/>
                    <w:bCs/>
                    <w:sz w:val="28"/>
                    <w:szCs w:val="28"/>
                  </w:rPr>
                </w:rPrChange>
              </w:rPr>
              <w:pPrChange w:id="158" w:author="Michael Kohl" w:date="2024-05-17T10:52:00Z" w16du:dateUtc="2024-05-17T08:52:00Z">
                <w:pPr/>
              </w:pPrChange>
            </w:pPr>
            <w:ins w:id="159" w:author="Michael Kohl" w:date="2024-05-17T10:49:00Z" w16du:dateUtc="2024-05-17T08:49:00Z">
              <w:r w:rsidRPr="00CC465D">
                <w:rPr>
                  <w:sz w:val="24"/>
                  <w:szCs w:val="24"/>
                  <w:rPrChange w:id="160" w:author="Michael Kohl" w:date="2024-05-17T10:53:00Z" w16du:dateUtc="2024-05-17T08:53:00Z">
                    <w:rPr>
                      <w:b/>
                      <w:bCs/>
                      <w:sz w:val="28"/>
                      <w:szCs w:val="28"/>
                    </w:rPr>
                  </w:rPrChange>
                </w:rPr>
                <w:t>Tiergehege</w:t>
              </w:r>
            </w:ins>
          </w:p>
          <w:p w14:paraId="2821C1FA" w14:textId="44861E63" w:rsidR="00CC465D" w:rsidRPr="00CC465D" w:rsidRDefault="00CC465D" w:rsidP="00CC465D">
            <w:pPr>
              <w:jc w:val="center"/>
              <w:rPr>
                <w:ins w:id="161" w:author="Michael Kohl" w:date="2024-05-17T10:47:00Z" w16du:dateUtc="2024-05-17T08:47:00Z"/>
                <w:sz w:val="24"/>
                <w:szCs w:val="24"/>
                <w:rPrChange w:id="162" w:author="Michael Kohl" w:date="2024-05-17T10:53:00Z" w16du:dateUtc="2024-05-17T08:53:00Z">
                  <w:rPr>
                    <w:ins w:id="163" w:author="Michael Kohl" w:date="2024-05-17T10:47:00Z" w16du:dateUtc="2024-05-17T08:47:00Z"/>
                    <w:b/>
                    <w:bCs/>
                    <w:sz w:val="28"/>
                    <w:szCs w:val="28"/>
                  </w:rPr>
                </w:rPrChange>
              </w:rPr>
              <w:pPrChange w:id="164" w:author="Michael Kohl" w:date="2024-05-17T10:52:00Z" w16du:dateUtc="2024-05-17T08:52:00Z">
                <w:pPr/>
              </w:pPrChange>
            </w:pPr>
            <w:ins w:id="165" w:author="Michael Kohl" w:date="2024-05-17T10:49:00Z" w16du:dateUtc="2024-05-17T08:49:00Z">
              <w:r w:rsidRPr="00CC465D">
                <w:rPr>
                  <w:sz w:val="24"/>
                  <w:szCs w:val="24"/>
                  <w:rPrChange w:id="166" w:author="Michael Kohl" w:date="2024-05-17T10:53:00Z" w16du:dateUtc="2024-05-17T08:53:00Z">
                    <w:rPr>
                      <w:b/>
                      <w:bCs/>
                      <w:sz w:val="28"/>
                      <w:szCs w:val="28"/>
                    </w:rPr>
                  </w:rPrChange>
                </w:rPr>
                <w:t>See</w:t>
              </w:r>
            </w:ins>
          </w:p>
        </w:tc>
        <w:tc>
          <w:tcPr>
            <w:tcW w:w="2265" w:type="dxa"/>
            <w:shd w:val="clear" w:color="auto" w:fill="EBE59A"/>
            <w:tcPrChange w:id="167" w:author="Michael Kohl" w:date="2024-05-17T10:57:00Z" w16du:dateUtc="2024-05-17T08:57:00Z">
              <w:tcPr>
                <w:tcW w:w="2265" w:type="dxa"/>
              </w:tcPr>
            </w:tcPrChange>
          </w:tcPr>
          <w:p w14:paraId="10A48FB4" w14:textId="77777777" w:rsidR="00CC465D" w:rsidRPr="00CC465D" w:rsidRDefault="00CC465D" w:rsidP="00CC465D">
            <w:pPr>
              <w:jc w:val="center"/>
              <w:rPr>
                <w:ins w:id="168" w:author="Michael Kohl" w:date="2024-05-17T10:49:00Z" w16du:dateUtc="2024-05-17T08:49:00Z"/>
                <w:sz w:val="24"/>
                <w:szCs w:val="24"/>
                <w:rPrChange w:id="169" w:author="Michael Kohl" w:date="2024-05-17T10:53:00Z" w16du:dateUtc="2024-05-17T08:53:00Z">
                  <w:rPr>
                    <w:ins w:id="170" w:author="Michael Kohl" w:date="2024-05-17T10:49:00Z" w16du:dateUtc="2024-05-17T08:49:00Z"/>
                    <w:b/>
                    <w:bCs/>
                    <w:sz w:val="28"/>
                    <w:szCs w:val="28"/>
                  </w:rPr>
                </w:rPrChange>
              </w:rPr>
              <w:pPrChange w:id="171" w:author="Michael Kohl" w:date="2024-05-17T10:52:00Z" w16du:dateUtc="2024-05-17T08:52:00Z">
                <w:pPr/>
              </w:pPrChange>
            </w:pPr>
            <w:ins w:id="172" w:author="Michael Kohl" w:date="2024-05-17T10:49:00Z" w16du:dateUtc="2024-05-17T08:49:00Z">
              <w:r w:rsidRPr="00CC465D">
                <w:rPr>
                  <w:sz w:val="24"/>
                  <w:szCs w:val="24"/>
                  <w:rPrChange w:id="173" w:author="Michael Kohl" w:date="2024-05-17T10:53:00Z" w16du:dateUtc="2024-05-17T08:53:00Z">
                    <w:rPr>
                      <w:b/>
                      <w:bCs/>
                      <w:sz w:val="28"/>
                      <w:szCs w:val="28"/>
                    </w:rPr>
                  </w:rPrChange>
                </w:rPr>
                <w:t>Malen</w:t>
              </w:r>
            </w:ins>
          </w:p>
          <w:p w14:paraId="142997C7" w14:textId="77777777" w:rsidR="00CC465D" w:rsidRPr="00CC465D" w:rsidRDefault="00CC465D" w:rsidP="00CC465D">
            <w:pPr>
              <w:jc w:val="center"/>
              <w:rPr>
                <w:ins w:id="174" w:author="Michael Kohl" w:date="2024-05-17T10:49:00Z" w16du:dateUtc="2024-05-17T08:49:00Z"/>
                <w:sz w:val="24"/>
                <w:szCs w:val="24"/>
                <w:rPrChange w:id="175" w:author="Michael Kohl" w:date="2024-05-17T10:53:00Z" w16du:dateUtc="2024-05-17T08:53:00Z">
                  <w:rPr>
                    <w:ins w:id="176" w:author="Michael Kohl" w:date="2024-05-17T10:49:00Z" w16du:dateUtc="2024-05-17T08:49:00Z"/>
                    <w:b/>
                    <w:bCs/>
                    <w:sz w:val="28"/>
                    <w:szCs w:val="28"/>
                  </w:rPr>
                </w:rPrChange>
              </w:rPr>
              <w:pPrChange w:id="177" w:author="Michael Kohl" w:date="2024-05-17T10:52:00Z" w16du:dateUtc="2024-05-17T08:52:00Z">
                <w:pPr/>
              </w:pPrChange>
            </w:pPr>
            <w:ins w:id="178" w:author="Michael Kohl" w:date="2024-05-17T10:49:00Z" w16du:dateUtc="2024-05-17T08:49:00Z">
              <w:r w:rsidRPr="00CC465D">
                <w:rPr>
                  <w:sz w:val="24"/>
                  <w:szCs w:val="24"/>
                  <w:rPrChange w:id="179" w:author="Michael Kohl" w:date="2024-05-17T10:53:00Z" w16du:dateUtc="2024-05-17T08:53:00Z">
                    <w:rPr>
                      <w:b/>
                      <w:bCs/>
                      <w:sz w:val="28"/>
                      <w:szCs w:val="28"/>
                    </w:rPr>
                  </w:rPrChange>
                </w:rPr>
                <w:t>Basteln</w:t>
              </w:r>
            </w:ins>
          </w:p>
          <w:p w14:paraId="1AB0674A" w14:textId="77777777" w:rsidR="00CC465D" w:rsidRPr="00CC465D" w:rsidRDefault="00CC465D" w:rsidP="00CC465D">
            <w:pPr>
              <w:jc w:val="center"/>
              <w:rPr>
                <w:ins w:id="180" w:author="Michael Kohl" w:date="2024-05-17T10:49:00Z" w16du:dateUtc="2024-05-17T08:49:00Z"/>
                <w:sz w:val="24"/>
                <w:szCs w:val="24"/>
                <w:rPrChange w:id="181" w:author="Michael Kohl" w:date="2024-05-17T10:53:00Z" w16du:dateUtc="2024-05-17T08:53:00Z">
                  <w:rPr>
                    <w:ins w:id="182" w:author="Michael Kohl" w:date="2024-05-17T10:49:00Z" w16du:dateUtc="2024-05-17T08:49:00Z"/>
                    <w:b/>
                    <w:bCs/>
                    <w:sz w:val="28"/>
                    <w:szCs w:val="28"/>
                  </w:rPr>
                </w:rPrChange>
              </w:rPr>
              <w:pPrChange w:id="183" w:author="Michael Kohl" w:date="2024-05-17T10:52:00Z" w16du:dateUtc="2024-05-17T08:52:00Z">
                <w:pPr/>
              </w:pPrChange>
            </w:pPr>
            <w:ins w:id="184" w:author="Michael Kohl" w:date="2024-05-17T10:49:00Z" w16du:dateUtc="2024-05-17T08:49:00Z">
              <w:r w:rsidRPr="00CC465D">
                <w:rPr>
                  <w:sz w:val="24"/>
                  <w:szCs w:val="24"/>
                  <w:rPrChange w:id="185" w:author="Michael Kohl" w:date="2024-05-17T10:53:00Z" w16du:dateUtc="2024-05-17T08:53:00Z">
                    <w:rPr>
                      <w:b/>
                      <w:bCs/>
                      <w:sz w:val="28"/>
                      <w:szCs w:val="28"/>
                    </w:rPr>
                  </w:rPrChange>
                </w:rPr>
                <w:t>Upcycling</w:t>
              </w:r>
            </w:ins>
          </w:p>
          <w:p w14:paraId="7C774BFC" w14:textId="77777777" w:rsidR="00CC465D" w:rsidRPr="00CC465D" w:rsidRDefault="00CC465D" w:rsidP="00CC465D">
            <w:pPr>
              <w:jc w:val="center"/>
              <w:rPr>
                <w:ins w:id="186" w:author="Michael Kohl" w:date="2024-05-17T10:49:00Z" w16du:dateUtc="2024-05-17T08:49:00Z"/>
                <w:sz w:val="24"/>
                <w:szCs w:val="24"/>
                <w:rPrChange w:id="187" w:author="Michael Kohl" w:date="2024-05-17T10:53:00Z" w16du:dateUtc="2024-05-17T08:53:00Z">
                  <w:rPr>
                    <w:ins w:id="188" w:author="Michael Kohl" w:date="2024-05-17T10:49:00Z" w16du:dateUtc="2024-05-17T08:49:00Z"/>
                    <w:b/>
                    <w:bCs/>
                    <w:sz w:val="28"/>
                    <w:szCs w:val="28"/>
                  </w:rPr>
                </w:rPrChange>
              </w:rPr>
              <w:pPrChange w:id="189" w:author="Michael Kohl" w:date="2024-05-17T10:52:00Z" w16du:dateUtc="2024-05-17T08:52:00Z">
                <w:pPr/>
              </w:pPrChange>
            </w:pPr>
            <w:ins w:id="190" w:author="Michael Kohl" w:date="2024-05-17T10:49:00Z" w16du:dateUtc="2024-05-17T08:49:00Z">
              <w:r w:rsidRPr="00CC465D">
                <w:rPr>
                  <w:sz w:val="24"/>
                  <w:szCs w:val="24"/>
                  <w:rPrChange w:id="191" w:author="Michael Kohl" w:date="2024-05-17T10:53:00Z" w16du:dateUtc="2024-05-17T08:53:00Z">
                    <w:rPr>
                      <w:b/>
                      <w:bCs/>
                      <w:sz w:val="28"/>
                      <w:szCs w:val="28"/>
                    </w:rPr>
                  </w:rPrChange>
                </w:rPr>
                <w:t>Musik machen</w:t>
              </w:r>
            </w:ins>
          </w:p>
          <w:p w14:paraId="07AAF50B" w14:textId="77777777" w:rsidR="00CC465D" w:rsidRPr="00CC465D" w:rsidRDefault="00CC465D" w:rsidP="00CC465D">
            <w:pPr>
              <w:jc w:val="center"/>
              <w:rPr>
                <w:ins w:id="192" w:author="Michael Kohl" w:date="2024-05-17T10:49:00Z" w16du:dateUtc="2024-05-17T08:49:00Z"/>
                <w:sz w:val="24"/>
                <w:szCs w:val="24"/>
                <w:rPrChange w:id="193" w:author="Michael Kohl" w:date="2024-05-17T10:53:00Z" w16du:dateUtc="2024-05-17T08:53:00Z">
                  <w:rPr>
                    <w:ins w:id="194" w:author="Michael Kohl" w:date="2024-05-17T10:49:00Z" w16du:dateUtc="2024-05-17T08:49:00Z"/>
                    <w:b/>
                    <w:bCs/>
                    <w:sz w:val="28"/>
                    <w:szCs w:val="28"/>
                  </w:rPr>
                </w:rPrChange>
              </w:rPr>
              <w:pPrChange w:id="195" w:author="Michael Kohl" w:date="2024-05-17T10:52:00Z" w16du:dateUtc="2024-05-17T08:52:00Z">
                <w:pPr/>
              </w:pPrChange>
            </w:pPr>
            <w:ins w:id="196" w:author="Michael Kohl" w:date="2024-05-17T10:49:00Z" w16du:dateUtc="2024-05-17T08:49:00Z">
              <w:r w:rsidRPr="00CC465D">
                <w:rPr>
                  <w:sz w:val="24"/>
                  <w:szCs w:val="24"/>
                  <w:rPrChange w:id="197" w:author="Michael Kohl" w:date="2024-05-17T10:53:00Z" w16du:dateUtc="2024-05-17T08:53:00Z">
                    <w:rPr>
                      <w:b/>
                      <w:bCs/>
                      <w:sz w:val="28"/>
                      <w:szCs w:val="28"/>
                    </w:rPr>
                  </w:rPrChange>
                </w:rPr>
                <w:t>Zeichnen</w:t>
              </w:r>
            </w:ins>
          </w:p>
          <w:p w14:paraId="44874917" w14:textId="77777777" w:rsidR="00CC465D" w:rsidRPr="00CC465D" w:rsidRDefault="00CC465D" w:rsidP="00CC465D">
            <w:pPr>
              <w:jc w:val="center"/>
              <w:rPr>
                <w:ins w:id="198" w:author="Michael Kohl" w:date="2024-05-17T10:49:00Z" w16du:dateUtc="2024-05-17T08:49:00Z"/>
                <w:sz w:val="24"/>
                <w:szCs w:val="24"/>
                <w:rPrChange w:id="199" w:author="Michael Kohl" w:date="2024-05-17T10:53:00Z" w16du:dateUtc="2024-05-17T08:53:00Z">
                  <w:rPr>
                    <w:ins w:id="200" w:author="Michael Kohl" w:date="2024-05-17T10:49:00Z" w16du:dateUtc="2024-05-17T08:49:00Z"/>
                    <w:b/>
                    <w:bCs/>
                    <w:sz w:val="28"/>
                    <w:szCs w:val="28"/>
                  </w:rPr>
                </w:rPrChange>
              </w:rPr>
              <w:pPrChange w:id="201" w:author="Michael Kohl" w:date="2024-05-17T10:52:00Z" w16du:dateUtc="2024-05-17T08:52:00Z">
                <w:pPr/>
              </w:pPrChange>
            </w:pPr>
            <w:ins w:id="202" w:author="Michael Kohl" w:date="2024-05-17T10:49:00Z" w16du:dateUtc="2024-05-17T08:49:00Z">
              <w:r w:rsidRPr="00CC465D">
                <w:rPr>
                  <w:sz w:val="24"/>
                  <w:szCs w:val="24"/>
                  <w:rPrChange w:id="203" w:author="Michael Kohl" w:date="2024-05-17T10:53:00Z" w16du:dateUtc="2024-05-17T08:53:00Z">
                    <w:rPr>
                      <w:b/>
                      <w:bCs/>
                      <w:sz w:val="28"/>
                      <w:szCs w:val="28"/>
                    </w:rPr>
                  </w:rPrChange>
                </w:rPr>
                <w:t>Schreiben</w:t>
              </w:r>
            </w:ins>
          </w:p>
          <w:p w14:paraId="321B5E3A" w14:textId="150BC3A3" w:rsidR="00CC465D" w:rsidRPr="00CC465D" w:rsidRDefault="00CC465D" w:rsidP="00CC465D">
            <w:pPr>
              <w:jc w:val="center"/>
              <w:rPr>
                <w:ins w:id="204" w:author="Michael Kohl" w:date="2024-05-17T10:47:00Z" w16du:dateUtc="2024-05-17T08:47:00Z"/>
                <w:sz w:val="24"/>
                <w:szCs w:val="24"/>
                <w:rPrChange w:id="205" w:author="Michael Kohl" w:date="2024-05-17T10:53:00Z" w16du:dateUtc="2024-05-17T08:53:00Z">
                  <w:rPr>
                    <w:ins w:id="206" w:author="Michael Kohl" w:date="2024-05-17T10:47:00Z" w16du:dateUtc="2024-05-17T08:47:00Z"/>
                    <w:b/>
                    <w:bCs/>
                    <w:sz w:val="28"/>
                    <w:szCs w:val="28"/>
                  </w:rPr>
                </w:rPrChange>
              </w:rPr>
              <w:pPrChange w:id="207" w:author="Michael Kohl" w:date="2024-05-17T10:52:00Z" w16du:dateUtc="2024-05-17T08:52:00Z">
                <w:pPr/>
              </w:pPrChange>
            </w:pPr>
            <w:ins w:id="208" w:author="Michael Kohl" w:date="2024-05-17T10:49:00Z" w16du:dateUtc="2024-05-17T08:49:00Z">
              <w:r w:rsidRPr="00CC465D">
                <w:rPr>
                  <w:sz w:val="24"/>
                  <w:szCs w:val="24"/>
                  <w:rPrChange w:id="209" w:author="Michael Kohl" w:date="2024-05-17T10:53:00Z" w16du:dateUtc="2024-05-17T08:53:00Z">
                    <w:rPr>
                      <w:b/>
                      <w:bCs/>
                      <w:sz w:val="28"/>
                      <w:szCs w:val="28"/>
                    </w:rPr>
                  </w:rPrChange>
                </w:rPr>
                <w:t>Lego</w:t>
              </w:r>
            </w:ins>
          </w:p>
        </w:tc>
        <w:tc>
          <w:tcPr>
            <w:tcW w:w="2266" w:type="dxa"/>
            <w:shd w:val="clear" w:color="auto" w:fill="EFACAC"/>
            <w:tcPrChange w:id="210" w:author="Michael Kohl" w:date="2024-05-17T10:57:00Z" w16du:dateUtc="2024-05-17T08:57:00Z">
              <w:tcPr>
                <w:tcW w:w="2266" w:type="dxa"/>
              </w:tcPr>
            </w:tcPrChange>
          </w:tcPr>
          <w:p w14:paraId="19D41CEA" w14:textId="77777777" w:rsidR="00CC465D" w:rsidRPr="00CC465D" w:rsidRDefault="00CC465D" w:rsidP="00CC465D">
            <w:pPr>
              <w:jc w:val="center"/>
              <w:rPr>
                <w:ins w:id="211" w:author="Michael Kohl" w:date="2024-05-17T10:49:00Z" w16du:dateUtc="2024-05-17T08:49:00Z"/>
                <w:sz w:val="24"/>
                <w:szCs w:val="24"/>
                <w:rPrChange w:id="212" w:author="Michael Kohl" w:date="2024-05-17T10:53:00Z" w16du:dateUtc="2024-05-17T08:53:00Z">
                  <w:rPr>
                    <w:ins w:id="213" w:author="Michael Kohl" w:date="2024-05-17T10:49:00Z" w16du:dateUtc="2024-05-17T08:49:00Z"/>
                    <w:sz w:val="28"/>
                    <w:szCs w:val="28"/>
                  </w:rPr>
                </w:rPrChange>
              </w:rPr>
            </w:pPr>
            <w:ins w:id="214" w:author="Michael Kohl" w:date="2024-05-17T10:49:00Z" w16du:dateUtc="2024-05-17T08:49:00Z">
              <w:r w:rsidRPr="00CC465D">
                <w:rPr>
                  <w:sz w:val="24"/>
                  <w:szCs w:val="24"/>
                  <w:rPrChange w:id="215" w:author="Michael Kohl" w:date="2024-05-17T10:53:00Z" w16du:dateUtc="2024-05-17T08:53:00Z">
                    <w:rPr>
                      <w:sz w:val="28"/>
                      <w:szCs w:val="28"/>
                    </w:rPr>
                  </w:rPrChange>
                </w:rPr>
                <w:t>Fussball</w:t>
              </w:r>
            </w:ins>
          </w:p>
          <w:p w14:paraId="7965F8DF" w14:textId="77777777" w:rsidR="00CC465D" w:rsidRPr="00CC465D" w:rsidRDefault="00CC465D" w:rsidP="00CC465D">
            <w:pPr>
              <w:jc w:val="center"/>
              <w:rPr>
                <w:ins w:id="216" w:author="Michael Kohl" w:date="2024-05-17T10:49:00Z" w16du:dateUtc="2024-05-17T08:49:00Z"/>
                <w:sz w:val="24"/>
                <w:szCs w:val="24"/>
                <w:rPrChange w:id="217" w:author="Michael Kohl" w:date="2024-05-17T10:53:00Z" w16du:dateUtc="2024-05-17T08:53:00Z">
                  <w:rPr>
                    <w:ins w:id="218" w:author="Michael Kohl" w:date="2024-05-17T10:49:00Z" w16du:dateUtc="2024-05-17T08:49:00Z"/>
                    <w:sz w:val="28"/>
                    <w:szCs w:val="28"/>
                  </w:rPr>
                </w:rPrChange>
              </w:rPr>
            </w:pPr>
            <w:ins w:id="219" w:author="Michael Kohl" w:date="2024-05-17T10:49:00Z" w16du:dateUtc="2024-05-17T08:49:00Z">
              <w:r w:rsidRPr="00CC465D">
                <w:rPr>
                  <w:sz w:val="24"/>
                  <w:szCs w:val="24"/>
                  <w:rPrChange w:id="220" w:author="Michael Kohl" w:date="2024-05-17T10:53:00Z" w16du:dateUtc="2024-05-17T08:53:00Z">
                    <w:rPr>
                      <w:sz w:val="28"/>
                      <w:szCs w:val="28"/>
                    </w:rPr>
                  </w:rPrChange>
                </w:rPr>
                <w:t>Schwimmen</w:t>
              </w:r>
            </w:ins>
          </w:p>
          <w:p w14:paraId="5809883C" w14:textId="77777777" w:rsidR="00CC465D" w:rsidRPr="00CC465D" w:rsidRDefault="00CC465D" w:rsidP="00CC465D">
            <w:pPr>
              <w:jc w:val="center"/>
              <w:rPr>
                <w:ins w:id="221" w:author="Michael Kohl" w:date="2024-05-17T10:49:00Z" w16du:dateUtc="2024-05-17T08:49:00Z"/>
                <w:sz w:val="24"/>
                <w:szCs w:val="24"/>
                <w:rPrChange w:id="222" w:author="Michael Kohl" w:date="2024-05-17T10:53:00Z" w16du:dateUtc="2024-05-17T08:53:00Z">
                  <w:rPr>
                    <w:ins w:id="223" w:author="Michael Kohl" w:date="2024-05-17T10:49:00Z" w16du:dateUtc="2024-05-17T08:49:00Z"/>
                    <w:sz w:val="28"/>
                    <w:szCs w:val="28"/>
                  </w:rPr>
                </w:rPrChange>
              </w:rPr>
            </w:pPr>
            <w:ins w:id="224" w:author="Michael Kohl" w:date="2024-05-17T10:49:00Z" w16du:dateUtc="2024-05-17T08:49:00Z">
              <w:r w:rsidRPr="00CC465D">
                <w:rPr>
                  <w:sz w:val="24"/>
                  <w:szCs w:val="24"/>
                  <w:rPrChange w:id="225" w:author="Michael Kohl" w:date="2024-05-17T10:53:00Z" w16du:dateUtc="2024-05-17T08:53:00Z">
                    <w:rPr>
                      <w:sz w:val="28"/>
                      <w:szCs w:val="28"/>
                    </w:rPr>
                  </w:rPrChange>
                </w:rPr>
                <w:t>Joggen</w:t>
              </w:r>
            </w:ins>
          </w:p>
          <w:p w14:paraId="00BC3E24" w14:textId="77777777" w:rsidR="00CC465D" w:rsidRPr="00CC465D" w:rsidRDefault="00CC465D" w:rsidP="00CC465D">
            <w:pPr>
              <w:jc w:val="center"/>
              <w:rPr>
                <w:ins w:id="226" w:author="Michael Kohl" w:date="2024-05-17T10:49:00Z" w16du:dateUtc="2024-05-17T08:49:00Z"/>
                <w:sz w:val="24"/>
                <w:szCs w:val="24"/>
                <w:rPrChange w:id="227" w:author="Michael Kohl" w:date="2024-05-17T10:53:00Z" w16du:dateUtc="2024-05-17T08:53:00Z">
                  <w:rPr>
                    <w:ins w:id="228" w:author="Michael Kohl" w:date="2024-05-17T10:49:00Z" w16du:dateUtc="2024-05-17T08:49:00Z"/>
                    <w:sz w:val="28"/>
                    <w:szCs w:val="28"/>
                  </w:rPr>
                </w:rPrChange>
              </w:rPr>
            </w:pPr>
            <w:ins w:id="229" w:author="Michael Kohl" w:date="2024-05-17T10:49:00Z" w16du:dateUtc="2024-05-17T08:49:00Z">
              <w:r w:rsidRPr="00CC465D">
                <w:rPr>
                  <w:sz w:val="24"/>
                  <w:szCs w:val="24"/>
                  <w:rPrChange w:id="230" w:author="Michael Kohl" w:date="2024-05-17T10:53:00Z" w16du:dateUtc="2024-05-17T08:53:00Z">
                    <w:rPr>
                      <w:sz w:val="28"/>
                      <w:szCs w:val="28"/>
                    </w:rPr>
                  </w:rPrChange>
                </w:rPr>
                <w:t>Seilspringen</w:t>
              </w:r>
            </w:ins>
          </w:p>
          <w:p w14:paraId="50A8A479" w14:textId="77777777" w:rsidR="00CC465D" w:rsidRPr="00CC465D" w:rsidRDefault="00CC465D" w:rsidP="00CC465D">
            <w:pPr>
              <w:jc w:val="center"/>
              <w:rPr>
                <w:ins w:id="231" w:author="Michael Kohl" w:date="2024-05-17T10:49:00Z" w16du:dateUtc="2024-05-17T08:49:00Z"/>
                <w:sz w:val="24"/>
                <w:szCs w:val="24"/>
                <w:rPrChange w:id="232" w:author="Michael Kohl" w:date="2024-05-17T10:53:00Z" w16du:dateUtc="2024-05-17T08:53:00Z">
                  <w:rPr>
                    <w:ins w:id="233" w:author="Michael Kohl" w:date="2024-05-17T10:49:00Z" w16du:dateUtc="2024-05-17T08:49:00Z"/>
                    <w:sz w:val="28"/>
                    <w:szCs w:val="28"/>
                  </w:rPr>
                </w:rPrChange>
              </w:rPr>
            </w:pPr>
            <w:ins w:id="234" w:author="Michael Kohl" w:date="2024-05-17T10:49:00Z" w16du:dateUtc="2024-05-17T08:49:00Z">
              <w:r w:rsidRPr="00CC465D">
                <w:rPr>
                  <w:sz w:val="24"/>
                  <w:szCs w:val="24"/>
                  <w:rPrChange w:id="235" w:author="Michael Kohl" w:date="2024-05-17T10:53:00Z" w16du:dateUtc="2024-05-17T08:53:00Z">
                    <w:rPr>
                      <w:sz w:val="28"/>
                      <w:szCs w:val="28"/>
                    </w:rPr>
                  </w:rPrChange>
                </w:rPr>
                <w:t>Tanzen</w:t>
              </w:r>
            </w:ins>
          </w:p>
          <w:p w14:paraId="70BA950A" w14:textId="77777777" w:rsidR="00CC465D" w:rsidRPr="00CC465D" w:rsidRDefault="00CC465D" w:rsidP="00CC465D">
            <w:pPr>
              <w:jc w:val="center"/>
              <w:rPr>
                <w:ins w:id="236" w:author="Michael Kohl" w:date="2024-05-17T10:49:00Z" w16du:dateUtc="2024-05-17T08:49:00Z"/>
                <w:sz w:val="24"/>
                <w:szCs w:val="24"/>
                <w:rPrChange w:id="237" w:author="Michael Kohl" w:date="2024-05-17T10:53:00Z" w16du:dateUtc="2024-05-17T08:53:00Z">
                  <w:rPr>
                    <w:ins w:id="238" w:author="Michael Kohl" w:date="2024-05-17T10:49:00Z" w16du:dateUtc="2024-05-17T08:49:00Z"/>
                    <w:sz w:val="28"/>
                    <w:szCs w:val="28"/>
                  </w:rPr>
                </w:rPrChange>
              </w:rPr>
            </w:pPr>
            <w:ins w:id="239" w:author="Michael Kohl" w:date="2024-05-17T10:49:00Z" w16du:dateUtc="2024-05-17T08:49:00Z">
              <w:r w:rsidRPr="00CC465D">
                <w:rPr>
                  <w:sz w:val="24"/>
                  <w:szCs w:val="24"/>
                  <w:rPrChange w:id="240" w:author="Michael Kohl" w:date="2024-05-17T10:53:00Z" w16du:dateUtc="2024-05-17T08:53:00Z">
                    <w:rPr>
                      <w:sz w:val="28"/>
                      <w:szCs w:val="28"/>
                    </w:rPr>
                  </w:rPrChange>
                </w:rPr>
                <w:t>Inliner</w:t>
              </w:r>
            </w:ins>
          </w:p>
          <w:p w14:paraId="5EFA98B5" w14:textId="40F49931" w:rsidR="00CC465D" w:rsidRPr="00CC465D" w:rsidRDefault="00CC465D" w:rsidP="00CC465D">
            <w:pPr>
              <w:jc w:val="center"/>
              <w:rPr>
                <w:ins w:id="241" w:author="Michael Kohl" w:date="2024-05-17T10:47:00Z" w16du:dateUtc="2024-05-17T08:47:00Z"/>
                <w:sz w:val="24"/>
                <w:szCs w:val="24"/>
                <w:rPrChange w:id="242" w:author="Michael Kohl" w:date="2024-05-17T10:53:00Z" w16du:dateUtc="2024-05-17T08:53:00Z">
                  <w:rPr>
                    <w:ins w:id="243" w:author="Michael Kohl" w:date="2024-05-17T10:47:00Z" w16du:dateUtc="2024-05-17T08:47:00Z"/>
                    <w:b/>
                    <w:bCs/>
                    <w:sz w:val="28"/>
                    <w:szCs w:val="28"/>
                  </w:rPr>
                </w:rPrChange>
              </w:rPr>
              <w:pPrChange w:id="244" w:author="Michael Kohl" w:date="2024-05-17T10:52:00Z" w16du:dateUtc="2024-05-17T08:52:00Z">
                <w:pPr/>
              </w:pPrChange>
            </w:pPr>
            <w:ins w:id="245" w:author="Michael Kohl" w:date="2024-05-17T10:49:00Z" w16du:dateUtc="2024-05-17T08:49:00Z">
              <w:r w:rsidRPr="00CC465D">
                <w:rPr>
                  <w:sz w:val="24"/>
                  <w:szCs w:val="24"/>
                  <w:rPrChange w:id="246" w:author="Michael Kohl" w:date="2024-05-17T10:53:00Z" w16du:dateUtc="2024-05-17T08:53:00Z">
                    <w:rPr>
                      <w:sz w:val="28"/>
                      <w:szCs w:val="28"/>
                    </w:rPr>
                  </w:rPrChange>
                </w:rPr>
                <w:t>Radfahren</w:t>
              </w:r>
            </w:ins>
          </w:p>
        </w:tc>
        <w:tc>
          <w:tcPr>
            <w:tcW w:w="2266" w:type="dxa"/>
            <w:shd w:val="clear" w:color="auto" w:fill="97BECF"/>
            <w:tcPrChange w:id="247" w:author="Michael Kohl" w:date="2024-05-17T10:57:00Z" w16du:dateUtc="2024-05-17T08:57:00Z">
              <w:tcPr>
                <w:tcW w:w="2266" w:type="dxa"/>
              </w:tcPr>
            </w:tcPrChange>
          </w:tcPr>
          <w:p w14:paraId="414896A4" w14:textId="6AEEC083" w:rsidR="00CC465D" w:rsidRPr="00CC465D" w:rsidRDefault="00CC465D" w:rsidP="00CC465D">
            <w:pPr>
              <w:jc w:val="center"/>
              <w:rPr>
                <w:ins w:id="248" w:author="Michael Kohl" w:date="2024-05-17T10:49:00Z" w16du:dateUtc="2024-05-17T08:49:00Z"/>
                <w:sz w:val="24"/>
                <w:szCs w:val="24"/>
                <w:rPrChange w:id="249" w:author="Michael Kohl" w:date="2024-05-17T10:53:00Z" w16du:dateUtc="2024-05-17T08:53:00Z">
                  <w:rPr>
                    <w:ins w:id="250" w:author="Michael Kohl" w:date="2024-05-17T10:49:00Z" w16du:dateUtc="2024-05-17T08:49:00Z"/>
                    <w:b/>
                    <w:bCs/>
                    <w:sz w:val="28"/>
                    <w:szCs w:val="28"/>
                  </w:rPr>
                </w:rPrChange>
              </w:rPr>
              <w:pPrChange w:id="251" w:author="Michael Kohl" w:date="2024-05-17T10:52:00Z" w16du:dateUtc="2024-05-17T08:52:00Z">
                <w:pPr/>
              </w:pPrChange>
            </w:pPr>
            <w:ins w:id="252" w:author="Michael Kohl" w:date="2024-05-17T10:49:00Z" w16du:dateUtc="2024-05-17T08:49:00Z">
              <w:r w:rsidRPr="00CC465D">
                <w:rPr>
                  <w:sz w:val="24"/>
                  <w:szCs w:val="24"/>
                  <w:rPrChange w:id="253" w:author="Michael Kohl" w:date="2024-05-17T10:53:00Z" w16du:dateUtc="2024-05-17T08:53:00Z">
                    <w:rPr>
                      <w:b/>
                      <w:bCs/>
                      <w:sz w:val="28"/>
                      <w:szCs w:val="28"/>
                    </w:rPr>
                  </w:rPrChange>
                </w:rPr>
                <w:t xml:space="preserve">Gesunde </w:t>
              </w:r>
              <w:proofErr w:type="gramStart"/>
              <w:r w:rsidRPr="00CC465D">
                <w:rPr>
                  <w:sz w:val="24"/>
                  <w:szCs w:val="24"/>
                  <w:rPrChange w:id="254" w:author="Michael Kohl" w:date="2024-05-17T10:53:00Z" w16du:dateUtc="2024-05-17T08:53:00Z">
                    <w:rPr>
                      <w:b/>
                      <w:bCs/>
                      <w:sz w:val="28"/>
                      <w:szCs w:val="28"/>
                    </w:rPr>
                  </w:rPrChange>
                </w:rPr>
                <w:t>Rezepte  suchen</w:t>
              </w:r>
              <w:proofErr w:type="gramEnd"/>
            </w:ins>
          </w:p>
          <w:p w14:paraId="18C7E893" w14:textId="77777777" w:rsidR="00CC465D" w:rsidRPr="00CC465D" w:rsidRDefault="00CC465D" w:rsidP="00CC465D">
            <w:pPr>
              <w:jc w:val="center"/>
              <w:rPr>
                <w:ins w:id="255" w:author="Michael Kohl" w:date="2024-05-17T10:49:00Z" w16du:dateUtc="2024-05-17T08:49:00Z"/>
                <w:sz w:val="24"/>
                <w:szCs w:val="24"/>
                <w:rPrChange w:id="256" w:author="Michael Kohl" w:date="2024-05-17T10:53:00Z" w16du:dateUtc="2024-05-17T08:53:00Z">
                  <w:rPr>
                    <w:ins w:id="257" w:author="Michael Kohl" w:date="2024-05-17T10:49:00Z" w16du:dateUtc="2024-05-17T08:49:00Z"/>
                    <w:b/>
                    <w:bCs/>
                    <w:sz w:val="28"/>
                    <w:szCs w:val="28"/>
                  </w:rPr>
                </w:rPrChange>
              </w:rPr>
              <w:pPrChange w:id="258" w:author="Michael Kohl" w:date="2024-05-17T10:52:00Z" w16du:dateUtc="2024-05-17T08:52:00Z">
                <w:pPr/>
              </w:pPrChange>
            </w:pPr>
            <w:ins w:id="259" w:author="Michael Kohl" w:date="2024-05-17T10:49:00Z" w16du:dateUtc="2024-05-17T08:49:00Z">
              <w:r w:rsidRPr="00CC465D">
                <w:rPr>
                  <w:sz w:val="24"/>
                  <w:szCs w:val="24"/>
                  <w:rPrChange w:id="260" w:author="Michael Kohl" w:date="2024-05-17T10:53:00Z" w16du:dateUtc="2024-05-17T08:53:00Z">
                    <w:rPr>
                      <w:b/>
                      <w:bCs/>
                      <w:sz w:val="28"/>
                      <w:szCs w:val="28"/>
                    </w:rPr>
                  </w:rPrChange>
                </w:rPr>
                <w:t>Zusammen Zutaten einkaufen</w:t>
              </w:r>
            </w:ins>
          </w:p>
          <w:p w14:paraId="4831FE75" w14:textId="77777777" w:rsidR="00CC465D" w:rsidRPr="00CC465D" w:rsidRDefault="00CC465D" w:rsidP="00CC465D">
            <w:pPr>
              <w:jc w:val="center"/>
              <w:rPr>
                <w:ins w:id="261" w:author="Michael Kohl" w:date="2024-05-17T10:49:00Z" w16du:dateUtc="2024-05-17T08:49:00Z"/>
                <w:sz w:val="24"/>
                <w:szCs w:val="24"/>
                <w:rPrChange w:id="262" w:author="Michael Kohl" w:date="2024-05-17T10:53:00Z" w16du:dateUtc="2024-05-17T08:53:00Z">
                  <w:rPr>
                    <w:ins w:id="263" w:author="Michael Kohl" w:date="2024-05-17T10:49:00Z" w16du:dateUtc="2024-05-17T08:49:00Z"/>
                    <w:b/>
                    <w:bCs/>
                    <w:sz w:val="28"/>
                    <w:szCs w:val="28"/>
                  </w:rPr>
                </w:rPrChange>
              </w:rPr>
              <w:pPrChange w:id="264" w:author="Michael Kohl" w:date="2024-05-17T10:52:00Z" w16du:dateUtc="2024-05-17T08:52:00Z">
                <w:pPr/>
              </w:pPrChange>
            </w:pPr>
            <w:ins w:id="265" w:author="Michael Kohl" w:date="2024-05-17T10:49:00Z" w16du:dateUtc="2024-05-17T08:49:00Z">
              <w:r w:rsidRPr="00CC465D">
                <w:rPr>
                  <w:sz w:val="24"/>
                  <w:szCs w:val="24"/>
                  <w:rPrChange w:id="266" w:author="Michael Kohl" w:date="2024-05-17T10:53:00Z" w16du:dateUtc="2024-05-17T08:53:00Z">
                    <w:rPr>
                      <w:b/>
                      <w:bCs/>
                      <w:sz w:val="28"/>
                      <w:szCs w:val="28"/>
                    </w:rPr>
                  </w:rPrChange>
                </w:rPr>
                <w:t>Backen</w:t>
              </w:r>
            </w:ins>
          </w:p>
          <w:p w14:paraId="40FBAB0A" w14:textId="77777777" w:rsidR="00CC465D" w:rsidRPr="00CC465D" w:rsidRDefault="00CC465D" w:rsidP="00CC465D">
            <w:pPr>
              <w:jc w:val="center"/>
              <w:rPr>
                <w:ins w:id="267" w:author="Michael Kohl" w:date="2024-05-17T10:49:00Z" w16du:dateUtc="2024-05-17T08:49:00Z"/>
                <w:sz w:val="24"/>
                <w:szCs w:val="24"/>
                <w:rPrChange w:id="268" w:author="Michael Kohl" w:date="2024-05-17T10:53:00Z" w16du:dateUtc="2024-05-17T08:53:00Z">
                  <w:rPr>
                    <w:ins w:id="269" w:author="Michael Kohl" w:date="2024-05-17T10:49:00Z" w16du:dateUtc="2024-05-17T08:49:00Z"/>
                    <w:b/>
                    <w:bCs/>
                    <w:sz w:val="28"/>
                    <w:szCs w:val="28"/>
                  </w:rPr>
                </w:rPrChange>
              </w:rPr>
              <w:pPrChange w:id="270" w:author="Michael Kohl" w:date="2024-05-17T10:52:00Z" w16du:dateUtc="2024-05-17T08:52:00Z">
                <w:pPr/>
              </w:pPrChange>
            </w:pPr>
            <w:ins w:id="271" w:author="Michael Kohl" w:date="2024-05-17T10:49:00Z" w16du:dateUtc="2024-05-17T08:49:00Z">
              <w:r w:rsidRPr="00CC465D">
                <w:rPr>
                  <w:sz w:val="24"/>
                  <w:szCs w:val="24"/>
                  <w:rPrChange w:id="272" w:author="Michael Kohl" w:date="2024-05-17T10:53:00Z" w16du:dateUtc="2024-05-17T08:53:00Z">
                    <w:rPr>
                      <w:b/>
                      <w:bCs/>
                      <w:sz w:val="28"/>
                      <w:szCs w:val="28"/>
                    </w:rPr>
                  </w:rPrChange>
                </w:rPr>
                <w:t>Kochen</w:t>
              </w:r>
            </w:ins>
          </w:p>
          <w:p w14:paraId="4EC13617" w14:textId="11DD84FD" w:rsidR="00CC465D" w:rsidRPr="00CC465D" w:rsidRDefault="00CC465D" w:rsidP="00CC465D">
            <w:pPr>
              <w:jc w:val="center"/>
              <w:rPr>
                <w:ins w:id="273" w:author="Michael Kohl" w:date="2024-05-17T10:47:00Z" w16du:dateUtc="2024-05-17T08:47:00Z"/>
                <w:sz w:val="24"/>
                <w:szCs w:val="24"/>
                <w:rPrChange w:id="274" w:author="Michael Kohl" w:date="2024-05-17T10:53:00Z" w16du:dateUtc="2024-05-17T08:53:00Z">
                  <w:rPr>
                    <w:ins w:id="275" w:author="Michael Kohl" w:date="2024-05-17T10:47:00Z" w16du:dateUtc="2024-05-17T08:47:00Z"/>
                    <w:b/>
                    <w:bCs/>
                    <w:sz w:val="28"/>
                    <w:szCs w:val="28"/>
                  </w:rPr>
                </w:rPrChange>
              </w:rPr>
              <w:pPrChange w:id="276" w:author="Michael Kohl" w:date="2024-05-17T10:52:00Z" w16du:dateUtc="2024-05-17T08:52:00Z">
                <w:pPr/>
              </w:pPrChange>
            </w:pPr>
            <w:ins w:id="277" w:author="Michael Kohl" w:date="2024-05-17T10:49:00Z" w16du:dateUtc="2024-05-17T08:49:00Z">
              <w:r w:rsidRPr="00CC465D">
                <w:rPr>
                  <w:sz w:val="24"/>
                  <w:szCs w:val="24"/>
                  <w:rPrChange w:id="278" w:author="Michael Kohl" w:date="2024-05-17T10:53:00Z" w16du:dateUtc="2024-05-17T08:53:00Z">
                    <w:rPr>
                      <w:b/>
                      <w:bCs/>
                      <w:sz w:val="28"/>
                      <w:szCs w:val="28"/>
                    </w:rPr>
                  </w:rPrChange>
                </w:rPr>
                <w:t>Ein Menü erstellen für die Familie</w:t>
              </w:r>
            </w:ins>
          </w:p>
        </w:tc>
      </w:tr>
      <w:tr w:rsidR="00CC465D" w14:paraId="11D16982" w14:textId="77777777" w:rsidTr="00CC465D">
        <w:trPr>
          <w:ins w:id="279" w:author="Michael Kohl" w:date="2024-05-17T10:47:00Z" w16du:dateUtc="2024-05-17T08:47:00Z"/>
        </w:trPr>
        <w:tc>
          <w:tcPr>
            <w:tcW w:w="2265" w:type="dxa"/>
          </w:tcPr>
          <w:p w14:paraId="1E0A86A9" w14:textId="77777777" w:rsidR="00CC465D" w:rsidRDefault="00CC465D">
            <w:pPr>
              <w:rPr>
                <w:ins w:id="280" w:author="Michael Kohl" w:date="2024-05-17T10:47:00Z" w16du:dateUtc="2024-05-17T08:47:00Z"/>
                <w:b/>
                <w:bCs/>
                <w:sz w:val="28"/>
                <w:szCs w:val="28"/>
              </w:rPr>
            </w:pPr>
          </w:p>
        </w:tc>
        <w:tc>
          <w:tcPr>
            <w:tcW w:w="2265" w:type="dxa"/>
          </w:tcPr>
          <w:p w14:paraId="14DCBFBD" w14:textId="77777777" w:rsidR="00CC465D" w:rsidRDefault="00CC465D">
            <w:pPr>
              <w:rPr>
                <w:ins w:id="281" w:author="Michael Kohl" w:date="2024-05-17T10:47:00Z" w16du:dateUtc="2024-05-17T08:47:00Z"/>
                <w:b/>
                <w:bCs/>
                <w:sz w:val="28"/>
                <w:szCs w:val="28"/>
              </w:rPr>
            </w:pPr>
          </w:p>
        </w:tc>
        <w:tc>
          <w:tcPr>
            <w:tcW w:w="2266" w:type="dxa"/>
          </w:tcPr>
          <w:p w14:paraId="73B46DEE" w14:textId="77777777" w:rsidR="00CC465D" w:rsidRDefault="00CC465D">
            <w:pPr>
              <w:rPr>
                <w:ins w:id="282" w:author="Michael Kohl" w:date="2024-05-17T10:47:00Z" w16du:dateUtc="2024-05-17T08:47:00Z"/>
                <w:b/>
                <w:bCs/>
                <w:sz w:val="28"/>
                <w:szCs w:val="28"/>
              </w:rPr>
            </w:pPr>
          </w:p>
        </w:tc>
        <w:tc>
          <w:tcPr>
            <w:tcW w:w="2266" w:type="dxa"/>
          </w:tcPr>
          <w:p w14:paraId="6BEA2D1C" w14:textId="77777777" w:rsidR="00CC465D" w:rsidRDefault="00CC465D">
            <w:pPr>
              <w:rPr>
                <w:ins w:id="283" w:author="Michael Kohl" w:date="2024-05-17T10:47:00Z" w16du:dateUtc="2024-05-17T08:47:00Z"/>
                <w:b/>
                <w:bCs/>
                <w:sz w:val="28"/>
                <w:szCs w:val="28"/>
              </w:rPr>
            </w:pPr>
          </w:p>
        </w:tc>
      </w:tr>
      <w:tr w:rsidR="00CC465D" w14:paraId="0C07328A" w14:textId="77777777" w:rsidTr="00584B99">
        <w:trPr>
          <w:ins w:id="284" w:author="Michael Kohl" w:date="2024-05-17T10:47:00Z" w16du:dateUtc="2024-05-17T08:47:00Z"/>
        </w:trPr>
        <w:tc>
          <w:tcPr>
            <w:tcW w:w="2265" w:type="dxa"/>
            <w:shd w:val="clear" w:color="auto" w:fill="C3DBB1"/>
            <w:tcPrChange w:id="285" w:author="Michael Kohl" w:date="2024-05-17T10:57:00Z" w16du:dateUtc="2024-05-17T08:57:00Z">
              <w:tcPr>
                <w:tcW w:w="2265" w:type="dxa"/>
              </w:tcPr>
            </w:tcPrChange>
          </w:tcPr>
          <w:p w14:paraId="29C96E14" w14:textId="2CB763B4" w:rsidR="00CC465D" w:rsidRDefault="00CC465D" w:rsidP="00CC465D">
            <w:pPr>
              <w:jc w:val="center"/>
              <w:rPr>
                <w:ins w:id="286" w:author="Michael Kohl" w:date="2024-05-17T10:47:00Z" w16du:dateUtc="2024-05-17T08:47:00Z"/>
                <w:b/>
                <w:bCs/>
                <w:sz w:val="28"/>
                <w:szCs w:val="28"/>
              </w:rPr>
              <w:pPrChange w:id="287" w:author="Michael Kohl" w:date="2024-05-17T10:52:00Z" w16du:dateUtc="2024-05-17T08:52:00Z">
                <w:pPr/>
              </w:pPrChange>
            </w:pPr>
            <w:ins w:id="288" w:author="Michael Kohl" w:date="2024-05-17T10:48:00Z" w16du:dateUtc="2024-05-17T08:48:00Z">
              <w:r>
                <w:rPr>
                  <w:b/>
                  <w:bCs/>
                  <w:sz w:val="28"/>
                  <w:szCs w:val="28"/>
                </w:rPr>
                <w:t>Entspannen</w:t>
              </w:r>
            </w:ins>
          </w:p>
        </w:tc>
        <w:tc>
          <w:tcPr>
            <w:tcW w:w="2265" w:type="dxa"/>
            <w:shd w:val="clear" w:color="auto" w:fill="EBE59A"/>
            <w:tcPrChange w:id="289" w:author="Michael Kohl" w:date="2024-05-17T10:57:00Z" w16du:dateUtc="2024-05-17T08:57:00Z">
              <w:tcPr>
                <w:tcW w:w="2265" w:type="dxa"/>
              </w:tcPr>
            </w:tcPrChange>
          </w:tcPr>
          <w:p w14:paraId="2F90C48B" w14:textId="39A44C34" w:rsidR="00CC465D" w:rsidRDefault="00CC465D" w:rsidP="00CC465D">
            <w:pPr>
              <w:jc w:val="center"/>
              <w:rPr>
                <w:ins w:id="290" w:author="Michael Kohl" w:date="2024-05-17T10:47:00Z" w16du:dateUtc="2024-05-17T08:47:00Z"/>
                <w:b/>
                <w:bCs/>
                <w:sz w:val="28"/>
                <w:szCs w:val="28"/>
              </w:rPr>
              <w:pPrChange w:id="291" w:author="Michael Kohl" w:date="2024-05-17T10:52:00Z" w16du:dateUtc="2024-05-17T08:52:00Z">
                <w:pPr/>
              </w:pPrChange>
            </w:pPr>
            <w:ins w:id="292" w:author="Michael Kohl" w:date="2024-05-17T10:48:00Z" w16du:dateUtc="2024-05-17T08:48:00Z">
              <w:r>
                <w:rPr>
                  <w:b/>
                  <w:bCs/>
                  <w:sz w:val="28"/>
                  <w:szCs w:val="28"/>
                </w:rPr>
                <w:t>Spiele</w:t>
              </w:r>
            </w:ins>
          </w:p>
        </w:tc>
        <w:tc>
          <w:tcPr>
            <w:tcW w:w="2266" w:type="dxa"/>
            <w:shd w:val="clear" w:color="auto" w:fill="EFACAC"/>
            <w:tcPrChange w:id="293" w:author="Michael Kohl" w:date="2024-05-17T10:57:00Z" w16du:dateUtc="2024-05-17T08:57:00Z">
              <w:tcPr>
                <w:tcW w:w="2266" w:type="dxa"/>
              </w:tcPr>
            </w:tcPrChange>
          </w:tcPr>
          <w:p w14:paraId="5FD0C2B7" w14:textId="32A4DB5D" w:rsidR="00CC465D" w:rsidRDefault="00CC465D" w:rsidP="00CC465D">
            <w:pPr>
              <w:jc w:val="center"/>
              <w:rPr>
                <w:ins w:id="294" w:author="Michael Kohl" w:date="2024-05-17T10:47:00Z" w16du:dateUtc="2024-05-17T08:47:00Z"/>
                <w:b/>
                <w:bCs/>
                <w:sz w:val="28"/>
                <w:szCs w:val="28"/>
              </w:rPr>
              <w:pPrChange w:id="295" w:author="Michael Kohl" w:date="2024-05-17T10:52:00Z" w16du:dateUtc="2024-05-17T08:52:00Z">
                <w:pPr/>
              </w:pPrChange>
            </w:pPr>
            <w:ins w:id="296" w:author="Michael Kohl" w:date="2024-05-17T10:48:00Z" w16du:dateUtc="2024-05-17T08:48:00Z">
              <w:r>
                <w:rPr>
                  <w:b/>
                  <w:bCs/>
                  <w:sz w:val="28"/>
                  <w:szCs w:val="28"/>
                </w:rPr>
                <w:t>Ausflug</w:t>
              </w:r>
            </w:ins>
          </w:p>
        </w:tc>
        <w:tc>
          <w:tcPr>
            <w:tcW w:w="2266" w:type="dxa"/>
            <w:shd w:val="clear" w:color="auto" w:fill="97BECF"/>
            <w:tcPrChange w:id="297" w:author="Michael Kohl" w:date="2024-05-17T10:57:00Z" w16du:dateUtc="2024-05-17T08:57:00Z">
              <w:tcPr>
                <w:tcW w:w="2266" w:type="dxa"/>
              </w:tcPr>
            </w:tcPrChange>
          </w:tcPr>
          <w:p w14:paraId="66CAC57D" w14:textId="27095036" w:rsidR="00CC465D" w:rsidRDefault="00CC465D" w:rsidP="00584B99">
            <w:pPr>
              <w:jc w:val="center"/>
              <w:rPr>
                <w:ins w:id="298" w:author="Michael Kohl" w:date="2024-05-17T10:47:00Z" w16du:dateUtc="2024-05-17T08:47:00Z"/>
                <w:b/>
                <w:bCs/>
                <w:sz w:val="28"/>
                <w:szCs w:val="28"/>
              </w:rPr>
              <w:pPrChange w:id="299" w:author="Michael Kohl" w:date="2024-05-17T10:57:00Z" w16du:dateUtc="2024-05-17T08:57:00Z">
                <w:pPr/>
              </w:pPrChange>
            </w:pPr>
            <w:ins w:id="300" w:author="Michael Kohl" w:date="2024-05-17T10:48:00Z" w16du:dateUtc="2024-05-17T08:48:00Z">
              <w:r>
                <w:rPr>
                  <w:b/>
                  <w:bCs/>
                  <w:sz w:val="28"/>
                  <w:szCs w:val="28"/>
                </w:rPr>
                <w:t>Foto</w:t>
              </w:r>
            </w:ins>
          </w:p>
        </w:tc>
      </w:tr>
      <w:tr w:rsidR="00CC465D" w14:paraId="61143AE9" w14:textId="77777777" w:rsidTr="00584B99">
        <w:trPr>
          <w:ins w:id="301" w:author="Michael Kohl" w:date="2024-05-17T10:47:00Z" w16du:dateUtc="2024-05-17T08:47:00Z"/>
        </w:trPr>
        <w:tc>
          <w:tcPr>
            <w:tcW w:w="2265" w:type="dxa"/>
            <w:shd w:val="clear" w:color="auto" w:fill="C3DBB1"/>
            <w:tcPrChange w:id="302" w:author="Michael Kohl" w:date="2024-05-17T10:57:00Z" w16du:dateUtc="2024-05-17T08:57:00Z">
              <w:tcPr>
                <w:tcW w:w="2265" w:type="dxa"/>
              </w:tcPr>
            </w:tcPrChange>
          </w:tcPr>
          <w:p w14:paraId="72A66B10" w14:textId="77777777" w:rsidR="00CC465D" w:rsidRPr="00CC465D" w:rsidRDefault="00CC465D" w:rsidP="00CC465D">
            <w:pPr>
              <w:jc w:val="center"/>
              <w:rPr>
                <w:ins w:id="303" w:author="Michael Kohl" w:date="2024-05-17T10:50:00Z" w16du:dateUtc="2024-05-17T08:50:00Z"/>
                <w:sz w:val="24"/>
                <w:szCs w:val="24"/>
                <w:rPrChange w:id="304" w:author="Michael Kohl" w:date="2024-05-17T10:53:00Z" w16du:dateUtc="2024-05-17T08:53:00Z">
                  <w:rPr>
                    <w:ins w:id="305" w:author="Michael Kohl" w:date="2024-05-17T10:50:00Z" w16du:dateUtc="2024-05-17T08:50:00Z"/>
                    <w:b/>
                    <w:bCs/>
                    <w:sz w:val="28"/>
                    <w:szCs w:val="28"/>
                  </w:rPr>
                </w:rPrChange>
              </w:rPr>
            </w:pPr>
            <w:ins w:id="306" w:author="Michael Kohl" w:date="2024-05-17T10:50:00Z" w16du:dateUtc="2024-05-17T08:50:00Z">
              <w:r w:rsidRPr="00CC465D">
                <w:rPr>
                  <w:sz w:val="24"/>
                  <w:szCs w:val="24"/>
                  <w:rPrChange w:id="307" w:author="Michael Kohl" w:date="2024-05-17T10:53:00Z" w16du:dateUtc="2024-05-17T08:53:00Z">
                    <w:rPr>
                      <w:b/>
                      <w:bCs/>
                      <w:sz w:val="28"/>
                      <w:szCs w:val="28"/>
                    </w:rPr>
                  </w:rPrChange>
                </w:rPr>
                <w:t>Yoga</w:t>
              </w:r>
            </w:ins>
          </w:p>
          <w:p w14:paraId="756645D6" w14:textId="77777777" w:rsidR="00CC465D" w:rsidRPr="00CC465D" w:rsidRDefault="00CC465D" w:rsidP="00CC465D">
            <w:pPr>
              <w:jc w:val="center"/>
              <w:rPr>
                <w:ins w:id="308" w:author="Michael Kohl" w:date="2024-05-17T10:50:00Z" w16du:dateUtc="2024-05-17T08:50:00Z"/>
                <w:sz w:val="24"/>
                <w:szCs w:val="24"/>
                <w:rPrChange w:id="309" w:author="Michael Kohl" w:date="2024-05-17T10:53:00Z" w16du:dateUtc="2024-05-17T08:53:00Z">
                  <w:rPr>
                    <w:ins w:id="310" w:author="Michael Kohl" w:date="2024-05-17T10:50:00Z" w16du:dateUtc="2024-05-17T08:50:00Z"/>
                    <w:b/>
                    <w:bCs/>
                    <w:sz w:val="28"/>
                    <w:szCs w:val="28"/>
                  </w:rPr>
                </w:rPrChange>
              </w:rPr>
            </w:pPr>
            <w:ins w:id="311" w:author="Michael Kohl" w:date="2024-05-17T10:50:00Z" w16du:dateUtc="2024-05-17T08:50:00Z">
              <w:r w:rsidRPr="00CC465D">
                <w:rPr>
                  <w:sz w:val="24"/>
                  <w:szCs w:val="24"/>
                  <w:rPrChange w:id="312" w:author="Michael Kohl" w:date="2024-05-17T10:53:00Z" w16du:dateUtc="2024-05-17T08:53:00Z">
                    <w:rPr>
                      <w:b/>
                      <w:bCs/>
                      <w:sz w:val="28"/>
                      <w:szCs w:val="28"/>
                    </w:rPr>
                  </w:rPrChange>
                </w:rPr>
                <w:t>Musik hören</w:t>
              </w:r>
            </w:ins>
          </w:p>
          <w:p w14:paraId="6F921ADA" w14:textId="77777777" w:rsidR="00CC465D" w:rsidRPr="00CC465D" w:rsidRDefault="00CC465D" w:rsidP="00CC465D">
            <w:pPr>
              <w:jc w:val="center"/>
              <w:rPr>
                <w:ins w:id="313" w:author="Michael Kohl" w:date="2024-05-17T10:50:00Z" w16du:dateUtc="2024-05-17T08:50:00Z"/>
                <w:sz w:val="24"/>
                <w:szCs w:val="24"/>
                <w:rPrChange w:id="314" w:author="Michael Kohl" w:date="2024-05-17T10:53:00Z" w16du:dateUtc="2024-05-17T08:53:00Z">
                  <w:rPr>
                    <w:ins w:id="315" w:author="Michael Kohl" w:date="2024-05-17T10:50:00Z" w16du:dateUtc="2024-05-17T08:50:00Z"/>
                    <w:b/>
                    <w:bCs/>
                    <w:sz w:val="28"/>
                    <w:szCs w:val="28"/>
                  </w:rPr>
                </w:rPrChange>
              </w:rPr>
            </w:pPr>
            <w:ins w:id="316" w:author="Michael Kohl" w:date="2024-05-17T10:50:00Z" w16du:dateUtc="2024-05-17T08:50:00Z">
              <w:r w:rsidRPr="00CC465D">
                <w:rPr>
                  <w:sz w:val="24"/>
                  <w:szCs w:val="24"/>
                  <w:rPrChange w:id="317" w:author="Michael Kohl" w:date="2024-05-17T10:53:00Z" w16du:dateUtc="2024-05-17T08:53:00Z">
                    <w:rPr>
                      <w:b/>
                      <w:bCs/>
                      <w:sz w:val="28"/>
                      <w:szCs w:val="28"/>
                    </w:rPr>
                  </w:rPrChange>
                </w:rPr>
                <w:t>Audiobuch hören</w:t>
              </w:r>
            </w:ins>
          </w:p>
          <w:p w14:paraId="0B2AA1B7" w14:textId="531CFDA1" w:rsidR="00CC465D" w:rsidRPr="00CC465D" w:rsidRDefault="00CC465D" w:rsidP="00CC465D">
            <w:pPr>
              <w:jc w:val="center"/>
              <w:rPr>
                <w:ins w:id="318" w:author="Michael Kohl" w:date="2024-05-17T10:47:00Z" w16du:dateUtc="2024-05-17T08:47:00Z"/>
                <w:sz w:val="24"/>
                <w:szCs w:val="24"/>
                <w:rPrChange w:id="319" w:author="Michael Kohl" w:date="2024-05-17T10:53:00Z" w16du:dateUtc="2024-05-17T08:53:00Z">
                  <w:rPr>
                    <w:ins w:id="320" w:author="Michael Kohl" w:date="2024-05-17T10:47:00Z" w16du:dateUtc="2024-05-17T08:47:00Z"/>
                    <w:b/>
                    <w:bCs/>
                    <w:sz w:val="28"/>
                    <w:szCs w:val="28"/>
                  </w:rPr>
                </w:rPrChange>
              </w:rPr>
              <w:pPrChange w:id="321" w:author="Michael Kohl" w:date="2024-05-17T10:52:00Z" w16du:dateUtc="2024-05-17T08:52:00Z">
                <w:pPr/>
              </w:pPrChange>
            </w:pPr>
            <w:ins w:id="322" w:author="Michael Kohl" w:date="2024-05-17T10:50:00Z" w16du:dateUtc="2024-05-17T08:50:00Z">
              <w:r w:rsidRPr="00CC465D">
                <w:rPr>
                  <w:sz w:val="24"/>
                  <w:szCs w:val="24"/>
                  <w:rPrChange w:id="323" w:author="Michael Kohl" w:date="2024-05-17T10:53:00Z" w16du:dateUtc="2024-05-17T08:53:00Z">
                    <w:rPr>
                      <w:b/>
                      <w:bCs/>
                      <w:sz w:val="28"/>
                      <w:szCs w:val="28"/>
                    </w:rPr>
                  </w:rPrChange>
                </w:rPr>
                <w:t>Meditation</w:t>
              </w:r>
            </w:ins>
          </w:p>
        </w:tc>
        <w:tc>
          <w:tcPr>
            <w:tcW w:w="2265" w:type="dxa"/>
            <w:shd w:val="clear" w:color="auto" w:fill="EBE59A"/>
            <w:tcPrChange w:id="324" w:author="Michael Kohl" w:date="2024-05-17T10:57:00Z" w16du:dateUtc="2024-05-17T08:57:00Z">
              <w:tcPr>
                <w:tcW w:w="2265" w:type="dxa"/>
              </w:tcPr>
            </w:tcPrChange>
          </w:tcPr>
          <w:p w14:paraId="19499467" w14:textId="77777777" w:rsidR="00CC465D" w:rsidRPr="00CC465D" w:rsidRDefault="00CC465D" w:rsidP="00CC465D">
            <w:pPr>
              <w:jc w:val="center"/>
              <w:rPr>
                <w:ins w:id="325" w:author="Michael Kohl" w:date="2024-05-17T10:50:00Z" w16du:dateUtc="2024-05-17T08:50:00Z"/>
                <w:sz w:val="24"/>
                <w:szCs w:val="24"/>
                <w:rPrChange w:id="326" w:author="Michael Kohl" w:date="2024-05-17T10:53:00Z" w16du:dateUtc="2024-05-17T08:53:00Z">
                  <w:rPr>
                    <w:ins w:id="327" w:author="Michael Kohl" w:date="2024-05-17T10:50:00Z" w16du:dateUtc="2024-05-17T08:50:00Z"/>
                    <w:sz w:val="28"/>
                    <w:szCs w:val="28"/>
                  </w:rPr>
                </w:rPrChange>
              </w:rPr>
            </w:pPr>
            <w:ins w:id="328" w:author="Michael Kohl" w:date="2024-05-17T10:50:00Z" w16du:dateUtc="2024-05-17T08:50:00Z">
              <w:r w:rsidRPr="00CC465D">
                <w:rPr>
                  <w:sz w:val="24"/>
                  <w:szCs w:val="24"/>
                  <w:rPrChange w:id="329" w:author="Michael Kohl" w:date="2024-05-17T10:53:00Z" w16du:dateUtc="2024-05-17T08:53:00Z">
                    <w:rPr>
                      <w:sz w:val="28"/>
                      <w:szCs w:val="28"/>
                    </w:rPr>
                  </w:rPrChange>
                </w:rPr>
                <w:t>Puzzle</w:t>
              </w:r>
            </w:ins>
          </w:p>
          <w:p w14:paraId="36CEF654" w14:textId="77777777" w:rsidR="00CC465D" w:rsidRPr="00CC465D" w:rsidRDefault="00CC465D" w:rsidP="00CC465D">
            <w:pPr>
              <w:jc w:val="center"/>
              <w:rPr>
                <w:ins w:id="330" w:author="Michael Kohl" w:date="2024-05-17T10:50:00Z" w16du:dateUtc="2024-05-17T08:50:00Z"/>
                <w:sz w:val="24"/>
                <w:szCs w:val="24"/>
                <w:rPrChange w:id="331" w:author="Michael Kohl" w:date="2024-05-17T10:53:00Z" w16du:dateUtc="2024-05-17T08:53:00Z">
                  <w:rPr>
                    <w:ins w:id="332" w:author="Michael Kohl" w:date="2024-05-17T10:50:00Z" w16du:dateUtc="2024-05-17T08:50:00Z"/>
                    <w:sz w:val="28"/>
                    <w:szCs w:val="28"/>
                  </w:rPr>
                </w:rPrChange>
              </w:rPr>
            </w:pPr>
            <w:ins w:id="333" w:author="Michael Kohl" w:date="2024-05-17T10:50:00Z" w16du:dateUtc="2024-05-17T08:50:00Z">
              <w:r w:rsidRPr="00CC465D">
                <w:rPr>
                  <w:sz w:val="24"/>
                  <w:szCs w:val="24"/>
                  <w:rPrChange w:id="334" w:author="Michael Kohl" w:date="2024-05-17T10:53:00Z" w16du:dateUtc="2024-05-17T08:53:00Z">
                    <w:rPr>
                      <w:sz w:val="28"/>
                      <w:szCs w:val="28"/>
                    </w:rPr>
                  </w:rPrChange>
                </w:rPr>
                <w:t>Kartenspiel</w:t>
              </w:r>
            </w:ins>
          </w:p>
          <w:p w14:paraId="3CCCD639" w14:textId="77777777" w:rsidR="00CC465D" w:rsidRPr="00CC465D" w:rsidRDefault="00CC465D" w:rsidP="00CC465D">
            <w:pPr>
              <w:jc w:val="center"/>
              <w:rPr>
                <w:ins w:id="335" w:author="Michael Kohl" w:date="2024-05-17T10:50:00Z" w16du:dateUtc="2024-05-17T08:50:00Z"/>
                <w:sz w:val="24"/>
                <w:szCs w:val="24"/>
                <w:rPrChange w:id="336" w:author="Michael Kohl" w:date="2024-05-17T10:53:00Z" w16du:dateUtc="2024-05-17T08:53:00Z">
                  <w:rPr>
                    <w:ins w:id="337" w:author="Michael Kohl" w:date="2024-05-17T10:50:00Z" w16du:dateUtc="2024-05-17T08:50:00Z"/>
                    <w:sz w:val="28"/>
                    <w:szCs w:val="28"/>
                  </w:rPr>
                </w:rPrChange>
              </w:rPr>
            </w:pPr>
            <w:ins w:id="338" w:author="Michael Kohl" w:date="2024-05-17T10:50:00Z" w16du:dateUtc="2024-05-17T08:50:00Z">
              <w:r w:rsidRPr="00CC465D">
                <w:rPr>
                  <w:sz w:val="24"/>
                  <w:szCs w:val="24"/>
                  <w:rPrChange w:id="339" w:author="Michael Kohl" w:date="2024-05-17T10:53:00Z" w16du:dateUtc="2024-05-17T08:53:00Z">
                    <w:rPr>
                      <w:sz w:val="28"/>
                      <w:szCs w:val="28"/>
                    </w:rPr>
                  </w:rPrChange>
                </w:rPr>
                <w:t>Brettspiel</w:t>
              </w:r>
            </w:ins>
          </w:p>
          <w:p w14:paraId="19431D27" w14:textId="77777777" w:rsidR="00CC465D" w:rsidRPr="00CC465D" w:rsidRDefault="00CC465D" w:rsidP="00CC465D">
            <w:pPr>
              <w:jc w:val="center"/>
              <w:rPr>
                <w:ins w:id="340" w:author="Michael Kohl" w:date="2024-05-17T10:50:00Z" w16du:dateUtc="2024-05-17T08:50:00Z"/>
                <w:sz w:val="24"/>
                <w:szCs w:val="24"/>
                <w:rPrChange w:id="341" w:author="Michael Kohl" w:date="2024-05-17T10:53:00Z" w16du:dateUtc="2024-05-17T08:53:00Z">
                  <w:rPr>
                    <w:ins w:id="342" w:author="Michael Kohl" w:date="2024-05-17T10:50:00Z" w16du:dateUtc="2024-05-17T08:50:00Z"/>
                    <w:sz w:val="28"/>
                    <w:szCs w:val="28"/>
                  </w:rPr>
                </w:rPrChange>
              </w:rPr>
            </w:pPr>
            <w:ins w:id="343" w:author="Michael Kohl" w:date="2024-05-17T10:50:00Z" w16du:dateUtc="2024-05-17T08:50:00Z">
              <w:r w:rsidRPr="00CC465D">
                <w:rPr>
                  <w:sz w:val="24"/>
                  <w:szCs w:val="24"/>
                  <w:rPrChange w:id="344" w:author="Michael Kohl" w:date="2024-05-17T10:53:00Z" w16du:dateUtc="2024-05-17T08:53:00Z">
                    <w:rPr>
                      <w:sz w:val="28"/>
                      <w:szCs w:val="28"/>
                    </w:rPr>
                  </w:rPrChange>
                </w:rPr>
                <w:t>Rätseln</w:t>
              </w:r>
            </w:ins>
          </w:p>
          <w:p w14:paraId="3EC22FD8" w14:textId="77777777" w:rsidR="00CC465D" w:rsidRPr="00CC465D" w:rsidRDefault="00CC465D" w:rsidP="00CC465D">
            <w:pPr>
              <w:jc w:val="center"/>
              <w:rPr>
                <w:ins w:id="345" w:author="Michael Kohl" w:date="2024-05-17T10:50:00Z" w16du:dateUtc="2024-05-17T08:50:00Z"/>
                <w:sz w:val="24"/>
                <w:szCs w:val="24"/>
                <w:rPrChange w:id="346" w:author="Michael Kohl" w:date="2024-05-17T10:53:00Z" w16du:dateUtc="2024-05-17T08:53:00Z">
                  <w:rPr>
                    <w:ins w:id="347" w:author="Michael Kohl" w:date="2024-05-17T10:50:00Z" w16du:dateUtc="2024-05-17T08:50:00Z"/>
                    <w:sz w:val="28"/>
                    <w:szCs w:val="28"/>
                  </w:rPr>
                </w:rPrChange>
              </w:rPr>
            </w:pPr>
            <w:ins w:id="348" w:author="Michael Kohl" w:date="2024-05-17T10:50:00Z" w16du:dateUtc="2024-05-17T08:50:00Z">
              <w:r w:rsidRPr="00CC465D">
                <w:rPr>
                  <w:sz w:val="24"/>
                  <w:szCs w:val="24"/>
                  <w:rPrChange w:id="349" w:author="Michael Kohl" w:date="2024-05-17T10:53:00Z" w16du:dateUtc="2024-05-17T08:53:00Z">
                    <w:rPr>
                      <w:sz w:val="28"/>
                      <w:szCs w:val="28"/>
                    </w:rPr>
                  </w:rPrChange>
                </w:rPr>
                <w:t>Sudoku</w:t>
              </w:r>
            </w:ins>
          </w:p>
          <w:p w14:paraId="3AB240AB" w14:textId="77777777" w:rsidR="00CC465D" w:rsidRPr="00CC465D" w:rsidRDefault="00CC465D" w:rsidP="00CC465D">
            <w:pPr>
              <w:jc w:val="center"/>
              <w:rPr>
                <w:ins w:id="350" w:author="Michael Kohl" w:date="2024-05-17T10:50:00Z" w16du:dateUtc="2024-05-17T08:50:00Z"/>
                <w:sz w:val="24"/>
                <w:szCs w:val="24"/>
                <w:rPrChange w:id="351" w:author="Michael Kohl" w:date="2024-05-17T10:53:00Z" w16du:dateUtc="2024-05-17T08:53:00Z">
                  <w:rPr>
                    <w:ins w:id="352" w:author="Michael Kohl" w:date="2024-05-17T10:50:00Z" w16du:dateUtc="2024-05-17T08:50:00Z"/>
                    <w:sz w:val="28"/>
                    <w:szCs w:val="28"/>
                  </w:rPr>
                </w:rPrChange>
              </w:rPr>
            </w:pPr>
            <w:ins w:id="353" w:author="Michael Kohl" w:date="2024-05-17T10:50:00Z" w16du:dateUtc="2024-05-17T08:50:00Z">
              <w:r w:rsidRPr="00CC465D">
                <w:rPr>
                  <w:sz w:val="24"/>
                  <w:szCs w:val="24"/>
                  <w:rPrChange w:id="354" w:author="Michael Kohl" w:date="2024-05-17T10:53:00Z" w16du:dateUtc="2024-05-17T08:53:00Z">
                    <w:rPr>
                      <w:sz w:val="28"/>
                      <w:szCs w:val="28"/>
                    </w:rPr>
                  </w:rPrChange>
                </w:rPr>
                <w:t>Würfelspiel</w:t>
              </w:r>
            </w:ins>
          </w:p>
          <w:p w14:paraId="7D8AAB30" w14:textId="6367B9BC" w:rsidR="00CC465D" w:rsidRPr="00CC465D" w:rsidRDefault="00CC465D" w:rsidP="00CC465D">
            <w:pPr>
              <w:jc w:val="center"/>
              <w:rPr>
                <w:ins w:id="355" w:author="Michael Kohl" w:date="2024-05-17T10:47:00Z" w16du:dateUtc="2024-05-17T08:47:00Z"/>
                <w:sz w:val="24"/>
                <w:szCs w:val="24"/>
                <w:rPrChange w:id="356" w:author="Michael Kohl" w:date="2024-05-17T10:53:00Z" w16du:dateUtc="2024-05-17T08:53:00Z">
                  <w:rPr>
                    <w:ins w:id="357" w:author="Michael Kohl" w:date="2024-05-17T10:47:00Z" w16du:dateUtc="2024-05-17T08:47:00Z"/>
                    <w:b/>
                    <w:bCs/>
                    <w:sz w:val="28"/>
                    <w:szCs w:val="28"/>
                  </w:rPr>
                </w:rPrChange>
              </w:rPr>
              <w:pPrChange w:id="358" w:author="Michael Kohl" w:date="2024-05-17T10:52:00Z" w16du:dateUtc="2024-05-17T08:52:00Z">
                <w:pPr/>
              </w:pPrChange>
            </w:pPr>
            <w:ins w:id="359" w:author="Michael Kohl" w:date="2024-05-17T10:50:00Z" w16du:dateUtc="2024-05-17T08:50:00Z">
              <w:r w:rsidRPr="00CC465D">
                <w:rPr>
                  <w:sz w:val="24"/>
                  <w:szCs w:val="24"/>
                  <w:rPrChange w:id="360" w:author="Michael Kohl" w:date="2024-05-17T10:53:00Z" w16du:dateUtc="2024-05-17T08:53:00Z">
                    <w:rPr>
                      <w:sz w:val="28"/>
                      <w:szCs w:val="28"/>
                    </w:rPr>
                  </w:rPrChange>
                </w:rPr>
                <w:t>Geocaching</w:t>
              </w:r>
            </w:ins>
          </w:p>
        </w:tc>
        <w:tc>
          <w:tcPr>
            <w:tcW w:w="2266" w:type="dxa"/>
            <w:shd w:val="clear" w:color="auto" w:fill="EFACAC"/>
            <w:tcPrChange w:id="361" w:author="Michael Kohl" w:date="2024-05-17T10:57:00Z" w16du:dateUtc="2024-05-17T08:57:00Z">
              <w:tcPr>
                <w:tcW w:w="2266" w:type="dxa"/>
              </w:tcPr>
            </w:tcPrChange>
          </w:tcPr>
          <w:p w14:paraId="79214B06" w14:textId="77777777" w:rsidR="00CC465D" w:rsidRPr="00CC465D" w:rsidRDefault="00CC465D" w:rsidP="00CC465D">
            <w:pPr>
              <w:jc w:val="center"/>
              <w:rPr>
                <w:ins w:id="362" w:author="Michael Kohl" w:date="2024-05-17T10:50:00Z" w16du:dateUtc="2024-05-17T08:50:00Z"/>
                <w:sz w:val="24"/>
                <w:szCs w:val="24"/>
                <w:rPrChange w:id="363" w:author="Michael Kohl" w:date="2024-05-17T10:53:00Z" w16du:dateUtc="2024-05-17T08:53:00Z">
                  <w:rPr>
                    <w:ins w:id="364" w:author="Michael Kohl" w:date="2024-05-17T10:50:00Z" w16du:dateUtc="2024-05-17T08:50:00Z"/>
                    <w:b/>
                    <w:bCs/>
                    <w:sz w:val="28"/>
                    <w:szCs w:val="28"/>
                  </w:rPr>
                </w:rPrChange>
              </w:rPr>
              <w:pPrChange w:id="365" w:author="Michael Kohl" w:date="2024-05-17T10:52:00Z" w16du:dateUtc="2024-05-17T08:52:00Z">
                <w:pPr/>
              </w:pPrChange>
            </w:pPr>
            <w:ins w:id="366" w:author="Michael Kohl" w:date="2024-05-17T10:50:00Z" w16du:dateUtc="2024-05-17T08:50:00Z">
              <w:r w:rsidRPr="00CC465D">
                <w:rPr>
                  <w:sz w:val="24"/>
                  <w:szCs w:val="24"/>
                  <w:rPrChange w:id="367" w:author="Michael Kohl" w:date="2024-05-17T10:53:00Z" w16du:dateUtc="2024-05-17T08:53:00Z">
                    <w:rPr>
                      <w:b/>
                      <w:bCs/>
                      <w:sz w:val="28"/>
                      <w:szCs w:val="28"/>
                    </w:rPr>
                  </w:rPrChange>
                </w:rPr>
                <w:t>Museum</w:t>
              </w:r>
            </w:ins>
          </w:p>
          <w:p w14:paraId="0D480C22" w14:textId="77777777" w:rsidR="00CC465D" w:rsidRPr="00CC465D" w:rsidRDefault="00CC465D" w:rsidP="00CC465D">
            <w:pPr>
              <w:jc w:val="center"/>
              <w:rPr>
                <w:ins w:id="368" w:author="Michael Kohl" w:date="2024-05-17T10:50:00Z" w16du:dateUtc="2024-05-17T08:50:00Z"/>
                <w:sz w:val="24"/>
                <w:szCs w:val="24"/>
                <w:rPrChange w:id="369" w:author="Michael Kohl" w:date="2024-05-17T10:53:00Z" w16du:dateUtc="2024-05-17T08:53:00Z">
                  <w:rPr>
                    <w:ins w:id="370" w:author="Michael Kohl" w:date="2024-05-17T10:50:00Z" w16du:dateUtc="2024-05-17T08:50:00Z"/>
                    <w:b/>
                    <w:bCs/>
                    <w:sz w:val="28"/>
                    <w:szCs w:val="28"/>
                  </w:rPr>
                </w:rPrChange>
              </w:rPr>
              <w:pPrChange w:id="371" w:author="Michael Kohl" w:date="2024-05-17T10:52:00Z" w16du:dateUtc="2024-05-17T08:52:00Z">
                <w:pPr/>
              </w:pPrChange>
            </w:pPr>
            <w:ins w:id="372" w:author="Michael Kohl" w:date="2024-05-17T10:50:00Z" w16du:dateUtc="2024-05-17T08:50:00Z">
              <w:r w:rsidRPr="00CC465D">
                <w:rPr>
                  <w:sz w:val="24"/>
                  <w:szCs w:val="24"/>
                  <w:rPrChange w:id="373" w:author="Michael Kohl" w:date="2024-05-17T10:53:00Z" w16du:dateUtc="2024-05-17T08:53:00Z">
                    <w:rPr>
                      <w:b/>
                      <w:bCs/>
                      <w:sz w:val="28"/>
                      <w:szCs w:val="28"/>
                    </w:rPr>
                  </w:rPrChange>
                </w:rPr>
                <w:t>Ausstellung</w:t>
              </w:r>
            </w:ins>
          </w:p>
          <w:p w14:paraId="20063E02" w14:textId="77777777" w:rsidR="00CC465D" w:rsidRPr="00CC465D" w:rsidRDefault="00CC465D" w:rsidP="00CC465D">
            <w:pPr>
              <w:jc w:val="center"/>
              <w:rPr>
                <w:ins w:id="374" w:author="Michael Kohl" w:date="2024-05-17T10:50:00Z" w16du:dateUtc="2024-05-17T08:50:00Z"/>
                <w:sz w:val="24"/>
                <w:szCs w:val="24"/>
                <w:rPrChange w:id="375" w:author="Michael Kohl" w:date="2024-05-17T10:53:00Z" w16du:dateUtc="2024-05-17T08:53:00Z">
                  <w:rPr>
                    <w:ins w:id="376" w:author="Michael Kohl" w:date="2024-05-17T10:50:00Z" w16du:dateUtc="2024-05-17T08:50:00Z"/>
                    <w:b/>
                    <w:bCs/>
                    <w:sz w:val="28"/>
                    <w:szCs w:val="28"/>
                  </w:rPr>
                </w:rPrChange>
              </w:rPr>
              <w:pPrChange w:id="377" w:author="Michael Kohl" w:date="2024-05-17T10:52:00Z" w16du:dateUtc="2024-05-17T08:52:00Z">
                <w:pPr/>
              </w:pPrChange>
            </w:pPr>
            <w:ins w:id="378" w:author="Michael Kohl" w:date="2024-05-17T10:50:00Z" w16du:dateUtc="2024-05-17T08:50:00Z">
              <w:r w:rsidRPr="00CC465D">
                <w:rPr>
                  <w:sz w:val="24"/>
                  <w:szCs w:val="24"/>
                  <w:rPrChange w:id="379" w:author="Michael Kohl" w:date="2024-05-17T10:53:00Z" w16du:dateUtc="2024-05-17T08:53:00Z">
                    <w:rPr>
                      <w:b/>
                      <w:bCs/>
                      <w:sz w:val="28"/>
                      <w:szCs w:val="28"/>
                    </w:rPr>
                  </w:rPrChange>
                </w:rPr>
                <w:t>Zoo</w:t>
              </w:r>
            </w:ins>
          </w:p>
          <w:p w14:paraId="2A859B69" w14:textId="77777777" w:rsidR="00CC465D" w:rsidRPr="00CC465D" w:rsidRDefault="00CC465D" w:rsidP="00CC465D">
            <w:pPr>
              <w:jc w:val="center"/>
              <w:rPr>
                <w:ins w:id="380" w:author="Michael Kohl" w:date="2024-05-17T10:50:00Z" w16du:dateUtc="2024-05-17T08:50:00Z"/>
                <w:sz w:val="24"/>
                <w:szCs w:val="24"/>
                <w:rPrChange w:id="381" w:author="Michael Kohl" w:date="2024-05-17T10:53:00Z" w16du:dateUtc="2024-05-17T08:53:00Z">
                  <w:rPr>
                    <w:ins w:id="382" w:author="Michael Kohl" w:date="2024-05-17T10:50:00Z" w16du:dateUtc="2024-05-17T08:50:00Z"/>
                    <w:b/>
                    <w:bCs/>
                    <w:sz w:val="28"/>
                    <w:szCs w:val="28"/>
                  </w:rPr>
                </w:rPrChange>
              </w:rPr>
              <w:pPrChange w:id="383" w:author="Michael Kohl" w:date="2024-05-17T10:52:00Z" w16du:dateUtc="2024-05-17T08:52:00Z">
                <w:pPr/>
              </w:pPrChange>
            </w:pPr>
            <w:ins w:id="384" w:author="Michael Kohl" w:date="2024-05-17T10:50:00Z" w16du:dateUtc="2024-05-17T08:50:00Z">
              <w:r w:rsidRPr="00CC465D">
                <w:rPr>
                  <w:sz w:val="24"/>
                  <w:szCs w:val="24"/>
                  <w:rPrChange w:id="385" w:author="Michael Kohl" w:date="2024-05-17T10:53:00Z" w16du:dateUtc="2024-05-17T08:53:00Z">
                    <w:rPr>
                      <w:b/>
                      <w:bCs/>
                      <w:sz w:val="28"/>
                      <w:szCs w:val="28"/>
                    </w:rPr>
                  </w:rPrChange>
                </w:rPr>
                <w:t>Aquarium</w:t>
              </w:r>
            </w:ins>
          </w:p>
          <w:p w14:paraId="62A7C5F6" w14:textId="77777777" w:rsidR="00CC465D" w:rsidRPr="00CC465D" w:rsidRDefault="00CC465D" w:rsidP="00CC465D">
            <w:pPr>
              <w:jc w:val="center"/>
              <w:rPr>
                <w:ins w:id="386" w:author="Michael Kohl" w:date="2024-05-17T10:50:00Z" w16du:dateUtc="2024-05-17T08:50:00Z"/>
                <w:sz w:val="24"/>
                <w:szCs w:val="24"/>
                <w:rPrChange w:id="387" w:author="Michael Kohl" w:date="2024-05-17T10:53:00Z" w16du:dateUtc="2024-05-17T08:53:00Z">
                  <w:rPr>
                    <w:ins w:id="388" w:author="Michael Kohl" w:date="2024-05-17T10:50:00Z" w16du:dateUtc="2024-05-17T08:50:00Z"/>
                    <w:b/>
                    <w:bCs/>
                    <w:sz w:val="28"/>
                    <w:szCs w:val="28"/>
                  </w:rPr>
                </w:rPrChange>
              </w:rPr>
              <w:pPrChange w:id="389" w:author="Michael Kohl" w:date="2024-05-17T10:52:00Z" w16du:dateUtc="2024-05-17T08:52:00Z">
                <w:pPr/>
              </w:pPrChange>
            </w:pPr>
            <w:ins w:id="390" w:author="Michael Kohl" w:date="2024-05-17T10:50:00Z" w16du:dateUtc="2024-05-17T08:50:00Z">
              <w:r w:rsidRPr="00CC465D">
                <w:rPr>
                  <w:sz w:val="24"/>
                  <w:szCs w:val="24"/>
                  <w:rPrChange w:id="391" w:author="Michael Kohl" w:date="2024-05-17T10:53:00Z" w16du:dateUtc="2024-05-17T08:53:00Z">
                    <w:rPr>
                      <w:b/>
                      <w:bCs/>
                      <w:sz w:val="28"/>
                      <w:szCs w:val="28"/>
                    </w:rPr>
                  </w:rPrChange>
                </w:rPr>
                <w:t>Burg</w:t>
              </w:r>
            </w:ins>
          </w:p>
          <w:p w14:paraId="59625EC2" w14:textId="77777777" w:rsidR="00CC465D" w:rsidRPr="00CC465D" w:rsidRDefault="00CC465D" w:rsidP="00CC465D">
            <w:pPr>
              <w:jc w:val="center"/>
              <w:rPr>
                <w:ins w:id="392" w:author="Michael Kohl" w:date="2024-05-17T10:50:00Z" w16du:dateUtc="2024-05-17T08:50:00Z"/>
                <w:sz w:val="24"/>
                <w:szCs w:val="24"/>
                <w:rPrChange w:id="393" w:author="Michael Kohl" w:date="2024-05-17T10:53:00Z" w16du:dateUtc="2024-05-17T08:53:00Z">
                  <w:rPr>
                    <w:ins w:id="394" w:author="Michael Kohl" w:date="2024-05-17T10:50:00Z" w16du:dateUtc="2024-05-17T08:50:00Z"/>
                    <w:b/>
                    <w:bCs/>
                    <w:sz w:val="28"/>
                    <w:szCs w:val="28"/>
                  </w:rPr>
                </w:rPrChange>
              </w:rPr>
              <w:pPrChange w:id="395" w:author="Michael Kohl" w:date="2024-05-17T10:52:00Z" w16du:dateUtc="2024-05-17T08:52:00Z">
                <w:pPr/>
              </w:pPrChange>
            </w:pPr>
            <w:ins w:id="396" w:author="Michael Kohl" w:date="2024-05-17T10:50:00Z" w16du:dateUtc="2024-05-17T08:50:00Z">
              <w:r w:rsidRPr="00CC465D">
                <w:rPr>
                  <w:sz w:val="24"/>
                  <w:szCs w:val="24"/>
                  <w:rPrChange w:id="397" w:author="Michael Kohl" w:date="2024-05-17T10:53:00Z" w16du:dateUtc="2024-05-17T08:53:00Z">
                    <w:rPr>
                      <w:b/>
                      <w:bCs/>
                      <w:sz w:val="28"/>
                      <w:szCs w:val="28"/>
                    </w:rPr>
                  </w:rPrChange>
                </w:rPr>
                <w:t>Schloss</w:t>
              </w:r>
            </w:ins>
          </w:p>
          <w:p w14:paraId="4BD65C1A" w14:textId="2DDA2400" w:rsidR="00CC465D" w:rsidRPr="00CC465D" w:rsidRDefault="00CC465D" w:rsidP="00CC465D">
            <w:pPr>
              <w:jc w:val="center"/>
              <w:rPr>
                <w:ins w:id="398" w:author="Michael Kohl" w:date="2024-05-17T10:47:00Z" w16du:dateUtc="2024-05-17T08:47:00Z"/>
                <w:sz w:val="24"/>
                <w:szCs w:val="24"/>
                <w:rPrChange w:id="399" w:author="Michael Kohl" w:date="2024-05-17T10:53:00Z" w16du:dateUtc="2024-05-17T08:53:00Z">
                  <w:rPr>
                    <w:ins w:id="400" w:author="Michael Kohl" w:date="2024-05-17T10:47:00Z" w16du:dateUtc="2024-05-17T08:47:00Z"/>
                    <w:b/>
                    <w:bCs/>
                    <w:sz w:val="28"/>
                    <w:szCs w:val="28"/>
                  </w:rPr>
                </w:rPrChange>
              </w:rPr>
              <w:pPrChange w:id="401" w:author="Michael Kohl" w:date="2024-05-17T10:52:00Z" w16du:dateUtc="2024-05-17T08:52:00Z">
                <w:pPr/>
              </w:pPrChange>
            </w:pPr>
            <w:ins w:id="402" w:author="Michael Kohl" w:date="2024-05-17T10:50:00Z" w16du:dateUtc="2024-05-17T08:50:00Z">
              <w:r w:rsidRPr="00CC465D">
                <w:rPr>
                  <w:sz w:val="24"/>
                  <w:szCs w:val="24"/>
                  <w:rPrChange w:id="403" w:author="Michael Kohl" w:date="2024-05-17T10:53:00Z" w16du:dateUtc="2024-05-17T08:53:00Z">
                    <w:rPr>
                      <w:b/>
                      <w:bCs/>
                      <w:sz w:val="28"/>
                      <w:szCs w:val="28"/>
                    </w:rPr>
                  </w:rPrChange>
                </w:rPr>
                <w:t>Bauernhof</w:t>
              </w:r>
            </w:ins>
          </w:p>
        </w:tc>
        <w:tc>
          <w:tcPr>
            <w:tcW w:w="2266" w:type="dxa"/>
            <w:shd w:val="clear" w:color="auto" w:fill="97BECF"/>
            <w:tcPrChange w:id="404" w:author="Michael Kohl" w:date="2024-05-17T10:57:00Z" w16du:dateUtc="2024-05-17T08:57:00Z">
              <w:tcPr>
                <w:tcW w:w="2266" w:type="dxa"/>
              </w:tcPr>
            </w:tcPrChange>
          </w:tcPr>
          <w:p w14:paraId="01EA5DBA" w14:textId="77777777" w:rsidR="00CC465D" w:rsidRPr="00CC465D" w:rsidRDefault="00CC465D" w:rsidP="00584B99">
            <w:pPr>
              <w:ind w:firstLine="708"/>
              <w:rPr>
                <w:ins w:id="405" w:author="Michael Kohl" w:date="2024-05-17T10:50:00Z" w16du:dateUtc="2024-05-17T08:50:00Z"/>
                <w:sz w:val="24"/>
                <w:szCs w:val="24"/>
                <w:rPrChange w:id="406" w:author="Michael Kohl" w:date="2024-05-17T10:53:00Z" w16du:dateUtc="2024-05-17T08:53:00Z">
                  <w:rPr>
                    <w:ins w:id="407" w:author="Michael Kohl" w:date="2024-05-17T10:50:00Z" w16du:dateUtc="2024-05-17T08:50:00Z"/>
                    <w:sz w:val="28"/>
                    <w:szCs w:val="28"/>
                  </w:rPr>
                </w:rPrChange>
              </w:rPr>
            </w:pPr>
            <w:ins w:id="408" w:author="Michael Kohl" w:date="2024-05-17T10:50:00Z" w16du:dateUtc="2024-05-17T08:50:00Z">
              <w:r w:rsidRPr="00CC465D">
                <w:rPr>
                  <w:sz w:val="24"/>
                  <w:szCs w:val="24"/>
                  <w:rPrChange w:id="409" w:author="Michael Kohl" w:date="2024-05-17T10:53:00Z" w16du:dateUtc="2024-05-17T08:53:00Z">
                    <w:rPr>
                      <w:sz w:val="28"/>
                      <w:szCs w:val="28"/>
                    </w:rPr>
                  </w:rPrChange>
                </w:rPr>
                <w:t>Orte</w:t>
              </w:r>
            </w:ins>
          </w:p>
          <w:p w14:paraId="171A60B2" w14:textId="77777777" w:rsidR="00CC465D" w:rsidRPr="00CC465D" w:rsidRDefault="00CC465D" w:rsidP="00584B99">
            <w:pPr>
              <w:ind w:firstLine="708"/>
              <w:rPr>
                <w:ins w:id="410" w:author="Michael Kohl" w:date="2024-05-17T10:50:00Z" w16du:dateUtc="2024-05-17T08:50:00Z"/>
                <w:sz w:val="24"/>
                <w:szCs w:val="24"/>
                <w:rPrChange w:id="411" w:author="Michael Kohl" w:date="2024-05-17T10:53:00Z" w16du:dateUtc="2024-05-17T08:53:00Z">
                  <w:rPr>
                    <w:ins w:id="412" w:author="Michael Kohl" w:date="2024-05-17T10:50:00Z" w16du:dateUtc="2024-05-17T08:50:00Z"/>
                    <w:sz w:val="28"/>
                    <w:szCs w:val="28"/>
                  </w:rPr>
                </w:rPrChange>
              </w:rPr>
            </w:pPr>
            <w:ins w:id="413" w:author="Michael Kohl" w:date="2024-05-17T10:50:00Z" w16du:dateUtc="2024-05-17T08:50:00Z">
              <w:r w:rsidRPr="00CC465D">
                <w:rPr>
                  <w:sz w:val="24"/>
                  <w:szCs w:val="24"/>
                  <w:rPrChange w:id="414" w:author="Michael Kohl" w:date="2024-05-17T10:53:00Z" w16du:dateUtc="2024-05-17T08:53:00Z">
                    <w:rPr>
                      <w:sz w:val="28"/>
                      <w:szCs w:val="28"/>
                    </w:rPr>
                  </w:rPrChange>
                </w:rPr>
                <w:t>Tiere</w:t>
              </w:r>
            </w:ins>
          </w:p>
          <w:p w14:paraId="69FC4203" w14:textId="77777777" w:rsidR="00CC465D" w:rsidRPr="00CC465D" w:rsidRDefault="00CC465D" w:rsidP="00584B99">
            <w:pPr>
              <w:ind w:firstLine="708"/>
              <w:rPr>
                <w:ins w:id="415" w:author="Michael Kohl" w:date="2024-05-17T10:50:00Z" w16du:dateUtc="2024-05-17T08:50:00Z"/>
                <w:sz w:val="24"/>
                <w:szCs w:val="24"/>
                <w:rPrChange w:id="416" w:author="Michael Kohl" w:date="2024-05-17T10:53:00Z" w16du:dateUtc="2024-05-17T08:53:00Z">
                  <w:rPr>
                    <w:ins w:id="417" w:author="Michael Kohl" w:date="2024-05-17T10:50:00Z" w16du:dateUtc="2024-05-17T08:50:00Z"/>
                    <w:sz w:val="28"/>
                    <w:szCs w:val="28"/>
                  </w:rPr>
                </w:rPrChange>
              </w:rPr>
            </w:pPr>
            <w:ins w:id="418" w:author="Michael Kohl" w:date="2024-05-17T10:50:00Z" w16du:dateUtc="2024-05-17T08:50:00Z">
              <w:r w:rsidRPr="00CC465D">
                <w:rPr>
                  <w:sz w:val="24"/>
                  <w:szCs w:val="24"/>
                  <w:rPrChange w:id="419" w:author="Michael Kohl" w:date="2024-05-17T10:53:00Z" w16du:dateUtc="2024-05-17T08:53:00Z">
                    <w:rPr>
                      <w:sz w:val="28"/>
                      <w:szCs w:val="28"/>
                    </w:rPr>
                  </w:rPrChange>
                </w:rPr>
                <w:t>Pflanzen</w:t>
              </w:r>
            </w:ins>
          </w:p>
          <w:p w14:paraId="0D7D6A86" w14:textId="77777777" w:rsidR="00CC465D" w:rsidRPr="00CC465D" w:rsidRDefault="00CC465D" w:rsidP="00584B99">
            <w:pPr>
              <w:ind w:firstLine="708"/>
              <w:rPr>
                <w:ins w:id="420" w:author="Michael Kohl" w:date="2024-05-17T10:50:00Z" w16du:dateUtc="2024-05-17T08:50:00Z"/>
                <w:sz w:val="24"/>
                <w:szCs w:val="24"/>
                <w:rPrChange w:id="421" w:author="Michael Kohl" w:date="2024-05-17T10:53:00Z" w16du:dateUtc="2024-05-17T08:53:00Z">
                  <w:rPr>
                    <w:ins w:id="422" w:author="Michael Kohl" w:date="2024-05-17T10:50:00Z" w16du:dateUtc="2024-05-17T08:50:00Z"/>
                    <w:sz w:val="28"/>
                    <w:szCs w:val="28"/>
                  </w:rPr>
                </w:rPrChange>
              </w:rPr>
            </w:pPr>
            <w:ins w:id="423" w:author="Michael Kohl" w:date="2024-05-17T10:50:00Z" w16du:dateUtc="2024-05-17T08:50:00Z">
              <w:r w:rsidRPr="00CC465D">
                <w:rPr>
                  <w:sz w:val="24"/>
                  <w:szCs w:val="24"/>
                  <w:rPrChange w:id="424" w:author="Michael Kohl" w:date="2024-05-17T10:53:00Z" w16du:dateUtc="2024-05-17T08:53:00Z">
                    <w:rPr>
                      <w:sz w:val="28"/>
                      <w:szCs w:val="28"/>
                    </w:rPr>
                  </w:rPrChange>
                </w:rPr>
                <w:t>Menschen</w:t>
              </w:r>
            </w:ins>
          </w:p>
          <w:p w14:paraId="79984176" w14:textId="1F6C4CB5" w:rsidR="00CC465D" w:rsidRPr="00CC465D" w:rsidRDefault="00CC465D" w:rsidP="00584B99">
            <w:pPr>
              <w:ind w:firstLine="708"/>
              <w:rPr>
                <w:ins w:id="425" w:author="Michael Kohl" w:date="2024-05-17T10:47:00Z" w16du:dateUtc="2024-05-17T08:47:00Z"/>
                <w:sz w:val="24"/>
                <w:szCs w:val="24"/>
                <w:rPrChange w:id="426" w:author="Michael Kohl" w:date="2024-05-17T10:53:00Z" w16du:dateUtc="2024-05-17T08:53:00Z">
                  <w:rPr>
                    <w:ins w:id="427" w:author="Michael Kohl" w:date="2024-05-17T10:47:00Z" w16du:dateUtc="2024-05-17T08:47:00Z"/>
                    <w:b/>
                    <w:bCs/>
                    <w:sz w:val="28"/>
                    <w:szCs w:val="28"/>
                  </w:rPr>
                </w:rPrChange>
              </w:rPr>
              <w:pPrChange w:id="428" w:author="Michael Kohl" w:date="2024-05-17T10:57:00Z" w16du:dateUtc="2024-05-17T08:57:00Z">
                <w:pPr/>
              </w:pPrChange>
            </w:pPr>
            <w:ins w:id="429" w:author="Michael Kohl" w:date="2024-05-17T10:50:00Z" w16du:dateUtc="2024-05-17T08:50:00Z">
              <w:r w:rsidRPr="00CC465D">
                <w:rPr>
                  <w:sz w:val="24"/>
                  <w:szCs w:val="24"/>
                  <w:rPrChange w:id="430" w:author="Michael Kohl" w:date="2024-05-17T10:53:00Z" w16du:dateUtc="2024-05-17T08:53:00Z">
                    <w:rPr>
                      <w:sz w:val="28"/>
                      <w:szCs w:val="28"/>
                    </w:rPr>
                  </w:rPrChange>
                </w:rPr>
                <w:t>Bauwerke</w:t>
              </w:r>
            </w:ins>
          </w:p>
        </w:tc>
      </w:tr>
      <w:tr w:rsidR="00CC465D" w14:paraId="35077A56" w14:textId="77777777" w:rsidTr="00CC465D">
        <w:trPr>
          <w:ins w:id="431" w:author="Michael Kohl" w:date="2024-05-17T10:47:00Z" w16du:dateUtc="2024-05-17T08:47:00Z"/>
        </w:trPr>
        <w:tc>
          <w:tcPr>
            <w:tcW w:w="2265" w:type="dxa"/>
          </w:tcPr>
          <w:p w14:paraId="6024DDFA" w14:textId="77777777" w:rsidR="00CC465D" w:rsidRDefault="00CC465D">
            <w:pPr>
              <w:rPr>
                <w:ins w:id="432" w:author="Michael Kohl" w:date="2024-05-17T10:47:00Z" w16du:dateUtc="2024-05-17T08:47:00Z"/>
                <w:b/>
                <w:bCs/>
                <w:sz w:val="28"/>
                <w:szCs w:val="28"/>
              </w:rPr>
            </w:pPr>
          </w:p>
        </w:tc>
        <w:tc>
          <w:tcPr>
            <w:tcW w:w="2265" w:type="dxa"/>
          </w:tcPr>
          <w:p w14:paraId="016497CA" w14:textId="77777777" w:rsidR="00CC465D" w:rsidRDefault="00CC465D">
            <w:pPr>
              <w:rPr>
                <w:ins w:id="433" w:author="Michael Kohl" w:date="2024-05-17T10:47:00Z" w16du:dateUtc="2024-05-17T08:47:00Z"/>
                <w:b/>
                <w:bCs/>
                <w:sz w:val="28"/>
                <w:szCs w:val="28"/>
              </w:rPr>
            </w:pPr>
          </w:p>
        </w:tc>
        <w:tc>
          <w:tcPr>
            <w:tcW w:w="2266" w:type="dxa"/>
          </w:tcPr>
          <w:p w14:paraId="0B1FDD4E" w14:textId="77777777" w:rsidR="00CC465D" w:rsidRDefault="00CC465D">
            <w:pPr>
              <w:rPr>
                <w:ins w:id="434" w:author="Michael Kohl" w:date="2024-05-17T10:47:00Z" w16du:dateUtc="2024-05-17T08:47:00Z"/>
                <w:b/>
                <w:bCs/>
                <w:sz w:val="28"/>
                <w:szCs w:val="28"/>
              </w:rPr>
            </w:pPr>
          </w:p>
        </w:tc>
        <w:tc>
          <w:tcPr>
            <w:tcW w:w="2266" w:type="dxa"/>
          </w:tcPr>
          <w:p w14:paraId="6079A04C" w14:textId="77777777" w:rsidR="00CC465D" w:rsidRDefault="00CC465D">
            <w:pPr>
              <w:rPr>
                <w:ins w:id="435" w:author="Michael Kohl" w:date="2024-05-17T10:47:00Z" w16du:dateUtc="2024-05-17T08:47:00Z"/>
                <w:b/>
                <w:bCs/>
                <w:sz w:val="28"/>
                <w:szCs w:val="28"/>
              </w:rPr>
            </w:pPr>
          </w:p>
        </w:tc>
      </w:tr>
      <w:tr w:rsidR="00CC465D" w14:paraId="0C8F626D" w14:textId="77777777" w:rsidTr="00584B99">
        <w:trPr>
          <w:ins w:id="436" w:author="Michael Kohl" w:date="2024-05-17T10:47:00Z" w16du:dateUtc="2024-05-17T08:47:00Z"/>
        </w:trPr>
        <w:tc>
          <w:tcPr>
            <w:tcW w:w="2265" w:type="dxa"/>
            <w:shd w:val="clear" w:color="auto" w:fill="C3DBB1"/>
            <w:tcPrChange w:id="437" w:author="Michael Kohl" w:date="2024-05-17T10:57:00Z" w16du:dateUtc="2024-05-17T08:57:00Z">
              <w:tcPr>
                <w:tcW w:w="2265" w:type="dxa"/>
              </w:tcPr>
            </w:tcPrChange>
          </w:tcPr>
          <w:p w14:paraId="7AECF4A1" w14:textId="2C88B786" w:rsidR="00CC465D" w:rsidRDefault="00CC465D" w:rsidP="00CC465D">
            <w:pPr>
              <w:jc w:val="center"/>
              <w:rPr>
                <w:ins w:id="438" w:author="Michael Kohl" w:date="2024-05-17T10:47:00Z" w16du:dateUtc="2024-05-17T08:47:00Z"/>
                <w:b/>
                <w:bCs/>
                <w:sz w:val="28"/>
                <w:szCs w:val="28"/>
              </w:rPr>
              <w:pPrChange w:id="439" w:author="Michael Kohl" w:date="2024-05-17T10:52:00Z" w16du:dateUtc="2024-05-17T08:52:00Z">
                <w:pPr/>
              </w:pPrChange>
            </w:pPr>
            <w:ins w:id="440" w:author="Michael Kohl" w:date="2024-05-17T10:48:00Z" w16du:dateUtc="2024-05-17T08:48:00Z">
              <w:r>
                <w:rPr>
                  <w:b/>
                  <w:bCs/>
                  <w:sz w:val="28"/>
                  <w:szCs w:val="28"/>
                </w:rPr>
                <w:t>Tiere</w:t>
              </w:r>
            </w:ins>
          </w:p>
        </w:tc>
        <w:tc>
          <w:tcPr>
            <w:tcW w:w="2265" w:type="dxa"/>
            <w:shd w:val="clear" w:color="auto" w:fill="EBE59A"/>
            <w:tcPrChange w:id="441" w:author="Michael Kohl" w:date="2024-05-17T10:57:00Z" w16du:dateUtc="2024-05-17T08:57:00Z">
              <w:tcPr>
                <w:tcW w:w="2265" w:type="dxa"/>
              </w:tcPr>
            </w:tcPrChange>
          </w:tcPr>
          <w:p w14:paraId="6F71B7F3" w14:textId="180F333F" w:rsidR="00CC465D" w:rsidRDefault="00CC465D" w:rsidP="00CC465D">
            <w:pPr>
              <w:jc w:val="center"/>
              <w:rPr>
                <w:ins w:id="442" w:author="Michael Kohl" w:date="2024-05-17T10:47:00Z" w16du:dateUtc="2024-05-17T08:47:00Z"/>
                <w:b/>
                <w:bCs/>
                <w:sz w:val="28"/>
                <w:szCs w:val="28"/>
              </w:rPr>
              <w:pPrChange w:id="443" w:author="Michael Kohl" w:date="2024-05-17T10:52:00Z" w16du:dateUtc="2024-05-17T08:52:00Z">
                <w:pPr/>
              </w:pPrChange>
            </w:pPr>
            <w:ins w:id="444" w:author="Michael Kohl" w:date="2024-05-17T10:48:00Z" w16du:dateUtc="2024-05-17T08:48:00Z">
              <w:r>
                <w:rPr>
                  <w:b/>
                  <w:bCs/>
                  <w:sz w:val="28"/>
                  <w:szCs w:val="28"/>
                </w:rPr>
                <w:t>Fahrradtour</w:t>
              </w:r>
            </w:ins>
          </w:p>
        </w:tc>
        <w:tc>
          <w:tcPr>
            <w:tcW w:w="2266" w:type="dxa"/>
            <w:shd w:val="clear" w:color="auto" w:fill="EFACAC"/>
            <w:tcPrChange w:id="445" w:author="Michael Kohl" w:date="2024-05-17T10:57:00Z" w16du:dateUtc="2024-05-17T08:57:00Z">
              <w:tcPr>
                <w:tcW w:w="2266" w:type="dxa"/>
              </w:tcPr>
            </w:tcPrChange>
          </w:tcPr>
          <w:p w14:paraId="78AAE208" w14:textId="3DC6F151" w:rsidR="00CC465D" w:rsidRDefault="00CC465D" w:rsidP="00CC465D">
            <w:pPr>
              <w:jc w:val="center"/>
              <w:rPr>
                <w:ins w:id="446" w:author="Michael Kohl" w:date="2024-05-17T10:47:00Z" w16du:dateUtc="2024-05-17T08:47:00Z"/>
                <w:b/>
                <w:bCs/>
                <w:sz w:val="28"/>
                <w:szCs w:val="28"/>
              </w:rPr>
              <w:pPrChange w:id="447" w:author="Michael Kohl" w:date="2024-05-17T10:52:00Z" w16du:dateUtc="2024-05-17T08:52:00Z">
                <w:pPr/>
              </w:pPrChange>
            </w:pPr>
            <w:ins w:id="448" w:author="Michael Kohl" w:date="2024-05-17T10:48:00Z" w16du:dateUtc="2024-05-17T08:48:00Z">
              <w:r>
                <w:rPr>
                  <w:b/>
                  <w:bCs/>
                  <w:sz w:val="28"/>
                  <w:szCs w:val="28"/>
                </w:rPr>
                <w:t>Helfen</w:t>
              </w:r>
            </w:ins>
          </w:p>
        </w:tc>
        <w:tc>
          <w:tcPr>
            <w:tcW w:w="2266" w:type="dxa"/>
            <w:shd w:val="clear" w:color="auto" w:fill="97BECF"/>
            <w:tcPrChange w:id="449" w:author="Michael Kohl" w:date="2024-05-17T10:57:00Z" w16du:dateUtc="2024-05-17T08:57:00Z">
              <w:tcPr>
                <w:tcW w:w="2266" w:type="dxa"/>
              </w:tcPr>
            </w:tcPrChange>
          </w:tcPr>
          <w:p w14:paraId="4EAE3761" w14:textId="516A7ED1" w:rsidR="00CC465D" w:rsidRDefault="00CC465D" w:rsidP="00CC465D">
            <w:pPr>
              <w:jc w:val="center"/>
              <w:rPr>
                <w:ins w:id="450" w:author="Michael Kohl" w:date="2024-05-17T10:47:00Z" w16du:dateUtc="2024-05-17T08:47:00Z"/>
                <w:b/>
                <w:bCs/>
                <w:sz w:val="28"/>
                <w:szCs w:val="28"/>
              </w:rPr>
              <w:pPrChange w:id="451" w:author="Michael Kohl" w:date="2024-05-17T10:52:00Z" w16du:dateUtc="2024-05-17T08:52:00Z">
                <w:pPr/>
              </w:pPrChange>
            </w:pPr>
            <w:ins w:id="452" w:author="Michael Kohl" w:date="2024-05-17T10:49:00Z" w16du:dateUtc="2024-05-17T08:49:00Z">
              <w:r>
                <w:rPr>
                  <w:b/>
                  <w:bCs/>
                  <w:sz w:val="28"/>
                  <w:szCs w:val="28"/>
                </w:rPr>
                <w:t>Frühstück</w:t>
              </w:r>
            </w:ins>
          </w:p>
        </w:tc>
      </w:tr>
      <w:tr w:rsidR="00CC465D" w14:paraId="22364FFD" w14:textId="77777777" w:rsidTr="00584B99">
        <w:trPr>
          <w:ins w:id="453" w:author="Michael Kohl" w:date="2024-05-17T10:47:00Z" w16du:dateUtc="2024-05-17T08:47:00Z"/>
        </w:trPr>
        <w:tc>
          <w:tcPr>
            <w:tcW w:w="2265" w:type="dxa"/>
            <w:shd w:val="clear" w:color="auto" w:fill="C3DBB1"/>
            <w:tcPrChange w:id="454" w:author="Michael Kohl" w:date="2024-05-17T10:57:00Z" w16du:dateUtc="2024-05-17T08:57:00Z">
              <w:tcPr>
                <w:tcW w:w="2265" w:type="dxa"/>
              </w:tcPr>
            </w:tcPrChange>
          </w:tcPr>
          <w:p w14:paraId="3E6DE5D3" w14:textId="77777777" w:rsidR="00CC465D" w:rsidRPr="00CC465D" w:rsidRDefault="00CC465D" w:rsidP="00CC465D">
            <w:pPr>
              <w:jc w:val="center"/>
              <w:rPr>
                <w:ins w:id="455" w:author="Michael Kohl" w:date="2024-05-17T10:50:00Z" w16du:dateUtc="2024-05-17T08:50:00Z"/>
                <w:sz w:val="24"/>
                <w:szCs w:val="24"/>
                <w:rPrChange w:id="456" w:author="Michael Kohl" w:date="2024-05-17T10:53:00Z" w16du:dateUtc="2024-05-17T08:53:00Z">
                  <w:rPr>
                    <w:ins w:id="457" w:author="Michael Kohl" w:date="2024-05-17T10:50:00Z" w16du:dateUtc="2024-05-17T08:50:00Z"/>
                    <w:b/>
                    <w:bCs/>
                    <w:sz w:val="28"/>
                    <w:szCs w:val="28"/>
                  </w:rPr>
                </w:rPrChange>
              </w:rPr>
            </w:pPr>
            <w:ins w:id="458" w:author="Michael Kohl" w:date="2024-05-17T10:50:00Z" w16du:dateUtc="2024-05-17T08:50:00Z">
              <w:r w:rsidRPr="00CC465D">
                <w:rPr>
                  <w:sz w:val="24"/>
                  <w:szCs w:val="24"/>
                  <w:rPrChange w:id="459" w:author="Michael Kohl" w:date="2024-05-17T10:53:00Z" w16du:dateUtc="2024-05-17T08:53:00Z">
                    <w:rPr>
                      <w:b/>
                      <w:bCs/>
                      <w:sz w:val="28"/>
                      <w:szCs w:val="28"/>
                    </w:rPr>
                  </w:rPrChange>
                </w:rPr>
                <w:t>Im Tierheim helfen</w:t>
              </w:r>
            </w:ins>
          </w:p>
          <w:p w14:paraId="19169A96" w14:textId="77777777" w:rsidR="00CC465D" w:rsidRPr="00CC465D" w:rsidRDefault="00CC465D" w:rsidP="00CC465D">
            <w:pPr>
              <w:jc w:val="center"/>
              <w:rPr>
                <w:ins w:id="460" w:author="Michael Kohl" w:date="2024-05-17T10:50:00Z" w16du:dateUtc="2024-05-17T08:50:00Z"/>
                <w:sz w:val="24"/>
                <w:szCs w:val="24"/>
                <w:rPrChange w:id="461" w:author="Michael Kohl" w:date="2024-05-17T10:53:00Z" w16du:dateUtc="2024-05-17T08:53:00Z">
                  <w:rPr>
                    <w:ins w:id="462" w:author="Michael Kohl" w:date="2024-05-17T10:50:00Z" w16du:dateUtc="2024-05-17T08:50:00Z"/>
                    <w:b/>
                    <w:bCs/>
                    <w:sz w:val="28"/>
                    <w:szCs w:val="28"/>
                  </w:rPr>
                </w:rPrChange>
              </w:rPr>
            </w:pPr>
            <w:ins w:id="463" w:author="Michael Kohl" w:date="2024-05-17T10:50:00Z" w16du:dateUtc="2024-05-17T08:50:00Z">
              <w:r w:rsidRPr="00CC465D">
                <w:rPr>
                  <w:sz w:val="24"/>
                  <w:szCs w:val="24"/>
                  <w:rPrChange w:id="464" w:author="Michael Kohl" w:date="2024-05-17T10:53:00Z" w16du:dateUtc="2024-05-17T08:53:00Z">
                    <w:rPr>
                      <w:b/>
                      <w:bCs/>
                      <w:sz w:val="28"/>
                      <w:szCs w:val="28"/>
                    </w:rPr>
                  </w:rPrChange>
                </w:rPr>
                <w:t>Gassi gehen</w:t>
              </w:r>
            </w:ins>
          </w:p>
          <w:p w14:paraId="13352930" w14:textId="77777777" w:rsidR="00CC465D" w:rsidRPr="00CC465D" w:rsidRDefault="00CC465D" w:rsidP="00CC465D">
            <w:pPr>
              <w:jc w:val="center"/>
              <w:rPr>
                <w:ins w:id="465" w:author="Michael Kohl" w:date="2024-05-17T10:50:00Z" w16du:dateUtc="2024-05-17T08:50:00Z"/>
                <w:sz w:val="24"/>
                <w:szCs w:val="24"/>
                <w:rPrChange w:id="466" w:author="Michael Kohl" w:date="2024-05-17T10:53:00Z" w16du:dateUtc="2024-05-17T08:53:00Z">
                  <w:rPr>
                    <w:ins w:id="467" w:author="Michael Kohl" w:date="2024-05-17T10:50:00Z" w16du:dateUtc="2024-05-17T08:50:00Z"/>
                    <w:b/>
                    <w:bCs/>
                    <w:sz w:val="28"/>
                    <w:szCs w:val="28"/>
                  </w:rPr>
                </w:rPrChange>
              </w:rPr>
            </w:pPr>
            <w:ins w:id="468" w:author="Michael Kohl" w:date="2024-05-17T10:50:00Z" w16du:dateUtc="2024-05-17T08:50:00Z">
              <w:r w:rsidRPr="00CC465D">
                <w:rPr>
                  <w:sz w:val="24"/>
                  <w:szCs w:val="24"/>
                  <w:rPrChange w:id="469" w:author="Michael Kohl" w:date="2024-05-17T10:53:00Z" w16du:dateUtc="2024-05-17T08:53:00Z">
                    <w:rPr>
                      <w:b/>
                      <w:bCs/>
                      <w:sz w:val="28"/>
                      <w:szCs w:val="28"/>
                    </w:rPr>
                  </w:rPrChange>
                </w:rPr>
                <w:t>Wildgehege</w:t>
              </w:r>
            </w:ins>
          </w:p>
          <w:p w14:paraId="7979CEDB" w14:textId="77777777" w:rsidR="00CC465D" w:rsidRPr="00CC465D" w:rsidRDefault="00CC465D" w:rsidP="00CC465D">
            <w:pPr>
              <w:jc w:val="center"/>
              <w:rPr>
                <w:ins w:id="470" w:author="Michael Kohl" w:date="2024-05-17T10:50:00Z" w16du:dateUtc="2024-05-17T08:50:00Z"/>
                <w:sz w:val="24"/>
                <w:szCs w:val="24"/>
                <w:rPrChange w:id="471" w:author="Michael Kohl" w:date="2024-05-17T10:53:00Z" w16du:dateUtc="2024-05-17T08:53:00Z">
                  <w:rPr>
                    <w:ins w:id="472" w:author="Michael Kohl" w:date="2024-05-17T10:50:00Z" w16du:dateUtc="2024-05-17T08:50:00Z"/>
                    <w:b/>
                    <w:bCs/>
                    <w:sz w:val="28"/>
                    <w:szCs w:val="28"/>
                  </w:rPr>
                </w:rPrChange>
              </w:rPr>
            </w:pPr>
            <w:ins w:id="473" w:author="Michael Kohl" w:date="2024-05-17T10:50:00Z" w16du:dateUtc="2024-05-17T08:50:00Z">
              <w:r w:rsidRPr="00CC465D">
                <w:rPr>
                  <w:sz w:val="24"/>
                  <w:szCs w:val="24"/>
                  <w:rPrChange w:id="474" w:author="Michael Kohl" w:date="2024-05-17T10:53:00Z" w16du:dateUtc="2024-05-17T08:53:00Z">
                    <w:rPr>
                      <w:b/>
                      <w:bCs/>
                      <w:sz w:val="28"/>
                      <w:szCs w:val="28"/>
                    </w:rPr>
                  </w:rPrChange>
                </w:rPr>
                <w:t>Imker</w:t>
              </w:r>
            </w:ins>
          </w:p>
          <w:p w14:paraId="73BFAF6F" w14:textId="51019F25" w:rsidR="00CC465D" w:rsidRPr="00CC465D" w:rsidRDefault="00CC465D" w:rsidP="00CC465D">
            <w:pPr>
              <w:jc w:val="center"/>
              <w:rPr>
                <w:ins w:id="475" w:author="Michael Kohl" w:date="2024-05-17T10:47:00Z" w16du:dateUtc="2024-05-17T08:47:00Z"/>
                <w:sz w:val="24"/>
                <w:szCs w:val="24"/>
                <w:rPrChange w:id="476" w:author="Michael Kohl" w:date="2024-05-17T10:53:00Z" w16du:dateUtc="2024-05-17T08:53:00Z">
                  <w:rPr>
                    <w:ins w:id="477" w:author="Michael Kohl" w:date="2024-05-17T10:47:00Z" w16du:dateUtc="2024-05-17T08:47:00Z"/>
                    <w:b/>
                    <w:bCs/>
                    <w:sz w:val="28"/>
                    <w:szCs w:val="28"/>
                  </w:rPr>
                </w:rPrChange>
              </w:rPr>
              <w:pPrChange w:id="478" w:author="Michael Kohl" w:date="2024-05-17T10:52:00Z" w16du:dateUtc="2024-05-17T08:52:00Z">
                <w:pPr/>
              </w:pPrChange>
            </w:pPr>
            <w:ins w:id="479" w:author="Michael Kohl" w:date="2024-05-17T10:50:00Z" w16du:dateUtc="2024-05-17T08:50:00Z">
              <w:r w:rsidRPr="00CC465D">
                <w:rPr>
                  <w:sz w:val="24"/>
                  <w:szCs w:val="24"/>
                  <w:rPrChange w:id="480" w:author="Michael Kohl" w:date="2024-05-17T10:53:00Z" w16du:dateUtc="2024-05-17T08:53:00Z">
                    <w:rPr>
                      <w:b/>
                      <w:bCs/>
                      <w:sz w:val="28"/>
                      <w:szCs w:val="28"/>
                    </w:rPr>
                  </w:rPrChange>
                </w:rPr>
                <w:t>Bauernhof</w:t>
              </w:r>
            </w:ins>
          </w:p>
        </w:tc>
        <w:tc>
          <w:tcPr>
            <w:tcW w:w="2265" w:type="dxa"/>
            <w:shd w:val="clear" w:color="auto" w:fill="EBE59A"/>
            <w:tcPrChange w:id="481" w:author="Michael Kohl" w:date="2024-05-17T10:57:00Z" w16du:dateUtc="2024-05-17T08:57:00Z">
              <w:tcPr>
                <w:tcW w:w="2265" w:type="dxa"/>
              </w:tcPr>
            </w:tcPrChange>
          </w:tcPr>
          <w:p w14:paraId="1EA134FB" w14:textId="77777777" w:rsidR="00CC465D" w:rsidRPr="00CC465D" w:rsidRDefault="00CC465D" w:rsidP="00CC465D">
            <w:pPr>
              <w:jc w:val="center"/>
              <w:rPr>
                <w:ins w:id="482" w:author="Michael Kohl" w:date="2024-05-17T10:50:00Z" w16du:dateUtc="2024-05-17T08:50:00Z"/>
                <w:sz w:val="24"/>
                <w:szCs w:val="24"/>
                <w:rPrChange w:id="483" w:author="Michael Kohl" w:date="2024-05-17T10:53:00Z" w16du:dateUtc="2024-05-17T08:53:00Z">
                  <w:rPr>
                    <w:ins w:id="484" w:author="Michael Kohl" w:date="2024-05-17T10:50:00Z" w16du:dateUtc="2024-05-17T08:50:00Z"/>
                    <w:b/>
                    <w:bCs/>
                    <w:sz w:val="28"/>
                    <w:szCs w:val="28"/>
                  </w:rPr>
                </w:rPrChange>
              </w:rPr>
            </w:pPr>
            <w:ins w:id="485" w:author="Michael Kohl" w:date="2024-05-17T10:50:00Z" w16du:dateUtc="2024-05-17T08:50:00Z">
              <w:r w:rsidRPr="00CC465D">
                <w:rPr>
                  <w:sz w:val="24"/>
                  <w:szCs w:val="24"/>
                  <w:rPrChange w:id="486" w:author="Michael Kohl" w:date="2024-05-17T10:53:00Z" w16du:dateUtc="2024-05-17T08:53:00Z">
                    <w:rPr>
                      <w:b/>
                      <w:bCs/>
                      <w:sz w:val="28"/>
                      <w:szCs w:val="28"/>
                    </w:rPr>
                  </w:rPrChange>
                </w:rPr>
                <w:t>Organisation</w:t>
              </w:r>
            </w:ins>
          </w:p>
          <w:p w14:paraId="297A4EBC" w14:textId="77777777" w:rsidR="00CC465D" w:rsidRPr="00CC465D" w:rsidRDefault="00CC465D" w:rsidP="00CC465D">
            <w:pPr>
              <w:jc w:val="center"/>
              <w:rPr>
                <w:ins w:id="487" w:author="Michael Kohl" w:date="2024-05-17T10:50:00Z" w16du:dateUtc="2024-05-17T08:50:00Z"/>
                <w:sz w:val="24"/>
                <w:szCs w:val="24"/>
                <w:rPrChange w:id="488" w:author="Michael Kohl" w:date="2024-05-17T10:53:00Z" w16du:dateUtc="2024-05-17T08:53:00Z">
                  <w:rPr>
                    <w:ins w:id="489" w:author="Michael Kohl" w:date="2024-05-17T10:50:00Z" w16du:dateUtc="2024-05-17T08:50:00Z"/>
                    <w:b/>
                    <w:bCs/>
                    <w:sz w:val="28"/>
                    <w:szCs w:val="28"/>
                  </w:rPr>
                </w:rPrChange>
              </w:rPr>
            </w:pPr>
            <w:ins w:id="490" w:author="Michael Kohl" w:date="2024-05-17T10:50:00Z" w16du:dateUtc="2024-05-17T08:50:00Z">
              <w:r w:rsidRPr="00CC465D">
                <w:rPr>
                  <w:sz w:val="24"/>
                  <w:szCs w:val="24"/>
                  <w:rPrChange w:id="491" w:author="Michael Kohl" w:date="2024-05-17T10:53:00Z" w16du:dateUtc="2024-05-17T08:53:00Z">
                    <w:rPr>
                      <w:b/>
                      <w:bCs/>
                      <w:sz w:val="28"/>
                      <w:szCs w:val="28"/>
                    </w:rPr>
                  </w:rPrChange>
                </w:rPr>
                <w:t>Verpflegung</w:t>
              </w:r>
            </w:ins>
          </w:p>
          <w:p w14:paraId="1BBA2C3D" w14:textId="542B5C0F" w:rsidR="00CC465D" w:rsidRPr="00CC465D" w:rsidRDefault="00CC465D" w:rsidP="00CC465D">
            <w:pPr>
              <w:jc w:val="center"/>
              <w:rPr>
                <w:ins w:id="492" w:author="Michael Kohl" w:date="2024-05-17T10:47:00Z" w16du:dateUtc="2024-05-17T08:47:00Z"/>
                <w:sz w:val="24"/>
                <w:szCs w:val="24"/>
                <w:rPrChange w:id="493" w:author="Michael Kohl" w:date="2024-05-17T10:53:00Z" w16du:dateUtc="2024-05-17T08:53:00Z">
                  <w:rPr>
                    <w:ins w:id="494" w:author="Michael Kohl" w:date="2024-05-17T10:47:00Z" w16du:dateUtc="2024-05-17T08:47:00Z"/>
                    <w:b/>
                    <w:bCs/>
                    <w:sz w:val="28"/>
                    <w:szCs w:val="28"/>
                  </w:rPr>
                </w:rPrChange>
              </w:rPr>
              <w:pPrChange w:id="495" w:author="Michael Kohl" w:date="2024-05-17T10:52:00Z" w16du:dateUtc="2024-05-17T08:52:00Z">
                <w:pPr/>
              </w:pPrChange>
            </w:pPr>
            <w:ins w:id="496" w:author="Michael Kohl" w:date="2024-05-17T10:50:00Z" w16du:dateUtc="2024-05-17T08:50:00Z">
              <w:r w:rsidRPr="00CC465D">
                <w:rPr>
                  <w:sz w:val="24"/>
                  <w:szCs w:val="24"/>
                  <w:rPrChange w:id="497" w:author="Michael Kohl" w:date="2024-05-17T10:53:00Z" w16du:dateUtc="2024-05-17T08:53:00Z">
                    <w:rPr>
                      <w:b/>
                      <w:bCs/>
                      <w:sz w:val="28"/>
                      <w:szCs w:val="28"/>
                    </w:rPr>
                  </w:rPrChange>
                </w:rPr>
                <w:t>Ziele (See, Picknick, Spielplatz, Aussichtspunkte)</w:t>
              </w:r>
            </w:ins>
          </w:p>
        </w:tc>
        <w:tc>
          <w:tcPr>
            <w:tcW w:w="2266" w:type="dxa"/>
            <w:shd w:val="clear" w:color="auto" w:fill="EFACAC"/>
            <w:tcPrChange w:id="498" w:author="Michael Kohl" w:date="2024-05-17T10:57:00Z" w16du:dateUtc="2024-05-17T08:57:00Z">
              <w:tcPr>
                <w:tcW w:w="2266" w:type="dxa"/>
              </w:tcPr>
            </w:tcPrChange>
          </w:tcPr>
          <w:p w14:paraId="2F1C3026" w14:textId="77777777" w:rsidR="00CC465D" w:rsidRPr="00CC465D" w:rsidRDefault="00CC465D" w:rsidP="00CC465D">
            <w:pPr>
              <w:jc w:val="center"/>
              <w:rPr>
                <w:ins w:id="499" w:author="Michael Kohl" w:date="2024-05-17T10:51:00Z" w16du:dateUtc="2024-05-17T08:51:00Z"/>
                <w:sz w:val="24"/>
                <w:szCs w:val="24"/>
                <w:rPrChange w:id="500" w:author="Michael Kohl" w:date="2024-05-17T10:53:00Z" w16du:dateUtc="2024-05-17T08:53:00Z">
                  <w:rPr>
                    <w:ins w:id="501" w:author="Michael Kohl" w:date="2024-05-17T10:51:00Z" w16du:dateUtc="2024-05-17T08:51:00Z"/>
                    <w:sz w:val="28"/>
                    <w:szCs w:val="28"/>
                  </w:rPr>
                </w:rPrChange>
              </w:rPr>
            </w:pPr>
            <w:ins w:id="502" w:author="Michael Kohl" w:date="2024-05-17T10:51:00Z" w16du:dateUtc="2024-05-17T08:51:00Z">
              <w:r w:rsidRPr="00CC465D">
                <w:rPr>
                  <w:sz w:val="24"/>
                  <w:szCs w:val="24"/>
                  <w:rPrChange w:id="503" w:author="Michael Kohl" w:date="2024-05-17T10:53:00Z" w16du:dateUtc="2024-05-17T08:53:00Z">
                    <w:rPr>
                      <w:sz w:val="28"/>
                      <w:szCs w:val="28"/>
                    </w:rPr>
                  </w:rPrChange>
                </w:rPr>
                <w:t>Tierheim</w:t>
              </w:r>
            </w:ins>
          </w:p>
          <w:p w14:paraId="676FFB58" w14:textId="77777777" w:rsidR="00CC465D" w:rsidRPr="00CC465D" w:rsidRDefault="00CC465D" w:rsidP="00CC465D">
            <w:pPr>
              <w:jc w:val="center"/>
              <w:rPr>
                <w:ins w:id="504" w:author="Michael Kohl" w:date="2024-05-17T10:51:00Z" w16du:dateUtc="2024-05-17T08:51:00Z"/>
                <w:sz w:val="24"/>
                <w:szCs w:val="24"/>
                <w:rPrChange w:id="505" w:author="Michael Kohl" w:date="2024-05-17T10:53:00Z" w16du:dateUtc="2024-05-17T08:53:00Z">
                  <w:rPr>
                    <w:ins w:id="506" w:author="Michael Kohl" w:date="2024-05-17T10:51:00Z" w16du:dateUtc="2024-05-17T08:51:00Z"/>
                    <w:sz w:val="28"/>
                    <w:szCs w:val="28"/>
                  </w:rPr>
                </w:rPrChange>
              </w:rPr>
            </w:pPr>
            <w:ins w:id="507" w:author="Michael Kohl" w:date="2024-05-17T10:51:00Z" w16du:dateUtc="2024-05-17T08:51:00Z">
              <w:r w:rsidRPr="00CC465D">
                <w:rPr>
                  <w:sz w:val="24"/>
                  <w:szCs w:val="24"/>
                  <w:rPrChange w:id="508" w:author="Michael Kohl" w:date="2024-05-17T10:53:00Z" w16du:dateUtc="2024-05-17T08:53:00Z">
                    <w:rPr>
                      <w:sz w:val="28"/>
                      <w:szCs w:val="28"/>
                    </w:rPr>
                  </w:rPrChange>
                </w:rPr>
                <w:t>Nachbarschaft</w:t>
              </w:r>
            </w:ins>
          </w:p>
          <w:p w14:paraId="4E0A3B21" w14:textId="77777777" w:rsidR="00CC465D" w:rsidRPr="00CC465D" w:rsidRDefault="00CC465D" w:rsidP="00CC465D">
            <w:pPr>
              <w:jc w:val="center"/>
              <w:rPr>
                <w:ins w:id="509" w:author="Michael Kohl" w:date="2024-05-17T10:51:00Z" w16du:dateUtc="2024-05-17T08:51:00Z"/>
                <w:sz w:val="24"/>
                <w:szCs w:val="24"/>
                <w:rPrChange w:id="510" w:author="Michael Kohl" w:date="2024-05-17T10:53:00Z" w16du:dateUtc="2024-05-17T08:53:00Z">
                  <w:rPr>
                    <w:ins w:id="511" w:author="Michael Kohl" w:date="2024-05-17T10:51:00Z" w16du:dateUtc="2024-05-17T08:51:00Z"/>
                    <w:sz w:val="28"/>
                    <w:szCs w:val="28"/>
                  </w:rPr>
                </w:rPrChange>
              </w:rPr>
            </w:pPr>
            <w:ins w:id="512" w:author="Michael Kohl" w:date="2024-05-17T10:51:00Z" w16du:dateUtc="2024-05-17T08:51:00Z">
              <w:r w:rsidRPr="00CC465D">
                <w:rPr>
                  <w:sz w:val="24"/>
                  <w:szCs w:val="24"/>
                  <w:rPrChange w:id="513" w:author="Michael Kohl" w:date="2024-05-17T10:53:00Z" w16du:dateUtc="2024-05-17T08:53:00Z">
                    <w:rPr>
                      <w:sz w:val="28"/>
                      <w:szCs w:val="28"/>
                    </w:rPr>
                  </w:rPrChange>
                </w:rPr>
                <w:t>Organisation</w:t>
              </w:r>
            </w:ins>
          </w:p>
          <w:p w14:paraId="798B4ADC" w14:textId="77777777" w:rsidR="00CC465D" w:rsidRPr="00CC465D" w:rsidRDefault="00CC465D" w:rsidP="00CC465D">
            <w:pPr>
              <w:jc w:val="center"/>
              <w:rPr>
                <w:ins w:id="514" w:author="Michael Kohl" w:date="2024-05-17T10:51:00Z" w16du:dateUtc="2024-05-17T08:51:00Z"/>
                <w:sz w:val="24"/>
                <w:szCs w:val="24"/>
                <w:rPrChange w:id="515" w:author="Michael Kohl" w:date="2024-05-17T10:53:00Z" w16du:dateUtc="2024-05-17T08:53:00Z">
                  <w:rPr>
                    <w:ins w:id="516" w:author="Michael Kohl" w:date="2024-05-17T10:51:00Z" w16du:dateUtc="2024-05-17T08:51:00Z"/>
                    <w:sz w:val="28"/>
                    <w:szCs w:val="28"/>
                  </w:rPr>
                </w:rPrChange>
              </w:rPr>
            </w:pPr>
            <w:ins w:id="517" w:author="Michael Kohl" w:date="2024-05-17T10:51:00Z" w16du:dateUtc="2024-05-17T08:51:00Z">
              <w:r w:rsidRPr="00CC465D">
                <w:rPr>
                  <w:sz w:val="24"/>
                  <w:szCs w:val="24"/>
                  <w:rPrChange w:id="518" w:author="Michael Kohl" w:date="2024-05-17T10:53:00Z" w16du:dateUtc="2024-05-17T08:53:00Z">
                    <w:rPr>
                      <w:sz w:val="28"/>
                      <w:szCs w:val="28"/>
                    </w:rPr>
                  </w:rPrChange>
                </w:rPr>
                <w:t>Feuerwehr</w:t>
              </w:r>
            </w:ins>
          </w:p>
          <w:p w14:paraId="6FC3CD02" w14:textId="77777777" w:rsidR="00CC465D" w:rsidRPr="00CC465D" w:rsidRDefault="00CC465D" w:rsidP="00CC465D">
            <w:pPr>
              <w:jc w:val="center"/>
              <w:rPr>
                <w:ins w:id="519" w:author="Michael Kohl" w:date="2024-05-17T10:51:00Z" w16du:dateUtc="2024-05-17T08:51:00Z"/>
                <w:sz w:val="24"/>
                <w:szCs w:val="24"/>
                <w:rPrChange w:id="520" w:author="Michael Kohl" w:date="2024-05-17T10:53:00Z" w16du:dateUtc="2024-05-17T08:53:00Z">
                  <w:rPr>
                    <w:ins w:id="521" w:author="Michael Kohl" w:date="2024-05-17T10:51:00Z" w16du:dateUtc="2024-05-17T08:51:00Z"/>
                    <w:sz w:val="28"/>
                    <w:szCs w:val="28"/>
                  </w:rPr>
                </w:rPrChange>
              </w:rPr>
            </w:pPr>
            <w:ins w:id="522" w:author="Michael Kohl" w:date="2024-05-17T10:51:00Z" w16du:dateUtc="2024-05-17T08:51:00Z">
              <w:r w:rsidRPr="00CC465D">
                <w:rPr>
                  <w:sz w:val="24"/>
                  <w:szCs w:val="24"/>
                  <w:rPrChange w:id="523" w:author="Michael Kohl" w:date="2024-05-17T10:53:00Z" w16du:dateUtc="2024-05-17T08:53:00Z">
                    <w:rPr>
                      <w:sz w:val="28"/>
                      <w:szCs w:val="28"/>
                    </w:rPr>
                  </w:rPrChange>
                </w:rPr>
                <w:t>Gemeindezentrum</w:t>
              </w:r>
            </w:ins>
          </w:p>
          <w:p w14:paraId="503FDDD3" w14:textId="459CC5EE" w:rsidR="00CC465D" w:rsidRPr="00CC465D" w:rsidRDefault="00CC465D" w:rsidP="00CC465D">
            <w:pPr>
              <w:jc w:val="center"/>
              <w:rPr>
                <w:ins w:id="524" w:author="Michael Kohl" w:date="2024-05-17T10:47:00Z" w16du:dateUtc="2024-05-17T08:47:00Z"/>
                <w:sz w:val="24"/>
                <w:szCs w:val="24"/>
                <w:rPrChange w:id="525" w:author="Michael Kohl" w:date="2024-05-17T10:53:00Z" w16du:dateUtc="2024-05-17T08:53:00Z">
                  <w:rPr>
                    <w:ins w:id="526" w:author="Michael Kohl" w:date="2024-05-17T10:47:00Z" w16du:dateUtc="2024-05-17T08:47:00Z"/>
                    <w:b/>
                    <w:bCs/>
                    <w:sz w:val="28"/>
                    <w:szCs w:val="28"/>
                  </w:rPr>
                </w:rPrChange>
              </w:rPr>
              <w:pPrChange w:id="527" w:author="Michael Kohl" w:date="2024-05-17T10:52:00Z" w16du:dateUtc="2024-05-17T08:52:00Z">
                <w:pPr/>
              </w:pPrChange>
            </w:pPr>
            <w:ins w:id="528" w:author="Michael Kohl" w:date="2024-05-17T10:51:00Z" w16du:dateUtc="2024-05-17T08:51:00Z">
              <w:r w:rsidRPr="00CC465D">
                <w:rPr>
                  <w:sz w:val="24"/>
                  <w:szCs w:val="24"/>
                  <w:rPrChange w:id="529" w:author="Michael Kohl" w:date="2024-05-17T10:53:00Z" w16du:dateUtc="2024-05-17T08:53:00Z">
                    <w:rPr>
                      <w:sz w:val="28"/>
                      <w:szCs w:val="28"/>
                    </w:rPr>
                  </w:rPrChange>
                </w:rPr>
                <w:t>Gartenarbeit</w:t>
              </w:r>
            </w:ins>
          </w:p>
        </w:tc>
        <w:tc>
          <w:tcPr>
            <w:tcW w:w="2266" w:type="dxa"/>
            <w:shd w:val="clear" w:color="auto" w:fill="97BECF"/>
            <w:tcPrChange w:id="530" w:author="Michael Kohl" w:date="2024-05-17T10:57:00Z" w16du:dateUtc="2024-05-17T08:57:00Z">
              <w:tcPr>
                <w:tcW w:w="2266" w:type="dxa"/>
              </w:tcPr>
            </w:tcPrChange>
          </w:tcPr>
          <w:p w14:paraId="30C5D7AB" w14:textId="7EC63309" w:rsidR="00CC465D" w:rsidRPr="00CC465D" w:rsidRDefault="00CC465D" w:rsidP="00CC465D">
            <w:pPr>
              <w:jc w:val="center"/>
              <w:rPr>
                <w:ins w:id="531" w:author="Michael Kohl" w:date="2024-05-17T10:51:00Z" w16du:dateUtc="2024-05-17T08:51:00Z"/>
                <w:sz w:val="24"/>
                <w:szCs w:val="24"/>
                <w:rPrChange w:id="532" w:author="Michael Kohl" w:date="2024-05-17T10:53:00Z" w16du:dateUtc="2024-05-17T08:53:00Z">
                  <w:rPr>
                    <w:ins w:id="533" w:author="Michael Kohl" w:date="2024-05-17T10:51:00Z" w16du:dateUtc="2024-05-17T08:51:00Z"/>
                    <w:sz w:val="28"/>
                    <w:szCs w:val="28"/>
                  </w:rPr>
                </w:rPrChange>
              </w:rPr>
            </w:pPr>
            <w:ins w:id="534" w:author="Michael Kohl" w:date="2024-05-17T10:52:00Z" w16du:dateUtc="2024-05-17T08:52:00Z">
              <w:r w:rsidRPr="00CC465D">
                <w:rPr>
                  <w:sz w:val="24"/>
                  <w:szCs w:val="24"/>
                  <w:rPrChange w:id="535" w:author="Michael Kohl" w:date="2024-05-17T10:53:00Z" w16du:dateUtc="2024-05-17T08:53:00Z">
                    <w:rPr>
                      <w:sz w:val="28"/>
                      <w:szCs w:val="28"/>
                    </w:rPr>
                  </w:rPrChange>
                </w:rPr>
                <w:t>V</w:t>
              </w:r>
            </w:ins>
            <w:ins w:id="536" w:author="Michael Kohl" w:date="2024-05-17T10:51:00Z" w16du:dateUtc="2024-05-17T08:51:00Z">
              <w:r w:rsidRPr="00CC465D">
                <w:rPr>
                  <w:sz w:val="24"/>
                  <w:szCs w:val="24"/>
                  <w:rPrChange w:id="537" w:author="Michael Kohl" w:date="2024-05-17T10:53:00Z" w16du:dateUtc="2024-05-17T08:53:00Z">
                    <w:rPr>
                      <w:sz w:val="28"/>
                      <w:szCs w:val="28"/>
                    </w:rPr>
                  </w:rPrChange>
                </w:rPr>
                <w:t>ollkorngebäck</w:t>
              </w:r>
            </w:ins>
          </w:p>
          <w:p w14:paraId="30EF8500" w14:textId="77777777" w:rsidR="00CC465D" w:rsidRPr="00CC465D" w:rsidRDefault="00CC465D" w:rsidP="00CC465D">
            <w:pPr>
              <w:jc w:val="center"/>
              <w:rPr>
                <w:ins w:id="538" w:author="Michael Kohl" w:date="2024-05-17T10:51:00Z" w16du:dateUtc="2024-05-17T08:51:00Z"/>
                <w:sz w:val="24"/>
                <w:szCs w:val="24"/>
                <w:rPrChange w:id="539" w:author="Michael Kohl" w:date="2024-05-17T10:53:00Z" w16du:dateUtc="2024-05-17T08:53:00Z">
                  <w:rPr>
                    <w:ins w:id="540" w:author="Michael Kohl" w:date="2024-05-17T10:51:00Z" w16du:dateUtc="2024-05-17T08:51:00Z"/>
                    <w:sz w:val="28"/>
                    <w:szCs w:val="28"/>
                  </w:rPr>
                </w:rPrChange>
              </w:rPr>
            </w:pPr>
            <w:ins w:id="541" w:author="Michael Kohl" w:date="2024-05-17T10:51:00Z" w16du:dateUtc="2024-05-17T08:51:00Z">
              <w:r w:rsidRPr="00CC465D">
                <w:rPr>
                  <w:sz w:val="24"/>
                  <w:szCs w:val="24"/>
                  <w:rPrChange w:id="542" w:author="Michael Kohl" w:date="2024-05-17T10:53:00Z" w16du:dateUtc="2024-05-17T08:53:00Z">
                    <w:rPr>
                      <w:sz w:val="28"/>
                      <w:szCs w:val="28"/>
                    </w:rPr>
                  </w:rPrChange>
                </w:rPr>
                <w:t>Obst</w:t>
              </w:r>
            </w:ins>
          </w:p>
          <w:p w14:paraId="6FCE2E95" w14:textId="77777777" w:rsidR="00CC465D" w:rsidRPr="00CC465D" w:rsidRDefault="00CC465D" w:rsidP="00CC465D">
            <w:pPr>
              <w:jc w:val="center"/>
              <w:rPr>
                <w:ins w:id="543" w:author="Michael Kohl" w:date="2024-05-17T10:51:00Z" w16du:dateUtc="2024-05-17T08:51:00Z"/>
                <w:sz w:val="24"/>
                <w:szCs w:val="24"/>
                <w:rPrChange w:id="544" w:author="Michael Kohl" w:date="2024-05-17T10:53:00Z" w16du:dateUtc="2024-05-17T08:53:00Z">
                  <w:rPr>
                    <w:ins w:id="545" w:author="Michael Kohl" w:date="2024-05-17T10:51:00Z" w16du:dateUtc="2024-05-17T08:51:00Z"/>
                    <w:sz w:val="28"/>
                    <w:szCs w:val="28"/>
                  </w:rPr>
                </w:rPrChange>
              </w:rPr>
            </w:pPr>
            <w:ins w:id="546" w:author="Michael Kohl" w:date="2024-05-17T10:51:00Z" w16du:dateUtc="2024-05-17T08:51:00Z">
              <w:r w:rsidRPr="00CC465D">
                <w:rPr>
                  <w:sz w:val="24"/>
                  <w:szCs w:val="24"/>
                  <w:rPrChange w:id="547" w:author="Michael Kohl" w:date="2024-05-17T10:53:00Z" w16du:dateUtc="2024-05-17T08:53:00Z">
                    <w:rPr>
                      <w:sz w:val="28"/>
                      <w:szCs w:val="28"/>
                    </w:rPr>
                  </w:rPrChange>
                </w:rPr>
                <w:t>Müsli</w:t>
              </w:r>
            </w:ins>
          </w:p>
          <w:p w14:paraId="53DE054F" w14:textId="77777777" w:rsidR="00CC465D" w:rsidRPr="00CC465D" w:rsidRDefault="00CC465D" w:rsidP="00CC465D">
            <w:pPr>
              <w:jc w:val="center"/>
              <w:rPr>
                <w:ins w:id="548" w:author="Michael Kohl" w:date="2024-05-17T10:51:00Z" w16du:dateUtc="2024-05-17T08:51:00Z"/>
                <w:sz w:val="24"/>
                <w:szCs w:val="24"/>
                <w:rPrChange w:id="549" w:author="Michael Kohl" w:date="2024-05-17T10:53:00Z" w16du:dateUtc="2024-05-17T08:53:00Z">
                  <w:rPr>
                    <w:ins w:id="550" w:author="Michael Kohl" w:date="2024-05-17T10:51:00Z" w16du:dateUtc="2024-05-17T08:51:00Z"/>
                    <w:sz w:val="28"/>
                    <w:szCs w:val="28"/>
                  </w:rPr>
                </w:rPrChange>
              </w:rPr>
            </w:pPr>
            <w:ins w:id="551" w:author="Michael Kohl" w:date="2024-05-17T10:51:00Z" w16du:dateUtc="2024-05-17T08:51:00Z">
              <w:r w:rsidRPr="00CC465D">
                <w:rPr>
                  <w:sz w:val="24"/>
                  <w:szCs w:val="24"/>
                  <w:rPrChange w:id="552" w:author="Michael Kohl" w:date="2024-05-17T10:53:00Z" w16du:dateUtc="2024-05-17T08:53:00Z">
                    <w:rPr>
                      <w:sz w:val="28"/>
                      <w:szCs w:val="28"/>
                    </w:rPr>
                  </w:rPrChange>
                </w:rPr>
                <w:t>Joghurt</w:t>
              </w:r>
            </w:ins>
          </w:p>
          <w:p w14:paraId="077E9938" w14:textId="77777777" w:rsidR="00CC465D" w:rsidRPr="00CC465D" w:rsidRDefault="00CC465D" w:rsidP="00CC465D">
            <w:pPr>
              <w:jc w:val="center"/>
              <w:rPr>
                <w:ins w:id="553" w:author="Michael Kohl" w:date="2024-05-17T10:51:00Z" w16du:dateUtc="2024-05-17T08:51:00Z"/>
                <w:sz w:val="24"/>
                <w:szCs w:val="24"/>
                <w:rPrChange w:id="554" w:author="Michael Kohl" w:date="2024-05-17T10:53:00Z" w16du:dateUtc="2024-05-17T08:53:00Z">
                  <w:rPr>
                    <w:ins w:id="555" w:author="Michael Kohl" w:date="2024-05-17T10:51:00Z" w16du:dateUtc="2024-05-17T08:51:00Z"/>
                    <w:sz w:val="28"/>
                    <w:szCs w:val="28"/>
                  </w:rPr>
                </w:rPrChange>
              </w:rPr>
            </w:pPr>
            <w:ins w:id="556" w:author="Michael Kohl" w:date="2024-05-17T10:51:00Z" w16du:dateUtc="2024-05-17T08:51:00Z">
              <w:r w:rsidRPr="00CC465D">
                <w:rPr>
                  <w:sz w:val="24"/>
                  <w:szCs w:val="24"/>
                  <w:rPrChange w:id="557" w:author="Michael Kohl" w:date="2024-05-17T10:53:00Z" w16du:dateUtc="2024-05-17T08:53:00Z">
                    <w:rPr>
                      <w:sz w:val="28"/>
                      <w:szCs w:val="28"/>
                    </w:rPr>
                  </w:rPrChange>
                </w:rPr>
                <w:t>Smoothie</w:t>
              </w:r>
            </w:ins>
          </w:p>
          <w:p w14:paraId="1EC8B3F1" w14:textId="77777777" w:rsidR="00CC465D" w:rsidRPr="00CC465D" w:rsidRDefault="00CC465D" w:rsidP="00CC465D">
            <w:pPr>
              <w:jc w:val="center"/>
              <w:rPr>
                <w:ins w:id="558" w:author="Michael Kohl" w:date="2024-05-17T10:51:00Z" w16du:dateUtc="2024-05-17T08:51:00Z"/>
                <w:sz w:val="24"/>
                <w:szCs w:val="24"/>
                <w:rPrChange w:id="559" w:author="Michael Kohl" w:date="2024-05-17T10:53:00Z" w16du:dateUtc="2024-05-17T08:53:00Z">
                  <w:rPr>
                    <w:ins w:id="560" w:author="Michael Kohl" w:date="2024-05-17T10:51:00Z" w16du:dateUtc="2024-05-17T08:51:00Z"/>
                    <w:sz w:val="28"/>
                    <w:szCs w:val="28"/>
                  </w:rPr>
                </w:rPrChange>
              </w:rPr>
            </w:pPr>
            <w:ins w:id="561" w:author="Michael Kohl" w:date="2024-05-17T10:51:00Z" w16du:dateUtc="2024-05-17T08:51:00Z">
              <w:r w:rsidRPr="00CC465D">
                <w:rPr>
                  <w:sz w:val="24"/>
                  <w:szCs w:val="24"/>
                  <w:rPrChange w:id="562" w:author="Michael Kohl" w:date="2024-05-17T10:53:00Z" w16du:dateUtc="2024-05-17T08:53:00Z">
                    <w:rPr>
                      <w:sz w:val="28"/>
                      <w:szCs w:val="28"/>
                    </w:rPr>
                  </w:rPrChange>
                </w:rPr>
                <w:t>Gemüse</w:t>
              </w:r>
            </w:ins>
          </w:p>
          <w:p w14:paraId="14ABD9AE" w14:textId="77777777" w:rsidR="00CC465D" w:rsidRPr="00CC465D" w:rsidRDefault="00CC465D" w:rsidP="00CC465D">
            <w:pPr>
              <w:jc w:val="center"/>
              <w:rPr>
                <w:ins w:id="563" w:author="Michael Kohl" w:date="2024-05-17T10:51:00Z" w16du:dateUtc="2024-05-17T08:51:00Z"/>
                <w:sz w:val="24"/>
                <w:szCs w:val="24"/>
                <w:rPrChange w:id="564" w:author="Michael Kohl" w:date="2024-05-17T10:53:00Z" w16du:dateUtc="2024-05-17T08:53:00Z">
                  <w:rPr>
                    <w:ins w:id="565" w:author="Michael Kohl" w:date="2024-05-17T10:51:00Z" w16du:dateUtc="2024-05-17T08:51:00Z"/>
                    <w:sz w:val="28"/>
                    <w:szCs w:val="28"/>
                  </w:rPr>
                </w:rPrChange>
              </w:rPr>
            </w:pPr>
            <w:ins w:id="566" w:author="Michael Kohl" w:date="2024-05-17T10:51:00Z" w16du:dateUtc="2024-05-17T08:51:00Z">
              <w:r w:rsidRPr="00CC465D">
                <w:rPr>
                  <w:sz w:val="24"/>
                  <w:szCs w:val="24"/>
                  <w:rPrChange w:id="567" w:author="Michael Kohl" w:date="2024-05-17T10:53:00Z" w16du:dateUtc="2024-05-17T08:53:00Z">
                    <w:rPr>
                      <w:sz w:val="28"/>
                      <w:szCs w:val="28"/>
                    </w:rPr>
                  </w:rPrChange>
                </w:rPr>
                <w:t>Milch</w:t>
              </w:r>
            </w:ins>
          </w:p>
          <w:p w14:paraId="3D2DD44D" w14:textId="1FCA935F" w:rsidR="00CC465D" w:rsidRPr="00CC465D" w:rsidRDefault="00CC465D" w:rsidP="00CC465D">
            <w:pPr>
              <w:jc w:val="center"/>
              <w:rPr>
                <w:ins w:id="568" w:author="Michael Kohl" w:date="2024-05-17T10:47:00Z" w16du:dateUtc="2024-05-17T08:47:00Z"/>
                <w:sz w:val="24"/>
                <w:szCs w:val="24"/>
                <w:rPrChange w:id="569" w:author="Michael Kohl" w:date="2024-05-17T10:53:00Z" w16du:dateUtc="2024-05-17T08:53:00Z">
                  <w:rPr>
                    <w:ins w:id="570" w:author="Michael Kohl" w:date="2024-05-17T10:47:00Z" w16du:dateUtc="2024-05-17T08:47:00Z"/>
                    <w:b/>
                    <w:bCs/>
                    <w:sz w:val="28"/>
                    <w:szCs w:val="28"/>
                  </w:rPr>
                </w:rPrChange>
              </w:rPr>
              <w:pPrChange w:id="571" w:author="Michael Kohl" w:date="2024-05-17T10:52:00Z" w16du:dateUtc="2024-05-17T08:52:00Z">
                <w:pPr/>
              </w:pPrChange>
            </w:pPr>
            <w:ins w:id="572" w:author="Michael Kohl" w:date="2024-05-17T10:51:00Z" w16du:dateUtc="2024-05-17T08:51:00Z">
              <w:r w:rsidRPr="00CC465D">
                <w:rPr>
                  <w:sz w:val="24"/>
                  <w:szCs w:val="24"/>
                  <w:rPrChange w:id="573" w:author="Michael Kohl" w:date="2024-05-17T10:53:00Z" w16du:dateUtc="2024-05-17T08:53:00Z">
                    <w:rPr>
                      <w:sz w:val="28"/>
                      <w:szCs w:val="28"/>
                    </w:rPr>
                  </w:rPrChange>
                </w:rPr>
                <w:t>Tee</w:t>
              </w:r>
            </w:ins>
          </w:p>
        </w:tc>
      </w:tr>
      <w:tr w:rsidR="00CC465D" w14:paraId="4C1CC47F" w14:textId="77777777" w:rsidTr="00CC465D">
        <w:trPr>
          <w:ins w:id="574" w:author="Michael Kohl" w:date="2024-05-17T10:49:00Z" w16du:dateUtc="2024-05-17T08:49:00Z"/>
        </w:trPr>
        <w:tc>
          <w:tcPr>
            <w:tcW w:w="2265" w:type="dxa"/>
          </w:tcPr>
          <w:p w14:paraId="304C8318" w14:textId="77777777" w:rsidR="00CC465D" w:rsidRDefault="00CC465D" w:rsidP="00CC465D">
            <w:pPr>
              <w:jc w:val="center"/>
              <w:rPr>
                <w:ins w:id="575" w:author="Michael Kohl" w:date="2024-05-17T10:49:00Z" w16du:dateUtc="2024-05-17T08:49:00Z"/>
                <w:b/>
                <w:bCs/>
                <w:sz w:val="28"/>
                <w:szCs w:val="28"/>
              </w:rPr>
              <w:pPrChange w:id="576" w:author="Michael Kohl" w:date="2024-05-17T10:52:00Z" w16du:dateUtc="2024-05-17T08:52:00Z">
                <w:pPr/>
              </w:pPrChange>
            </w:pPr>
          </w:p>
        </w:tc>
        <w:tc>
          <w:tcPr>
            <w:tcW w:w="2265" w:type="dxa"/>
          </w:tcPr>
          <w:p w14:paraId="024E046E" w14:textId="77777777" w:rsidR="00CC465D" w:rsidRDefault="00CC465D" w:rsidP="00CC465D">
            <w:pPr>
              <w:jc w:val="center"/>
              <w:rPr>
                <w:ins w:id="577" w:author="Michael Kohl" w:date="2024-05-17T10:49:00Z" w16du:dateUtc="2024-05-17T08:49:00Z"/>
                <w:b/>
                <w:bCs/>
                <w:sz w:val="28"/>
                <w:szCs w:val="28"/>
              </w:rPr>
              <w:pPrChange w:id="578" w:author="Michael Kohl" w:date="2024-05-17T10:52:00Z" w16du:dateUtc="2024-05-17T08:52:00Z">
                <w:pPr/>
              </w:pPrChange>
            </w:pPr>
          </w:p>
        </w:tc>
        <w:tc>
          <w:tcPr>
            <w:tcW w:w="2266" w:type="dxa"/>
          </w:tcPr>
          <w:p w14:paraId="060C9D7C" w14:textId="77777777" w:rsidR="00CC465D" w:rsidRDefault="00CC465D" w:rsidP="00CC465D">
            <w:pPr>
              <w:jc w:val="center"/>
              <w:rPr>
                <w:ins w:id="579" w:author="Michael Kohl" w:date="2024-05-17T10:49:00Z" w16du:dateUtc="2024-05-17T08:49:00Z"/>
                <w:b/>
                <w:bCs/>
                <w:sz w:val="28"/>
                <w:szCs w:val="28"/>
              </w:rPr>
              <w:pPrChange w:id="580" w:author="Michael Kohl" w:date="2024-05-17T10:52:00Z" w16du:dateUtc="2024-05-17T08:52:00Z">
                <w:pPr/>
              </w:pPrChange>
            </w:pPr>
          </w:p>
        </w:tc>
        <w:tc>
          <w:tcPr>
            <w:tcW w:w="2266" w:type="dxa"/>
          </w:tcPr>
          <w:p w14:paraId="2D024BA5" w14:textId="77777777" w:rsidR="00CC465D" w:rsidRDefault="00CC465D" w:rsidP="00CC465D">
            <w:pPr>
              <w:jc w:val="center"/>
              <w:rPr>
                <w:ins w:id="581" w:author="Michael Kohl" w:date="2024-05-17T10:49:00Z" w16du:dateUtc="2024-05-17T08:49:00Z"/>
                <w:b/>
                <w:bCs/>
                <w:sz w:val="28"/>
                <w:szCs w:val="28"/>
              </w:rPr>
              <w:pPrChange w:id="582" w:author="Michael Kohl" w:date="2024-05-17T10:52:00Z" w16du:dateUtc="2024-05-17T08:52:00Z">
                <w:pPr/>
              </w:pPrChange>
            </w:pPr>
          </w:p>
        </w:tc>
      </w:tr>
      <w:tr w:rsidR="00CC465D" w14:paraId="4C691DE4" w14:textId="77777777" w:rsidTr="00584B99">
        <w:trPr>
          <w:ins w:id="583" w:author="Michael Kohl" w:date="2024-05-17T10:49:00Z" w16du:dateUtc="2024-05-17T08:49:00Z"/>
        </w:trPr>
        <w:tc>
          <w:tcPr>
            <w:tcW w:w="2265" w:type="dxa"/>
            <w:shd w:val="clear" w:color="auto" w:fill="C3DBB1"/>
            <w:tcPrChange w:id="584" w:author="Michael Kohl" w:date="2024-05-17T10:57:00Z" w16du:dateUtc="2024-05-17T08:57:00Z">
              <w:tcPr>
                <w:tcW w:w="2265" w:type="dxa"/>
              </w:tcPr>
            </w:tcPrChange>
          </w:tcPr>
          <w:p w14:paraId="710C1F5F" w14:textId="699E502C" w:rsidR="00CC465D" w:rsidRDefault="00CC465D" w:rsidP="00CC465D">
            <w:pPr>
              <w:jc w:val="center"/>
              <w:rPr>
                <w:ins w:id="585" w:author="Michael Kohl" w:date="2024-05-17T10:49:00Z" w16du:dateUtc="2024-05-17T08:49:00Z"/>
                <w:b/>
                <w:bCs/>
                <w:sz w:val="28"/>
                <w:szCs w:val="28"/>
              </w:rPr>
              <w:pPrChange w:id="586" w:author="Michael Kohl" w:date="2024-05-17T10:52:00Z" w16du:dateUtc="2024-05-17T08:52:00Z">
                <w:pPr/>
              </w:pPrChange>
            </w:pPr>
            <w:ins w:id="587" w:author="Michael Kohl" w:date="2024-05-17T10:49:00Z" w16du:dateUtc="2024-05-17T08:49:00Z">
              <w:r>
                <w:rPr>
                  <w:b/>
                  <w:bCs/>
                  <w:sz w:val="28"/>
                  <w:szCs w:val="28"/>
                </w:rPr>
                <w:t>Mittagessen</w:t>
              </w:r>
            </w:ins>
          </w:p>
        </w:tc>
        <w:tc>
          <w:tcPr>
            <w:tcW w:w="2265" w:type="dxa"/>
            <w:shd w:val="clear" w:color="auto" w:fill="EBE59A"/>
            <w:tcPrChange w:id="588" w:author="Michael Kohl" w:date="2024-05-17T10:57:00Z" w16du:dateUtc="2024-05-17T08:57:00Z">
              <w:tcPr>
                <w:tcW w:w="2265" w:type="dxa"/>
              </w:tcPr>
            </w:tcPrChange>
          </w:tcPr>
          <w:p w14:paraId="791C68C8" w14:textId="6AF03538" w:rsidR="00CC465D" w:rsidRDefault="00CC465D" w:rsidP="00CC465D">
            <w:pPr>
              <w:jc w:val="center"/>
              <w:rPr>
                <w:ins w:id="589" w:author="Michael Kohl" w:date="2024-05-17T10:49:00Z" w16du:dateUtc="2024-05-17T08:49:00Z"/>
                <w:b/>
                <w:bCs/>
                <w:sz w:val="28"/>
                <w:szCs w:val="28"/>
              </w:rPr>
              <w:pPrChange w:id="590" w:author="Michael Kohl" w:date="2024-05-17T10:52:00Z" w16du:dateUtc="2024-05-17T08:52:00Z">
                <w:pPr/>
              </w:pPrChange>
            </w:pPr>
            <w:ins w:id="591" w:author="Michael Kohl" w:date="2024-05-17T10:49:00Z" w16du:dateUtc="2024-05-17T08:49:00Z">
              <w:r>
                <w:rPr>
                  <w:b/>
                  <w:bCs/>
                  <w:sz w:val="28"/>
                  <w:szCs w:val="28"/>
                </w:rPr>
                <w:t>Abendessen</w:t>
              </w:r>
            </w:ins>
          </w:p>
        </w:tc>
        <w:tc>
          <w:tcPr>
            <w:tcW w:w="2266" w:type="dxa"/>
            <w:shd w:val="clear" w:color="auto" w:fill="EFACAC"/>
            <w:tcPrChange w:id="592" w:author="Michael Kohl" w:date="2024-05-17T10:57:00Z" w16du:dateUtc="2024-05-17T08:57:00Z">
              <w:tcPr>
                <w:tcW w:w="2266" w:type="dxa"/>
              </w:tcPr>
            </w:tcPrChange>
          </w:tcPr>
          <w:p w14:paraId="51ECC8CD" w14:textId="07FE70F3" w:rsidR="00CC465D" w:rsidRDefault="00CC465D" w:rsidP="00CC465D">
            <w:pPr>
              <w:jc w:val="center"/>
              <w:rPr>
                <w:ins w:id="593" w:author="Michael Kohl" w:date="2024-05-17T10:49:00Z" w16du:dateUtc="2024-05-17T08:49:00Z"/>
                <w:b/>
                <w:bCs/>
                <w:sz w:val="28"/>
                <w:szCs w:val="28"/>
              </w:rPr>
              <w:pPrChange w:id="594" w:author="Michael Kohl" w:date="2024-05-17T10:52:00Z" w16du:dateUtc="2024-05-17T08:52:00Z">
                <w:pPr/>
              </w:pPrChange>
            </w:pPr>
            <w:ins w:id="595" w:author="Michael Kohl" w:date="2024-05-17T10:49:00Z" w16du:dateUtc="2024-05-17T08:49:00Z">
              <w:r>
                <w:rPr>
                  <w:b/>
                  <w:bCs/>
                  <w:sz w:val="28"/>
                  <w:szCs w:val="28"/>
                </w:rPr>
                <w:t>Snacks</w:t>
              </w:r>
            </w:ins>
          </w:p>
        </w:tc>
        <w:tc>
          <w:tcPr>
            <w:tcW w:w="2266" w:type="dxa"/>
            <w:shd w:val="clear" w:color="auto" w:fill="97BECF"/>
            <w:tcPrChange w:id="596" w:author="Michael Kohl" w:date="2024-05-17T10:57:00Z" w16du:dateUtc="2024-05-17T08:57:00Z">
              <w:tcPr>
                <w:tcW w:w="2266" w:type="dxa"/>
              </w:tcPr>
            </w:tcPrChange>
          </w:tcPr>
          <w:p w14:paraId="03E03BF7" w14:textId="29B730AD" w:rsidR="00CC465D" w:rsidRDefault="00CC465D" w:rsidP="00CC465D">
            <w:pPr>
              <w:jc w:val="center"/>
              <w:rPr>
                <w:ins w:id="597" w:author="Michael Kohl" w:date="2024-05-17T10:49:00Z" w16du:dateUtc="2024-05-17T08:49:00Z"/>
                <w:b/>
                <w:bCs/>
                <w:sz w:val="28"/>
                <w:szCs w:val="28"/>
              </w:rPr>
              <w:pPrChange w:id="598" w:author="Michael Kohl" w:date="2024-05-17T10:52:00Z" w16du:dateUtc="2024-05-17T08:52:00Z">
                <w:pPr/>
              </w:pPrChange>
            </w:pPr>
            <w:ins w:id="599" w:author="Michael Kohl" w:date="2024-05-17T10:49:00Z" w16du:dateUtc="2024-05-17T08:49:00Z">
              <w:r>
                <w:rPr>
                  <w:b/>
                  <w:bCs/>
                  <w:sz w:val="28"/>
                  <w:szCs w:val="28"/>
                </w:rPr>
                <w:t>Mit wem?</w:t>
              </w:r>
            </w:ins>
          </w:p>
        </w:tc>
      </w:tr>
      <w:tr w:rsidR="00CC465D" w14:paraId="35BD0FB0" w14:textId="77777777" w:rsidTr="00584B99">
        <w:trPr>
          <w:ins w:id="600" w:author="Michael Kohl" w:date="2024-05-17T10:49:00Z" w16du:dateUtc="2024-05-17T08:49:00Z"/>
        </w:trPr>
        <w:tc>
          <w:tcPr>
            <w:tcW w:w="2265" w:type="dxa"/>
            <w:shd w:val="clear" w:color="auto" w:fill="C3DBB1"/>
            <w:tcPrChange w:id="601" w:author="Michael Kohl" w:date="2024-05-17T10:57:00Z" w16du:dateUtc="2024-05-17T08:57:00Z">
              <w:tcPr>
                <w:tcW w:w="2265" w:type="dxa"/>
              </w:tcPr>
            </w:tcPrChange>
          </w:tcPr>
          <w:p w14:paraId="59161A34" w14:textId="77777777" w:rsidR="00CC465D" w:rsidRPr="00CC465D" w:rsidRDefault="00CC465D" w:rsidP="00CC465D">
            <w:pPr>
              <w:jc w:val="center"/>
              <w:rPr>
                <w:ins w:id="602" w:author="Michael Kohl" w:date="2024-05-17T10:51:00Z" w16du:dateUtc="2024-05-17T08:51:00Z"/>
                <w:sz w:val="24"/>
                <w:szCs w:val="24"/>
                <w:rPrChange w:id="603" w:author="Michael Kohl" w:date="2024-05-17T10:53:00Z" w16du:dateUtc="2024-05-17T08:53:00Z">
                  <w:rPr>
                    <w:ins w:id="604" w:author="Michael Kohl" w:date="2024-05-17T10:51:00Z" w16du:dateUtc="2024-05-17T08:51:00Z"/>
                    <w:b/>
                    <w:bCs/>
                    <w:sz w:val="28"/>
                    <w:szCs w:val="28"/>
                  </w:rPr>
                </w:rPrChange>
              </w:rPr>
            </w:pPr>
            <w:ins w:id="605" w:author="Michael Kohl" w:date="2024-05-17T10:51:00Z" w16du:dateUtc="2024-05-17T08:51:00Z">
              <w:r w:rsidRPr="00CC465D">
                <w:rPr>
                  <w:sz w:val="24"/>
                  <w:szCs w:val="24"/>
                  <w:rPrChange w:id="606" w:author="Michael Kohl" w:date="2024-05-17T10:53:00Z" w16du:dateUtc="2024-05-17T08:53:00Z">
                    <w:rPr>
                      <w:b/>
                      <w:bCs/>
                      <w:sz w:val="28"/>
                      <w:szCs w:val="28"/>
                    </w:rPr>
                  </w:rPrChange>
                </w:rPr>
                <w:t>Nudeln</w:t>
              </w:r>
            </w:ins>
          </w:p>
          <w:p w14:paraId="3FF82C9C" w14:textId="77777777" w:rsidR="00CC465D" w:rsidRPr="00CC465D" w:rsidRDefault="00CC465D" w:rsidP="00CC465D">
            <w:pPr>
              <w:jc w:val="center"/>
              <w:rPr>
                <w:ins w:id="607" w:author="Michael Kohl" w:date="2024-05-17T10:51:00Z" w16du:dateUtc="2024-05-17T08:51:00Z"/>
                <w:sz w:val="24"/>
                <w:szCs w:val="24"/>
                <w:rPrChange w:id="608" w:author="Michael Kohl" w:date="2024-05-17T10:53:00Z" w16du:dateUtc="2024-05-17T08:53:00Z">
                  <w:rPr>
                    <w:ins w:id="609" w:author="Michael Kohl" w:date="2024-05-17T10:51:00Z" w16du:dateUtc="2024-05-17T08:51:00Z"/>
                    <w:b/>
                    <w:bCs/>
                    <w:sz w:val="28"/>
                    <w:szCs w:val="28"/>
                  </w:rPr>
                </w:rPrChange>
              </w:rPr>
            </w:pPr>
            <w:ins w:id="610" w:author="Michael Kohl" w:date="2024-05-17T10:51:00Z" w16du:dateUtc="2024-05-17T08:51:00Z">
              <w:r w:rsidRPr="00CC465D">
                <w:rPr>
                  <w:sz w:val="24"/>
                  <w:szCs w:val="24"/>
                  <w:rPrChange w:id="611" w:author="Michael Kohl" w:date="2024-05-17T10:53:00Z" w16du:dateUtc="2024-05-17T08:53:00Z">
                    <w:rPr>
                      <w:b/>
                      <w:bCs/>
                      <w:sz w:val="28"/>
                      <w:szCs w:val="28"/>
                    </w:rPr>
                  </w:rPrChange>
                </w:rPr>
                <w:t>Reis</w:t>
              </w:r>
            </w:ins>
          </w:p>
          <w:p w14:paraId="2ED42FD8" w14:textId="77777777" w:rsidR="00CC465D" w:rsidRPr="00CC465D" w:rsidRDefault="00CC465D" w:rsidP="00CC465D">
            <w:pPr>
              <w:jc w:val="center"/>
              <w:rPr>
                <w:ins w:id="612" w:author="Michael Kohl" w:date="2024-05-17T10:51:00Z" w16du:dateUtc="2024-05-17T08:51:00Z"/>
                <w:sz w:val="24"/>
                <w:szCs w:val="24"/>
                <w:rPrChange w:id="613" w:author="Michael Kohl" w:date="2024-05-17T10:53:00Z" w16du:dateUtc="2024-05-17T08:53:00Z">
                  <w:rPr>
                    <w:ins w:id="614" w:author="Michael Kohl" w:date="2024-05-17T10:51:00Z" w16du:dateUtc="2024-05-17T08:51:00Z"/>
                    <w:b/>
                    <w:bCs/>
                    <w:sz w:val="28"/>
                    <w:szCs w:val="28"/>
                  </w:rPr>
                </w:rPrChange>
              </w:rPr>
            </w:pPr>
            <w:ins w:id="615" w:author="Michael Kohl" w:date="2024-05-17T10:51:00Z" w16du:dateUtc="2024-05-17T08:51:00Z">
              <w:r w:rsidRPr="00CC465D">
                <w:rPr>
                  <w:sz w:val="24"/>
                  <w:szCs w:val="24"/>
                  <w:rPrChange w:id="616" w:author="Michael Kohl" w:date="2024-05-17T10:53:00Z" w16du:dateUtc="2024-05-17T08:53:00Z">
                    <w:rPr>
                      <w:b/>
                      <w:bCs/>
                      <w:sz w:val="28"/>
                      <w:szCs w:val="28"/>
                    </w:rPr>
                  </w:rPrChange>
                </w:rPr>
                <w:t>Kartoffeln</w:t>
              </w:r>
            </w:ins>
          </w:p>
          <w:p w14:paraId="1D3C3CC6" w14:textId="77777777" w:rsidR="00CC465D" w:rsidRPr="00CC465D" w:rsidRDefault="00CC465D" w:rsidP="00CC465D">
            <w:pPr>
              <w:jc w:val="center"/>
              <w:rPr>
                <w:ins w:id="617" w:author="Michael Kohl" w:date="2024-05-17T10:51:00Z" w16du:dateUtc="2024-05-17T08:51:00Z"/>
                <w:sz w:val="24"/>
                <w:szCs w:val="24"/>
                <w:rPrChange w:id="618" w:author="Michael Kohl" w:date="2024-05-17T10:53:00Z" w16du:dateUtc="2024-05-17T08:53:00Z">
                  <w:rPr>
                    <w:ins w:id="619" w:author="Michael Kohl" w:date="2024-05-17T10:51:00Z" w16du:dateUtc="2024-05-17T08:51:00Z"/>
                    <w:b/>
                    <w:bCs/>
                    <w:sz w:val="28"/>
                    <w:szCs w:val="28"/>
                  </w:rPr>
                </w:rPrChange>
              </w:rPr>
            </w:pPr>
            <w:ins w:id="620" w:author="Michael Kohl" w:date="2024-05-17T10:51:00Z" w16du:dateUtc="2024-05-17T08:51:00Z">
              <w:r w:rsidRPr="00CC465D">
                <w:rPr>
                  <w:sz w:val="24"/>
                  <w:szCs w:val="24"/>
                  <w:rPrChange w:id="621" w:author="Michael Kohl" w:date="2024-05-17T10:53:00Z" w16du:dateUtc="2024-05-17T08:53:00Z">
                    <w:rPr>
                      <w:b/>
                      <w:bCs/>
                      <w:sz w:val="28"/>
                      <w:szCs w:val="28"/>
                    </w:rPr>
                  </w:rPrChange>
                </w:rPr>
                <w:t>Mageres Fleisch</w:t>
              </w:r>
            </w:ins>
          </w:p>
          <w:p w14:paraId="2AF44076" w14:textId="77777777" w:rsidR="00CC465D" w:rsidRPr="00CC465D" w:rsidRDefault="00CC465D" w:rsidP="00CC465D">
            <w:pPr>
              <w:jc w:val="center"/>
              <w:rPr>
                <w:ins w:id="622" w:author="Michael Kohl" w:date="2024-05-17T10:51:00Z" w16du:dateUtc="2024-05-17T08:51:00Z"/>
                <w:sz w:val="24"/>
                <w:szCs w:val="24"/>
                <w:rPrChange w:id="623" w:author="Michael Kohl" w:date="2024-05-17T10:53:00Z" w16du:dateUtc="2024-05-17T08:53:00Z">
                  <w:rPr>
                    <w:ins w:id="624" w:author="Michael Kohl" w:date="2024-05-17T10:51:00Z" w16du:dateUtc="2024-05-17T08:51:00Z"/>
                    <w:b/>
                    <w:bCs/>
                    <w:sz w:val="28"/>
                    <w:szCs w:val="28"/>
                  </w:rPr>
                </w:rPrChange>
              </w:rPr>
            </w:pPr>
            <w:ins w:id="625" w:author="Michael Kohl" w:date="2024-05-17T10:51:00Z" w16du:dateUtc="2024-05-17T08:51:00Z">
              <w:r w:rsidRPr="00CC465D">
                <w:rPr>
                  <w:sz w:val="24"/>
                  <w:szCs w:val="24"/>
                  <w:rPrChange w:id="626" w:author="Michael Kohl" w:date="2024-05-17T10:53:00Z" w16du:dateUtc="2024-05-17T08:53:00Z">
                    <w:rPr>
                      <w:b/>
                      <w:bCs/>
                      <w:sz w:val="28"/>
                      <w:szCs w:val="28"/>
                    </w:rPr>
                  </w:rPrChange>
                </w:rPr>
                <w:t>Gemüse</w:t>
              </w:r>
            </w:ins>
          </w:p>
          <w:p w14:paraId="7759C21C" w14:textId="77777777" w:rsidR="00CC465D" w:rsidRPr="00CC465D" w:rsidRDefault="00CC465D" w:rsidP="00CC465D">
            <w:pPr>
              <w:jc w:val="center"/>
              <w:rPr>
                <w:ins w:id="627" w:author="Michael Kohl" w:date="2024-05-17T10:51:00Z" w16du:dateUtc="2024-05-17T08:51:00Z"/>
                <w:sz w:val="24"/>
                <w:szCs w:val="24"/>
                <w:rPrChange w:id="628" w:author="Michael Kohl" w:date="2024-05-17T10:53:00Z" w16du:dateUtc="2024-05-17T08:53:00Z">
                  <w:rPr>
                    <w:ins w:id="629" w:author="Michael Kohl" w:date="2024-05-17T10:51:00Z" w16du:dateUtc="2024-05-17T08:51:00Z"/>
                    <w:b/>
                    <w:bCs/>
                    <w:sz w:val="28"/>
                    <w:szCs w:val="28"/>
                  </w:rPr>
                </w:rPrChange>
              </w:rPr>
            </w:pPr>
            <w:ins w:id="630" w:author="Michael Kohl" w:date="2024-05-17T10:51:00Z" w16du:dateUtc="2024-05-17T08:51:00Z">
              <w:r w:rsidRPr="00CC465D">
                <w:rPr>
                  <w:sz w:val="24"/>
                  <w:szCs w:val="24"/>
                  <w:rPrChange w:id="631" w:author="Michael Kohl" w:date="2024-05-17T10:53:00Z" w16du:dateUtc="2024-05-17T08:53:00Z">
                    <w:rPr>
                      <w:b/>
                      <w:bCs/>
                      <w:sz w:val="28"/>
                      <w:szCs w:val="28"/>
                    </w:rPr>
                  </w:rPrChange>
                </w:rPr>
                <w:t>Salat</w:t>
              </w:r>
            </w:ins>
          </w:p>
          <w:p w14:paraId="74C52C24" w14:textId="4978A4CE" w:rsidR="00CC465D" w:rsidRPr="00CC465D" w:rsidRDefault="00CC465D" w:rsidP="00CC465D">
            <w:pPr>
              <w:jc w:val="center"/>
              <w:rPr>
                <w:ins w:id="632" w:author="Michael Kohl" w:date="2024-05-17T10:49:00Z" w16du:dateUtc="2024-05-17T08:49:00Z"/>
                <w:sz w:val="24"/>
                <w:szCs w:val="24"/>
                <w:rPrChange w:id="633" w:author="Michael Kohl" w:date="2024-05-17T10:53:00Z" w16du:dateUtc="2024-05-17T08:53:00Z">
                  <w:rPr>
                    <w:ins w:id="634" w:author="Michael Kohl" w:date="2024-05-17T10:49:00Z" w16du:dateUtc="2024-05-17T08:49:00Z"/>
                    <w:b/>
                    <w:bCs/>
                    <w:sz w:val="28"/>
                    <w:szCs w:val="28"/>
                  </w:rPr>
                </w:rPrChange>
              </w:rPr>
              <w:pPrChange w:id="635" w:author="Michael Kohl" w:date="2024-05-17T10:52:00Z" w16du:dateUtc="2024-05-17T08:52:00Z">
                <w:pPr/>
              </w:pPrChange>
            </w:pPr>
            <w:ins w:id="636" w:author="Michael Kohl" w:date="2024-05-17T10:51:00Z" w16du:dateUtc="2024-05-17T08:51:00Z">
              <w:r w:rsidRPr="00CC465D">
                <w:rPr>
                  <w:sz w:val="24"/>
                  <w:szCs w:val="24"/>
                  <w:rPrChange w:id="637" w:author="Michael Kohl" w:date="2024-05-17T10:53:00Z" w16du:dateUtc="2024-05-17T08:53:00Z">
                    <w:rPr>
                      <w:b/>
                      <w:bCs/>
                      <w:sz w:val="28"/>
                      <w:szCs w:val="28"/>
                    </w:rPr>
                  </w:rPrChange>
                </w:rPr>
                <w:t>Suppen</w:t>
              </w:r>
            </w:ins>
          </w:p>
        </w:tc>
        <w:tc>
          <w:tcPr>
            <w:tcW w:w="2265" w:type="dxa"/>
            <w:shd w:val="clear" w:color="auto" w:fill="EBE59A"/>
            <w:tcPrChange w:id="638" w:author="Michael Kohl" w:date="2024-05-17T10:57:00Z" w16du:dateUtc="2024-05-17T08:57:00Z">
              <w:tcPr>
                <w:tcW w:w="2265" w:type="dxa"/>
              </w:tcPr>
            </w:tcPrChange>
          </w:tcPr>
          <w:p w14:paraId="6CF62142" w14:textId="77777777" w:rsidR="00CC465D" w:rsidRPr="00CC465D" w:rsidRDefault="00CC465D" w:rsidP="00CC465D">
            <w:pPr>
              <w:jc w:val="center"/>
              <w:rPr>
                <w:ins w:id="639" w:author="Michael Kohl" w:date="2024-05-17T10:51:00Z" w16du:dateUtc="2024-05-17T08:51:00Z"/>
                <w:sz w:val="24"/>
                <w:szCs w:val="24"/>
                <w:rPrChange w:id="640" w:author="Michael Kohl" w:date="2024-05-17T10:53:00Z" w16du:dateUtc="2024-05-17T08:53:00Z">
                  <w:rPr>
                    <w:ins w:id="641" w:author="Michael Kohl" w:date="2024-05-17T10:51:00Z" w16du:dateUtc="2024-05-17T08:51:00Z"/>
                    <w:b/>
                    <w:bCs/>
                    <w:sz w:val="28"/>
                    <w:szCs w:val="28"/>
                  </w:rPr>
                </w:rPrChange>
              </w:rPr>
              <w:pPrChange w:id="642" w:author="Michael Kohl" w:date="2024-05-17T10:52:00Z" w16du:dateUtc="2024-05-17T08:52:00Z">
                <w:pPr/>
              </w:pPrChange>
            </w:pPr>
            <w:ins w:id="643" w:author="Michael Kohl" w:date="2024-05-17T10:51:00Z" w16du:dateUtc="2024-05-17T08:51:00Z">
              <w:r w:rsidRPr="00CC465D">
                <w:rPr>
                  <w:sz w:val="24"/>
                  <w:szCs w:val="24"/>
                  <w:rPrChange w:id="644" w:author="Michael Kohl" w:date="2024-05-17T10:53:00Z" w16du:dateUtc="2024-05-17T08:53:00Z">
                    <w:rPr>
                      <w:b/>
                      <w:bCs/>
                      <w:sz w:val="28"/>
                      <w:szCs w:val="28"/>
                    </w:rPr>
                  </w:rPrChange>
                </w:rPr>
                <w:t>Brot</w:t>
              </w:r>
            </w:ins>
          </w:p>
          <w:p w14:paraId="3966C5D5" w14:textId="77777777" w:rsidR="00CC465D" w:rsidRPr="00CC465D" w:rsidRDefault="00CC465D" w:rsidP="00CC465D">
            <w:pPr>
              <w:jc w:val="center"/>
              <w:rPr>
                <w:ins w:id="645" w:author="Michael Kohl" w:date="2024-05-17T10:51:00Z" w16du:dateUtc="2024-05-17T08:51:00Z"/>
                <w:sz w:val="24"/>
                <w:szCs w:val="24"/>
                <w:rPrChange w:id="646" w:author="Michael Kohl" w:date="2024-05-17T10:53:00Z" w16du:dateUtc="2024-05-17T08:53:00Z">
                  <w:rPr>
                    <w:ins w:id="647" w:author="Michael Kohl" w:date="2024-05-17T10:51:00Z" w16du:dateUtc="2024-05-17T08:51:00Z"/>
                    <w:b/>
                    <w:bCs/>
                    <w:sz w:val="28"/>
                    <w:szCs w:val="28"/>
                  </w:rPr>
                </w:rPrChange>
              </w:rPr>
              <w:pPrChange w:id="648" w:author="Michael Kohl" w:date="2024-05-17T10:52:00Z" w16du:dateUtc="2024-05-17T08:52:00Z">
                <w:pPr/>
              </w:pPrChange>
            </w:pPr>
            <w:ins w:id="649" w:author="Michael Kohl" w:date="2024-05-17T10:51:00Z" w16du:dateUtc="2024-05-17T08:51:00Z">
              <w:r w:rsidRPr="00CC465D">
                <w:rPr>
                  <w:sz w:val="24"/>
                  <w:szCs w:val="24"/>
                  <w:rPrChange w:id="650" w:author="Michael Kohl" w:date="2024-05-17T10:53:00Z" w16du:dateUtc="2024-05-17T08:53:00Z">
                    <w:rPr>
                      <w:b/>
                      <w:bCs/>
                      <w:sz w:val="28"/>
                      <w:szCs w:val="28"/>
                    </w:rPr>
                  </w:rPrChange>
                </w:rPr>
                <w:t>Brötchen</w:t>
              </w:r>
            </w:ins>
          </w:p>
          <w:p w14:paraId="36C042BD" w14:textId="77777777" w:rsidR="00CC465D" w:rsidRPr="00CC465D" w:rsidRDefault="00CC465D" w:rsidP="00CC465D">
            <w:pPr>
              <w:jc w:val="center"/>
              <w:rPr>
                <w:ins w:id="651" w:author="Michael Kohl" w:date="2024-05-17T10:51:00Z" w16du:dateUtc="2024-05-17T08:51:00Z"/>
                <w:sz w:val="24"/>
                <w:szCs w:val="24"/>
                <w:rPrChange w:id="652" w:author="Michael Kohl" w:date="2024-05-17T10:53:00Z" w16du:dateUtc="2024-05-17T08:53:00Z">
                  <w:rPr>
                    <w:ins w:id="653" w:author="Michael Kohl" w:date="2024-05-17T10:51:00Z" w16du:dateUtc="2024-05-17T08:51:00Z"/>
                    <w:b/>
                    <w:bCs/>
                    <w:sz w:val="28"/>
                    <w:szCs w:val="28"/>
                  </w:rPr>
                </w:rPrChange>
              </w:rPr>
              <w:pPrChange w:id="654" w:author="Michael Kohl" w:date="2024-05-17T10:52:00Z" w16du:dateUtc="2024-05-17T08:52:00Z">
                <w:pPr/>
              </w:pPrChange>
            </w:pPr>
            <w:ins w:id="655" w:author="Michael Kohl" w:date="2024-05-17T10:51:00Z" w16du:dateUtc="2024-05-17T08:51:00Z">
              <w:r w:rsidRPr="00CC465D">
                <w:rPr>
                  <w:sz w:val="24"/>
                  <w:szCs w:val="24"/>
                  <w:rPrChange w:id="656" w:author="Michael Kohl" w:date="2024-05-17T10:53:00Z" w16du:dateUtc="2024-05-17T08:53:00Z">
                    <w:rPr>
                      <w:b/>
                      <w:bCs/>
                      <w:sz w:val="28"/>
                      <w:szCs w:val="28"/>
                    </w:rPr>
                  </w:rPrChange>
                </w:rPr>
                <w:t>Käse</w:t>
              </w:r>
            </w:ins>
          </w:p>
          <w:p w14:paraId="08CD15A5" w14:textId="77777777" w:rsidR="00CC465D" w:rsidRPr="00CC465D" w:rsidRDefault="00CC465D" w:rsidP="00CC465D">
            <w:pPr>
              <w:jc w:val="center"/>
              <w:rPr>
                <w:ins w:id="657" w:author="Michael Kohl" w:date="2024-05-17T10:51:00Z" w16du:dateUtc="2024-05-17T08:51:00Z"/>
                <w:sz w:val="24"/>
                <w:szCs w:val="24"/>
                <w:rPrChange w:id="658" w:author="Michael Kohl" w:date="2024-05-17T10:53:00Z" w16du:dateUtc="2024-05-17T08:53:00Z">
                  <w:rPr>
                    <w:ins w:id="659" w:author="Michael Kohl" w:date="2024-05-17T10:51:00Z" w16du:dateUtc="2024-05-17T08:51:00Z"/>
                    <w:b/>
                    <w:bCs/>
                    <w:sz w:val="28"/>
                    <w:szCs w:val="28"/>
                  </w:rPr>
                </w:rPrChange>
              </w:rPr>
              <w:pPrChange w:id="660" w:author="Michael Kohl" w:date="2024-05-17T10:52:00Z" w16du:dateUtc="2024-05-17T08:52:00Z">
                <w:pPr/>
              </w:pPrChange>
            </w:pPr>
            <w:ins w:id="661" w:author="Michael Kohl" w:date="2024-05-17T10:51:00Z" w16du:dateUtc="2024-05-17T08:51:00Z">
              <w:r w:rsidRPr="00CC465D">
                <w:rPr>
                  <w:sz w:val="24"/>
                  <w:szCs w:val="24"/>
                  <w:rPrChange w:id="662" w:author="Michael Kohl" w:date="2024-05-17T10:53:00Z" w16du:dateUtc="2024-05-17T08:53:00Z">
                    <w:rPr>
                      <w:b/>
                      <w:bCs/>
                      <w:sz w:val="28"/>
                      <w:szCs w:val="28"/>
                    </w:rPr>
                  </w:rPrChange>
                </w:rPr>
                <w:t>Magere Wurst</w:t>
              </w:r>
            </w:ins>
          </w:p>
          <w:p w14:paraId="3EC40B45" w14:textId="77777777" w:rsidR="00CC465D" w:rsidRPr="00CC465D" w:rsidRDefault="00CC465D" w:rsidP="00CC465D">
            <w:pPr>
              <w:jc w:val="center"/>
              <w:rPr>
                <w:ins w:id="663" w:author="Michael Kohl" w:date="2024-05-17T10:51:00Z" w16du:dateUtc="2024-05-17T08:51:00Z"/>
                <w:sz w:val="24"/>
                <w:szCs w:val="24"/>
                <w:rPrChange w:id="664" w:author="Michael Kohl" w:date="2024-05-17T10:53:00Z" w16du:dateUtc="2024-05-17T08:53:00Z">
                  <w:rPr>
                    <w:ins w:id="665" w:author="Michael Kohl" w:date="2024-05-17T10:51:00Z" w16du:dateUtc="2024-05-17T08:51:00Z"/>
                    <w:b/>
                    <w:bCs/>
                    <w:sz w:val="28"/>
                    <w:szCs w:val="28"/>
                  </w:rPr>
                </w:rPrChange>
              </w:rPr>
              <w:pPrChange w:id="666" w:author="Michael Kohl" w:date="2024-05-17T10:52:00Z" w16du:dateUtc="2024-05-17T08:52:00Z">
                <w:pPr/>
              </w:pPrChange>
            </w:pPr>
            <w:ins w:id="667" w:author="Michael Kohl" w:date="2024-05-17T10:51:00Z" w16du:dateUtc="2024-05-17T08:51:00Z">
              <w:r w:rsidRPr="00CC465D">
                <w:rPr>
                  <w:sz w:val="24"/>
                  <w:szCs w:val="24"/>
                  <w:rPrChange w:id="668" w:author="Michael Kohl" w:date="2024-05-17T10:53:00Z" w16du:dateUtc="2024-05-17T08:53:00Z">
                    <w:rPr>
                      <w:b/>
                      <w:bCs/>
                      <w:sz w:val="28"/>
                      <w:szCs w:val="28"/>
                    </w:rPr>
                  </w:rPrChange>
                </w:rPr>
                <w:t>Salat</w:t>
              </w:r>
            </w:ins>
          </w:p>
          <w:p w14:paraId="01F135FB" w14:textId="77777777" w:rsidR="00CC465D" w:rsidRPr="00CC465D" w:rsidRDefault="00CC465D" w:rsidP="00CC465D">
            <w:pPr>
              <w:jc w:val="center"/>
              <w:rPr>
                <w:ins w:id="669" w:author="Michael Kohl" w:date="2024-05-17T10:51:00Z" w16du:dateUtc="2024-05-17T08:51:00Z"/>
                <w:sz w:val="24"/>
                <w:szCs w:val="24"/>
                <w:rPrChange w:id="670" w:author="Michael Kohl" w:date="2024-05-17T10:53:00Z" w16du:dateUtc="2024-05-17T08:53:00Z">
                  <w:rPr>
                    <w:ins w:id="671" w:author="Michael Kohl" w:date="2024-05-17T10:51:00Z" w16du:dateUtc="2024-05-17T08:51:00Z"/>
                    <w:b/>
                    <w:bCs/>
                    <w:sz w:val="28"/>
                    <w:szCs w:val="28"/>
                  </w:rPr>
                </w:rPrChange>
              </w:rPr>
              <w:pPrChange w:id="672" w:author="Michael Kohl" w:date="2024-05-17T10:52:00Z" w16du:dateUtc="2024-05-17T08:52:00Z">
                <w:pPr/>
              </w:pPrChange>
            </w:pPr>
            <w:ins w:id="673" w:author="Michael Kohl" w:date="2024-05-17T10:51:00Z" w16du:dateUtc="2024-05-17T08:51:00Z">
              <w:r w:rsidRPr="00CC465D">
                <w:rPr>
                  <w:sz w:val="24"/>
                  <w:szCs w:val="24"/>
                  <w:rPrChange w:id="674" w:author="Michael Kohl" w:date="2024-05-17T10:53:00Z" w16du:dateUtc="2024-05-17T08:53:00Z">
                    <w:rPr>
                      <w:b/>
                      <w:bCs/>
                      <w:sz w:val="28"/>
                      <w:szCs w:val="28"/>
                    </w:rPr>
                  </w:rPrChange>
                </w:rPr>
                <w:t>Frischkäse</w:t>
              </w:r>
            </w:ins>
          </w:p>
          <w:p w14:paraId="1DB07E7B" w14:textId="77777777" w:rsidR="00CC465D" w:rsidRPr="00CC465D" w:rsidRDefault="00CC465D" w:rsidP="00CC465D">
            <w:pPr>
              <w:jc w:val="center"/>
              <w:rPr>
                <w:ins w:id="675" w:author="Michael Kohl" w:date="2024-05-17T10:51:00Z" w16du:dateUtc="2024-05-17T08:51:00Z"/>
                <w:sz w:val="24"/>
                <w:szCs w:val="24"/>
                <w:rPrChange w:id="676" w:author="Michael Kohl" w:date="2024-05-17T10:53:00Z" w16du:dateUtc="2024-05-17T08:53:00Z">
                  <w:rPr>
                    <w:ins w:id="677" w:author="Michael Kohl" w:date="2024-05-17T10:51:00Z" w16du:dateUtc="2024-05-17T08:51:00Z"/>
                    <w:b/>
                    <w:bCs/>
                    <w:sz w:val="28"/>
                    <w:szCs w:val="28"/>
                  </w:rPr>
                </w:rPrChange>
              </w:rPr>
              <w:pPrChange w:id="678" w:author="Michael Kohl" w:date="2024-05-17T10:52:00Z" w16du:dateUtc="2024-05-17T08:52:00Z">
                <w:pPr/>
              </w:pPrChange>
            </w:pPr>
            <w:ins w:id="679" w:author="Michael Kohl" w:date="2024-05-17T10:51:00Z" w16du:dateUtc="2024-05-17T08:51:00Z">
              <w:r w:rsidRPr="00CC465D">
                <w:rPr>
                  <w:sz w:val="24"/>
                  <w:szCs w:val="24"/>
                  <w:rPrChange w:id="680" w:author="Michael Kohl" w:date="2024-05-17T10:53:00Z" w16du:dateUtc="2024-05-17T08:53:00Z">
                    <w:rPr>
                      <w:b/>
                      <w:bCs/>
                      <w:sz w:val="28"/>
                      <w:szCs w:val="28"/>
                    </w:rPr>
                  </w:rPrChange>
                </w:rPr>
                <w:t>Eier</w:t>
              </w:r>
            </w:ins>
          </w:p>
          <w:p w14:paraId="4B3B591D" w14:textId="16F0F32E" w:rsidR="00CC465D" w:rsidRPr="00CC465D" w:rsidRDefault="00CC465D" w:rsidP="00CC465D">
            <w:pPr>
              <w:jc w:val="center"/>
              <w:rPr>
                <w:ins w:id="681" w:author="Michael Kohl" w:date="2024-05-17T10:49:00Z" w16du:dateUtc="2024-05-17T08:49:00Z"/>
                <w:sz w:val="24"/>
                <w:szCs w:val="24"/>
                <w:rPrChange w:id="682" w:author="Michael Kohl" w:date="2024-05-17T10:53:00Z" w16du:dateUtc="2024-05-17T08:53:00Z">
                  <w:rPr>
                    <w:ins w:id="683" w:author="Michael Kohl" w:date="2024-05-17T10:49:00Z" w16du:dateUtc="2024-05-17T08:49:00Z"/>
                    <w:b/>
                    <w:bCs/>
                    <w:sz w:val="28"/>
                    <w:szCs w:val="28"/>
                  </w:rPr>
                </w:rPrChange>
              </w:rPr>
              <w:pPrChange w:id="684" w:author="Michael Kohl" w:date="2024-05-17T10:52:00Z" w16du:dateUtc="2024-05-17T08:52:00Z">
                <w:pPr/>
              </w:pPrChange>
            </w:pPr>
            <w:ins w:id="685" w:author="Michael Kohl" w:date="2024-05-17T10:51:00Z" w16du:dateUtc="2024-05-17T08:51:00Z">
              <w:r w:rsidRPr="00CC465D">
                <w:rPr>
                  <w:sz w:val="24"/>
                  <w:szCs w:val="24"/>
                  <w:rPrChange w:id="686" w:author="Michael Kohl" w:date="2024-05-17T10:53:00Z" w16du:dateUtc="2024-05-17T08:53:00Z">
                    <w:rPr>
                      <w:b/>
                      <w:bCs/>
                      <w:sz w:val="28"/>
                      <w:szCs w:val="28"/>
                    </w:rPr>
                  </w:rPrChange>
                </w:rPr>
                <w:t>Vegetarisches</w:t>
              </w:r>
            </w:ins>
          </w:p>
        </w:tc>
        <w:tc>
          <w:tcPr>
            <w:tcW w:w="2266" w:type="dxa"/>
            <w:shd w:val="clear" w:color="auto" w:fill="EFACAC"/>
            <w:tcPrChange w:id="687" w:author="Michael Kohl" w:date="2024-05-17T10:57:00Z" w16du:dateUtc="2024-05-17T08:57:00Z">
              <w:tcPr>
                <w:tcW w:w="2266" w:type="dxa"/>
              </w:tcPr>
            </w:tcPrChange>
          </w:tcPr>
          <w:p w14:paraId="2316FE14" w14:textId="77777777" w:rsidR="00CC465D" w:rsidRPr="00CC465D" w:rsidRDefault="00CC465D" w:rsidP="00CC465D">
            <w:pPr>
              <w:jc w:val="center"/>
              <w:rPr>
                <w:ins w:id="688" w:author="Michael Kohl" w:date="2024-05-17T10:51:00Z" w16du:dateUtc="2024-05-17T08:51:00Z"/>
                <w:sz w:val="24"/>
                <w:szCs w:val="24"/>
                <w:rPrChange w:id="689" w:author="Michael Kohl" w:date="2024-05-17T10:53:00Z" w16du:dateUtc="2024-05-17T08:53:00Z">
                  <w:rPr>
                    <w:ins w:id="690" w:author="Michael Kohl" w:date="2024-05-17T10:51:00Z" w16du:dateUtc="2024-05-17T08:51:00Z"/>
                    <w:b/>
                    <w:bCs/>
                    <w:sz w:val="28"/>
                    <w:szCs w:val="28"/>
                  </w:rPr>
                </w:rPrChange>
              </w:rPr>
              <w:pPrChange w:id="691" w:author="Michael Kohl" w:date="2024-05-17T10:52:00Z" w16du:dateUtc="2024-05-17T08:52:00Z">
                <w:pPr/>
              </w:pPrChange>
            </w:pPr>
            <w:ins w:id="692" w:author="Michael Kohl" w:date="2024-05-17T10:51:00Z" w16du:dateUtc="2024-05-17T08:51:00Z">
              <w:r w:rsidRPr="00CC465D">
                <w:rPr>
                  <w:sz w:val="24"/>
                  <w:szCs w:val="24"/>
                  <w:rPrChange w:id="693" w:author="Michael Kohl" w:date="2024-05-17T10:53:00Z" w16du:dateUtc="2024-05-17T08:53:00Z">
                    <w:rPr>
                      <w:b/>
                      <w:bCs/>
                      <w:sz w:val="28"/>
                      <w:szCs w:val="28"/>
                    </w:rPr>
                  </w:rPrChange>
                </w:rPr>
                <w:t>Obst</w:t>
              </w:r>
            </w:ins>
          </w:p>
          <w:p w14:paraId="441E1B49" w14:textId="77777777" w:rsidR="00CC465D" w:rsidRPr="00CC465D" w:rsidRDefault="00CC465D" w:rsidP="00CC465D">
            <w:pPr>
              <w:jc w:val="center"/>
              <w:rPr>
                <w:ins w:id="694" w:author="Michael Kohl" w:date="2024-05-17T10:51:00Z" w16du:dateUtc="2024-05-17T08:51:00Z"/>
                <w:sz w:val="24"/>
                <w:szCs w:val="24"/>
                <w:rPrChange w:id="695" w:author="Michael Kohl" w:date="2024-05-17T10:53:00Z" w16du:dateUtc="2024-05-17T08:53:00Z">
                  <w:rPr>
                    <w:ins w:id="696" w:author="Michael Kohl" w:date="2024-05-17T10:51:00Z" w16du:dateUtc="2024-05-17T08:51:00Z"/>
                    <w:b/>
                    <w:bCs/>
                    <w:sz w:val="28"/>
                    <w:szCs w:val="28"/>
                  </w:rPr>
                </w:rPrChange>
              </w:rPr>
              <w:pPrChange w:id="697" w:author="Michael Kohl" w:date="2024-05-17T10:52:00Z" w16du:dateUtc="2024-05-17T08:52:00Z">
                <w:pPr/>
              </w:pPrChange>
            </w:pPr>
            <w:ins w:id="698" w:author="Michael Kohl" w:date="2024-05-17T10:51:00Z" w16du:dateUtc="2024-05-17T08:51:00Z">
              <w:r w:rsidRPr="00CC465D">
                <w:rPr>
                  <w:sz w:val="24"/>
                  <w:szCs w:val="24"/>
                  <w:rPrChange w:id="699" w:author="Michael Kohl" w:date="2024-05-17T10:53:00Z" w16du:dateUtc="2024-05-17T08:53:00Z">
                    <w:rPr>
                      <w:b/>
                      <w:bCs/>
                      <w:sz w:val="28"/>
                      <w:szCs w:val="28"/>
                    </w:rPr>
                  </w:rPrChange>
                </w:rPr>
                <w:t>Gemüsesticks</w:t>
              </w:r>
            </w:ins>
          </w:p>
          <w:p w14:paraId="52098713" w14:textId="77777777" w:rsidR="00CC465D" w:rsidRPr="00CC465D" w:rsidRDefault="00CC465D" w:rsidP="00CC465D">
            <w:pPr>
              <w:jc w:val="center"/>
              <w:rPr>
                <w:ins w:id="700" w:author="Michael Kohl" w:date="2024-05-17T10:51:00Z" w16du:dateUtc="2024-05-17T08:51:00Z"/>
                <w:sz w:val="24"/>
                <w:szCs w:val="24"/>
                <w:rPrChange w:id="701" w:author="Michael Kohl" w:date="2024-05-17T10:53:00Z" w16du:dateUtc="2024-05-17T08:53:00Z">
                  <w:rPr>
                    <w:ins w:id="702" w:author="Michael Kohl" w:date="2024-05-17T10:51:00Z" w16du:dateUtc="2024-05-17T08:51:00Z"/>
                    <w:b/>
                    <w:bCs/>
                    <w:sz w:val="28"/>
                    <w:szCs w:val="28"/>
                  </w:rPr>
                </w:rPrChange>
              </w:rPr>
              <w:pPrChange w:id="703" w:author="Michael Kohl" w:date="2024-05-17T10:52:00Z" w16du:dateUtc="2024-05-17T08:52:00Z">
                <w:pPr/>
              </w:pPrChange>
            </w:pPr>
            <w:ins w:id="704" w:author="Michael Kohl" w:date="2024-05-17T10:51:00Z" w16du:dateUtc="2024-05-17T08:51:00Z">
              <w:r w:rsidRPr="00CC465D">
                <w:rPr>
                  <w:sz w:val="24"/>
                  <w:szCs w:val="24"/>
                  <w:rPrChange w:id="705" w:author="Michael Kohl" w:date="2024-05-17T10:53:00Z" w16du:dateUtc="2024-05-17T08:53:00Z">
                    <w:rPr>
                      <w:b/>
                      <w:bCs/>
                      <w:sz w:val="28"/>
                      <w:szCs w:val="28"/>
                    </w:rPr>
                  </w:rPrChange>
                </w:rPr>
                <w:t>Nüsse</w:t>
              </w:r>
            </w:ins>
          </w:p>
          <w:p w14:paraId="528FCFA6" w14:textId="77777777" w:rsidR="00CC465D" w:rsidRPr="00CC465D" w:rsidRDefault="00CC465D" w:rsidP="00CC465D">
            <w:pPr>
              <w:jc w:val="center"/>
              <w:rPr>
                <w:ins w:id="706" w:author="Michael Kohl" w:date="2024-05-17T10:51:00Z" w16du:dateUtc="2024-05-17T08:51:00Z"/>
                <w:sz w:val="24"/>
                <w:szCs w:val="24"/>
                <w:rPrChange w:id="707" w:author="Michael Kohl" w:date="2024-05-17T10:53:00Z" w16du:dateUtc="2024-05-17T08:53:00Z">
                  <w:rPr>
                    <w:ins w:id="708" w:author="Michael Kohl" w:date="2024-05-17T10:51:00Z" w16du:dateUtc="2024-05-17T08:51:00Z"/>
                    <w:b/>
                    <w:bCs/>
                    <w:sz w:val="28"/>
                    <w:szCs w:val="28"/>
                  </w:rPr>
                </w:rPrChange>
              </w:rPr>
              <w:pPrChange w:id="709" w:author="Michael Kohl" w:date="2024-05-17T10:52:00Z" w16du:dateUtc="2024-05-17T08:52:00Z">
                <w:pPr/>
              </w:pPrChange>
            </w:pPr>
            <w:ins w:id="710" w:author="Michael Kohl" w:date="2024-05-17T10:51:00Z" w16du:dateUtc="2024-05-17T08:51:00Z">
              <w:r w:rsidRPr="00CC465D">
                <w:rPr>
                  <w:sz w:val="24"/>
                  <w:szCs w:val="24"/>
                  <w:rPrChange w:id="711" w:author="Michael Kohl" w:date="2024-05-17T10:53:00Z" w16du:dateUtc="2024-05-17T08:53:00Z">
                    <w:rPr>
                      <w:b/>
                      <w:bCs/>
                      <w:sz w:val="28"/>
                      <w:szCs w:val="28"/>
                    </w:rPr>
                  </w:rPrChange>
                </w:rPr>
                <w:t>Joghurt</w:t>
              </w:r>
            </w:ins>
          </w:p>
          <w:p w14:paraId="721DF4C9" w14:textId="77777777" w:rsidR="00CC465D" w:rsidRPr="00CC465D" w:rsidRDefault="00CC465D" w:rsidP="00CC465D">
            <w:pPr>
              <w:jc w:val="center"/>
              <w:rPr>
                <w:ins w:id="712" w:author="Michael Kohl" w:date="2024-05-17T10:51:00Z" w16du:dateUtc="2024-05-17T08:51:00Z"/>
                <w:sz w:val="24"/>
                <w:szCs w:val="24"/>
                <w:rPrChange w:id="713" w:author="Michael Kohl" w:date="2024-05-17T10:53:00Z" w16du:dateUtc="2024-05-17T08:53:00Z">
                  <w:rPr>
                    <w:ins w:id="714" w:author="Michael Kohl" w:date="2024-05-17T10:51:00Z" w16du:dateUtc="2024-05-17T08:51:00Z"/>
                    <w:b/>
                    <w:bCs/>
                    <w:sz w:val="28"/>
                    <w:szCs w:val="28"/>
                  </w:rPr>
                </w:rPrChange>
              </w:rPr>
              <w:pPrChange w:id="715" w:author="Michael Kohl" w:date="2024-05-17T10:52:00Z" w16du:dateUtc="2024-05-17T08:52:00Z">
                <w:pPr/>
              </w:pPrChange>
            </w:pPr>
            <w:ins w:id="716" w:author="Michael Kohl" w:date="2024-05-17T10:51:00Z" w16du:dateUtc="2024-05-17T08:51:00Z">
              <w:r w:rsidRPr="00CC465D">
                <w:rPr>
                  <w:sz w:val="24"/>
                  <w:szCs w:val="24"/>
                  <w:rPrChange w:id="717" w:author="Michael Kohl" w:date="2024-05-17T10:53:00Z" w16du:dateUtc="2024-05-17T08:53:00Z">
                    <w:rPr>
                      <w:b/>
                      <w:bCs/>
                      <w:sz w:val="28"/>
                      <w:szCs w:val="28"/>
                    </w:rPr>
                  </w:rPrChange>
                </w:rPr>
                <w:t>Milchreis</w:t>
              </w:r>
            </w:ins>
          </w:p>
          <w:p w14:paraId="3ED68713" w14:textId="0244A8ED" w:rsidR="00CC465D" w:rsidRPr="00CC465D" w:rsidRDefault="00CC465D" w:rsidP="00CC465D">
            <w:pPr>
              <w:jc w:val="center"/>
              <w:rPr>
                <w:ins w:id="718" w:author="Michael Kohl" w:date="2024-05-17T10:49:00Z" w16du:dateUtc="2024-05-17T08:49:00Z"/>
                <w:sz w:val="24"/>
                <w:szCs w:val="24"/>
                <w:rPrChange w:id="719" w:author="Michael Kohl" w:date="2024-05-17T10:53:00Z" w16du:dateUtc="2024-05-17T08:53:00Z">
                  <w:rPr>
                    <w:ins w:id="720" w:author="Michael Kohl" w:date="2024-05-17T10:49:00Z" w16du:dateUtc="2024-05-17T08:49:00Z"/>
                    <w:b/>
                    <w:bCs/>
                    <w:sz w:val="28"/>
                    <w:szCs w:val="28"/>
                  </w:rPr>
                </w:rPrChange>
              </w:rPr>
              <w:pPrChange w:id="721" w:author="Michael Kohl" w:date="2024-05-17T10:52:00Z" w16du:dateUtc="2024-05-17T08:52:00Z">
                <w:pPr/>
              </w:pPrChange>
            </w:pPr>
            <w:ins w:id="722" w:author="Michael Kohl" w:date="2024-05-17T10:51:00Z" w16du:dateUtc="2024-05-17T08:51:00Z">
              <w:r w:rsidRPr="00CC465D">
                <w:rPr>
                  <w:sz w:val="24"/>
                  <w:szCs w:val="24"/>
                  <w:rPrChange w:id="723" w:author="Michael Kohl" w:date="2024-05-17T10:53:00Z" w16du:dateUtc="2024-05-17T08:53:00Z">
                    <w:rPr>
                      <w:b/>
                      <w:bCs/>
                      <w:sz w:val="28"/>
                      <w:szCs w:val="28"/>
                    </w:rPr>
                  </w:rPrChange>
                </w:rPr>
                <w:t>Griesbrei</w:t>
              </w:r>
            </w:ins>
          </w:p>
        </w:tc>
        <w:tc>
          <w:tcPr>
            <w:tcW w:w="2266" w:type="dxa"/>
            <w:shd w:val="clear" w:color="auto" w:fill="97BECF"/>
            <w:tcPrChange w:id="724" w:author="Michael Kohl" w:date="2024-05-17T10:57:00Z" w16du:dateUtc="2024-05-17T08:57:00Z">
              <w:tcPr>
                <w:tcW w:w="2266" w:type="dxa"/>
              </w:tcPr>
            </w:tcPrChange>
          </w:tcPr>
          <w:p w14:paraId="6C142425" w14:textId="77777777" w:rsidR="00CC465D" w:rsidRPr="00CC465D" w:rsidRDefault="00CC465D" w:rsidP="00CC465D">
            <w:pPr>
              <w:jc w:val="center"/>
              <w:rPr>
                <w:ins w:id="725" w:author="Michael Kohl" w:date="2024-05-17T10:51:00Z" w16du:dateUtc="2024-05-17T08:51:00Z"/>
                <w:sz w:val="24"/>
                <w:szCs w:val="24"/>
                <w:rPrChange w:id="726" w:author="Michael Kohl" w:date="2024-05-17T10:53:00Z" w16du:dateUtc="2024-05-17T08:53:00Z">
                  <w:rPr>
                    <w:ins w:id="727" w:author="Michael Kohl" w:date="2024-05-17T10:51:00Z" w16du:dateUtc="2024-05-17T08:51:00Z"/>
                    <w:b/>
                    <w:bCs/>
                    <w:sz w:val="28"/>
                    <w:szCs w:val="28"/>
                  </w:rPr>
                </w:rPrChange>
              </w:rPr>
            </w:pPr>
            <w:ins w:id="728" w:author="Michael Kohl" w:date="2024-05-17T10:51:00Z" w16du:dateUtc="2024-05-17T08:51:00Z">
              <w:r w:rsidRPr="00CC465D">
                <w:rPr>
                  <w:sz w:val="24"/>
                  <w:szCs w:val="24"/>
                  <w:rPrChange w:id="729" w:author="Michael Kohl" w:date="2024-05-17T10:53:00Z" w16du:dateUtc="2024-05-17T08:53:00Z">
                    <w:rPr>
                      <w:b/>
                      <w:bCs/>
                      <w:sz w:val="28"/>
                      <w:szCs w:val="28"/>
                    </w:rPr>
                  </w:rPrChange>
                </w:rPr>
                <w:t>Eltern(teil)</w:t>
              </w:r>
            </w:ins>
          </w:p>
          <w:p w14:paraId="5BBB8604" w14:textId="77777777" w:rsidR="00CC465D" w:rsidRPr="00CC465D" w:rsidRDefault="00CC465D" w:rsidP="00CC465D">
            <w:pPr>
              <w:jc w:val="center"/>
              <w:rPr>
                <w:ins w:id="730" w:author="Michael Kohl" w:date="2024-05-17T10:51:00Z" w16du:dateUtc="2024-05-17T08:51:00Z"/>
                <w:sz w:val="24"/>
                <w:szCs w:val="24"/>
                <w:rPrChange w:id="731" w:author="Michael Kohl" w:date="2024-05-17T10:53:00Z" w16du:dateUtc="2024-05-17T08:53:00Z">
                  <w:rPr>
                    <w:ins w:id="732" w:author="Michael Kohl" w:date="2024-05-17T10:51:00Z" w16du:dateUtc="2024-05-17T08:51:00Z"/>
                    <w:b/>
                    <w:bCs/>
                    <w:sz w:val="28"/>
                    <w:szCs w:val="28"/>
                  </w:rPr>
                </w:rPrChange>
              </w:rPr>
            </w:pPr>
            <w:ins w:id="733" w:author="Michael Kohl" w:date="2024-05-17T10:51:00Z" w16du:dateUtc="2024-05-17T08:51:00Z">
              <w:r w:rsidRPr="00CC465D">
                <w:rPr>
                  <w:sz w:val="24"/>
                  <w:szCs w:val="24"/>
                  <w:rPrChange w:id="734" w:author="Michael Kohl" w:date="2024-05-17T10:53:00Z" w16du:dateUtc="2024-05-17T08:53:00Z">
                    <w:rPr>
                      <w:b/>
                      <w:bCs/>
                      <w:sz w:val="28"/>
                      <w:szCs w:val="28"/>
                    </w:rPr>
                  </w:rPrChange>
                </w:rPr>
                <w:t>Geschwister</w:t>
              </w:r>
            </w:ins>
          </w:p>
          <w:p w14:paraId="44113AEB" w14:textId="77777777" w:rsidR="00CC465D" w:rsidRPr="00CC465D" w:rsidRDefault="00CC465D" w:rsidP="00CC465D">
            <w:pPr>
              <w:jc w:val="center"/>
              <w:rPr>
                <w:ins w:id="735" w:author="Michael Kohl" w:date="2024-05-17T10:51:00Z" w16du:dateUtc="2024-05-17T08:51:00Z"/>
                <w:sz w:val="24"/>
                <w:szCs w:val="24"/>
                <w:rPrChange w:id="736" w:author="Michael Kohl" w:date="2024-05-17T10:53:00Z" w16du:dateUtc="2024-05-17T08:53:00Z">
                  <w:rPr>
                    <w:ins w:id="737" w:author="Michael Kohl" w:date="2024-05-17T10:51:00Z" w16du:dateUtc="2024-05-17T08:51:00Z"/>
                    <w:b/>
                    <w:bCs/>
                    <w:sz w:val="28"/>
                    <w:szCs w:val="28"/>
                  </w:rPr>
                </w:rPrChange>
              </w:rPr>
            </w:pPr>
            <w:ins w:id="738" w:author="Michael Kohl" w:date="2024-05-17T10:51:00Z" w16du:dateUtc="2024-05-17T08:51:00Z">
              <w:r w:rsidRPr="00CC465D">
                <w:rPr>
                  <w:sz w:val="24"/>
                  <w:szCs w:val="24"/>
                  <w:rPrChange w:id="739" w:author="Michael Kohl" w:date="2024-05-17T10:53:00Z" w16du:dateUtc="2024-05-17T08:53:00Z">
                    <w:rPr>
                      <w:b/>
                      <w:bCs/>
                      <w:sz w:val="28"/>
                      <w:szCs w:val="28"/>
                    </w:rPr>
                  </w:rPrChange>
                </w:rPr>
                <w:t>Freund(e)</w:t>
              </w:r>
            </w:ins>
          </w:p>
          <w:p w14:paraId="640E1FB0" w14:textId="77777777" w:rsidR="00CC465D" w:rsidRPr="00CC465D" w:rsidRDefault="00CC465D" w:rsidP="00CC465D">
            <w:pPr>
              <w:jc w:val="center"/>
              <w:rPr>
                <w:ins w:id="740" w:author="Michael Kohl" w:date="2024-05-17T10:51:00Z" w16du:dateUtc="2024-05-17T08:51:00Z"/>
                <w:sz w:val="24"/>
                <w:szCs w:val="24"/>
                <w:rPrChange w:id="741" w:author="Michael Kohl" w:date="2024-05-17T10:53:00Z" w16du:dateUtc="2024-05-17T08:53:00Z">
                  <w:rPr>
                    <w:ins w:id="742" w:author="Michael Kohl" w:date="2024-05-17T10:51:00Z" w16du:dateUtc="2024-05-17T08:51:00Z"/>
                    <w:b/>
                    <w:bCs/>
                    <w:sz w:val="28"/>
                    <w:szCs w:val="28"/>
                  </w:rPr>
                </w:rPrChange>
              </w:rPr>
            </w:pPr>
            <w:ins w:id="743" w:author="Michael Kohl" w:date="2024-05-17T10:51:00Z" w16du:dateUtc="2024-05-17T08:51:00Z">
              <w:r w:rsidRPr="00CC465D">
                <w:rPr>
                  <w:sz w:val="24"/>
                  <w:szCs w:val="24"/>
                  <w:rPrChange w:id="744" w:author="Michael Kohl" w:date="2024-05-17T10:53:00Z" w16du:dateUtc="2024-05-17T08:53:00Z">
                    <w:rPr>
                      <w:b/>
                      <w:bCs/>
                      <w:sz w:val="28"/>
                      <w:szCs w:val="28"/>
                    </w:rPr>
                  </w:rPrChange>
                </w:rPr>
                <w:t>Verwandte</w:t>
              </w:r>
            </w:ins>
          </w:p>
          <w:p w14:paraId="4708C010" w14:textId="0CE2865F" w:rsidR="00CC465D" w:rsidRPr="00CC465D" w:rsidRDefault="00CC465D" w:rsidP="00CC465D">
            <w:pPr>
              <w:jc w:val="center"/>
              <w:rPr>
                <w:ins w:id="745" w:author="Michael Kohl" w:date="2024-05-17T10:49:00Z" w16du:dateUtc="2024-05-17T08:49:00Z"/>
                <w:sz w:val="24"/>
                <w:szCs w:val="24"/>
                <w:rPrChange w:id="746" w:author="Michael Kohl" w:date="2024-05-17T10:53:00Z" w16du:dateUtc="2024-05-17T08:53:00Z">
                  <w:rPr>
                    <w:ins w:id="747" w:author="Michael Kohl" w:date="2024-05-17T10:49:00Z" w16du:dateUtc="2024-05-17T08:49:00Z"/>
                    <w:b/>
                    <w:bCs/>
                    <w:sz w:val="28"/>
                    <w:szCs w:val="28"/>
                  </w:rPr>
                </w:rPrChange>
              </w:rPr>
              <w:pPrChange w:id="748" w:author="Michael Kohl" w:date="2024-05-17T10:52:00Z" w16du:dateUtc="2024-05-17T08:52:00Z">
                <w:pPr/>
              </w:pPrChange>
            </w:pPr>
            <w:ins w:id="749" w:author="Michael Kohl" w:date="2024-05-17T10:51:00Z" w16du:dateUtc="2024-05-17T08:51:00Z">
              <w:r w:rsidRPr="00CC465D">
                <w:rPr>
                  <w:sz w:val="24"/>
                  <w:szCs w:val="24"/>
                  <w:rPrChange w:id="750" w:author="Michael Kohl" w:date="2024-05-17T10:53:00Z" w16du:dateUtc="2024-05-17T08:53:00Z">
                    <w:rPr>
                      <w:b/>
                      <w:bCs/>
                      <w:sz w:val="28"/>
                      <w:szCs w:val="28"/>
                    </w:rPr>
                  </w:rPrChange>
                </w:rPr>
                <w:t>Nachbarn</w:t>
              </w:r>
            </w:ins>
          </w:p>
        </w:tc>
      </w:tr>
    </w:tbl>
    <w:p w14:paraId="066705E7" w14:textId="77777777" w:rsidR="00CC465D" w:rsidRDefault="00CC465D">
      <w:pPr>
        <w:rPr>
          <w:ins w:id="751" w:author="Michael Kohl" w:date="2024-05-17T10:47:00Z" w16du:dateUtc="2024-05-17T08:47:00Z"/>
          <w:b/>
          <w:bCs/>
          <w:sz w:val="28"/>
          <w:szCs w:val="28"/>
        </w:rPr>
      </w:pPr>
      <w:ins w:id="752" w:author="Michael Kohl" w:date="2024-05-17T10:47:00Z" w16du:dateUtc="2024-05-17T08:47:00Z">
        <w:r>
          <w:rPr>
            <w:b/>
            <w:bCs/>
            <w:sz w:val="28"/>
            <w:szCs w:val="28"/>
          </w:rPr>
          <w:br w:type="page"/>
        </w:r>
      </w:ins>
    </w:p>
    <w:p w14:paraId="414C0BB5" w14:textId="5BE845EA" w:rsidR="00DB3E5A" w:rsidDel="00584B99" w:rsidRDefault="00DB3E5A" w:rsidP="00DB3E5A">
      <w:pPr>
        <w:rPr>
          <w:del w:id="753" w:author="Michael Kohl" w:date="2024-05-17T10:57:00Z" w16du:dateUtc="2024-05-17T08:57:00Z"/>
          <w:b/>
          <w:bCs/>
          <w:sz w:val="28"/>
          <w:szCs w:val="28"/>
        </w:rPr>
      </w:pPr>
    </w:p>
    <w:p w14:paraId="5CD5A537" w14:textId="7204FD9C" w:rsidR="00DB3E5A" w:rsidDel="00584B99" w:rsidRDefault="00DB3E5A" w:rsidP="00DB3E5A">
      <w:pPr>
        <w:rPr>
          <w:del w:id="754" w:author="Michael Kohl" w:date="2024-05-17T10:57:00Z" w16du:dateUtc="2024-05-17T08:57:00Z"/>
          <w:b/>
          <w:bCs/>
          <w:sz w:val="28"/>
          <w:szCs w:val="28"/>
        </w:rPr>
      </w:pPr>
    </w:p>
    <w:p w14:paraId="0B3023A6" w14:textId="173E4DB6" w:rsidR="00DB3E5A" w:rsidDel="00584B99" w:rsidRDefault="00DB3E5A" w:rsidP="00DB3E5A">
      <w:pPr>
        <w:rPr>
          <w:del w:id="755" w:author="Michael Kohl" w:date="2024-05-17T10:57:00Z" w16du:dateUtc="2024-05-17T08:57:00Z"/>
          <w:b/>
          <w:bCs/>
          <w:sz w:val="28"/>
          <w:szCs w:val="28"/>
        </w:rPr>
      </w:pPr>
    </w:p>
    <w:p w14:paraId="50D443A9" w14:textId="22571F57" w:rsidR="00DB3E5A" w:rsidRPr="000D413A" w:rsidDel="00584B99" w:rsidRDefault="00DB3E5A" w:rsidP="00DB3E5A">
      <w:pPr>
        <w:rPr>
          <w:del w:id="756" w:author="Michael Kohl" w:date="2024-05-17T10:57:00Z" w16du:dateUtc="2024-05-17T08:57:00Z"/>
          <w:b/>
          <w:bCs/>
          <w:sz w:val="28"/>
          <w:szCs w:val="28"/>
        </w:rPr>
      </w:pPr>
      <w:del w:id="757" w:author="Michael Kohl" w:date="2024-05-17T10:57:00Z" w16du:dateUtc="2024-05-17T08:57:00Z">
        <w:r w:rsidRPr="000D413A" w:rsidDel="00584B99">
          <w:rPr>
            <w:b/>
            <w:bCs/>
            <w:sz w:val="28"/>
            <w:szCs w:val="28"/>
          </w:rPr>
          <w:delText>Aktivitäten am Wochenende</w:delText>
        </w:r>
        <w:r w:rsidDel="00584B99">
          <w:rPr>
            <w:b/>
            <w:bCs/>
            <w:sz w:val="28"/>
            <w:szCs w:val="28"/>
          </w:rPr>
          <w:delText xml:space="preserve"> </w:delText>
        </w:r>
      </w:del>
    </w:p>
    <w:p w14:paraId="7A34989C" w14:textId="316858C8" w:rsidR="00DB3E5A" w:rsidRPr="008663B5" w:rsidDel="00584B99" w:rsidRDefault="00DB3E5A" w:rsidP="00DB3E5A">
      <w:pPr>
        <w:rPr>
          <w:del w:id="758" w:author="Michael Kohl" w:date="2024-05-17T10:57:00Z" w16du:dateUtc="2024-05-17T08:57:00Z"/>
        </w:rPr>
      </w:pPr>
      <w:del w:id="759" w:author="Michael Kohl" w:date="2024-05-17T10:57:00Z" w16du:dateUtc="2024-05-17T08:57:00Z">
        <w:r w:rsidRPr="008663B5" w:rsidDel="00584B99">
          <w:delText>Anhang 2</w:delText>
        </w:r>
      </w:del>
    </w:p>
    <w:p w14:paraId="4ECFA04B" w14:textId="2562F4E7" w:rsidR="00DB3E5A" w:rsidRPr="008663B5" w:rsidDel="00584B99" w:rsidRDefault="00DB3E5A" w:rsidP="00DB3E5A">
      <w:pPr>
        <w:rPr>
          <w:del w:id="760" w:author="Michael Kohl" w:date="2024-05-17T10:57:00Z" w16du:dateUtc="2024-05-17T08:57:00Z"/>
        </w:rPr>
      </w:pPr>
    </w:p>
    <w:p w14:paraId="0E452E66" w14:textId="1338FF3F" w:rsidR="00DB3E5A" w:rsidRPr="008663B5" w:rsidDel="00584B99" w:rsidRDefault="00584B99" w:rsidP="00DB3E5A">
      <w:pPr>
        <w:rPr>
          <w:del w:id="761" w:author="Michael Kohl" w:date="2024-05-17T10:57:00Z" w16du:dateUtc="2024-05-17T08:57:00Z"/>
        </w:rPr>
      </w:pPr>
      <w:del w:id="762" w:author="Michael Kohl" w:date="2024-05-17T10:57:00Z" w16du:dateUtc="2024-05-17T08:57:00Z">
        <w:r w:rsidRPr="008663B5" w:rsidDel="00584B99">
          <w:rPr>
            <w:noProof/>
          </w:rPr>
          <w:drawing>
            <wp:anchor distT="0" distB="0" distL="114300" distR="114300" simplePos="0" relativeHeight="251660288" behindDoc="0" locked="0" layoutInCell="1" allowOverlap="1" wp14:anchorId="2485AEB7" wp14:editId="3D2EC7EF">
              <wp:simplePos x="0" y="0"/>
              <wp:positionH relativeFrom="margin">
                <wp:posOffset>-15875</wp:posOffset>
              </wp:positionH>
              <wp:positionV relativeFrom="page">
                <wp:posOffset>2877820</wp:posOffset>
              </wp:positionV>
              <wp:extent cx="5056505" cy="3574415"/>
              <wp:effectExtent l="0" t="0" r="0" b="6985"/>
              <wp:wrapNone/>
              <wp:docPr id="494501687"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01687" name="Grafik 1" descr="Ein Bild, das Text, Screenshot, Schrift enthält.&#10;&#10;Automatisch generierte Beschreibung"/>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5056505" cy="3574415"/>
                      </a:xfrm>
                      <a:prstGeom prst="rect">
                        <a:avLst/>
                      </a:prstGeom>
                      <a:noFill/>
                      <a:ln>
                        <a:noFill/>
                      </a:ln>
                    </pic:spPr>
                  </pic:pic>
                </a:graphicData>
              </a:graphic>
              <wp14:sizeRelH relativeFrom="margin">
                <wp14:pctWidth>0</wp14:pctWidth>
              </wp14:sizeRelH>
              <wp14:sizeRelV relativeFrom="margin">
                <wp14:pctHeight>0</wp14:pctHeight>
              </wp14:sizeRelV>
            </wp:anchor>
          </w:drawing>
        </w:r>
      </w:del>
    </w:p>
    <w:p w14:paraId="0F11A7AB" w14:textId="33841E79" w:rsidR="00DB3E5A" w:rsidRPr="008663B5" w:rsidDel="00584B99" w:rsidRDefault="00DB3E5A" w:rsidP="00DB3E5A">
      <w:pPr>
        <w:rPr>
          <w:del w:id="763" w:author="Michael Kohl" w:date="2024-05-17T10:57:00Z" w16du:dateUtc="2024-05-17T08:57:00Z"/>
        </w:rPr>
      </w:pPr>
    </w:p>
    <w:p w14:paraId="335A0FD5" w14:textId="415F2A40" w:rsidR="00DB3E5A" w:rsidRPr="008663B5" w:rsidDel="00584B99" w:rsidRDefault="00DB3E5A" w:rsidP="00DB3E5A">
      <w:pPr>
        <w:rPr>
          <w:del w:id="764" w:author="Michael Kohl" w:date="2024-05-17T10:58:00Z" w16du:dateUtc="2024-05-17T08:58:00Z"/>
        </w:rPr>
      </w:pPr>
    </w:p>
    <w:p w14:paraId="211E2783" w14:textId="6C102950" w:rsidR="00DB3E5A" w:rsidRPr="008663B5" w:rsidDel="00584B99" w:rsidRDefault="00DB3E5A" w:rsidP="00DB3E5A">
      <w:pPr>
        <w:rPr>
          <w:del w:id="765" w:author="Michael Kohl" w:date="2024-05-17T10:58:00Z" w16du:dateUtc="2024-05-17T08:58:00Z"/>
        </w:rPr>
      </w:pPr>
    </w:p>
    <w:p w14:paraId="1CDE8ADC" w14:textId="0851C5DD" w:rsidR="00DB3E5A" w:rsidRPr="008663B5" w:rsidDel="00584B99" w:rsidRDefault="00DB3E5A" w:rsidP="00DB3E5A">
      <w:pPr>
        <w:rPr>
          <w:del w:id="766" w:author="Michael Kohl" w:date="2024-05-17T10:58:00Z" w16du:dateUtc="2024-05-17T08:58:00Z"/>
        </w:rPr>
      </w:pPr>
    </w:p>
    <w:p w14:paraId="2081CB3A" w14:textId="44205E57" w:rsidR="00DB3E5A" w:rsidRPr="008663B5" w:rsidDel="00584B99" w:rsidRDefault="00DB3E5A" w:rsidP="00DB3E5A">
      <w:pPr>
        <w:rPr>
          <w:del w:id="767" w:author="Michael Kohl" w:date="2024-05-17T10:58:00Z" w16du:dateUtc="2024-05-17T08:58:00Z"/>
        </w:rPr>
      </w:pPr>
    </w:p>
    <w:p w14:paraId="2E5E377A" w14:textId="28D01A85" w:rsidR="00DB3E5A" w:rsidRPr="008663B5" w:rsidDel="00584B99" w:rsidRDefault="00DB3E5A" w:rsidP="00DB3E5A">
      <w:pPr>
        <w:rPr>
          <w:del w:id="768" w:author="Michael Kohl" w:date="2024-05-17T10:58:00Z" w16du:dateUtc="2024-05-17T08:58:00Z"/>
        </w:rPr>
      </w:pPr>
    </w:p>
    <w:p w14:paraId="6F832121" w14:textId="52963296" w:rsidR="00DB3E5A" w:rsidRPr="008663B5" w:rsidDel="00584B99" w:rsidRDefault="00DB3E5A" w:rsidP="00DB3E5A">
      <w:pPr>
        <w:rPr>
          <w:del w:id="769" w:author="Michael Kohl" w:date="2024-05-17T10:58:00Z" w16du:dateUtc="2024-05-17T08:58:00Z"/>
        </w:rPr>
      </w:pPr>
    </w:p>
    <w:p w14:paraId="149AD8B7" w14:textId="671F8F43" w:rsidR="00DB3E5A" w:rsidRPr="008663B5" w:rsidDel="00584B99" w:rsidRDefault="00DB3E5A" w:rsidP="00DB3E5A">
      <w:pPr>
        <w:rPr>
          <w:del w:id="770" w:author="Michael Kohl" w:date="2024-05-17T10:58:00Z" w16du:dateUtc="2024-05-17T08:58:00Z"/>
        </w:rPr>
      </w:pPr>
    </w:p>
    <w:p w14:paraId="1378A359" w14:textId="40C7F753" w:rsidR="00DB3E5A" w:rsidRPr="008663B5" w:rsidDel="00584B99" w:rsidRDefault="00DB3E5A" w:rsidP="00DB3E5A">
      <w:pPr>
        <w:rPr>
          <w:del w:id="771" w:author="Michael Kohl" w:date="2024-05-17T10:58:00Z" w16du:dateUtc="2024-05-17T08:58:00Z"/>
        </w:rPr>
      </w:pPr>
    </w:p>
    <w:p w14:paraId="161F5005" w14:textId="7FB0CE1D" w:rsidR="00DB3E5A" w:rsidRPr="008663B5" w:rsidDel="00584B99" w:rsidRDefault="00DB3E5A" w:rsidP="00DB3E5A">
      <w:pPr>
        <w:rPr>
          <w:del w:id="772" w:author="Michael Kohl" w:date="2024-05-17T10:58:00Z" w16du:dateUtc="2024-05-17T08:58:00Z"/>
        </w:rPr>
      </w:pPr>
    </w:p>
    <w:p w14:paraId="4A4D9C9E" w14:textId="3CE02AEB" w:rsidR="00DB3E5A" w:rsidRPr="008663B5" w:rsidDel="00584B99" w:rsidRDefault="00DB3E5A" w:rsidP="00DB3E5A">
      <w:pPr>
        <w:rPr>
          <w:del w:id="773" w:author="Michael Kohl" w:date="2024-05-17T10:58:00Z" w16du:dateUtc="2024-05-17T08:58:00Z"/>
        </w:rPr>
      </w:pPr>
    </w:p>
    <w:p w14:paraId="1E7E3A35" w14:textId="7EDB40ED" w:rsidR="00DB3E5A" w:rsidRPr="008663B5" w:rsidDel="00584B99" w:rsidRDefault="00DB3E5A" w:rsidP="00DB3E5A">
      <w:pPr>
        <w:rPr>
          <w:del w:id="774" w:author="Michael Kohl" w:date="2024-05-17T10:58:00Z" w16du:dateUtc="2024-05-17T08:58:00Z"/>
        </w:rPr>
      </w:pPr>
    </w:p>
    <w:p w14:paraId="6B8BD0CD" w14:textId="3C56AFD8" w:rsidR="00DB3E5A" w:rsidRPr="008663B5" w:rsidDel="00584B99" w:rsidRDefault="00DB3E5A" w:rsidP="00DB3E5A">
      <w:pPr>
        <w:rPr>
          <w:del w:id="775" w:author="Michael Kohl" w:date="2024-05-17T10:58:00Z" w16du:dateUtc="2024-05-17T08:58:00Z"/>
        </w:rPr>
      </w:pPr>
      <w:del w:id="776" w:author="Michael Kohl" w:date="2024-05-17T10:57:00Z" w16du:dateUtc="2024-05-17T08:57:00Z">
        <w:r w:rsidRPr="008663B5" w:rsidDel="00584B99">
          <w:rPr>
            <w:noProof/>
          </w:rPr>
          <w:drawing>
            <wp:anchor distT="0" distB="0" distL="114300" distR="114300" simplePos="0" relativeHeight="251659264" behindDoc="0" locked="0" layoutInCell="1" allowOverlap="1" wp14:anchorId="1F65772F" wp14:editId="446A4FF6">
              <wp:simplePos x="0" y="0"/>
              <wp:positionH relativeFrom="margin">
                <wp:posOffset>50800</wp:posOffset>
              </wp:positionH>
              <wp:positionV relativeFrom="page">
                <wp:posOffset>5760296</wp:posOffset>
              </wp:positionV>
              <wp:extent cx="5760720" cy="4072255"/>
              <wp:effectExtent l="0" t="0" r="0" b="4445"/>
              <wp:wrapNone/>
              <wp:docPr id="193958858" name="Grafik 2"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8858" name="Grafik 2" descr="Ein Bild, das Text, Screenshot, Schrift, Zahl enthält.&#10;&#10;Automatisch generierte Beschreibung"/>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5760720" cy="4072255"/>
                      </a:xfrm>
                      <a:prstGeom prst="rect">
                        <a:avLst/>
                      </a:prstGeom>
                      <a:noFill/>
                      <a:ln>
                        <a:noFill/>
                      </a:ln>
                    </pic:spPr>
                  </pic:pic>
                </a:graphicData>
              </a:graphic>
            </wp:anchor>
          </w:drawing>
        </w:r>
      </w:del>
    </w:p>
    <w:p w14:paraId="6DD64899" w14:textId="64A4D319" w:rsidR="00DB3E5A" w:rsidRPr="008663B5" w:rsidDel="00584B99" w:rsidRDefault="00DB3E5A" w:rsidP="00DB3E5A">
      <w:pPr>
        <w:rPr>
          <w:del w:id="777" w:author="Michael Kohl" w:date="2024-05-17T10:58:00Z" w16du:dateUtc="2024-05-17T08:58:00Z"/>
        </w:rPr>
      </w:pPr>
    </w:p>
    <w:p w14:paraId="50AC06CC" w14:textId="224359EC" w:rsidR="00DB3E5A" w:rsidRPr="008663B5" w:rsidDel="00584B99" w:rsidRDefault="00DB3E5A" w:rsidP="00DB3E5A">
      <w:pPr>
        <w:rPr>
          <w:del w:id="778" w:author="Michael Kohl" w:date="2024-05-17T10:58:00Z" w16du:dateUtc="2024-05-17T08:58:00Z"/>
        </w:rPr>
      </w:pPr>
    </w:p>
    <w:p w14:paraId="728DABA1" w14:textId="0CDD8589" w:rsidR="00DB3E5A" w:rsidRPr="008663B5" w:rsidDel="00584B99" w:rsidRDefault="00DB3E5A" w:rsidP="00DB3E5A">
      <w:pPr>
        <w:rPr>
          <w:del w:id="779" w:author="Michael Kohl" w:date="2024-05-17T10:58:00Z" w16du:dateUtc="2024-05-17T08:58:00Z"/>
        </w:rPr>
      </w:pPr>
    </w:p>
    <w:p w14:paraId="3FFE326E" w14:textId="4465D3C2" w:rsidR="00DB3E5A" w:rsidRPr="008663B5" w:rsidDel="00584B99" w:rsidRDefault="00DB3E5A" w:rsidP="00DB3E5A">
      <w:pPr>
        <w:rPr>
          <w:del w:id="780" w:author="Michael Kohl" w:date="2024-05-17T10:58:00Z" w16du:dateUtc="2024-05-17T08:58:00Z"/>
        </w:rPr>
      </w:pPr>
    </w:p>
    <w:p w14:paraId="15E17204" w14:textId="1179A141" w:rsidR="00DB3E5A" w:rsidRPr="008663B5" w:rsidDel="00584B99" w:rsidRDefault="00DB3E5A" w:rsidP="00DB3E5A">
      <w:pPr>
        <w:rPr>
          <w:del w:id="781" w:author="Michael Kohl" w:date="2024-05-17T10:58:00Z" w16du:dateUtc="2024-05-17T08:58:00Z"/>
        </w:rPr>
      </w:pPr>
    </w:p>
    <w:p w14:paraId="04DFC4F2" w14:textId="0D9D3EF6" w:rsidR="00DB3E5A" w:rsidRPr="008663B5" w:rsidDel="00584B99" w:rsidRDefault="00DB3E5A" w:rsidP="00DB3E5A">
      <w:pPr>
        <w:rPr>
          <w:del w:id="782" w:author="Michael Kohl" w:date="2024-05-17T10:58:00Z" w16du:dateUtc="2024-05-17T08:58:00Z"/>
        </w:rPr>
      </w:pPr>
    </w:p>
    <w:p w14:paraId="179321F4" w14:textId="648520F5" w:rsidR="00DB3E5A" w:rsidRPr="008663B5" w:rsidDel="00584B99" w:rsidRDefault="00DB3E5A" w:rsidP="00DB3E5A">
      <w:pPr>
        <w:rPr>
          <w:del w:id="783" w:author="Michael Kohl" w:date="2024-05-17T10:58:00Z" w16du:dateUtc="2024-05-17T08:58:00Z"/>
        </w:rPr>
      </w:pPr>
    </w:p>
    <w:p w14:paraId="028A3D4D" w14:textId="4B148767" w:rsidR="00DB3E5A" w:rsidRPr="008663B5" w:rsidDel="00584B99" w:rsidRDefault="00DB3E5A" w:rsidP="00DB3E5A">
      <w:pPr>
        <w:rPr>
          <w:del w:id="784" w:author="Michael Kohl" w:date="2024-05-17T10:58:00Z" w16du:dateUtc="2024-05-17T08:58:00Z"/>
        </w:rPr>
      </w:pPr>
    </w:p>
    <w:p w14:paraId="0C5E542B" w14:textId="7A1539A7" w:rsidR="00DB3E5A" w:rsidDel="00584B99" w:rsidRDefault="00DB3E5A" w:rsidP="00DB3E5A">
      <w:pPr>
        <w:rPr>
          <w:del w:id="785" w:author="Michael Kohl" w:date="2024-05-17T10:58:00Z" w16du:dateUtc="2024-05-17T08:58:00Z"/>
        </w:rPr>
      </w:pPr>
      <w:del w:id="786" w:author="Michael Kohl" w:date="2024-05-17T10:58:00Z" w16du:dateUtc="2024-05-17T08:58:00Z">
        <w:r w:rsidDel="00584B99">
          <w:br w:type="page"/>
        </w:r>
      </w:del>
    </w:p>
    <w:p w14:paraId="19CFBB02" w14:textId="77777777" w:rsidR="00DB3E5A" w:rsidRPr="008663B5" w:rsidRDefault="00DB3E5A" w:rsidP="00584B99">
      <w:pPr>
        <w:rPr>
          <w:rFonts w:cstheme="minorHAnsi"/>
          <w:color w:val="FF0000"/>
          <w:sz w:val="24"/>
          <w:szCs w:val="24"/>
        </w:rPr>
        <w:pPrChange w:id="787" w:author="Michael Kohl" w:date="2024-05-17T10:58:00Z" w16du:dateUtc="2024-05-17T08:58:00Z">
          <w:pPr>
            <w:spacing w:line="276" w:lineRule="auto"/>
          </w:pPr>
        </w:pPrChange>
      </w:pPr>
      <w:r w:rsidRPr="008663B5">
        <w:rPr>
          <w:rFonts w:cstheme="minorHAnsi"/>
          <w:color w:val="FF0000"/>
          <w:sz w:val="24"/>
          <w:szCs w:val="24"/>
          <w:highlight w:val="lightGray"/>
        </w:rPr>
        <w:lastRenderedPageBreak/>
        <w:t xml:space="preserve">((Seite </w:t>
      </w:r>
      <w:r>
        <w:rPr>
          <w:rFonts w:cstheme="minorHAnsi"/>
          <w:color w:val="FF0000"/>
          <w:sz w:val="24"/>
          <w:szCs w:val="24"/>
          <w:highlight w:val="lightGray"/>
        </w:rPr>
        <w:t>18</w:t>
      </w:r>
      <w:r w:rsidRPr="008663B5">
        <w:rPr>
          <w:rFonts w:cstheme="minorHAnsi"/>
          <w:color w:val="FF0000"/>
          <w:sz w:val="24"/>
          <w:szCs w:val="24"/>
          <w:highlight w:val="lightGray"/>
        </w:rPr>
        <w:t>))</w:t>
      </w:r>
      <w:r w:rsidRPr="008663B5">
        <w:rPr>
          <w:rFonts w:cstheme="minorHAnsi"/>
          <w:color w:val="FF0000"/>
          <w:sz w:val="24"/>
          <w:szCs w:val="24"/>
        </w:rPr>
        <w:t xml:space="preserve"> </w:t>
      </w:r>
    </w:p>
    <w:p w14:paraId="51460DD6" w14:textId="77777777" w:rsidR="00DB3E5A" w:rsidRPr="00BC1191" w:rsidRDefault="00DB3E5A" w:rsidP="00DB3E5A">
      <w:pPr>
        <w:spacing w:after="0" w:line="240" w:lineRule="auto"/>
        <w:rPr>
          <w:rFonts w:cstheme="minorHAnsi"/>
          <w:b/>
          <w:bCs/>
          <w:sz w:val="28"/>
          <w:szCs w:val="28"/>
        </w:rPr>
      </w:pPr>
      <w:r w:rsidRPr="00BC1191">
        <w:rPr>
          <w:rFonts w:cstheme="minorHAnsi"/>
          <w:b/>
          <w:bCs/>
          <w:sz w:val="28"/>
          <w:szCs w:val="28"/>
        </w:rPr>
        <w:t xml:space="preserve">Interessante Links </w:t>
      </w:r>
      <w:bookmarkStart w:id="788" w:name="_Hlk140049818"/>
      <w:r w:rsidRPr="00BC1191">
        <w:rPr>
          <w:rFonts w:cstheme="minorHAnsi"/>
          <w:b/>
          <w:bCs/>
          <w:sz w:val="28"/>
          <w:szCs w:val="28"/>
        </w:rPr>
        <w:t>zum Thema „Gesunde Gewohnheiten“</w:t>
      </w:r>
      <w:bookmarkEnd w:id="788"/>
    </w:p>
    <w:p w14:paraId="078DBEB3" w14:textId="77777777" w:rsidR="00DB3E5A" w:rsidRPr="008663B5" w:rsidRDefault="00DB3E5A" w:rsidP="00DB3E5A"/>
    <w:p w14:paraId="63D97CB1" w14:textId="77777777" w:rsidR="00DB3E5A" w:rsidRDefault="00DB3E5A" w:rsidP="00DB3E5A">
      <w:pPr>
        <w:pStyle w:val="Listenabsatz"/>
        <w:numPr>
          <w:ilvl w:val="0"/>
          <w:numId w:val="27"/>
        </w:numPr>
      </w:pPr>
      <w:r w:rsidRPr="008663B5">
        <w:t>Ernährung</w:t>
      </w:r>
      <w:r>
        <w:t xml:space="preserve">: </w:t>
      </w:r>
    </w:p>
    <w:p w14:paraId="29917DD3" w14:textId="77777777" w:rsidR="00DB3E5A" w:rsidRPr="008663B5" w:rsidRDefault="00DB3E5A" w:rsidP="00DB3E5A">
      <w:pPr>
        <w:pStyle w:val="Listenabsatz"/>
        <w:ind w:left="360"/>
      </w:pPr>
      <w:r>
        <w:t>„</w:t>
      </w:r>
      <w:r w:rsidRPr="000D413A">
        <w:t>Gesunde Ernährung für Kinder und Jugendliche</w:t>
      </w:r>
      <w:r>
        <w:t xml:space="preserve">“ unter </w:t>
      </w:r>
      <w:hyperlink r:id="rId34" w:history="1">
        <w:r w:rsidRPr="00A201D9">
          <w:rPr>
            <w:rStyle w:val="Hyperlink"/>
          </w:rPr>
          <w:t>www.barmer.de</w:t>
        </w:r>
      </w:hyperlink>
      <w:r>
        <w:br/>
        <w:t xml:space="preserve">((Link zu: </w:t>
      </w:r>
      <w:hyperlink r:id="rId35" w:history="1">
        <w:r w:rsidRPr="008663B5">
          <w:rPr>
            <w:rStyle w:val="Hyperlink"/>
          </w:rPr>
          <w:t>https://www.barmer.de/gesundheit-verstehen/leben/ernaehrung/ernaehrung-kinder-und-jugendliche-1071638</w:t>
        </w:r>
      </w:hyperlink>
      <w:r>
        <w:t>))</w:t>
      </w:r>
    </w:p>
    <w:p w14:paraId="4D94D43B" w14:textId="77777777" w:rsidR="00DB3E5A" w:rsidRPr="008663B5" w:rsidRDefault="00DB3E5A" w:rsidP="00DB3E5A"/>
    <w:p w14:paraId="619EA756" w14:textId="77777777" w:rsidR="00DB3E5A" w:rsidRDefault="00DB3E5A" w:rsidP="00DB3E5A">
      <w:pPr>
        <w:pStyle w:val="Listenabsatz"/>
        <w:numPr>
          <w:ilvl w:val="0"/>
          <w:numId w:val="27"/>
        </w:numPr>
      </w:pPr>
      <w:r>
        <w:t xml:space="preserve">Bewegung: </w:t>
      </w:r>
    </w:p>
    <w:p w14:paraId="1E866829" w14:textId="77777777" w:rsidR="00DB3E5A" w:rsidRDefault="00DB3E5A" w:rsidP="00DB3E5A">
      <w:pPr>
        <w:pStyle w:val="Listenabsatz"/>
        <w:ind w:left="360"/>
      </w:pPr>
      <w:r>
        <w:t>„</w:t>
      </w:r>
      <w:r w:rsidRPr="000D413A">
        <w:t>Warum ausreichend Bewegung wichtig für Kinder ist.</w:t>
      </w:r>
      <w:r>
        <w:t xml:space="preserve">“ unter </w:t>
      </w:r>
      <w:hyperlink r:id="rId36" w:history="1">
        <w:r w:rsidRPr="00A201D9">
          <w:rPr>
            <w:rStyle w:val="Hyperlink"/>
          </w:rPr>
          <w:t>www.</w:t>
        </w:r>
        <w:r w:rsidRPr="000D413A">
          <w:t xml:space="preserve"> </w:t>
        </w:r>
        <w:r w:rsidRPr="000D413A">
          <w:rPr>
            <w:rStyle w:val="Hyperlink"/>
          </w:rPr>
          <w:t xml:space="preserve">dbkids.de </w:t>
        </w:r>
      </w:hyperlink>
      <w:r>
        <w:br/>
        <w:t xml:space="preserve">((Link zu: </w:t>
      </w:r>
      <w:hyperlink r:id="rId37" w:history="1">
        <w:r w:rsidRPr="00765B2C">
          <w:rPr>
            <w:rStyle w:val="Hyperlink"/>
          </w:rPr>
          <w:t>https://www.dbkids.de/warum-bewegung-fuer-eine-gesunde-entwicklung-enorm-wichtig-ist/)</w:t>
        </w:r>
      </w:hyperlink>
      <w:r>
        <w:t>)</w:t>
      </w:r>
    </w:p>
    <w:p w14:paraId="25569F2C" w14:textId="77777777" w:rsidR="00DB3E5A" w:rsidRPr="008663B5" w:rsidRDefault="00DB3E5A" w:rsidP="00DB3E5A">
      <w:pPr>
        <w:pStyle w:val="Listenabsatz"/>
        <w:ind w:left="360"/>
      </w:pPr>
    </w:p>
    <w:p w14:paraId="07253042" w14:textId="77777777" w:rsidR="00DB3E5A" w:rsidRPr="008663B5" w:rsidRDefault="00DB3E5A" w:rsidP="00DB3E5A">
      <w:pPr>
        <w:pStyle w:val="Listenabsatz"/>
        <w:ind w:left="360"/>
      </w:pPr>
      <w:r>
        <w:t xml:space="preserve">„Nationale Empfehlungen für Bewegung und Bewegungsförderung“ unter </w:t>
      </w:r>
      <w:r w:rsidRPr="000D413A">
        <w:t>www.bundesgesundheitsministerium.de</w:t>
      </w:r>
      <w:r>
        <w:br/>
        <w:t xml:space="preserve">((Link zu: </w:t>
      </w:r>
      <w:hyperlink r:id="rId38" w:history="1">
        <w:r w:rsidRPr="008663B5">
          <w:rPr>
            <w:rStyle w:val="Hyperlink"/>
          </w:rPr>
          <w:t>https://www.bundesgesundheitsministerium.de/fileadmin/Dateien/5_Publikationen/Praevention/Broschueren/Bewegungsempfehlungen_BZgA-Fachheft_3.pdf</w:t>
        </w:r>
      </w:hyperlink>
      <w:r>
        <w:t>))</w:t>
      </w:r>
    </w:p>
    <w:p w14:paraId="38B8FC37" w14:textId="77777777" w:rsidR="00DB3E5A" w:rsidRPr="008663B5" w:rsidRDefault="00DB3E5A" w:rsidP="00DB3E5A"/>
    <w:p w14:paraId="2BB09237" w14:textId="77777777" w:rsidR="00DB3E5A" w:rsidRDefault="00DB3E5A" w:rsidP="00DB3E5A">
      <w:pPr>
        <w:pStyle w:val="Listenabsatz"/>
        <w:numPr>
          <w:ilvl w:val="0"/>
          <w:numId w:val="27"/>
        </w:numPr>
      </w:pPr>
      <w:r>
        <w:t xml:space="preserve">Schlaf: </w:t>
      </w:r>
    </w:p>
    <w:p w14:paraId="2FE5FF5B" w14:textId="77777777" w:rsidR="00DB3E5A" w:rsidRDefault="00DB3E5A" w:rsidP="00DB3E5A">
      <w:pPr>
        <w:pStyle w:val="Listenabsatz"/>
        <w:ind w:left="360"/>
      </w:pPr>
      <w:r>
        <w:t>„</w:t>
      </w:r>
      <w:r w:rsidRPr="000D413A">
        <w:t>Kind zum Schlafen bringen: Fünf Tipps für einen guten Schlaf</w:t>
      </w:r>
      <w:r>
        <w:t xml:space="preserve">“ unter </w:t>
      </w:r>
      <w:hyperlink r:id="rId39" w:history="1">
        <w:r w:rsidRPr="00A201D9">
          <w:rPr>
            <w:rStyle w:val="Hyperlink"/>
          </w:rPr>
          <w:t>www.barmer.de</w:t>
        </w:r>
      </w:hyperlink>
      <w:r>
        <w:br/>
        <w:t xml:space="preserve">((Link zu: </w:t>
      </w:r>
      <w:hyperlink r:id="rId40" w:history="1">
        <w:r w:rsidRPr="00765B2C">
          <w:rPr>
            <w:rStyle w:val="Hyperlink"/>
          </w:rPr>
          <w:t>https://www.barmer.de/gesundheit-verstehen/leben/schlaf/kind-zum-schlafen-bringen-1162904)</w:t>
        </w:r>
      </w:hyperlink>
      <w:r>
        <w:t>)</w:t>
      </w:r>
    </w:p>
    <w:p w14:paraId="25820274" w14:textId="77777777" w:rsidR="00DB3E5A" w:rsidRPr="008663B5" w:rsidRDefault="00DB3E5A" w:rsidP="00DB3E5A">
      <w:pPr>
        <w:pStyle w:val="Listenabsatz"/>
        <w:ind w:left="360"/>
      </w:pPr>
    </w:p>
    <w:p w14:paraId="07A4DF0E" w14:textId="77777777" w:rsidR="00DB3E5A" w:rsidRPr="008663B5" w:rsidRDefault="00DB3E5A" w:rsidP="00DB3E5A">
      <w:pPr>
        <w:pStyle w:val="Listenabsatz"/>
        <w:ind w:left="360"/>
      </w:pPr>
      <w:r>
        <w:t>„</w:t>
      </w:r>
      <w:r w:rsidRPr="000D413A">
        <w:t>Wer wenig schläft, hat in der Schule das Nachsehen</w:t>
      </w:r>
      <w:r>
        <w:t xml:space="preserve">“ unter </w:t>
      </w:r>
      <w:hyperlink r:id="rId41" w:history="1">
        <w:r w:rsidRPr="00A201D9">
          <w:rPr>
            <w:rStyle w:val="Hyperlink"/>
          </w:rPr>
          <w:t>www.spektrum.de</w:t>
        </w:r>
      </w:hyperlink>
      <w:r>
        <w:br/>
        <w:t xml:space="preserve">((Link zu: </w:t>
      </w:r>
      <w:hyperlink r:id="rId42" w:history="1">
        <w:r w:rsidRPr="008663B5">
          <w:rPr>
            <w:rStyle w:val="Hyperlink"/>
          </w:rPr>
          <w:t>https://www.spektrum.de/news/schlafmangel-verursacht-bei-kindern-kognitive-probleme/1441238</w:t>
        </w:r>
      </w:hyperlink>
      <w:r>
        <w:t>))</w:t>
      </w:r>
    </w:p>
    <w:p w14:paraId="5B0DD76E" w14:textId="77777777" w:rsidR="00DB3E5A" w:rsidRPr="008663B5" w:rsidRDefault="00DB3E5A" w:rsidP="00DB3E5A"/>
    <w:p w14:paraId="3D0E6B68" w14:textId="77777777" w:rsidR="00DB3E5A" w:rsidRDefault="00DB3E5A" w:rsidP="00DB3E5A">
      <w:pPr>
        <w:pStyle w:val="Listenabsatz"/>
        <w:numPr>
          <w:ilvl w:val="0"/>
          <w:numId w:val="27"/>
        </w:numPr>
      </w:pPr>
      <w:r>
        <w:t xml:space="preserve">Mediennutzung und ihre Folgen: </w:t>
      </w:r>
    </w:p>
    <w:p w14:paraId="6D3B4374" w14:textId="77777777" w:rsidR="00DB3E5A" w:rsidRPr="008663B5" w:rsidRDefault="00DB3E5A" w:rsidP="00DB3E5A">
      <w:pPr>
        <w:pStyle w:val="Listenabsatz"/>
        <w:ind w:left="360"/>
      </w:pPr>
      <w:r>
        <w:t>„</w:t>
      </w:r>
      <w:r w:rsidRPr="000D413A">
        <w:t>Smartphone und Tablet für die meisten Standard</w:t>
      </w:r>
      <w:r>
        <w:t xml:space="preserve">“ unter </w:t>
      </w:r>
      <w:hyperlink r:id="rId43" w:history="1">
        <w:r w:rsidRPr="00A201D9">
          <w:rPr>
            <w:rStyle w:val="Hyperlink"/>
          </w:rPr>
          <w:t>www.bitkom.org</w:t>
        </w:r>
      </w:hyperlink>
      <w:r>
        <w:br/>
        <w:t xml:space="preserve">((Link zu: </w:t>
      </w:r>
      <w:hyperlink r:id="rId44" w:history="1">
        <w:r w:rsidRPr="008663B5">
          <w:rPr>
            <w:rStyle w:val="Hyperlink"/>
          </w:rPr>
          <w:t>https://www.bitkom.org/sites/main/files/2022-06/Bitkom-Charts_Kinder_Jugendliche_09.06.2022_0.pdf</w:t>
        </w:r>
      </w:hyperlink>
      <w:r>
        <w:t>))</w:t>
      </w:r>
    </w:p>
    <w:p w14:paraId="1597AEB5" w14:textId="77777777" w:rsidR="00DB3E5A" w:rsidRDefault="00DB3E5A" w:rsidP="00DB3E5A">
      <w:r>
        <w:br w:type="page"/>
      </w:r>
    </w:p>
    <w:p w14:paraId="77160914" w14:textId="77777777" w:rsidR="00DB3E5A" w:rsidRPr="008663B5" w:rsidRDefault="00DB3E5A" w:rsidP="00DB3E5A">
      <w:bookmarkStart w:id="789" w:name="_Hlk166746995"/>
      <w:r w:rsidRPr="00425B9D">
        <w:rPr>
          <w:highlight w:val="yellow"/>
        </w:rPr>
        <w:lastRenderedPageBreak/>
        <w:t xml:space="preserve">((Impressum – </w:t>
      </w:r>
      <w:r w:rsidRPr="00425B9D">
        <w:rPr>
          <w:b/>
          <w:bCs/>
          <w:highlight w:val="yellow"/>
        </w:rPr>
        <w:t>Bitte neuen Inhalt beachten!</w:t>
      </w:r>
      <w:r w:rsidRPr="00425B9D">
        <w:rPr>
          <w:highlight w:val="yellow"/>
        </w:rPr>
        <w:t>))</w:t>
      </w:r>
    </w:p>
    <w:p w14:paraId="23672E5E" w14:textId="77777777" w:rsidR="00DB3E5A" w:rsidRDefault="00DB3E5A" w:rsidP="00DB3E5A"/>
    <w:p w14:paraId="486A876B" w14:textId="77777777" w:rsidR="00DB3E5A" w:rsidRDefault="00DB3E5A" w:rsidP="00DB3E5A"/>
    <w:p w14:paraId="39D9E159" w14:textId="77777777" w:rsidR="00DB3E5A" w:rsidRDefault="00DB3E5A" w:rsidP="00DB3E5A"/>
    <w:p w14:paraId="76A6E620" w14:textId="77777777" w:rsidR="00DB3E5A" w:rsidRDefault="00DB3E5A" w:rsidP="00DB3E5A"/>
    <w:p w14:paraId="7BD74ECF" w14:textId="77777777" w:rsidR="00DB3E5A" w:rsidRDefault="00DB3E5A" w:rsidP="00DB3E5A"/>
    <w:p w14:paraId="0DF75EB4" w14:textId="77777777" w:rsidR="00DB3E5A" w:rsidRDefault="00DB3E5A" w:rsidP="00DB3E5A"/>
    <w:p w14:paraId="65F8CA79" w14:textId="77777777" w:rsidR="00DB3E5A" w:rsidRPr="00425B9D" w:rsidRDefault="00DB3E5A" w:rsidP="00DB3E5A">
      <w:pPr>
        <w:rPr>
          <w:b/>
          <w:bCs/>
        </w:rPr>
      </w:pPr>
      <w:r w:rsidRPr="00425B9D">
        <w:rPr>
          <w:b/>
          <w:bCs/>
        </w:rPr>
        <w:t>Impressum</w:t>
      </w:r>
    </w:p>
    <w:p w14:paraId="147C6ECF" w14:textId="77777777" w:rsidR="00DB3E5A" w:rsidRDefault="00DB3E5A" w:rsidP="00DB3E5A">
      <w:r>
        <w:t>1. Auflage Oktober 2022. Das Werk und seine Teile sind urheberrechtlich geschützt. Jede Nutzung in anderen als den gesetzlich zugelassenen Fällen bedarf der vorherigen schriftlichen Einwilligung des Verlages. Hinweis §52a UrhG: Weder das Werk noch seine Teile dürfen ohne eine solche Einwilligung eingescannt und in ein Netzwerk eingestellt werden. Fotomechanische oder andere Wiedergabeverfahren sind nur mit Genehmigung des Verlages erlaubt.</w:t>
      </w:r>
    </w:p>
    <w:p w14:paraId="04B3AF6E" w14:textId="77777777" w:rsidR="00DB3E5A" w:rsidRDefault="00DB3E5A" w:rsidP="00DB3E5A">
      <w:r>
        <w:t>In diesem Werk sind nach dem MarkenG geschützte Marken und sonstige Kennzeichen für eine bessere Lesbarkeit nicht besonders kenntlich gemacht. Es kann also aus dem Fehlen eines entsprechenden Hinweises nicht geschlossen werden, dass es sich um einen freien Warennamen handelt. Haftungsnotiz: Auf verschiedenen Seiten dieses Heftes befinden sich Verweise (Links) auf Internetadressen. Trotz sorgfältiger inhaltlicher Kontrolle wird die Haftung für die Inhalte der externen Seiten ausgeschlossen. Für den Inhalt dieser externen Seiten sind ausschließlich die Betreiberinnen und Betreiber verantwortlich. Sollten Sie daher auf kostenpflichtige, illegale oder anstößige Seiten treffen, so bedauern wir dies ausdrücklich und bitten Sie, uns umgehend per E-Mail (p.woehner@klett-mex.de) davon in Kenntnis zu setzen, damit bei Nachdruck der Nachweis gelöscht wird.</w:t>
      </w:r>
    </w:p>
    <w:p w14:paraId="7C5DB339" w14:textId="77777777" w:rsidR="00DB3E5A" w:rsidRPr="00425B9D" w:rsidRDefault="00DB3E5A" w:rsidP="00DB3E5A">
      <w:r w:rsidRPr="00425B9D">
        <w:rPr>
          <w:b/>
          <w:bCs/>
        </w:rPr>
        <w:t xml:space="preserve">Autor: </w:t>
      </w:r>
      <w:r w:rsidRPr="00425B9D">
        <w:t>Michael Kohl, Rieden</w:t>
      </w:r>
    </w:p>
    <w:p w14:paraId="31B18E9D" w14:textId="77777777" w:rsidR="00DB3E5A" w:rsidRPr="00425B9D" w:rsidRDefault="00DB3E5A" w:rsidP="00DB3E5A">
      <w:r w:rsidRPr="00425B9D">
        <w:rPr>
          <w:b/>
          <w:bCs/>
        </w:rPr>
        <w:t xml:space="preserve">Redaktion und Projektkoordination: </w:t>
      </w:r>
      <w:r w:rsidRPr="00425B9D">
        <w:t>Fabienne Schmaus, Fellheim</w:t>
      </w:r>
    </w:p>
    <w:p w14:paraId="03B8EF16" w14:textId="77777777" w:rsidR="00DB3E5A" w:rsidRPr="00425B9D" w:rsidRDefault="00DB3E5A" w:rsidP="00DB3E5A">
      <w:r w:rsidRPr="00425B9D">
        <w:rPr>
          <w:b/>
          <w:bCs/>
        </w:rPr>
        <w:t xml:space="preserve">Projektleitung: </w:t>
      </w:r>
      <w:r w:rsidRPr="00425B9D">
        <w:t xml:space="preserve">Petra Wöhner, Klett </w:t>
      </w:r>
      <w:r>
        <w:t>MEX</w:t>
      </w:r>
      <w:r w:rsidRPr="00425B9D">
        <w:t xml:space="preserve"> GmbH</w:t>
      </w:r>
    </w:p>
    <w:p w14:paraId="68B8CE7F" w14:textId="77777777" w:rsidR="00DB3E5A" w:rsidRPr="00425B9D" w:rsidRDefault="00DB3E5A" w:rsidP="00DB3E5A">
      <w:r w:rsidRPr="00107759">
        <w:rPr>
          <w:b/>
          <w:bCs/>
          <w:lang w:val="en-US"/>
        </w:rPr>
        <w:t xml:space="preserve">Layout und Satz: </w:t>
      </w:r>
      <w:r w:rsidRPr="00107759">
        <w:rPr>
          <w:lang w:val="en-US"/>
        </w:rPr>
        <w:t xml:space="preserve">We are Family GmbH &amp; Co. </w:t>
      </w:r>
      <w:r w:rsidRPr="00425B9D">
        <w:t>KG, Stuttgart</w:t>
      </w:r>
    </w:p>
    <w:p w14:paraId="14D6BE1F" w14:textId="77777777" w:rsidR="00DB3E5A" w:rsidRPr="00425B9D" w:rsidRDefault="00DB3E5A" w:rsidP="00DB3E5A">
      <w:r w:rsidRPr="00425B9D">
        <w:t xml:space="preserve">Eine Zusammenarbeit der BARMER und der Klett </w:t>
      </w:r>
      <w:r>
        <w:t>MEX</w:t>
      </w:r>
      <w:r w:rsidRPr="00425B9D">
        <w:t xml:space="preserve"> GmbH</w:t>
      </w:r>
    </w:p>
    <w:p w14:paraId="0D4878E4" w14:textId="77777777" w:rsidR="00DB3E5A" w:rsidRPr="00425B9D" w:rsidRDefault="00DB3E5A" w:rsidP="00DB3E5A">
      <w:r w:rsidRPr="00425B9D">
        <w:t>© BARMER, Berlin, und Klett MINT GmbH, Stuttgart</w:t>
      </w:r>
    </w:p>
    <w:p w14:paraId="30527D33" w14:textId="77777777" w:rsidR="00DB3E5A" w:rsidRPr="00425B9D" w:rsidRDefault="00DB3E5A" w:rsidP="00DB3E5A"/>
    <w:p w14:paraId="6799D41C" w14:textId="77777777" w:rsidR="00DB3E5A" w:rsidRPr="00425B9D" w:rsidRDefault="00DB3E5A" w:rsidP="00DB3E5A">
      <w:pPr>
        <w:rPr>
          <w:b/>
          <w:bCs/>
        </w:rPr>
      </w:pPr>
      <w:r w:rsidRPr="00425B9D">
        <w:rPr>
          <w:b/>
          <w:bCs/>
        </w:rPr>
        <w:t>Digital in eine gesunde Zukunft.</w:t>
      </w:r>
    </w:p>
    <w:p w14:paraId="136B140F" w14:textId="77777777" w:rsidR="00DB3E5A" w:rsidRPr="00425B9D" w:rsidRDefault="00DB3E5A" w:rsidP="00DB3E5A">
      <w:r>
        <w:t>Wir wollen die Chancen und Potenziale der Digitalisierung für unsere Gesundheit nutzen, indem wir digitale Kompetenz für selbstbestimmte Entscheidungen in allen Gesundheitsfragen vermitteln.</w:t>
      </w:r>
    </w:p>
    <w:p w14:paraId="0DED4DC8" w14:textId="77777777" w:rsidR="00DB3E5A" w:rsidRPr="00425B9D" w:rsidRDefault="00DB3E5A" w:rsidP="00DB3E5A"/>
    <w:p w14:paraId="63CDAC53" w14:textId="77777777" w:rsidR="00DB3E5A" w:rsidRPr="008663B5" w:rsidRDefault="00DB3E5A" w:rsidP="00DB3E5A">
      <w:r w:rsidRPr="00425B9D">
        <w:rPr>
          <w:highlight w:val="yellow"/>
        </w:rPr>
        <w:t>((Klett MEX Logo tauschen))</w:t>
      </w:r>
      <w:bookmarkEnd w:id="789"/>
    </w:p>
    <w:p w14:paraId="0F1B9900" w14:textId="1C8B2514" w:rsidR="00425B9D" w:rsidRPr="008663B5" w:rsidRDefault="00425B9D" w:rsidP="00DB3E5A">
      <w:pPr>
        <w:spacing w:line="276" w:lineRule="auto"/>
      </w:pPr>
    </w:p>
    <w:sectPr w:rsidR="00425B9D" w:rsidRPr="008663B5" w:rsidSect="001153D4">
      <w:headerReference w:type="default" r:id="rId45"/>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Fabienne Schmaus" w:date="2024-05-08T14:38:00Z" w:initials="FS">
    <w:p w14:paraId="0502DE0E" w14:textId="77777777" w:rsidR="00BC1191" w:rsidRDefault="00FA5765" w:rsidP="00BC1191">
      <w:pPr>
        <w:pStyle w:val="Kommentartext"/>
      </w:pPr>
      <w:r>
        <w:rPr>
          <w:rStyle w:val="Kommentarzeichen"/>
        </w:rPr>
        <w:annotationRef/>
      </w:r>
      <w:r w:rsidR="00BC1191">
        <w:t>@wrf: An dieser Stelle hatten wir immer eine genauere Altersangabe. Bei GS/BS macht es wenig Sinn. Wir schlagen vor, hier die Schulform einzuführen.</w:t>
      </w:r>
    </w:p>
  </w:comment>
  <w:comment w:id="4" w:author="Michael Kohl" w:date="2024-05-15T17:01:00Z" w:initials="MK">
    <w:p w14:paraId="4CCD79E5" w14:textId="13E303BD" w:rsidR="00893F67" w:rsidRDefault="00893F67" w:rsidP="00893F67">
      <w:pPr>
        <w:pStyle w:val="Kommentartext"/>
      </w:pPr>
      <w:r>
        <w:rPr>
          <w:rStyle w:val="Kommentarzeichen"/>
        </w:rPr>
        <w:annotationRef/>
      </w:r>
      <w:r>
        <w:t>Kann man eigentlich hier weglassen, da ja die ganze Einheit dazu dient</w:t>
      </w:r>
    </w:p>
  </w:comment>
  <w:comment w:id="5" w:author="Fabienne Schmaus" w:date="2024-05-16T09:01:00Z" w:initials="FS">
    <w:p w14:paraId="49B67FA1" w14:textId="77777777" w:rsidR="00BC1191" w:rsidRDefault="00BC1191" w:rsidP="00BC1191">
      <w:pPr>
        <w:pStyle w:val="Kommentartext"/>
      </w:pPr>
      <w:r>
        <w:rPr>
          <w:rStyle w:val="Kommentarzeichen"/>
        </w:rPr>
        <w:annotationRef/>
      </w:r>
      <w:r>
        <w:t>Eigentlich schon, war aber irgendwie Vorgabe...</w:t>
      </w:r>
    </w:p>
  </w:comment>
  <w:comment w:id="11" w:author="Fabienne Schmaus" w:date="2024-05-16T09:36:00Z" w:initials="FS">
    <w:p w14:paraId="391FB1F3" w14:textId="77777777" w:rsidR="00880A1E" w:rsidRDefault="00880A1E" w:rsidP="00880A1E">
      <w:pPr>
        <w:pStyle w:val="Kommentartext"/>
      </w:pPr>
      <w:r>
        <w:rPr>
          <w:rStyle w:val="Kommentarzeichen"/>
        </w:rPr>
        <w:annotationRef/>
      </w:r>
      <w:r>
        <w:t>Brauchen wir das hier?</w:t>
      </w:r>
    </w:p>
  </w:comment>
  <w:comment w:id="12" w:author="Michael Kohl" w:date="2024-05-17T10:04:00Z" w:initials="MK">
    <w:p w14:paraId="749ED5D6" w14:textId="77777777" w:rsidR="00CE57E4" w:rsidRDefault="00CE57E4" w:rsidP="00CE57E4">
      <w:pPr>
        <w:pStyle w:val="Kommentartext"/>
      </w:pPr>
      <w:r>
        <w:rPr>
          <w:rStyle w:val="Kommentarzeichen"/>
        </w:rPr>
        <w:annotationRef/>
      </w:r>
      <w:r>
        <w:t>Ja, sonst wird es wärhend der Stunde zu stressig</w:t>
      </w:r>
    </w:p>
  </w:comment>
  <w:comment w:id="13" w:author="Michael Kohl" w:date="2024-05-17T10:10:00Z" w:initials="MK">
    <w:p w14:paraId="538C067C" w14:textId="77777777" w:rsidR="00CE57E4" w:rsidRDefault="00CE57E4" w:rsidP="00CE57E4">
      <w:pPr>
        <w:pStyle w:val="Kommentartext"/>
      </w:pPr>
      <w:r>
        <w:rPr>
          <w:rStyle w:val="Kommentarzeichen"/>
        </w:rPr>
        <w:annotationRef/>
      </w:r>
      <w:r>
        <w:t>Oh, du hast die Aufgabe ein bisschen verändert, dann kann es hier raus!</w:t>
      </w:r>
    </w:p>
  </w:comment>
  <w:comment w:id="16" w:author="Fabienne Schmaus" w:date="2024-05-16T20:59:00Z" w:initials="FS">
    <w:p w14:paraId="615C9996" w14:textId="648A7766" w:rsidR="005663D7" w:rsidRDefault="005663D7" w:rsidP="005663D7">
      <w:pPr>
        <w:pStyle w:val="Kommentartext"/>
      </w:pPr>
      <w:r>
        <w:rPr>
          <w:rStyle w:val="Kommentarzeichen"/>
        </w:rPr>
        <w:annotationRef/>
      </w:r>
      <w:r>
        <w:t>Fällt dir etwas Besseres ein?</w:t>
      </w:r>
    </w:p>
  </w:comment>
  <w:comment w:id="17" w:author="Fabienne Schmaus" w:date="2024-05-16T21:00:00Z" w:initials="FS">
    <w:p w14:paraId="78C596F5" w14:textId="77777777" w:rsidR="005663D7" w:rsidRDefault="005663D7" w:rsidP="005663D7">
      <w:pPr>
        <w:pStyle w:val="Kommentartext"/>
      </w:pPr>
      <w:r>
        <w:rPr>
          <w:rStyle w:val="Kommentarzeichen"/>
        </w:rPr>
        <w:annotationRef/>
      </w:r>
      <w:r>
        <w:t>Oder einfach nur_ Gesunde Gewohnheiten und digitale Medien??</w:t>
      </w:r>
    </w:p>
  </w:comment>
  <w:comment w:id="18" w:author="Michael Kohl" w:date="2024-05-17T10:05:00Z" w:initials="MK">
    <w:p w14:paraId="43422E7F" w14:textId="77777777" w:rsidR="00CE57E4" w:rsidRDefault="00CE57E4" w:rsidP="00CE57E4">
      <w:pPr>
        <w:pStyle w:val="Kommentartext"/>
      </w:pPr>
      <w:r>
        <w:rPr>
          <w:rStyle w:val="Kommentarzeichen"/>
        </w:rPr>
        <w:annotationRef/>
      </w:r>
      <w:r>
        <w:t>Einfach so. Passt</w:t>
      </w:r>
    </w:p>
  </w:comment>
  <w:comment w:id="22" w:author="Fabienne Schmaus" w:date="2024-05-16T21:24:00Z" w:initials="FS">
    <w:p w14:paraId="79817FD8" w14:textId="5614820F" w:rsidR="002C1B7A" w:rsidRDefault="0019448B" w:rsidP="002C1B7A">
      <w:pPr>
        <w:pStyle w:val="Kommentartext"/>
      </w:pPr>
      <w:r>
        <w:rPr>
          <w:rStyle w:val="Kommentarzeichen"/>
        </w:rPr>
        <w:annotationRef/>
      </w:r>
      <w:r w:rsidR="002C1B7A">
        <w:t>Danach  Still- oder Partnerarbeit für die Erarbeitung der ABs?</w:t>
      </w:r>
    </w:p>
  </w:comment>
  <w:comment w:id="23" w:author="Michael Kohl" w:date="2024-05-17T10:10:00Z" w:initials="MK">
    <w:p w14:paraId="4EBBD3C6" w14:textId="77777777" w:rsidR="00CE57E4" w:rsidRDefault="00CE57E4" w:rsidP="00CE57E4">
      <w:pPr>
        <w:pStyle w:val="Kommentartext"/>
      </w:pPr>
      <w:r>
        <w:rPr>
          <w:rStyle w:val="Kommentarzeichen"/>
        </w:rPr>
        <w:annotationRef/>
      </w:r>
      <w:r>
        <w:t>Eingefügt und unten angepasst</w:t>
      </w:r>
    </w:p>
  </w:comment>
  <w:comment w:id="27" w:author="Michael Kohl" w:date="2024-05-17T10:07:00Z" w:initials="MK">
    <w:p w14:paraId="6032368E" w14:textId="234F2D14" w:rsidR="00CE57E4" w:rsidRDefault="00CE57E4" w:rsidP="00CE57E4">
      <w:pPr>
        <w:pStyle w:val="Kommentartext"/>
      </w:pPr>
      <w:r>
        <w:rPr>
          <w:rStyle w:val="Kommentarzeichen"/>
        </w:rPr>
        <w:annotationRef/>
      </w:r>
      <w:r>
        <w:t>Wenn Frage da steht, dachte ich „Frage 1 auf Arbeitsblatt 3“ und „Frage 2 auf Arbeitsblatt 4“</w:t>
      </w:r>
    </w:p>
  </w:comment>
  <w:comment w:id="31" w:author="Fabienne Schmaus" w:date="2024-05-16T20:07:00Z" w:initials="FS">
    <w:p w14:paraId="3BA21E62" w14:textId="08231D7E" w:rsidR="00DB3E5A" w:rsidRDefault="00DB3E5A" w:rsidP="00DB3E5A">
      <w:pPr>
        <w:pStyle w:val="Kommentartext"/>
      </w:pPr>
      <w:r>
        <w:rPr>
          <w:rStyle w:val="Kommentarzeichen"/>
        </w:rPr>
        <w:annotationRef/>
      </w:r>
      <w:r>
        <w:t>Welchen Plan meinst du?</w:t>
      </w:r>
    </w:p>
  </w:comment>
  <w:comment w:id="32" w:author="Michael Kohl" w:date="2024-05-17T10:12:00Z" w:initials="MK">
    <w:p w14:paraId="6ACD8A71" w14:textId="77777777" w:rsidR="00CE57E4" w:rsidRDefault="00CE57E4" w:rsidP="00CE57E4">
      <w:pPr>
        <w:pStyle w:val="Kommentartext"/>
      </w:pPr>
      <w:r>
        <w:rPr>
          <w:rStyle w:val="Kommentarzeichen"/>
        </w:rPr>
        <w:annotationRef/>
      </w:r>
      <w:r>
        <w:t>Arbeitsblatt 4 (hieß in der ersten Variante „6-Schritte-Plan“)</w:t>
      </w:r>
    </w:p>
  </w:comment>
  <w:comment w:id="34" w:author="Fabienne Schmaus" w:date="2024-05-16T21:38:00Z" w:initials="FS">
    <w:p w14:paraId="55745C7C" w14:textId="6E4680C4" w:rsidR="00DB3E5A" w:rsidRDefault="00DB3E5A" w:rsidP="00DB3E5A">
      <w:pPr>
        <w:pStyle w:val="Kommentartext"/>
      </w:pPr>
      <w:r>
        <w:rPr>
          <w:rStyle w:val="Kommentarzeichen"/>
        </w:rPr>
        <w:annotationRef/>
      </w:r>
      <w:r>
        <w:t>Ein bisschen zu allgemein für eine Recherche in der GS, oder?</w:t>
      </w:r>
    </w:p>
  </w:comment>
  <w:comment w:id="35" w:author="Michael Kohl" w:date="2024-05-17T10:14:00Z" w:initials="MK">
    <w:p w14:paraId="6D88DF87" w14:textId="77777777" w:rsidR="00890386" w:rsidRDefault="00890386" w:rsidP="00890386">
      <w:pPr>
        <w:pStyle w:val="Kommentartext"/>
      </w:pPr>
      <w:r>
        <w:rPr>
          <w:rStyle w:val="Kommentarzeichen"/>
        </w:rPr>
        <w:annotationRef/>
      </w:r>
      <w:r>
        <w:t>Besser?</w:t>
      </w:r>
    </w:p>
  </w:comment>
  <w:comment w:id="44" w:author="Fabienne Schmaus" w:date="2024-05-16T20:40:00Z" w:initials="FS">
    <w:p w14:paraId="6C0CD471" w14:textId="2676B644" w:rsidR="00DB3E5A" w:rsidRDefault="00DB3E5A" w:rsidP="00DB3E5A">
      <w:pPr>
        <w:pStyle w:val="Kommentartext"/>
      </w:pPr>
      <w:r>
        <w:rPr>
          <w:rStyle w:val="Kommentarzeichen"/>
        </w:rPr>
        <w:annotationRef/>
      </w:r>
      <w:r>
        <w:t xml:space="preserve">Schöne Übungen / Fragen dazu: </w:t>
      </w:r>
    </w:p>
    <w:p w14:paraId="433ED342" w14:textId="77777777" w:rsidR="00DB3E5A" w:rsidRDefault="00DB3E5A" w:rsidP="00DB3E5A">
      <w:pPr>
        <w:pStyle w:val="Kommentartext"/>
        <w:numPr>
          <w:ilvl w:val="0"/>
          <w:numId w:val="30"/>
        </w:numPr>
      </w:pPr>
      <w:r>
        <w:t>Wie lange ist der Link gültig?</w:t>
      </w:r>
    </w:p>
    <w:p w14:paraId="5C3B6D82" w14:textId="77777777" w:rsidR="00DB3E5A" w:rsidRDefault="00DB3E5A" w:rsidP="00DB3E5A">
      <w:pPr>
        <w:pStyle w:val="Kommentartext"/>
        <w:numPr>
          <w:ilvl w:val="0"/>
          <w:numId w:val="30"/>
        </w:numPr>
      </w:pPr>
      <w:r>
        <w:t>Kleine Korrekturwünsche:</w:t>
      </w:r>
    </w:p>
    <w:p w14:paraId="6EE4E898" w14:textId="77777777" w:rsidR="00DB3E5A" w:rsidRDefault="00DB3E5A" w:rsidP="00DB3E5A">
      <w:pPr>
        <w:pStyle w:val="Kommentartext"/>
        <w:ind w:left="300"/>
      </w:pPr>
      <w:r>
        <w:t>Bei der Frage sind die Anführungszeichen falsch: es müssen die „deutschen Anführungszeichen“ von Word sein (lins unten , rechts oben)</w:t>
      </w:r>
    </w:p>
    <w:p w14:paraId="5EBBFD49" w14:textId="77777777" w:rsidR="00DB3E5A" w:rsidRDefault="00DB3E5A" w:rsidP="00DB3E5A">
      <w:pPr>
        <w:pStyle w:val="Kommentartext"/>
        <w:ind w:left="300"/>
      </w:pPr>
      <w:r>
        <w:t xml:space="preserve">gesund / ungesund bitte klein schreiben </w:t>
      </w:r>
    </w:p>
    <w:p w14:paraId="6CF0D347" w14:textId="77777777" w:rsidR="00DB3E5A" w:rsidRDefault="00DB3E5A" w:rsidP="00DB3E5A">
      <w:pPr>
        <w:pStyle w:val="Kommentartext"/>
        <w:ind w:left="300"/>
      </w:pPr>
      <w:r>
        <w:t>Für die Inhalte: siehe Arbeitsblatt dazu (ich habe sie teilweise umformuliert, weil wir mit Grundschülern reden)</w:t>
      </w:r>
    </w:p>
    <w:p w14:paraId="6DE62B00" w14:textId="77777777" w:rsidR="00DB3E5A" w:rsidRDefault="00DB3E5A" w:rsidP="00DB3E5A">
      <w:pPr>
        <w:pStyle w:val="Kommentartext"/>
        <w:ind w:left="300"/>
      </w:pPr>
      <w:r>
        <w:t>Alle Adjektive: klein (genauso wie im AB)</w:t>
      </w:r>
    </w:p>
    <w:p w14:paraId="320C8188" w14:textId="77777777" w:rsidR="00DB3E5A" w:rsidRDefault="00DB3E5A" w:rsidP="00DB3E5A">
      <w:pPr>
        <w:pStyle w:val="Kommentartext"/>
      </w:pPr>
    </w:p>
    <w:p w14:paraId="24D212DA" w14:textId="77777777" w:rsidR="00DB3E5A" w:rsidRDefault="00DB3E5A" w:rsidP="00DB3E5A">
      <w:pPr>
        <w:pStyle w:val="Kommentartext"/>
      </w:pPr>
      <w:r>
        <w:t>Danke 😊</w:t>
      </w:r>
    </w:p>
    <w:p w14:paraId="2A2A03DF" w14:textId="77777777" w:rsidR="00DB3E5A" w:rsidRDefault="00DB3E5A" w:rsidP="00DB3E5A">
      <w:pPr>
        <w:pStyle w:val="Kommentartext"/>
      </w:pPr>
      <w:r>
        <w:t>(Nur die Mühe machen, wenn der Link sehr lange gültig ist)</w:t>
      </w:r>
    </w:p>
  </w:comment>
  <w:comment w:id="45" w:author="Fabienne Schmaus" w:date="2024-05-16T21:41:00Z" w:initials="FS">
    <w:p w14:paraId="28E35136" w14:textId="77777777" w:rsidR="00DB3E5A" w:rsidRDefault="00DB3E5A" w:rsidP="00DB3E5A">
      <w:pPr>
        <w:pStyle w:val="Kommentartext"/>
      </w:pPr>
      <w:r>
        <w:rPr>
          <w:rStyle w:val="Kommentarzeichen"/>
        </w:rPr>
        <w:annotationRef/>
      </w:r>
      <w:r>
        <w:t>2. Link gelöscht, um uns Korrekturen zu ersparen</w:t>
      </w:r>
    </w:p>
  </w:comment>
  <w:comment w:id="46" w:author="Michael Kohl" w:date="2024-05-17T10:15:00Z" w:initials="MK">
    <w:p w14:paraId="77F56343" w14:textId="77777777" w:rsidR="00890386" w:rsidRDefault="00890386" w:rsidP="00890386">
      <w:pPr>
        <w:pStyle w:val="Kommentartext"/>
      </w:pPr>
      <w:r>
        <w:rPr>
          <w:rStyle w:val="Kommentarzeichen"/>
        </w:rPr>
        <w:annotationRef/>
      </w:r>
      <w:r>
        <w:t>Link ist unbegrenzt gültig</w:t>
      </w:r>
    </w:p>
  </w:comment>
  <w:comment w:id="49" w:author="Fabienne Schmaus" w:date="2024-05-16T22:37:00Z" w:initials="FS">
    <w:p w14:paraId="33AF5E3C" w14:textId="08B55825" w:rsidR="00DB3E5A" w:rsidRDefault="00DB3E5A" w:rsidP="00DB3E5A">
      <w:pPr>
        <w:pStyle w:val="Kommentartext"/>
      </w:pPr>
      <w:r>
        <w:rPr>
          <w:rStyle w:val="Kommentarzeichen"/>
        </w:rPr>
        <w:annotationRef/>
      </w:r>
      <w:r>
        <w:t>Bitte ausfüllen je nach Arbeitsform oben</w:t>
      </w:r>
    </w:p>
  </w:comment>
  <w:comment w:id="50" w:author="Michael Kohl" w:date="2024-05-17T10:09:00Z" w:initials="MK">
    <w:p w14:paraId="19E0DCCF" w14:textId="77777777" w:rsidR="00CE57E4" w:rsidRDefault="00CE57E4" w:rsidP="00CE57E4">
      <w:pPr>
        <w:pStyle w:val="Kommentartext"/>
      </w:pPr>
      <w:r>
        <w:rPr>
          <w:rStyle w:val="Kommentarzeichen"/>
        </w:rPr>
        <w:annotationRef/>
      </w:r>
      <w:r>
        <w:t>ok</w:t>
      </w:r>
    </w:p>
  </w:comment>
  <w:comment w:id="74" w:author="Fabienne Schmaus" w:date="2024-05-16T22:46:00Z" w:initials="FS">
    <w:p w14:paraId="69BEE090" w14:textId="424325D9" w:rsidR="002F7A92" w:rsidRDefault="00DB3E5A" w:rsidP="002F7A92">
      <w:pPr>
        <w:pStyle w:val="Kommentartext"/>
      </w:pPr>
      <w:r>
        <w:rPr>
          <w:rStyle w:val="Kommentarzeichen"/>
        </w:rPr>
        <w:annotationRef/>
      </w:r>
      <w:r w:rsidR="002F7A92">
        <w:t>2-3 Beispiele? Welche? Wozu?</w:t>
      </w:r>
    </w:p>
  </w:comment>
  <w:comment w:id="75" w:author="Michael Kohl" w:date="2024-05-17T10:33:00Z" w:initials="MK">
    <w:p w14:paraId="2542FFE9" w14:textId="77777777" w:rsidR="0054314A" w:rsidRDefault="0054314A" w:rsidP="0054314A">
      <w:pPr>
        <w:pStyle w:val="Kommentartext"/>
      </w:pPr>
      <w:r>
        <w:rPr>
          <w:rStyle w:val="Kommentarzeichen"/>
        </w:rPr>
        <w:annotationRef/>
      </w:r>
      <w:r>
        <w:t>eingefügt</w:t>
      </w:r>
    </w:p>
  </w:comment>
  <w:comment w:id="83" w:author="Fabienne Schmaus" w:date="2024-05-16T09:20:00Z" w:initials="FS">
    <w:p w14:paraId="5AB9DA10" w14:textId="1F74DAC4" w:rsidR="00DB3E5A" w:rsidRDefault="00DB3E5A" w:rsidP="00DB3E5A">
      <w:pPr>
        <w:pStyle w:val="Kommentartext"/>
      </w:pPr>
      <w:r>
        <w:rPr>
          <w:rStyle w:val="Kommentarzeichen"/>
        </w:rPr>
        <w:annotationRef/>
      </w:r>
      <w:r>
        <w:t>@Satz: ALLE Arbeitsblätter sollte aufgrund der Zielgruppe bunt und ansprechend sein. Bitte keine zu kleine Schrift verwenden. Lieber auf 2 Abs aufteilen, als zu quetschen.</w:t>
      </w:r>
    </w:p>
  </w:comment>
  <w:comment w:id="85" w:author="Fabienne Schmaus" w:date="2024-05-16T14:51:00Z" w:initials="FS">
    <w:p w14:paraId="26EF8B47" w14:textId="77777777" w:rsidR="00DB3E5A" w:rsidRDefault="00DB3E5A" w:rsidP="00DB3E5A">
      <w:pPr>
        <w:pStyle w:val="Kommentartext"/>
      </w:pPr>
      <w:r>
        <w:rPr>
          <w:rStyle w:val="Kommentarzeichen"/>
        </w:rPr>
        <w:annotationRef/>
      </w:r>
      <w:r>
        <w:t>Wir brauchen die Quelle der Illus + die ursprüngliche Datei (zusätzlich zum Screenshot)</w:t>
      </w:r>
    </w:p>
  </w:comment>
  <w:comment w:id="86" w:author="Michael Kohl" w:date="2024-05-17T10:35:00Z" w:initials="MK">
    <w:p w14:paraId="73C18BAE" w14:textId="77777777" w:rsidR="00FF705A" w:rsidRDefault="00FF705A" w:rsidP="00FF705A">
      <w:pPr>
        <w:pStyle w:val="Kommentartext"/>
      </w:pPr>
      <w:r>
        <w:rPr>
          <w:rStyle w:val="Kommentarzeichen"/>
        </w:rPr>
        <w:annotationRef/>
      </w:r>
      <w:r>
        <w:t>Das sind die in Word integrierten. Einfügen -&gt; Piktogramme -&gt; Cartoon Menschen. Die Sprechblasen sind auch von Word: Einfügen -&gt; Formen -&gt; Legenden</w:t>
      </w:r>
    </w:p>
  </w:comment>
  <w:comment w:id="88" w:author="Fabienne Schmaus" w:date="2024-05-16T13:41:00Z" w:initials="FS">
    <w:p w14:paraId="4EBEF91C" w14:textId="7EB1A5BA" w:rsidR="00DB3E5A" w:rsidRDefault="00DB3E5A" w:rsidP="00DB3E5A">
      <w:pPr>
        <w:pStyle w:val="Kommentartext"/>
      </w:pPr>
      <w:r>
        <w:rPr>
          <w:rStyle w:val="Kommentarzeichen"/>
        </w:rPr>
        <w:annotationRef/>
      </w:r>
      <w:r>
        <w:t>@Satz: Statt Screenshot bitte Übernahme aus dem beigefügten PowerPoint-Dokument</w:t>
      </w:r>
    </w:p>
  </w:comment>
  <w:comment w:id="89" w:author="Fabienne Schmaus" w:date="2024-05-16T14:54:00Z" w:initials="FS">
    <w:p w14:paraId="0F678A9B" w14:textId="77777777" w:rsidR="00DB3E5A" w:rsidRDefault="00DB3E5A" w:rsidP="00DB3E5A">
      <w:pPr>
        <w:pStyle w:val="Kommentartext"/>
      </w:pPr>
      <w:r>
        <w:rPr>
          <w:rStyle w:val="Kommentarzeichen"/>
        </w:rPr>
        <w:annotationRef/>
      </w:r>
      <w:r>
        <w:t xml:space="preserve">Es ist eigentlich zu viel Text für GS. </w:t>
      </w:r>
    </w:p>
    <w:p w14:paraId="123D1136" w14:textId="77777777" w:rsidR="00DB3E5A" w:rsidRDefault="00DB3E5A" w:rsidP="00DB3E5A">
      <w:pPr>
        <w:pStyle w:val="Kommentartext"/>
      </w:pPr>
      <w:r>
        <w:t>Sollen wir nur die Schritte behalten, also z.B.</w:t>
      </w:r>
    </w:p>
    <w:p w14:paraId="4BCA013C" w14:textId="77777777" w:rsidR="00DB3E5A" w:rsidRDefault="00DB3E5A" w:rsidP="00DB3E5A">
      <w:pPr>
        <w:pStyle w:val="Kommentartext"/>
      </w:pPr>
      <w:r>
        <w:t xml:space="preserve">2. Setze dir ein Ziel. </w:t>
      </w:r>
    </w:p>
    <w:p w14:paraId="1F9E329D" w14:textId="77777777" w:rsidR="00DB3E5A" w:rsidRDefault="00DB3E5A" w:rsidP="00DB3E5A">
      <w:pPr>
        <w:pStyle w:val="Kommentartext"/>
      </w:pPr>
      <w:r>
        <w:t>3. Mache kleine Schritte.</w:t>
      </w:r>
    </w:p>
    <w:p w14:paraId="13088662" w14:textId="77777777" w:rsidR="00DB3E5A" w:rsidRDefault="00DB3E5A" w:rsidP="00DB3E5A">
      <w:pPr>
        <w:pStyle w:val="Kommentartext"/>
      </w:pPr>
    </w:p>
    <w:p w14:paraId="49180CCE" w14:textId="77777777" w:rsidR="00DB3E5A" w:rsidRDefault="00DB3E5A" w:rsidP="00DB3E5A">
      <w:pPr>
        <w:pStyle w:val="Kommentartext"/>
      </w:pPr>
      <w:r>
        <w:t>Und die Erklärungen dazu im EWH oder im Anhang geben?</w:t>
      </w:r>
    </w:p>
  </w:comment>
  <w:comment w:id="90" w:author="Michael Kohl" w:date="2024-05-17T10:40:00Z" w:initials="MK">
    <w:p w14:paraId="64D4BCBA" w14:textId="77777777" w:rsidR="00FF705A" w:rsidRDefault="00FF705A" w:rsidP="00FF705A">
      <w:pPr>
        <w:pStyle w:val="Kommentartext"/>
      </w:pPr>
      <w:r>
        <w:rPr>
          <w:rStyle w:val="Kommentarzeichen"/>
        </w:rPr>
        <w:annotationRef/>
      </w:r>
      <w:r>
        <w:t>Habs gekürzt und in den EWH</w:t>
      </w:r>
    </w:p>
  </w:comment>
  <w:comment w:id="91" w:author="Fabienne Schmaus" w:date="2024-05-16T09:18:00Z" w:initials="FS">
    <w:p w14:paraId="3AB0254F" w14:textId="36F83831" w:rsidR="00DB3E5A" w:rsidRDefault="00DB3E5A" w:rsidP="00DB3E5A">
      <w:pPr>
        <w:pStyle w:val="Kommentartext"/>
      </w:pPr>
      <w:r>
        <w:rPr>
          <w:rStyle w:val="Kommentarzeichen"/>
        </w:rPr>
        <w:annotationRef/>
      </w:r>
      <w:r>
        <w:t>@Satz: aufgrund der Zielgruppe (GS) bitte bei jedem „Schritt“ ein Icon einfügen - wenn möglich etwas Lustiges.</w:t>
      </w:r>
    </w:p>
  </w:comment>
  <w:comment w:id="98" w:author="Fabienne Schmaus" w:date="2024-05-16T15:04:00Z" w:initials="FS">
    <w:p w14:paraId="129425D0" w14:textId="77777777" w:rsidR="00DB3E5A" w:rsidRDefault="00DB3E5A" w:rsidP="00DB3E5A">
      <w:pPr>
        <w:pStyle w:val="Kommentartext"/>
      </w:pPr>
      <w:r>
        <w:rPr>
          <w:rStyle w:val="Kommentarzeichen"/>
        </w:rPr>
        <w:annotationRef/>
      </w:r>
      <w:r>
        <w:t>Siehe Kommentar in AB 2</w:t>
      </w:r>
    </w:p>
  </w:comment>
  <w:comment w:id="99" w:author="Fabienne Schmaus" w:date="2024-05-16T13:14:00Z" w:initials="FS">
    <w:p w14:paraId="587B556F" w14:textId="77777777" w:rsidR="00DB3E5A" w:rsidRDefault="00DB3E5A" w:rsidP="00DB3E5A">
      <w:pPr>
        <w:pStyle w:val="Kommentartext"/>
      </w:pPr>
      <w:r>
        <w:rPr>
          <w:rStyle w:val="Kommentarzeichen"/>
        </w:rPr>
        <w:annotationRef/>
      </w:r>
      <w:r>
        <w:t>Mir ist eingefallen, dass wrf die Bilder hochladen muss. Hast du sie in einer anderen Form als ein Screenshot?</w:t>
      </w:r>
    </w:p>
  </w:comment>
  <w:comment w:id="101" w:author="Fabienne Schmaus" w:date="2024-05-16T14:59:00Z" w:initials="FS">
    <w:p w14:paraId="0E8957FF" w14:textId="77777777" w:rsidR="00DB3E5A" w:rsidRDefault="00DB3E5A" w:rsidP="00DB3E5A">
      <w:pPr>
        <w:pStyle w:val="Kommentartext"/>
      </w:pPr>
      <w:r>
        <w:rPr>
          <w:rStyle w:val="Kommentarzeichen"/>
        </w:rPr>
        <w:annotationRef/>
      </w:r>
      <w:r>
        <w:t>Bitte kein Screenshot sondern in Tabellenform auf 1 Seite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502DE0E" w15:done="0"/>
  <w15:commentEx w15:paraId="4CCD79E5" w15:done="0"/>
  <w15:commentEx w15:paraId="49B67FA1" w15:paraIdParent="4CCD79E5" w15:done="0"/>
  <w15:commentEx w15:paraId="391FB1F3" w15:done="0"/>
  <w15:commentEx w15:paraId="749ED5D6" w15:paraIdParent="391FB1F3" w15:done="0"/>
  <w15:commentEx w15:paraId="538C067C" w15:paraIdParent="391FB1F3" w15:done="0"/>
  <w15:commentEx w15:paraId="615C9996" w15:done="0"/>
  <w15:commentEx w15:paraId="78C596F5" w15:paraIdParent="615C9996" w15:done="0"/>
  <w15:commentEx w15:paraId="43422E7F" w15:paraIdParent="615C9996" w15:done="0"/>
  <w15:commentEx w15:paraId="79817FD8" w15:done="0"/>
  <w15:commentEx w15:paraId="4EBBD3C6" w15:paraIdParent="79817FD8" w15:done="0"/>
  <w15:commentEx w15:paraId="6032368E" w15:done="0"/>
  <w15:commentEx w15:paraId="3BA21E62" w15:done="0"/>
  <w15:commentEx w15:paraId="6ACD8A71" w15:paraIdParent="3BA21E62" w15:done="0"/>
  <w15:commentEx w15:paraId="55745C7C" w15:done="0"/>
  <w15:commentEx w15:paraId="6D88DF87" w15:paraIdParent="55745C7C" w15:done="0"/>
  <w15:commentEx w15:paraId="2A2A03DF" w15:done="0"/>
  <w15:commentEx w15:paraId="28E35136" w15:paraIdParent="2A2A03DF" w15:done="0"/>
  <w15:commentEx w15:paraId="77F56343" w15:paraIdParent="2A2A03DF" w15:done="0"/>
  <w15:commentEx w15:paraId="33AF5E3C" w15:done="0"/>
  <w15:commentEx w15:paraId="19E0DCCF" w15:paraIdParent="33AF5E3C" w15:done="0"/>
  <w15:commentEx w15:paraId="69BEE090" w15:done="0"/>
  <w15:commentEx w15:paraId="2542FFE9" w15:paraIdParent="69BEE090" w15:done="0"/>
  <w15:commentEx w15:paraId="5AB9DA10" w15:done="0"/>
  <w15:commentEx w15:paraId="26EF8B47" w15:done="0"/>
  <w15:commentEx w15:paraId="73C18BAE" w15:paraIdParent="26EF8B47" w15:done="0"/>
  <w15:commentEx w15:paraId="4EBEF91C" w15:done="0"/>
  <w15:commentEx w15:paraId="49180CCE" w15:done="0"/>
  <w15:commentEx w15:paraId="64D4BCBA" w15:paraIdParent="49180CCE" w15:done="0"/>
  <w15:commentEx w15:paraId="3AB0254F" w15:done="0"/>
  <w15:commentEx w15:paraId="129425D0" w15:done="0"/>
  <w15:commentEx w15:paraId="587B556F" w15:done="0"/>
  <w15:commentEx w15:paraId="0E8957F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15CB27F" w16cex:dateUtc="2024-05-08T12:38:00Z"/>
  <w16cex:commentExtensible w16cex:durableId="0DE1D2C5" w16cex:dateUtc="2024-05-15T15:01:00Z"/>
  <w16cex:commentExtensible w16cex:durableId="5F21F07B" w16cex:dateUtc="2024-05-16T07:01:00Z"/>
  <w16cex:commentExtensible w16cex:durableId="7A7CF4AE" w16cex:dateUtc="2024-05-16T07:36:00Z"/>
  <w16cex:commentExtensible w16cex:durableId="31AB773D" w16cex:dateUtc="2024-05-17T08:04:00Z"/>
  <w16cex:commentExtensible w16cex:durableId="75E449CD" w16cex:dateUtc="2024-05-17T08:10:00Z"/>
  <w16cex:commentExtensible w16cex:durableId="6B1F5ED9" w16cex:dateUtc="2024-05-16T18:59:00Z"/>
  <w16cex:commentExtensible w16cex:durableId="330094E5" w16cex:dateUtc="2024-05-16T19:00:00Z"/>
  <w16cex:commentExtensible w16cex:durableId="43B62D8D" w16cex:dateUtc="2024-05-17T08:05:00Z"/>
  <w16cex:commentExtensible w16cex:durableId="640DFB16" w16cex:dateUtc="2024-05-16T19:24:00Z"/>
  <w16cex:commentExtensible w16cex:durableId="679EBF8B" w16cex:dateUtc="2024-05-17T08:10:00Z"/>
  <w16cex:commentExtensible w16cex:durableId="1ED330CC" w16cex:dateUtc="2024-05-17T08:07:00Z"/>
  <w16cex:commentExtensible w16cex:durableId="3E5E344C" w16cex:dateUtc="2024-05-16T18:07:00Z"/>
  <w16cex:commentExtensible w16cex:durableId="5AB7372D" w16cex:dateUtc="2024-05-17T08:12:00Z"/>
  <w16cex:commentExtensible w16cex:durableId="230D25A5" w16cex:dateUtc="2024-05-16T19:38:00Z"/>
  <w16cex:commentExtensible w16cex:durableId="4C6354DC" w16cex:dateUtc="2024-05-17T08:14:00Z"/>
  <w16cex:commentExtensible w16cex:durableId="2DBAEC70" w16cex:dateUtc="2024-05-16T18:40:00Z"/>
  <w16cex:commentExtensible w16cex:durableId="4CDC624F" w16cex:dateUtc="2024-05-16T19:41:00Z"/>
  <w16cex:commentExtensible w16cex:durableId="7F3A32A0" w16cex:dateUtc="2024-05-17T08:15:00Z"/>
  <w16cex:commentExtensible w16cex:durableId="00262723" w16cex:dateUtc="2024-05-16T20:37:00Z"/>
  <w16cex:commentExtensible w16cex:durableId="6D738CDA" w16cex:dateUtc="2024-05-17T08:09:00Z"/>
  <w16cex:commentExtensible w16cex:durableId="0F5ED001" w16cex:dateUtc="2024-05-16T20:46:00Z"/>
  <w16cex:commentExtensible w16cex:durableId="0A96B0D7" w16cex:dateUtc="2024-05-17T08:33:00Z"/>
  <w16cex:commentExtensible w16cex:durableId="1FB60A86" w16cex:dateUtc="2024-05-16T07:20:00Z"/>
  <w16cex:commentExtensible w16cex:durableId="7899027F" w16cex:dateUtc="2024-05-16T12:51:00Z"/>
  <w16cex:commentExtensible w16cex:durableId="4A938C73" w16cex:dateUtc="2024-05-17T08:35:00Z"/>
  <w16cex:commentExtensible w16cex:durableId="651FF7C0" w16cex:dateUtc="2024-05-16T11:41:00Z"/>
  <w16cex:commentExtensible w16cex:durableId="580A6C51" w16cex:dateUtc="2024-05-16T12:54:00Z"/>
  <w16cex:commentExtensible w16cex:durableId="6B1F463D" w16cex:dateUtc="2024-05-17T08:40:00Z"/>
  <w16cex:commentExtensible w16cex:durableId="31DFC9E2" w16cex:dateUtc="2024-05-16T07:18:00Z"/>
  <w16cex:commentExtensible w16cex:durableId="70CBC430" w16cex:dateUtc="2024-05-16T13:04:00Z"/>
  <w16cex:commentExtensible w16cex:durableId="44161EB2" w16cex:dateUtc="2024-05-16T11:14:00Z"/>
  <w16cex:commentExtensible w16cex:durableId="23AD62A5" w16cex:dateUtc="2024-05-16T12: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502DE0E" w16cid:durableId="115CB27F"/>
  <w16cid:commentId w16cid:paraId="4CCD79E5" w16cid:durableId="0DE1D2C5"/>
  <w16cid:commentId w16cid:paraId="49B67FA1" w16cid:durableId="5F21F07B"/>
  <w16cid:commentId w16cid:paraId="391FB1F3" w16cid:durableId="7A7CF4AE"/>
  <w16cid:commentId w16cid:paraId="749ED5D6" w16cid:durableId="31AB773D"/>
  <w16cid:commentId w16cid:paraId="538C067C" w16cid:durableId="75E449CD"/>
  <w16cid:commentId w16cid:paraId="615C9996" w16cid:durableId="6B1F5ED9"/>
  <w16cid:commentId w16cid:paraId="78C596F5" w16cid:durableId="330094E5"/>
  <w16cid:commentId w16cid:paraId="43422E7F" w16cid:durableId="43B62D8D"/>
  <w16cid:commentId w16cid:paraId="79817FD8" w16cid:durableId="640DFB16"/>
  <w16cid:commentId w16cid:paraId="4EBBD3C6" w16cid:durableId="679EBF8B"/>
  <w16cid:commentId w16cid:paraId="6032368E" w16cid:durableId="1ED330CC"/>
  <w16cid:commentId w16cid:paraId="3BA21E62" w16cid:durableId="3E5E344C"/>
  <w16cid:commentId w16cid:paraId="6ACD8A71" w16cid:durableId="5AB7372D"/>
  <w16cid:commentId w16cid:paraId="55745C7C" w16cid:durableId="230D25A5"/>
  <w16cid:commentId w16cid:paraId="6D88DF87" w16cid:durableId="4C6354DC"/>
  <w16cid:commentId w16cid:paraId="2A2A03DF" w16cid:durableId="2DBAEC70"/>
  <w16cid:commentId w16cid:paraId="28E35136" w16cid:durableId="4CDC624F"/>
  <w16cid:commentId w16cid:paraId="77F56343" w16cid:durableId="7F3A32A0"/>
  <w16cid:commentId w16cid:paraId="33AF5E3C" w16cid:durableId="00262723"/>
  <w16cid:commentId w16cid:paraId="19E0DCCF" w16cid:durableId="6D738CDA"/>
  <w16cid:commentId w16cid:paraId="69BEE090" w16cid:durableId="0F5ED001"/>
  <w16cid:commentId w16cid:paraId="2542FFE9" w16cid:durableId="0A96B0D7"/>
  <w16cid:commentId w16cid:paraId="5AB9DA10" w16cid:durableId="1FB60A86"/>
  <w16cid:commentId w16cid:paraId="26EF8B47" w16cid:durableId="7899027F"/>
  <w16cid:commentId w16cid:paraId="73C18BAE" w16cid:durableId="4A938C73"/>
  <w16cid:commentId w16cid:paraId="4EBEF91C" w16cid:durableId="651FF7C0"/>
  <w16cid:commentId w16cid:paraId="49180CCE" w16cid:durableId="580A6C51"/>
  <w16cid:commentId w16cid:paraId="64D4BCBA" w16cid:durableId="6B1F463D"/>
  <w16cid:commentId w16cid:paraId="3AB0254F" w16cid:durableId="31DFC9E2"/>
  <w16cid:commentId w16cid:paraId="129425D0" w16cid:durableId="70CBC430"/>
  <w16cid:commentId w16cid:paraId="587B556F" w16cid:durableId="44161EB2"/>
  <w16cid:commentId w16cid:paraId="0E8957FF" w16cid:durableId="23AD62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56B0AF" w14:textId="77777777" w:rsidR="0080570C" w:rsidRDefault="0080570C" w:rsidP="00DE2E6C">
      <w:pPr>
        <w:spacing w:after="0" w:line="240" w:lineRule="auto"/>
      </w:pPr>
      <w:r>
        <w:separator/>
      </w:r>
    </w:p>
  </w:endnote>
  <w:endnote w:type="continuationSeparator" w:id="0">
    <w:p w14:paraId="665D53F9" w14:textId="77777777" w:rsidR="0080570C" w:rsidRDefault="0080570C" w:rsidP="00DE2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LiberationSerif-Bold">
    <w:altName w:val="Cambria"/>
    <w:panose1 w:val="00000000000000000000"/>
    <w:charset w:val="00"/>
    <w:family w:val="roman"/>
    <w:notTrueType/>
    <w:pitch w:val="default"/>
  </w:font>
  <w:font w:name="LiberationSerif-Italic">
    <w:altName w:val="Cambria"/>
    <w:panose1 w:val="00000000000000000000"/>
    <w:charset w:val="00"/>
    <w:family w:val="roman"/>
    <w:notTrueType/>
    <w:pitch w:val="default"/>
  </w:font>
  <w:font w:name="Calibri-Italic">
    <w:altName w:val="Calibri"/>
    <w:panose1 w:val="00000000000000000000"/>
    <w:charset w:val="00"/>
    <w:family w:val="roman"/>
    <w:notTrueType/>
    <w:pitch w:val="default"/>
  </w:font>
  <w:font w:name="BGEK Titillium">
    <w:altName w:val="Calibri"/>
    <w:panose1 w:val="00000000000000000000"/>
    <w:charset w:val="00"/>
    <w:family w:val="swiss"/>
    <w:notTrueType/>
    <w:pitch w:val="default"/>
    <w:sig w:usb0="00000003" w:usb1="00000000" w:usb2="00000000" w:usb3="00000000" w:csb0="00000001" w:csb1="00000000"/>
  </w:font>
  <w:font w:name="Open Sans">
    <w:charset w:val="00"/>
    <w:family w:val="swiss"/>
    <w:pitch w:val="variable"/>
    <w:sig w:usb0="E00002EF" w:usb1="4000205B" w:usb2="00000028" w:usb3="00000000" w:csb0="0000019F" w:csb1="00000000"/>
  </w:font>
  <w:font w:name="BGEK Titillium Light">
    <w:altName w:val="BGEK Titillium Light"/>
    <w:panose1 w:val="00000000000000000000"/>
    <w:charset w:val="00"/>
    <w:family w:val="swiss"/>
    <w:notTrueType/>
    <w:pitch w:val="default"/>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574186" w14:textId="77777777" w:rsidR="0080570C" w:rsidRDefault="0080570C" w:rsidP="00DE2E6C">
      <w:pPr>
        <w:spacing w:after="0" w:line="240" w:lineRule="auto"/>
      </w:pPr>
      <w:r>
        <w:separator/>
      </w:r>
    </w:p>
  </w:footnote>
  <w:footnote w:type="continuationSeparator" w:id="0">
    <w:p w14:paraId="00E1485C" w14:textId="77777777" w:rsidR="0080570C" w:rsidRDefault="0080570C" w:rsidP="00DE2E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018EDA" w14:textId="77777777" w:rsidR="00DB3E5A" w:rsidRPr="00DE2E6C" w:rsidRDefault="00DB3E5A" w:rsidP="00DE2E6C">
    <w:pPr>
      <w:rPr>
        <w:sz w:val="20"/>
        <w:szCs w:val="20"/>
      </w:rPr>
    </w:pPr>
    <w:r>
      <w:rPr>
        <w:sz w:val="20"/>
        <w:szCs w:val="20"/>
      </w:rPr>
      <w:t>Digitale Gesundheits</w:t>
    </w:r>
    <w:r w:rsidRPr="00DE2E6C">
      <w:rPr>
        <w:sz w:val="20"/>
        <w:szCs w:val="20"/>
      </w:rPr>
      <w:t>kompetenz –</w:t>
    </w:r>
    <w:r>
      <w:rPr>
        <w:sz w:val="20"/>
        <w:szCs w:val="20"/>
      </w:rPr>
      <w:t xml:space="preserve"> Handreichung für Lehrkräfte</w:t>
    </w:r>
    <w:r w:rsidRPr="00DE2E6C">
      <w:rPr>
        <w:sz w:val="20"/>
        <w:szCs w:val="20"/>
      </w:rPr>
      <w:t xml:space="preserve"> </w:t>
    </w:r>
    <w:r>
      <w:rPr>
        <w:sz w:val="20"/>
        <w:szCs w:val="20"/>
      </w:rPr>
      <w:t xml:space="preserve">– Gesunde Gewohnheiten </w:t>
    </w:r>
    <w:r w:rsidRPr="0059741F">
      <w:rPr>
        <w:sz w:val="20"/>
        <w:szCs w:val="20"/>
      </w:rPr>
      <w:t xml:space="preserve">– </w:t>
    </w:r>
    <w:r>
      <w:rPr>
        <w:sz w:val="20"/>
        <w:szCs w:val="20"/>
      </w:rPr>
      <w:t>Grundschule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B13F6E" w14:textId="77777777" w:rsidR="00DB3E5A" w:rsidRPr="00DE2E6C" w:rsidRDefault="00DB3E5A" w:rsidP="00DE2E6C">
    <w:pPr>
      <w:rPr>
        <w:sz w:val="20"/>
        <w:szCs w:val="20"/>
      </w:rPr>
    </w:pPr>
    <w:r>
      <w:rPr>
        <w:sz w:val="20"/>
        <w:szCs w:val="20"/>
      </w:rPr>
      <w:t>Digitale Gesundheits</w:t>
    </w:r>
    <w:r w:rsidRPr="00DE2E6C">
      <w:rPr>
        <w:sz w:val="20"/>
        <w:szCs w:val="20"/>
      </w:rPr>
      <w:t>kompetenz –</w:t>
    </w:r>
    <w:r>
      <w:rPr>
        <w:sz w:val="20"/>
        <w:szCs w:val="20"/>
      </w:rPr>
      <w:t xml:space="preserve"> Handreichung für Lehrkräfte</w:t>
    </w:r>
    <w:r w:rsidRPr="00DE2E6C">
      <w:rPr>
        <w:sz w:val="20"/>
        <w:szCs w:val="20"/>
      </w:rPr>
      <w:t xml:space="preserve"> </w:t>
    </w:r>
    <w:r>
      <w:rPr>
        <w:sz w:val="20"/>
        <w:szCs w:val="20"/>
      </w:rPr>
      <w:t xml:space="preserve">– Gesunde Gewohnheiten </w:t>
    </w:r>
    <w:r w:rsidRPr="0059741F">
      <w:rPr>
        <w:sz w:val="20"/>
        <w:szCs w:val="20"/>
      </w:rPr>
      <w:t>–</w:t>
    </w:r>
    <w:r>
      <w:rPr>
        <w:sz w:val="20"/>
        <w:szCs w:val="20"/>
      </w:rPr>
      <w:t xml:space="preserve"> Grundschule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EE0458" w14:textId="77777777" w:rsidR="00DB3E5A" w:rsidRPr="00DE2E6C" w:rsidRDefault="00DB3E5A" w:rsidP="00DE2E6C">
    <w:pPr>
      <w:rPr>
        <w:sz w:val="20"/>
        <w:szCs w:val="20"/>
      </w:rPr>
    </w:pPr>
    <w:r>
      <w:rPr>
        <w:sz w:val="20"/>
        <w:szCs w:val="20"/>
      </w:rPr>
      <w:t>Digitale Gesundheits</w:t>
    </w:r>
    <w:r w:rsidRPr="00DE2E6C">
      <w:rPr>
        <w:sz w:val="20"/>
        <w:szCs w:val="20"/>
      </w:rPr>
      <w:t>kompetenz –</w:t>
    </w:r>
    <w:r>
      <w:rPr>
        <w:sz w:val="20"/>
        <w:szCs w:val="20"/>
      </w:rPr>
      <w:t xml:space="preserve"> Handreichung</w:t>
    </w:r>
    <w:r w:rsidRPr="00DE2E6C">
      <w:rPr>
        <w:sz w:val="20"/>
        <w:szCs w:val="20"/>
      </w:rPr>
      <w:t xml:space="preserve"> </w:t>
    </w:r>
    <w:r>
      <w:rPr>
        <w:sz w:val="20"/>
        <w:szCs w:val="20"/>
      </w:rPr>
      <w:t xml:space="preserve">für Lehrkräfte – Gesunde Gewohnheiten </w:t>
    </w:r>
    <w:r w:rsidRPr="0059741F">
      <w:rPr>
        <w:sz w:val="20"/>
        <w:szCs w:val="20"/>
      </w:rPr>
      <w:t xml:space="preserve">– </w:t>
    </w:r>
    <w:r>
      <w:rPr>
        <w:sz w:val="20"/>
        <w:szCs w:val="20"/>
      </w:rPr>
      <w:t>Grundschule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5CED56" w14:textId="2ACF4678" w:rsidR="008C73C6" w:rsidRPr="00DE2E6C" w:rsidRDefault="008C73C6" w:rsidP="00DE2E6C">
    <w:pPr>
      <w:rPr>
        <w:sz w:val="20"/>
        <w:szCs w:val="20"/>
      </w:rPr>
    </w:pPr>
    <w:r>
      <w:rPr>
        <w:sz w:val="20"/>
        <w:szCs w:val="20"/>
      </w:rPr>
      <w:t>Digitale Gesundheits</w:t>
    </w:r>
    <w:r w:rsidRPr="00DE2E6C">
      <w:rPr>
        <w:sz w:val="20"/>
        <w:szCs w:val="20"/>
      </w:rPr>
      <w:t>kompetenz –</w:t>
    </w:r>
    <w:r>
      <w:rPr>
        <w:sz w:val="20"/>
        <w:szCs w:val="20"/>
      </w:rPr>
      <w:t xml:space="preserve"> Handreichung</w:t>
    </w:r>
    <w:r w:rsidRPr="00DE2E6C">
      <w:rPr>
        <w:sz w:val="20"/>
        <w:szCs w:val="20"/>
      </w:rPr>
      <w:t xml:space="preserve"> </w:t>
    </w:r>
    <w:r>
      <w:rPr>
        <w:sz w:val="20"/>
        <w:szCs w:val="20"/>
      </w:rPr>
      <w:t xml:space="preserve">für Lehrkräfte – </w:t>
    </w:r>
    <w:r w:rsidR="001469F3">
      <w:rPr>
        <w:sz w:val="20"/>
        <w:szCs w:val="20"/>
      </w:rPr>
      <w:t>Gesunde Gewohnheiten</w:t>
    </w:r>
    <w:r>
      <w:rPr>
        <w:sz w:val="20"/>
        <w:szCs w:val="20"/>
      </w:rPr>
      <w:t xml:space="preserve"> </w:t>
    </w:r>
    <w:r w:rsidRPr="0059741F">
      <w:rPr>
        <w:sz w:val="20"/>
        <w:szCs w:val="20"/>
      </w:rPr>
      <w:t xml:space="preserve">– </w:t>
    </w:r>
    <w:r w:rsidR="001469F3">
      <w:rPr>
        <w:sz w:val="20"/>
        <w:szCs w:val="20"/>
      </w:rPr>
      <w:t>Grundschule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9A9E82A"/>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247631"/>
    <w:multiLevelType w:val="hybridMultilevel"/>
    <w:tmpl w:val="0C66F072"/>
    <w:lvl w:ilvl="0" w:tplc="EB2226DC">
      <w:start w:val="1"/>
      <w:numFmt w:val="bullet"/>
      <w:lvlText w:val=""/>
      <w:lvlJc w:val="left"/>
      <w:pPr>
        <w:ind w:left="720" w:hanging="360"/>
      </w:pPr>
      <w:rPr>
        <w:rFonts w:ascii="Wingdings" w:eastAsiaTheme="minorHAnsi"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7255E1F"/>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824776F"/>
    <w:multiLevelType w:val="hybridMultilevel"/>
    <w:tmpl w:val="735269AE"/>
    <w:lvl w:ilvl="0" w:tplc="B8C8647C">
      <w:start w:val="1"/>
      <w:numFmt w:val="decimal"/>
      <w:lvlText w:val="%1."/>
      <w:lvlJc w:val="left"/>
      <w:pPr>
        <w:ind w:left="1098" w:hanging="360"/>
      </w:pPr>
      <w:rPr>
        <w:rFonts w:hint="default"/>
      </w:rPr>
    </w:lvl>
    <w:lvl w:ilvl="1" w:tplc="04070019" w:tentative="1">
      <w:start w:val="1"/>
      <w:numFmt w:val="lowerLetter"/>
      <w:lvlText w:val="%2."/>
      <w:lvlJc w:val="left"/>
      <w:pPr>
        <w:ind w:left="1818" w:hanging="360"/>
      </w:pPr>
    </w:lvl>
    <w:lvl w:ilvl="2" w:tplc="0407001B" w:tentative="1">
      <w:start w:val="1"/>
      <w:numFmt w:val="lowerRoman"/>
      <w:lvlText w:val="%3."/>
      <w:lvlJc w:val="right"/>
      <w:pPr>
        <w:ind w:left="2538" w:hanging="180"/>
      </w:pPr>
    </w:lvl>
    <w:lvl w:ilvl="3" w:tplc="0407000F" w:tentative="1">
      <w:start w:val="1"/>
      <w:numFmt w:val="decimal"/>
      <w:lvlText w:val="%4."/>
      <w:lvlJc w:val="left"/>
      <w:pPr>
        <w:ind w:left="3258" w:hanging="360"/>
      </w:pPr>
    </w:lvl>
    <w:lvl w:ilvl="4" w:tplc="04070019" w:tentative="1">
      <w:start w:val="1"/>
      <w:numFmt w:val="lowerLetter"/>
      <w:lvlText w:val="%5."/>
      <w:lvlJc w:val="left"/>
      <w:pPr>
        <w:ind w:left="3978" w:hanging="360"/>
      </w:pPr>
    </w:lvl>
    <w:lvl w:ilvl="5" w:tplc="0407001B" w:tentative="1">
      <w:start w:val="1"/>
      <w:numFmt w:val="lowerRoman"/>
      <w:lvlText w:val="%6."/>
      <w:lvlJc w:val="right"/>
      <w:pPr>
        <w:ind w:left="4698" w:hanging="180"/>
      </w:pPr>
    </w:lvl>
    <w:lvl w:ilvl="6" w:tplc="0407000F" w:tentative="1">
      <w:start w:val="1"/>
      <w:numFmt w:val="decimal"/>
      <w:lvlText w:val="%7."/>
      <w:lvlJc w:val="left"/>
      <w:pPr>
        <w:ind w:left="5418" w:hanging="360"/>
      </w:pPr>
    </w:lvl>
    <w:lvl w:ilvl="7" w:tplc="04070019" w:tentative="1">
      <w:start w:val="1"/>
      <w:numFmt w:val="lowerLetter"/>
      <w:lvlText w:val="%8."/>
      <w:lvlJc w:val="left"/>
      <w:pPr>
        <w:ind w:left="6138" w:hanging="360"/>
      </w:pPr>
    </w:lvl>
    <w:lvl w:ilvl="8" w:tplc="0407001B" w:tentative="1">
      <w:start w:val="1"/>
      <w:numFmt w:val="lowerRoman"/>
      <w:lvlText w:val="%9."/>
      <w:lvlJc w:val="right"/>
      <w:pPr>
        <w:ind w:left="6858" w:hanging="180"/>
      </w:pPr>
    </w:lvl>
  </w:abstractNum>
  <w:abstractNum w:abstractNumId="4" w15:restartNumberingAfterBreak="0">
    <w:nsid w:val="11AB7441"/>
    <w:multiLevelType w:val="hybridMultilevel"/>
    <w:tmpl w:val="AC8E4F10"/>
    <w:lvl w:ilvl="0" w:tplc="AAF031B8">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1FD5C47"/>
    <w:multiLevelType w:val="hybridMultilevel"/>
    <w:tmpl w:val="C1125B2C"/>
    <w:lvl w:ilvl="0" w:tplc="04070001">
      <w:start w:val="1"/>
      <w:numFmt w:val="bullet"/>
      <w:lvlText w:val=""/>
      <w:lvlJc w:val="left"/>
      <w:pPr>
        <w:ind w:left="1461" w:hanging="360"/>
      </w:pPr>
      <w:rPr>
        <w:rFonts w:ascii="Symbol" w:hAnsi="Symbol" w:hint="default"/>
        <w:color w:val="auto"/>
        <w:sz w:val="20"/>
      </w:rPr>
    </w:lvl>
    <w:lvl w:ilvl="1" w:tplc="04070003" w:tentative="1">
      <w:start w:val="1"/>
      <w:numFmt w:val="bullet"/>
      <w:lvlText w:val="o"/>
      <w:lvlJc w:val="left"/>
      <w:pPr>
        <w:ind w:left="2181" w:hanging="360"/>
      </w:pPr>
      <w:rPr>
        <w:rFonts w:ascii="Courier New" w:hAnsi="Courier New" w:cs="Courier New" w:hint="default"/>
      </w:rPr>
    </w:lvl>
    <w:lvl w:ilvl="2" w:tplc="04070005" w:tentative="1">
      <w:start w:val="1"/>
      <w:numFmt w:val="bullet"/>
      <w:lvlText w:val=""/>
      <w:lvlJc w:val="left"/>
      <w:pPr>
        <w:ind w:left="2901" w:hanging="360"/>
      </w:pPr>
      <w:rPr>
        <w:rFonts w:ascii="Wingdings" w:hAnsi="Wingdings" w:hint="default"/>
      </w:rPr>
    </w:lvl>
    <w:lvl w:ilvl="3" w:tplc="04070001" w:tentative="1">
      <w:start w:val="1"/>
      <w:numFmt w:val="bullet"/>
      <w:lvlText w:val=""/>
      <w:lvlJc w:val="left"/>
      <w:pPr>
        <w:ind w:left="3621" w:hanging="360"/>
      </w:pPr>
      <w:rPr>
        <w:rFonts w:ascii="Symbol" w:hAnsi="Symbol" w:hint="default"/>
      </w:rPr>
    </w:lvl>
    <w:lvl w:ilvl="4" w:tplc="04070003" w:tentative="1">
      <w:start w:val="1"/>
      <w:numFmt w:val="bullet"/>
      <w:lvlText w:val="o"/>
      <w:lvlJc w:val="left"/>
      <w:pPr>
        <w:ind w:left="4341" w:hanging="360"/>
      </w:pPr>
      <w:rPr>
        <w:rFonts w:ascii="Courier New" w:hAnsi="Courier New" w:cs="Courier New" w:hint="default"/>
      </w:rPr>
    </w:lvl>
    <w:lvl w:ilvl="5" w:tplc="04070005" w:tentative="1">
      <w:start w:val="1"/>
      <w:numFmt w:val="bullet"/>
      <w:lvlText w:val=""/>
      <w:lvlJc w:val="left"/>
      <w:pPr>
        <w:ind w:left="5061" w:hanging="360"/>
      </w:pPr>
      <w:rPr>
        <w:rFonts w:ascii="Wingdings" w:hAnsi="Wingdings" w:hint="default"/>
      </w:rPr>
    </w:lvl>
    <w:lvl w:ilvl="6" w:tplc="04070001" w:tentative="1">
      <w:start w:val="1"/>
      <w:numFmt w:val="bullet"/>
      <w:lvlText w:val=""/>
      <w:lvlJc w:val="left"/>
      <w:pPr>
        <w:ind w:left="5781" w:hanging="360"/>
      </w:pPr>
      <w:rPr>
        <w:rFonts w:ascii="Symbol" w:hAnsi="Symbol" w:hint="default"/>
      </w:rPr>
    </w:lvl>
    <w:lvl w:ilvl="7" w:tplc="04070003" w:tentative="1">
      <w:start w:val="1"/>
      <w:numFmt w:val="bullet"/>
      <w:lvlText w:val="o"/>
      <w:lvlJc w:val="left"/>
      <w:pPr>
        <w:ind w:left="6501" w:hanging="360"/>
      </w:pPr>
      <w:rPr>
        <w:rFonts w:ascii="Courier New" w:hAnsi="Courier New" w:cs="Courier New" w:hint="default"/>
      </w:rPr>
    </w:lvl>
    <w:lvl w:ilvl="8" w:tplc="04070005" w:tentative="1">
      <w:start w:val="1"/>
      <w:numFmt w:val="bullet"/>
      <w:lvlText w:val=""/>
      <w:lvlJc w:val="left"/>
      <w:pPr>
        <w:ind w:left="7221" w:hanging="360"/>
      </w:pPr>
      <w:rPr>
        <w:rFonts w:ascii="Wingdings" w:hAnsi="Wingdings" w:hint="default"/>
      </w:rPr>
    </w:lvl>
  </w:abstractNum>
  <w:abstractNum w:abstractNumId="6" w15:restartNumberingAfterBreak="0">
    <w:nsid w:val="1289331F"/>
    <w:multiLevelType w:val="hybridMultilevel"/>
    <w:tmpl w:val="CEEEF588"/>
    <w:lvl w:ilvl="0" w:tplc="0407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57271AD"/>
    <w:multiLevelType w:val="hybridMultilevel"/>
    <w:tmpl w:val="2A0A0B24"/>
    <w:lvl w:ilvl="0" w:tplc="418E60C0">
      <w:start w:val="4"/>
      <w:numFmt w:val="bullet"/>
      <w:lvlText w:val="-"/>
      <w:lvlJc w:val="left"/>
      <w:pPr>
        <w:ind w:left="720" w:hanging="360"/>
      </w:pPr>
      <w:rPr>
        <w:rFonts w:ascii="Calibri" w:eastAsiaTheme="minorHAnsi" w:hAnsi="Calibri" w:cs="Calibri" w:hint="default"/>
        <w:color w:val="auto"/>
        <w:sz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6D5149A"/>
    <w:multiLevelType w:val="hybridMultilevel"/>
    <w:tmpl w:val="66403E98"/>
    <w:lvl w:ilvl="0" w:tplc="6ACC6F68">
      <w:start w:val="1"/>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8AD4155"/>
    <w:multiLevelType w:val="hybridMultilevel"/>
    <w:tmpl w:val="48008F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8BB55C9"/>
    <w:multiLevelType w:val="hybridMultilevel"/>
    <w:tmpl w:val="9AF8B7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31B23DF1"/>
    <w:multiLevelType w:val="hybridMultilevel"/>
    <w:tmpl w:val="421CAEE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35A07C6D"/>
    <w:multiLevelType w:val="hybridMultilevel"/>
    <w:tmpl w:val="845AD51A"/>
    <w:lvl w:ilvl="0" w:tplc="04070001">
      <w:start w:val="1"/>
      <w:numFmt w:val="bullet"/>
      <w:lvlText w:val=""/>
      <w:lvlJc w:val="left"/>
      <w:pPr>
        <w:ind w:left="360" w:firstLine="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5E0097B"/>
    <w:multiLevelType w:val="hybridMultilevel"/>
    <w:tmpl w:val="2CA4D974"/>
    <w:lvl w:ilvl="0" w:tplc="986A970C">
      <w:start w:val="15"/>
      <w:numFmt w:val="bullet"/>
      <w:lvlText w:val="-"/>
      <w:lvlJc w:val="left"/>
      <w:pPr>
        <w:ind w:left="720" w:hanging="360"/>
      </w:pPr>
      <w:rPr>
        <w:rFonts w:ascii="Montserrat" w:eastAsiaTheme="minorHAnsi" w:hAnsi="Montserrat" w:cstheme="minorBidi" w:hint="default"/>
        <w:color w:val="3A3A3A"/>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75042CD"/>
    <w:multiLevelType w:val="hybridMultilevel"/>
    <w:tmpl w:val="113EE62C"/>
    <w:lvl w:ilvl="0" w:tplc="AB50AE54">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80A8A9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3B6E2CD9"/>
    <w:multiLevelType w:val="hybridMultilevel"/>
    <w:tmpl w:val="1E88C50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42CD0153"/>
    <w:multiLevelType w:val="hybridMultilevel"/>
    <w:tmpl w:val="F44A77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5B2077A"/>
    <w:multiLevelType w:val="hybridMultilevel"/>
    <w:tmpl w:val="B42EDFF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49AC15F9"/>
    <w:multiLevelType w:val="hybridMultilevel"/>
    <w:tmpl w:val="A1525504"/>
    <w:lvl w:ilvl="0" w:tplc="936AF042">
      <w:start w:val="3"/>
      <w:numFmt w:val="bullet"/>
      <w:lvlText w:val="-"/>
      <w:lvlJc w:val="left"/>
      <w:pPr>
        <w:ind w:left="360" w:firstLine="0"/>
      </w:pPr>
      <w:rPr>
        <w:rFonts w:asciiTheme="minorHAnsi" w:eastAsiaTheme="minorHAnsi" w:hAnsiTheme="minorHAnsi"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A3E6197"/>
    <w:multiLevelType w:val="hybridMultilevel"/>
    <w:tmpl w:val="69E86638"/>
    <w:lvl w:ilvl="0" w:tplc="7CFC7470">
      <w:start w:val="6"/>
      <w:numFmt w:val="bullet"/>
      <w:lvlText w:val=""/>
      <w:lvlJc w:val="left"/>
      <w:pPr>
        <w:ind w:left="720" w:hanging="360"/>
      </w:pPr>
      <w:rPr>
        <w:rFonts w:ascii="Wingdings" w:eastAsiaTheme="minorHAnsi"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B4A1D1A"/>
    <w:multiLevelType w:val="hybridMultilevel"/>
    <w:tmpl w:val="62E69350"/>
    <w:lvl w:ilvl="0" w:tplc="EB28E082">
      <w:start w:val="1"/>
      <w:numFmt w:val="decimal"/>
      <w:lvlText w:val="%1."/>
      <w:lvlJc w:val="left"/>
      <w:pPr>
        <w:ind w:left="1020" w:hanging="360"/>
      </w:pPr>
    </w:lvl>
    <w:lvl w:ilvl="1" w:tplc="A066F398">
      <w:start w:val="1"/>
      <w:numFmt w:val="decimal"/>
      <w:lvlText w:val="%2."/>
      <w:lvlJc w:val="left"/>
      <w:pPr>
        <w:ind w:left="1020" w:hanging="360"/>
      </w:pPr>
    </w:lvl>
    <w:lvl w:ilvl="2" w:tplc="BC1AA996">
      <w:start w:val="1"/>
      <w:numFmt w:val="decimal"/>
      <w:lvlText w:val="%3."/>
      <w:lvlJc w:val="left"/>
      <w:pPr>
        <w:ind w:left="1020" w:hanging="360"/>
      </w:pPr>
    </w:lvl>
    <w:lvl w:ilvl="3" w:tplc="78C20A4A">
      <w:start w:val="1"/>
      <w:numFmt w:val="decimal"/>
      <w:lvlText w:val="%4."/>
      <w:lvlJc w:val="left"/>
      <w:pPr>
        <w:ind w:left="1020" w:hanging="360"/>
      </w:pPr>
    </w:lvl>
    <w:lvl w:ilvl="4" w:tplc="0178D082">
      <w:start w:val="1"/>
      <w:numFmt w:val="decimal"/>
      <w:lvlText w:val="%5."/>
      <w:lvlJc w:val="left"/>
      <w:pPr>
        <w:ind w:left="1020" w:hanging="360"/>
      </w:pPr>
    </w:lvl>
    <w:lvl w:ilvl="5" w:tplc="CB9819C0">
      <w:start w:val="1"/>
      <w:numFmt w:val="decimal"/>
      <w:lvlText w:val="%6."/>
      <w:lvlJc w:val="left"/>
      <w:pPr>
        <w:ind w:left="1020" w:hanging="360"/>
      </w:pPr>
    </w:lvl>
    <w:lvl w:ilvl="6" w:tplc="5EC645F0">
      <w:start w:val="1"/>
      <w:numFmt w:val="decimal"/>
      <w:lvlText w:val="%7."/>
      <w:lvlJc w:val="left"/>
      <w:pPr>
        <w:ind w:left="1020" w:hanging="360"/>
      </w:pPr>
    </w:lvl>
    <w:lvl w:ilvl="7" w:tplc="5C6E6C88">
      <w:start w:val="1"/>
      <w:numFmt w:val="decimal"/>
      <w:lvlText w:val="%8."/>
      <w:lvlJc w:val="left"/>
      <w:pPr>
        <w:ind w:left="1020" w:hanging="360"/>
      </w:pPr>
    </w:lvl>
    <w:lvl w:ilvl="8" w:tplc="1CFA0DB6">
      <w:start w:val="1"/>
      <w:numFmt w:val="decimal"/>
      <w:lvlText w:val="%9."/>
      <w:lvlJc w:val="left"/>
      <w:pPr>
        <w:ind w:left="1020" w:hanging="360"/>
      </w:pPr>
    </w:lvl>
  </w:abstractNum>
  <w:abstractNum w:abstractNumId="22" w15:restartNumberingAfterBreak="0">
    <w:nsid w:val="4E17E0C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535D6AB3"/>
    <w:multiLevelType w:val="hybridMultilevel"/>
    <w:tmpl w:val="B72474A8"/>
    <w:lvl w:ilvl="0" w:tplc="04070001">
      <w:start w:val="1"/>
      <w:numFmt w:val="bullet"/>
      <w:lvlText w:val=""/>
      <w:lvlJc w:val="left"/>
      <w:pPr>
        <w:ind w:left="720" w:hanging="360"/>
      </w:pPr>
      <w:rPr>
        <w:rFonts w:ascii="Symbol" w:hAnsi="Symbol" w:hint="default"/>
        <w:color w:val="auto"/>
        <w:sz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5A5370E5"/>
    <w:multiLevelType w:val="hybridMultilevel"/>
    <w:tmpl w:val="07A493E8"/>
    <w:lvl w:ilvl="0" w:tplc="E79CCCD0">
      <w:start w:val="1"/>
      <w:numFmt w:val="bullet"/>
      <w:lvlText w:val="-"/>
      <w:lvlJc w:val="left"/>
      <w:pPr>
        <w:ind w:left="1068" w:hanging="360"/>
      </w:pPr>
      <w:rPr>
        <w:rFonts w:ascii="Calibri" w:eastAsiaTheme="minorHAnsi" w:hAnsi="Calibri" w:cs="Calibri"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5" w15:restartNumberingAfterBreak="0">
    <w:nsid w:val="5D1831E7"/>
    <w:multiLevelType w:val="hybridMultilevel"/>
    <w:tmpl w:val="E870BF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2A87551"/>
    <w:multiLevelType w:val="hybridMultilevel"/>
    <w:tmpl w:val="F524ED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747201F4"/>
    <w:multiLevelType w:val="hybridMultilevel"/>
    <w:tmpl w:val="A7920DCC"/>
    <w:lvl w:ilvl="0" w:tplc="4AB09E62">
      <w:start w:val="1"/>
      <w:numFmt w:val="bullet"/>
      <w:lvlText w:val="-"/>
      <w:lvlJc w:val="left"/>
      <w:pPr>
        <w:ind w:left="410" w:hanging="360"/>
      </w:pPr>
      <w:rPr>
        <w:rFonts w:ascii="Calibri" w:eastAsiaTheme="minorHAnsi" w:hAnsi="Calibri" w:cs="Calibri" w:hint="default"/>
      </w:rPr>
    </w:lvl>
    <w:lvl w:ilvl="1" w:tplc="04070003" w:tentative="1">
      <w:start w:val="1"/>
      <w:numFmt w:val="bullet"/>
      <w:lvlText w:val="o"/>
      <w:lvlJc w:val="left"/>
      <w:pPr>
        <w:ind w:left="1130" w:hanging="360"/>
      </w:pPr>
      <w:rPr>
        <w:rFonts w:ascii="Courier New" w:hAnsi="Courier New" w:cs="Courier New" w:hint="default"/>
      </w:rPr>
    </w:lvl>
    <w:lvl w:ilvl="2" w:tplc="04070005" w:tentative="1">
      <w:start w:val="1"/>
      <w:numFmt w:val="bullet"/>
      <w:lvlText w:val=""/>
      <w:lvlJc w:val="left"/>
      <w:pPr>
        <w:ind w:left="1850" w:hanging="360"/>
      </w:pPr>
      <w:rPr>
        <w:rFonts w:ascii="Wingdings" w:hAnsi="Wingdings" w:hint="default"/>
      </w:rPr>
    </w:lvl>
    <w:lvl w:ilvl="3" w:tplc="04070001" w:tentative="1">
      <w:start w:val="1"/>
      <w:numFmt w:val="bullet"/>
      <w:lvlText w:val=""/>
      <w:lvlJc w:val="left"/>
      <w:pPr>
        <w:ind w:left="2570" w:hanging="360"/>
      </w:pPr>
      <w:rPr>
        <w:rFonts w:ascii="Symbol" w:hAnsi="Symbol" w:hint="default"/>
      </w:rPr>
    </w:lvl>
    <w:lvl w:ilvl="4" w:tplc="04070003" w:tentative="1">
      <w:start w:val="1"/>
      <w:numFmt w:val="bullet"/>
      <w:lvlText w:val="o"/>
      <w:lvlJc w:val="left"/>
      <w:pPr>
        <w:ind w:left="3290" w:hanging="360"/>
      </w:pPr>
      <w:rPr>
        <w:rFonts w:ascii="Courier New" w:hAnsi="Courier New" w:cs="Courier New" w:hint="default"/>
      </w:rPr>
    </w:lvl>
    <w:lvl w:ilvl="5" w:tplc="04070005" w:tentative="1">
      <w:start w:val="1"/>
      <w:numFmt w:val="bullet"/>
      <w:lvlText w:val=""/>
      <w:lvlJc w:val="left"/>
      <w:pPr>
        <w:ind w:left="4010" w:hanging="360"/>
      </w:pPr>
      <w:rPr>
        <w:rFonts w:ascii="Wingdings" w:hAnsi="Wingdings" w:hint="default"/>
      </w:rPr>
    </w:lvl>
    <w:lvl w:ilvl="6" w:tplc="04070001" w:tentative="1">
      <w:start w:val="1"/>
      <w:numFmt w:val="bullet"/>
      <w:lvlText w:val=""/>
      <w:lvlJc w:val="left"/>
      <w:pPr>
        <w:ind w:left="4730" w:hanging="360"/>
      </w:pPr>
      <w:rPr>
        <w:rFonts w:ascii="Symbol" w:hAnsi="Symbol" w:hint="default"/>
      </w:rPr>
    </w:lvl>
    <w:lvl w:ilvl="7" w:tplc="04070003" w:tentative="1">
      <w:start w:val="1"/>
      <w:numFmt w:val="bullet"/>
      <w:lvlText w:val="o"/>
      <w:lvlJc w:val="left"/>
      <w:pPr>
        <w:ind w:left="5450" w:hanging="360"/>
      </w:pPr>
      <w:rPr>
        <w:rFonts w:ascii="Courier New" w:hAnsi="Courier New" w:cs="Courier New" w:hint="default"/>
      </w:rPr>
    </w:lvl>
    <w:lvl w:ilvl="8" w:tplc="04070005" w:tentative="1">
      <w:start w:val="1"/>
      <w:numFmt w:val="bullet"/>
      <w:lvlText w:val=""/>
      <w:lvlJc w:val="left"/>
      <w:pPr>
        <w:ind w:left="6170" w:hanging="360"/>
      </w:pPr>
      <w:rPr>
        <w:rFonts w:ascii="Wingdings" w:hAnsi="Wingdings" w:hint="default"/>
      </w:rPr>
    </w:lvl>
  </w:abstractNum>
  <w:abstractNum w:abstractNumId="28" w15:restartNumberingAfterBreak="0">
    <w:nsid w:val="78F22141"/>
    <w:multiLevelType w:val="hybridMultilevel"/>
    <w:tmpl w:val="09CE9C1A"/>
    <w:lvl w:ilvl="0" w:tplc="04070001">
      <w:start w:val="1"/>
      <w:numFmt w:val="bullet"/>
      <w:lvlText w:val=""/>
      <w:lvlJc w:val="left"/>
      <w:pPr>
        <w:ind w:left="1458" w:hanging="360"/>
      </w:pPr>
      <w:rPr>
        <w:rFonts w:ascii="Symbol" w:hAnsi="Symbol" w:hint="default"/>
        <w:color w:val="auto"/>
        <w:sz w:val="20"/>
      </w:rPr>
    </w:lvl>
    <w:lvl w:ilvl="1" w:tplc="04070003" w:tentative="1">
      <w:start w:val="1"/>
      <w:numFmt w:val="bullet"/>
      <w:lvlText w:val="o"/>
      <w:lvlJc w:val="left"/>
      <w:pPr>
        <w:ind w:left="2178" w:hanging="360"/>
      </w:pPr>
      <w:rPr>
        <w:rFonts w:ascii="Courier New" w:hAnsi="Courier New" w:cs="Courier New" w:hint="default"/>
      </w:rPr>
    </w:lvl>
    <w:lvl w:ilvl="2" w:tplc="04070005" w:tentative="1">
      <w:start w:val="1"/>
      <w:numFmt w:val="bullet"/>
      <w:lvlText w:val=""/>
      <w:lvlJc w:val="left"/>
      <w:pPr>
        <w:ind w:left="2898" w:hanging="360"/>
      </w:pPr>
      <w:rPr>
        <w:rFonts w:ascii="Wingdings" w:hAnsi="Wingdings" w:hint="default"/>
      </w:rPr>
    </w:lvl>
    <w:lvl w:ilvl="3" w:tplc="04070001" w:tentative="1">
      <w:start w:val="1"/>
      <w:numFmt w:val="bullet"/>
      <w:lvlText w:val=""/>
      <w:lvlJc w:val="left"/>
      <w:pPr>
        <w:ind w:left="3618" w:hanging="360"/>
      </w:pPr>
      <w:rPr>
        <w:rFonts w:ascii="Symbol" w:hAnsi="Symbol" w:hint="default"/>
      </w:rPr>
    </w:lvl>
    <w:lvl w:ilvl="4" w:tplc="04070003" w:tentative="1">
      <w:start w:val="1"/>
      <w:numFmt w:val="bullet"/>
      <w:lvlText w:val="o"/>
      <w:lvlJc w:val="left"/>
      <w:pPr>
        <w:ind w:left="4338" w:hanging="360"/>
      </w:pPr>
      <w:rPr>
        <w:rFonts w:ascii="Courier New" w:hAnsi="Courier New" w:cs="Courier New" w:hint="default"/>
      </w:rPr>
    </w:lvl>
    <w:lvl w:ilvl="5" w:tplc="04070005" w:tentative="1">
      <w:start w:val="1"/>
      <w:numFmt w:val="bullet"/>
      <w:lvlText w:val=""/>
      <w:lvlJc w:val="left"/>
      <w:pPr>
        <w:ind w:left="5058" w:hanging="360"/>
      </w:pPr>
      <w:rPr>
        <w:rFonts w:ascii="Wingdings" w:hAnsi="Wingdings" w:hint="default"/>
      </w:rPr>
    </w:lvl>
    <w:lvl w:ilvl="6" w:tplc="04070001" w:tentative="1">
      <w:start w:val="1"/>
      <w:numFmt w:val="bullet"/>
      <w:lvlText w:val=""/>
      <w:lvlJc w:val="left"/>
      <w:pPr>
        <w:ind w:left="5778" w:hanging="360"/>
      </w:pPr>
      <w:rPr>
        <w:rFonts w:ascii="Symbol" w:hAnsi="Symbol" w:hint="default"/>
      </w:rPr>
    </w:lvl>
    <w:lvl w:ilvl="7" w:tplc="04070003" w:tentative="1">
      <w:start w:val="1"/>
      <w:numFmt w:val="bullet"/>
      <w:lvlText w:val="o"/>
      <w:lvlJc w:val="left"/>
      <w:pPr>
        <w:ind w:left="6498" w:hanging="360"/>
      </w:pPr>
      <w:rPr>
        <w:rFonts w:ascii="Courier New" w:hAnsi="Courier New" w:cs="Courier New" w:hint="default"/>
      </w:rPr>
    </w:lvl>
    <w:lvl w:ilvl="8" w:tplc="04070005" w:tentative="1">
      <w:start w:val="1"/>
      <w:numFmt w:val="bullet"/>
      <w:lvlText w:val=""/>
      <w:lvlJc w:val="left"/>
      <w:pPr>
        <w:ind w:left="7218" w:hanging="360"/>
      </w:pPr>
      <w:rPr>
        <w:rFonts w:ascii="Wingdings" w:hAnsi="Wingdings" w:hint="default"/>
      </w:rPr>
    </w:lvl>
  </w:abstractNum>
  <w:abstractNum w:abstractNumId="29" w15:restartNumberingAfterBreak="0">
    <w:nsid w:val="7D15688A"/>
    <w:multiLevelType w:val="hybridMultilevel"/>
    <w:tmpl w:val="37DAF97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364936045">
    <w:abstractNumId w:val="11"/>
  </w:num>
  <w:num w:numId="2" w16cid:durableId="2054228392">
    <w:abstractNumId w:val="22"/>
  </w:num>
  <w:num w:numId="3" w16cid:durableId="2035616232">
    <w:abstractNumId w:val="15"/>
  </w:num>
  <w:num w:numId="4" w16cid:durableId="1499732922">
    <w:abstractNumId w:val="8"/>
  </w:num>
  <w:num w:numId="5" w16cid:durableId="45227119">
    <w:abstractNumId w:val="26"/>
  </w:num>
  <w:num w:numId="6" w16cid:durableId="1062362409">
    <w:abstractNumId w:val="9"/>
  </w:num>
  <w:num w:numId="7" w16cid:durableId="149173224">
    <w:abstractNumId w:val="13"/>
  </w:num>
  <w:num w:numId="8" w16cid:durableId="200410592">
    <w:abstractNumId w:val="7"/>
  </w:num>
  <w:num w:numId="9" w16cid:durableId="1118796243">
    <w:abstractNumId w:val="23"/>
  </w:num>
  <w:num w:numId="10" w16cid:durableId="230695290">
    <w:abstractNumId w:val="28"/>
  </w:num>
  <w:num w:numId="11" w16cid:durableId="1040397563">
    <w:abstractNumId w:val="5"/>
  </w:num>
  <w:num w:numId="12" w16cid:durableId="1832287018">
    <w:abstractNumId w:val="18"/>
  </w:num>
  <w:num w:numId="13" w16cid:durableId="61997588">
    <w:abstractNumId w:val="0"/>
  </w:num>
  <w:num w:numId="14" w16cid:durableId="1800340573">
    <w:abstractNumId w:val="4"/>
  </w:num>
  <w:num w:numId="15" w16cid:durableId="174996575">
    <w:abstractNumId w:val="14"/>
  </w:num>
  <w:num w:numId="16" w16cid:durableId="1507206690">
    <w:abstractNumId w:val="2"/>
  </w:num>
  <w:num w:numId="17" w16cid:durableId="1855218406">
    <w:abstractNumId w:val="6"/>
  </w:num>
  <w:num w:numId="18" w16cid:durableId="1818767852">
    <w:abstractNumId w:val="25"/>
  </w:num>
  <w:num w:numId="19" w16cid:durableId="2001347089">
    <w:abstractNumId w:val="27"/>
  </w:num>
  <w:num w:numId="20" w16cid:durableId="511917795">
    <w:abstractNumId w:val="3"/>
  </w:num>
  <w:num w:numId="21" w16cid:durableId="346097309">
    <w:abstractNumId w:val="24"/>
  </w:num>
  <w:num w:numId="22" w16cid:durableId="1555047006">
    <w:abstractNumId w:val="29"/>
  </w:num>
  <w:num w:numId="23" w16cid:durableId="1043671896">
    <w:abstractNumId w:val="16"/>
  </w:num>
  <w:num w:numId="24" w16cid:durableId="807821688">
    <w:abstractNumId w:val="1"/>
  </w:num>
  <w:num w:numId="25" w16cid:durableId="1233002936">
    <w:abstractNumId w:val="20"/>
  </w:num>
  <w:num w:numId="26" w16cid:durableId="2096322977">
    <w:abstractNumId w:val="19"/>
  </w:num>
  <w:num w:numId="27" w16cid:durableId="1734348094">
    <w:abstractNumId w:val="12"/>
  </w:num>
  <w:num w:numId="28" w16cid:durableId="2121145814">
    <w:abstractNumId w:val="17"/>
  </w:num>
  <w:num w:numId="29" w16cid:durableId="1811939695">
    <w:abstractNumId w:val="10"/>
  </w:num>
  <w:num w:numId="30" w16cid:durableId="1035499468">
    <w:abstractNumId w:val="2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Fabienne Schmaus">
    <w15:presenceInfo w15:providerId="Windows Live" w15:userId="03367ccf035eb67b"/>
  </w15:person>
  <w15:person w15:author="Michael Kohl">
    <w15:presenceInfo w15:providerId="Windows Live" w15:userId="1d6fefbaf845a2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grammar="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E6C"/>
    <w:rsid w:val="000003B9"/>
    <w:rsid w:val="00000FD0"/>
    <w:rsid w:val="00001222"/>
    <w:rsid w:val="000012E7"/>
    <w:rsid w:val="00001B00"/>
    <w:rsid w:val="000027EC"/>
    <w:rsid w:val="000031A5"/>
    <w:rsid w:val="00003505"/>
    <w:rsid w:val="00003A05"/>
    <w:rsid w:val="00006184"/>
    <w:rsid w:val="00006C95"/>
    <w:rsid w:val="00007820"/>
    <w:rsid w:val="00011BC7"/>
    <w:rsid w:val="00012669"/>
    <w:rsid w:val="00015428"/>
    <w:rsid w:val="00017E9E"/>
    <w:rsid w:val="00020CC7"/>
    <w:rsid w:val="00023038"/>
    <w:rsid w:val="0002346A"/>
    <w:rsid w:val="000237D3"/>
    <w:rsid w:val="00023BFA"/>
    <w:rsid w:val="000267AB"/>
    <w:rsid w:val="00027395"/>
    <w:rsid w:val="00030E34"/>
    <w:rsid w:val="00031BAE"/>
    <w:rsid w:val="0003279F"/>
    <w:rsid w:val="0003344A"/>
    <w:rsid w:val="000351E4"/>
    <w:rsid w:val="00035648"/>
    <w:rsid w:val="00035D98"/>
    <w:rsid w:val="00036133"/>
    <w:rsid w:val="00036C3C"/>
    <w:rsid w:val="0003745B"/>
    <w:rsid w:val="000375A8"/>
    <w:rsid w:val="000376B8"/>
    <w:rsid w:val="00040285"/>
    <w:rsid w:val="0004121A"/>
    <w:rsid w:val="00041D84"/>
    <w:rsid w:val="00042D78"/>
    <w:rsid w:val="0004526B"/>
    <w:rsid w:val="00045AF4"/>
    <w:rsid w:val="0005174B"/>
    <w:rsid w:val="000524C7"/>
    <w:rsid w:val="0005434A"/>
    <w:rsid w:val="00054714"/>
    <w:rsid w:val="00054F7C"/>
    <w:rsid w:val="00054F8A"/>
    <w:rsid w:val="000555D3"/>
    <w:rsid w:val="000568FF"/>
    <w:rsid w:val="00056908"/>
    <w:rsid w:val="000569F5"/>
    <w:rsid w:val="00056B07"/>
    <w:rsid w:val="00056C08"/>
    <w:rsid w:val="00060DBD"/>
    <w:rsid w:val="00064798"/>
    <w:rsid w:val="00064E9B"/>
    <w:rsid w:val="00066A21"/>
    <w:rsid w:val="00066DCB"/>
    <w:rsid w:val="00070C32"/>
    <w:rsid w:val="00071235"/>
    <w:rsid w:val="00072175"/>
    <w:rsid w:val="0007322D"/>
    <w:rsid w:val="000740AF"/>
    <w:rsid w:val="0007414B"/>
    <w:rsid w:val="00076456"/>
    <w:rsid w:val="0008206B"/>
    <w:rsid w:val="00083043"/>
    <w:rsid w:val="000847CB"/>
    <w:rsid w:val="00084C14"/>
    <w:rsid w:val="00085CE1"/>
    <w:rsid w:val="00085F1D"/>
    <w:rsid w:val="00086165"/>
    <w:rsid w:val="00092240"/>
    <w:rsid w:val="00092AFE"/>
    <w:rsid w:val="0009387C"/>
    <w:rsid w:val="0009421F"/>
    <w:rsid w:val="0009488D"/>
    <w:rsid w:val="000A0AB6"/>
    <w:rsid w:val="000A0CD3"/>
    <w:rsid w:val="000A0D4C"/>
    <w:rsid w:val="000A122D"/>
    <w:rsid w:val="000A1303"/>
    <w:rsid w:val="000A19A9"/>
    <w:rsid w:val="000A292F"/>
    <w:rsid w:val="000A3028"/>
    <w:rsid w:val="000A66E2"/>
    <w:rsid w:val="000B1D3B"/>
    <w:rsid w:val="000B27CC"/>
    <w:rsid w:val="000B4AE9"/>
    <w:rsid w:val="000B5F5A"/>
    <w:rsid w:val="000B77DB"/>
    <w:rsid w:val="000B7E84"/>
    <w:rsid w:val="000C12B8"/>
    <w:rsid w:val="000C1785"/>
    <w:rsid w:val="000C4F3E"/>
    <w:rsid w:val="000C5B1F"/>
    <w:rsid w:val="000C5FAD"/>
    <w:rsid w:val="000C6415"/>
    <w:rsid w:val="000C6801"/>
    <w:rsid w:val="000C6F9D"/>
    <w:rsid w:val="000C711A"/>
    <w:rsid w:val="000D17BD"/>
    <w:rsid w:val="000D2691"/>
    <w:rsid w:val="000D37EB"/>
    <w:rsid w:val="000D413A"/>
    <w:rsid w:val="000D5A80"/>
    <w:rsid w:val="000D79FC"/>
    <w:rsid w:val="000E194F"/>
    <w:rsid w:val="000E2212"/>
    <w:rsid w:val="000E2B6E"/>
    <w:rsid w:val="000E604D"/>
    <w:rsid w:val="000E649C"/>
    <w:rsid w:val="000E6FB8"/>
    <w:rsid w:val="000F1A1B"/>
    <w:rsid w:val="000F2865"/>
    <w:rsid w:val="000F49E3"/>
    <w:rsid w:val="000F4B3C"/>
    <w:rsid w:val="000F5557"/>
    <w:rsid w:val="000F5F1A"/>
    <w:rsid w:val="000F6B39"/>
    <w:rsid w:val="000F6BC6"/>
    <w:rsid w:val="000F6CC1"/>
    <w:rsid w:val="000F7396"/>
    <w:rsid w:val="001002B7"/>
    <w:rsid w:val="00104846"/>
    <w:rsid w:val="00107759"/>
    <w:rsid w:val="001103BE"/>
    <w:rsid w:val="00110A50"/>
    <w:rsid w:val="001113E3"/>
    <w:rsid w:val="001153D4"/>
    <w:rsid w:val="0011717A"/>
    <w:rsid w:val="001212C9"/>
    <w:rsid w:val="00121A47"/>
    <w:rsid w:val="00121D2C"/>
    <w:rsid w:val="00121E21"/>
    <w:rsid w:val="0012207B"/>
    <w:rsid w:val="00122A14"/>
    <w:rsid w:val="00123DAB"/>
    <w:rsid w:val="00125F84"/>
    <w:rsid w:val="001272A6"/>
    <w:rsid w:val="00130CF8"/>
    <w:rsid w:val="0013110C"/>
    <w:rsid w:val="0013190B"/>
    <w:rsid w:val="00131991"/>
    <w:rsid w:val="00131DDC"/>
    <w:rsid w:val="001321BE"/>
    <w:rsid w:val="00133A74"/>
    <w:rsid w:val="00134844"/>
    <w:rsid w:val="001353E2"/>
    <w:rsid w:val="00135B2D"/>
    <w:rsid w:val="00140609"/>
    <w:rsid w:val="00144748"/>
    <w:rsid w:val="00146108"/>
    <w:rsid w:val="001469F3"/>
    <w:rsid w:val="00151247"/>
    <w:rsid w:val="001535CC"/>
    <w:rsid w:val="001540CD"/>
    <w:rsid w:val="001545E1"/>
    <w:rsid w:val="00156AD6"/>
    <w:rsid w:val="0015767B"/>
    <w:rsid w:val="00161303"/>
    <w:rsid w:val="001629A7"/>
    <w:rsid w:val="001631B6"/>
    <w:rsid w:val="001705C8"/>
    <w:rsid w:val="00170ABF"/>
    <w:rsid w:val="00170DF9"/>
    <w:rsid w:val="00170E13"/>
    <w:rsid w:val="00172703"/>
    <w:rsid w:val="00173572"/>
    <w:rsid w:val="001739B1"/>
    <w:rsid w:val="0017472E"/>
    <w:rsid w:val="0017517C"/>
    <w:rsid w:val="00175F84"/>
    <w:rsid w:val="001764B4"/>
    <w:rsid w:val="001774AD"/>
    <w:rsid w:val="00177616"/>
    <w:rsid w:val="001809C4"/>
    <w:rsid w:val="001820EE"/>
    <w:rsid w:val="00182FD5"/>
    <w:rsid w:val="00183767"/>
    <w:rsid w:val="00184AAB"/>
    <w:rsid w:val="00184B84"/>
    <w:rsid w:val="00185217"/>
    <w:rsid w:val="0018527D"/>
    <w:rsid w:val="00186A3D"/>
    <w:rsid w:val="00186D76"/>
    <w:rsid w:val="00187EB1"/>
    <w:rsid w:val="00190034"/>
    <w:rsid w:val="00190793"/>
    <w:rsid w:val="0019448B"/>
    <w:rsid w:val="001947FB"/>
    <w:rsid w:val="00195E58"/>
    <w:rsid w:val="00197CDA"/>
    <w:rsid w:val="001A2251"/>
    <w:rsid w:val="001A4A01"/>
    <w:rsid w:val="001A4A5C"/>
    <w:rsid w:val="001A4A77"/>
    <w:rsid w:val="001A5075"/>
    <w:rsid w:val="001A5938"/>
    <w:rsid w:val="001A61B2"/>
    <w:rsid w:val="001B06A5"/>
    <w:rsid w:val="001B1080"/>
    <w:rsid w:val="001B1368"/>
    <w:rsid w:val="001B42F1"/>
    <w:rsid w:val="001B71A2"/>
    <w:rsid w:val="001C05D0"/>
    <w:rsid w:val="001C14EF"/>
    <w:rsid w:val="001C15D4"/>
    <w:rsid w:val="001C1A00"/>
    <w:rsid w:val="001C1F8A"/>
    <w:rsid w:val="001C23EF"/>
    <w:rsid w:val="001C2C4A"/>
    <w:rsid w:val="001C399E"/>
    <w:rsid w:val="001C3A27"/>
    <w:rsid w:val="001C4C82"/>
    <w:rsid w:val="001C5E8D"/>
    <w:rsid w:val="001C6161"/>
    <w:rsid w:val="001D0467"/>
    <w:rsid w:val="001D057D"/>
    <w:rsid w:val="001D1D0B"/>
    <w:rsid w:val="001D40EB"/>
    <w:rsid w:val="001D4AB6"/>
    <w:rsid w:val="001D5021"/>
    <w:rsid w:val="001D64D4"/>
    <w:rsid w:val="001D74FB"/>
    <w:rsid w:val="001E12B8"/>
    <w:rsid w:val="001E26E4"/>
    <w:rsid w:val="001E2B5B"/>
    <w:rsid w:val="001E4E36"/>
    <w:rsid w:val="001E5B31"/>
    <w:rsid w:val="001F0304"/>
    <w:rsid w:val="001F03C5"/>
    <w:rsid w:val="001F2667"/>
    <w:rsid w:val="001F418A"/>
    <w:rsid w:val="001F7510"/>
    <w:rsid w:val="001F7A74"/>
    <w:rsid w:val="001F7E7D"/>
    <w:rsid w:val="00200107"/>
    <w:rsid w:val="00202380"/>
    <w:rsid w:val="0020299C"/>
    <w:rsid w:val="00205612"/>
    <w:rsid w:val="00207A01"/>
    <w:rsid w:val="00207EB9"/>
    <w:rsid w:val="00211118"/>
    <w:rsid w:val="00212286"/>
    <w:rsid w:val="00212E72"/>
    <w:rsid w:val="002151F1"/>
    <w:rsid w:val="0021780E"/>
    <w:rsid w:val="002214BF"/>
    <w:rsid w:val="00224380"/>
    <w:rsid w:val="00224699"/>
    <w:rsid w:val="00225440"/>
    <w:rsid w:val="0022545C"/>
    <w:rsid w:val="00225533"/>
    <w:rsid w:val="00230142"/>
    <w:rsid w:val="00232242"/>
    <w:rsid w:val="002324A8"/>
    <w:rsid w:val="00233360"/>
    <w:rsid w:val="00237E50"/>
    <w:rsid w:val="0024024A"/>
    <w:rsid w:val="00242A24"/>
    <w:rsid w:val="00246CE6"/>
    <w:rsid w:val="00246DF0"/>
    <w:rsid w:val="00246E18"/>
    <w:rsid w:val="0024735E"/>
    <w:rsid w:val="00247CF9"/>
    <w:rsid w:val="00251D27"/>
    <w:rsid w:val="00253FA3"/>
    <w:rsid w:val="00254C69"/>
    <w:rsid w:val="0025501D"/>
    <w:rsid w:val="00255356"/>
    <w:rsid w:val="00260582"/>
    <w:rsid w:val="00261E3D"/>
    <w:rsid w:val="00262C81"/>
    <w:rsid w:val="00264D3B"/>
    <w:rsid w:val="0026745A"/>
    <w:rsid w:val="00270ABF"/>
    <w:rsid w:val="00271902"/>
    <w:rsid w:val="0027615A"/>
    <w:rsid w:val="00281684"/>
    <w:rsid w:val="00284806"/>
    <w:rsid w:val="00284A72"/>
    <w:rsid w:val="0028656F"/>
    <w:rsid w:val="0029136F"/>
    <w:rsid w:val="0029390D"/>
    <w:rsid w:val="00297732"/>
    <w:rsid w:val="00297872"/>
    <w:rsid w:val="002A1C9E"/>
    <w:rsid w:val="002A3717"/>
    <w:rsid w:val="002A55F4"/>
    <w:rsid w:val="002A705C"/>
    <w:rsid w:val="002A7A7A"/>
    <w:rsid w:val="002A7ABC"/>
    <w:rsid w:val="002B181F"/>
    <w:rsid w:val="002B27F4"/>
    <w:rsid w:val="002B4D84"/>
    <w:rsid w:val="002B5909"/>
    <w:rsid w:val="002B62D1"/>
    <w:rsid w:val="002B75A8"/>
    <w:rsid w:val="002C0A05"/>
    <w:rsid w:val="002C0AF9"/>
    <w:rsid w:val="002C12B8"/>
    <w:rsid w:val="002C1B7A"/>
    <w:rsid w:val="002C2822"/>
    <w:rsid w:val="002C4A1D"/>
    <w:rsid w:val="002C705E"/>
    <w:rsid w:val="002C7562"/>
    <w:rsid w:val="002C7E9A"/>
    <w:rsid w:val="002D440D"/>
    <w:rsid w:val="002D6E38"/>
    <w:rsid w:val="002D7920"/>
    <w:rsid w:val="002D7EA8"/>
    <w:rsid w:val="002E29A4"/>
    <w:rsid w:val="002E3425"/>
    <w:rsid w:val="002E4B63"/>
    <w:rsid w:val="002E56AD"/>
    <w:rsid w:val="002F0360"/>
    <w:rsid w:val="002F0FA4"/>
    <w:rsid w:val="002F1D92"/>
    <w:rsid w:val="002F29E9"/>
    <w:rsid w:val="002F47D0"/>
    <w:rsid w:val="002F5E1D"/>
    <w:rsid w:val="002F76C0"/>
    <w:rsid w:val="002F7A92"/>
    <w:rsid w:val="003014DF"/>
    <w:rsid w:val="003039F4"/>
    <w:rsid w:val="003061D9"/>
    <w:rsid w:val="00307546"/>
    <w:rsid w:val="0031077A"/>
    <w:rsid w:val="003118E1"/>
    <w:rsid w:val="00312D9F"/>
    <w:rsid w:val="0031418A"/>
    <w:rsid w:val="003146CD"/>
    <w:rsid w:val="00314B21"/>
    <w:rsid w:val="003202AE"/>
    <w:rsid w:val="003204CA"/>
    <w:rsid w:val="00321832"/>
    <w:rsid w:val="00323656"/>
    <w:rsid w:val="00325139"/>
    <w:rsid w:val="0032545A"/>
    <w:rsid w:val="0032628D"/>
    <w:rsid w:val="00327536"/>
    <w:rsid w:val="00327A73"/>
    <w:rsid w:val="003323F8"/>
    <w:rsid w:val="00333041"/>
    <w:rsid w:val="00333AB3"/>
    <w:rsid w:val="00335D18"/>
    <w:rsid w:val="00337407"/>
    <w:rsid w:val="0034308F"/>
    <w:rsid w:val="00343FF7"/>
    <w:rsid w:val="00344C9D"/>
    <w:rsid w:val="003466F9"/>
    <w:rsid w:val="00346B0A"/>
    <w:rsid w:val="0034760B"/>
    <w:rsid w:val="00351286"/>
    <w:rsid w:val="00352D06"/>
    <w:rsid w:val="00353F2F"/>
    <w:rsid w:val="0035514E"/>
    <w:rsid w:val="00357718"/>
    <w:rsid w:val="003578D1"/>
    <w:rsid w:val="00357FD6"/>
    <w:rsid w:val="00361726"/>
    <w:rsid w:val="00362182"/>
    <w:rsid w:val="003631E8"/>
    <w:rsid w:val="00363309"/>
    <w:rsid w:val="0036414E"/>
    <w:rsid w:val="00365101"/>
    <w:rsid w:val="00365867"/>
    <w:rsid w:val="0036586E"/>
    <w:rsid w:val="003701A9"/>
    <w:rsid w:val="003705DB"/>
    <w:rsid w:val="00371E27"/>
    <w:rsid w:val="00373C96"/>
    <w:rsid w:val="00375728"/>
    <w:rsid w:val="00376263"/>
    <w:rsid w:val="00376613"/>
    <w:rsid w:val="00382599"/>
    <w:rsid w:val="00383C3E"/>
    <w:rsid w:val="00384853"/>
    <w:rsid w:val="00393697"/>
    <w:rsid w:val="003948DC"/>
    <w:rsid w:val="0039630B"/>
    <w:rsid w:val="003964EF"/>
    <w:rsid w:val="003A3238"/>
    <w:rsid w:val="003A39F7"/>
    <w:rsid w:val="003A43B4"/>
    <w:rsid w:val="003A4494"/>
    <w:rsid w:val="003A44F3"/>
    <w:rsid w:val="003A4806"/>
    <w:rsid w:val="003A4BA0"/>
    <w:rsid w:val="003A5BBA"/>
    <w:rsid w:val="003A5CF1"/>
    <w:rsid w:val="003A6C0C"/>
    <w:rsid w:val="003B42AD"/>
    <w:rsid w:val="003B4C78"/>
    <w:rsid w:val="003B62F7"/>
    <w:rsid w:val="003B6A57"/>
    <w:rsid w:val="003B6FAE"/>
    <w:rsid w:val="003B7084"/>
    <w:rsid w:val="003B7EB4"/>
    <w:rsid w:val="003C030D"/>
    <w:rsid w:val="003C36C9"/>
    <w:rsid w:val="003C642C"/>
    <w:rsid w:val="003C65E8"/>
    <w:rsid w:val="003D0530"/>
    <w:rsid w:val="003D18F3"/>
    <w:rsid w:val="003D398E"/>
    <w:rsid w:val="003D3FEF"/>
    <w:rsid w:val="003D448E"/>
    <w:rsid w:val="003D4529"/>
    <w:rsid w:val="003D48FA"/>
    <w:rsid w:val="003D5551"/>
    <w:rsid w:val="003D56C8"/>
    <w:rsid w:val="003D56F7"/>
    <w:rsid w:val="003D571B"/>
    <w:rsid w:val="003D5AF1"/>
    <w:rsid w:val="003D7319"/>
    <w:rsid w:val="003E1309"/>
    <w:rsid w:val="003E1551"/>
    <w:rsid w:val="003E1C0C"/>
    <w:rsid w:val="003E3F0A"/>
    <w:rsid w:val="003E4D6A"/>
    <w:rsid w:val="003E56C7"/>
    <w:rsid w:val="003E6589"/>
    <w:rsid w:val="003E6B4D"/>
    <w:rsid w:val="003F0905"/>
    <w:rsid w:val="003F23F5"/>
    <w:rsid w:val="003F3E88"/>
    <w:rsid w:val="003F694B"/>
    <w:rsid w:val="003F712A"/>
    <w:rsid w:val="003F737A"/>
    <w:rsid w:val="00401323"/>
    <w:rsid w:val="00402C9A"/>
    <w:rsid w:val="00402EEF"/>
    <w:rsid w:val="00403DED"/>
    <w:rsid w:val="0040563E"/>
    <w:rsid w:val="00405BEB"/>
    <w:rsid w:val="0040776E"/>
    <w:rsid w:val="00410B1D"/>
    <w:rsid w:val="004114EB"/>
    <w:rsid w:val="00411F11"/>
    <w:rsid w:val="00412D8D"/>
    <w:rsid w:val="0041365D"/>
    <w:rsid w:val="00413EE1"/>
    <w:rsid w:val="0041431E"/>
    <w:rsid w:val="00414E01"/>
    <w:rsid w:val="00420DA0"/>
    <w:rsid w:val="00422173"/>
    <w:rsid w:val="004234DE"/>
    <w:rsid w:val="00423A7E"/>
    <w:rsid w:val="00423DAF"/>
    <w:rsid w:val="00424F42"/>
    <w:rsid w:val="00425B9D"/>
    <w:rsid w:val="004260E2"/>
    <w:rsid w:val="0042681E"/>
    <w:rsid w:val="00426EB8"/>
    <w:rsid w:val="00430F97"/>
    <w:rsid w:val="00431A40"/>
    <w:rsid w:val="00431AD2"/>
    <w:rsid w:val="00431C0C"/>
    <w:rsid w:val="004359F8"/>
    <w:rsid w:val="004407D9"/>
    <w:rsid w:val="00442B1C"/>
    <w:rsid w:val="00445925"/>
    <w:rsid w:val="00450130"/>
    <w:rsid w:val="00450381"/>
    <w:rsid w:val="0045078F"/>
    <w:rsid w:val="00450A17"/>
    <w:rsid w:val="00451828"/>
    <w:rsid w:val="00451B65"/>
    <w:rsid w:val="00454E31"/>
    <w:rsid w:val="00455A0C"/>
    <w:rsid w:val="00456CC9"/>
    <w:rsid w:val="00457DCE"/>
    <w:rsid w:val="004600F7"/>
    <w:rsid w:val="004619B0"/>
    <w:rsid w:val="00461DFA"/>
    <w:rsid w:val="0046486D"/>
    <w:rsid w:val="004657B5"/>
    <w:rsid w:val="00465BBC"/>
    <w:rsid w:val="00465DB6"/>
    <w:rsid w:val="004663F5"/>
    <w:rsid w:val="004666B8"/>
    <w:rsid w:val="00467B58"/>
    <w:rsid w:val="00467D3F"/>
    <w:rsid w:val="004744A0"/>
    <w:rsid w:val="00476B40"/>
    <w:rsid w:val="00481D98"/>
    <w:rsid w:val="00484081"/>
    <w:rsid w:val="004841C5"/>
    <w:rsid w:val="0048463C"/>
    <w:rsid w:val="00484D10"/>
    <w:rsid w:val="00487F6F"/>
    <w:rsid w:val="004906E7"/>
    <w:rsid w:val="00490AD0"/>
    <w:rsid w:val="0049191D"/>
    <w:rsid w:val="004931E8"/>
    <w:rsid w:val="00493C3F"/>
    <w:rsid w:val="0049430D"/>
    <w:rsid w:val="00495606"/>
    <w:rsid w:val="00495AC8"/>
    <w:rsid w:val="00496D35"/>
    <w:rsid w:val="004A02FC"/>
    <w:rsid w:val="004A2AF5"/>
    <w:rsid w:val="004A3477"/>
    <w:rsid w:val="004A4BDB"/>
    <w:rsid w:val="004A4C04"/>
    <w:rsid w:val="004A5100"/>
    <w:rsid w:val="004B161A"/>
    <w:rsid w:val="004B1788"/>
    <w:rsid w:val="004B22DE"/>
    <w:rsid w:val="004B2AD1"/>
    <w:rsid w:val="004B3F36"/>
    <w:rsid w:val="004B4199"/>
    <w:rsid w:val="004B41F2"/>
    <w:rsid w:val="004B55C3"/>
    <w:rsid w:val="004B5B24"/>
    <w:rsid w:val="004B67BD"/>
    <w:rsid w:val="004B6CDA"/>
    <w:rsid w:val="004B759E"/>
    <w:rsid w:val="004C2B76"/>
    <w:rsid w:val="004C437B"/>
    <w:rsid w:val="004C6AB2"/>
    <w:rsid w:val="004C7251"/>
    <w:rsid w:val="004D04A4"/>
    <w:rsid w:val="004D265C"/>
    <w:rsid w:val="004D2E21"/>
    <w:rsid w:val="004D50AE"/>
    <w:rsid w:val="004D656C"/>
    <w:rsid w:val="004D6ABF"/>
    <w:rsid w:val="004D705C"/>
    <w:rsid w:val="004D79CD"/>
    <w:rsid w:val="004E1F93"/>
    <w:rsid w:val="004E25C1"/>
    <w:rsid w:val="004E2CFE"/>
    <w:rsid w:val="004E3281"/>
    <w:rsid w:val="004E4355"/>
    <w:rsid w:val="004E4DCF"/>
    <w:rsid w:val="004E50F8"/>
    <w:rsid w:val="004E51E4"/>
    <w:rsid w:val="004E5DD6"/>
    <w:rsid w:val="004E7D35"/>
    <w:rsid w:val="004E7FFE"/>
    <w:rsid w:val="004F0851"/>
    <w:rsid w:val="004F13F0"/>
    <w:rsid w:val="004F214C"/>
    <w:rsid w:val="004F2B01"/>
    <w:rsid w:val="004F2F7A"/>
    <w:rsid w:val="004F59D3"/>
    <w:rsid w:val="004F7B2C"/>
    <w:rsid w:val="005013E0"/>
    <w:rsid w:val="005018EE"/>
    <w:rsid w:val="005025F8"/>
    <w:rsid w:val="00502826"/>
    <w:rsid w:val="0050442C"/>
    <w:rsid w:val="00504852"/>
    <w:rsid w:val="00504E16"/>
    <w:rsid w:val="00505E54"/>
    <w:rsid w:val="00506B07"/>
    <w:rsid w:val="00507286"/>
    <w:rsid w:val="005105C3"/>
    <w:rsid w:val="00510855"/>
    <w:rsid w:val="0051092F"/>
    <w:rsid w:val="0051096D"/>
    <w:rsid w:val="00515775"/>
    <w:rsid w:val="00516018"/>
    <w:rsid w:val="00522842"/>
    <w:rsid w:val="00522C11"/>
    <w:rsid w:val="005249E3"/>
    <w:rsid w:val="00525A25"/>
    <w:rsid w:val="00525ADE"/>
    <w:rsid w:val="00525E53"/>
    <w:rsid w:val="005275BA"/>
    <w:rsid w:val="00527D0B"/>
    <w:rsid w:val="00530283"/>
    <w:rsid w:val="0053098B"/>
    <w:rsid w:val="005313AB"/>
    <w:rsid w:val="005319EE"/>
    <w:rsid w:val="00531F74"/>
    <w:rsid w:val="0053227A"/>
    <w:rsid w:val="00532F36"/>
    <w:rsid w:val="005331BE"/>
    <w:rsid w:val="00533C4E"/>
    <w:rsid w:val="005345E4"/>
    <w:rsid w:val="00537C70"/>
    <w:rsid w:val="0054314A"/>
    <w:rsid w:val="00543C7B"/>
    <w:rsid w:val="00544D15"/>
    <w:rsid w:val="00544EAC"/>
    <w:rsid w:val="00550826"/>
    <w:rsid w:val="00550B13"/>
    <w:rsid w:val="005521DF"/>
    <w:rsid w:val="00552777"/>
    <w:rsid w:val="00554F2B"/>
    <w:rsid w:val="00556165"/>
    <w:rsid w:val="00556BE3"/>
    <w:rsid w:val="00557871"/>
    <w:rsid w:val="00561C61"/>
    <w:rsid w:val="00561CDE"/>
    <w:rsid w:val="0056204F"/>
    <w:rsid w:val="005624BB"/>
    <w:rsid w:val="005638B1"/>
    <w:rsid w:val="005656FF"/>
    <w:rsid w:val="005663D7"/>
    <w:rsid w:val="00566E18"/>
    <w:rsid w:val="005701DD"/>
    <w:rsid w:val="00570CB8"/>
    <w:rsid w:val="005719CC"/>
    <w:rsid w:val="00571C58"/>
    <w:rsid w:val="00571DE5"/>
    <w:rsid w:val="005747A7"/>
    <w:rsid w:val="0057569F"/>
    <w:rsid w:val="00575C1F"/>
    <w:rsid w:val="00575CE5"/>
    <w:rsid w:val="005766DF"/>
    <w:rsid w:val="0057736A"/>
    <w:rsid w:val="00582FD0"/>
    <w:rsid w:val="00583215"/>
    <w:rsid w:val="00583256"/>
    <w:rsid w:val="005841C4"/>
    <w:rsid w:val="00584B99"/>
    <w:rsid w:val="00584F37"/>
    <w:rsid w:val="00586D00"/>
    <w:rsid w:val="00590020"/>
    <w:rsid w:val="00592463"/>
    <w:rsid w:val="005925B3"/>
    <w:rsid w:val="00594CFE"/>
    <w:rsid w:val="005957EA"/>
    <w:rsid w:val="005968D3"/>
    <w:rsid w:val="005A18B8"/>
    <w:rsid w:val="005A2F63"/>
    <w:rsid w:val="005A3CF8"/>
    <w:rsid w:val="005A4C26"/>
    <w:rsid w:val="005A69DA"/>
    <w:rsid w:val="005B194D"/>
    <w:rsid w:val="005B2C28"/>
    <w:rsid w:val="005B3BAB"/>
    <w:rsid w:val="005B6DC6"/>
    <w:rsid w:val="005B722C"/>
    <w:rsid w:val="005C0191"/>
    <w:rsid w:val="005C44C5"/>
    <w:rsid w:val="005C589D"/>
    <w:rsid w:val="005C5CF7"/>
    <w:rsid w:val="005C5CFC"/>
    <w:rsid w:val="005C65B8"/>
    <w:rsid w:val="005D0256"/>
    <w:rsid w:val="005D1F8C"/>
    <w:rsid w:val="005D267A"/>
    <w:rsid w:val="005D3C62"/>
    <w:rsid w:val="005D4405"/>
    <w:rsid w:val="005D56D9"/>
    <w:rsid w:val="005D5944"/>
    <w:rsid w:val="005D5950"/>
    <w:rsid w:val="005D5D92"/>
    <w:rsid w:val="005D609B"/>
    <w:rsid w:val="005D6D0D"/>
    <w:rsid w:val="005D6DA0"/>
    <w:rsid w:val="005E1AD9"/>
    <w:rsid w:val="005E22A0"/>
    <w:rsid w:val="005E26F5"/>
    <w:rsid w:val="005E373B"/>
    <w:rsid w:val="005E407F"/>
    <w:rsid w:val="005E64AB"/>
    <w:rsid w:val="005E6AC3"/>
    <w:rsid w:val="005F2430"/>
    <w:rsid w:val="005F2A9D"/>
    <w:rsid w:val="005F3D94"/>
    <w:rsid w:val="005F477C"/>
    <w:rsid w:val="005F4A80"/>
    <w:rsid w:val="005F4C4E"/>
    <w:rsid w:val="005F50BD"/>
    <w:rsid w:val="005F6BEF"/>
    <w:rsid w:val="005F784D"/>
    <w:rsid w:val="00600033"/>
    <w:rsid w:val="00603E75"/>
    <w:rsid w:val="00604C30"/>
    <w:rsid w:val="00605B22"/>
    <w:rsid w:val="00606FD8"/>
    <w:rsid w:val="00610B87"/>
    <w:rsid w:val="00611C15"/>
    <w:rsid w:val="00612D78"/>
    <w:rsid w:val="0061621A"/>
    <w:rsid w:val="00616C79"/>
    <w:rsid w:val="00617393"/>
    <w:rsid w:val="00622AA5"/>
    <w:rsid w:val="00623BFC"/>
    <w:rsid w:val="006248FB"/>
    <w:rsid w:val="00625A69"/>
    <w:rsid w:val="00625DB6"/>
    <w:rsid w:val="00626172"/>
    <w:rsid w:val="006272F4"/>
    <w:rsid w:val="006301F4"/>
    <w:rsid w:val="006318FA"/>
    <w:rsid w:val="00633102"/>
    <w:rsid w:val="006337C2"/>
    <w:rsid w:val="00634196"/>
    <w:rsid w:val="006342D7"/>
    <w:rsid w:val="00635DCA"/>
    <w:rsid w:val="00636AAD"/>
    <w:rsid w:val="00637693"/>
    <w:rsid w:val="00637EE9"/>
    <w:rsid w:val="00637FC7"/>
    <w:rsid w:val="00640A08"/>
    <w:rsid w:val="006435F8"/>
    <w:rsid w:val="00643CF5"/>
    <w:rsid w:val="00646342"/>
    <w:rsid w:val="006471C7"/>
    <w:rsid w:val="00652C31"/>
    <w:rsid w:val="0065372C"/>
    <w:rsid w:val="00653D0C"/>
    <w:rsid w:val="00654588"/>
    <w:rsid w:val="00655405"/>
    <w:rsid w:val="00656135"/>
    <w:rsid w:val="00656477"/>
    <w:rsid w:val="00656888"/>
    <w:rsid w:val="0066100B"/>
    <w:rsid w:val="00662C56"/>
    <w:rsid w:val="006633BE"/>
    <w:rsid w:val="00663AD7"/>
    <w:rsid w:val="00664B38"/>
    <w:rsid w:val="00670C5B"/>
    <w:rsid w:val="006715A0"/>
    <w:rsid w:val="00671BA6"/>
    <w:rsid w:val="00671E5E"/>
    <w:rsid w:val="006741C3"/>
    <w:rsid w:val="00674278"/>
    <w:rsid w:val="00675204"/>
    <w:rsid w:val="006754DB"/>
    <w:rsid w:val="00676961"/>
    <w:rsid w:val="006772EB"/>
    <w:rsid w:val="0067792C"/>
    <w:rsid w:val="006800B1"/>
    <w:rsid w:val="00683D52"/>
    <w:rsid w:val="00684AD1"/>
    <w:rsid w:val="00686955"/>
    <w:rsid w:val="00690D50"/>
    <w:rsid w:val="006919E2"/>
    <w:rsid w:val="006927F5"/>
    <w:rsid w:val="00692A61"/>
    <w:rsid w:val="00694625"/>
    <w:rsid w:val="006953CB"/>
    <w:rsid w:val="006A006E"/>
    <w:rsid w:val="006A183F"/>
    <w:rsid w:val="006A1C65"/>
    <w:rsid w:val="006A2147"/>
    <w:rsid w:val="006A38B2"/>
    <w:rsid w:val="006A6979"/>
    <w:rsid w:val="006A7519"/>
    <w:rsid w:val="006B2863"/>
    <w:rsid w:val="006B2FDB"/>
    <w:rsid w:val="006B3436"/>
    <w:rsid w:val="006B48CA"/>
    <w:rsid w:val="006B6E6D"/>
    <w:rsid w:val="006C0E14"/>
    <w:rsid w:val="006C2311"/>
    <w:rsid w:val="006C2C41"/>
    <w:rsid w:val="006C3359"/>
    <w:rsid w:val="006C3CC0"/>
    <w:rsid w:val="006C5BDB"/>
    <w:rsid w:val="006C5F4A"/>
    <w:rsid w:val="006D08C9"/>
    <w:rsid w:val="006D15B7"/>
    <w:rsid w:val="006D389D"/>
    <w:rsid w:val="006D3C4F"/>
    <w:rsid w:val="006D44A1"/>
    <w:rsid w:val="006D4613"/>
    <w:rsid w:val="006D514F"/>
    <w:rsid w:val="006D5591"/>
    <w:rsid w:val="006D5BD5"/>
    <w:rsid w:val="006D5EB2"/>
    <w:rsid w:val="006D68F7"/>
    <w:rsid w:val="006D6B7F"/>
    <w:rsid w:val="006E5456"/>
    <w:rsid w:val="006E58E0"/>
    <w:rsid w:val="006E728B"/>
    <w:rsid w:val="006E734E"/>
    <w:rsid w:val="006F0552"/>
    <w:rsid w:val="006F123A"/>
    <w:rsid w:val="006F1A75"/>
    <w:rsid w:val="006F27D3"/>
    <w:rsid w:val="006F2A11"/>
    <w:rsid w:val="006F3805"/>
    <w:rsid w:val="006F7DB9"/>
    <w:rsid w:val="00705F29"/>
    <w:rsid w:val="007068E1"/>
    <w:rsid w:val="00706E44"/>
    <w:rsid w:val="00706FBE"/>
    <w:rsid w:val="00707DA0"/>
    <w:rsid w:val="007105B2"/>
    <w:rsid w:val="00710E6A"/>
    <w:rsid w:val="00712584"/>
    <w:rsid w:val="00712EAB"/>
    <w:rsid w:val="00713AEB"/>
    <w:rsid w:val="0071418E"/>
    <w:rsid w:val="00714904"/>
    <w:rsid w:val="00716166"/>
    <w:rsid w:val="0071706B"/>
    <w:rsid w:val="00720B5E"/>
    <w:rsid w:val="007219C4"/>
    <w:rsid w:val="00721E80"/>
    <w:rsid w:val="00722F61"/>
    <w:rsid w:val="0072305C"/>
    <w:rsid w:val="00725B28"/>
    <w:rsid w:val="00726D33"/>
    <w:rsid w:val="007278EA"/>
    <w:rsid w:val="007279BB"/>
    <w:rsid w:val="0073054B"/>
    <w:rsid w:val="00733748"/>
    <w:rsid w:val="00733EB3"/>
    <w:rsid w:val="00734024"/>
    <w:rsid w:val="00734F04"/>
    <w:rsid w:val="0073678B"/>
    <w:rsid w:val="00737737"/>
    <w:rsid w:val="00737E6F"/>
    <w:rsid w:val="00740DFF"/>
    <w:rsid w:val="0074364B"/>
    <w:rsid w:val="00744D9E"/>
    <w:rsid w:val="007451DD"/>
    <w:rsid w:val="0074648B"/>
    <w:rsid w:val="00747298"/>
    <w:rsid w:val="00750A9F"/>
    <w:rsid w:val="00750FA9"/>
    <w:rsid w:val="0075217B"/>
    <w:rsid w:val="00755248"/>
    <w:rsid w:val="00755CEC"/>
    <w:rsid w:val="007570C7"/>
    <w:rsid w:val="00760008"/>
    <w:rsid w:val="0076363A"/>
    <w:rsid w:val="00764188"/>
    <w:rsid w:val="007643FE"/>
    <w:rsid w:val="00764931"/>
    <w:rsid w:val="007655FD"/>
    <w:rsid w:val="00767818"/>
    <w:rsid w:val="0077414B"/>
    <w:rsid w:val="00775493"/>
    <w:rsid w:val="00776316"/>
    <w:rsid w:val="00776493"/>
    <w:rsid w:val="007767EE"/>
    <w:rsid w:val="00776E13"/>
    <w:rsid w:val="007771E2"/>
    <w:rsid w:val="00777401"/>
    <w:rsid w:val="00783B9B"/>
    <w:rsid w:val="00784D93"/>
    <w:rsid w:val="007861A6"/>
    <w:rsid w:val="00790108"/>
    <w:rsid w:val="007914C1"/>
    <w:rsid w:val="00791F25"/>
    <w:rsid w:val="00792187"/>
    <w:rsid w:val="007958E5"/>
    <w:rsid w:val="0079685D"/>
    <w:rsid w:val="00797058"/>
    <w:rsid w:val="00797097"/>
    <w:rsid w:val="0079799C"/>
    <w:rsid w:val="007A04B6"/>
    <w:rsid w:val="007A10FB"/>
    <w:rsid w:val="007A41B8"/>
    <w:rsid w:val="007A467C"/>
    <w:rsid w:val="007A47D3"/>
    <w:rsid w:val="007A68A6"/>
    <w:rsid w:val="007B04DF"/>
    <w:rsid w:val="007B1617"/>
    <w:rsid w:val="007B4305"/>
    <w:rsid w:val="007B4468"/>
    <w:rsid w:val="007B50E3"/>
    <w:rsid w:val="007B517C"/>
    <w:rsid w:val="007B7893"/>
    <w:rsid w:val="007C230F"/>
    <w:rsid w:val="007C3CB0"/>
    <w:rsid w:val="007C46A1"/>
    <w:rsid w:val="007C4A0F"/>
    <w:rsid w:val="007C51D9"/>
    <w:rsid w:val="007C5B4E"/>
    <w:rsid w:val="007C6687"/>
    <w:rsid w:val="007C7F53"/>
    <w:rsid w:val="007D4928"/>
    <w:rsid w:val="007D718C"/>
    <w:rsid w:val="007D7947"/>
    <w:rsid w:val="007D7E93"/>
    <w:rsid w:val="007E0013"/>
    <w:rsid w:val="007E17B8"/>
    <w:rsid w:val="007E1A23"/>
    <w:rsid w:val="007E2BFD"/>
    <w:rsid w:val="007E4599"/>
    <w:rsid w:val="007E5755"/>
    <w:rsid w:val="007E6355"/>
    <w:rsid w:val="007E6D33"/>
    <w:rsid w:val="007E7556"/>
    <w:rsid w:val="007F122C"/>
    <w:rsid w:val="007F27C1"/>
    <w:rsid w:val="007F4197"/>
    <w:rsid w:val="007F41B2"/>
    <w:rsid w:val="007F5F7C"/>
    <w:rsid w:val="007F5F99"/>
    <w:rsid w:val="007F6449"/>
    <w:rsid w:val="007F6926"/>
    <w:rsid w:val="007F7AEC"/>
    <w:rsid w:val="007F7D73"/>
    <w:rsid w:val="00804097"/>
    <w:rsid w:val="00804F1B"/>
    <w:rsid w:val="008053D0"/>
    <w:rsid w:val="0080570C"/>
    <w:rsid w:val="00806FD5"/>
    <w:rsid w:val="00807634"/>
    <w:rsid w:val="008100B3"/>
    <w:rsid w:val="00810DF4"/>
    <w:rsid w:val="008117D2"/>
    <w:rsid w:val="00812E8C"/>
    <w:rsid w:val="008133B2"/>
    <w:rsid w:val="00814699"/>
    <w:rsid w:val="00815C6D"/>
    <w:rsid w:val="00816035"/>
    <w:rsid w:val="0081611F"/>
    <w:rsid w:val="00817579"/>
    <w:rsid w:val="0082062E"/>
    <w:rsid w:val="0082064F"/>
    <w:rsid w:val="00821572"/>
    <w:rsid w:val="00824F4F"/>
    <w:rsid w:val="0082571B"/>
    <w:rsid w:val="00825A16"/>
    <w:rsid w:val="00826D7A"/>
    <w:rsid w:val="00831DEE"/>
    <w:rsid w:val="00831ECC"/>
    <w:rsid w:val="00832003"/>
    <w:rsid w:val="00834A7F"/>
    <w:rsid w:val="008357D8"/>
    <w:rsid w:val="00835DA7"/>
    <w:rsid w:val="00836D9B"/>
    <w:rsid w:val="008414B8"/>
    <w:rsid w:val="008422F8"/>
    <w:rsid w:val="00843F52"/>
    <w:rsid w:val="0084560F"/>
    <w:rsid w:val="00846B49"/>
    <w:rsid w:val="00847408"/>
    <w:rsid w:val="0085026A"/>
    <w:rsid w:val="00850989"/>
    <w:rsid w:val="00852261"/>
    <w:rsid w:val="00852CF1"/>
    <w:rsid w:val="00854220"/>
    <w:rsid w:val="008542A2"/>
    <w:rsid w:val="008543DD"/>
    <w:rsid w:val="00854D47"/>
    <w:rsid w:val="00857A0E"/>
    <w:rsid w:val="008611AE"/>
    <w:rsid w:val="008619B1"/>
    <w:rsid w:val="00861DCE"/>
    <w:rsid w:val="00862C38"/>
    <w:rsid w:val="008638C9"/>
    <w:rsid w:val="008663B5"/>
    <w:rsid w:val="008672F6"/>
    <w:rsid w:val="00870444"/>
    <w:rsid w:val="00870C5D"/>
    <w:rsid w:val="00870E0A"/>
    <w:rsid w:val="0087187C"/>
    <w:rsid w:val="00871FA5"/>
    <w:rsid w:val="00872790"/>
    <w:rsid w:val="0087512A"/>
    <w:rsid w:val="00875A8C"/>
    <w:rsid w:val="00875C61"/>
    <w:rsid w:val="00875D20"/>
    <w:rsid w:val="0088010D"/>
    <w:rsid w:val="00880828"/>
    <w:rsid w:val="0088084B"/>
    <w:rsid w:val="00880A1E"/>
    <w:rsid w:val="00881436"/>
    <w:rsid w:val="00881B01"/>
    <w:rsid w:val="00881C3A"/>
    <w:rsid w:val="008845C1"/>
    <w:rsid w:val="00886242"/>
    <w:rsid w:val="008877FE"/>
    <w:rsid w:val="00890386"/>
    <w:rsid w:val="0089193B"/>
    <w:rsid w:val="00892C18"/>
    <w:rsid w:val="00893F67"/>
    <w:rsid w:val="00894440"/>
    <w:rsid w:val="00894BA2"/>
    <w:rsid w:val="00895947"/>
    <w:rsid w:val="008968BA"/>
    <w:rsid w:val="008A08E2"/>
    <w:rsid w:val="008A204F"/>
    <w:rsid w:val="008A21C3"/>
    <w:rsid w:val="008A271D"/>
    <w:rsid w:val="008A4493"/>
    <w:rsid w:val="008A5EF5"/>
    <w:rsid w:val="008A725E"/>
    <w:rsid w:val="008A7FB4"/>
    <w:rsid w:val="008B005A"/>
    <w:rsid w:val="008B1B9F"/>
    <w:rsid w:val="008B2D77"/>
    <w:rsid w:val="008B4479"/>
    <w:rsid w:val="008B6016"/>
    <w:rsid w:val="008B72FD"/>
    <w:rsid w:val="008B76BF"/>
    <w:rsid w:val="008B79CC"/>
    <w:rsid w:val="008C00F3"/>
    <w:rsid w:val="008C0DE8"/>
    <w:rsid w:val="008C2985"/>
    <w:rsid w:val="008C59B5"/>
    <w:rsid w:val="008C6199"/>
    <w:rsid w:val="008C6CB7"/>
    <w:rsid w:val="008C71AA"/>
    <w:rsid w:val="008C73C6"/>
    <w:rsid w:val="008C7B9C"/>
    <w:rsid w:val="008D0347"/>
    <w:rsid w:val="008D0A1F"/>
    <w:rsid w:val="008D38A2"/>
    <w:rsid w:val="008D439A"/>
    <w:rsid w:val="008D43C5"/>
    <w:rsid w:val="008D7A6F"/>
    <w:rsid w:val="008D7E9C"/>
    <w:rsid w:val="008E23DD"/>
    <w:rsid w:val="008E3C07"/>
    <w:rsid w:val="008E42E4"/>
    <w:rsid w:val="008E7AA5"/>
    <w:rsid w:val="008E7C1A"/>
    <w:rsid w:val="008F0511"/>
    <w:rsid w:val="008F0C84"/>
    <w:rsid w:val="008F29DE"/>
    <w:rsid w:val="008F44CE"/>
    <w:rsid w:val="008F4B43"/>
    <w:rsid w:val="008F5B7F"/>
    <w:rsid w:val="008F69BB"/>
    <w:rsid w:val="008F78C2"/>
    <w:rsid w:val="0090097B"/>
    <w:rsid w:val="00900ADF"/>
    <w:rsid w:val="00900FF7"/>
    <w:rsid w:val="00901E64"/>
    <w:rsid w:val="00902548"/>
    <w:rsid w:val="0090564C"/>
    <w:rsid w:val="00905CD7"/>
    <w:rsid w:val="00906778"/>
    <w:rsid w:val="009067BE"/>
    <w:rsid w:val="009078D9"/>
    <w:rsid w:val="00907E4C"/>
    <w:rsid w:val="0091149D"/>
    <w:rsid w:val="00912060"/>
    <w:rsid w:val="0091395D"/>
    <w:rsid w:val="009161A1"/>
    <w:rsid w:val="0091621C"/>
    <w:rsid w:val="00917B34"/>
    <w:rsid w:val="0092022F"/>
    <w:rsid w:val="0092025D"/>
    <w:rsid w:val="00920F2E"/>
    <w:rsid w:val="009225D3"/>
    <w:rsid w:val="00922A13"/>
    <w:rsid w:val="00923767"/>
    <w:rsid w:val="009242F6"/>
    <w:rsid w:val="0092783C"/>
    <w:rsid w:val="00927B2A"/>
    <w:rsid w:val="009308C1"/>
    <w:rsid w:val="0093232C"/>
    <w:rsid w:val="00932C86"/>
    <w:rsid w:val="009347D6"/>
    <w:rsid w:val="00934D13"/>
    <w:rsid w:val="00941CE3"/>
    <w:rsid w:val="00942E55"/>
    <w:rsid w:val="00945416"/>
    <w:rsid w:val="00945BA3"/>
    <w:rsid w:val="00947F72"/>
    <w:rsid w:val="00950EC5"/>
    <w:rsid w:val="0095382B"/>
    <w:rsid w:val="00954804"/>
    <w:rsid w:val="00954EBD"/>
    <w:rsid w:val="00955834"/>
    <w:rsid w:val="00955B36"/>
    <w:rsid w:val="009562D3"/>
    <w:rsid w:val="009574B3"/>
    <w:rsid w:val="0096144C"/>
    <w:rsid w:val="00965B76"/>
    <w:rsid w:val="009668E7"/>
    <w:rsid w:val="00967552"/>
    <w:rsid w:val="00967DDD"/>
    <w:rsid w:val="00972AB5"/>
    <w:rsid w:val="009739F6"/>
    <w:rsid w:val="0097650E"/>
    <w:rsid w:val="009774FE"/>
    <w:rsid w:val="00977AE8"/>
    <w:rsid w:val="0098140C"/>
    <w:rsid w:val="00981716"/>
    <w:rsid w:val="0098186C"/>
    <w:rsid w:val="00984DFE"/>
    <w:rsid w:val="00985D22"/>
    <w:rsid w:val="00985F2A"/>
    <w:rsid w:val="0098697C"/>
    <w:rsid w:val="00986C79"/>
    <w:rsid w:val="009877D9"/>
    <w:rsid w:val="00987897"/>
    <w:rsid w:val="0099098C"/>
    <w:rsid w:val="009927FD"/>
    <w:rsid w:val="00992B30"/>
    <w:rsid w:val="00993D5B"/>
    <w:rsid w:val="009953AD"/>
    <w:rsid w:val="00995782"/>
    <w:rsid w:val="0099754D"/>
    <w:rsid w:val="00997E89"/>
    <w:rsid w:val="009A0BC6"/>
    <w:rsid w:val="009A0BF2"/>
    <w:rsid w:val="009A0D84"/>
    <w:rsid w:val="009A1193"/>
    <w:rsid w:val="009A305A"/>
    <w:rsid w:val="009A51CE"/>
    <w:rsid w:val="009A5638"/>
    <w:rsid w:val="009A6A6A"/>
    <w:rsid w:val="009A7276"/>
    <w:rsid w:val="009B12D4"/>
    <w:rsid w:val="009B2648"/>
    <w:rsid w:val="009B3A0E"/>
    <w:rsid w:val="009B4167"/>
    <w:rsid w:val="009B48D1"/>
    <w:rsid w:val="009B4E74"/>
    <w:rsid w:val="009B5A37"/>
    <w:rsid w:val="009B5AC8"/>
    <w:rsid w:val="009B5E9C"/>
    <w:rsid w:val="009B6057"/>
    <w:rsid w:val="009B7493"/>
    <w:rsid w:val="009B7B48"/>
    <w:rsid w:val="009B7EAD"/>
    <w:rsid w:val="009C1914"/>
    <w:rsid w:val="009C242B"/>
    <w:rsid w:val="009C2582"/>
    <w:rsid w:val="009C3949"/>
    <w:rsid w:val="009C6B3F"/>
    <w:rsid w:val="009C7602"/>
    <w:rsid w:val="009D0065"/>
    <w:rsid w:val="009D07E1"/>
    <w:rsid w:val="009D289F"/>
    <w:rsid w:val="009D2C9A"/>
    <w:rsid w:val="009D450C"/>
    <w:rsid w:val="009D4796"/>
    <w:rsid w:val="009D551E"/>
    <w:rsid w:val="009D5B13"/>
    <w:rsid w:val="009D6C01"/>
    <w:rsid w:val="009D72AE"/>
    <w:rsid w:val="009E065E"/>
    <w:rsid w:val="009E16E1"/>
    <w:rsid w:val="009E3212"/>
    <w:rsid w:val="009E37C4"/>
    <w:rsid w:val="009E5D1A"/>
    <w:rsid w:val="009E691F"/>
    <w:rsid w:val="009E74E5"/>
    <w:rsid w:val="009E77DD"/>
    <w:rsid w:val="009F0E77"/>
    <w:rsid w:val="009F1CB4"/>
    <w:rsid w:val="009F2A1A"/>
    <w:rsid w:val="009F3848"/>
    <w:rsid w:val="009F51ED"/>
    <w:rsid w:val="009F5C14"/>
    <w:rsid w:val="009F669C"/>
    <w:rsid w:val="009F72C9"/>
    <w:rsid w:val="009F7E14"/>
    <w:rsid w:val="00A020D6"/>
    <w:rsid w:val="00A032B3"/>
    <w:rsid w:val="00A03586"/>
    <w:rsid w:val="00A03D49"/>
    <w:rsid w:val="00A053E5"/>
    <w:rsid w:val="00A07E8F"/>
    <w:rsid w:val="00A110FC"/>
    <w:rsid w:val="00A12671"/>
    <w:rsid w:val="00A12AA0"/>
    <w:rsid w:val="00A14FDE"/>
    <w:rsid w:val="00A1768F"/>
    <w:rsid w:val="00A17D8E"/>
    <w:rsid w:val="00A17F23"/>
    <w:rsid w:val="00A20E38"/>
    <w:rsid w:val="00A2134E"/>
    <w:rsid w:val="00A22F9B"/>
    <w:rsid w:val="00A23F96"/>
    <w:rsid w:val="00A24F99"/>
    <w:rsid w:val="00A25530"/>
    <w:rsid w:val="00A263B3"/>
    <w:rsid w:val="00A26698"/>
    <w:rsid w:val="00A30071"/>
    <w:rsid w:val="00A30251"/>
    <w:rsid w:val="00A317B0"/>
    <w:rsid w:val="00A353DE"/>
    <w:rsid w:val="00A36440"/>
    <w:rsid w:val="00A37A33"/>
    <w:rsid w:val="00A45657"/>
    <w:rsid w:val="00A46A46"/>
    <w:rsid w:val="00A50925"/>
    <w:rsid w:val="00A521B0"/>
    <w:rsid w:val="00A545DA"/>
    <w:rsid w:val="00A563C2"/>
    <w:rsid w:val="00A602C1"/>
    <w:rsid w:val="00A61256"/>
    <w:rsid w:val="00A61725"/>
    <w:rsid w:val="00A62248"/>
    <w:rsid w:val="00A6268C"/>
    <w:rsid w:val="00A62FF0"/>
    <w:rsid w:val="00A642B3"/>
    <w:rsid w:val="00A649AD"/>
    <w:rsid w:val="00A666C4"/>
    <w:rsid w:val="00A74CF3"/>
    <w:rsid w:val="00A751A3"/>
    <w:rsid w:val="00A752EF"/>
    <w:rsid w:val="00A7694F"/>
    <w:rsid w:val="00A76D3C"/>
    <w:rsid w:val="00A7713E"/>
    <w:rsid w:val="00A77296"/>
    <w:rsid w:val="00A82323"/>
    <w:rsid w:val="00A8468A"/>
    <w:rsid w:val="00A8583D"/>
    <w:rsid w:val="00A86092"/>
    <w:rsid w:val="00A8624E"/>
    <w:rsid w:val="00A877C0"/>
    <w:rsid w:val="00A90DE0"/>
    <w:rsid w:val="00A90F9C"/>
    <w:rsid w:val="00A9241B"/>
    <w:rsid w:val="00A92849"/>
    <w:rsid w:val="00A93E06"/>
    <w:rsid w:val="00A95D33"/>
    <w:rsid w:val="00AA07DD"/>
    <w:rsid w:val="00AA104B"/>
    <w:rsid w:val="00AA260C"/>
    <w:rsid w:val="00AA3A7E"/>
    <w:rsid w:val="00AA46EA"/>
    <w:rsid w:val="00AA528F"/>
    <w:rsid w:val="00AA56DE"/>
    <w:rsid w:val="00AA6AB4"/>
    <w:rsid w:val="00AB073E"/>
    <w:rsid w:val="00AB17A3"/>
    <w:rsid w:val="00AB2990"/>
    <w:rsid w:val="00AB31C1"/>
    <w:rsid w:val="00AB494A"/>
    <w:rsid w:val="00AB4A25"/>
    <w:rsid w:val="00AB64BD"/>
    <w:rsid w:val="00AB73CF"/>
    <w:rsid w:val="00AB75A1"/>
    <w:rsid w:val="00AB7F77"/>
    <w:rsid w:val="00AC008F"/>
    <w:rsid w:val="00AC2D88"/>
    <w:rsid w:val="00AC3080"/>
    <w:rsid w:val="00AC43DB"/>
    <w:rsid w:val="00AC5B1D"/>
    <w:rsid w:val="00AC68A2"/>
    <w:rsid w:val="00AC68FC"/>
    <w:rsid w:val="00AD03D9"/>
    <w:rsid w:val="00AD0C44"/>
    <w:rsid w:val="00AD186E"/>
    <w:rsid w:val="00AD24C8"/>
    <w:rsid w:val="00AD5FA0"/>
    <w:rsid w:val="00AD6C2A"/>
    <w:rsid w:val="00AD711A"/>
    <w:rsid w:val="00AE1229"/>
    <w:rsid w:val="00AE1BA6"/>
    <w:rsid w:val="00AE1E04"/>
    <w:rsid w:val="00AE37F6"/>
    <w:rsid w:val="00AE3FC0"/>
    <w:rsid w:val="00AE4528"/>
    <w:rsid w:val="00AE46A2"/>
    <w:rsid w:val="00AE5700"/>
    <w:rsid w:val="00AE5F0D"/>
    <w:rsid w:val="00AE7036"/>
    <w:rsid w:val="00AE76DA"/>
    <w:rsid w:val="00AF0786"/>
    <w:rsid w:val="00AF13DA"/>
    <w:rsid w:val="00AF1617"/>
    <w:rsid w:val="00AF2DA5"/>
    <w:rsid w:val="00AF309A"/>
    <w:rsid w:val="00AF4650"/>
    <w:rsid w:val="00AF63B9"/>
    <w:rsid w:val="00AF693D"/>
    <w:rsid w:val="00AF71ED"/>
    <w:rsid w:val="00B00B33"/>
    <w:rsid w:val="00B01625"/>
    <w:rsid w:val="00B01CFA"/>
    <w:rsid w:val="00B032DF"/>
    <w:rsid w:val="00B03BA5"/>
    <w:rsid w:val="00B0538A"/>
    <w:rsid w:val="00B05F1E"/>
    <w:rsid w:val="00B071A7"/>
    <w:rsid w:val="00B072EB"/>
    <w:rsid w:val="00B07553"/>
    <w:rsid w:val="00B122F6"/>
    <w:rsid w:val="00B12CDD"/>
    <w:rsid w:val="00B13116"/>
    <w:rsid w:val="00B142AC"/>
    <w:rsid w:val="00B14494"/>
    <w:rsid w:val="00B1504A"/>
    <w:rsid w:val="00B15CAC"/>
    <w:rsid w:val="00B1767D"/>
    <w:rsid w:val="00B207C9"/>
    <w:rsid w:val="00B2137F"/>
    <w:rsid w:val="00B224F1"/>
    <w:rsid w:val="00B23B64"/>
    <w:rsid w:val="00B25583"/>
    <w:rsid w:val="00B30382"/>
    <w:rsid w:val="00B34363"/>
    <w:rsid w:val="00B353EC"/>
    <w:rsid w:val="00B35535"/>
    <w:rsid w:val="00B37DED"/>
    <w:rsid w:val="00B4160B"/>
    <w:rsid w:val="00B42AFC"/>
    <w:rsid w:val="00B42C83"/>
    <w:rsid w:val="00B44963"/>
    <w:rsid w:val="00B44E90"/>
    <w:rsid w:val="00B459B1"/>
    <w:rsid w:val="00B5050F"/>
    <w:rsid w:val="00B51545"/>
    <w:rsid w:val="00B55137"/>
    <w:rsid w:val="00B55E0F"/>
    <w:rsid w:val="00B55EEA"/>
    <w:rsid w:val="00B578D7"/>
    <w:rsid w:val="00B60A4B"/>
    <w:rsid w:val="00B659DE"/>
    <w:rsid w:val="00B65A68"/>
    <w:rsid w:val="00B67045"/>
    <w:rsid w:val="00B712AB"/>
    <w:rsid w:val="00B71346"/>
    <w:rsid w:val="00B72AA4"/>
    <w:rsid w:val="00B765E3"/>
    <w:rsid w:val="00B76866"/>
    <w:rsid w:val="00B76D4F"/>
    <w:rsid w:val="00B82037"/>
    <w:rsid w:val="00B846DE"/>
    <w:rsid w:val="00B846FD"/>
    <w:rsid w:val="00B85043"/>
    <w:rsid w:val="00B85ACB"/>
    <w:rsid w:val="00B85D40"/>
    <w:rsid w:val="00B86B32"/>
    <w:rsid w:val="00B877DC"/>
    <w:rsid w:val="00B87EF3"/>
    <w:rsid w:val="00B90E4E"/>
    <w:rsid w:val="00B91B5D"/>
    <w:rsid w:val="00B91C1C"/>
    <w:rsid w:val="00B92DBA"/>
    <w:rsid w:val="00B932F3"/>
    <w:rsid w:val="00B93B80"/>
    <w:rsid w:val="00B944EB"/>
    <w:rsid w:val="00B96EAC"/>
    <w:rsid w:val="00B9702C"/>
    <w:rsid w:val="00BA09B9"/>
    <w:rsid w:val="00BA1B50"/>
    <w:rsid w:val="00BA1E04"/>
    <w:rsid w:val="00BA2D34"/>
    <w:rsid w:val="00BA3B08"/>
    <w:rsid w:val="00BA3F12"/>
    <w:rsid w:val="00BA5991"/>
    <w:rsid w:val="00BA62D7"/>
    <w:rsid w:val="00BA6569"/>
    <w:rsid w:val="00BA68F9"/>
    <w:rsid w:val="00BB00E2"/>
    <w:rsid w:val="00BB2585"/>
    <w:rsid w:val="00BB29D2"/>
    <w:rsid w:val="00BB2F75"/>
    <w:rsid w:val="00BB3F21"/>
    <w:rsid w:val="00BB48CE"/>
    <w:rsid w:val="00BB4955"/>
    <w:rsid w:val="00BB58EA"/>
    <w:rsid w:val="00BB713C"/>
    <w:rsid w:val="00BC1191"/>
    <w:rsid w:val="00BC2BF9"/>
    <w:rsid w:val="00BC383F"/>
    <w:rsid w:val="00BC53A2"/>
    <w:rsid w:val="00BC6378"/>
    <w:rsid w:val="00BC646D"/>
    <w:rsid w:val="00BC7286"/>
    <w:rsid w:val="00BD0FA1"/>
    <w:rsid w:val="00BD1C28"/>
    <w:rsid w:val="00BD2B37"/>
    <w:rsid w:val="00BD2C5D"/>
    <w:rsid w:val="00BD2F9B"/>
    <w:rsid w:val="00BD4D7E"/>
    <w:rsid w:val="00BD7E36"/>
    <w:rsid w:val="00BE1EAF"/>
    <w:rsid w:val="00BE2032"/>
    <w:rsid w:val="00BE34DA"/>
    <w:rsid w:val="00BE3E2D"/>
    <w:rsid w:val="00BE40E2"/>
    <w:rsid w:val="00BE4600"/>
    <w:rsid w:val="00BE4615"/>
    <w:rsid w:val="00BE4A59"/>
    <w:rsid w:val="00BE5D57"/>
    <w:rsid w:val="00BE6574"/>
    <w:rsid w:val="00BE6679"/>
    <w:rsid w:val="00BE6CBB"/>
    <w:rsid w:val="00BF04EA"/>
    <w:rsid w:val="00BF055B"/>
    <w:rsid w:val="00BF05DD"/>
    <w:rsid w:val="00BF2C22"/>
    <w:rsid w:val="00BF4271"/>
    <w:rsid w:val="00BF6D51"/>
    <w:rsid w:val="00BF76C8"/>
    <w:rsid w:val="00BF7872"/>
    <w:rsid w:val="00C00A3A"/>
    <w:rsid w:val="00C0168D"/>
    <w:rsid w:val="00C01AD3"/>
    <w:rsid w:val="00C030B9"/>
    <w:rsid w:val="00C03FD5"/>
    <w:rsid w:val="00C0507C"/>
    <w:rsid w:val="00C05692"/>
    <w:rsid w:val="00C06637"/>
    <w:rsid w:val="00C06C49"/>
    <w:rsid w:val="00C11632"/>
    <w:rsid w:val="00C131E5"/>
    <w:rsid w:val="00C1392B"/>
    <w:rsid w:val="00C13AC0"/>
    <w:rsid w:val="00C14426"/>
    <w:rsid w:val="00C14BB1"/>
    <w:rsid w:val="00C14CBC"/>
    <w:rsid w:val="00C179CB"/>
    <w:rsid w:val="00C20279"/>
    <w:rsid w:val="00C20A4F"/>
    <w:rsid w:val="00C20AC9"/>
    <w:rsid w:val="00C21459"/>
    <w:rsid w:val="00C21CF6"/>
    <w:rsid w:val="00C22377"/>
    <w:rsid w:val="00C223C1"/>
    <w:rsid w:val="00C23B6F"/>
    <w:rsid w:val="00C33259"/>
    <w:rsid w:val="00C3347E"/>
    <w:rsid w:val="00C3423C"/>
    <w:rsid w:val="00C35663"/>
    <w:rsid w:val="00C35BE0"/>
    <w:rsid w:val="00C35EE3"/>
    <w:rsid w:val="00C36D37"/>
    <w:rsid w:val="00C403C7"/>
    <w:rsid w:val="00C41B9B"/>
    <w:rsid w:val="00C44F8A"/>
    <w:rsid w:val="00C4580A"/>
    <w:rsid w:val="00C47075"/>
    <w:rsid w:val="00C516C8"/>
    <w:rsid w:val="00C521CA"/>
    <w:rsid w:val="00C534B5"/>
    <w:rsid w:val="00C5515F"/>
    <w:rsid w:val="00C55C45"/>
    <w:rsid w:val="00C57126"/>
    <w:rsid w:val="00C573E6"/>
    <w:rsid w:val="00C60E54"/>
    <w:rsid w:val="00C61248"/>
    <w:rsid w:val="00C6493E"/>
    <w:rsid w:val="00C65351"/>
    <w:rsid w:val="00C67AEC"/>
    <w:rsid w:val="00C67FAF"/>
    <w:rsid w:val="00C7000A"/>
    <w:rsid w:val="00C71267"/>
    <w:rsid w:val="00C73848"/>
    <w:rsid w:val="00C73C89"/>
    <w:rsid w:val="00C7549A"/>
    <w:rsid w:val="00C75DD7"/>
    <w:rsid w:val="00C803F5"/>
    <w:rsid w:val="00C80C0B"/>
    <w:rsid w:val="00C815AC"/>
    <w:rsid w:val="00C828C3"/>
    <w:rsid w:val="00C82DAE"/>
    <w:rsid w:val="00C855EB"/>
    <w:rsid w:val="00C85798"/>
    <w:rsid w:val="00C86687"/>
    <w:rsid w:val="00C8684F"/>
    <w:rsid w:val="00C86C45"/>
    <w:rsid w:val="00C92034"/>
    <w:rsid w:val="00C9303E"/>
    <w:rsid w:val="00C93EAA"/>
    <w:rsid w:val="00C979FD"/>
    <w:rsid w:val="00CA028B"/>
    <w:rsid w:val="00CA1153"/>
    <w:rsid w:val="00CA15C9"/>
    <w:rsid w:val="00CA2560"/>
    <w:rsid w:val="00CA28D3"/>
    <w:rsid w:val="00CA370E"/>
    <w:rsid w:val="00CA3725"/>
    <w:rsid w:val="00CA6C43"/>
    <w:rsid w:val="00CA6DDE"/>
    <w:rsid w:val="00CA7988"/>
    <w:rsid w:val="00CA7D74"/>
    <w:rsid w:val="00CB2667"/>
    <w:rsid w:val="00CB363B"/>
    <w:rsid w:val="00CC0071"/>
    <w:rsid w:val="00CC028D"/>
    <w:rsid w:val="00CC115E"/>
    <w:rsid w:val="00CC205B"/>
    <w:rsid w:val="00CC2105"/>
    <w:rsid w:val="00CC224C"/>
    <w:rsid w:val="00CC26A6"/>
    <w:rsid w:val="00CC465D"/>
    <w:rsid w:val="00CC6C1F"/>
    <w:rsid w:val="00CD0061"/>
    <w:rsid w:val="00CD2AF1"/>
    <w:rsid w:val="00CD32BD"/>
    <w:rsid w:val="00CD3382"/>
    <w:rsid w:val="00CD3B7E"/>
    <w:rsid w:val="00CD3B9B"/>
    <w:rsid w:val="00CD55B7"/>
    <w:rsid w:val="00CD7007"/>
    <w:rsid w:val="00CD7B73"/>
    <w:rsid w:val="00CE0C38"/>
    <w:rsid w:val="00CE1389"/>
    <w:rsid w:val="00CE1C5C"/>
    <w:rsid w:val="00CE39F5"/>
    <w:rsid w:val="00CE48AF"/>
    <w:rsid w:val="00CE5618"/>
    <w:rsid w:val="00CE57E4"/>
    <w:rsid w:val="00CE5996"/>
    <w:rsid w:val="00CE70F0"/>
    <w:rsid w:val="00CF028C"/>
    <w:rsid w:val="00CF082D"/>
    <w:rsid w:val="00CF123F"/>
    <w:rsid w:val="00CF1FC0"/>
    <w:rsid w:val="00CF457E"/>
    <w:rsid w:val="00CF4CAB"/>
    <w:rsid w:val="00D04615"/>
    <w:rsid w:val="00D04691"/>
    <w:rsid w:val="00D06AF5"/>
    <w:rsid w:val="00D11B4A"/>
    <w:rsid w:val="00D11C56"/>
    <w:rsid w:val="00D12B28"/>
    <w:rsid w:val="00D1331A"/>
    <w:rsid w:val="00D15231"/>
    <w:rsid w:val="00D17BBE"/>
    <w:rsid w:val="00D21478"/>
    <w:rsid w:val="00D24484"/>
    <w:rsid w:val="00D26544"/>
    <w:rsid w:val="00D2715F"/>
    <w:rsid w:val="00D34E90"/>
    <w:rsid w:val="00D34F16"/>
    <w:rsid w:val="00D3628F"/>
    <w:rsid w:val="00D37408"/>
    <w:rsid w:val="00D37A42"/>
    <w:rsid w:val="00D37B66"/>
    <w:rsid w:val="00D37F2D"/>
    <w:rsid w:val="00D41CD8"/>
    <w:rsid w:val="00D42660"/>
    <w:rsid w:val="00D4685B"/>
    <w:rsid w:val="00D47002"/>
    <w:rsid w:val="00D51547"/>
    <w:rsid w:val="00D53AA7"/>
    <w:rsid w:val="00D5786F"/>
    <w:rsid w:val="00D605AA"/>
    <w:rsid w:val="00D60BB4"/>
    <w:rsid w:val="00D60EEE"/>
    <w:rsid w:val="00D611E8"/>
    <w:rsid w:val="00D61CEC"/>
    <w:rsid w:val="00D61EC1"/>
    <w:rsid w:val="00D64566"/>
    <w:rsid w:val="00D646B0"/>
    <w:rsid w:val="00D651F9"/>
    <w:rsid w:val="00D65785"/>
    <w:rsid w:val="00D674ED"/>
    <w:rsid w:val="00D67DE6"/>
    <w:rsid w:val="00D67EBC"/>
    <w:rsid w:val="00D7080E"/>
    <w:rsid w:val="00D72069"/>
    <w:rsid w:val="00D73486"/>
    <w:rsid w:val="00D73B0C"/>
    <w:rsid w:val="00D746DB"/>
    <w:rsid w:val="00D75149"/>
    <w:rsid w:val="00D75EFC"/>
    <w:rsid w:val="00D76BDD"/>
    <w:rsid w:val="00D76C33"/>
    <w:rsid w:val="00D76EC8"/>
    <w:rsid w:val="00D81A76"/>
    <w:rsid w:val="00D8302C"/>
    <w:rsid w:val="00D8310B"/>
    <w:rsid w:val="00D83B0D"/>
    <w:rsid w:val="00D83F0C"/>
    <w:rsid w:val="00D8522C"/>
    <w:rsid w:val="00D85984"/>
    <w:rsid w:val="00D85BB3"/>
    <w:rsid w:val="00D86900"/>
    <w:rsid w:val="00D8727E"/>
    <w:rsid w:val="00D90B77"/>
    <w:rsid w:val="00D922B8"/>
    <w:rsid w:val="00D92C0D"/>
    <w:rsid w:val="00D96C82"/>
    <w:rsid w:val="00DA28DB"/>
    <w:rsid w:val="00DA35FF"/>
    <w:rsid w:val="00DA4672"/>
    <w:rsid w:val="00DA62E9"/>
    <w:rsid w:val="00DB390C"/>
    <w:rsid w:val="00DB3E5A"/>
    <w:rsid w:val="00DB4E05"/>
    <w:rsid w:val="00DB526D"/>
    <w:rsid w:val="00DB5B3C"/>
    <w:rsid w:val="00DB5BA0"/>
    <w:rsid w:val="00DB6FC9"/>
    <w:rsid w:val="00DC1113"/>
    <w:rsid w:val="00DC129F"/>
    <w:rsid w:val="00DC1767"/>
    <w:rsid w:val="00DC2C36"/>
    <w:rsid w:val="00DC5F00"/>
    <w:rsid w:val="00DC6002"/>
    <w:rsid w:val="00DC6A19"/>
    <w:rsid w:val="00DC74ED"/>
    <w:rsid w:val="00DD1FAE"/>
    <w:rsid w:val="00DD60A6"/>
    <w:rsid w:val="00DD732A"/>
    <w:rsid w:val="00DD7A27"/>
    <w:rsid w:val="00DE22C8"/>
    <w:rsid w:val="00DE2E6C"/>
    <w:rsid w:val="00DE4825"/>
    <w:rsid w:val="00DE50D5"/>
    <w:rsid w:val="00DE68C0"/>
    <w:rsid w:val="00DE71A0"/>
    <w:rsid w:val="00DE7CCA"/>
    <w:rsid w:val="00DE7EE9"/>
    <w:rsid w:val="00DF03AD"/>
    <w:rsid w:val="00DF3CF0"/>
    <w:rsid w:val="00DF68FB"/>
    <w:rsid w:val="00DF7DF0"/>
    <w:rsid w:val="00E04018"/>
    <w:rsid w:val="00E04024"/>
    <w:rsid w:val="00E042E4"/>
    <w:rsid w:val="00E048CE"/>
    <w:rsid w:val="00E05B3C"/>
    <w:rsid w:val="00E05D06"/>
    <w:rsid w:val="00E05FBE"/>
    <w:rsid w:val="00E06B14"/>
    <w:rsid w:val="00E10A23"/>
    <w:rsid w:val="00E12DCA"/>
    <w:rsid w:val="00E14347"/>
    <w:rsid w:val="00E14C3E"/>
    <w:rsid w:val="00E1590F"/>
    <w:rsid w:val="00E15DC5"/>
    <w:rsid w:val="00E168DE"/>
    <w:rsid w:val="00E17077"/>
    <w:rsid w:val="00E17192"/>
    <w:rsid w:val="00E20844"/>
    <w:rsid w:val="00E20ABE"/>
    <w:rsid w:val="00E23890"/>
    <w:rsid w:val="00E24D8E"/>
    <w:rsid w:val="00E25ED4"/>
    <w:rsid w:val="00E321F1"/>
    <w:rsid w:val="00E3365D"/>
    <w:rsid w:val="00E3517C"/>
    <w:rsid w:val="00E3592E"/>
    <w:rsid w:val="00E361B4"/>
    <w:rsid w:val="00E3677C"/>
    <w:rsid w:val="00E37CD6"/>
    <w:rsid w:val="00E409EE"/>
    <w:rsid w:val="00E40A1D"/>
    <w:rsid w:val="00E40B0A"/>
    <w:rsid w:val="00E40F24"/>
    <w:rsid w:val="00E4140B"/>
    <w:rsid w:val="00E416B0"/>
    <w:rsid w:val="00E41F4E"/>
    <w:rsid w:val="00E43A3A"/>
    <w:rsid w:val="00E44543"/>
    <w:rsid w:val="00E45DFE"/>
    <w:rsid w:val="00E47D89"/>
    <w:rsid w:val="00E528BC"/>
    <w:rsid w:val="00E52CB4"/>
    <w:rsid w:val="00E536CA"/>
    <w:rsid w:val="00E540F8"/>
    <w:rsid w:val="00E54B0F"/>
    <w:rsid w:val="00E54CE2"/>
    <w:rsid w:val="00E54FA1"/>
    <w:rsid w:val="00E55943"/>
    <w:rsid w:val="00E563C3"/>
    <w:rsid w:val="00E578C4"/>
    <w:rsid w:val="00E60078"/>
    <w:rsid w:val="00E6125A"/>
    <w:rsid w:val="00E62F1F"/>
    <w:rsid w:val="00E65762"/>
    <w:rsid w:val="00E66118"/>
    <w:rsid w:val="00E72052"/>
    <w:rsid w:val="00E7507F"/>
    <w:rsid w:val="00E75D59"/>
    <w:rsid w:val="00E769FE"/>
    <w:rsid w:val="00E76F6F"/>
    <w:rsid w:val="00E77CDB"/>
    <w:rsid w:val="00E8030E"/>
    <w:rsid w:val="00E8166F"/>
    <w:rsid w:val="00E816F6"/>
    <w:rsid w:val="00E82DA2"/>
    <w:rsid w:val="00E832A9"/>
    <w:rsid w:val="00E84583"/>
    <w:rsid w:val="00E85499"/>
    <w:rsid w:val="00E85E0A"/>
    <w:rsid w:val="00E85E36"/>
    <w:rsid w:val="00E879EC"/>
    <w:rsid w:val="00E90B0F"/>
    <w:rsid w:val="00E94026"/>
    <w:rsid w:val="00E94A11"/>
    <w:rsid w:val="00E96239"/>
    <w:rsid w:val="00E96360"/>
    <w:rsid w:val="00E96831"/>
    <w:rsid w:val="00E972D5"/>
    <w:rsid w:val="00E9796C"/>
    <w:rsid w:val="00EA17C0"/>
    <w:rsid w:val="00EA18EE"/>
    <w:rsid w:val="00EA2DB5"/>
    <w:rsid w:val="00EB06A0"/>
    <w:rsid w:val="00EB10CB"/>
    <w:rsid w:val="00EB1786"/>
    <w:rsid w:val="00EB1CD9"/>
    <w:rsid w:val="00EB2D96"/>
    <w:rsid w:val="00EB2DB4"/>
    <w:rsid w:val="00EB4BC9"/>
    <w:rsid w:val="00EB59D1"/>
    <w:rsid w:val="00EB6FB4"/>
    <w:rsid w:val="00EC027B"/>
    <w:rsid w:val="00EC2C83"/>
    <w:rsid w:val="00EC3580"/>
    <w:rsid w:val="00EC40EE"/>
    <w:rsid w:val="00EC4149"/>
    <w:rsid w:val="00EC4223"/>
    <w:rsid w:val="00EC440D"/>
    <w:rsid w:val="00EC4963"/>
    <w:rsid w:val="00EC6828"/>
    <w:rsid w:val="00EC78E1"/>
    <w:rsid w:val="00ED09A1"/>
    <w:rsid w:val="00ED17FF"/>
    <w:rsid w:val="00ED273B"/>
    <w:rsid w:val="00ED3CE8"/>
    <w:rsid w:val="00ED484F"/>
    <w:rsid w:val="00ED497D"/>
    <w:rsid w:val="00ED70E1"/>
    <w:rsid w:val="00ED7A2A"/>
    <w:rsid w:val="00EE000F"/>
    <w:rsid w:val="00EE0EB2"/>
    <w:rsid w:val="00EE1454"/>
    <w:rsid w:val="00EE4DB1"/>
    <w:rsid w:val="00EE775F"/>
    <w:rsid w:val="00EE7882"/>
    <w:rsid w:val="00EE7E4B"/>
    <w:rsid w:val="00EF1F07"/>
    <w:rsid w:val="00EF2722"/>
    <w:rsid w:val="00EF5267"/>
    <w:rsid w:val="00EF58E7"/>
    <w:rsid w:val="00EF7C3D"/>
    <w:rsid w:val="00F00299"/>
    <w:rsid w:val="00F00352"/>
    <w:rsid w:val="00F0090F"/>
    <w:rsid w:val="00F01361"/>
    <w:rsid w:val="00F014A4"/>
    <w:rsid w:val="00F02BDB"/>
    <w:rsid w:val="00F06FD8"/>
    <w:rsid w:val="00F10DC5"/>
    <w:rsid w:val="00F114A6"/>
    <w:rsid w:val="00F1179D"/>
    <w:rsid w:val="00F11CD3"/>
    <w:rsid w:val="00F13B57"/>
    <w:rsid w:val="00F1561E"/>
    <w:rsid w:val="00F156CB"/>
    <w:rsid w:val="00F163F1"/>
    <w:rsid w:val="00F165C0"/>
    <w:rsid w:val="00F166F2"/>
    <w:rsid w:val="00F20499"/>
    <w:rsid w:val="00F20508"/>
    <w:rsid w:val="00F20F08"/>
    <w:rsid w:val="00F23CCA"/>
    <w:rsid w:val="00F25589"/>
    <w:rsid w:val="00F25750"/>
    <w:rsid w:val="00F25C23"/>
    <w:rsid w:val="00F26792"/>
    <w:rsid w:val="00F269C2"/>
    <w:rsid w:val="00F27507"/>
    <w:rsid w:val="00F27A22"/>
    <w:rsid w:val="00F3101B"/>
    <w:rsid w:val="00F339B8"/>
    <w:rsid w:val="00F34232"/>
    <w:rsid w:val="00F36B92"/>
    <w:rsid w:val="00F36D52"/>
    <w:rsid w:val="00F37058"/>
    <w:rsid w:val="00F37840"/>
    <w:rsid w:val="00F40489"/>
    <w:rsid w:val="00F40FB2"/>
    <w:rsid w:val="00F441D1"/>
    <w:rsid w:val="00F44405"/>
    <w:rsid w:val="00F45833"/>
    <w:rsid w:val="00F4686F"/>
    <w:rsid w:val="00F47813"/>
    <w:rsid w:val="00F516B2"/>
    <w:rsid w:val="00F51CB1"/>
    <w:rsid w:val="00F52686"/>
    <w:rsid w:val="00F53575"/>
    <w:rsid w:val="00F53749"/>
    <w:rsid w:val="00F55BDA"/>
    <w:rsid w:val="00F600EA"/>
    <w:rsid w:val="00F60586"/>
    <w:rsid w:val="00F60743"/>
    <w:rsid w:val="00F60AC9"/>
    <w:rsid w:val="00F60D6A"/>
    <w:rsid w:val="00F63DD7"/>
    <w:rsid w:val="00F65174"/>
    <w:rsid w:val="00F658EE"/>
    <w:rsid w:val="00F66560"/>
    <w:rsid w:val="00F727E4"/>
    <w:rsid w:val="00F72A15"/>
    <w:rsid w:val="00F72CDB"/>
    <w:rsid w:val="00F73514"/>
    <w:rsid w:val="00F81B7F"/>
    <w:rsid w:val="00F825E3"/>
    <w:rsid w:val="00F8261D"/>
    <w:rsid w:val="00F84203"/>
    <w:rsid w:val="00F85583"/>
    <w:rsid w:val="00F92ECC"/>
    <w:rsid w:val="00F93123"/>
    <w:rsid w:val="00F9343D"/>
    <w:rsid w:val="00F940FA"/>
    <w:rsid w:val="00F95EB2"/>
    <w:rsid w:val="00FA028D"/>
    <w:rsid w:val="00FA04C3"/>
    <w:rsid w:val="00FA0DBF"/>
    <w:rsid w:val="00FA4348"/>
    <w:rsid w:val="00FA492C"/>
    <w:rsid w:val="00FA4C33"/>
    <w:rsid w:val="00FA5765"/>
    <w:rsid w:val="00FA67D7"/>
    <w:rsid w:val="00FB11E0"/>
    <w:rsid w:val="00FB23E7"/>
    <w:rsid w:val="00FB38C9"/>
    <w:rsid w:val="00FB3E17"/>
    <w:rsid w:val="00FB5D20"/>
    <w:rsid w:val="00FC0060"/>
    <w:rsid w:val="00FC0389"/>
    <w:rsid w:val="00FC05E7"/>
    <w:rsid w:val="00FC0797"/>
    <w:rsid w:val="00FC149B"/>
    <w:rsid w:val="00FC29E9"/>
    <w:rsid w:val="00FC3D7F"/>
    <w:rsid w:val="00FC4213"/>
    <w:rsid w:val="00FC502A"/>
    <w:rsid w:val="00FC6C03"/>
    <w:rsid w:val="00FD1D97"/>
    <w:rsid w:val="00FD2530"/>
    <w:rsid w:val="00FD3F32"/>
    <w:rsid w:val="00FD405B"/>
    <w:rsid w:val="00FD5557"/>
    <w:rsid w:val="00FD5A7D"/>
    <w:rsid w:val="00FD60E8"/>
    <w:rsid w:val="00FD6185"/>
    <w:rsid w:val="00FD627A"/>
    <w:rsid w:val="00FD630F"/>
    <w:rsid w:val="00FE2C04"/>
    <w:rsid w:val="00FE2C95"/>
    <w:rsid w:val="00FE6582"/>
    <w:rsid w:val="00FE69F2"/>
    <w:rsid w:val="00FF1717"/>
    <w:rsid w:val="00FF201A"/>
    <w:rsid w:val="00FF705A"/>
    <w:rsid w:val="00FF72B5"/>
    <w:rsid w:val="0863F5B7"/>
    <w:rsid w:val="1944DA06"/>
    <w:rsid w:val="202039FD"/>
    <w:rsid w:val="2615FC5E"/>
    <w:rsid w:val="2878204F"/>
    <w:rsid w:val="30CE0E2E"/>
    <w:rsid w:val="327E1956"/>
    <w:rsid w:val="378E88E7"/>
    <w:rsid w:val="43359A05"/>
    <w:rsid w:val="440FC919"/>
    <w:rsid w:val="4546C3DC"/>
    <w:rsid w:val="525BE9D9"/>
    <w:rsid w:val="5822247A"/>
    <w:rsid w:val="5D3922CE"/>
    <w:rsid w:val="62167F08"/>
    <w:rsid w:val="6FAFD953"/>
    <w:rsid w:val="72F3E29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91DA8"/>
  <w15:chartTrackingRefBased/>
  <w15:docId w15:val="{6F0BDC81-2671-4590-85FF-79A6CA90A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153D4"/>
  </w:style>
  <w:style w:type="paragraph" w:styleId="berschrift1">
    <w:name w:val="heading 1"/>
    <w:basedOn w:val="Standard"/>
    <w:next w:val="Standard"/>
    <w:link w:val="berschrift1Zchn"/>
    <w:uiPriority w:val="9"/>
    <w:qFormat/>
    <w:rsid w:val="008B79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4B6C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922A13"/>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ervorhebung">
    <w:name w:val="Emphasis"/>
    <w:aliases w:val="kursiv"/>
    <w:basedOn w:val="Absatz-Standardschriftart"/>
    <w:uiPriority w:val="20"/>
    <w:qFormat/>
    <w:rsid w:val="009B2648"/>
    <w:rPr>
      <w:i/>
      <w:iCs/>
    </w:rPr>
  </w:style>
  <w:style w:type="paragraph" w:styleId="Kopfzeile">
    <w:name w:val="header"/>
    <w:basedOn w:val="Standard"/>
    <w:link w:val="KopfzeileZchn"/>
    <w:uiPriority w:val="99"/>
    <w:unhideWhenUsed/>
    <w:rsid w:val="00DE2E6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E2E6C"/>
  </w:style>
  <w:style w:type="paragraph" w:styleId="Fuzeile">
    <w:name w:val="footer"/>
    <w:basedOn w:val="Standard"/>
    <w:link w:val="FuzeileZchn"/>
    <w:uiPriority w:val="99"/>
    <w:unhideWhenUsed/>
    <w:rsid w:val="00DE2E6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E2E6C"/>
  </w:style>
  <w:style w:type="table" w:styleId="Tabellenraster">
    <w:name w:val="Table Grid"/>
    <w:basedOn w:val="NormaleTabelle"/>
    <w:uiPriority w:val="39"/>
    <w:rsid w:val="00DE2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sid w:val="00606FD8"/>
    <w:rPr>
      <w:sz w:val="16"/>
      <w:szCs w:val="16"/>
    </w:rPr>
  </w:style>
  <w:style w:type="paragraph" w:styleId="Kommentartext">
    <w:name w:val="annotation text"/>
    <w:basedOn w:val="Standard"/>
    <w:link w:val="KommentartextZchn"/>
    <w:uiPriority w:val="99"/>
    <w:unhideWhenUsed/>
    <w:rsid w:val="00606FD8"/>
    <w:pPr>
      <w:spacing w:line="240" w:lineRule="auto"/>
    </w:pPr>
    <w:rPr>
      <w:sz w:val="20"/>
      <w:szCs w:val="20"/>
    </w:rPr>
  </w:style>
  <w:style w:type="character" w:customStyle="1" w:styleId="KommentartextZchn">
    <w:name w:val="Kommentartext Zchn"/>
    <w:basedOn w:val="Absatz-Standardschriftart"/>
    <w:link w:val="Kommentartext"/>
    <w:uiPriority w:val="99"/>
    <w:rsid w:val="00606FD8"/>
    <w:rPr>
      <w:sz w:val="20"/>
      <w:szCs w:val="20"/>
    </w:rPr>
  </w:style>
  <w:style w:type="paragraph" w:styleId="Kommentarthema">
    <w:name w:val="annotation subject"/>
    <w:basedOn w:val="Kommentartext"/>
    <w:next w:val="Kommentartext"/>
    <w:link w:val="KommentarthemaZchn"/>
    <w:uiPriority w:val="99"/>
    <w:semiHidden/>
    <w:unhideWhenUsed/>
    <w:rsid w:val="00606FD8"/>
    <w:rPr>
      <w:b/>
      <w:bCs/>
    </w:rPr>
  </w:style>
  <w:style w:type="character" w:customStyle="1" w:styleId="KommentarthemaZchn">
    <w:name w:val="Kommentarthema Zchn"/>
    <w:basedOn w:val="KommentartextZchn"/>
    <w:link w:val="Kommentarthema"/>
    <w:uiPriority w:val="99"/>
    <w:semiHidden/>
    <w:rsid w:val="00606FD8"/>
    <w:rPr>
      <w:b/>
      <w:bCs/>
      <w:sz w:val="20"/>
      <w:szCs w:val="20"/>
    </w:rPr>
  </w:style>
  <w:style w:type="paragraph" w:customStyle="1" w:styleId="Default">
    <w:name w:val="Default"/>
    <w:rsid w:val="00606FD8"/>
    <w:pPr>
      <w:autoSpaceDE w:val="0"/>
      <w:autoSpaceDN w:val="0"/>
      <w:adjustRightInd w:val="0"/>
      <w:spacing w:after="0" w:line="240" w:lineRule="auto"/>
    </w:pPr>
    <w:rPr>
      <w:rFonts w:ascii="Calibri" w:hAnsi="Calibri" w:cs="Calibri"/>
      <w:color w:val="000000"/>
      <w:sz w:val="24"/>
      <w:szCs w:val="24"/>
    </w:rPr>
  </w:style>
  <w:style w:type="paragraph" w:styleId="Listenabsatz">
    <w:name w:val="List Paragraph"/>
    <w:basedOn w:val="Standard"/>
    <w:uiPriority w:val="34"/>
    <w:qFormat/>
    <w:rsid w:val="0021780E"/>
    <w:pPr>
      <w:ind w:left="720"/>
      <w:contextualSpacing/>
    </w:pPr>
  </w:style>
  <w:style w:type="paragraph" w:styleId="StandardWeb">
    <w:name w:val="Normal (Web)"/>
    <w:basedOn w:val="Standard"/>
    <w:uiPriority w:val="99"/>
    <w:unhideWhenUsed/>
    <w:rsid w:val="001540C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uthor-a-fz71znaaz84zz82zx93nz122zz65zz81zz82z0">
    <w:name w:val="author-a-fz71znaaz84zz82zx93nz122zz65zz81zz82z0"/>
    <w:basedOn w:val="Absatz-Standardschriftart"/>
    <w:rsid w:val="00D4685B"/>
  </w:style>
  <w:style w:type="character" w:styleId="Hyperlink">
    <w:name w:val="Hyperlink"/>
    <w:basedOn w:val="Absatz-Standardschriftart"/>
    <w:uiPriority w:val="99"/>
    <w:unhideWhenUsed/>
    <w:rsid w:val="00D4685B"/>
    <w:rPr>
      <w:color w:val="0000FF"/>
      <w:u w:val="single"/>
    </w:rPr>
  </w:style>
  <w:style w:type="character" w:styleId="NichtaufgelsteErwhnung">
    <w:name w:val="Unresolved Mention"/>
    <w:basedOn w:val="Absatz-Standardschriftart"/>
    <w:uiPriority w:val="99"/>
    <w:semiHidden/>
    <w:unhideWhenUsed/>
    <w:rsid w:val="00684AD1"/>
    <w:rPr>
      <w:color w:val="605E5C"/>
      <w:shd w:val="clear" w:color="auto" w:fill="E1DFDD"/>
    </w:rPr>
  </w:style>
  <w:style w:type="character" w:styleId="BesuchterLink">
    <w:name w:val="FollowedHyperlink"/>
    <w:basedOn w:val="Absatz-Standardschriftart"/>
    <w:uiPriority w:val="99"/>
    <w:semiHidden/>
    <w:unhideWhenUsed/>
    <w:rsid w:val="006D08C9"/>
    <w:rPr>
      <w:color w:val="954F72" w:themeColor="followedHyperlink"/>
      <w:u w:val="single"/>
    </w:rPr>
  </w:style>
  <w:style w:type="character" w:customStyle="1" w:styleId="fontstyle01">
    <w:name w:val="fontstyle01"/>
    <w:basedOn w:val="Absatz-Standardschriftart"/>
    <w:rsid w:val="00A76D3C"/>
    <w:rPr>
      <w:rFonts w:ascii="Calibri" w:hAnsi="Calibri" w:cs="Calibri" w:hint="default"/>
      <w:b w:val="0"/>
      <w:bCs w:val="0"/>
      <w:i w:val="0"/>
      <w:iCs w:val="0"/>
      <w:color w:val="231F20"/>
      <w:sz w:val="22"/>
      <w:szCs w:val="22"/>
    </w:rPr>
  </w:style>
  <w:style w:type="character" w:customStyle="1" w:styleId="berschrift3Zchn">
    <w:name w:val="Überschrift 3 Zchn"/>
    <w:basedOn w:val="Absatz-Standardschriftart"/>
    <w:link w:val="berschrift3"/>
    <w:uiPriority w:val="9"/>
    <w:rsid w:val="00922A13"/>
    <w:rPr>
      <w:rFonts w:ascii="Times New Roman" w:eastAsia="Times New Roman" w:hAnsi="Times New Roman" w:cs="Times New Roman"/>
      <w:b/>
      <w:bCs/>
      <w:sz w:val="27"/>
      <w:szCs w:val="27"/>
      <w:lang w:eastAsia="de-DE"/>
    </w:rPr>
  </w:style>
  <w:style w:type="character" w:customStyle="1" w:styleId="copyright-info">
    <w:name w:val="copyright-info"/>
    <w:basedOn w:val="Absatz-Standardschriftart"/>
    <w:rsid w:val="00922A13"/>
  </w:style>
  <w:style w:type="paragraph" w:customStyle="1" w:styleId="text">
    <w:name w:val="text"/>
    <w:basedOn w:val="Standard"/>
    <w:rsid w:val="00922A1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922A13"/>
    <w:rPr>
      <w:b/>
      <w:bCs/>
    </w:rPr>
  </w:style>
  <w:style w:type="character" w:customStyle="1" w:styleId="berschrift2Zchn">
    <w:name w:val="Überschrift 2 Zchn"/>
    <w:basedOn w:val="Absatz-Standardschriftart"/>
    <w:link w:val="berschrift2"/>
    <w:uiPriority w:val="9"/>
    <w:rsid w:val="004B6CDA"/>
    <w:rPr>
      <w:rFonts w:asciiTheme="majorHAnsi" w:eastAsiaTheme="majorEastAsia" w:hAnsiTheme="majorHAnsi" w:cstheme="majorBidi"/>
      <w:color w:val="2F5496" w:themeColor="accent1" w:themeShade="BF"/>
      <w:sz w:val="26"/>
      <w:szCs w:val="26"/>
    </w:rPr>
  </w:style>
  <w:style w:type="paragraph" w:customStyle="1" w:styleId="text-center">
    <w:name w:val="text-center"/>
    <w:basedOn w:val="Standard"/>
    <w:rsid w:val="004B6CDA"/>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berarbeitung">
    <w:name w:val="Revision"/>
    <w:hidden/>
    <w:uiPriority w:val="99"/>
    <w:semiHidden/>
    <w:rsid w:val="00A17F23"/>
    <w:pPr>
      <w:spacing w:after="0" w:line="240" w:lineRule="auto"/>
    </w:pPr>
  </w:style>
  <w:style w:type="character" w:customStyle="1" w:styleId="cf01">
    <w:name w:val="cf01"/>
    <w:basedOn w:val="Absatz-Standardschriftart"/>
    <w:rsid w:val="007A10FB"/>
    <w:rPr>
      <w:rFonts w:ascii="Segoe UI" w:hAnsi="Segoe UI" w:cs="Segoe UI" w:hint="default"/>
      <w:sz w:val="18"/>
      <w:szCs w:val="18"/>
    </w:rPr>
  </w:style>
  <w:style w:type="character" w:customStyle="1" w:styleId="fontstyle21">
    <w:name w:val="fontstyle21"/>
    <w:basedOn w:val="Absatz-Standardschriftart"/>
    <w:rsid w:val="00CC0071"/>
    <w:rPr>
      <w:rFonts w:ascii="LiberationSerif-Bold" w:hAnsi="LiberationSerif-Bold" w:hint="default"/>
      <w:b/>
      <w:bCs/>
      <w:i w:val="0"/>
      <w:iCs w:val="0"/>
      <w:color w:val="000000"/>
      <w:sz w:val="24"/>
      <w:szCs w:val="24"/>
    </w:rPr>
  </w:style>
  <w:style w:type="character" w:customStyle="1" w:styleId="fontstyle41">
    <w:name w:val="fontstyle41"/>
    <w:basedOn w:val="Absatz-Standardschriftart"/>
    <w:rsid w:val="00CC0071"/>
    <w:rPr>
      <w:rFonts w:ascii="LiberationSerif-Italic" w:hAnsi="LiberationSerif-Italic" w:hint="default"/>
      <w:b w:val="0"/>
      <w:bCs w:val="0"/>
      <w:i/>
      <w:iCs/>
      <w:color w:val="000000"/>
      <w:sz w:val="24"/>
      <w:szCs w:val="24"/>
    </w:rPr>
  </w:style>
  <w:style w:type="character" w:customStyle="1" w:styleId="fontstyle31">
    <w:name w:val="fontstyle31"/>
    <w:basedOn w:val="Absatz-Standardschriftart"/>
    <w:rsid w:val="0088010D"/>
    <w:rPr>
      <w:rFonts w:ascii="Calibri-Italic" w:hAnsi="Calibri-Italic" w:hint="default"/>
      <w:b w:val="0"/>
      <w:bCs w:val="0"/>
      <w:i/>
      <w:iCs/>
      <w:color w:val="000000"/>
      <w:sz w:val="22"/>
      <w:szCs w:val="22"/>
    </w:rPr>
  </w:style>
  <w:style w:type="paragraph" w:styleId="Sprechblasentext">
    <w:name w:val="Balloon Text"/>
    <w:basedOn w:val="Standard"/>
    <w:link w:val="SprechblasentextZchn"/>
    <w:uiPriority w:val="99"/>
    <w:semiHidden/>
    <w:unhideWhenUsed/>
    <w:rsid w:val="00CF4CAB"/>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CF4CAB"/>
    <w:rPr>
      <w:rFonts w:ascii="Segoe UI" w:hAnsi="Segoe UI" w:cs="Segoe UI"/>
      <w:sz w:val="18"/>
      <w:szCs w:val="18"/>
    </w:rPr>
  </w:style>
  <w:style w:type="character" w:customStyle="1" w:styleId="berschrift1Zchn">
    <w:name w:val="Überschrift 1 Zchn"/>
    <w:basedOn w:val="Absatz-Standardschriftart"/>
    <w:link w:val="berschrift1"/>
    <w:uiPriority w:val="9"/>
    <w:rsid w:val="008B79CC"/>
    <w:rPr>
      <w:rFonts w:asciiTheme="majorHAnsi" w:eastAsiaTheme="majorEastAsia" w:hAnsiTheme="majorHAnsi" w:cstheme="majorBidi"/>
      <w:color w:val="2F5496" w:themeColor="accent1" w:themeShade="BF"/>
      <w:sz w:val="32"/>
      <w:szCs w:val="32"/>
    </w:rPr>
  </w:style>
  <w:style w:type="character" w:customStyle="1" w:styleId="highlighted">
    <w:name w:val="highlighted"/>
    <w:basedOn w:val="Absatz-Standardschriftart"/>
    <w:rsid w:val="00442B1C"/>
  </w:style>
  <w:style w:type="character" w:customStyle="1" w:styleId="bold">
    <w:name w:val="bold"/>
    <w:basedOn w:val="Absatz-Standardschriftart"/>
    <w:rsid w:val="008B1B9F"/>
  </w:style>
  <w:style w:type="paragraph" w:customStyle="1" w:styleId="pf0">
    <w:name w:val="pf0"/>
    <w:basedOn w:val="Standard"/>
    <w:rsid w:val="00C131E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cf11">
    <w:name w:val="cf11"/>
    <w:basedOn w:val="Absatz-Standardschriftart"/>
    <w:rsid w:val="00C131E5"/>
    <w:rPr>
      <w:rFonts w:ascii="Segoe UI" w:hAnsi="Segoe UI" w:cs="Segoe UI" w:hint="default"/>
      <w:sz w:val="18"/>
      <w:szCs w:val="18"/>
    </w:rPr>
  </w:style>
  <w:style w:type="character" w:customStyle="1" w:styleId="field">
    <w:name w:val="field"/>
    <w:basedOn w:val="Absatz-Standardschriftart"/>
    <w:rsid w:val="00C573E6"/>
  </w:style>
  <w:style w:type="paragraph" w:styleId="Funotentext">
    <w:name w:val="footnote text"/>
    <w:basedOn w:val="Standard"/>
    <w:link w:val="FunotentextZchn"/>
    <w:uiPriority w:val="99"/>
    <w:semiHidden/>
    <w:unhideWhenUsed/>
    <w:rsid w:val="008C6199"/>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8C6199"/>
    <w:rPr>
      <w:sz w:val="20"/>
      <w:szCs w:val="20"/>
    </w:rPr>
  </w:style>
  <w:style w:type="character" w:styleId="Funotenzeichen">
    <w:name w:val="footnote reference"/>
    <w:basedOn w:val="Absatz-Standardschriftart"/>
    <w:uiPriority w:val="99"/>
    <w:semiHidden/>
    <w:unhideWhenUsed/>
    <w:rsid w:val="008C6199"/>
    <w:rPr>
      <w:vertAlign w:val="superscript"/>
    </w:rPr>
  </w:style>
  <w:style w:type="paragraph" w:customStyle="1" w:styleId="trt0xe">
    <w:name w:val="trt0xe"/>
    <w:basedOn w:val="Standard"/>
    <w:rsid w:val="004A02F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4">
    <w:name w:val="A4"/>
    <w:uiPriority w:val="99"/>
    <w:rsid w:val="009A0BF2"/>
    <w:rPr>
      <w:rFonts w:ascii="BGEK Titillium" w:hAnsi="BGEK Titillium" w:cs="BGEK Titillium"/>
      <w:color w:val="008506"/>
      <w:sz w:val="20"/>
      <w:szCs w:val="20"/>
      <w:u w:val="single"/>
    </w:rPr>
  </w:style>
  <w:style w:type="paragraph" w:customStyle="1" w:styleId="Pa6">
    <w:name w:val="Pa6"/>
    <w:basedOn w:val="Default"/>
    <w:next w:val="Default"/>
    <w:uiPriority w:val="99"/>
    <w:rsid w:val="008619B1"/>
    <w:pPr>
      <w:spacing w:line="241" w:lineRule="atLeast"/>
    </w:pPr>
    <w:rPr>
      <w:rFonts w:ascii="BGEK Titillium" w:hAnsi="BGEK Titillium" w:cstheme="minorBidi"/>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11113">
      <w:bodyDiv w:val="1"/>
      <w:marLeft w:val="0"/>
      <w:marRight w:val="0"/>
      <w:marTop w:val="0"/>
      <w:marBottom w:val="0"/>
      <w:divBdr>
        <w:top w:val="none" w:sz="0" w:space="0" w:color="auto"/>
        <w:left w:val="none" w:sz="0" w:space="0" w:color="auto"/>
        <w:bottom w:val="none" w:sz="0" w:space="0" w:color="auto"/>
        <w:right w:val="none" w:sz="0" w:space="0" w:color="auto"/>
      </w:divBdr>
    </w:div>
    <w:div w:id="39940933">
      <w:bodyDiv w:val="1"/>
      <w:marLeft w:val="0"/>
      <w:marRight w:val="0"/>
      <w:marTop w:val="0"/>
      <w:marBottom w:val="0"/>
      <w:divBdr>
        <w:top w:val="none" w:sz="0" w:space="0" w:color="auto"/>
        <w:left w:val="none" w:sz="0" w:space="0" w:color="auto"/>
        <w:bottom w:val="none" w:sz="0" w:space="0" w:color="auto"/>
        <w:right w:val="none" w:sz="0" w:space="0" w:color="auto"/>
      </w:divBdr>
    </w:div>
    <w:div w:id="110174016">
      <w:bodyDiv w:val="1"/>
      <w:marLeft w:val="0"/>
      <w:marRight w:val="0"/>
      <w:marTop w:val="0"/>
      <w:marBottom w:val="0"/>
      <w:divBdr>
        <w:top w:val="none" w:sz="0" w:space="0" w:color="auto"/>
        <w:left w:val="none" w:sz="0" w:space="0" w:color="auto"/>
        <w:bottom w:val="none" w:sz="0" w:space="0" w:color="auto"/>
        <w:right w:val="none" w:sz="0" w:space="0" w:color="auto"/>
      </w:divBdr>
      <w:divsChild>
        <w:div w:id="186062783">
          <w:marLeft w:val="386"/>
          <w:marRight w:val="386"/>
          <w:marTop w:val="0"/>
          <w:marBottom w:val="240"/>
          <w:divBdr>
            <w:top w:val="none" w:sz="0" w:space="0" w:color="auto"/>
            <w:left w:val="none" w:sz="0" w:space="0" w:color="auto"/>
            <w:bottom w:val="none" w:sz="0" w:space="0" w:color="auto"/>
            <w:right w:val="none" w:sz="0" w:space="0" w:color="auto"/>
          </w:divBdr>
        </w:div>
      </w:divsChild>
    </w:div>
    <w:div w:id="125318012">
      <w:bodyDiv w:val="1"/>
      <w:marLeft w:val="0"/>
      <w:marRight w:val="0"/>
      <w:marTop w:val="0"/>
      <w:marBottom w:val="0"/>
      <w:divBdr>
        <w:top w:val="none" w:sz="0" w:space="0" w:color="auto"/>
        <w:left w:val="none" w:sz="0" w:space="0" w:color="auto"/>
        <w:bottom w:val="none" w:sz="0" w:space="0" w:color="auto"/>
        <w:right w:val="none" w:sz="0" w:space="0" w:color="auto"/>
      </w:divBdr>
    </w:div>
    <w:div w:id="165949111">
      <w:bodyDiv w:val="1"/>
      <w:marLeft w:val="0"/>
      <w:marRight w:val="0"/>
      <w:marTop w:val="0"/>
      <w:marBottom w:val="0"/>
      <w:divBdr>
        <w:top w:val="none" w:sz="0" w:space="0" w:color="auto"/>
        <w:left w:val="none" w:sz="0" w:space="0" w:color="auto"/>
        <w:bottom w:val="none" w:sz="0" w:space="0" w:color="auto"/>
        <w:right w:val="none" w:sz="0" w:space="0" w:color="auto"/>
      </w:divBdr>
    </w:div>
    <w:div w:id="234633703">
      <w:bodyDiv w:val="1"/>
      <w:marLeft w:val="0"/>
      <w:marRight w:val="0"/>
      <w:marTop w:val="0"/>
      <w:marBottom w:val="0"/>
      <w:divBdr>
        <w:top w:val="none" w:sz="0" w:space="0" w:color="auto"/>
        <w:left w:val="none" w:sz="0" w:space="0" w:color="auto"/>
        <w:bottom w:val="none" w:sz="0" w:space="0" w:color="auto"/>
        <w:right w:val="none" w:sz="0" w:space="0" w:color="auto"/>
      </w:divBdr>
      <w:divsChild>
        <w:div w:id="292446738">
          <w:marLeft w:val="0"/>
          <w:marRight w:val="0"/>
          <w:marTop w:val="0"/>
          <w:marBottom w:val="0"/>
          <w:divBdr>
            <w:top w:val="none" w:sz="0" w:space="0" w:color="auto"/>
            <w:left w:val="none" w:sz="0" w:space="0" w:color="auto"/>
            <w:bottom w:val="none" w:sz="0" w:space="0" w:color="auto"/>
            <w:right w:val="none" w:sz="0" w:space="0" w:color="auto"/>
          </w:divBdr>
        </w:div>
        <w:div w:id="1791392577">
          <w:marLeft w:val="0"/>
          <w:marRight w:val="0"/>
          <w:marTop w:val="0"/>
          <w:marBottom w:val="0"/>
          <w:divBdr>
            <w:top w:val="none" w:sz="0" w:space="0" w:color="auto"/>
            <w:left w:val="none" w:sz="0" w:space="0" w:color="auto"/>
            <w:bottom w:val="none" w:sz="0" w:space="0" w:color="auto"/>
            <w:right w:val="none" w:sz="0" w:space="0" w:color="auto"/>
          </w:divBdr>
        </w:div>
      </w:divsChild>
    </w:div>
    <w:div w:id="242646148">
      <w:bodyDiv w:val="1"/>
      <w:marLeft w:val="0"/>
      <w:marRight w:val="0"/>
      <w:marTop w:val="0"/>
      <w:marBottom w:val="0"/>
      <w:divBdr>
        <w:top w:val="none" w:sz="0" w:space="0" w:color="auto"/>
        <w:left w:val="none" w:sz="0" w:space="0" w:color="auto"/>
        <w:bottom w:val="none" w:sz="0" w:space="0" w:color="auto"/>
        <w:right w:val="none" w:sz="0" w:space="0" w:color="auto"/>
      </w:divBdr>
    </w:div>
    <w:div w:id="252470471">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45835019">
      <w:bodyDiv w:val="1"/>
      <w:marLeft w:val="0"/>
      <w:marRight w:val="0"/>
      <w:marTop w:val="0"/>
      <w:marBottom w:val="0"/>
      <w:divBdr>
        <w:top w:val="none" w:sz="0" w:space="0" w:color="auto"/>
        <w:left w:val="none" w:sz="0" w:space="0" w:color="auto"/>
        <w:bottom w:val="none" w:sz="0" w:space="0" w:color="auto"/>
        <w:right w:val="none" w:sz="0" w:space="0" w:color="auto"/>
      </w:divBdr>
    </w:div>
    <w:div w:id="357045776">
      <w:bodyDiv w:val="1"/>
      <w:marLeft w:val="0"/>
      <w:marRight w:val="0"/>
      <w:marTop w:val="0"/>
      <w:marBottom w:val="0"/>
      <w:divBdr>
        <w:top w:val="none" w:sz="0" w:space="0" w:color="auto"/>
        <w:left w:val="none" w:sz="0" w:space="0" w:color="auto"/>
        <w:bottom w:val="none" w:sz="0" w:space="0" w:color="auto"/>
        <w:right w:val="none" w:sz="0" w:space="0" w:color="auto"/>
      </w:divBdr>
    </w:div>
    <w:div w:id="388454819">
      <w:bodyDiv w:val="1"/>
      <w:marLeft w:val="0"/>
      <w:marRight w:val="0"/>
      <w:marTop w:val="0"/>
      <w:marBottom w:val="0"/>
      <w:divBdr>
        <w:top w:val="none" w:sz="0" w:space="0" w:color="auto"/>
        <w:left w:val="none" w:sz="0" w:space="0" w:color="auto"/>
        <w:bottom w:val="none" w:sz="0" w:space="0" w:color="auto"/>
        <w:right w:val="none" w:sz="0" w:space="0" w:color="auto"/>
      </w:divBdr>
    </w:div>
    <w:div w:id="439683652">
      <w:bodyDiv w:val="1"/>
      <w:marLeft w:val="0"/>
      <w:marRight w:val="0"/>
      <w:marTop w:val="0"/>
      <w:marBottom w:val="0"/>
      <w:divBdr>
        <w:top w:val="none" w:sz="0" w:space="0" w:color="auto"/>
        <w:left w:val="none" w:sz="0" w:space="0" w:color="auto"/>
        <w:bottom w:val="none" w:sz="0" w:space="0" w:color="auto"/>
        <w:right w:val="none" w:sz="0" w:space="0" w:color="auto"/>
      </w:divBdr>
    </w:div>
    <w:div w:id="453671576">
      <w:bodyDiv w:val="1"/>
      <w:marLeft w:val="0"/>
      <w:marRight w:val="0"/>
      <w:marTop w:val="0"/>
      <w:marBottom w:val="0"/>
      <w:divBdr>
        <w:top w:val="none" w:sz="0" w:space="0" w:color="auto"/>
        <w:left w:val="none" w:sz="0" w:space="0" w:color="auto"/>
        <w:bottom w:val="none" w:sz="0" w:space="0" w:color="auto"/>
        <w:right w:val="none" w:sz="0" w:space="0" w:color="auto"/>
      </w:divBdr>
      <w:divsChild>
        <w:div w:id="408234649">
          <w:marLeft w:val="0"/>
          <w:marRight w:val="0"/>
          <w:marTop w:val="0"/>
          <w:marBottom w:val="0"/>
          <w:divBdr>
            <w:top w:val="none" w:sz="0" w:space="0" w:color="auto"/>
            <w:left w:val="none" w:sz="0" w:space="0" w:color="auto"/>
            <w:bottom w:val="none" w:sz="0" w:space="0" w:color="auto"/>
            <w:right w:val="none" w:sz="0" w:space="0" w:color="auto"/>
          </w:divBdr>
        </w:div>
        <w:div w:id="1423526788">
          <w:marLeft w:val="0"/>
          <w:marRight w:val="0"/>
          <w:marTop w:val="0"/>
          <w:marBottom w:val="0"/>
          <w:divBdr>
            <w:top w:val="none" w:sz="0" w:space="0" w:color="auto"/>
            <w:left w:val="none" w:sz="0" w:space="0" w:color="auto"/>
            <w:bottom w:val="none" w:sz="0" w:space="0" w:color="auto"/>
            <w:right w:val="none" w:sz="0" w:space="0" w:color="auto"/>
          </w:divBdr>
        </w:div>
        <w:div w:id="716516769">
          <w:marLeft w:val="0"/>
          <w:marRight w:val="0"/>
          <w:marTop w:val="0"/>
          <w:marBottom w:val="0"/>
          <w:divBdr>
            <w:top w:val="none" w:sz="0" w:space="0" w:color="auto"/>
            <w:left w:val="none" w:sz="0" w:space="0" w:color="auto"/>
            <w:bottom w:val="none" w:sz="0" w:space="0" w:color="auto"/>
            <w:right w:val="none" w:sz="0" w:space="0" w:color="auto"/>
          </w:divBdr>
        </w:div>
        <w:div w:id="38021874">
          <w:marLeft w:val="0"/>
          <w:marRight w:val="0"/>
          <w:marTop w:val="0"/>
          <w:marBottom w:val="0"/>
          <w:divBdr>
            <w:top w:val="none" w:sz="0" w:space="0" w:color="auto"/>
            <w:left w:val="none" w:sz="0" w:space="0" w:color="auto"/>
            <w:bottom w:val="none" w:sz="0" w:space="0" w:color="auto"/>
            <w:right w:val="none" w:sz="0" w:space="0" w:color="auto"/>
          </w:divBdr>
        </w:div>
        <w:div w:id="244611878">
          <w:marLeft w:val="0"/>
          <w:marRight w:val="0"/>
          <w:marTop w:val="0"/>
          <w:marBottom w:val="0"/>
          <w:divBdr>
            <w:top w:val="none" w:sz="0" w:space="0" w:color="auto"/>
            <w:left w:val="none" w:sz="0" w:space="0" w:color="auto"/>
            <w:bottom w:val="none" w:sz="0" w:space="0" w:color="auto"/>
            <w:right w:val="none" w:sz="0" w:space="0" w:color="auto"/>
          </w:divBdr>
        </w:div>
      </w:divsChild>
    </w:div>
    <w:div w:id="480654465">
      <w:bodyDiv w:val="1"/>
      <w:marLeft w:val="0"/>
      <w:marRight w:val="0"/>
      <w:marTop w:val="0"/>
      <w:marBottom w:val="0"/>
      <w:divBdr>
        <w:top w:val="none" w:sz="0" w:space="0" w:color="auto"/>
        <w:left w:val="none" w:sz="0" w:space="0" w:color="auto"/>
        <w:bottom w:val="none" w:sz="0" w:space="0" w:color="auto"/>
        <w:right w:val="none" w:sz="0" w:space="0" w:color="auto"/>
      </w:divBdr>
    </w:div>
    <w:div w:id="520625643">
      <w:bodyDiv w:val="1"/>
      <w:marLeft w:val="0"/>
      <w:marRight w:val="0"/>
      <w:marTop w:val="0"/>
      <w:marBottom w:val="0"/>
      <w:divBdr>
        <w:top w:val="none" w:sz="0" w:space="0" w:color="auto"/>
        <w:left w:val="none" w:sz="0" w:space="0" w:color="auto"/>
        <w:bottom w:val="none" w:sz="0" w:space="0" w:color="auto"/>
        <w:right w:val="none" w:sz="0" w:space="0" w:color="auto"/>
      </w:divBdr>
      <w:divsChild>
        <w:div w:id="1866093148">
          <w:marLeft w:val="0"/>
          <w:marRight w:val="0"/>
          <w:marTop w:val="0"/>
          <w:marBottom w:val="0"/>
          <w:divBdr>
            <w:top w:val="none" w:sz="0" w:space="0" w:color="auto"/>
            <w:left w:val="none" w:sz="0" w:space="0" w:color="auto"/>
            <w:bottom w:val="none" w:sz="0" w:space="0" w:color="auto"/>
            <w:right w:val="none" w:sz="0" w:space="0" w:color="auto"/>
          </w:divBdr>
        </w:div>
      </w:divsChild>
    </w:div>
    <w:div w:id="527842336">
      <w:bodyDiv w:val="1"/>
      <w:marLeft w:val="0"/>
      <w:marRight w:val="0"/>
      <w:marTop w:val="0"/>
      <w:marBottom w:val="0"/>
      <w:divBdr>
        <w:top w:val="none" w:sz="0" w:space="0" w:color="auto"/>
        <w:left w:val="none" w:sz="0" w:space="0" w:color="auto"/>
        <w:bottom w:val="none" w:sz="0" w:space="0" w:color="auto"/>
        <w:right w:val="none" w:sz="0" w:space="0" w:color="auto"/>
      </w:divBdr>
    </w:div>
    <w:div w:id="567229176">
      <w:bodyDiv w:val="1"/>
      <w:marLeft w:val="0"/>
      <w:marRight w:val="0"/>
      <w:marTop w:val="0"/>
      <w:marBottom w:val="0"/>
      <w:divBdr>
        <w:top w:val="none" w:sz="0" w:space="0" w:color="auto"/>
        <w:left w:val="none" w:sz="0" w:space="0" w:color="auto"/>
        <w:bottom w:val="none" w:sz="0" w:space="0" w:color="auto"/>
        <w:right w:val="none" w:sz="0" w:space="0" w:color="auto"/>
      </w:divBdr>
    </w:div>
    <w:div w:id="630214671">
      <w:bodyDiv w:val="1"/>
      <w:marLeft w:val="0"/>
      <w:marRight w:val="0"/>
      <w:marTop w:val="0"/>
      <w:marBottom w:val="0"/>
      <w:divBdr>
        <w:top w:val="none" w:sz="0" w:space="0" w:color="auto"/>
        <w:left w:val="none" w:sz="0" w:space="0" w:color="auto"/>
        <w:bottom w:val="none" w:sz="0" w:space="0" w:color="auto"/>
        <w:right w:val="none" w:sz="0" w:space="0" w:color="auto"/>
      </w:divBdr>
    </w:div>
    <w:div w:id="649215353">
      <w:bodyDiv w:val="1"/>
      <w:marLeft w:val="0"/>
      <w:marRight w:val="0"/>
      <w:marTop w:val="0"/>
      <w:marBottom w:val="0"/>
      <w:divBdr>
        <w:top w:val="none" w:sz="0" w:space="0" w:color="auto"/>
        <w:left w:val="none" w:sz="0" w:space="0" w:color="auto"/>
        <w:bottom w:val="none" w:sz="0" w:space="0" w:color="auto"/>
        <w:right w:val="none" w:sz="0" w:space="0" w:color="auto"/>
      </w:divBdr>
    </w:div>
    <w:div w:id="649944790">
      <w:bodyDiv w:val="1"/>
      <w:marLeft w:val="0"/>
      <w:marRight w:val="0"/>
      <w:marTop w:val="0"/>
      <w:marBottom w:val="0"/>
      <w:divBdr>
        <w:top w:val="none" w:sz="0" w:space="0" w:color="auto"/>
        <w:left w:val="none" w:sz="0" w:space="0" w:color="auto"/>
        <w:bottom w:val="none" w:sz="0" w:space="0" w:color="auto"/>
        <w:right w:val="none" w:sz="0" w:space="0" w:color="auto"/>
      </w:divBdr>
    </w:div>
    <w:div w:id="683900034">
      <w:bodyDiv w:val="1"/>
      <w:marLeft w:val="0"/>
      <w:marRight w:val="0"/>
      <w:marTop w:val="0"/>
      <w:marBottom w:val="0"/>
      <w:divBdr>
        <w:top w:val="none" w:sz="0" w:space="0" w:color="auto"/>
        <w:left w:val="none" w:sz="0" w:space="0" w:color="auto"/>
        <w:bottom w:val="none" w:sz="0" w:space="0" w:color="auto"/>
        <w:right w:val="none" w:sz="0" w:space="0" w:color="auto"/>
      </w:divBdr>
    </w:div>
    <w:div w:id="687757861">
      <w:bodyDiv w:val="1"/>
      <w:marLeft w:val="0"/>
      <w:marRight w:val="0"/>
      <w:marTop w:val="0"/>
      <w:marBottom w:val="0"/>
      <w:divBdr>
        <w:top w:val="none" w:sz="0" w:space="0" w:color="auto"/>
        <w:left w:val="none" w:sz="0" w:space="0" w:color="auto"/>
        <w:bottom w:val="none" w:sz="0" w:space="0" w:color="auto"/>
        <w:right w:val="none" w:sz="0" w:space="0" w:color="auto"/>
      </w:divBdr>
    </w:div>
    <w:div w:id="698776477">
      <w:bodyDiv w:val="1"/>
      <w:marLeft w:val="0"/>
      <w:marRight w:val="0"/>
      <w:marTop w:val="0"/>
      <w:marBottom w:val="0"/>
      <w:divBdr>
        <w:top w:val="none" w:sz="0" w:space="0" w:color="auto"/>
        <w:left w:val="none" w:sz="0" w:space="0" w:color="auto"/>
        <w:bottom w:val="none" w:sz="0" w:space="0" w:color="auto"/>
        <w:right w:val="none" w:sz="0" w:space="0" w:color="auto"/>
      </w:divBdr>
    </w:div>
    <w:div w:id="712584905">
      <w:bodyDiv w:val="1"/>
      <w:marLeft w:val="0"/>
      <w:marRight w:val="0"/>
      <w:marTop w:val="0"/>
      <w:marBottom w:val="0"/>
      <w:divBdr>
        <w:top w:val="none" w:sz="0" w:space="0" w:color="auto"/>
        <w:left w:val="none" w:sz="0" w:space="0" w:color="auto"/>
        <w:bottom w:val="none" w:sz="0" w:space="0" w:color="auto"/>
        <w:right w:val="none" w:sz="0" w:space="0" w:color="auto"/>
      </w:divBdr>
    </w:div>
    <w:div w:id="745345001">
      <w:bodyDiv w:val="1"/>
      <w:marLeft w:val="0"/>
      <w:marRight w:val="0"/>
      <w:marTop w:val="0"/>
      <w:marBottom w:val="0"/>
      <w:divBdr>
        <w:top w:val="none" w:sz="0" w:space="0" w:color="auto"/>
        <w:left w:val="none" w:sz="0" w:space="0" w:color="auto"/>
        <w:bottom w:val="none" w:sz="0" w:space="0" w:color="auto"/>
        <w:right w:val="none" w:sz="0" w:space="0" w:color="auto"/>
      </w:divBdr>
    </w:div>
    <w:div w:id="746465088">
      <w:bodyDiv w:val="1"/>
      <w:marLeft w:val="0"/>
      <w:marRight w:val="0"/>
      <w:marTop w:val="0"/>
      <w:marBottom w:val="0"/>
      <w:divBdr>
        <w:top w:val="none" w:sz="0" w:space="0" w:color="auto"/>
        <w:left w:val="none" w:sz="0" w:space="0" w:color="auto"/>
        <w:bottom w:val="none" w:sz="0" w:space="0" w:color="auto"/>
        <w:right w:val="none" w:sz="0" w:space="0" w:color="auto"/>
      </w:divBdr>
    </w:div>
    <w:div w:id="809250977">
      <w:bodyDiv w:val="1"/>
      <w:marLeft w:val="0"/>
      <w:marRight w:val="0"/>
      <w:marTop w:val="0"/>
      <w:marBottom w:val="0"/>
      <w:divBdr>
        <w:top w:val="none" w:sz="0" w:space="0" w:color="auto"/>
        <w:left w:val="none" w:sz="0" w:space="0" w:color="auto"/>
        <w:bottom w:val="none" w:sz="0" w:space="0" w:color="auto"/>
        <w:right w:val="none" w:sz="0" w:space="0" w:color="auto"/>
      </w:divBdr>
    </w:div>
    <w:div w:id="956328532">
      <w:bodyDiv w:val="1"/>
      <w:marLeft w:val="0"/>
      <w:marRight w:val="0"/>
      <w:marTop w:val="0"/>
      <w:marBottom w:val="0"/>
      <w:divBdr>
        <w:top w:val="none" w:sz="0" w:space="0" w:color="auto"/>
        <w:left w:val="none" w:sz="0" w:space="0" w:color="auto"/>
        <w:bottom w:val="none" w:sz="0" w:space="0" w:color="auto"/>
        <w:right w:val="none" w:sz="0" w:space="0" w:color="auto"/>
      </w:divBdr>
    </w:div>
    <w:div w:id="1001201415">
      <w:bodyDiv w:val="1"/>
      <w:marLeft w:val="0"/>
      <w:marRight w:val="0"/>
      <w:marTop w:val="0"/>
      <w:marBottom w:val="0"/>
      <w:divBdr>
        <w:top w:val="none" w:sz="0" w:space="0" w:color="auto"/>
        <w:left w:val="none" w:sz="0" w:space="0" w:color="auto"/>
        <w:bottom w:val="none" w:sz="0" w:space="0" w:color="auto"/>
        <w:right w:val="none" w:sz="0" w:space="0" w:color="auto"/>
      </w:divBdr>
    </w:div>
    <w:div w:id="1027485194">
      <w:bodyDiv w:val="1"/>
      <w:marLeft w:val="0"/>
      <w:marRight w:val="0"/>
      <w:marTop w:val="0"/>
      <w:marBottom w:val="0"/>
      <w:divBdr>
        <w:top w:val="none" w:sz="0" w:space="0" w:color="auto"/>
        <w:left w:val="none" w:sz="0" w:space="0" w:color="auto"/>
        <w:bottom w:val="none" w:sz="0" w:space="0" w:color="auto"/>
        <w:right w:val="none" w:sz="0" w:space="0" w:color="auto"/>
      </w:divBdr>
    </w:div>
    <w:div w:id="1064185508">
      <w:bodyDiv w:val="1"/>
      <w:marLeft w:val="0"/>
      <w:marRight w:val="0"/>
      <w:marTop w:val="0"/>
      <w:marBottom w:val="0"/>
      <w:divBdr>
        <w:top w:val="none" w:sz="0" w:space="0" w:color="auto"/>
        <w:left w:val="none" w:sz="0" w:space="0" w:color="auto"/>
        <w:bottom w:val="none" w:sz="0" w:space="0" w:color="auto"/>
        <w:right w:val="none" w:sz="0" w:space="0" w:color="auto"/>
      </w:divBdr>
    </w:div>
    <w:div w:id="1143081203">
      <w:bodyDiv w:val="1"/>
      <w:marLeft w:val="0"/>
      <w:marRight w:val="0"/>
      <w:marTop w:val="0"/>
      <w:marBottom w:val="0"/>
      <w:divBdr>
        <w:top w:val="none" w:sz="0" w:space="0" w:color="auto"/>
        <w:left w:val="none" w:sz="0" w:space="0" w:color="auto"/>
        <w:bottom w:val="none" w:sz="0" w:space="0" w:color="auto"/>
        <w:right w:val="none" w:sz="0" w:space="0" w:color="auto"/>
      </w:divBdr>
    </w:div>
    <w:div w:id="1154103607">
      <w:bodyDiv w:val="1"/>
      <w:marLeft w:val="0"/>
      <w:marRight w:val="0"/>
      <w:marTop w:val="0"/>
      <w:marBottom w:val="0"/>
      <w:divBdr>
        <w:top w:val="none" w:sz="0" w:space="0" w:color="auto"/>
        <w:left w:val="none" w:sz="0" w:space="0" w:color="auto"/>
        <w:bottom w:val="none" w:sz="0" w:space="0" w:color="auto"/>
        <w:right w:val="none" w:sz="0" w:space="0" w:color="auto"/>
      </w:divBdr>
    </w:div>
    <w:div w:id="1190026802">
      <w:bodyDiv w:val="1"/>
      <w:marLeft w:val="0"/>
      <w:marRight w:val="0"/>
      <w:marTop w:val="0"/>
      <w:marBottom w:val="0"/>
      <w:divBdr>
        <w:top w:val="none" w:sz="0" w:space="0" w:color="auto"/>
        <w:left w:val="none" w:sz="0" w:space="0" w:color="auto"/>
        <w:bottom w:val="none" w:sz="0" w:space="0" w:color="auto"/>
        <w:right w:val="none" w:sz="0" w:space="0" w:color="auto"/>
      </w:divBdr>
    </w:div>
    <w:div w:id="1197231277">
      <w:bodyDiv w:val="1"/>
      <w:marLeft w:val="0"/>
      <w:marRight w:val="0"/>
      <w:marTop w:val="0"/>
      <w:marBottom w:val="0"/>
      <w:divBdr>
        <w:top w:val="none" w:sz="0" w:space="0" w:color="auto"/>
        <w:left w:val="none" w:sz="0" w:space="0" w:color="auto"/>
        <w:bottom w:val="none" w:sz="0" w:space="0" w:color="auto"/>
        <w:right w:val="none" w:sz="0" w:space="0" w:color="auto"/>
      </w:divBdr>
    </w:div>
    <w:div w:id="1287471624">
      <w:bodyDiv w:val="1"/>
      <w:marLeft w:val="0"/>
      <w:marRight w:val="0"/>
      <w:marTop w:val="0"/>
      <w:marBottom w:val="0"/>
      <w:divBdr>
        <w:top w:val="none" w:sz="0" w:space="0" w:color="auto"/>
        <w:left w:val="none" w:sz="0" w:space="0" w:color="auto"/>
        <w:bottom w:val="none" w:sz="0" w:space="0" w:color="auto"/>
        <w:right w:val="none" w:sz="0" w:space="0" w:color="auto"/>
      </w:divBdr>
    </w:div>
    <w:div w:id="1325665774">
      <w:bodyDiv w:val="1"/>
      <w:marLeft w:val="0"/>
      <w:marRight w:val="0"/>
      <w:marTop w:val="0"/>
      <w:marBottom w:val="0"/>
      <w:divBdr>
        <w:top w:val="none" w:sz="0" w:space="0" w:color="auto"/>
        <w:left w:val="none" w:sz="0" w:space="0" w:color="auto"/>
        <w:bottom w:val="none" w:sz="0" w:space="0" w:color="auto"/>
        <w:right w:val="none" w:sz="0" w:space="0" w:color="auto"/>
      </w:divBdr>
    </w:div>
    <w:div w:id="1325741094">
      <w:bodyDiv w:val="1"/>
      <w:marLeft w:val="0"/>
      <w:marRight w:val="0"/>
      <w:marTop w:val="0"/>
      <w:marBottom w:val="0"/>
      <w:divBdr>
        <w:top w:val="none" w:sz="0" w:space="0" w:color="auto"/>
        <w:left w:val="none" w:sz="0" w:space="0" w:color="auto"/>
        <w:bottom w:val="none" w:sz="0" w:space="0" w:color="auto"/>
        <w:right w:val="none" w:sz="0" w:space="0" w:color="auto"/>
      </w:divBdr>
    </w:div>
    <w:div w:id="1386951379">
      <w:bodyDiv w:val="1"/>
      <w:marLeft w:val="0"/>
      <w:marRight w:val="0"/>
      <w:marTop w:val="0"/>
      <w:marBottom w:val="0"/>
      <w:divBdr>
        <w:top w:val="none" w:sz="0" w:space="0" w:color="auto"/>
        <w:left w:val="none" w:sz="0" w:space="0" w:color="auto"/>
        <w:bottom w:val="none" w:sz="0" w:space="0" w:color="auto"/>
        <w:right w:val="none" w:sz="0" w:space="0" w:color="auto"/>
      </w:divBdr>
    </w:div>
    <w:div w:id="1407066134">
      <w:bodyDiv w:val="1"/>
      <w:marLeft w:val="0"/>
      <w:marRight w:val="0"/>
      <w:marTop w:val="0"/>
      <w:marBottom w:val="0"/>
      <w:divBdr>
        <w:top w:val="none" w:sz="0" w:space="0" w:color="auto"/>
        <w:left w:val="none" w:sz="0" w:space="0" w:color="auto"/>
        <w:bottom w:val="none" w:sz="0" w:space="0" w:color="auto"/>
        <w:right w:val="none" w:sz="0" w:space="0" w:color="auto"/>
      </w:divBdr>
    </w:div>
    <w:div w:id="1471971012">
      <w:bodyDiv w:val="1"/>
      <w:marLeft w:val="0"/>
      <w:marRight w:val="0"/>
      <w:marTop w:val="0"/>
      <w:marBottom w:val="0"/>
      <w:divBdr>
        <w:top w:val="none" w:sz="0" w:space="0" w:color="auto"/>
        <w:left w:val="none" w:sz="0" w:space="0" w:color="auto"/>
        <w:bottom w:val="none" w:sz="0" w:space="0" w:color="auto"/>
        <w:right w:val="none" w:sz="0" w:space="0" w:color="auto"/>
      </w:divBdr>
    </w:div>
    <w:div w:id="1489054144">
      <w:bodyDiv w:val="1"/>
      <w:marLeft w:val="0"/>
      <w:marRight w:val="0"/>
      <w:marTop w:val="0"/>
      <w:marBottom w:val="0"/>
      <w:divBdr>
        <w:top w:val="none" w:sz="0" w:space="0" w:color="auto"/>
        <w:left w:val="none" w:sz="0" w:space="0" w:color="auto"/>
        <w:bottom w:val="none" w:sz="0" w:space="0" w:color="auto"/>
        <w:right w:val="none" w:sz="0" w:space="0" w:color="auto"/>
      </w:divBdr>
    </w:div>
    <w:div w:id="1520192379">
      <w:bodyDiv w:val="1"/>
      <w:marLeft w:val="0"/>
      <w:marRight w:val="0"/>
      <w:marTop w:val="0"/>
      <w:marBottom w:val="0"/>
      <w:divBdr>
        <w:top w:val="none" w:sz="0" w:space="0" w:color="auto"/>
        <w:left w:val="none" w:sz="0" w:space="0" w:color="auto"/>
        <w:bottom w:val="none" w:sz="0" w:space="0" w:color="auto"/>
        <w:right w:val="none" w:sz="0" w:space="0" w:color="auto"/>
      </w:divBdr>
    </w:div>
    <w:div w:id="1526597045">
      <w:bodyDiv w:val="1"/>
      <w:marLeft w:val="0"/>
      <w:marRight w:val="0"/>
      <w:marTop w:val="0"/>
      <w:marBottom w:val="0"/>
      <w:divBdr>
        <w:top w:val="none" w:sz="0" w:space="0" w:color="auto"/>
        <w:left w:val="none" w:sz="0" w:space="0" w:color="auto"/>
        <w:bottom w:val="none" w:sz="0" w:space="0" w:color="auto"/>
        <w:right w:val="none" w:sz="0" w:space="0" w:color="auto"/>
      </w:divBdr>
    </w:div>
    <w:div w:id="1527333337">
      <w:bodyDiv w:val="1"/>
      <w:marLeft w:val="0"/>
      <w:marRight w:val="0"/>
      <w:marTop w:val="0"/>
      <w:marBottom w:val="0"/>
      <w:divBdr>
        <w:top w:val="none" w:sz="0" w:space="0" w:color="auto"/>
        <w:left w:val="none" w:sz="0" w:space="0" w:color="auto"/>
        <w:bottom w:val="none" w:sz="0" w:space="0" w:color="auto"/>
        <w:right w:val="none" w:sz="0" w:space="0" w:color="auto"/>
      </w:divBdr>
    </w:div>
    <w:div w:id="1530873458">
      <w:bodyDiv w:val="1"/>
      <w:marLeft w:val="0"/>
      <w:marRight w:val="0"/>
      <w:marTop w:val="0"/>
      <w:marBottom w:val="0"/>
      <w:divBdr>
        <w:top w:val="none" w:sz="0" w:space="0" w:color="auto"/>
        <w:left w:val="none" w:sz="0" w:space="0" w:color="auto"/>
        <w:bottom w:val="none" w:sz="0" w:space="0" w:color="auto"/>
        <w:right w:val="none" w:sz="0" w:space="0" w:color="auto"/>
      </w:divBdr>
    </w:div>
    <w:div w:id="1545217302">
      <w:bodyDiv w:val="1"/>
      <w:marLeft w:val="0"/>
      <w:marRight w:val="0"/>
      <w:marTop w:val="0"/>
      <w:marBottom w:val="0"/>
      <w:divBdr>
        <w:top w:val="none" w:sz="0" w:space="0" w:color="auto"/>
        <w:left w:val="none" w:sz="0" w:space="0" w:color="auto"/>
        <w:bottom w:val="none" w:sz="0" w:space="0" w:color="auto"/>
        <w:right w:val="none" w:sz="0" w:space="0" w:color="auto"/>
      </w:divBdr>
    </w:div>
    <w:div w:id="1568764110">
      <w:bodyDiv w:val="1"/>
      <w:marLeft w:val="0"/>
      <w:marRight w:val="0"/>
      <w:marTop w:val="0"/>
      <w:marBottom w:val="0"/>
      <w:divBdr>
        <w:top w:val="none" w:sz="0" w:space="0" w:color="auto"/>
        <w:left w:val="none" w:sz="0" w:space="0" w:color="auto"/>
        <w:bottom w:val="none" w:sz="0" w:space="0" w:color="auto"/>
        <w:right w:val="none" w:sz="0" w:space="0" w:color="auto"/>
      </w:divBdr>
      <w:divsChild>
        <w:div w:id="1883979540">
          <w:marLeft w:val="0"/>
          <w:marRight w:val="0"/>
          <w:marTop w:val="0"/>
          <w:marBottom w:val="360"/>
          <w:divBdr>
            <w:top w:val="none" w:sz="0" w:space="0" w:color="auto"/>
            <w:left w:val="none" w:sz="0" w:space="0" w:color="auto"/>
            <w:bottom w:val="none" w:sz="0" w:space="0" w:color="auto"/>
            <w:right w:val="none" w:sz="0" w:space="0" w:color="auto"/>
          </w:divBdr>
        </w:div>
        <w:div w:id="2084721912">
          <w:marLeft w:val="0"/>
          <w:marRight w:val="0"/>
          <w:marTop w:val="0"/>
          <w:marBottom w:val="360"/>
          <w:divBdr>
            <w:top w:val="none" w:sz="0" w:space="0" w:color="auto"/>
            <w:left w:val="none" w:sz="0" w:space="0" w:color="auto"/>
            <w:bottom w:val="none" w:sz="0" w:space="0" w:color="auto"/>
            <w:right w:val="none" w:sz="0" w:space="0" w:color="auto"/>
          </w:divBdr>
        </w:div>
      </w:divsChild>
    </w:div>
    <w:div w:id="1568957347">
      <w:bodyDiv w:val="1"/>
      <w:marLeft w:val="0"/>
      <w:marRight w:val="0"/>
      <w:marTop w:val="0"/>
      <w:marBottom w:val="0"/>
      <w:divBdr>
        <w:top w:val="none" w:sz="0" w:space="0" w:color="auto"/>
        <w:left w:val="none" w:sz="0" w:space="0" w:color="auto"/>
        <w:bottom w:val="none" w:sz="0" w:space="0" w:color="auto"/>
        <w:right w:val="none" w:sz="0" w:space="0" w:color="auto"/>
      </w:divBdr>
    </w:div>
    <w:div w:id="1597857901">
      <w:bodyDiv w:val="1"/>
      <w:marLeft w:val="0"/>
      <w:marRight w:val="0"/>
      <w:marTop w:val="0"/>
      <w:marBottom w:val="0"/>
      <w:divBdr>
        <w:top w:val="none" w:sz="0" w:space="0" w:color="auto"/>
        <w:left w:val="none" w:sz="0" w:space="0" w:color="auto"/>
        <w:bottom w:val="none" w:sz="0" w:space="0" w:color="auto"/>
        <w:right w:val="none" w:sz="0" w:space="0" w:color="auto"/>
      </w:divBdr>
    </w:div>
    <w:div w:id="1671257148">
      <w:bodyDiv w:val="1"/>
      <w:marLeft w:val="0"/>
      <w:marRight w:val="0"/>
      <w:marTop w:val="0"/>
      <w:marBottom w:val="0"/>
      <w:divBdr>
        <w:top w:val="none" w:sz="0" w:space="0" w:color="auto"/>
        <w:left w:val="none" w:sz="0" w:space="0" w:color="auto"/>
        <w:bottom w:val="none" w:sz="0" w:space="0" w:color="auto"/>
        <w:right w:val="none" w:sz="0" w:space="0" w:color="auto"/>
      </w:divBdr>
    </w:div>
    <w:div w:id="1681931886">
      <w:bodyDiv w:val="1"/>
      <w:marLeft w:val="0"/>
      <w:marRight w:val="0"/>
      <w:marTop w:val="0"/>
      <w:marBottom w:val="0"/>
      <w:divBdr>
        <w:top w:val="none" w:sz="0" w:space="0" w:color="auto"/>
        <w:left w:val="none" w:sz="0" w:space="0" w:color="auto"/>
        <w:bottom w:val="none" w:sz="0" w:space="0" w:color="auto"/>
        <w:right w:val="none" w:sz="0" w:space="0" w:color="auto"/>
      </w:divBdr>
    </w:div>
    <w:div w:id="1712029122">
      <w:bodyDiv w:val="1"/>
      <w:marLeft w:val="0"/>
      <w:marRight w:val="0"/>
      <w:marTop w:val="0"/>
      <w:marBottom w:val="0"/>
      <w:divBdr>
        <w:top w:val="none" w:sz="0" w:space="0" w:color="auto"/>
        <w:left w:val="none" w:sz="0" w:space="0" w:color="auto"/>
        <w:bottom w:val="none" w:sz="0" w:space="0" w:color="auto"/>
        <w:right w:val="none" w:sz="0" w:space="0" w:color="auto"/>
      </w:divBdr>
    </w:div>
    <w:div w:id="1806774193">
      <w:bodyDiv w:val="1"/>
      <w:marLeft w:val="0"/>
      <w:marRight w:val="0"/>
      <w:marTop w:val="0"/>
      <w:marBottom w:val="0"/>
      <w:divBdr>
        <w:top w:val="none" w:sz="0" w:space="0" w:color="auto"/>
        <w:left w:val="none" w:sz="0" w:space="0" w:color="auto"/>
        <w:bottom w:val="none" w:sz="0" w:space="0" w:color="auto"/>
        <w:right w:val="none" w:sz="0" w:space="0" w:color="auto"/>
      </w:divBdr>
    </w:div>
    <w:div w:id="1812015326">
      <w:bodyDiv w:val="1"/>
      <w:marLeft w:val="0"/>
      <w:marRight w:val="0"/>
      <w:marTop w:val="0"/>
      <w:marBottom w:val="0"/>
      <w:divBdr>
        <w:top w:val="none" w:sz="0" w:space="0" w:color="auto"/>
        <w:left w:val="none" w:sz="0" w:space="0" w:color="auto"/>
        <w:bottom w:val="none" w:sz="0" w:space="0" w:color="auto"/>
        <w:right w:val="none" w:sz="0" w:space="0" w:color="auto"/>
      </w:divBdr>
    </w:div>
    <w:div w:id="1812601390">
      <w:bodyDiv w:val="1"/>
      <w:marLeft w:val="0"/>
      <w:marRight w:val="0"/>
      <w:marTop w:val="0"/>
      <w:marBottom w:val="0"/>
      <w:divBdr>
        <w:top w:val="none" w:sz="0" w:space="0" w:color="auto"/>
        <w:left w:val="none" w:sz="0" w:space="0" w:color="auto"/>
        <w:bottom w:val="none" w:sz="0" w:space="0" w:color="auto"/>
        <w:right w:val="none" w:sz="0" w:space="0" w:color="auto"/>
      </w:divBdr>
    </w:div>
    <w:div w:id="1955558412">
      <w:bodyDiv w:val="1"/>
      <w:marLeft w:val="0"/>
      <w:marRight w:val="0"/>
      <w:marTop w:val="0"/>
      <w:marBottom w:val="0"/>
      <w:divBdr>
        <w:top w:val="none" w:sz="0" w:space="0" w:color="auto"/>
        <w:left w:val="none" w:sz="0" w:space="0" w:color="auto"/>
        <w:bottom w:val="none" w:sz="0" w:space="0" w:color="auto"/>
        <w:right w:val="none" w:sz="0" w:space="0" w:color="auto"/>
      </w:divBdr>
    </w:div>
    <w:div w:id="1988972858">
      <w:bodyDiv w:val="1"/>
      <w:marLeft w:val="0"/>
      <w:marRight w:val="0"/>
      <w:marTop w:val="0"/>
      <w:marBottom w:val="0"/>
      <w:divBdr>
        <w:top w:val="none" w:sz="0" w:space="0" w:color="auto"/>
        <w:left w:val="none" w:sz="0" w:space="0" w:color="auto"/>
        <w:bottom w:val="none" w:sz="0" w:space="0" w:color="auto"/>
        <w:right w:val="none" w:sz="0" w:space="0" w:color="auto"/>
      </w:divBdr>
      <w:divsChild>
        <w:div w:id="1763454262">
          <w:marLeft w:val="0"/>
          <w:marRight w:val="0"/>
          <w:marTop w:val="0"/>
          <w:marBottom w:val="0"/>
          <w:divBdr>
            <w:top w:val="none" w:sz="0" w:space="0" w:color="auto"/>
            <w:left w:val="none" w:sz="0" w:space="0" w:color="auto"/>
            <w:bottom w:val="none" w:sz="0" w:space="0" w:color="auto"/>
            <w:right w:val="none" w:sz="0" w:space="0" w:color="auto"/>
          </w:divBdr>
        </w:div>
      </w:divsChild>
    </w:div>
    <w:div w:id="1996454025">
      <w:bodyDiv w:val="1"/>
      <w:marLeft w:val="0"/>
      <w:marRight w:val="0"/>
      <w:marTop w:val="0"/>
      <w:marBottom w:val="0"/>
      <w:divBdr>
        <w:top w:val="none" w:sz="0" w:space="0" w:color="auto"/>
        <w:left w:val="none" w:sz="0" w:space="0" w:color="auto"/>
        <w:bottom w:val="none" w:sz="0" w:space="0" w:color="auto"/>
        <w:right w:val="none" w:sz="0" w:space="0" w:color="auto"/>
      </w:divBdr>
      <w:divsChild>
        <w:div w:id="1115908293">
          <w:marLeft w:val="0"/>
          <w:marRight w:val="0"/>
          <w:marTop w:val="0"/>
          <w:marBottom w:val="0"/>
          <w:divBdr>
            <w:top w:val="none" w:sz="0" w:space="0" w:color="auto"/>
            <w:left w:val="none" w:sz="0" w:space="0" w:color="auto"/>
            <w:bottom w:val="none" w:sz="0" w:space="0" w:color="auto"/>
            <w:right w:val="none" w:sz="0" w:space="0" w:color="auto"/>
          </w:divBdr>
          <w:divsChild>
            <w:div w:id="599027371">
              <w:marLeft w:val="0"/>
              <w:marRight w:val="0"/>
              <w:marTop w:val="0"/>
              <w:marBottom w:val="0"/>
              <w:divBdr>
                <w:top w:val="none" w:sz="0" w:space="0" w:color="auto"/>
                <w:left w:val="none" w:sz="0" w:space="0" w:color="auto"/>
                <w:bottom w:val="none" w:sz="0" w:space="0" w:color="auto"/>
                <w:right w:val="none" w:sz="0" w:space="0" w:color="auto"/>
              </w:divBdr>
              <w:divsChild>
                <w:div w:id="898394441">
                  <w:marLeft w:val="150"/>
                  <w:marRight w:val="0"/>
                  <w:marTop w:val="0"/>
                  <w:marBottom w:val="150"/>
                  <w:divBdr>
                    <w:top w:val="none" w:sz="0" w:space="0" w:color="auto"/>
                    <w:left w:val="none" w:sz="0" w:space="0" w:color="auto"/>
                    <w:bottom w:val="none" w:sz="0" w:space="0" w:color="auto"/>
                    <w:right w:val="none" w:sz="0" w:space="0" w:color="auto"/>
                  </w:divBdr>
                  <w:divsChild>
                    <w:div w:id="540436675">
                      <w:marLeft w:val="0"/>
                      <w:marRight w:val="0"/>
                      <w:marTop w:val="0"/>
                      <w:marBottom w:val="0"/>
                      <w:divBdr>
                        <w:top w:val="none" w:sz="0" w:space="0" w:color="auto"/>
                        <w:left w:val="none" w:sz="0" w:space="0" w:color="auto"/>
                        <w:bottom w:val="none" w:sz="0" w:space="0" w:color="auto"/>
                        <w:right w:val="none" w:sz="0" w:space="0" w:color="auto"/>
                      </w:divBdr>
                      <w:divsChild>
                        <w:div w:id="167919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8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75574">
          <w:marLeft w:val="0"/>
          <w:marRight w:val="0"/>
          <w:marTop w:val="0"/>
          <w:marBottom w:val="0"/>
          <w:divBdr>
            <w:top w:val="none" w:sz="0" w:space="0" w:color="auto"/>
            <w:left w:val="none" w:sz="0" w:space="0" w:color="auto"/>
            <w:bottom w:val="none" w:sz="0" w:space="0" w:color="auto"/>
            <w:right w:val="none" w:sz="0" w:space="0" w:color="auto"/>
          </w:divBdr>
          <w:divsChild>
            <w:div w:id="821887984">
              <w:marLeft w:val="0"/>
              <w:marRight w:val="0"/>
              <w:marTop w:val="0"/>
              <w:marBottom w:val="0"/>
              <w:divBdr>
                <w:top w:val="none" w:sz="0" w:space="0" w:color="auto"/>
                <w:left w:val="none" w:sz="0" w:space="0" w:color="auto"/>
                <w:bottom w:val="none" w:sz="0" w:space="0" w:color="auto"/>
                <w:right w:val="none" w:sz="0" w:space="0" w:color="auto"/>
              </w:divBdr>
              <w:divsChild>
                <w:div w:id="11602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480861">
      <w:bodyDiv w:val="1"/>
      <w:marLeft w:val="0"/>
      <w:marRight w:val="0"/>
      <w:marTop w:val="0"/>
      <w:marBottom w:val="0"/>
      <w:divBdr>
        <w:top w:val="none" w:sz="0" w:space="0" w:color="auto"/>
        <w:left w:val="none" w:sz="0" w:space="0" w:color="auto"/>
        <w:bottom w:val="none" w:sz="0" w:space="0" w:color="auto"/>
        <w:right w:val="none" w:sz="0" w:space="0" w:color="auto"/>
      </w:divBdr>
    </w:div>
    <w:div w:id="2022123860">
      <w:bodyDiv w:val="1"/>
      <w:marLeft w:val="0"/>
      <w:marRight w:val="0"/>
      <w:marTop w:val="0"/>
      <w:marBottom w:val="0"/>
      <w:divBdr>
        <w:top w:val="none" w:sz="0" w:space="0" w:color="auto"/>
        <w:left w:val="none" w:sz="0" w:space="0" w:color="auto"/>
        <w:bottom w:val="none" w:sz="0" w:space="0" w:color="auto"/>
        <w:right w:val="none" w:sz="0" w:space="0" w:color="auto"/>
      </w:divBdr>
    </w:div>
    <w:div w:id="2117940876">
      <w:bodyDiv w:val="1"/>
      <w:marLeft w:val="0"/>
      <w:marRight w:val="0"/>
      <w:marTop w:val="0"/>
      <w:marBottom w:val="0"/>
      <w:divBdr>
        <w:top w:val="none" w:sz="0" w:space="0" w:color="auto"/>
        <w:left w:val="none" w:sz="0" w:space="0" w:color="auto"/>
        <w:bottom w:val="none" w:sz="0" w:space="0" w:color="auto"/>
        <w:right w:val="none" w:sz="0" w:space="0" w:color="auto"/>
      </w:divBdr>
    </w:div>
    <w:div w:id="2121026174">
      <w:bodyDiv w:val="1"/>
      <w:marLeft w:val="0"/>
      <w:marRight w:val="0"/>
      <w:marTop w:val="0"/>
      <w:marBottom w:val="0"/>
      <w:divBdr>
        <w:top w:val="none" w:sz="0" w:space="0" w:color="auto"/>
        <w:left w:val="none" w:sz="0" w:space="0" w:color="auto"/>
        <w:bottom w:val="none" w:sz="0" w:space="0" w:color="auto"/>
        <w:right w:val="none" w:sz="0" w:space="0" w:color="auto"/>
      </w:divBdr>
      <w:divsChild>
        <w:div w:id="1811702744">
          <w:marLeft w:val="0"/>
          <w:marRight w:val="0"/>
          <w:marTop w:val="0"/>
          <w:marBottom w:val="0"/>
          <w:divBdr>
            <w:top w:val="none" w:sz="0" w:space="0" w:color="auto"/>
            <w:left w:val="none" w:sz="0" w:space="0" w:color="auto"/>
            <w:bottom w:val="none" w:sz="0" w:space="0" w:color="auto"/>
            <w:right w:val="none" w:sz="0" w:space="0" w:color="auto"/>
          </w:divBdr>
          <w:divsChild>
            <w:div w:id="500781640">
              <w:marLeft w:val="150"/>
              <w:marRight w:val="0"/>
              <w:marTop w:val="300"/>
              <w:marBottom w:val="150"/>
              <w:divBdr>
                <w:top w:val="none" w:sz="0" w:space="0" w:color="auto"/>
                <w:left w:val="none" w:sz="0" w:space="0" w:color="auto"/>
                <w:bottom w:val="none" w:sz="0" w:space="0" w:color="auto"/>
                <w:right w:val="none" w:sz="0" w:space="0" w:color="auto"/>
              </w:divBdr>
              <w:divsChild>
                <w:div w:id="377978112">
                  <w:marLeft w:val="150"/>
                  <w:marRight w:val="0"/>
                  <w:marTop w:val="0"/>
                  <w:marBottom w:val="0"/>
                  <w:divBdr>
                    <w:top w:val="none" w:sz="0" w:space="0" w:color="auto"/>
                    <w:left w:val="none" w:sz="0" w:space="0" w:color="auto"/>
                    <w:bottom w:val="none" w:sz="0" w:space="0" w:color="auto"/>
                    <w:right w:val="none" w:sz="0" w:space="0" w:color="auto"/>
                  </w:divBdr>
                  <w:divsChild>
                    <w:div w:id="1537349170">
                      <w:marLeft w:val="0"/>
                      <w:marRight w:val="0"/>
                      <w:marTop w:val="0"/>
                      <w:marBottom w:val="0"/>
                      <w:divBdr>
                        <w:top w:val="none" w:sz="0" w:space="0" w:color="auto"/>
                        <w:left w:val="none" w:sz="0" w:space="0" w:color="auto"/>
                        <w:bottom w:val="none" w:sz="0" w:space="0" w:color="auto"/>
                        <w:right w:val="none" w:sz="0" w:space="0" w:color="auto"/>
                      </w:divBdr>
                      <w:divsChild>
                        <w:div w:id="633482846">
                          <w:marLeft w:val="0"/>
                          <w:marRight w:val="0"/>
                          <w:marTop w:val="0"/>
                          <w:marBottom w:val="0"/>
                          <w:divBdr>
                            <w:top w:val="none" w:sz="0" w:space="0" w:color="auto"/>
                            <w:left w:val="none" w:sz="0" w:space="0" w:color="auto"/>
                            <w:bottom w:val="none" w:sz="0" w:space="0" w:color="auto"/>
                            <w:right w:val="none" w:sz="0" w:space="0" w:color="auto"/>
                          </w:divBdr>
                          <w:divsChild>
                            <w:div w:id="1421171799">
                              <w:marLeft w:val="0"/>
                              <w:marRight w:val="0"/>
                              <w:marTop w:val="0"/>
                              <w:marBottom w:val="0"/>
                              <w:divBdr>
                                <w:top w:val="none" w:sz="0" w:space="0" w:color="auto"/>
                                <w:left w:val="none" w:sz="0" w:space="0" w:color="auto"/>
                                <w:bottom w:val="none" w:sz="0" w:space="0" w:color="auto"/>
                                <w:right w:val="none" w:sz="0" w:space="0" w:color="auto"/>
                              </w:divBdr>
                              <w:divsChild>
                                <w:div w:id="58153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91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85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www.dbkids.de" TargetMode="External"/><Relationship Id="rId26" Type="http://schemas.openxmlformats.org/officeDocument/2006/relationships/image" Target="media/image3.png"/><Relationship Id="rId39" Type="http://schemas.openxmlformats.org/officeDocument/2006/relationships/hyperlink" Target="http://www.barmer.de" TargetMode="External"/><Relationship Id="rId21" Type="http://schemas.openxmlformats.org/officeDocument/2006/relationships/hyperlink" Target="https://www.bitkom.org/sites/main/files/2022-06/Bitkom-Charts_Kinder_Jugendliche_09.06.2022_0.pdf)" TargetMode="External"/><Relationship Id="rId34" Type="http://schemas.openxmlformats.org/officeDocument/2006/relationships/hyperlink" Target="http://www.barmer.de" TargetMode="External"/><Relationship Id="rId42" Type="http://schemas.openxmlformats.org/officeDocument/2006/relationships/hyperlink" Target="https://www.spektrum.de/news/schlafmangel-verursacht-bei-kindern-kognitive-probleme/1441238" TargetMode="External"/><Relationship Id="rId47"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barmer.de"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png"/><Relationship Id="rId32" Type="http://schemas.openxmlformats.org/officeDocument/2006/relationships/image" Target="media/image8.png"/><Relationship Id="rId37" Type="http://schemas.openxmlformats.org/officeDocument/2006/relationships/hyperlink" Target="https://www.dbkids.de/warum-bewegung-fuer-eine-gesunde-entwicklung-enorm-wichtig-ist/)" TargetMode="External"/><Relationship Id="rId40" Type="http://schemas.openxmlformats.org/officeDocument/2006/relationships/hyperlink" Target="https://www.barmer.de/gesundheit-verstehen/leben/schlaf/kind-zum-schlafen-bringen-1162904)" TargetMode="External"/><Relationship Id="rId45" Type="http://schemas.openxmlformats.org/officeDocument/2006/relationships/header" Target="header4.xml"/><Relationship Id="rId5" Type="http://schemas.openxmlformats.org/officeDocument/2006/relationships/numbering" Target="numbering.xml"/><Relationship Id="rId15" Type="http://schemas.openxmlformats.org/officeDocument/2006/relationships/hyperlink" Target="http://www.dorsch.hogrefe.com" TargetMode="External"/><Relationship Id="rId23" Type="http://schemas.openxmlformats.org/officeDocument/2006/relationships/header" Target="header2.xml"/><Relationship Id="rId28" Type="http://schemas.openxmlformats.org/officeDocument/2006/relationships/image" Target="media/image5.png"/><Relationship Id="rId36" Type="http://schemas.openxmlformats.org/officeDocument/2006/relationships/hyperlink" Target="http://www.barmer.de" TargetMode="External"/><Relationship Id="rId10" Type="http://schemas.openxmlformats.org/officeDocument/2006/relationships/endnotes" Target="endnotes.xml"/><Relationship Id="rId19" Type="http://schemas.openxmlformats.org/officeDocument/2006/relationships/hyperlink" Target="http://www.spektrum.de" TargetMode="External"/><Relationship Id="rId31" Type="http://schemas.openxmlformats.org/officeDocument/2006/relationships/image" Target="media/image7.png"/><Relationship Id="rId44" Type="http://schemas.openxmlformats.org/officeDocument/2006/relationships/hyperlink" Target="https://www.bitkom.org/sites/main/files/2022-06/Bitkom-Charts_Kinder_Jugendliche_09.06.2022_0.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eader" Target="header1.xml"/><Relationship Id="rId27" Type="http://schemas.openxmlformats.org/officeDocument/2006/relationships/image" Target="media/image4.svg"/><Relationship Id="rId30" Type="http://schemas.openxmlformats.org/officeDocument/2006/relationships/image" Target="media/image6.png"/><Relationship Id="rId35" Type="http://schemas.openxmlformats.org/officeDocument/2006/relationships/hyperlink" Target="https://www.barmer.de/gesundheit-verstehen/leben/ernaehrung/ernaehrung-kinder-und-jugendliche-1071638" TargetMode="External"/><Relationship Id="rId43" Type="http://schemas.openxmlformats.org/officeDocument/2006/relationships/hyperlink" Target="http://www.bitkom.org" TargetMode="Externa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s://www.barmer.de/gesundheit-verstehen/leben/ernaehrung/ernaehrung-kinder-und-jugendliche-1071638)" TargetMode="External"/><Relationship Id="rId25" Type="http://schemas.openxmlformats.org/officeDocument/2006/relationships/image" Target="media/image2.svg"/><Relationship Id="rId33" Type="http://schemas.openxmlformats.org/officeDocument/2006/relationships/image" Target="media/image9.png"/><Relationship Id="rId38" Type="http://schemas.openxmlformats.org/officeDocument/2006/relationships/hyperlink" Target="https://www.bundesgesundheitsministerium.de/fileadmin/Dateien/5_Publikationen/Praevention/Broschueren/Bewegungsempfehlungen_BZgA-Fachheft_3.pdf" TargetMode="External"/><Relationship Id="rId46" Type="http://schemas.openxmlformats.org/officeDocument/2006/relationships/fontTable" Target="fontTable.xml"/><Relationship Id="rId20" Type="http://schemas.openxmlformats.org/officeDocument/2006/relationships/hyperlink" Target="https://www.barmer.de/gesundheit-verstehen/leben/ernaehrung/ernaehrung-kinder-und-jugendliche-1071638)" TargetMode="External"/><Relationship Id="rId41" Type="http://schemas.openxmlformats.org/officeDocument/2006/relationships/hyperlink" Target="http://www.spektrum.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B4F18BF0DEB24043B8BADE8AEEDEA300" ma:contentTypeVersion="2" ma:contentTypeDescription="Ein neues Dokument erstellen." ma:contentTypeScope="" ma:versionID="70708bc686e6c59bf838da438e259e26">
  <xsd:schema xmlns:xsd="http://www.w3.org/2001/XMLSchema" xmlns:xs="http://www.w3.org/2001/XMLSchema" xmlns:p="http://schemas.microsoft.com/office/2006/metadata/properties" xmlns:ns2="a377bc87-4618-438a-8f48-0bf8557dfc0d" targetNamespace="http://schemas.microsoft.com/office/2006/metadata/properties" ma:root="true" ma:fieldsID="d7af0ba49d3d814dfbf753caab118929" ns2:_="">
    <xsd:import namespace="a377bc87-4618-438a-8f48-0bf8557dfc0d"/>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7bc87-4618-438a-8f48-0bf8557dfc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646608E-0DE1-4582-A338-26728643908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F23BFA-A00B-453B-AC31-C4ED7B21A5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77bc87-4618-438a-8f48-0bf8557dfc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2A1E850-74C7-44DA-9FFE-8FF87CE39EA6}">
  <ds:schemaRefs>
    <ds:schemaRef ds:uri="http://schemas.openxmlformats.org/officeDocument/2006/bibliography"/>
  </ds:schemaRefs>
</ds:datastoreItem>
</file>

<file path=customXml/itemProps4.xml><?xml version="1.0" encoding="utf-8"?>
<ds:datastoreItem xmlns:ds="http://schemas.openxmlformats.org/officeDocument/2006/customXml" ds:itemID="{2F698423-0337-4B93-99A0-AA9C96EFFDF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4920</Words>
  <Characters>30996</Characters>
  <Application>Microsoft Office Word</Application>
  <DocSecurity>0</DocSecurity>
  <Lines>258</Lines>
  <Paragraphs>71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Kohl</dc:creator>
  <cp:keywords/>
  <dc:description/>
  <cp:lastModifiedBy>Michael Kohl</cp:lastModifiedBy>
  <cp:revision>3</cp:revision>
  <cp:lastPrinted>2024-05-05T17:40:00Z</cp:lastPrinted>
  <dcterms:created xsi:type="dcterms:W3CDTF">2024-05-17T08:03:00Z</dcterms:created>
  <dcterms:modified xsi:type="dcterms:W3CDTF">2024-05-17T09:11:00Z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0x010100B4F18BF0DEB24043B8BADE8AEEDEA300</vt:lpwstr>
  </property>
</Properties>
</file>