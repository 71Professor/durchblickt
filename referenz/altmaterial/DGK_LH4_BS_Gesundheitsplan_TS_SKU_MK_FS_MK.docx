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2F455B" w14:textId="0FF19746" w:rsidR="00DF669F" w:rsidRPr="00871E82" w:rsidRDefault="00DF669F" w:rsidP="00DF669F">
      <w:pPr>
        <w:spacing w:line="276" w:lineRule="auto"/>
        <w:rPr>
          <w:rFonts w:cstheme="minorHAnsi"/>
          <w:b/>
          <w:bCs/>
          <w:sz w:val="28"/>
          <w:szCs w:val="28"/>
          <w:lang w:val="de"/>
        </w:rPr>
      </w:pPr>
      <w:commentRangeStart w:id="0"/>
      <w:commentRangeStart w:id="1"/>
      <w:del w:id="2" w:author="Michael Kohl" w:date="2024-07-16T14:24:00Z" w16du:dateUtc="2024-07-16T12:24:00Z">
        <w:r w:rsidRPr="00871E82" w:rsidDel="00452D1C">
          <w:rPr>
            <w:rFonts w:cstheme="minorHAnsi"/>
            <w:b/>
            <w:bCs/>
            <w:sz w:val="28"/>
            <w:szCs w:val="28"/>
            <w:lang w:val="de"/>
          </w:rPr>
          <w:delText>Mein digital</w:delText>
        </w:r>
        <w:r w:rsidDel="00452D1C">
          <w:rPr>
            <w:rFonts w:cstheme="minorHAnsi"/>
            <w:b/>
            <w:bCs/>
            <w:sz w:val="28"/>
            <w:szCs w:val="28"/>
            <w:lang w:val="de"/>
          </w:rPr>
          <w:delText>er</w:delText>
        </w:r>
        <w:r w:rsidRPr="00871E82" w:rsidDel="00452D1C">
          <w:rPr>
            <w:rFonts w:cstheme="minorHAnsi"/>
            <w:b/>
            <w:bCs/>
            <w:sz w:val="28"/>
            <w:szCs w:val="28"/>
            <w:lang w:val="de"/>
          </w:rPr>
          <w:delText xml:space="preserve"> Gesundheitsplan</w:delText>
        </w:r>
        <w:commentRangeEnd w:id="0"/>
        <w:r w:rsidR="004A39A2" w:rsidDel="00452D1C">
          <w:rPr>
            <w:rStyle w:val="Kommentarzeichen"/>
          </w:rPr>
          <w:commentReference w:id="0"/>
        </w:r>
        <w:commentRangeEnd w:id="1"/>
        <w:r w:rsidR="00452D1C" w:rsidDel="00452D1C">
          <w:rPr>
            <w:rStyle w:val="Kommentarzeichen"/>
          </w:rPr>
          <w:commentReference w:id="1"/>
        </w:r>
      </w:del>
      <w:ins w:id="3" w:author="Michael Kohl" w:date="2024-07-16T14:24:00Z" w16du:dateUtc="2024-07-16T12:24:00Z">
        <w:r w:rsidR="00452D1C">
          <w:rPr>
            <w:rFonts w:cstheme="minorHAnsi"/>
            <w:b/>
            <w:bCs/>
            <w:sz w:val="28"/>
            <w:szCs w:val="28"/>
            <w:lang w:val="de"/>
          </w:rPr>
          <w:t>Gesund bleiben im digitalen Alltag</w:t>
        </w:r>
      </w:ins>
    </w:p>
    <w:p w14:paraId="79849D1B"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((Ideen für Einstiegsvideo))</w:t>
      </w:r>
    </w:p>
    <w:p w14:paraId="6F8C07F9" w14:textId="77777777" w:rsidR="00DF669F" w:rsidRPr="00AF315E" w:rsidRDefault="00DF669F" w:rsidP="00DF669F">
      <w:pPr>
        <w:shd w:val="clear" w:color="auto" w:fill="FBE4D5" w:themeFill="accent2" w:themeFillTint="33"/>
        <w:spacing w:after="0" w:line="276" w:lineRule="auto"/>
        <w:rPr>
          <w:rFonts w:cstheme="minorHAnsi"/>
          <w:b/>
          <w:bCs/>
        </w:rPr>
      </w:pPr>
      <w:r w:rsidRPr="00871E82">
        <w:rPr>
          <w:rFonts w:cstheme="minorHAnsi"/>
          <w:b/>
          <w:bCs/>
        </w:rPr>
        <w:t>Videoinhalt</w:t>
      </w:r>
      <w:r>
        <w:rPr>
          <w:rFonts w:cstheme="minorHAnsi"/>
          <w:b/>
          <w:bCs/>
        </w:rPr>
        <w:t xml:space="preserve"> – VORSCHLAG</w:t>
      </w:r>
    </w:p>
    <w:p w14:paraId="6A1ABC56" w14:textId="77777777" w:rsidR="00DF669F" w:rsidRPr="00871E82" w:rsidRDefault="00DF669F" w:rsidP="00DF669F">
      <w:pPr>
        <w:shd w:val="clear" w:color="auto" w:fill="FBE4D5" w:themeFill="accent2" w:themeFillTint="33"/>
        <w:spacing w:after="0" w:line="276" w:lineRule="auto"/>
        <w:rPr>
          <w:rFonts w:cstheme="minorHAnsi"/>
        </w:rPr>
      </w:pPr>
    </w:p>
    <w:p w14:paraId="1EB82A34"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A) Video 1</w:t>
      </w:r>
    </w:p>
    <w:p w14:paraId="1A37C324" w14:textId="77777777" w:rsidR="00DF669F" w:rsidRPr="00AF315E" w:rsidRDefault="00DF669F" w:rsidP="00DF669F">
      <w:pPr>
        <w:shd w:val="clear" w:color="auto" w:fill="FBE4D5" w:themeFill="accent2" w:themeFillTint="33"/>
        <w:spacing w:after="0" w:line="276" w:lineRule="auto"/>
        <w:rPr>
          <w:rFonts w:cstheme="minorHAnsi"/>
          <w:b/>
          <w:bCs/>
        </w:rPr>
      </w:pPr>
      <w:r w:rsidRPr="00AF315E">
        <w:rPr>
          <w:rFonts w:cstheme="minorHAnsi"/>
          <w:b/>
          <w:bCs/>
        </w:rPr>
        <w:t>Die Gesundheitsapp-Werkstatt</w:t>
      </w:r>
    </w:p>
    <w:p w14:paraId="68460308"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Szene 1: Ein</w:t>
      </w:r>
      <w:r>
        <w:rPr>
          <w:rFonts w:cstheme="minorHAnsi"/>
        </w:rPr>
        <w:t>(</w:t>
      </w:r>
      <w:r w:rsidRPr="00871E82">
        <w:rPr>
          <w:rFonts w:cstheme="minorHAnsi"/>
        </w:rPr>
        <w:t>e</w:t>
      </w:r>
      <w:r>
        <w:rPr>
          <w:rFonts w:cstheme="minorHAnsi"/>
        </w:rPr>
        <w:t>)</w:t>
      </w:r>
      <w:r w:rsidRPr="00871E82">
        <w:rPr>
          <w:rFonts w:cstheme="minorHAnsi"/>
        </w:rPr>
        <w:t xml:space="preserve"> Berufsschüler</w:t>
      </w:r>
      <w:r>
        <w:rPr>
          <w:rFonts w:cstheme="minorHAnsi"/>
        </w:rPr>
        <w:t>(</w:t>
      </w:r>
      <w:r w:rsidRPr="00871E82">
        <w:rPr>
          <w:rFonts w:cstheme="minorHAnsi"/>
        </w:rPr>
        <w:t>in</w:t>
      </w:r>
      <w:r>
        <w:rPr>
          <w:rFonts w:cstheme="minorHAnsi"/>
        </w:rPr>
        <w:t>)</w:t>
      </w:r>
      <w:r w:rsidRPr="00871E82">
        <w:rPr>
          <w:rFonts w:cstheme="minorHAnsi"/>
        </w:rPr>
        <w:t xml:space="preserve"> betritt eine futuristische "App-Werkstatt".</w:t>
      </w:r>
    </w:p>
    <w:p w14:paraId="60EF4AA2"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 xml:space="preserve">Szene 2: An verschiedenen Stationen werden </w:t>
      </w:r>
      <w:r>
        <w:rPr>
          <w:rFonts w:cstheme="minorHAnsi"/>
        </w:rPr>
        <w:t>Gesundheitsapps</w:t>
      </w:r>
      <w:r w:rsidRPr="00871E82">
        <w:rPr>
          <w:rFonts w:cstheme="minorHAnsi"/>
        </w:rPr>
        <w:t xml:space="preserve"> "gebaut": Ernährungsplaner, </w:t>
      </w:r>
      <w:r>
        <w:rPr>
          <w:rFonts w:cstheme="minorHAnsi"/>
        </w:rPr>
        <w:t>Fitnesstracker</w:t>
      </w:r>
      <w:r w:rsidRPr="00871E82">
        <w:rPr>
          <w:rFonts w:cstheme="minorHAnsi"/>
        </w:rPr>
        <w:t xml:space="preserve">, </w:t>
      </w:r>
      <w:r>
        <w:rPr>
          <w:rFonts w:cstheme="minorHAnsi"/>
        </w:rPr>
        <w:t xml:space="preserve">Tools für </w:t>
      </w:r>
      <w:r w:rsidRPr="00871E82">
        <w:rPr>
          <w:rFonts w:cstheme="minorHAnsi"/>
        </w:rPr>
        <w:t>Stressmanagement etc. Eventuell auch mit menschlichen Vertretern neben den einzelnen Stationen, z.B. einem Arzt, einem Physiotherapeuten, einem Yoga-Trainer, ein Wasser-Trink-Barista</w:t>
      </w:r>
      <w:r>
        <w:rPr>
          <w:rFonts w:cstheme="minorHAnsi"/>
        </w:rPr>
        <w:t xml:space="preserve"> ((Mann/Frau ist hier unwichtig))</w:t>
      </w:r>
    </w:p>
    <w:p w14:paraId="570F04F0"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Szene 3: Die Person wählt Apps aus und fügt sie in ihr "digitales Gesundheitsarmband" ein.</w:t>
      </w:r>
    </w:p>
    <w:p w14:paraId="763D4E17"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Szene 4: Eine kurze Montage zeigt, wie die Apps im Alltag helfen: Erinnerungen an Trinkpausen, Vorschläge für aktive Pausen, Entspannungsübungen.</w:t>
      </w:r>
    </w:p>
    <w:p w14:paraId="28E9BF91"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Szene 5: Die Person steht vor einem großen Spiegel, der Verbesserungen in Fitness und Wohlbefinden visualisiert.</w:t>
      </w:r>
    </w:p>
    <w:p w14:paraId="2A66F737"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Abschluss: Die Person verlässt die Werkstatt, das Armband leuchtet, symbolisch für einen aktiven, digital unterstützten Gesundheitsplan.</w:t>
      </w:r>
    </w:p>
    <w:p w14:paraId="4B26D524" w14:textId="77777777" w:rsidR="00DF669F" w:rsidRPr="00871E82" w:rsidRDefault="00DF669F" w:rsidP="00DF669F">
      <w:pPr>
        <w:shd w:val="clear" w:color="auto" w:fill="FBE4D5" w:themeFill="accent2" w:themeFillTint="33"/>
        <w:spacing w:after="0" w:line="276" w:lineRule="auto"/>
        <w:rPr>
          <w:rFonts w:cstheme="minorHAnsi"/>
        </w:rPr>
      </w:pPr>
    </w:p>
    <w:p w14:paraId="2BCBAFF4" w14:textId="77777777" w:rsidR="00DF669F" w:rsidRPr="00871E82" w:rsidRDefault="00DF669F" w:rsidP="00DF669F">
      <w:pPr>
        <w:shd w:val="clear" w:color="auto" w:fill="FBE4D5" w:themeFill="accent2" w:themeFillTint="33"/>
        <w:spacing w:after="0" w:line="276" w:lineRule="auto"/>
        <w:rPr>
          <w:rFonts w:cstheme="minorHAnsi"/>
        </w:rPr>
      </w:pPr>
      <w:r>
        <w:rPr>
          <w:rFonts w:cstheme="minorHAnsi"/>
        </w:rPr>
        <w:t>B</w:t>
      </w:r>
      <w:r w:rsidRPr="00871E82">
        <w:rPr>
          <w:rFonts w:cstheme="minorHAnsi"/>
        </w:rPr>
        <w:t>) Video 2</w:t>
      </w:r>
    </w:p>
    <w:p w14:paraId="4029F05E" w14:textId="77777777" w:rsidR="00DF669F" w:rsidRPr="00AF315E" w:rsidRDefault="00DF669F" w:rsidP="00DF669F">
      <w:pPr>
        <w:shd w:val="clear" w:color="auto" w:fill="FBE4D5" w:themeFill="accent2" w:themeFillTint="33"/>
        <w:spacing w:after="0" w:line="276" w:lineRule="auto"/>
        <w:rPr>
          <w:rFonts w:cstheme="minorHAnsi"/>
          <w:b/>
          <w:bCs/>
        </w:rPr>
      </w:pPr>
      <w:r w:rsidRPr="00AF315E">
        <w:rPr>
          <w:rFonts w:cstheme="minorHAnsi"/>
          <w:b/>
          <w:bCs/>
        </w:rPr>
        <w:t>Der digitale Gesundheitshelfer</w:t>
      </w:r>
    </w:p>
    <w:p w14:paraId="23F71FFD"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Szene 1: Ein</w:t>
      </w:r>
      <w:r>
        <w:rPr>
          <w:rFonts w:cstheme="minorHAnsi"/>
        </w:rPr>
        <w:t>(</w:t>
      </w:r>
      <w:r w:rsidRPr="00871E82">
        <w:rPr>
          <w:rFonts w:cstheme="minorHAnsi"/>
        </w:rPr>
        <w:t>e</w:t>
      </w:r>
      <w:r>
        <w:rPr>
          <w:rFonts w:cstheme="minorHAnsi"/>
        </w:rPr>
        <w:t>)</w:t>
      </w:r>
      <w:r w:rsidRPr="00871E82">
        <w:rPr>
          <w:rFonts w:cstheme="minorHAnsi"/>
        </w:rPr>
        <w:t xml:space="preserve"> Berufsschüler</w:t>
      </w:r>
      <w:r>
        <w:rPr>
          <w:rFonts w:cstheme="minorHAnsi"/>
        </w:rPr>
        <w:t>(</w:t>
      </w:r>
      <w:r w:rsidRPr="00871E82">
        <w:rPr>
          <w:rFonts w:cstheme="minorHAnsi"/>
        </w:rPr>
        <w:t>in</w:t>
      </w:r>
      <w:r>
        <w:rPr>
          <w:rFonts w:cstheme="minorHAnsi"/>
        </w:rPr>
        <w:t>)</w:t>
      </w:r>
      <w:r w:rsidRPr="00871E82">
        <w:rPr>
          <w:rFonts w:cstheme="minorHAnsi"/>
        </w:rPr>
        <w:t xml:space="preserve"> steht vor einem großen Touchscreen, der verschiedene Apps und Geräte zur Gesundheitsüberwachung zeigt. Eingebettet oder unterstützt durch menschliche Charaktere, die eine typische Aktion der App ausführen (Trinken, </w:t>
      </w:r>
      <w:r>
        <w:rPr>
          <w:rFonts w:cstheme="minorHAnsi"/>
        </w:rPr>
        <w:t>Zahnarzttermin</w:t>
      </w:r>
      <w:r w:rsidRPr="00871E82">
        <w:rPr>
          <w:rFonts w:cstheme="minorHAnsi"/>
        </w:rPr>
        <w:t>, Yoga, Joggen)</w:t>
      </w:r>
    </w:p>
    <w:p w14:paraId="5A92FE95" w14:textId="184BDBB8"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 xml:space="preserve">Szene 2: Die Person tippt auf verschiedene Icons, die z.B. </w:t>
      </w:r>
      <w:r>
        <w:rPr>
          <w:rFonts w:cstheme="minorHAnsi"/>
        </w:rPr>
        <w:t>Fitnesstracker</w:t>
      </w:r>
      <w:r w:rsidRPr="00871E82">
        <w:rPr>
          <w:rFonts w:cstheme="minorHAnsi"/>
        </w:rPr>
        <w:t xml:space="preserve">, </w:t>
      </w:r>
      <w:r>
        <w:rPr>
          <w:rFonts w:cstheme="minorHAnsi"/>
        </w:rPr>
        <w:t>Ernährungs</w:t>
      </w:r>
      <w:r w:rsidR="00C56D33">
        <w:rPr>
          <w:rFonts w:cstheme="minorHAnsi"/>
        </w:rPr>
        <w:t>-A</w:t>
      </w:r>
      <w:r>
        <w:rPr>
          <w:rFonts w:cstheme="minorHAnsi"/>
        </w:rPr>
        <w:t>pps</w:t>
      </w:r>
      <w:r w:rsidRPr="00871E82">
        <w:rPr>
          <w:rFonts w:cstheme="minorHAnsi"/>
        </w:rPr>
        <w:t xml:space="preserve"> und digitale Gesundheitsakten repräsentieren.</w:t>
      </w:r>
    </w:p>
    <w:p w14:paraId="543D7384"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Szene 3: Animierte Grafiken zeigen, wie Daten aus diesen Quellen zusammenfließen und daraus ein personalisierter Gesundheitsplan entsteht (gerne auch analog auf dem Schreibtisch der/des Lernenden.</w:t>
      </w:r>
    </w:p>
    <w:p w14:paraId="5485838A"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Szene 4: Die Person interagiert mit dem Plan, passt Ziele an und sieht Fortschritte.</w:t>
      </w:r>
    </w:p>
    <w:p w14:paraId="21143740"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Abschluss: Ein Splitscreen zeigt die Person bei verschiedenen gesunden Aktivitäten, während der digitale Plan im Hintergrund aktualisiert wird.</w:t>
      </w:r>
    </w:p>
    <w:p w14:paraId="1F985E3B" w14:textId="77777777" w:rsidR="00DF669F" w:rsidRPr="00871E82" w:rsidRDefault="00DF669F" w:rsidP="00DF669F">
      <w:pPr>
        <w:shd w:val="clear" w:color="auto" w:fill="FBE4D5" w:themeFill="accent2" w:themeFillTint="33"/>
        <w:spacing w:after="0" w:line="276" w:lineRule="auto"/>
        <w:rPr>
          <w:rFonts w:cstheme="minorHAnsi"/>
        </w:rPr>
      </w:pPr>
    </w:p>
    <w:p w14:paraId="3363B7F4"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B) Fragen/Ziele:</w:t>
      </w:r>
    </w:p>
    <w:p w14:paraId="1394E02A" w14:textId="77777777" w:rsidR="00DF669F" w:rsidRPr="00871E82" w:rsidRDefault="00DF669F" w:rsidP="00DF669F">
      <w:pPr>
        <w:shd w:val="clear" w:color="auto" w:fill="FBE4D5" w:themeFill="accent2" w:themeFillTint="33"/>
        <w:spacing w:after="0" w:line="276" w:lineRule="auto"/>
        <w:rPr>
          <w:rFonts w:cstheme="minorHAnsi"/>
        </w:rPr>
      </w:pPr>
      <w:r>
        <w:rPr>
          <w:rFonts w:cstheme="minorHAnsi"/>
        </w:rPr>
        <w:t xml:space="preserve">- </w:t>
      </w:r>
      <w:r w:rsidRPr="00871E82">
        <w:rPr>
          <w:rFonts w:cstheme="minorHAnsi"/>
        </w:rPr>
        <w:t>Wie kann ein digital</w:t>
      </w:r>
      <w:r>
        <w:rPr>
          <w:rFonts w:cstheme="minorHAnsi"/>
        </w:rPr>
        <w:t xml:space="preserve"> gestützter</w:t>
      </w:r>
      <w:r w:rsidRPr="00871E82">
        <w:rPr>
          <w:rFonts w:cstheme="minorHAnsi"/>
        </w:rPr>
        <w:t xml:space="preserve"> Gesundheitsplan in den Alltag integriert werden?</w:t>
      </w:r>
    </w:p>
    <w:p w14:paraId="51685A89" w14:textId="77777777" w:rsidR="00DF669F" w:rsidRPr="00871E82" w:rsidRDefault="00DF669F" w:rsidP="00DF669F">
      <w:pPr>
        <w:shd w:val="clear" w:color="auto" w:fill="FBE4D5" w:themeFill="accent2" w:themeFillTint="33"/>
        <w:spacing w:after="0" w:line="276" w:lineRule="auto"/>
        <w:rPr>
          <w:rFonts w:cstheme="minorHAnsi"/>
        </w:rPr>
      </w:pPr>
      <w:r>
        <w:rPr>
          <w:rFonts w:cstheme="minorHAnsi"/>
        </w:rPr>
        <w:t xml:space="preserve">- </w:t>
      </w:r>
      <w:r w:rsidRPr="00871E82">
        <w:rPr>
          <w:rFonts w:cstheme="minorHAnsi"/>
        </w:rPr>
        <w:t>Wie können digitale Gesundheitspläne helfen, die Gesundheitsförderung im Alltag zu verbessern?</w:t>
      </w:r>
    </w:p>
    <w:p w14:paraId="2B662B36" w14:textId="77777777" w:rsidR="00DF669F" w:rsidRPr="00871E82" w:rsidRDefault="00DF669F" w:rsidP="00DF669F">
      <w:pPr>
        <w:shd w:val="clear" w:color="auto" w:fill="FBE4D5" w:themeFill="accent2" w:themeFillTint="33"/>
        <w:spacing w:after="0" w:line="276" w:lineRule="auto"/>
        <w:rPr>
          <w:rFonts w:cstheme="minorHAnsi"/>
        </w:rPr>
      </w:pPr>
      <w:r>
        <w:rPr>
          <w:rFonts w:cstheme="minorHAnsi"/>
        </w:rPr>
        <w:t xml:space="preserve">- </w:t>
      </w:r>
      <w:r w:rsidRPr="00871E82">
        <w:rPr>
          <w:rFonts w:cstheme="minorHAnsi"/>
        </w:rPr>
        <w:t>Welche digitalen Tools und Apps sind besonders hilfreich?</w:t>
      </w:r>
    </w:p>
    <w:p w14:paraId="0994909C" w14:textId="77777777" w:rsidR="00DF669F" w:rsidRPr="00871E82" w:rsidRDefault="00DF669F" w:rsidP="00DF669F">
      <w:pPr>
        <w:shd w:val="clear" w:color="auto" w:fill="FBE4D5" w:themeFill="accent2" w:themeFillTint="33"/>
        <w:spacing w:after="0" w:line="276" w:lineRule="auto"/>
        <w:rPr>
          <w:rFonts w:cstheme="minorHAnsi"/>
        </w:rPr>
      </w:pPr>
    </w:p>
    <w:p w14:paraId="237C69EB"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C) Verpflichtende Antworten/Geschichten:</w:t>
      </w:r>
    </w:p>
    <w:p w14:paraId="76F82D84" w14:textId="77777777"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Ein digital</w:t>
      </w:r>
      <w:r>
        <w:rPr>
          <w:rFonts w:cstheme="minorHAnsi"/>
        </w:rPr>
        <w:t xml:space="preserve"> gestützter</w:t>
      </w:r>
      <w:r w:rsidRPr="00871E82">
        <w:rPr>
          <w:rFonts w:cstheme="minorHAnsi"/>
        </w:rPr>
        <w:t xml:space="preserve"> Gesundheitsplan kann nahtlos in den Alltag integriert werden, indem er einfache Erinnerungen und strukturierte Pläne bietet, die jederzeit abrufbar sind.</w:t>
      </w:r>
    </w:p>
    <w:p w14:paraId="29F7164B" w14:textId="3138E14F" w:rsidR="00DF669F" w:rsidRPr="00871E82" w:rsidRDefault="00DF669F" w:rsidP="00DF669F">
      <w:pPr>
        <w:shd w:val="clear" w:color="auto" w:fill="FBE4D5" w:themeFill="accent2" w:themeFillTint="33"/>
        <w:spacing w:after="0" w:line="276" w:lineRule="auto"/>
        <w:rPr>
          <w:rFonts w:cstheme="minorHAnsi"/>
        </w:rPr>
      </w:pPr>
      <w:r w:rsidRPr="00871E82">
        <w:rPr>
          <w:rFonts w:cstheme="minorHAnsi"/>
        </w:rPr>
        <w:t>Ziele setzen, Fortschritte machen, (Gesundheits-)Erfolge (gemeinsam?) feiern.</w:t>
      </w:r>
    </w:p>
    <w:p w14:paraId="071F001C" w14:textId="77777777" w:rsidR="00DF669F" w:rsidRDefault="00DF669F" w:rsidP="00DF669F">
      <w:pPr>
        <w:shd w:val="clear" w:color="auto" w:fill="FBE4D5" w:themeFill="accent2" w:themeFillTint="33"/>
        <w:spacing w:after="0" w:line="276" w:lineRule="auto"/>
        <w:rPr>
          <w:rFonts w:cstheme="minorHAnsi"/>
          <w:color w:val="FF0000"/>
          <w:sz w:val="24"/>
          <w:szCs w:val="24"/>
          <w:highlight w:val="lightGray"/>
        </w:rPr>
      </w:pPr>
      <w:r w:rsidRPr="00871E82">
        <w:rPr>
          <w:rFonts w:cstheme="minorHAnsi"/>
          <w:i/>
          <w:iCs/>
          <w:highlight w:val="red"/>
        </w:rPr>
        <w:t>((bitte nicht ändern: Handreichung basiert darauf))</w:t>
      </w:r>
      <w:r w:rsidRPr="00167A32">
        <w:rPr>
          <w:rFonts w:cstheme="minorHAnsi"/>
          <w:color w:val="FF0000"/>
          <w:sz w:val="24"/>
          <w:szCs w:val="24"/>
          <w:highlight w:val="lightGray"/>
        </w:rPr>
        <w:br w:type="page"/>
      </w:r>
    </w:p>
    <w:p w14:paraId="4B53E2E0" w14:textId="77777777" w:rsidR="00DF669F" w:rsidRPr="006E4707" w:rsidRDefault="00DF669F" w:rsidP="00DF669F">
      <w:pPr>
        <w:spacing w:line="276" w:lineRule="auto"/>
        <w:rPr>
          <w:rFonts w:cstheme="minorHAnsi"/>
          <w:b/>
          <w:bCs/>
          <w:sz w:val="28"/>
          <w:szCs w:val="28"/>
        </w:rPr>
      </w:pPr>
      <w:r w:rsidRPr="00AF315E">
        <w:rPr>
          <w:rFonts w:cstheme="minorHAnsi"/>
          <w:b/>
          <w:bCs/>
          <w:sz w:val="28"/>
          <w:szCs w:val="28"/>
          <w:lang w:val="de"/>
        </w:rPr>
        <w:lastRenderedPageBreak/>
        <w:t>Mein digitaler Gesundheitsplan</w:t>
      </w:r>
    </w:p>
    <w:p w14:paraId="6C3387C2" w14:textId="77777777" w:rsidR="00DF669F" w:rsidRPr="00757B77" w:rsidRDefault="00DF669F" w:rsidP="00DF669F">
      <w:pPr>
        <w:rPr>
          <w:highlight w:val="yellow"/>
        </w:rPr>
      </w:pPr>
      <w:r w:rsidRPr="00757B77">
        <w:rPr>
          <w:highlight w:val="yellow"/>
        </w:rPr>
        <w:t xml:space="preserve">((Satz: Störer / Symbol für </w:t>
      </w:r>
      <w:r>
        <w:rPr>
          <w:highlight w:val="yellow"/>
        </w:rPr>
        <w:t>Berufsschule</w:t>
      </w:r>
      <w:r w:rsidRPr="00757B77">
        <w:rPr>
          <w:highlight w:val="yellow"/>
        </w:rPr>
        <w:t xml:space="preserve"> platzieren))</w:t>
      </w:r>
    </w:p>
    <w:p w14:paraId="0FEC1C42" w14:textId="77777777" w:rsidR="00DF669F" w:rsidRDefault="00DF669F" w:rsidP="00DF669F">
      <w:pPr>
        <w:rPr>
          <w:highlight w:val="yellow"/>
        </w:rPr>
      </w:pPr>
    </w:p>
    <w:p w14:paraId="7004D056" w14:textId="77777777" w:rsidR="00DF669F" w:rsidRDefault="00DF669F" w:rsidP="00DF669F">
      <w:pPr>
        <w:rPr>
          <w:highlight w:val="yellow"/>
        </w:rPr>
      </w:pPr>
    </w:p>
    <w:p w14:paraId="03B97493" w14:textId="77777777" w:rsidR="00DF669F" w:rsidRDefault="00DF669F" w:rsidP="00DF669F">
      <w:pPr>
        <w:rPr>
          <w:highlight w:val="yellow"/>
        </w:rPr>
      </w:pPr>
    </w:p>
    <w:p w14:paraId="7CB9CC4B" w14:textId="77777777" w:rsidR="00DF669F" w:rsidRDefault="00DF669F" w:rsidP="00DF669F">
      <w:pPr>
        <w:rPr>
          <w:highlight w:val="yellow"/>
        </w:rPr>
      </w:pPr>
    </w:p>
    <w:p w14:paraId="7EDF4F7B" w14:textId="77777777" w:rsidR="00DF669F" w:rsidRPr="00E010AC" w:rsidRDefault="00DF669F" w:rsidP="00DF669F">
      <w:pPr>
        <w:spacing w:after="0" w:line="276" w:lineRule="auto"/>
        <w:rPr>
          <w:rFonts w:cstheme="minorHAnsi"/>
          <w:color w:val="FF0000"/>
          <w:sz w:val="24"/>
          <w:szCs w:val="24"/>
        </w:rPr>
      </w:pPr>
      <w:r w:rsidRPr="00425B9D">
        <w:rPr>
          <w:highlight w:val="yellow"/>
        </w:rPr>
        <w:t>((</w:t>
      </w:r>
      <w:r w:rsidRPr="001A4A01">
        <w:rPr>
          <w:b/>
          <w:bCs/>
          <w:highlight w:val="yellow"/>
        </w:rPr>
        <w:t>COVER:</w:t>
      </w:r>
      <w:r>
        <w:rPr>
          <w:highlight w:val="yellow"/>
        </w:rPr>
        <w:t xml:space="preserve"> </w:t>
      </w:r>
      <w:r w:rsidRPr="00425B9D">
        <w:rPr>
          <w:highlight w:val="yellow"/>
        </w:rPr>
        <w:t>Klett MEX Logo))</w:t>
      </w:r>
      <w:r w:rsidRPr="00E010AC">
        <w:rPr>
          <w:rFonts w:cstheme="minorHAnsi"/>
          <w:color w:val="FF0000"/>
          <w:sz w:val="24"/>
          <w:szCs w:val="24"/>
        </w:rPr>
        <w:br w:type="page"/>
      </w:r>
    </w:p>
    <w:p w14:paraId="57F913CC" w14:textId="77777777" w:rsidR="00DF669F" w:rsidRPr="00167A32" w:rsidRDefault="00DF669F" w:rsidP="00DF669F">
      <w:pPr>
        <w:spacing w:line="276" w:lineRule="auto"/>
        <w:rPr>
          <w:rFonts w:cstheme="minorHAnsi"/>
          <w:color w:val="FF0000"/>
          <w:sz w:val="24"/>
          <w:szCs w:val="24"/>
        </w:rPr>
      </w:pPr>
      <w:r w:rsidRPr="00167A32">
        <w:rPr>
          <w:rFonts w:cstheme="minorHAnsi"/>
          <w:color w:val="FF0000"/>
          <w:sz w:val="24"/>
          <w:szCs w:val="24"/>
          <w:highlight w:val="lightGray"/>
        </w:rPr>
        <w:lastRenderedPageBreak/>
        <w:t>((Seite 1))</w:t>
      </w:r>
    </w:p>
    <w:tbl>
      <w:tblPr>
        <w:tblStyle w:val="Tabellenraster"/>
        <w:tblW w:w="0" w:type="auto"/>
        <w:tblLook w:val="04A0" w:firstRow="1" w:lastRow="0" w:firstColumn="1" w:lastColumn="0" w:noHBand="0" w:noVBand="1"/>
      </w:tblPr>
      <w:tblGrid>
        <w:gridCol w:w="9062"/>
      </w:tblGrid>
      <w:tr w:rsidR="00DF669F" w:rsidRPr="00167A32" w14:paraId="44D8C0CE" w14:textId="77777777" w:rsidTr="00FB679F">
        <w:tc>
          <w:tcPr>
            <w:tcW w:w="9062" w:type="dxa"/>
            <w:shd w:val="clear" w:color="auto" w:fill="auto"/>
          </w:tcPr>
          <w:p w14:paraId="09796B87" w14:textId="77777777" w:rsidR="00DF669F" w:rsidRPr="00167A32" w:rsidRDefault="00DF669F" w:rsidP="00FB679F">
            <w:pPr>
              <w:spacing w:line="276" w:lineRule="auto"/>
              <w:rPr>
                <w:rFonts w:cstheme="minorHAnsi"/>
                <w:b/>
                <w:bCs/>
                <w:sz w:val="24"/>
                <w:szCs w:val="24"/>
              </w:rPr>
            </w:pPr>
            <w:r w:rsidRPr="00167A32">
              <w:rPr>
                <w:rFonts w:cstheme="minorHAnsi"/>
                <w:b/>
                <w:bCs/>
                <w:sz w:val="24"/>
                <w:szCs w:val="24"/>
              </w:rPr>
              <w:t xml:space="preserve">Allgemeine Kurzbeschreibung des Themas </w:t>
            </w:r>
          </w:p>
          <w:p w14:paraId="121EDB89" w14:textId="5E342FBD" w:rsidR="00DF669F" w:rsidRPr="00E8102E" w:rsidRDefault="00DF669F" w:rsidP="00FB679F">
            <w:pPr>
              <w:spacing w:line="276" w:lineRule="auto"/>
              <w:rPr>
                <w:rFonts w:ascii="Segoe UI" w:hAnsi="Segoe UI" w:cs="Segoe UI"/>
                <w:shd w:val="clear" w:color="auto" w:fill="FFFFFF"/>
              </w:rPr>
            </w:pPr>
            <w:r w:rsidRPr="00E8102E">
              <w:rPr>
                <w:rFonts w:ascii="Segoe UI" w:hAnsi="Segoe UI" w:cs="Segoe UI"/>
                <w:shd w:val="clear" w:color="auto" w:fill="FFFFFF"/>
              </w:rPr>
              <w:t xml:space="preserve">In dieser Unterrichtseinheit sollen die </w:t>
            </w:r>
            <w:r>
              <w:rPr>
                <w:rFonts w:ascii="Segoe UI" w:hAnsi="Segoe UI" w:cs="Segoe UI"/>
                <w:shd w:val="clear" w:color="auto" w:fill="FFFFFF"/>
              </w:rPr>
              <w:t xml:space="preserve">Lernenden </w:t>
            </w:r>
            <w:r w:rsidRPr="00E8102E">
              <w:rPr>
                <w:rFonts w:ascii="Segoe UI" w:hAnsi="Segoe UI" w:cs="Segoe UI"/>
                <w:shd w:val="clear" w:color="auto" w:fill="FFFFFF"/>
              </w:rPr>
              <w:t>die Bedeutung eines gesundheitsbewussten Lebensstils in den Bereichen körperliche Aktivität, Ernährung</w:t>
            </w:r>
            <w:ins w:id="4" w:author="Theresa Salge" w:date="2024-07-09T16:11:00Z">
              <w:r w:rsidR="004A39A2">
                <w:rPr>
                  <w:rFonts w:ascii="Segoe UI" w:hAnsi="Segoe UI" w:cs="Segoe UI"/>
                  <w:shd w:val="clear" w:color="auto" w:fill="FFFFFF"/>
                </w:rPr>
                <w:t xml:space="preserve"> und</w:t>
              </w:r>
            </w:ins>
            <w:del w:id="5" w:author="Theresa Salge" w:date="2024-07-09T16:11:00Z">
              <w:r w:rsidRPr="00E8102E" w:rsidDel="004A39A2">
                <w:rPr>
                  <w:rFonts w:ascii="Segoe UI" w:hAnsi="Segoe UI" w:cs="Segoe UI"/>
                  <w:shd w:val="clear" w:color="auto" w:fill="FFFFFF"/>
                </w:rPr>
                <w:delText xml:space="preserve">, </w:delText>
              </w:r>
            </w:del>
            <w:del w:id="6" w:author="Theresa Salge" w:date="2024-07-09T16:10:00Z">
              <w:r w:rsidRPr="00E8102E" w:rsidDel="004A39A2">
                <w:rPr>
                  <w:rFonts w:ascii="Segoe UI" w:hAnsi="Segoe UI" w:cs="Segoe UI"/>
                  <w:shd w:val="clear" w:color="auto" w:fill="FFFFFF"/>
                </w:rPr>
                <w:delText xml:space="preserve">Prävention und </w:delText>
              </w:r>
            </w:del>
            <w:r w:rsidRPr="00E8102E">
              <w:rPr>
                <w:rFonts w:ascii="Segoe UI" w:hAnsi="Segoe UI" w:cs="Segoe UI"/>
                <w:shd w:val="clear" w:color="auto" w:fill="FFFFFF"/>
              </w:rPr>
              <w:t>mentale</w:t>
            </w:r>
            <w:ins w:id="7" w:author="Theresa Salge" w:date="2024-07-09T16:11:00Z">
              <w:r w:rsidR="004A39A2">
                <w:rPr>
                  <w:rFonts w:ascii="Segoe UI" w:hAnsi="Segoe UI" w:cs="Segoe UI"/>
                  <w:shd w:val="clear" w:color="auto" w:fill="FFFFFF"/>
                </w:rPr>
                <w:t>r</w:t>
              </w:r>
            </w:ins>
            <w:r w:rsidRPr="00E8102E">
              <w:rPr>
                <w:rFonts w:ascii="Segoe UI" w:hAnsi="Segoe UI" w:cs="Segoe UI"/>
                <w:shd w:val="clear" w:color="auto" w:fill="FFFFFF"/>
              </w:rPr>
              <w:t xml:space="preserve"> Gesundheit</w:t>
            </w:r>
            <w:ins w:id="8" w:author="Michael Kohl" w:date="2024-07-16T14:24:00Z" w16du:dateUtc="2024-07-16T12:24:00Z">
              <w:r w:rsidR="00452D1C">
                <w:rPr>
                  <w:rFonts w:ascii="Segoe UI" w:hAnsi="Segoe UI" w:cs="Segoe UI"/>
                  <w:shd w:val="clear" w:color="auto" w:fill="FFFFFF"/>
                </w:rPr>
                <w:t>,</w:t>
              </w:r>
            </w:ins>
            <w:r w:rsidRPr="00E8102E">
              <w:rPr>
                <w:rFonts w:ascii="Segoe UI" w:hAnsi="Segoe UI" w:cs="Segoe UI"/>
                <w:shd w:val="clear" w:color="auto" w:fill="FFFFFF"/>
              </w:rPr>
              <w:t xml:space="preserve"> </w:t>
            </w:r>
            <w:ins w:id="9" w:author="Theresa Salge" w:date="2024-07-09T16:13:00Z">
              <w:r w:rsidR="004A39A2">
                <w:rPr>
                  <w:rFonts w:ascii="Segoe UI" w:hAnsi="Segoe UI" w:cs="Segoe UI"/>
                  <w:shd w:val="clear" w:color="auto" w:fill="FFFFFF"/>
                </w:rPr>
                <w:t xml:space="preserve">sowie präventive Maßnahmen </w:t>
              </w:r>
            </w:ins>
            <w:r w:rsidRPr="00E8102E">
              <w:rPr>
                <w:rFonts w:ascii="Segoe UI" w:hAnsi="Segoe UI" w:cs="Segoe UI"/>
                <w:shd w:val="clear" w:color="auto" w:fill="FFFFFF"/>
              </w:rPr>
              <w:t xml:space="preserve">erkennen und </w:t>
            </w:r>
            <w:commentRangeStart w:id="10"/>
            <w:commentRangeStart w:id="11"/>
            <w:r w:rsidRPr="00E8102E">
              <w:rPr>
                <w:rFonts w:ascii="Segoe UI" w:hAnsi="Segoe UI" w:cs="Segoe UI"/>
                <w:shd w:val="clear" w:color="auto" w:fill="FFFFFF"/>
              </w:rPr>
              <w:t>wertschätzen</w:t>
            </w:r>
            <w:commentRangeEnd w:id="10"/>
            <w:commentRangeEnd w:id="11"/>
            <w:ins w:id="12" w:author="Samime Kutlu" w:date="2024-07-12T13:18:00Z">
              <w:r w:rsidR="00FB679F">
                <w:rPr>
                  <w:rFonts w:ascii="Segoe UI" w:hAnsi="Segoe UI" w:cs="Segoe UI"/>
                  <w:shd w:val="clear" w:color="auto" w:fill="FFFFFF"/>
                </w:rPr>
                <w:t xml:space="preserve"> lernen</w:t>
              </w:r>
            </w:ins>
            <w:r w:rsidR="004A39A2">
              <w:rPr>
                <w:rStyle w:val="Kommentarzeichen"/>
              </w:rPr>
              <w:commentReference w:id="10"/>
            </w:r>
            <w:r w:rsidR="00452D1C">
              <w:rPr>
                <w:rStyle w:val="Kommentarzeichen"/>
              </w:rPr>
              <w:commentReference w:id="11"/>
            </w:r>
            <w:r w:rsidRPr="00E8102E">
              <w:rPr>
                <w:rFonts w:ascii="Segoe UI" w:hAnsi="Segoe UI" w:cs="Segoe UI"/>
                <w:shd w:val="clear" w:color="auto" w:fill="FFFFFF"/>
              </w:rPr>
              <w:t>. Durch die Nutzung digitaler Tools und Apps erarbeiten sie individuelle</w:t>
            </w:r>
            <w:del w:id="13" w:author="Samime Kutlu" w:date="2024-07-12T13:18:00Z">
              <w:r w:rsidDel="00FB679F">
                <w:rPr>
                  <w:rFonts w:ascii="Segoe UI" w:hAnsi="Segoe UI" w:cs="Segoe UI"/>
                  <w:shd w:val="clear" w:color="auto" w:fill="FFFFFF"/>
                </w:rPr>
                <w:delText>,</w:delText>
              </w:r>
              <w:r w:rsidRPr="00E8102E" w:rsidDel="00FB679F">
                <w:rPr>
                  <w:rFonts w:ascii="Segoe UI" w:hAnsi="Segoe UI" w:cs="Segoe UI"/>
                  <w:shd w:val="clear" w:color="auto" w:fill="FFFFFF"/>
                </w:rPr>
                <w:delText xml:space="preserve"> </w:delText>
              </w:r>
              <w:r w:rsidDel="00FB679F">
                <w:rPr>
                  <w:rFonts w:ascii="Segoe UI" w:hAnsi="Segoe UI" w:cs="Segoe UI"/>
                  <w:shd w:val="clear" w:color="auto" w:fill="FFFFFF"/>
                </w:rPr>
                <w:delText>digital gestützte</w:delText>
              </w:r>
            </w:del>
            <w:r>
              <w:rPr>
                <w:rFonts w:ascii="Segoe UI" w:hAnsi="Segoe UI" w:cs="Segoe UI"/>
                <w:shd w:val="clear" w:color="auto" w:fill="FFFFFF"/>
              </w:rPr>
              <w:t xml:space="preserve"> </w:t>
            </w:r>
            <w:r w:rsidRPr="00E8102E">
              <w:rPr>
                <w:rFonts w:ascii="Segoe UI" w:hAnsi="Segoe UI" w:cs="Segoe UI"/>
                <w:shd w:val="clear" w:color="auto" w:fill="FFFFFF"/>
              </w:rPr>
              <w:t xml:space="preserve">Gesundheitspläne, die </w:t>
            </w:r>
            <w:r>
              <w:rPr>
                <w:rFonts w:ascii="Segoe UI" w:hAnsi="Segoe UI" w:cs="Segoe UI"/>
                <w:shd w:val="clear" w:color="auto" w:fill="FFFFFF"/>
              </w:rPr>
              <w:t>SMARTe</w:t>
            </w:r>
            <w:r w:rsidRPr="00E8102E">
              <w:rPr>
                <w:rFonts w:ascii="Segoe UI" w:hAnsi="Segoe UI" w:cs="Segoe UI"/>
                <w:shd w:val="clear" w:color="auto" w:fill="FFFFFF"/>
              </w:rPr>
              <w:t xml:space="preserve"> Ziele beinhalten</w:t>
            </w:r>
            <w:r>
              <w:rPr>
                <w:rFonts w:ascii="Segoe UI" w:hAnsi="Segoe UI" w:cs="Segoe UI"/>
                <w:shd w:val="clear" w:color="auto" w:fill="FFFFFF"/>
              </w:rPr>
              <w:t xml:space="preserve"> und reflektieren deren Umsetzung im Alltag.</w:t>
            </w:r>
            <w:r w:rsidRPr="00E8102E">
              <w:rPr>
                <w:rFonts w:ascii="Segoe UI" w:hAnsi="Segoe UI" w:cs="Segoe UI"/>
                <w:shd w:val="clear" w:color="auto" w:fill="FFFFFF"/>
              </w:rPr>
              <w:t xml:space="preserve"> Die </w:t>
            </w:r>
            <w:r w:rsidRPr="00574ACA">
              <w:rPr>
                <w:rFonts w:ascii="Segoe UI" w:hAnsi="Segoe UI" w:cs="Segoe UI"/>
                <w:shd w:val="clear" w:color="auto" w:fill="FFFFFF"/>
              </w:rPr>
              <w:t xml:space="preserve">Schülerinnen und Schüler </w:t>
            </w:r>
            <w:r w:rsidRPr="00E8102E">
              <w:rPr>
                <w:rFonts w:ascii="Segoe UI" w:hAnsi="Segoe UI" w:cs="Segoe UI"/>
                <w:shd w:val="clear" w:color="auto" w:fill="FFFFFF"/>
              </w:rPr>
              <w:t xml:space="preserve">lernen, Gesundheitsinformationen zu recherchieren, kritisch zu bewerten und digitale Technologien </w:t>
            </w:r>
            <w:r>
              <w:rPr>
                <w:rFonts w:ascii="Segoe UI" w:hAnsi="Segoe UI" w:cs="Segoe UI"/>
                <w:shd w:val="clear" w:color="auto" w:fill="FFFFFF"/>
              </w:rPr>
              <w:t>zielgerichtet</w:t>
            </w:r>
            <w:r w:rsidRPr="00E8102E">
              <w:rPr>
                <w:rFonts w:ascii="Segoe UI" w:hAnsi="Segoe UI" w:cs="Segoe UI"/>
                <w:shd w:val="clear" w:color="auto" w:fill="FFFFFF"/>
              </w:rPr>
              <w:t xml:space="preserve"> einzusetzen, um ihre Gesundheit zu fördern und zu überwachen. Zudem werden sie für die Chancen und Herausforderungen digitaler Gesundheitsanwendungen sensibilisiert und erlernen einen verantwortungsvollen Umgang mit diesen Technologien.</w:t>
            </w:r>
          </w:p>
        </w:tc>
      </w:tr>
    </w:tbl>
    <w:p w14:paraId="4A6974DA" w14:textId="77777777" w:rsidR="00DF669F" w:rsidRPr="006E4707" w:rsidRDefault="00DF669F" w:rsidP="00DF669F">
      <w:pPr>
        <w:spacing w:line="276" w:lineRule="auto"/>
        <w:rPr>
          <w:rFonts w:cstheme="minorHAnsi"/>
          <w:b/>
          <w:bCs/>
          <w:color w:val="FF0000"/>
        </w:rPr>
      </w:pPr>
    </w:p>
    <w:tbl>
      <w:tblPr>
        <w:tblStyle w:val="Tabellenraster"/>
        <w:tblW w:w="9038" w:type="dxa"/>
        <w:tblLook w:val="04A0" w:firstRow="1" w:lastRow="0" w:firstColumn="1" w:lastColumn="0" w:noHBand="0" w:noVBand="1"/>
      </w:tblPr>
      <w:tblGrid>
        <w:gridCol w:w="2972"/>
        <w:gridCol w:w="2835"/>
        <w:gridCol w:w="3231"/>
      </w:tblGrid>
      <w:tr w:rsidR="00DF669F" w:rsidRPr="006E4707" w14:paraId="3BD664F0" w14:textId="77777777" w:rsidTr="00FB679F">
        <w:tc>
          <w:tcPr>
            <w:tcW w:w="2972" w:type="dxa"/>
          </w:tcPr>
          <w:p w14:paraId="4AB4BD1D" w14:textId="77777777" w:rsidR="00DF669F" w:rsidRDefault="00DF669F" w:rsidP="00FB679F">
            <w:pPr>
              <w:spacing w:line="276" w:lineRule="auto"/>
            </w:pPr>
            <w:r>
              <w:t>Berufsschule</w:t>
            </w:r>
          </w:p>
          <w:p w14:paraId="12C7ED49" w14:textId="77777777" w:rsidR="00DF669F" w:rsidRPr="00D36E2F" w:rsidRDefault="00DF669F" w:rsidP="00FB679F">
            <w:pPr>
              <w:spacing w:line="276" w:lineRule="auto"/>
            </w:pPr>
            <w:r>
              <w:t xml:space="preserve">15 – 20 Jahre </w:t>
            </w:r>
          </w:p>
        </w:tc>
        <w:tc>
          <w:tcPr>
            <w:tcW w:w="2835" w:type="dxa"/>
          </w:tcPr>
          <w:p w14:paraId="1AE6C4A4" w14:textId="77777777" w:rsidR="00DF669F" w:rsidRPr="00D36E2F" w:rsidRDefault="00DF669F" w:rsidP="00FB679F">
            <w:pPr>
              <w:spacing w:line="276" w:lineRule="auto"/>
              <w:rPr>
                <w:rFonts w:cstheme="minorHAnsi"/>
              </w:rPr>
            </w:pPr>
            <w:r w:rsidRPr="00D36E2F">
              <w:rPr>
                <w:rFonts w:cstheme="minorHAnsi"/>
              </w:rPr>
              <w:t xml:space="preserve">Unterrichtseinheit </w:t>
            </w:r>
          </w:p>
        </w:tc>
        <w:tc>
          <w:tcPr>
            <w:tcW w:w="3231" w:type="dxa"/>
          </w:tcPr>
          <w:p w14:paraId="2212871F" w14:textId="77777777" w:rsidR="00DF669F" w:rsidRPr="00D36E2F" w:rsidRDefault="00DF669F" w:rsidP="00FB679F">
            <w:pPr>
              <w:spacing w:line="276" w:lineRule="auto"/>
              <w:rPr>
                <w:rFonts w:cstheme="minorHAnsi"/>
              </w:rPr>
            </w:pPr>
            <w:r w:rsidRPr="00D36E2F">
              <w:rPr>
                <w:rFonts w:cstheme="minorHAnsi"/>
              </w:rPr>
              <w:t xml:space="preserve">Dauer: 90 </w:t>
            </w:r>
            <w:r>
              <w:rPr>
                <w:rFonts w:cstheme="minorHAnsi"/>
              </w:rPr>
              <w:t>Min.</w:t>
            </w:r>
          </w:p>
        </w:tc>
      </w:tr>
    </w:tbl>
    <w:p w14:paraId="2AEB1944" w14:textId="77777777" w:rsidR="00DF669F" w:rsidRPr="00167A32" w:rsidRDefault="00DF669F" w:rsidP="00DF669F">
      <w:pPr>
        <w:spacing w:line="276" w:lineRule="auto"/>
        <w:rPr>
          <w:rFonts w:cstheme="minorHAnsi"/>
          <w:color w:val="FF0000"/>
        </w:rPr>
      </w:pPr>
    </w:p>
    <w:tbl>
      <w:tblPr>
        <w:tblStyle w:val="Tabellenraster"/>
        <w:tblW w:w="0" w:type="auto"/>
        <w:tblLook w:val="04A0" w:firstRow="1" w:lastRow="0" w:firstColumn="1" w:lastColumn="0" w:noHBand="0" w:noVBand="1"/>
      </w:tblPr>
      <w:tblGrid>
        <w:gridCol w:w="6091"/>
        <w:gridCol w:w="2971"/>
      </w:tblGrid>
      <w:tr w:rsidR="00DF669F" w:rsidRPr="00167A32" w14:paraId="1E137FDE" w14:textId="77777777" w:rsidTr="00FB679F">
        <w:trPr>
          <w:trHeight w:val="1267"/>
        </w:trPr>
        <w:tc>
          <w:tcPr>
            <w:tcW w:w="6091" w:type="dxa"/>
            <w:vMerge w:val="restart"/>
          </w:tcPr>
          <w:p w14:paraId="18350386" w14:textId="77777777" w:rsidR="00DF669F" w:rsidRPr="00177EFD" w:rsidRDefault="00DF669F" w:rsidP="00FB679F">
            <w:pPr>
              <w:spacing w:line="276" w:lineRule="auto"/>
              <w:rPr>
                <w:rFonts w:cstheme="minorHAnsi"/>
                <w:b/>
                <w:bCs/>
              </w:rPr>
            </w:pPr>
            <w:r w:rsidRPr="00177EFD">
              <w:rPr>
                <w:rFonts w:cstheme="minorHAnsi"/>
                <w:b/>
                <w:bCs/>
              </w:rPr>
              <w:t xml:space="preserve">Ziel dieser Einheit ist es, </w:t>
            </w:r>
          </w:p>
          <w:p w14:paraId="44D4D989" w14:textId="0BB064C9" w:rsidR="00DF669F" w:rsidRPr="00177EFD" w:rsidRDefault="00DF669F" w:rsidP="00FB679F">
            <w:pPr>
              <w:spacing w:line="276" w:lineRule="auto"/>
              <w:rPr>
                <w:rFonts w:cstheme="minorHAnsi"/>
              </w:rPr>
            </w:pPr>
            <w:r w:rsidRPr="00177EFD">
              <w:rPr>
                <w:rFonts w:cstheme="minorHAnsi"/>
              </w:rPr>
              <w:t>&gt; die Bedeutung von Gesundheit und gesundheitsfördernden Maßnahmen in den Bereichen körperliche Aktivität, Ernährung, Prävention und mentale Gesundheit</w:t>
            </w:r>
            <w:r>
              <w:rPr>
                <w:rFonts w:cstheme="minorHAnsi"/>
              </w:rPr>
              <w:t>,</w:t>
            </w:r>
            <w:r w:rsidRPr="00177EFD">
              <w:rPr>
                <w:rFonts w:cstheme="minorHAnsi"/>
              </w:rPr>
              <w:t xml:space="preserve"> zu erkennen und wertzuschätzen.</w:t>
            </w:r>
          </w:p>
          <w:p w14:paraId="34AA3CE7" w14:textId="77777777" w:rsidR="00DF669F" w:rsidRPr="00177EFD" w:rsidRDefault="00DF669F" w:rsidP="00FB679F">
            <w:pPr>
              <w:spacing w:line="276" w:lineRule="auto"/>
              <w:rPr>
                <w:rFonts w:cstheme="minorHAnsi"/>
              </w:rPr>
            </w:pPr>
            <w:r w:rsidRPr="00177EFD">
              <w:rPr>
                <w:rFonts w:cstheme="minorHAnsi"/>
              </w:rPr>
              <w:t>&gt; digitale Tools und Apps zu identifizieren und zu nutzen, um einen persönlichen Gesundheitsplan zu erstellen und zu verwalten.</w:t>
            </w:r>
          </w:p>
          <w:p w14:paraId="01EF457C" w14:textId="77777777" w:rsidR="00DF669F" w:rsidRPr="00177EFD" w:rsidRDefault="00DF669F" w:rsidP="00FB679F">
            <w:pPr>
              <w:spacing w:line="276" w:lineRule="auto"/>
              <w:rPr>
                <w:rFonts w:cstheme="minorHAnsi"/>
              </w:rPr>
            </w:pPr>
            <w:r w:rsidRPr="00177EFD">
              <w:rPr>
                <w:rFonts w:cstheme="minorHAnsi"/>
              </w:rPr>
              <w:t>&gt; SMARTe Ziele zu formulieren, um konkrete und erreichbare Gesundheitsziele zu setzen und diese durch digitale Technologien zu verfolgen und zu dokumentieren.</w:t>
            </w:r>
          </w:p>
          <w:p w14:paraId="5349582C" w14:textId="77777777" w:rsidR="00DF669F" w:rsidRPr="00177EFD" w:rsidRDefault="00DF669F" w:rsidP="00FB679F">
            <w:pPr>
              <w:spacing w:line="276" w:lineRule="auto"/>
              <w:rPr>
                <w:rFonts w:cstheme="minorHAnsi"/>
              </w:rPr>
            </w:pPr>
            <w:r>
              <w:rPr>
                <w:rFonts w:cstheme="minorHAnsi"/>
              </w:rPr>
              <w:t xml:space="preserve">&gt; </w:t>
            </w:r>
            <w:r w:rsidRPr="00177EFD">
              <w:rPr>
                <w:rFonts w:cstheme="minorHAnsi"/>
              </w:rPr>
              <w:t>die Vorteile und Herausforderungen digitaler Gesundheitsanwendungen zu bewerten und einen verantwortungsvollen Umgang mit diesen Technologien zu fördern.</w:t>
            </w:r>
          </w:p>
        </w:tc>
        <w:tc>
          <w:tcPr>
            <w:tcW w:w="2971" w:type="dxa"/>
          </w:tcPr>
          <w:p w14:paraId="3FC87DAF" w14:textId="77777777" w:rsidR="00DF669F" w:rsidRPr="00177EFD" w:rsidRDefault="00DF669F" w:rsidP="00FB679F">
            <w:pPr>
              <w:spacing w:line="276" w:lineRule="auto"/>
              <w:rPr>
                <w:rFonts w:cstheme="minorHAnsi"/>
                <w:b/>
                <w:bCs/>
                <w:sz w:val="18"/>
                <w:szCs w:val="18"/>
              </w:rPr>
            </w:pPr>
            <w:r w:rsidRPr="00177EFD">
              <w:rPr>
                <w:rFonts w:cstheme="minorHAnsi"/>
                <w:b/>
                <w:bCs/>
                <w:sz w:val="18"/>
                <w:szCs w:val="18"/>
              </w:rPr>
              <w:t>Bildvorschlag</w:t>
            </w:r>
          </w:p>
          <w:p w14:paraId="098A6A0F" w14:textId="77777777" w:rsidR="00DF669F" w:rsidRPr="00177EFD" w:rsidRDefault="00DF669F" w:rsidP="00FB679F">
            <w:pPr>
              <w:spacing w:line="276" w:lineRule="auto"/>
              <w:rPr>
                <w:rFonts w:cstheme="minorHAnsi"/>
                <w:sz w:val="18"/>
                <w:szCs w:val="18"/>
              </w:rPr>
            </w:pPr>
            <w:r w:rsidRPr="00177EFD">
              <w:rPr>
                <w:rFonts w:cstheme="minorHAnsi"/>
                <w:sz w:val="18"/>
                <w:szCs w:val="18"/>
              </w:rPr>
              <w:t>((Der Begriff Gesundheit in Puzzle-Optik, um die vielen Aspekte des Themas zu verdeutlichen))</w:t>
            </w:r>
          </w:p>
        </w:tc>
      </w:tr>
      <w:tr w:rsidR="00DF669F" w:rsidRPr="00167A32" w14:paraId="161FD2EF" w14:textId="77777777" w:rsidTr="00FB679F">
        <w:trPr>
          <w:trHeight w:val="1267"/>
        </w:trPr>
        <w:tc>
          <w:tcPr>
            <w:tcW w:w="6091" w:type="dxa"/>
            <w:vMerge/>
          </w:tcPr>
          <w:p w14:paraId="6D1D26E3" w14:textId="77777777" w:rsidR="00DF669F" w:rsidRPr="00177EFD" w:rsidRDefault="00DF669F" w:rsidP="00FB679F">
            <w:pPr>
              <w:spacing w:line="276" w:lineRule="auto"/>
              <w:rPr>
                <w:rFonts w:cstheme="minorHAnsi"/>
                <w:b/>
                <w:bCs/>
              </w:rPr>
            </w:pPr>
          </w:p>
        </w:tc>
        <w:tc>
          <w:tcPr>
            <w:tcW w:w="2971" w:type="dxa"/>
          </w:tcPr>
          <w:p w14:paraId="1269B7FF" w14:textId="77777777" w:rsidR="00DF669F" w:rsidRPr="00177EFD" w:rsidRDefault="00DF669F" w:rsidP="00FB679F">
            <w:pPr>
              <w:spacing w:line="276" w:lineRule="auto"/>
              <w:rPr>
                <w:rFonts w:cstheme="minorHAnsi"/>
                <w:b/>
                <w:bCs/>
                <w:sz w:val="18"/>
                <w:szCs w:val="18"/>
              </w:rPr>
            </w:pPr>
            <w:r w:rsidRPr="00177EFD">
              <w:rPr>
                <w:rFonts w:cstheme="minorHAnsi"/>
                <w:b/>
                <w:bCs/>
                <w:sz w:val="18"/>
                <w:szCs w:val="18"/>
                <w:highlight w:val="yellow"/>
              </w:rPr>
              <w:t>((</w:t>
            </w:r>
            <w:r w:rsidRPr="00177EFD">
              <w:rPr>
                <w:rFonts w:cstheme="minorHAnsi"/>
                <w:sz w:val="18"/>
                <w:szCs w:val="18"/>
                <w:highlight w:val="yellow"/>
              </w:rPr>
              <w:t xml:space="preserve">Grüne Box unter dem Bild: </w:t>
            </w:r>
            <w:r w:rsidRPr="00177EFD">
              <w:rPr>
                <w:rFonts w:cstheme="minorHAnsi"/>
                <w:b/>
                <w:bCs/>
                <w:sz w:val="18"/>
                <w:szCs w:val="18"/>
                <w:highlight w:val="yellow"/>
              </w:rPr>
              <w:t>Bitte neuen Inhalt beachten!))</w:t>
            </w:r>
          </w:p>
          <w:p w14:paraId="7CC469E8" w14:textId="77777777" w:rsidR="00DF669F" w:rsidRPr="00177EFD" w:rsidRDefault="00DF669F" w:rsidP="00FB679F">
            <w:pPr>
              <w:spacing w:line="276" w:lineRule="auto"/>
              <w:rPr>
                <w:rFonts w:cstheme="minorHAnsi"/>
                <w:b/>
                <w:bCs/>
                <w:sz w:val="18"/>
                <w:szCs w:val="18"/>
              </w:rPr>
            </w:pPr>
            <w:r w:rsidRPr="00177EFD">
              <w:rPr>
                <w:rFonts w:cs="BGEK Titillium Light"/>
                <w:sz w:val="20"/>
                <w:szCs w:val="20"/>
              </w:rPr>
              <w:t xml:space="preserve">Die verwendeten Onlinematerialien und </w:t>
            </w:r>
            <w:r w:rsidRPr="00177EFD">
              <w:rPr>
                <w:rFonts w:cs="BGEK Titillium Light"/>
                <w:sz w:val="20"/>
                <w:szCs w:val="20"/>
              </w:rPr>
              <w:br/>
              <w:t>-werkzeuge sind DSGVO-konform.</w:t>
            </w:r>
          </w:p>
        </w:tc>
      </w:tr>
    </w:tbl>
    <w:p w14:paraId="5DEBD2CB" w14:textId="77777777" w:rsidR="00DF669F" w:rsidRPr="00167A32" w:rsidRDefault="00DF669F" w:rsidP="00DF669F">
      <w:pPr>
        <w:spacing w:line="276" w:lineRule="auto"/>
        <w:rPr>
          <w:rFonts w:cstheme="minorHAnsi"/>
          <w:b/>
          <w:bCs/>
          <w:color w:val="FF0000"/>
        </w:rPr>
      </w:pPr>
    </w:p>
    <w:tbl>
      <w:tblPr>
        <w:tblStyle w:val="Tabellenraster"/>
        <w:tblW w:w="9067" w:type="dxa"/>
        <w:tblLook w:val="04A0" w:firstRow="1" w:lastRow="0" w:firstColumn="1" w:lastColumn="0" w:noHBand="0" w:noVBand="1"/>
      </w:tblPr>
      <w:tblGrid>
        <w:gridCol w:w="2972"/>
        <w:gridCol w:w="6095"/>
      </w:tblGrid>
      <w:tr w:rsidR="00DF669F" w:rsidRPr="00167A32" w14:paraId="504E3745" w14:textId="77777777" w:rsidTr="00FB679F">
        <w:tc>
          <w:tcPr>
            <w:tcW w:w="2972" w:type="dxa"/>
          </w:tcPr>
          <w:p w14:paraId="3B02A9E3" w14:textId="77777777" w:rsidR="00DF669F" w:rsidRPr="00167A32" w:rsidRDefault="00DF669F" w:rsidP="00FB679F">
            <w:pPr>
              <w:spacing w:line="276" w:lineRule="auto"/>
              <w:rPr>
                <w:rFonts w:cstheme="minorHAnsi"/>
                <w:b/>
                <w:bCs/>
              </w:rPr>
            </w:pPr>
            <w:r w:rsidRPr="00167A32">
              <w:rPr>
                <w:rFonts w:cstheme="minorHAnsi"/>
                <w:b/>
                <w:bCs/>
              </w:rPr>
              <w:t>Schulfächer</w:t>
            </w:r>
          </w:p>
        </w:tc>
        <w:tc>
          <w:tcPr>
            <w:tcW w:w="6095" w:type="dxa"/>
          </w:tcPr>
          <w:p w14:paraId="703C31C5" w14:textId="77777777" w:rsidR="00DF669F" w:rsidRPr="00167A32" w:rsidRDefault="00DF669F" w:rsidP="00FB679F">
            <w:pPr>
              <w:spacing w:line="276" w:lineRule="auto"/>
              <w:rPr>
                <w:rFonts w:cstheme="minorHAnsi"/>
                <w:b/>
                <w:bCs/>
              </w:rPr>
            </w:pPr>
            <w:r w:rsidRPr="00167A32">
              <w:rPr>
                <w:rFonts w:cstheme="minorHAnsi"/>
                <w:b/>
                <w:bCs/>
              </w:rPr>
              <w:t xml:space="preserve">Bezug zum Bildungsplan </w:t>
            </w:r>
          </w:p>
        </w:tc>
      </w:tr>
      <w:tr w:rsidR="00DF669F" w:rsidRPr="00167A32" w14:paraId="3052B4CD" w14:textId="77777777" w:rsidTr="00FB679F">
        <w:tc>
          <w:tcPr>
            <w:tcW w:w="2972" w:type="dxa"/>
          </w:tcPr>
          <w:p w14:paraId="63AB30B3" w14:textId="77777777" w:rsidR="00DF669F" w:rsidRPr="00686A98" w:rsidRDefault="00DF669F" w:rsidP="00FB679F">
            <w:pPr>
              <w:spacing w:line="276" w:lineRule="auto"/>
              <w:rPr>
                <w:rFonts w:cstheme="minorHAnsi"/>
              </w:rPr>
            </w:pPr>
            <w:r w:rsidRPr="00686A98">
              <w:rPr>
                <w:rFonts w:cstheme="minorHAnsi"/>
              </w:rPr>
              <w:t>Deutsch</w:t>
            </w:r>
          </w:p>
        </w:tc>
        <w:tc>
          <w:tcPr>
            <w:tcW w:w="6095" w:type="dxa"/>
          </w:tcPr>
          <w:p w14:paraId="39782CAD" w14:textId="77777777" w:rsidR="00DF669F" w:rsidRPr="00686A98" w:rsidRDefault="00DF669F" w:rsidP="00FB679F">
            <w:pPr>
              <w:spacing w:line="276" w:lineRule="auto"/>
              <w:rPr>
                <w:rFonts w:cstheme="minorHAnsi"/>
              </w:rPr>
            </w:pPr>
            <w:r w:rsidRPr="00686A98">
              <w:rPr>
                <w:rFonts w:cstheme="minorHAnsi"/>
              </w:rPr>
              <w:t>&gt; Lesekompetenz Informationsentnahme</w:t>
            </w:r>
          </w:p>
          <w:p w14:paraId="5256C708" w14:textId="77777777" w:rsidR="00DF669F" w:rsidRPr="00686A98" w:rsidRDefault="00DF669F" w:rsidP="00FB679F">
            <w:pPr>
              <w:spacing w:line="276" w:lineRule="auto"/>
              <w:rPr>
                <w:rFonts w:cstheme="minorHAnsi"/>
              </w:rPr>
            </w:pPr>
            <w:r w:rsidRPr="00686A98">
              <w:rPr>
                <w:rFonts w:cstheme="minorHAnsi"/>
              </w:rPr>
              <w:t>&gt; mit digitalen Medien umgehen</w:t>
            </w:r>
          </w:p>
          <w:p w14:paraId="661E641B" w14:textId="77777777" w:rsidR="00DF669F" w:rsidRPr="00686A98" w:rsidRDefault="00DF669F" w:rsidP="00FB679F">
            <w:pPr>
              <w:spacing w:line="276" w:lineRule="auto"/>
              <w:rPr>
                <w:rFonts w:cstheme="minorHAnsi"/>
              </w:rPr>
            </w:pPr>
            <w:r w:rsidRPr="00686A98">
              <w:rPr>
                <w:rFonts w:cstheme="minorHAnsi"/>
              </w:rPr>
              <w:t>&gt; verstehend zuhören und Gespräche führen</w:t>
            </w:r>
          </w:p>
          <w:p w14:paraId="36F356B8" w14:textId="77777777" w:rsidR="00DF669F" w:rsidRPr="00686A98" w:rsidRDefault="00DF669F" w:rsidP="00FB679F">
            <w:pPr>
              <w:spacing w:line="276" w:lineRule="auto"/>
              <w:rPr>
                <w:rFonts w:cstheme="minorHAnsi"/>
              </w:rPr>
            </w:pPr>
            <w:r w:rsidRPr="00686A98">
              <w:rPr>
                <w:rFonts w:cstheme="minorHAnsi"/>
              </w:rPr>
              <w:t>&gt; Informationsgewinnung und Kommunikation mit digitalen Medien</w:t>
            </w:r>
          </w:p>
        </w:tc>
      </w:tr>
      <w:tr w:rsidR="00DF669F" w:rsidRPr="00167A32" w14:paraId="23B53350" w14:textId="77777777" w:rsidTr="00FB679F">
        <w:tc>
          <w:tcPr>
            <w:tcW w:w="2972" w:type="dxa"/>
          </w:tcPr>
          <w:p w14:paraId="6FEEDBC9" w14:textId="77777777" w:rsidR="00DF669F" w:rsidRPr="00686A98" w:rsidRDefault="00DF669F" w:rsidP="00FB679F">
            <w:pPr>
              <w:spacing w:line="276" w:lineRule="auto"/>
              <w:rPr>
                <w:rFonts w:cstheme="minorHAnsi"/>
              </w:rPr>
            </w:pPr>
            <w:r w:rsidRPr="00686A98">
              <w:rPr>
                <w:rFonts w:cstheme="minorHAnsi"/>
              </w:rPr>
              <w:t>Fachübergreifend</w:t>
            </w:r>
          </w:p>
        </w:tc>
        <w:tc>
          <w:tcPr>
            <w:tcW w:w="6095" w:type="dxa"/>
          </w:tcPr>
          <w:p w14:paraId="39729A84" w14:textId="77777777" w:rsidR="00DF669F" w:rsidRPr="00686A98" w:rsidRDefault="00DF669F" w:rsidP="00FB679F">
            <w:pPr>
              <w:spacing w:line="276" w:lineRule="auto"/>
              <w:rPr>
                <w:rFonts w:cstheme="minorHAnsi"/>
              </w:rPr>
            </w:pPr>
            <w:r w:rsidRPr="00686A98">
              <w:rPr>
                <w:rFonts w:cstheme="minorHAnsi"/>
              </w:rPr>
              <w:t xml:space="preserve">&gt; digitale Kompetenzen </w:t>
            </w:r>
          </w:p>
          <w:p w14:paraId="7C9E9463" w14:textId="77777777" w:rsidR="00DF669F" w:rsidRPr="00686A98" w:rsidRDefault="00DF669F" w:rsidP="00FB679F">
            <w:pPr>
              <w:spacing w:line="276" w:lineRule="auto"/>
              <w:rPr>
                <w:rFonts w:cstheme="minorHAnsi"/>
              </w:rPr>
            </w:pPr>
            <w:r w:rsidRPr="00686A98">
              <w:rPr>
                <w:rFonts w:cstheme="minorHAnsi"/>
              </w:rPr>
              <w:t>&gt; Gesundheitsförderung</w:t>
            </w:r>
          </w:p>
          <w:p w14:paraId="38379B9E" w14:textId="77777777" w:rsidR="000A5AD8" w:rsidRDefault="00DF669F" w:rsidP="000A5AD8">
            <w:pPr>
              <w:spacing w:line="276" w:lineRule="auto"/>
              <w:rPr>
                <w:rFonts w:cstheme="minorHAnsi"/>
              </w:rPr>
            </w:pPr>
            <w:r w:rsidRPr="00686A98">
              <w:rPr>
                <w:rFonts w:cstheme="minorHAnsi"/>
              </w:rPr>
              <w:t>&gt; Gesundheitskompetenzen entwickeln</w:t>
            </w:r>
          </w:p>
          <w:p w14:paraId="1775F7EE" w14:textId="037EF2DC" w:rsidR="00DF669F" w:rsidRPr="00686A98" w:rsidRDefault="00DF669F" w:rsidP="000A5AD8">
            <w:pPr>
              <w:spacing w:line="276" w:lineRule="auto"/>
              <w:rPr>
                <w:rFonts w:cstheme="minorHAnsi"/>
              </w:rPr>
            </w:pPr>
            <w:r w:rsidRPr="00686A98">
              <w:rPr>
                <w:rFonts w:cstheme="minorHAnsi"/>
              </w:rPr>
              <w:lastRenderedPageBreak/>
              <w:t>&gt; mein Körper und meine Gesundheit</w:t>
            </w:r>
          </w:p>
        </w:tc>
      </w:tr>
    </w:tbl>
    <w:p w14:paraId="797E5355" w14:textId="77777777" w:rsidR="00DF669F" w:rsidRDefault="00DF669F" w:rsidP="00DF669F">
      <w:pPr>
        <w:spacing w:line="276" w:lineRule="auto"/>
        <w:rPr>
          <w:rFonts w:cstheme="minorHAnsi"/>
          <w:highlight w:val="yellow"/>
        </w:rPr>
      </w:pPr>
    </w:p>
    <w:p w14:paraId="7E4FEAD2" w14:textId="77777777" w:rsidR="00DF669F" w:rsidRDefault="00DF669F" w:rsidP="00DF669F">
      <w:pPr>
        <w:spacing w:line="276" w:lineRule="auto"/>
        <w:rPr>
          <w:rFonts w:cstheme="minorHAnsi"/>
        </w:rPr>
      </w:pPr>
      <w:r w:rsidRPr="001A4A01">
        <w:rPr>
          <w:rFonts w:cstheme="minorHAnsi"/>
          <w:highlight w:val="yellow"/>
        </w:rPr>
        <w:t xml:space="preserve">((Bitte durchgehend auf allen Seiten folgende Fußzeile </w:t>
      </w:r>
      <w:proofErr w:type="gramStart"/>
      <w:r w:rsidRPr="001A4A01">
        <w:rPr>
          <w:rFonts w:cstheme="minorHAnsi"/>
          <w:highlight w:val="yellow"/>
        </w:rPr>
        <w:t>verwenden )</w:t>
      </w:r>
      <w:proofErr w:type="gramEnd"/>
      <w:r w:rsidRPr="001A4A01">
        <w:rPr>
          <w:rFonts w:cstheme="minorHAnsi"/>
          <w:highlight w:val="yellow"/>
        </w:rPr>
        <w:t>)</w:t>
      </w:r>
    </w:p>
    <w:p w14:paraId="5AF07FBC" w14:textId="77777777" w:rsidR="00DF669F" w:rsidRDefault="00DF669F" w:rsidP="00DF669F">
      <w:pPr>
        <w:spacing w:line="276" w:lineRule="auto"/>
        <w:rPr>
          <w:rFonts w:cstheme="minorHAnsi"/>
          <w:color w:val="FF0000"/>
          <w:sz w:val="24"/>
          <w:szCs w:val="24"/>
          <w:highlight w:val="lightGray"/>
        </w:rPr>
      </w:pPr>
      <w:r w:rsidRPr="001A4A01">
        <w:rPr>
          <w:rFonts w:cstheme="minorHAnsi"/>
        </w:rPr>
        <w:t xml:space="preserve">© Als Kopiervorlage freigegeben. BARMER, Klett </w:t>
      </w:r>
      <w:r>
        <w:rPr>
          <w:rFonts w:cstheme="minorHAnsi"/>
        </w:rPr>
        <w:t>MEX</w:t>
      </w:r>
      <w:r w:rsidRPr="001A4A01">
        <w:rPr>
          <w:rFonts w:cstheme="minorHAnsi"/>
        </w:rPr>
        <w:t xml:space="preserve"> – DURCHBLICKT! Digital in eine gesunde Zukunft.</w:t>
      </w:r>
      <w:r>
        <w:rPr>
          <w:rFonts w:cstheme="minorHAnsi"/>
          <w:color w:val="FF0000"/>
          <w:sz w:val="24"/>
          <w:szCs w:val="24"/>
          <w:highlight w:val="lightGray"/>
        </w:rPr>
        <w:br w:type="page"/>
      </w:r>
    </w:p>
    <w:p w14:paraId="57613C77" w14:textId="77777777" w:rsidR="00DF669F" w:rsidRPr="00167A32" w:rsidRDefault="00DF669F" w:rsidP="00DF669F">
      <w:pPr>
        <w:spacing w:line="276" w:lineRule="auto"/>
        <w:rPr>
          <w:rFonts w:cstheme="minorHAnsi"/>
          <w:b/>
          <w:bCs/>
          <w:color w:val="FF0000"/>
        </w:rPr>
      </w:pPr>
      <w:r w:rsidRPr="00167A32">
        <w:rPr>
          <w:rFonts w:cstheme="minorHAnsi"/>
          <w:color w:val="FF0000"/>
          <w:sz w:val="24"/>
          <w:szCs w:val="24"/>
          <w:highlight w:val="lightGray"/>
        </w:rPr>
        <w:lastRenderedPageBreak/>
        <w:t>((Seite 2))</w:t>
      </w:r>
    </w:p>
    <w:tbl>
      <w:tblPr>
        <w:tblStyle w:val="Tabellenraster"/>
        <w:tblW w:w="0" w:type="auto"/>
        <w:tblLook w:val="04A0" w:firstRow="1" w:lastRow="0" w:firstColumn="1" w:lastColumn="0" w:noHBand="0" w:noVBand="1"/>
      </w:tblPr>
      <w:tblGrid>
        <w:gridCol w:w="9062"/>
      </w:tblGrid>
      <w:tr w:rsidR="00DF669F" w:rsidRPr="00167A32" w14:paraId="74A8A338" w14:textId="77777777" w:rsidTr="00FB679F">
        <w:tc>
          <w:tcPr>
            <w:tcW w:w="9062" w:type="dxa"/>
          </w:tcPr>
          <w:p w14:paraId="48599405" w14:textId="77777777" w:rsidR="00DF669F" w:rsidRPr="00167A32" w:rsidRDefault="00DF669F" w:rsidP="00FB679F">
            <w:pPr>
              <w:spacing w:line="276" w:lineRule="auto"/>
              <w:rPr>
                <w:rFonts w:cstheme="minorHAnsi"/>
                <w:b/>
                <w:bCs/>
                <w:sz w:val="24"/>
                <w:szCs w:val="24"/>
              </w:rPr>
            </w:pPr>
            <w:r w:rsidRPr="00167A32">
              <w:rPr>
                <w:rFonts w:cstheme="minorHAnsi"/>
                <w:b/>
                <w:bCs/>
                <w:sz w:val="24"/>
                <w:szCs w:val="24"/>
              </w:rPr>
              <w:t xml:space="preserve">KMK-Kompetenzen </w:t>
            </w:r>
          </w:p>
          <w:p w14:paraId="2F906826" w14:textId="77777777" w:rsidR="00DF669F" w:rsidRPr="00E8102E" w:rsidRDefault="00DF669F" w:rsidP="00FB679F">
            <w:pPr>
              <w:spacing w:line="276" w:lineRule="auto"/>
              <w:rPr>
                <w:rFonts w:ascii="Calibri" w:hAnsi="Calibri" w:cs="Calibri"/>
                <w:i/>
                <w:iCs/>
              </w:rPr>
            </w:pPr>
            <w:r w:rsidRPr="00E8102E">
              <w:rPr>
                <w:rFonts w:ascii="Calibri" w:hAnsi="Calibri" w:cs="Calibri"/>
                <w:i/>
                <w:iCs/>
              </w:rPr>
              <w:t>&gt; Suchstrategien nutzen und weiterentwickeln</w:t>
            </w:r>
          </w:p>
          <w:p w14:paraId="51F83599" w14:textId="77777777" w:rsidR="00DF669F" w:rsidRPr="00E8102E" w:rsidRDefault="00DF669F" w:rsidP="00FB679F">
            <w:pPr>
              <w:spacing w:line="276" w:lineRule="auto"/>
              <w:rPr>
                <w:rFonts w:ascii="Calibri" w:hAnsi="Calibri" w:cs="Calibri"/>
                <w:i/>
                <w:iCs/>
              </w:rPr>
            </w:pPr>
            <w:r w:rsidRPr="00E8102E">
              <w:rPr>
                <w:rFonts w:ascii="Calibri" w:hAnsi="Calibri" w:cs="Calibri"/>
                <w:i/>
                <w:iCs/>
              </w:rPr>
              <w:t>&gt; Informationen und Daten analysieren, interpretieren und kritisch bewerten</w:t>
            </w:r>
          </w:p>
          <w:p w14:paraId="3A2D0679" w14:textId="77777777" w:rsidR="00DF669F" w:rsidRPr="00E8102E" w:rsidRDefault="00DF669F" w:rsidP="00FB679F">
            <w:pPr>
              <w:spacing w:line="276" w:lineRule="auto"/>
              <w:rPr>
                <w:rFonts w:ascii="Calibri" w:hAnsi="Calibri" w:cs="Calibri"/>
                <w:i/>
                <w:iCs/>
              </w:rPr>
            </w:pPr>
            <w:r w:rsidRPr="00E8102E">
              <w:rPr>
                <w:rFonts w:ascii="Calibri" w:hAnsi="Calibri" w:cs="Calibri"/>
                <w:i/>
                <w:iCs/>
              </w:rPr>
              <w:t>&gt; Digitale Werkzeuge für die Zusammenarbeit bei der Zusammenführung von Informationen, Daten und Ressourcen nutzen</w:t>
            </w:r>
          </w:p>
          <w:p w14:paraId="6C5E2C44" w14:textId="77777777" w:rsidR="00DF669F" w:rsidRPr="00E8102E" w:rsidRDefault="00DF669F" w:rsidP="00FB679F">
            <w:pPr>
              <w:spacing w:line="276" w:lineRule="auto"/>
              <w:rPr>
                <w:rFonts w:ascii="Calibri" w:hAnsi="Calibri" w:cs="Calibri"/>
                <w:i/>
                <w:iCs/>
              </w:rPr>
            </w:pPr>
            <w:r w:rsidRPr="00E8102E">
              <w:rPr>
                <w:rFonts w:ascii="Calibri" w:hAnsi="Calibri" w:cs="Calibri"/>
                <w:i/>
                <w:iCs/>
              </w:rPr>
              <w:t>&gt; Inhalte für ein Produkt planen und in verschiedenen Formaten gestalten, präsentieren, veröffentlichen oder teilen</w:t>
            </w:r>
          </w:p>
          <w:p w14:paraId="73D52483" w14:textId="77777777" w:rsidR="00DF669F" w:rsidRPr="00E8102E" w:rsidRDefault="00DF669F" w:rsidP="00FB679F">
            <w:pPr>
              <w:spacing w:line="276" w:lineRule="auto"/>
              <w:rPr>
                <w:rFonts w:ascii="Calibri" w:hAnsi="Calibri" w:cs="Calibri"/>
                <w:i/>
                <w:iCs/>
              </w:rPr>
            </w:pPr>
            <w:r w:rsidRPr="00E8102E">
              <w:rPr>
                <w:rFonts w:ascii="Calibri" w:hAnsi="Calibri" w:cs="Calibri"/>
                <w:i/>
                <w:iCs/>
              </w:rPr>
              <w:t>&gt; Digitale Technologien gesundheitsbewusst nutzen</w:t>
            </w:r>
          </w:p>
          <w:p w14:paraId="52E6A083" w14:textId="77777777" w:rsidR="00DF669F" w:rsidRPr="00167A32" w:rsidRDefault="00DF669F" w:rsidP="00FB679F">
            <w:pPr>
              <w:spacing w:line="276" w:lineRule="auto"/>
              <w:rPr>
                <w:rFonts w:ascii="Calibri" w:hAnsi="Calibri" w:cs="Calibri"/>
                <w:i/>
                <w:iCs/>
                <w:color w:val="FF0000"/>
              </w:rPr>
            </w:pPr>
            <w:r w:rsidRPr="00E8102E">
              <w:rPr>
                <w:rFonts w:ascii="Calibri" w:hAnsi="Calibri" w:cs="Calibri"/>
                <w:i/>
                <w:iCs/>
              </w:rPr>
              <w:t>&gt; Digitale Umgebungen und Werkzeuge zum persönlichen Gebrauch anpassen</w:t>
            </w:r>
          </w:p>
        </w:tc>
      </w:tr>
    </w:tbl>
    <w:p w14:paraId="048A8F30" w14:textId="77777777" w:rsidR="00DF669F" w:rsidRPr="00167A32" w:rsidRDefault="00DF669F" w:rsidP="00DF669F">
      <w:pPr>
        <w:spacing w:line="276" w:lineRule="auto"/>
        <w:rPr>
          <w:rFonts w:cstheme="minorHAnsi"/>
          <w:color w:val="FF0000"/>
        </w:rPr>
      </w:pPr>
    </w:p>
    <w:tbl>
      <w:tblPr>
        <w:tblStyle w:val="Tabellenraster"/>
        <w:tblW w:w="5000" w:type="pct"/>
        <w:tblLook w:val="04A0" w:firstRow="1" w:lastRow="0" w:firstColumn="1" w:lastColumn="0" w:noHBand="0" w:noVBand="1"/>
      </w:tblPr>
      <w:tblGrid>
        <w:gridCol w:w="3396"/>
        <w:gridCol w:w="5666"/>
      </w:tblGrid>
      <w:tr w:rsidR="00DF669F" w:rsidRPr="00167A32" w14:paraId="722172C7" w14:textId="77777777" w:rsidTr="00FB679F">
        <w:tc>
          <w:tcPr>
            <w:tcW w:w="1874" w:type="pct"/>
          </w:tcPr>
          <w:p w14:paraId="52A3D105" w14:textId="77777777" w:rsidR="00DF669F" w:rsidRPr="00167A32" w:rsidRDefault="00DF669F" w:rsidP="00FB679F">
            <w:pPr>
              <w:spacing w:after="160" w:line="276" w:lineRule="auto"/>
              <w:rPr>
                <w:rFonts w:cstheme="minorHAnsi"/>
                <w:b/>
                <w:bCs/>
              </w:rPr>
            </w:pPr>
            <w:r w:rsidRPr="00167A32">
              <w:rPr>
                <w:rFonts w:cstheme="minorHAnsi"/>
                <w:b/>
                <w:bCs/>
              </w:rPr>
              <w:t>Schwerpunkte der Einheit nach den 7 Dimensionen der digitalen Gesundheitskompetenz:</w:t>
            </w:r>
          </w:p>
          <w:p w14:paraId="71968993" w14:textId="77777777" w:rsidR="00DF669F" w:rsidRPr="00167A32" w:rsidRDefault="00DF669F" w:rsidP="00FB679F">
            <w:pPr>
              <w:spacing w:after="160" w:line="276" w:lineRule="auto"/>
              <w:rPr>
                <w:rFonts w:cstheme="minorHAnsi"/>
                <w:b/>
                <w:bCs/>
                <w:color w:val="FF0000"/>
              </w:rPr>
            </w:pPr>
          </w:p>
        </w:tc>
        <w:tc>
          <w:tcPr>
            <w:tcW w:w="3126" w:type="pct"/>
          </w:tcPr>
          <w:p w14:paraId="3728C7A9" w14:textId="77777777" w:rsidR="00DF669F" w:rsidRPr="00B559C3" w:rsidRDefault="00DF669F" w:rsidP="00FB679F">
            <w:pPr>
              <w:spacing w:line="276" w:lineRule="auto"/>
              <w:rPr>
                <w:rFonts w:cstheme="minorHAnsi"/>
              </w:rPr>
            </w:pPr>
            <w:r w:rsidRPr="00B559C3">
              <w:rPr>
                <w:rFonts w:cstheme="minorHAnsi"/>
              </w:rPr>
              <w:t xml:space="preserve">&gt; </w:t>
            </w:r>
            <w:r w:rsidRPr="00B559C3">
              <w:rPr>
                <w:rFonts w:cstheme="minorHAnsi"/>
                <w:b/>
                <w:bCs/>
              </w:rPr>
              <w:t>Suchen und Finden von Gesundheitsinformationen:</w:t>
            </w:r>
            <w:r w:rsidRPr="00B559C3">
              <w:rPr>
                <w:rFonts w:cstheme="minorHAnsi"/>
              </w:rPr>
              <w:t xml:space="preserve"> </w:t>
            </w:r>
          </w:p>
          <w:p w14:paraId="32807098" w14:textId="77777777" w:rsidR="00DF669F" w:rsidRPr="00B559C3" w:rsidRDefault="00DF669F" w:rsidP="00FB679F">
            <w:pPr>
              <w:spacing w:line="276" w:lineRule="auto"/>
              <w:rPr>
                <w:rFonts w:cstheme="minorHAnsi"/>
              </w:rPr>
            </w:pPr>
            <w:r w:rsidRPr="00B559C3">
              <w:rPr>
                <w:rFonts w:cstheme="minorHAnsi"/>
              </w:rPr>
              <w:t>wird verstanden als die Fähigkeit, den gesundheitsbezogenen Informationsbedarf in eine geeignete Suchstrategie zu überführen (z. B. eine Frage zu formulieren, Suchanfragen entsprechend des Informationsbedarfs zu stellen) und die ermittelten Informationen auch zu verstehen</w:t>
            </w:r>
          </w:p>
          <w:p w14:paraId="046C34AA" w14:textId="77777777" w:rsidR="00DF669F" w:rsidRPr="00E8102E" w:rsidRDefault="00DF669F" w:rsidP="00FB679F">
            <w:pPr>
              <w:spacing w:line="276" w:lineRule="auto"/>
              <w:rPr>
                <w:rFonts w:cstheme="minorHAnsi"/>
              </w:rPr>
            </w:pPr>
          </w:p>
          <w:p w14:paraId="462D0F23" w14:textId="77777777" w:rsidR="00DF669F" w:rsidRPr="00B559C3" w:rsidRDefault="00DF669F" w:rsidP="00FB679F">
            <w:pPr>
              <w:spacing w:line="276" w:lineRule="auto"/>
              <w:rPr>
                <w:rFonts w:cstheme="minorHAnsi"/>
              </w:rPr>
            </w:pPr>
            <w:r w:rsidRPr="00B559C3">
              <w:rPr>
                <w:rFonts w:cstheme="minorHAnsi"/>
              </w:rPr>
              <w:t xml:space="preserve">&gt; </w:t>
            </w:r>
            <w:r w:rsidRPr="00B559C3">
              <w:rPr>
                <w:rFonts w:cstheme="minorHAnsi"/>
                <w:b/>
                <w:bCs/>
              </w:rPr>
              <w:t>Operative Fähigkeiten:</w:t>
            </w:r>
            <w:r w:rsidRPr="00B559C3">
              <w:rPr>
                <w:rFonts w:cstheme="minorHAnsi"/>
              </w:rPr>
              <w:t xml:space="preserve"> </w:t>
            </w:r>
          </w:p>
          <w:p w14:paraId="49AA8017" w14:textId="77777777" w:rsidR="00DF669F" w:rsidRPr="00B559C3" w:rsidRDefault="00DF669F" w:rsidP="00FB679F">
            <w:pPr>
              <w:spacing w:line="276" w:lineRule="auto"/>
              <w:rPr>
                <w:rFonts w:cstheme="minorHAnsi"/>
              </w:rPr>
            </w:pPr>
            <w:r w:rsidRPr="00B559C3">
              <w:rPr>
                <w:rFonts w:cstheme="minorHAnsi"/>
              </w:rPr>
              <w:t>wird verstanden als die Fähigkeit, mit digitalen Endgeräten und digitalen Medien umgehen zu können (z. B. einen PC, ein Tablet oder eine Suchmaschine zu bedienen)</w:t>
            </w:r>
          </w:p>
          <w:p w14:paraId="2D00CC0C" w14:textId="77777777" w:rsidR="00DF669F" w:rsidRPr="00E8102E" w:rsidRDefault="00DF669F" w:rsidP="00FB679F">
            <w:pPr>
              <w:spacing w:line="276" w:lineRule="auto"/>
              <w:rPr>
                <w:rFonts w:cstheme="minorHAnsi"/>
              </w:rPr>
            </w:pPr>
          </w:p>
          <w:p w14:paraId="12A0AC19" w14:textId="77777777" w:rsidR="00DF669F" w:rsidRDefault="00DF669F" w:rsidP="00FB679F">
            <w:pPr>
              <w:spacing w:line="276" w:lineRule="auto"/>
              <w:rPr>
                <w:rFonts w:cstheme="minorHAnsi"/>
              </w:rPr>
            </w:pPr>
            <w:r w:rsidRPr="00A365ED">
              <w:rPr>
                <w:rFonts w:cstheme="minorHAnsi"/>
                <w:b/>
                <w:bCs/>
              </w:rPr>
              <w:t xml:space="preserve">&gt; Bewertung der Qualität von Gesundheitsinformationen: </w:t>
            </w:r>
            <w:r>
              <w:rPr>
                <w:rFonts w:cstheme="minorHAnsi"/>
                <w:b/>
                <w:bCs/>
              </w:rPr>
              <w:br/>
            </w:r>
            <w:r w:rsidRPr="00BC4310">
              <w:rPr>
                <w:rFonts w:cstheme="minorHAnsi"/>
              </w:rPr>
              <w:t>wird verstanden als die Fähigkeit, die Verlässlichkeit und Vertrauenswürdigkeit der ermittelten gesundheitsbezogenen Informationen zu bewerten (z. B. kritische Einschätzung, ob die gefundenen Informationen kommerziellen Charakter haben)</w:t>
            </w:r>
          </w:p>
          <w:p w14:paraId="38F6F65A" w14:textId="77777777" w:rsidR="00DF669F" w:rsidRPr="00A365ED" w:rsidRDefault="00DF669F" w:rsidP="00FB679F">
            <w:pPr>
              <w:spacing w:line="276" w:lineRule="auto"/>
              <w:rPr>
                <w:rFonts w:cstheme="minorHAnsi"/>
              </w:rPr>
            </w:pPr>
          </w:p>
          <w:p w14:paraId="7555A82B" w14:textId="77777777" w:rsidR="00DF669F" w:rsidRPr="00167A32" w:rsidRDefault="00DF669F" w:rsidP="00FB679F">
            <w:pPr>
              <w:spacing w:after="160" w:line="276" w:lineRule="auto"/>
              <w:rPr>
                <w:rFonts w:cstheme="minorHAnsi"/>
                <w:color w:val="FF0000"/>
              </w:rPr>
            </w:pPr>
            <w:r w:rsidRPr="00A365ED">
              <w:rPr>
                <w:rFonts w:cs="BGEK Titillium Light"/>
                <w:i/>
                <w:iCs/>
                <w:sz w:val="20"/>
                <w:szCs w:val="20"/>
              </w:rPr>
              <w:t xml:space="preserve">Weitere Informationen zu den 7 Dimensionen der digitalen Gesundheitskompetenz finden Sie im Exkurs und unter </w:t>
            </w:r>
            <w:r w:rsidRPr="00A365ED">
              <w:rPr>
                <w:rStyle w:val="A4"/>
                <w:color w:val="auto"/>
              </w:rPr>
              <w:t>www.durch-blickt.de</w:t>
            </w:r>
          </w:p>
        </w:tc>
      </w:tr>
    </w:tbl>
    <w:p w14:paraId="083D318F" w14:textId="77777777" w:rsidR="00DF669F" w:rsidRPr="00167A32" w:rsidRDefault="00DF669F" w:rsidP="00DF669F">
      <w:pPr>
        <w:spacing w:line="276" w:lineRule="auto"/>
        <w:rPr>
          <w:rFonts w:cstheme="minorHAnsi"/>
          <w:color w:val="FF0000"/>
        </w:rPr>
      </w:pPr>
    </w:p>
    <w:tbl>
      <w:tblPr>
        <w:tblStyle w:val="Tabellenraster"/>
        <w:tblW w:w="0" w:type="auto"/>
        <w:tblLook w:val="04A0" w:firstRow="1" w:lastRow="0" w:firstColumn="1" w:lastColumn="0" w:noHBand="0" w:noVBand="1"/>
      </w:tblPr>
      <w:tblGrid>
        <w:gridCol w:w="3964"/>
        <w:gridCol w:w="5098"/>
      </w:tblGrid>
      <w:tr w:rsidR="00DF669F" w:rsidRPr="00167A32" w14:paraId="0B94CA60" w14:textId="77777777" w:rsidTr="00FB679F">
        <w:tc>
          <w:tcPr>
            <w:tcW w:w="3964" w:type="dxa"/>
          </w:tcPr>
          <w:p w14:paraId="2EA2F8C4" w14:textId="77777777" w:rsidR="00DF669F" w:rsidRPr="00167A32" w:rsidRDefault="00DF669F" w:rsidP="00FB679F">
            <w:pPr>
              <w:spacing w:line="276" w:lineRule="auto"/>
              <w:rPr>
                <w:rFonts w:cstheme="minorHAnsi"/>
                <w:b/>
                <w:bCs/>
              </w:rPr>
            </w:pPr>
            <w:r w:rsidRPr="00167A32">
              <w:rPr>
                <w:rFonts w:cstheme="minorHAnsi"/>
                <w:b/>
                <w:bCs/>
              </w:rPr>
              <w:t>Sozialform</w:t>
            </w:r>
          </w:p>
          <w:p w14:paraId="3D2E4B6C" w14:textId="77777777" w:rsidR="00DF669F" w:rsidRPr="00845C65" w:rsidRDefault="00DF669F" w:rsidP="00FB679F">
            <w:pPr>
              <w:pStyle w:val="Listenabsatz"/>
              <w:numPr>
                <w:ilvl w:val="0"/>
                <w:numId w:val="14"/>
              </w:numPr>
              <w:spacing w:line="276" w:lineRule="auto"/>
              <w:rPr>
                <w:rFonts w:cstheme="minorHAnsi"/>
              </w:rPr>
            </w:pPr>
            <w:r w:rsidRPr="00845C65">
              <w:rPr>
                <w:rFonts w:cstheme="minorHAnsi"/>
              </w:rPr>
              <w:t>Plenum</w:t>
            </w:r>
          </w:p>
          <w:p w14:paraId="34104E5E" w14:textId="77777777" w:rsidR="00DF669F" w:rsidRPr="009600BF" w:rsidRDefault="00DF669F" w:rsidP="00FB679F">
            <w:pPr>
              <w:pStyle w:val="Listenabsatz"/>
              <w:numPr>
                <w:ilvl w:val="0"/>
                <w:numId w:val="14"/>
              </w:numPr>
              <w:spacing w:line="276" w:lineRule="auto"/>
              <w:rPr>
                <w:rFonts w:cstheme="minorHAnsi"/>
              </w:rPr>
            </w:pPr>
            <w:r w:rsidRPr="00845C65">
              <w:rPr>
                <w:rFonts w:cstheme="minorHAnsi"/>
              </w:rPr>
              <w:t>4er-</w:t>
            </w:r>
            <w:r w:rsidRPr="009600BF">
              <w:rPr>
                <w:rFonts w:cstheme="minorHAnsi"/>
              </w:rPr>
              <w:t>Gruppen</w:t>
            </w:r>
          </w:p>
          <w:p w14:paraId="709B47B5" w14:textId="77777777" w:rsidR="00DF669F" w:rsidRDefault="00DF669F" w:rsidP="00FB679F">
            <w:pPr>
              <w:pStyle w:val="Listenabsatz"/>
              <w:numPr>
                <w:ilvl w:val="0"/>
                <w:numId w:val="14"/>
              </w:numPr>
              <w:spacing w:line="276" w:lineRule="auto"/>
              <w:rPr>
                <w:rFonts w:cstheme="minorHAnsi"/>
              </w:rPr>
            </w:pPr>
            <w:r w:rsidRPr="009600BF">
              <w:rPr>
                <w:rFonts w:cstheme="minorHAnsi"/>
              </w:rPr>
              <w:t>2er-Gruppen</w:t>
            </w:r>
          </w:p>
          <w:p w14:paraId="72120E63" w14:textId="24286FAC" w:rsidR="000A5AD8" w:rsidRPr="009600BF" w:rsidRDefault="000A5AD8" w:rsidP="00FB679F">
            <w:pPr>
              <w:pStyle w:val="Listenabsatz"/>
              <w:numPr>
                <w:ilvl w:val="0"/>
                <w:numId w:val="14"/>
              </w:numPr>
              <w:spacing w:line="276" w:lineRule="auto"/>
              <w:rPr>
                <w:rFonts w:cstheme="minorHAnsi"/>
              </w:rPr>
            </w:pPr>
            <w:r>
              <w:rPr>
                <w:rFonts w:cstheme="minorHAnsi"/>
              </w:rPr>
              <w:t>3er-Gruppen</w:t>
            </w:r>
          </w:p>
          <w:p w14:paraId="101AE99C" w14:textId="77777777" w:rsidR="00DF669F" w:rsidRPr="00167A32" w:rsidRDefault="00DF669F" w:rsidP="00FB679F">
            <w:pPr>
              <w:pStyle w:val="Listenabsatz"/>
              <w:numPr>
                <w:ilvl w:val="0"/>
                <w:numId w:val="14"/>
              </w:numPr>
              <w:spacing w:line="276" w:lineRule="auto"/>
              <w:rPr>
                <w:rFonts w:cstheme="minorHAnsi"/>
                <w:color w:val="FF0000"/>
              </w:rPr>
            </w:pPr>
            <w:r w:rsidRPr="009600BF">
              <w:rPr>
                <w:rFonts w:cstheme="minorHAnsi"/>
              </w:rPr>
              <w:t>Einzelarbeit</w:t>
            </w:r>
          </w:p>
        </w:tc>
        <w:tc>
          <w:tcPr>
            <w:tcW w:w="5098" w:type="dxa"/>
          </w:tcPr>
          <w:p w14:paraId="7380CD13" w14:textId="77777777" w:rsidR="00DF669F" w:rsidRPr="00686A98" w:rsidRDefault="00DF669F" w:rsidP="00FB679F">
            <w:pPr>
              <w:spacing w:line="276" w:lineRule="auto"/>
              <w:rPr>
                <w:rFonts w:cstheme="minorHAnsi"/>
                <w:b/>
                <w:bCs/>
              </w:rPr>
            </w:pPr>
            <w:r w:rsidRPr="00686A98">
              <w:rPr>
                <w:rFonts w:cstheme="minorHAnsi"/>
                <w:b/>
                <w:bCs/>
              </w:rPr>
              <w:t>Kursmaterial (Lehrkraft)</w:t>
            </w:r>
          </w:p>
          <w:p w14:paraId="2F485614" w14:textId="77777777" w:rsidR="00DF669F" w:rsidRPr="00686A98" w:rsidRDefault="00DF669F" w:rsidP="00FB679F">
            <w:pPr>
              <w:spacing w:line="276" w:lineRule="auto"/>
              <w:rPr>
                <w:rFonts w:cstheme="minorHAnsi"/>
              </w:rPr>
            </w:pPr>
            <w:r w:rsidRPr="00686A98">
              <w:rPr>
                <w:rFonts w:cstheme="minorHAnsi"/>
              </w:rPr>
              <w:t>&gt; Tablet oder Laptop</w:t>
            </w:r>
          </w:p>
          <w:p w14:paraId="051B00A1" w14:textId="77777777" w:rsidR="00DF669F" w:rsidRPr="00686A98" w:rsidRDefault="00DF669F" w:rsidP="00FB679F">
            <w:pPr>
              <w:spacing w:line="276" w:lineRule="auto"/>
              <w:rPr>
                <w:rFonts w:cstheme="minorHAnsi"/>
              </w:rPr>
            </w:pPr>
            <w:r w:rsidRPr="00686A98">
              <w:rPr>
                <w:rFonts w:cstheme="minorHAnsi"/>
              </w:rPr>
              <w:t xml:space="preserve">&gt; Beamer, wenn nicht vorhanden: Tafel oder Flipchart </w:t>
            </w:r>
          </w:p>
          <w:p w14:paraId="77F3DF46" w14:textId="77777777" w:rsidR="00DF669F" w:rsidRPr="00686A98" w:rsidRDefault="00DF669F" w:rsidP="00FB679F">
            <w:pPr>
              <w:spacing w:line="276" w:lineRule="auto"/>
              <w:rPr>
                <w:rFonts w:cstheme="minorHAnsi"/>
              </w:rPr>
            </w:pPr>
            <w:r w:rsidRPr="00686A98">
              <w:rPr>
                <w:rFonts w:cstheme="minorHAnsi"/>
              </w:rPr>
              <w:t>&gt; Erwartungshorizont</w:t>
            </w:r>
          </w:p>
          <w:p w14:paraId="61C988DF" w14:textId="510F02EB" w:rsidR="00DF669F" w:rsidRPr="00686A98" w:rsidRDefault="00DF669F" w:rsidP="00FB679F">
            <w:pPr>
              <w:spacing w:line="276" w:lineRule="auto"/>
              <w:rPr>
                <w:rFonts w:cstheme="minorHAnsi"/>
              </w:rPr>
            </w:pPr>
            <w:r w:rsidRPr="00686A98">
              <w:rPr>
                <w:rFonts w:cstheme="minorHAnsi"/>
              </w:rPr>
              <w:t xml:space="preserve">&gt; Möglichkeit, </w:t>
            </w:r>
            <w:ins w:id="14" w:author="Theresa Salge" w:date="2024-07-09T16:21:00Z">
              <w:r w:rsidR="00F45708">
                <w:rPr>
                  <w:rFonts w:cstheme="minorHAnsi"/>
                </w:rPr>
                <w:t xml:space="preserve">ein </w:t>
              </w:r>
            </w:ins>
            <w:r w:rsidRPr="00686A98">
              <w:rPr>
                <w:rFonts w:cstheme="minorHAnsi"/>
              </w:rPr>
              <w:t>Video zu zeigen</w:t>
            </w:r>
          </w:p>
        </w:tc>
      </w:tr>
      <w:tr w:rsidR="00DF669F" w:rsidRPr="00167A32" w14:paraId="79E02EE1" w14:textId="77777777" w:rsidTr="00FB679F">
        <w:tc>
          <w:tcPr>
            <w:tcW w:w="3964" w:type="dxa"/>
          </w:tcPr>
          <w:p w14:paraId="662485E9" w14:textId="77777777" w:rsidR="00DF669F" w:rsidRPr="00167A32" w:rsidRDefault="00DF669F" w:rsidP="00FB679F">
            <w:pPr>
              <w:spacing w:line="276" w:lineRule="auto"/>
              <w:rPr>
                <w:rFonts w:cstheme="minorHAnsi"/>
              </w:rPr>
            </w:pPr>
            <w:r w:rsidRPr="00167A32">
              <w:rPr>
                <w:rFonts w:cstheme="minorHAnsi"/>
                <w:b/>
                <w:bCs/>
              </w:rPr>
              <w:t>Link zur Einheit</w:t>
            </w:r>
          </w:p>
          <w:p w14:paraId="22322EF6" w14:textId="77777777" w:rsidR="00DF669F" w:rsidRPr="00167A32" w:rsidRDefault="00DF669F" w:rsidP="00FB679F">
            <w:pPr>
              <w:numPr>
                <w:ilvl w:val="0"/>
                <w:numId w:val="15"/>
              </w:numPr>
              <w:autoSpaceDE w:val="0"/>
              <w:autoSpaceDN w:val="0"/>
              <w:adjustRightInd w:val="0"/>
              <w:rPr>
                <w:rFonts w:cstheme="minorHAnsi"/>
                <w:color w:val="FF0000"/>
              </w:rPr>
            </w:pPr>
            <w:r w:rsidRPr="00686A98">
              <w:rPr>
                <w:rFonts w:cstheme="minorHAnsi"/>
              </w:rPr>
              <w:lastRenderedPageBreak/>
              <w:t xml:space="preserve">Startervideo, TaskCards und weitere Informationen unter </w:t>
            </w:r>
            <w:r w:rsidRPr="00686A98">
              <w:rPr>
                <w:rFonts w:cstheme="minorHAnsi"/>
                <w:u w:val="single"/>
              </w:rPr>
              <w:t xml:space="preserve">www.durch-blickt.de </w:t>
            </w:r>
          </w:p>
        </w:tc>
        <w:tc>
          <w:tcPr>
            <w:tcW w:w="5098" w:type="dxa"/>
          </w:tcPr>
          <w:p w14:paraId="7A405BBF" w14:textId="77777777" w:rsidR="00DF669F" w:rsidRPr="00167A32" w:rsidRDefault="00DF669F" w:rsidP="00FB679F">
            <w:pPr>
              <w:spacing w:line="276" w:lineRule="auto"/>
              <w:rPr>
                <w:rFonts w:cstheme="minorHAnsi"/>
                <w:b/>
                <w:bCs/>
              </w:rPr>
            </w:pPr>
            <w:r w:rsidRPr="00167A32">
              <w:rPr>
                <w:rFonts w:cstheme="minorHAnsi"/>
                <w:b/>
                <w:bCs/>
              </w:rPr>
              <w:lastRenderedPageBreak/>
              <w:t>Kursmaterial (Lernende)</w:t>
            </w:r>
          </w:p>
          <w:p w14:paraId="120C9A10" w14:textId="77777777" w:rsidR="00DF669F" w:rsidRPr="00686A98" w:rsidRDefault="00DF669F" w:rsidP="00FB679F">
            <w:pPr>
              <w:spacing w:line="276" w:lineRule="auto"/>
              <w:rPr>
                <w:rFonts w:cstheme="minorHAnsi"/>
              </w:rPr>
            </w:pPr>
            <w:r w:rsidRPr="00686A98">
              <w:rPr>
                <w:rFonts w:cstheme="minorHAnsi"/>
              </w:rPr>
              <w:t>&gt; Arbeitsblätter</w:t>
            </w:r>
          </w:p>
          <w:p w14:paraId="087F0C0B" w14:textId="38260811" w:rsidR="00DF669F" w:rsidRPr="00686A98" w:rsidRDefault="00DF669F" w:rsidP="00FB679F">
            <w:pPr>
              <w:spacing w:line="276" w:lineRule="auto"/>
              <w:rPr>
                <w:rFonts w:cstheme="minorHAnsi"/>
              </w:rPr>
            </w:pPr>
            <w:r w:rsidRPr="00686A98">
              <w:rPr>
                <w:rFonts w:cstheme="minorHAnsi"/>
              </w:rPr>
              <w:lastRenderedPageBreak/>
              <w:t xml:space="preserve">&gt; Schulheft </w:t>
            </w:r>
          </w:p>
          <w:p w14:paraId="0CFDA644" w14:textId="77777777" w:rsidR="00DF669F" w:rsidRPr="00167A32" w:rsidRDefault="00DF669F" w:rsidP="00FB679F">
            <w:pPr>
              <w:spacing w:line="276" w:lineRule="auto"/>
              <w:rPr>
                <w:rFonts w:cstheme="minorHAnsi"/>
                <w:color w:val="FF0000"/>
              </w:rPr>
            </w:pPr>
            <w:r w:rsidRPr="00686A98">
              <w:rPr>
                <w:rFonts w:cstheme="minorHAnsi"/>
              </w:rPr>
              <w:t>&gt; Tablet, Smartphone oder Schulgerät (fakultativ)</w:t>
            </w:r>
          </w:p>
        </w:tc>
      </w:tr>
    </w:tbl>
    <w:p w14:paraId="28736613" w14:textId="77777777" w:rsidR="00DF669F" w:rsidRPr="00167A32" w:rsidRDefault="00DF669F" w:rsidP="00DF669F">
      <w:pPr>
        <w:spacing w:line="276" w:lineRule="auto"/>
        <w:rPr>
          <w:rFonts w:cstheme="minorHAnsi"/>
          <w:color w:val="FF0000"/>
        </w:rPr>
      </w:pPr>
    </w:p>
    <w:tbl>
      <w:tblPr>
        <w:tblStyle w:val="Tabellenraster"/>
        <w:tblW w:w="9108" w:type="dxa"/>
        <w:tblLook w:val="04A0" w:firstRow="1" w:lastRow="0" w:firstColumn="1" w:lastColumn="0" w:noHBand="0" w:noVBand="1"/>
      </w:tblPr>
      <w:tblGrid>
        <w:gridCol w:w="3964"/>
        <w:gridCol w:w="5144"/>
      </w:tblGrid>
      <w:tr w:rsidR="00DF669F" w:rsidRPr="00167A32" w14:paraId="5400DFE0" w14:textId="77777777" w:rsidTr="00FB679F">
        <w:tc>
          <w:tcPr>
            <w:tcW w:w="3964" w:type="dxa"/>
          </w:tcPr>
          <w:p w14:paraId="6E1FB5F3" w14:textId="77777777" w:rsidR="00DF669F" w:rsidRPr="00167A32" w:rsidRDefault="00DF669F" w:rsidP="00FB679F">
            <w:pPr>
              <w:autoSpaceDE w:val="0"/>
              <w:autoSpaceDN w:val="0"/>
              <w:adjustRightInd w:val="0"/>
              <w:spacing w:line="241" w:lineRule="atLeast"/>
              <w:rPr>
                <w:rFonts w:cstheme="minorHAnsi"/>
                <w:sz w:val="23"/>
                <w:szCs w:val="23"/>
              </w:rPr>
            </w:pPr>
            <w:r w:rsidRPr="00167A32">
              <w:rPr>
                <w:rFonts w:cstheme="minorHAnsi"/>
                <w:b/>
                <w:bCs/>
                <w:sz w:val="23"/>
                <w:szCs w:val="23"/>
              </w:rPr>
              <w:t xml:space="preserve">Klasse(n) Meditationen und Achtsamkeitsübungen </w:t>
            </w:r>
          </w:p>
          <w:p w14:paraId="51941D51" w14:textId="77777777" w:rsidR="00DF669F" w:rsidRPr="00167A32" w:rsidRDefault="00DF669F" w:rsidP="00FB679F">
            <w:pPr>
              <w:numPr>
                <w:ilvl w:val="0"/>
                <w:numId w:val="17"/>
              </w:numPr>
              <w:autoSpaceDE w:val="0"/>
              <w:autoSpaceDN w:val="0"/>
              <w:adjustRightInd w:val="0"/>
              <w:rPr>
                <w:rFonts w:cstheme="minorHAnsi"/>
                <w:highlight w:val="yellow"/>
              </w:rPr>
            </w:pPr>
            <w:r w:rsidRPr="00167A32">
              <w:rPr>
                <w:rFonts w:cstheme="minorHAnsi"/>
                <w:highlight w:val="yellow"/>
              </w:rPr>
              <w:t>((Inhalte 7Mind / durchblickt))</w:t>
            </w:r>
          </w:p>
          <w:p w14:paraId="3A3597F3" w14:textId="77777777" w:rsidR="00DF669F" w:rsidRPr="00167A32" w:rsidRDefault="00DF669F" w:rsidP="00FB679F">
            <w:pPr>
              <w:numPr>
                <w:ilvl w:val="0"/>
                <w:numId w:val="17"/>
              </w:numPr>
              <w:autoSpaceDE w:val="0"/>
              <w:autoSpaceDN w:val="0"/>
              <w:adjustRightInd w:val="0"/>
              <w:rPr>
                <w:rFonts w:cstheme="minorHAnsi"/>
              </w:rPr>
            </w:pPr>
            <w:r w:rsidRPr="00167A32">
              <w:rPr>
                <w:rFonts w:cstheme="minorHAnsi"/>
              </w:rPr>
              <w:t xml:space="preserve">Weitere Informationen unter </w:t>
            </w:r>
            <w:r w:rsidRPr="00167A32">
              <w:rPr>
                <w:rFonts w:cstheme="minorHAnsi"/>
                <w:u w:val="single"/>
              </w:rPr>
              <w:t xml:space="preserve">www.durch-blickt.de </w:t>
            </w:r>
          </w:p>
          <w:p w14:paraId="351311DB" w14:textId="77777777" w:rsidR="00DF669F" w:rsidRPr="00167A32" w:rsidRDefault="00DF669F" w:rsidP="00FB679F">
            <w:pPr>
              <w:spacing w:line="276" w:lineRule="auto"/>
              <w:rPr>
                <w:rFonts w:cstheme="minorHAnsi"/>
                <w:i/>
                <w:iCs/>
                <w:color w:val="FF0000"/>
              </w:rPr>
            </w:pPr>
          </w:p>
        </w:tc>
        <w:tc>
          <w:tcPr>
            <w:tcW w:w="5144" w:type="dxa"/>
          </w:tcPr>
          <w:p w14:paraId="37A0CA76" w14:textId="77777777" w:rsidR="00DF669F" w:rsidRPr="00167A32" w:rsidRDefault="00DF669F" w:rsidP="00FB679F">
            <w:pPr>
              <w:spacing w:line="276" w:lineRule="auto"/>
              <w:rPr>
                <w:rFonts w:cstheme="minorHAnsi"/>
                <w:b/>
                <w:bCs/>
              </w:rPr>
            </w:pPr>
            <w:r w:rsidRPr="00167A32">
              <w:rPr>
                <w:rFonts w:cstheme="minorHAnsi"/>
                <w:b/>
                <w:bCs/>
              </w:rPr>
              <w:t>Onlinematerial und -werkzeuge in der Einheit</w:t>
            </w:r>
          </w:p>
          <w:p w14:paraId="2E83EAC8" w14:textId="1DFA040C" w:rsidR="00DF669F" w:rsidRPr="00686A98" w:rsidRDefault="00DF669F" w:rsidP="00FB679F">
            <w:pPr>
              <w:tabs>
                <w:tab w:val="left" w:pos="900"/>
              </w:tabs>
              <w:spacing w:line="276" w:lineRule="auto"/>
              <w:rPr>
                <w:rFonts w:cstheme="minorHAnsi"/>
              </w:rPr>
            </w:pPr>
            <w:r w:rsidRPr="00686A98">
              <w:rPr>
                <w:rFonts w:cstheme="minorHAnsi"/>
              </w:rPr>
              <w:t xml:space="preserve">&gt; </w:t>
            </w:r>
            <w:ins w:id="15" w:author="Michael Kohl" w:date="2024-07-16T14:26:00Z" w16du:dateUtc="2024-07-16T12:26:00Z">
              <w:r w:rsidR="00452D1C">
                <w:rPr>
                  <w:rFonts w:cstheme="minorHAnsi"/>
                </w:rPr>
                <w:t xml:space="preserve">Mindwendel </w:t>
              </w:r>
            </w:ins>
            <w:ins w:id="16" w:author="Michael Kohl" w:date="2024-07-16T14:27:00Z" w16du:dateUtc="2024-07-16T12:27:00Z">
              <w:r w:rsidR="00452D1C">
                <w:rPr>
                  <w:rFonts w:cstheme="minorHAnsi"/>
                </w:rPr>
                <w:fldChar w:fldCharType="begin"/>
              </w:r>
              <w:r w:rsidR="00452D1C">
                <w:rPr>
                  <w:rFonts w:cstheme="minorHAnsi"/>
                </w:rPr>
                <w:instrText>HYPERLINK "</w:instrText>
              </w:r>
            </w:ins>
            <w:r w:rsidR="00452D1C" w:rsidRPr="00452D1C">
              <w:rPr>
                <w:rPrChange w:id="17" w:author="Michael Kohl" w:date="2024-07-16T14:27:00Z" w16du:dateUtc="2024-07-16T12:27:00Z">
                  <w:rPr>
                    <w:rStyle w:val="Hyperlink"/>
                    <w:rFonts w:cstheme="minorHAnsi"/>
                  </w:rPr>
                </w:rPrChange>
              </w:rPr>
              <w:instrText>https://idea.kits.blog/</w:instrText>
            </w:r>
            <w:ins w:id="18" w:author="Michael Kohl" w:date="2024-07-16T14:27:00Z" w16du:dateUtc="2024-07-16T12:27:00Z">
              <w:r w:rsidR="00452D1C">
                <w:rPr>
                  <w:rFonts w:cstheme="minorHAnsi"/>
                </w:rPr>
                <w:instrText>"</w:instrText>
              </w:r>
              <w:r w:rsidR="00452D1C">
                <w:rPr>
                  <w:rFonts w:cstheme="minorHAnsi"/>
                </w:rPr>
              </w:r>
              <w:r w:rsidR="00452D1C">
                <w:rPr>
                  <w:rFonts w:cstheme="minorHAnsi"/>
                </w:rPr>
                <w:fldChar w:fldCharType="separate"/>
              </w:r>
            </w:ins>
            <w:r w:rsidR="00452D1C" w:rsidRPr="00452D1C">
              <w:rPr>
                <w:rStyle w:val="Hyperlink"/>
                <w:rFonts w:cstheme="minorHAnsi"/>
              </w:rPr>
              <w:t>https://idea.kits.blog/</w:t>
            </w:r>
            <w:ins w:id="19" w:author="Michael Kohl" w:date="2024-07-16T14:27:00Z" w16du:dateUtc="2024-07-16T12:27:00Z">
              <w:r w:rsidR="00452D1C">
                <w:rPr>
                  <w:rFonts w:cstheme="minorHAnsi"/>
                </w:rPr>
                <w:fldChar w:fldCharType="end"/>
              </w:r>
            </w:ins>
            <w:r>
              <w:rPr>
                <w:rFonts w:cstheme="minorHAnsi"/>
              </w:rPr>
              <w:t xml:space="preserve"> </w:t>
            </w:r>
            <w:r w:rsidRPr="00370BFF">
              <w:rPr>
                <w:rFonts w:cstheme="minorHAnsi"/>
              </w:rPr>
              <w:t>(fakultativ)</w:t>
            </w:r>
          </w:p>
          <w:p w14:paraId="15D2D34D" w14:textId="4E4A5EAF" w:rsidR="00DF669F" w:rsidRPr="00167A32" w:rsidRDefault="00DF669F" w:rsidP="00FB679F">
            <w:pPr>
              <w:tabs>
                <w:tab w:val="left" w:pos="900"/>
              </w:tabs>
              <w:spacing w:line="276" w:lineRule="auto"/>
              <w:rPr>
                <w:rFonts w:cstheme="minorHAnsi"/>
                <w:color w:val="FF0000"/>
              </w:rPr>
            </w:pPr>
            <w:r w:rsidRPr="00686A98">
              <w:rPr>
                <w:rFonts w:cstheme="minorHAnsi"/>
              </w:rPr>
              <w:t xml:space="preserve">&gt; </w:t>
            </w:r>
            <w:ins w:id="20" w:author="Michael Kohl" w:date="2024-07-16T14:26:00Z" w16du:dateUtc="2024-07-16T12:26:00Z">
              <w:r w:rsidR="00452D1C">
                <w:rPr>
                  <w:rFonts w:cstheme="minorHAnsi"/>
                </w:rPr>
                <w:t xml:space="preserve">Teammapper </w:t>
              </w:r>
              <w:r w:rsidR="00452D1C">
                <w:rPr>
                  <w:rFonts w:cstheme="minorHAnsi"/>
                </w:rPr>
                <w:fldChar w:fldCharType="begin"/>
              </w:r>
              <w:r w:rsidR="00452D1C">
                <w:rPr>
                  <w:rFonts w:cstheme="minorHAnsi"/>
                </w:rPr>
                <w:instrText>HYPERLINK "</w:instrText>
              </w:r>
            </w:ins>
            <w:r w:rsidR="00452D1C" w:rsidRPr="00452D1C">
              <w:rPr>
                <w:rPrChange w:id="21" w:author="Michael Kohl" w:date="2024-07-16T14:26:00Z" w16du:dateUtc="2024-07-16T12:26:00Z">
                  <w:rPr>
                    <w:rStyle w:val="Hyperlink"/>
                    <w:rFonts w:cstheme="minorHAnsi"/>
                  </w:rPr>
                </w:rPrChange>
              </w:rPr>
              <w:instrText>https://map.kits.blog/</w:instrText>
            </w:r>
            <w:ins w:id="22" w:author="Michael Kohl" w:date="2024-07-16T14:26:00Z" w16du:dateUtc="2024-07-16T12:26:00Z">
              <w:r w:rsidR="00452D1C">
                <w:rPr>
                  <w:rFonts w:cstheme="minorHAnsi"/>
                </w:rPr>
                <w:instrText>"</w:instrText>
              </w:r>
              <w:r w:rsidR="00452D1C">
                <w:rPr>
                  <w:rFonts w:cstheme="minorHAnsi"/>
                </w:rPr>
              </w:r>
              <w:r w:rsidR="00452D1C">
                <w:rPr>
                  <w:rFonts w:cstheme="minorHAnsi"/>
                </w:rPr>
                <w:fldChar w:fldCharType="separate"/>
              </w:r>
            </w:ins>
            <w:r w:rsidR="00452D1C" w:rsidRPr="00452D1C">
              <w:rPr>
                <w:rStyle w:val="Hyperlink"/>
                <w:rFonts w:cstheme="minorHAnsi"/>
              </w:rPr>
              <w:t>https://map.kits.blog/</w:t>
            </w:r>
            <w:ins w:id="23" w:author="Michael Kohl" w:date="2024-07-16T14:26:00Z" w16du:dateUtc="2024-07-16T12:26:00Z">
              <w:r w:rsidR="00452D1C">
                <w:rPr>
                  <w:rFonts w:cstheme="minorHAnsi"/>
                </w:rPr>
                <w:fldChar w:fldCharType="end"/>
              </w:r>
            </w:ins>
            <w:r>
              <w:rPr>
                <w:rFonts w:cstheme="minorHAnsi"/>
              </w:rPr>
              <w:t xml:space="preserve"> </w:t>
            </w:r>
            <w:r w:rsidRPr="00370BFF">
              <w:rPr>
                <w:rFonts w:cstheme="minorHAnsi"/>
              </w:rPr>
              <w:t>(fakultativ)</w:t>
            </w:r>
          </w:p>
        </w:tc>
      </w:tr>
    </w:tbl>
    <w:p w14:paraId="40998957" w14:textId="77777777" w:rsidR="00DF669F" w:rsidRPr="00167A32" w:rsidRDefault="00DF669F" w:rsidP="00DF669F">
      <w:pPr>
        <w:spacing w:line="276" w:lineRule="auto"/>
        <w:rPr>
          <w:rFonts w:cstheme="minorHAnsi"/>
          <w:color w:val="FF0000"/>
        </w:rPr>
      </w:pPr>
    </w:p>
    <w:tbl>
      <w:tblPr>
        <w:tblStyle w:val="Tabellenraster"/>
        <w:tblW w:w="0" w:type="auto"/>
        <w:tblLook w:val="04A0" w:firstRow="1" w:lastRow="0" w:firstColumn="1" w:lastColumn="0" w:noHBand="0" w:noVBand="1"/>
      </w:tblPr>
      <w:tblGrid>
        <w:gridCol w:w="9062"/>
      </w:tblGrid>
      <w:tr w:rsidR="00DF669F" w:rsidRPr="00167A32" w14:paraId="0E33CE16" w14:textId="77777777" w:rsidTr="00FB679F">
        <w:tc>
          <w:tcPr>
            <w:tcW w:w="9062" w:type="dxa"/>
          </w:tcPr>
          <w:p w14:paraId="5D3696D6" w14:textId="77777777" w:rsidR="00DF669F" w:rsidRPr="00167A32" w:rsidRDefault="00DF669F" w:rsidP="00FB679F">
            <w:pPr>
              <w:spacing w:line="276" w:lineRule="auto"/>
              <w:rPr>
                <w:rFonts w:cstheme="minorHAnsi"/>
                <w:b/>
                <w:bCs/>
              </w:rPr>
            </w:pPr>
            <w:bookmarkStart w:id="24" w:name="_Hlk139991491"/>
            <w:r w:rsidRPr="00167A32">
              <w:rPr>
                <w:rFonts w:cstheme="minorHAnsi"/>
                <w:b/>
                <w:bCs/>
              </w:rPr>
              <w:t>Unterrichtsvorbereitung</w:t>
            </w:r>
          </w:p>
          <w:p w14:paraId="12456D7B" w14:textId="77777777" w:rsidR="00DF669F" w:rsidRPr="00252DE3" w:rsidRDefault="00DF669F" w:rsidP="00FB679F">
            <w:pPr>
              <w:pStyle w:val="Listenabsatz"/>
              <w:numPr>
                <w:ilvl w:val="0"/>
                <w:numId w:val="15"/>
              </w:numPr>
              <w:spacing w:after="160" w:line="276" w:lineRule="auto"/>
              <w:rPr>
                <w:rFonts w:cstheme="minorHAnsi"/>
              </w:rPr>
            </w:pPr>
            <w:r w:rsidRPr="00252DE3">
              <w:rPr>
                <w:rFonts w:cstheme="minorHAnsi"/>
              </w:rPr>
              <w:t>Video testen</w:t>
            </w:r>
          </w:p>
          <w:p w14:paraId="0C85C414" w14:textId="77777777" w:rsidR="00DF669F" w:rsidRPr="00252DE3" w:rsidRDefault="00DF669F" w:rsidP="00FB679F">
            <w:pPr>
              <w:pStyle w:val="Listenabsatz"/>
              <w:numPr>
                <w:ilvl w:val="0"/>
                <w:numId w:val="15"/>
              </w:numPr>
              <w:spacing w:after="160" w:line="276" w:lineRule="auto"/>
              <w:rPr>
                <w:rFonts w:cstheme="minorHAnsi"/>
              </w:rPr>
            </w:pPr>
            <w:r w:rsidRPr="00252DE3">
              <w:rPr>
                <w:rFonts w:cstheme="minorHAnsi"/>
              </w:rPr>
              <w:t>Arbeitsblätter ausdrucken oder online bereitstellen</w:t>
            </w:r>
          </w:p>
          <w:p w14:paraId="02BFF62E" w14:textId="77777777" w:rsidR="00DF669F" w:rsidRPr="00252DE3" w:rsidRDefault="00DF669F" w:rsidP="00FB679F">
            <w:pPr>
              <w:pStyle w:val="Listenabsatz"/>
              <w:numPr>
                <w:ilvl w:val="0"/>
                <w:numId w:val="15"/>
              </w:numPr>
              <w:spacing w:after="160" w:line="259" w:lineRule="auto"/>
              <w:rPr>
                <w:rFonts w:cstheme="minorHAnsi"/>
              </w:rPr>
            </w:pPr>
            <w:r w:rsidRPr="00252DE3">
              <w:rPr>
                <w:rFonts w:cstheme="minorHAnsi"/>
              </w:rPr>
              <w:t>evtl. Schulgeräte besorgen</w:t>
            </w:r>
          </w:p>
          <w:p w14:paraId="1953FE0F" w14:textId="5DA0CD4B" w:rsidR="00DF669F" w:rsidRPr="000C64E6" w:rsidRDefault="00DF669F" w:rsidP="00FB679F">
            <w:pPr>
              <w:pStyle w:val="Listenabsatz"/>
              <w:numPr>
                <w:ilvl w:val="0"/>
                <w:numId w:val="15"/>
              </w:numPr>
              <w:spacing w:after="160" w:line="259" w:lineRule="auto"/>
              <w:rPr>
                <w:rFonts w:cstheme="minorHAnsi"/>
              </w:rPr>
            </w:pPr>
            <w:r w:rsidRPr="00252DE3">
              <w:rPr>
                <w:rFonts w:ascii="Calibri" w:eastAsia="Times New Roman" w:hAnsi="Calibri" w:cs="Calibri"/>
                <w:lang w:eastAsia="de-DE"/>
              </w:rPr>
              <w:t>mit Arbeitsformen wie Think-Pair-Sq</w:t>
            </w:r>
            <w:r w:rsidRPr="000C64E6">
              <w:rPr>
                <w:rFonts w:ascii="Calibri" w:eastAsia="Times New Roman" w:hAnsi="Calibri" w:cs="Calibri"/>
                <w:lang w:eastAsia="de-DE"/>
              </w:rPr>
              <w:t>uare-Share vertraut machen – siehe Erwartungshorizont</w:t>
            </w:r>
          </w:p>
          <w:p w14:paraId="565868B4" w14:textId="77777777" w:rsidR="00DF669F" w:rsidRPr="000C64E6" w:rsidRDefault="00DF669F" w:rsidP="00FB679F">
            <w:pPr>
              <w:pStyle w:val="Listenabsatz"/>
              <w:numPr>
                <w:ilvl w:val="0"/>
                <w:numId w:val="15"/>
              </w:numPr>
              <w:spacing w:after="160" w:line="259" w:lineRule="auto"/>
              <w:rPr>
                <w:rFonts w:cstheme="minorHAnsi"/>
              </w:rPr>
            </w:pPr>
            <w:commentRangeStart w:id="25"/>
            <w:commentRangeStart w:id="26"/>
            <w:r w:rsidRPr="000C64E6">
              <w:rPr>
                <w:rFonts w:ascii="Calibri" w:eastAsia="Times New Roman" w:hAnsi="Calibri" w:cs="Calibri"/>
                <w:lang w:eastAsia="de-DE"/>
              </w:rPr>
              <w:t>TeamMapper</w:t>
            </w:r>
            <w:commentRangeEnd w:id="25"/>
            <w:r w:rsidR="00F45708">
              <w:rPr>
                <w:rStyle w:val="Kommentarzeichen"/>
              </w:rPr>
              <w:commentReference w:id="25"/>
            </w:r>
            <w:commentRangeEnd w:id="26"/>
            <w:r w:rsidR="00452D1C">
              <w:rPr>
                <w:rStyle w:val="Kommentarzeichen"/>
              </w:rPr>
              <w:commentReference w:id="26"/>
            </w:r>
            <w:r w:rsidRPr="000C64E6">
              <w:rPr>
                <w:rFonts w:ascii="Calibri" w:eastAsia="Times New Roman" w:hAnsi="Calibri" w:cs="Calibri"/>
                <w:lang w:eastAsia="de-DE"/>
              </w:rPr>
              <w:t xml:space="preserve"> oder </w:t>
            </w:r>
            <w:commentRangeStart w:id="27"/>
            <w:r w:rsidRPr="000C64E6">
              <w:rPr>
                <w:rFonts w:ascii="Calibri" w:eastAsia="Times New Roman" w:hAnsi="Calibri" w:cs="Calibri"/>
                <w:lang w:eastAsia="de-DE"/>
              </w:rPr>
              <w:t xml:space="preserve">mindwendel </w:t>
            </w:r>
            <w:commentRangeEnd w:id="27"/>
            <w:r w:rsidR="00F45708">
              <w:rPr>
                <w:rStyle w:val="Kommentarzeichen"/>
              </w:rPr>
              <w:commentReference w:id="27"/>
            </w:r>
            <w:r w:rsidRPr="000C64E6">
              <w:rPr>
                <w:rFonts w:ascii="Calibri" w:eastAsia="Times New Roman" w:hAnsi="Calibri" w:cs="Calibri"/>
                <w:lang w:eastAsia="de-DE"/>
              </w:rPr>
              <w:t>vorbereiten (siehe „Hinführung“ im Erwartungshorizont)</w:t>
            </w:r>
          </w:p>
          <w:p w14:paraId="46463388" w14:textId="1210A934" w:rsidR="000C64E6" w:rsidRPr="00167A32" w:rsidRDefault="000C64E6" w:rsidP="00FB679F">
            <w:pPr>
              <w:pStyle w:val="Listenabsatz"/>
              <w:numPr>
                <w:ilvl w:val="0"/>
                <w:numId w:val="15"/>
              </w:numPr>
              <w:spacing w:after="160" w:line="259" w:lineRule="auto"/>
              <w:rPr>
                <w:rFonts w:cstheme="minorHAnsi"/>
                <w:color w:val="FF0000"/>
              </w:rPr>
            </w:pPr>
            <w:r w:rsidRPr="000C64E6">
              <w:rPr>
                <w:rFonts w:cstheme="minorHAnsi"/>
              </w:rPr>
              <w:t>Evtl. Pins oder Magnete vorbereiten</w:t>
            </w:r>
          </w:p>
        </w:tc>
      </w:tr>
    </w:tbl>
    <w:p w14:paraId="7475E81F" w14:textId="77777777" w:rsidR="00DF669F" w:rsidRPr="00167A32" w:rsidRDefault="00DF669F" w:rsidP="00DF669F">
      <w:pPr>
        <w:spacing w:line="276" w:lineRule="auto"/>
        <w:rPr>
          <w:rFonts w:cstheme="minorHAnsi"/>
          <w:color w:val="FF0000"/>
        </w:rPr>
      </w:pPr>
    </w:p>
    <w:p w14:paraId="6A56EE10" w14:textId="77777777" w:rsidR="00DF669F" w:rsidRPr="00167A32" w:rsidRDefault="00DF669F" w:rsidP="00DF669F">
      <w:pPr>
        <w:spacing w:line="276" w:lineRule="auto"/>
        <w:rPr>
          <w:rFonts w:cstheme="minorHAnsi"/>
          <w:color w:val="FF0000"/>
        </w:rPr>
      </w:pPr>
      <w:r w:rsidRPr="00167A32">
        <w:rPr>
          <w:rFonts w:cstheme="minorHAnsi"/>
          <w:color w:val="FF0000"/>
          <w:highlight w:val="lightGray"/>
        </w:rPr>
        <w:t>((Seite 3))</w:t>
      </w:r>
    </w:p>
    <w:tbl>
      <w:tblPr>
        <w:tblStyle w:val="Tabellenraster"/>
        <w:tblW w:w="9351" w:type="dxa"/>
        <w:tblLook w:val="04A0" w:firstRow="1" w:lastRow="0" w:firstColumn="1" w:lastColumn="0" w:noHBand="0" w:noVBand="1"/>
      </w:tblPr>
      <w:tblGrid>
        <w:gridCol w:w="9351"/>
      </w:tblGrid>
      <w:tr w:rsidR="00DF669F" w:rsidRPr="00167A32" w14:paraId="03933C09" w14:textId="77777777" w:rsidTr="00FB679F">
        <w:tc>
          <w:tcPr>
            <w:tcW w:w="9351" w:type="dxa"/>
          </w:tcPr>
          <w:bookmarkEnd w:id="24"/>
          <w:p w14:paraId="23F7BEF2" w14:textId="77777777" w:rsidR="00DF669F" w:rsidRPr="00167A32" w:rsidRDefault="00DF669F" w:rsidP="00FB679F">
            <w:pPr>
              <w:tabs>
                <w:tab w:val="left" w:pos="2880"/>
              </w:tabs>
              <w:spacing w:line="276" w:lineRule="auto"/>
              <w:rPr>
                <w:rFonts w:cstheme="minorHAnsi"/>
                <w:b/>
                <w:bCs/>
              </w:rPr>
            </w:pPr>
            <w:r w:rsidRPr="00167A32">
              <w:rPr>
                <w:rFonts w:cstheme="minorHAnsi"/>
                <w:b/>
                <w:bCs/>
              </w:rPr>
              <w:t>Ablauf</w:t>
            </w:r>
          </w:p>
          <w:p w14:paraId="7265094D" w14:textId="77777777" w:rsidR="00DF669F" w:rsidRPr="0018721F" w:rsidRDefault="00DF669F" w:rsidP="00FB679F">
            <w:pPr>
              <w:tabs>
                <w:tab w:val="left" w:pos="2441"/>
                <w:tab w:val="left" w:pos="2880"/>
              </w:tabs>
              <w:spacing w:line="276" w:lineRule="auto"/>
              <w:rPr>
                <w:rFonts w:cstheme="minorHAnsi"/>
              </w:rPr>
            </w:pPr>
            <w:r w:rsidRPr="0018721F">
              <w:rPr>
                <w:rFonts w:cstheme="minorHAnsi"/>
              </w:rPr>
              <w:t>Einstieg</w:t>
            </w:r>
            <w:r w:rsidRPr="0018721F">
              <w:rPr>
                <w:rFonts w:cstheme="minorHAnsi"/>
              </w:rPr>
              <w:tab/>
              <w:t xml:space="preserve">Startervideo zur Einheit </w:t>
            </w:r>
          </w:p>
          <w:p w14:paraId="2922C270" w14:textId="77777777" w:rsidR="00DF669F" w:rsidRPr="0018721F" w:rsidRDefault="00DF669F" w:rsidP="00FB679F">
            <w:pPr>
              <w:tabs>
                <w:tab w:val="left" w:pos="2441"/>
                <w:tab w:val="left" w:pos="2880"/>
              </w:tabs>
              <w:spacing w:line="276" w:lineRule="auto"/>
              <w:rPr>
                <w:rFonts w:cstheme="minorHAnsi"/>
              </w:rPr>
            </w:pPr>
            <w:r w:rsidRPr="0018721F">
              <w:rPr>
                <w:rFonts w:cstheme="minorHAnsi"/>
              </w:rPr>
              <w:t>Hinführung zum Thema</w:t>
            </w:r>
            <w:r w:rsidRPr="0018721F">
              <w:rPr>
                <w:rFonts w:cstheme="minorHAnsi"/>
              </w:rPr>
              <w:tab/>
            </w:r>
            <w:r>
              <w:rPr>
                <w:rFonts w:cstheme="minorHAnsi"/>
              </w:rPr>
              <w:t>Was bedeutet Gesundheit für dich?</w:t>
            </w:r>
          </w:p>
          <w:p w14:paraId="358A1915" w14:textId="77777777" w:rsidR="00DF669F" w:rsidRPr="000A5AD8" w:rsidRDefault="00DF669F" w:rsidP="00FB679F">
            <w:pPr>
              <w:tabs>
                <w:tab w:val="left" w:pos="2441"/>
                <w:tab w:val="left" w:pos="2880"/>
              </w:tabs>
              <w:spacing w:line="276" w:lineRule="auto"/>
              <w:rPr>
                <w:rFonts w:cstheme="minorHAnsi"/>
              </w:rPr>
            </w:pPr>
            <w:r w:rsidRPr="0018721F">
              <w:rPr>
                <w:rFonts w:cstheme="minorHAnsi"/>
              </w:rPr>
              <w:t>Erarbeitung 1</w:t>
            </w:r>
            <w:r w:rsidRPr="0018721F">
              <w:rPr>
                <w:rFonts w:cstheme="minorHAnsi"/>
              </w:rPr>
              <w:tab/>
            </w:r>
            <w:r w:rsidRPr="000A5AD8">
              <w:rPr>
                <w:rFonts w:cstheme="minorHAnsi"/>
              </w:rPr>
              <w:t>Der digital gestützte Gesundheitsplan</w:t>
            </w:r>
          </w:p>
          <w:p w14:paraId="0DF0FEAB" w14:textId="6A3234A2" w:rsidR="00DF669F" w:rsidRPr="000A5AD8" w:rsidRDefault="00DF669F" w:rsidP="00FB679F">
            <w:pPr>
              <w:tabs>
                <w:tab w:val="left" w:pos="2441"/>
                <w:tab w:val="left" w:pos="2880"/>
              </w:tabs>
              <w:spacing w:line="276" w:lineRule="auto"/>
              <w:rPr>
                <w:rFonts w:cstheme="minorHAnsi"/>
              </w:rPr>
            </w:pPr>
            <w:r w:rsidRPr="000A5AD8">
              <w:rPr>
                <w:rFonts w:cstheme="minorHAnsi"/>
              </w:rPr>
              <w:t>Vertiefung 1</w:t>
            </w:r>
            <w:r w:rsidRPr="000A5AD8">
              <w:rPr>
                <w:rFonts w:cstheme="minorHAnsi"/>
              </w:rPr>
              <w:tab/>
              <w:t xml:space="preserve">Das SMART-Prinzip für </w:t>
            </w:r>
            <w:del w:id="28" w:author="Theresa Salge" w:date="2024-07-09T16:24:00Z">
              <w:r w:rsidRPr="000A5AD8" w:rsidDel="00F45708">
                <w:rPr>
                  <w:rFonts w:cstheme="minorHAnsi"/>
                </w:rPr>
                <w:delText xml:space="preserve">den </w:delText>
              </w:r>
            </w:del>
            <w:ins w:id="29" w:author="Theresa Salge" w:date="2024-07-09T16:24:00Z">
              <w:r w:rsidR="00F45708">
                <w:rPr>
                  <w:rFonts w:cstheme="minorHAnsi"/>
                </w:rPr>
                <w:t>einen</w:t>
              </w:r>
              <w:r w:rsidR="00F45708" w:rsidRPr="000A5AD8">
                <w:rPr>
                  <w:rFonts w:cstheme="minorHAnsi"/>
                </w:rPr>
                <w:t xml:space="preserve"> </w:t>
              </w:r>
            </w:ins>
            <w:r w:rsidRPr="000A5AD8">
              <w:rPr>
                <w:rFonts w:cstheme="minorHAnsi"/>
              </w:rPr>
              <w:t>Gesundheitsplan</w:t>
            </w:r>
          </w:p>
          <w:p w14:paraId="716696E6" w14:textId="77777777" w:rsidR="00DF669F" w:rsidRPr="000A5AD8" w:rsidRDefault="00DF669F" w:rsidP="00FB679F">
            <w:pPr>
              <w:tabs>
                <w:tab w:val="left" w:pos="2441"/>
                <w:tab w:val="left" w:pos="2880"/>
              </w:tabs>
              <w:spacing w:line="276" w:lineRule="auto"/>
              <w:rPr>
                <w:rFonts w:cstheme="minorHAnsi"/>
              </w:rPr>
            </w:pPr>
            <w:r w:rsidRPr="000A5AD8">
              <w:rPr>
                <w:rFonts w:cstheme="minorHAnsi"/>
              </w:rPr>
              <w:t>Erarbeitung 2</w:t>
            </w:r>
            <w:r w:rsidRPr="000A5AD8">
              <w:rPr>
                <w:rFonts w:cstheme="minorHAnsi"/>
              </w:rPr>
              <w:tab/>
              <w:t>Erstellen eines persönlichen digital gestützten Gesundheitsplanes</w:t>
            </w:r>
          </w:p>
          <w:p w14:paraId="07B7D8EA" w14:textId="77777777" w:rsidR="00DF669F" w:rsidRPr="000A5AD8" w:rsidRDefault="00DF669F" w:rsidP="00FB679F">
            <w:pPr>
              <w:tabs>
                <w:tab w:val="left" w:pos="2441"/>
                <w:tab w:val="left" w:pos="2880"/>
              </w:tabs>
              <w:spacing w:line="276" w:lineRule="auto"/>
              <w:rPr>
                <w:rFonts w:cstheme="minorHAnsi"/>
              </w:rPr>
            </w:pPr>
            <w:r w:rsidRPr="000A5AD8">
              <w:rPr>
                <w:rFonts w:cstheme="minorHAnsi"/>
              </w:rPr>
              <w:t xml:space="preserve">Vertiefung 2 </w:t>
            </w:r>
            <w:r w:rsidRPr="000A5AD8">
              <w:rPr>
                <w:rFonts w:cstheme="minorHAnsi"/>
              </w:rPr>
              <w:tab/>
              <w:t>Früherkennung von Warnsignalen und Hilfe suchen</w:t>
            </w:r>
          </w:p>
          <w:p w14:paraId="33093717" w14:textId="77777777" w:rsidR="00DF669F" w:rsidRPr="0018721F" w:rsidRDefault="00DF669F" w:rsidP="00FB679F">
            <w:pPr>
              <w:tabs>
                <w:tab w:val="left" w:pos="2441"/>
                <w:tab w:val="left" w:pos="2880"/>
              </w:tabs>
              <w:spacing w:line="276" w:lineRule="auto"/>
              <w:rPr>
                <w:rFonts w:cstheme="minorHAnsi"/>
              </w:rPr>
            </w:pPr>
            <w:r w:rsidRPr="000A5AD8">
              <w:rPr>
                <w:rFonts w:cstheme="minorHAnsi"/>
              </w:rPr>
              <w:t>Reflexion</w:t>
            </w:r>
            <w:r w:rsidRPr="000A5AD8">
              <w:rPr>
                <w:rFonts w:cstheme="minorHAnsi"/>
              </w:rPr>
              <w:tab/>
              <w:t>Abschlussrunde</w:t>
            </w:r>
          </w:p>
        </w:tc>
      </w:tr>
    </w:tbl>
    <w:p w14:paraId="4272CE1B" w14:textId="77777777" w:rsidR="00DF669F" w:rsidRPr="00167A32" w:rsidRDefault="00DF669F" w:rsidP="00DF669F">
      <w:pPr>
        <w:spacing w:line="276" w:lineRule="auto"/>
        <w:rPr>
          <w:rFonts w:cstheme="minorHAnsi"/>
          <w:color w:val="FF0000"/>
        </w:rPr>
      </w:pPr>
    </w:p>
    <w:tbl>
      <w:tblPr>
        <w:tblStyle w:val="Tabellenraster"/>
        <w:tblW w:w="9209" w:type="dxa"/>
        <w:tblLook w:val="04A0" w:firstRow="1" w:lastRow="0" w:firstColumn="1" w:lastColumn="0" w:noHBand="0" w:noVBand="1"/>
      </w:tblPr>
      <w:tblGrid>
        <w:gridCol w:w="3823"/>
        <w:gridCol w:w="2126"/>
        <w:gridCol w:w="3260"/>
      </w:tblGrid>
      <w:tr w:rsidR="00DF669F" w:rsidRPr="00167A32" w14:paraId="60F3C51D" w14:textId="77777777" w:rsidTr="00FB679F">
        <w:tc>
          <w:tcPr>
            <w:tcW w:w="3823" w:type="dxa"/>
          </w:tcPr>
          <w:p w14:paraId="4959BB6C" w14:textId="77777777" w:rsidR="00DF669F" w:rsidRPr="00167A32" w:rsidRDefault="00DF669F" w:rsidP="00FB679F">
            <w:pPr>
              <w:spacing w:line="276" w:lineRule="auto"/>
              <w:rPr>
                <w:rFonts w:cstheme="minorHAnsi"/>
                <w:b/>
                <w:bCs/>
              </w:rPr>
            </w:pPr>
            <w:bookmarkStart w:id="30" w:name="_Hlk139991727"/>
            <w:r w:rsidRPr="00167A32">
              <w:rPr>
                <w:rFonts w:cstheme="minorHAnsi"/>
                <w:b/>
                <w:bCs/>
              </w:rPr>
              <w:t>ZIEL UND FRAGESTELLUNG</w:t>
            </w:r>
          </w:p>
        </w:tc>
        <w:tc>
          <w:tcPr>
            <w:tcW w:w="2126" w:type="dxa"/>
          </w:tcPr>
          <w:p w14:paraId="1278015E" w14:textId="77777777" w:rsidR="00DF669F" w:rsidRPr="00167A32" w:rsidRDefault="00DF669F" w:rsidP="00FB679F">
            <w:pPr>
              <w:spacing w:line="276" w:lineRule="auto"/>
              <w:rPr>
                <w:rFonts w:cstheme="minorHAnsi"/>
                <w:b/>
                <w:bCs/>
              </w:rPr>
            </w:pPr>
            <w:r w:rsidRPr="00167A32">
              <w:rPr>
                <w:rFonts w:cstheme="minorHAnsi"/>
                <w:b/>
                <w:bCs/>
              </w:rPr>
              <w:t>METHODIK</w:t>
            </w:r>
          </w:p>
          <w:p w14:paraId="20D9328A" w14:textId="77777777" w:rsidR="00DF669F" w:rsidRPr="00167A32" w:rsidRDefault="00DF669F" w:rsidP="00FB679F">
            <w:pPr>
              <w:spacing w:line="276" w:lineRule="auto"/>
              <w:rPr>
                <w:rFonts w:cstheme="minorHAnsi"/>
                <w:b/>
                <w:bCs/>
              </w:rPr>
            </w:pPr>
          </w:p>
        </w:tc>
        <w:tc>
          <w:tcPr>
            <w:tcW w:w="3260" w:type="dxa"/>
          </w:tcPr>
          <w:p w14:paraId="4774A53C" w14:textId="77777777" w:rsidR="00DF669F" w:rsidRPr="00167A32" w:rsidRDefault="00DF669F" w:rsidP="00FB679F">
            <w:pPr>
              <w:spacing w:line="276" w:lineRule="auto"/>
              <w:rPr>
                <w:rFonts w:cstheme="minorHAnsi"/>
                <w:b/>
                <w:bCs/>
              </w:rPr>
            </w:pPr>
            <w:r w:rsidRPr="00167A32">
              <w:rPr>
                <w:rFonts w:cstheme="minorHAnsi"/>
                <w:b/>
                <w:bCs/>
              </w:rPr>
              <w:t>MEDIUM</w:t>
            </w:r>
          </w:p>
        </w:tc>
      </w:tr>
      <w:tr w:rsidR="00DF669F" w:rsidRPr="00167A32" w14:paraId="1705C542" w14:textId="77777777" w:rsidTr="00FB679F">
        <w:tc>
          <w:tcPr>
            <w:tcW w:w="9209" w:type="dxa"/>
            <w:gridSpan w:val="3"/>
          </w:tcPr>
          <w:p w14:paraId="02DDCCF8" w14:textId="77777777" w:rsidR="00DF669F" w:rsidRPr="0018721F" w:rsidRDefault="00DF669F" w:rsidP="00FB679F">
            <w:pPr>
              <w:spacing w:line="276" w:lineRule="auto"/>
              <w:rPr>
                <w:rFonts w:cstheme="minorHAnsi"/>
                <w:i/>
                <w:iCs/>
              </w:rPr>
            </w:pPr>
            <w:r w:rsidRPr="0018721F">
              <w:rPr>
                <w:rFonts w:cstheme="minorHAnsi"/>
                <w:i/>
                <w:iCs/>
              </w:rPr>
              <w:t>Einstieg</w:t>
            </w:r>
          </w:p>
          <w:p w14:paraId="120CFAFF" w14:textId="77777777" w:rsidR="00DF669F" w:rsidRPr="00167A32" w:rsidRDefault="00DF669F" w:rsidP="00FB679F">
            <w:pPr>
              <w:spacing w:line="276" w:lineRule="auto"/>
              <w:rPr>
                <w:rFonts w:cstheme="minorHAnsi"/>
                <w:i/>
                <w:iCs/>
                <w:color w:val="FF0000"/>
              </w:rPr>
            </w:pPr>
          </w:p>
        </w:tc>
      </w:tr>
      <w:bookmarkEnd w:id="30"/>
      <w:tr w:rsidR="00DF669F" w:rsidRPr="00167A32" w14:paraId="21FD5EA4" w14:textId="77777777" w:rsidTr="00FB679F">
        <w:tc>
          <w:tcPr>
            <w:tcW w:w="3823" w:type="dxa"/>
          </w:tcPr>
          <w:p w14:paraId="536D3D6E" w14:textId="77777777" w:rsidR="00DF669F" w:rsidRPr="00B5793E" w:rsidRDefault="00DF669F" w:rsidP="00FB679F">
            <w:pPr>
              <w:spacing w:line="276" w:lineRule="auto"/>
              <w:rPr>
                <w:rFonts w:cstheme="minorHAnsi"/>
              </w:rPr>
            </w:pPr>
            <w:r w:rsidRPr="0018721F">
              <w:rPr>
                <w:rFonts w:cstheme="minorHAnsi"/>
              </w:rPr>
              <w:t>Was hast du im Video gesehen?</w:t>
            </w:r>
          </w:p>
        </w:tc>
        <w:tc>
          <w:tcPr>
            <w:tcW w:w="2126" w:type="dxa"/>
          </w:tcPr>
          <w:p w14:paraId="20DA979A" w14:textId="77777777" w:rsidR="00DF669F" w:rsidRPr="0018721F" w:rsidRDefault="00DF669F" w:rsidP="00FB679F">
            <w:pPr>
              <w:spacing w:line="276" w:lineRule="auto"/>
              <w:rPr>
                <w:rFonts w:cstheme="minorHAnsi"/>
              </w:rPr>
            </w:pPr>
            <w:r w:rsidRPr="0018721F">
              <w:rPr>
                <w:rFonts w:cstheme="minorHAnsi"/>
              </w:rPr>
              <w:t>Unterrichtsgespräch</w:t>
            </w:r>
            <w:r>
              <w:rPr>
                <w:rFonts w:cstheme="minorHAnsi"/>
              </w:rPr>
              <w:t xml:space="preserve"> im Plenum</w:t>
            </w:r>
          </w:p>
        </w:tc>
        <w:tc>
          <w:tcPr>
            <w:tcW w:w="3260" w:type="dxa"/>
          </w:tcPr>
          <w:p w14:paraId="7CF6C556" w14:textId="77777777" w:rsidR="00DF669F" w:rsidRPr="00167A32" w:rsidRDefault="00DF669F" w:rsidP="00FB679F">
            <w:pPr>
              <w:spacing w:line="276" w:lineRule="auto"/>
              <w:rPr>
                <w:rFonts w:cstheme="minorHAnsi"/>
                <w:color w:val="FF0000"/>
              </w:rPr>
            </w:pPr>
            <w:r w:rsidRPr="0018721F">
              <w:rPr>
                <w:rFonts w:cstheme="minorHAnsi"/>
              </w:rPr>
              <w:t>--&gt; Video</w:t>
            </w:r>
          </w:p>
        </w:tc>
      </w:tr>
    </w:tbl>
    <w:p w14:paraId="102490B9" w14:textId="77777777" w:rsidR="00DF669F" w:rsidRPr="00167A32" w:rsidRDefault="00DF669F" w:rsidP="00DF669F">
      <w:pPr>
        <w:rPr>
          <w:rFonts w:cstheme="minorHAnsi"/>
          <w:color w:val="FF0000"/>
        </w:rPr>
      </w:pPr>
    </w:p>
    <w:tbl>
      <w:tblPr>
        <w:tblStyle w:val="Tabellenraster"/>
        <w:tblW w:w="9067" w:type="dxa"/>
        <w:tblLook w:val="04A0" w:firstRow="1" w:lastRow="0" w:firstColumn="1" w:lastColumn="0" w:noHBand="0" w:noVBand="1"/>
      </w:tblPr>
      <w:tblGrid>
        <w:gridCol w:w="3823"/>
        <w:gridCol w:w="2217"/>
        <w:gridCol w:w="3027"/>
      </w:tblGrid>
      <w:tr w:rsidR="00DF669F" w:rsidRPr="00167A32" w14:paraId="48856D64" w14:textId="77777777" w:rsidTr="00FB679F">
        <w:tc>
          <w:tcPr>
            <w:tcW w:w="9067" w:type="dxa"/>
            <w:gridSpan w:val="3"/>
          </w:tcPr>
          <w:p w14:paraId="65D0C632" w14:textId="77777777" w:rsidR="00DF669F" w:rsidRPr="0018721F" w:rsidRDefault="00DF669F" w:rsidP="00FB679F">
            <w:pPr>
              <w:spacing w:line="276" w:lineRule="auto"/>
              <w:rPr>
                <w:rFonts w:cstheme="minorHAnsi"/>
                <w:i/>
                <w:iCs/>
              </w:rPr>
            </w:pPr>
            <w:r w:rsidRPr="0018721F">
              <w:rPr>
                <w:rFonts w:cstheme="minorHAnsi"/>
                <w:i/>
                <w:iCs/>
              </w:rPr>
              <w:t>Hinführung zum Thema</w:t>
            </w:r>
          </w:p>
          <w:p w14:paraId="155066D3" w14:textId="77777777" w:rsidR="00DF669F" w:rsidRPr="00167A32" w:rsidRDefault="00DF669F" w:rsidP="00FB679F">
            <w:pPr>
              <w:spacing w:line="276" w:lineRule="auto"/>
              <w:rPr>
                <w:rFonts w:cstheme="minorHAnsi"/>
                <w:i/>
                <w:iCs/>
                <w:color w:val="FF0000"/>
              </w:rPr>
            </w:pPr>
          </w:p>
        </w:tc>
      </w:tr>
      <w:tr w:rsidR="00DF669F" w:rsidRPr="00167A32" w14:paraId="5833EE14" w14:textId="77777777" w:rsidTr="00FB679F">
        <w:tc>
          <w:tcPr>
            <w:tcW w:w="3823" w:type="dxa"/>
          </w:tcPr>
          <w:p w14:paraId="41C26CC5" w14:textId="77777777" w:rsidR="00DF669F" w:rsidRDefault="00DF669F" w:rsidP="00FB679F">
            <w:pPr>
              <w:spacing w:line="276" w:lineRule="auto"/>
              <w:rPr>
                <w:rFonts w:cstheme="minorHAnsi"/>
              </w:rPr>
            </w:pPr>
            <w:r w:rsidRPr="00C44555">
              <w:rPr>
                <w:rFonts w:cstheme="minorHAnsi"/>
              </w:rPr>
              <w:t>Was bedeutet Gesundheit für dich?</w:t>
            </w:r>
            <w:r>
              <w:rPr>
                <w:rFonts w:cstheme="minorHAnsi"/>
              </w:rPr>
              <w:t xml:space="preserve"> </w:t>
            </w:r>
            <w:r w:rsidRPr="00C44E93">
              <w:rPr>
                <w:rFonts w:cstheme="minorHAnsi"/>
              </w:rPr>
              <w:t>Was verbindest du mit dem Thema „Gesundheit“?</w:t>
            </w:r>
          </w:p>
          <w:p w14:paraId="5AD39A6E" w14:textId="77777777" w:rsidR="00DF669F" w:rsidRDefault="00DF669F" w:rsidP="00FB679F">
            <w:pPr>
              <w:spacing w:line="276" w:lineRule="auto"/>
              <w:rPr>
                <w:rFonts w:cstheme="minorHAnsi"/>
              </w:rPr>
            </w:pPr>
          </w:p>
          <w:p w14:paraId="02D85823" w14:textId="77777777" w:rsidR="00DF669F" w:rsidRPr="00167A32" w:rsidRDefault="00DF669F" w:rsidP="00FB679F">
            <w:pPr>
              <w:spacing w:line="276" w:lineRule="auto"/>
              <w:rPr>
                <w:rFonts w:cstheme="minorHAnsi"/>
                <w:color w:val="FF0000"/>
              </w:rPr>
            </w:pPr>
            <w:r>
              <w:rPr>
                <w:rFonts w:cstheme="minorHAnsi"/>
              </w:rPr>
              <w:lastRenderedPageBreak/>
              <w:t>Ziel: Kategorisierung der Gesundheitsaspekte (</w:t>
            </w:r>
            <w:r w:rsidRPr="000B7306">
              <w:rPr>
                <w:rFonts w:cstheme="minorHAnsi"/>
              </w:rPr>
              <w:t xml:space="preserve">körperliche Aktivität, Ernährung, Prävention, mentale </w:t>
            </w:r>
            <w:r>
              <w:rPr>
                <w:rFonts w:cstheme="minorHAnsi"/>
              </w:rPr>
              <w:t>G</w:t>
            </w:r>
            <w:r w:rsidRPr="000B7306">
              <w:rPr>
                <w:rFonts w:cstheme="minorHAnsi"/>
              </w:rPr>
              <w:t>esundheit</w:t>
            </w:r>
            <w:r>
              <w:rPr>
                <w:rFonts w:cstheme="minorHAnsi"/>
              </w:rPr>
              <w:t xml:space="preserve"> / Stressmanagement)</w:t>
            </w:r>
          </w:p>
        </w:tc>
        <w:tc>
          <w:tcPr>
            <w:tcW w:w="2217" w:type="dxa"/>
          </w:tcPr>
          <w:p w14:paraId="40B9F8F4" w14:textId="77777777" w:rsidR="00DF669F" w:rsidRDefault="00DF669F" w:rsidP="00FB679F">
            <w:pPr>
              <w:spacing w:line="276" w:lineRule="auto"/>
              <w:rPr>
                <w:rFonts w:cstheme="minorHAnsi"/>
              </w:rPr>
            </w:pPr>
            <w:r>
              <w:rPr>
                <w:rFonts w:cstheme="minorHAnsi"/>
              </w:rPr>
              <w:lastRenderedPageBreak/>
              <w:t xml:space="preserve">Einzelarbeit für die Ideensammlung, anschließend </w:t>
            </w:r>
            <w:r w:rsidRPr="00C44555">
              <w:rPr>
                <w:rFonts w:cstheme="minorHAnsi"/>
              </w:rPr>
              <w:lastRenderedPageBreak/>
              <w:t xml:space="preserve">Unterrichtsgespräch </w:t>
            </w:r>
            <w:r>
              <w:rPr>
                <w:rFonts w:cstheme="minorHAnsi"/>
              </w:rPr>
              <w:t>im Plenum</w:t>
            </w:r>
          </w:p>
          <w:p w14:paraId="39907200" w14:textId="77777777" w:rsidR="00DF669F" w:rsidRDefault="00DF669F" w:rsidP="00FB679F">
            <w:pPr>
              <w:spacing w:line="276" w:lineRule="auto"/>
              <w:rPr>
                <w:rFonts w:cstheme="minorHAnsi"/>
              </w:rPr>
            </w:pPr>
          </w:p>
          <w:p w14:paraId="75722DCF" w14:textId="77777777" w:rsidR="00DF669F" w:rsidRDefault="00DF669F" w:rsidP="00FB679F">
            <w:pPr>
              <w:spacing w:line="276" w:lineRule="auto"/>
              <w:rPr>
                <w:rFonts w:cstheme="minorHAnsi"/>
              </w:rPr>
            </w:pPr>
          </w:p>
          <w:p w14:paraId="385446CD" w14:textId="77777777" w:rsidR="00DF669F" w:rsidRPr="00167A32" w:rsidRDefault="00DF669F" w:rsidP="00FB679F">
            <w:pPr>
              <w:spacing w:line="276" w:lineRule="auto"/>
              <w:rPr>
                <w:rFonts w:cstheme="minorHAnsi"/>
                <w:color w:val="FF0000"/>
              </w:rPr>
            </w:pPr>
          </w:p>
        </w:tc>
        <w:tc>
          <w:tcPr>
            <w:tcW w:w="3027" w:type="dxa"/>
          </w:tcPr>
          <w:p w14:paraId="142CEFD5" w14:textId="77777777" w:rsidR="00DF669F" w:rsidRPr="00C44555" w:rsidRDefault="00DF669F" w:rsidP="00FB679F">
            <w:pPr>
              <w:tabs>
                <w:tab w:val="left" w:pos="1843"/>
              </w:tabs>
              <w:spacing w:line="276" w:lineRule="auto"/>
              <w:rPr>
                <w:rFonts w:cstheme="minorHAnsi"/>
              </w:rPr>
            </w:pPr>
            <w:r w:rsidRPr="00C44555">
              <w:rPr>
                <w:rFonts w:cstheme="minorHAnsi"/>
                <w:b/>
                <w:bCs/>
              </w:rPr>
              <w:lastRenderedPageBreak/>
              <w:t>analog</w:t>
            </w:r>
            <w:r w:rsidRPr="00C44555">
              <w:rPr>
                <w:rFonts w:cstheme="minorHAnsi"/>
              </w:rPr>
              <w:t xml:space="preserve">: </w:t>
            </w:r>
          </w:p>
          <w:p w14:paraId="1AF96B30" w14:textId="77777777" w:rsidR="00DF669F" w:rsidRPr="00C44555" w:rsidRDefault="00DF669F" w:rsidP="00FB679F">
            <w:pPr>
              <w:tabs>
                <w:tab w:val="left" w:pos="1843"/>
              </w:tabs>
              <w:spacing w:line="276" w:lineRule="auto"/>
              <w:rPr>
                <w:rFonts w:cstheme="minorHAnsi"/>
              </w:rPr>
            </w:pPr>
            <w:r w:rsidRPr="00C44555">
              <w:rPr>
                <w:rFonts w:cstheme="minorHAnsi"/>
              </w:rPr>
              <w:t>--&gt; Stichwortsammlung</w:t>
            </w:r>
            <w:r>
              <w:rPr>
                <w:rFonts w:cstheme="minorHAnsi"/>
              </w:rPr>
              <w:t xml:space="preserve"> / Ideenwolke</w:t>
            </w:r>
            <w:r w:rsidRPr="00C44555">
              <w:rPr>
                <w:rFonts w:cstheme="minorHAnsi"/>
              </w:rPr>
              <w:t xml:space="preserve"> an der Tafel</w:t>
            </w:r>
          </w:p>
          <w:p w14:paraId="6D91DBBD" w14:textId="77777777" w:rsidR="00DF669F" w:rsidRPr="00C44555" w:rsidRDefault="00DF669F" w:rsidP="00FB679F">
            <w:pPr>
              <w:tabs>
                <w:tab w:val="left" w:pos="1843"/>
              </w:tabs>
              <w:spacing w:line="276" w:lineRule="auto"/>
              <w:rPr>
                <w:rFonts w:cstheme="minorHAnsi"/>
              </w:rPr>
            </w:pPr>
          </w:p>
          <w:p w14:paraId="0FA7D08F" w14:textId="77777777" w:rsidR="00DF669F" w:rsidRPr="00C44555" w:rsidRDefault="00DF669F" w:rsidP="00FB679F">
            <w:pPr>
              <w:tabs>
                <w:tab w:val="left" w:pos="1843"/>
              </w:tabs>
              <w:spacing w:line="276" w:lineRule="auto"/>
              <w:rPr>
                <w:rFonts w:cstheme="minorHAnsi"/>
              </w:rPr>
            </w:pPr>
            <w:r w:rsidRPr="00C44555">
              <w:rPr>
                <w:rFonts w:cstheme="minorHAnsi"/>
              </w:rPr>
              <w:lastRenderedPageBreak/>
              <w:t xml:space="preserve">oder </w:t>
            </w:r>
            <w:r w:rsidRPr="00C44555">
              <w:rPr>
                <w:rFonts w:cstheme="minorHAnsi"/>
                <w:b/>
                <w:bCs/>
              </w:rPr>
              <w:t>digital</w:t>
            </w:r>
            <w:r w:rsidRPr="00C44555">
              <w:rPr>
                <w:rFonts w:cstheme="minorHAnsi"/>
              </w:rPr>
              <w:t xml:space="preserve">: </w:t>
            </w:r>
          </w:p>
          <w:p w14:paraId="33F8AAD5" w14:textId="390FE2EF" w:rsidR="00DF669F" w:rsidRDefault="00DF669F" w:rsidP="00FB679F">
            <w:pPr>
              <w:tabs>
                <w:tab w:val="left" w:pos="1843"/>
              </w:tabs>
              <w:spacing w:line="276" w:lineRule="auto"/>
              <w:rPr>
                <w:rFonts w:cstheme="minorHAnsi"/>
              </w:rPr>
            </w:pPr>
            <w:r w:rsidRPr="00C44555">
              <w:rPr>
                <w:rFonts w:cstheme="minorHAnsi"/>
              </w:rPr>
              <w:t>--&gt;</w:t>
            </w:r>
            <w:r w:rsidRPr="00C44E93">
              <w:rPr>
                <w:rFonts w:cstheme="minorHAnsi"/>
              </w:rPr>
              <w:t xml:space="preserve"> </w:t>
            </w:r>
            <w:r>
              <w:rPr>
                <w:rFonts w:cstheme="minorHAnsi"/>
              </w:rPr>
              <w:t xml:space="preserve">Ideensammlung auf </w:t>
            </w:r>
            <w:ins w:id="31" w:author="Theresa Salge" w:date="2024-07-09T16:32:00Z">
              <w:r w:rsidR="00540DC1">
                <w:rPr>
                  <w:rFonts w:cstheme="minorHAnsi"/>
                </w:rPr>
                <w:fldChar w:fldCharType="begin"/>
              </w:r>
              <w:r w:rsidR="00540DC1">
                <w:rPr>
                  <w:rFonts w:cstheme="minorHAnsi"/>
                </w:rPr>
                <w:instrText xml:space="preserve"> HYPERLINK "</w:instrText>
              </w:r>
            </w:ins>
            <w:r w:rsidR="00540DC1" w:rsidRPr="00C44E93">
              <w:rPr>
                <w:rFonts w:cstheme="minorHAnsi"/>
              </w:rPr>
              <w:instrText>https://idea.kits.blog/</w:instrText>
            </w:r>
            <w:ins w:id="32" w:author="Theresa Salge" w:date="2024-07-09T16:32:00Z">
              <w:r w:rsidR="00540DC1">
                <w:rPr>
                  <w:rFonts w:cstheme="minorHAnsi"/>
                </w:rPr>
                <w:instrText xml:space="preserve">" </w:instrText>
              </w:r>
              <w:r w:rsidR="00540DC1">
                <w:rPr>
                  <w:rFonts w:cstheme="minorHAnsi"/>
                </w:rPr>
              </w:r>
              <w:r w:rsidR="00540DC1">
                <w:rPr>
                  <w:rFonts w:cstheme="minorHAnsi"/>
                </w:rPr>
                <w:fldChar w:fldCharType="separate"/>
              </w:r>
            </w:ins>
            <w:r w:rsidR="00540DC1" w:rsidRPr="002F11CF">
              <w:rPr>
                <w:rStyle w:val="Hyperlink"/>
                <w:rFonts w:cstheme="minorHAnsi"/>
              </w:rPr>
              <w:t>https://idea.kits.blog/</w:t>
            </w:r>
            <w:ins w:id="33" w:author="Theresa Salge" w:date="2024-07-09T16:32:00Z">
              <w:r w:rsidR="00540DC1">
                <w:rPr>
                  <w:rFonts w:cstheme="minorHAnsi"/>
                </w:rPr>
                <w:fldChar w:fldCharType="end"/>
              </w:r>
              <w:r w:rsidR="00540DC1">
                <w:rPr>
                  <w:rFonts w:cstheme="minorHAnsi"/>
                </w:rPr>
                <w:t xml:space="preserve"> </w:t>
              </w:r>
            </w:ins>
            <w:r w:rsidRPr="00C44E93">
              <w:rPr>
                <w:rFonts w:cstheme="minorHAnsi"/>
              </w:rPr>
              <w:t xml:space="preserve"> </w:t>
            </w:r>
            <w:r>
              <w:rPr>
                <w:rFonts w:cstheme="minorHAnsi"/>
              </w:rPr>
              <w:t>oder</w:t>
            </w:r>
            <w:r w:rsidRPr="00C44E93">
              <w:rPr>
                <w:rFonts w:cstheme="minorHAnsi"/>
              </w:rPr>
              <w:t xml:space="preserve"> </w:t>
            </w:r>
            <w:ins w:id="34" w:author="Theresa Salge" w:date="2024-07-09T16:32:00Z">
              <w:r w:rsidR="00540DC1">
                <w:rPr>
                  <w:rFonts w:cstheme="minorHAnsi"/>
                </w:rPr>
                <w:fldChar w:fldCharType="begin"/>
              </w:r>
              <w:r w:rsidR="00540DC1">
                <w:rPr>
                  <w:rFonts w:cstheme="minorHAnsi"/>
                </w:rPr>
                <w:instrText xml:space="preserve"> HYPERLINK "</w:instrText>
              </w:r>
            </w:ins>
            <w:r w:rsidR="00540DC1" w:rsidRPr="00C44E93">
              <w:rPr>
                <w:rFonts w:cstheme="minorHAnsi"/>
              </w:rPr>
              <w:instrText>https://map.kits.blog/</w:instrText>
            </w:r>
            <w:ins w:id="35" w:author="Theresa Salge" w:date="2024-07-09T16:32:00Z">
              <w:r w:rsidR="00540DC1">
                <w:rPr>
                  <w:rFonts w:cstheme="minorHAnsi"/>
                </w:rPr>
                <w:instrText xml:space="preserve">" </w:instrText>
              </w:r>
              <w:r w:rsidR="00540DC1">
                <w:rPr>
                  <w:rFonts w:cstheme="minorHAnsi"/>
                </w:rPr>
              </w:r>
              <w:r w:rsidR="00540DC1">
                <w:rPr>
                  <w:rFonts w:cstheme="minorHAnsi"/>
                </w:rPr>
                <w:fldChar w:fldCharType="separate"/>
              </w:r>
            </w:ins>
            <w:r w:rsidR="00540DC1" w:rsidRPr="002F11CF">
              <w:rPr>
                <w:rStyle w:val="Hyperlink"/>
                <w:rFonts w:cstheme="minorHAnsi"/>
              </w:rPr>
              <w:t>https://map.kits.blog/</w:t>
            </w:r>
            <w:ins w:id="36" w:author="Theresa Salge" w:date="2024-07-09T16:32:00Z">
              <w:r w:rsidR="00540DC1">
                <w:rPr>
                  <w:rFonts w:cstheme="minorHAnsi"/>
                </w:rPr>
                <w:fldChar w:fldCharType="end"/>
              </w:r>
              <w:r w:rsidR="00540DC1">
                <w:rPr>
                  <w:rFonts w:cstheme="minorHAnsi"/>
                </w:rPr>
                <w:t xml:space="preserve"> </w:t>
              </w:r>
            </w:ins>
            <w:r w:rsidRPr="00C44E93">
              <w:rPr>
                <w:rFonts w:cstheme="minorHAnsi"/>
              </w:rPr>
              <w:t xml:space="preserve"> </w:t>
            </w:r>
          </w:p>
          <w:p w14:paraId="65BE7FA6" w14:textId="77777777" w:rsidR="00DF669F" w:rsidRPr="00167A32" w:rsidRDefault="00DF669F" w:rsidP="00FB679F">
            <w:pPr>
              <w:tabs>
                <w:tab w:val="left" w:pos="1843"/>
              </w:tabs>
              <w:spacing w:line="276" w:lineRule="auto"/>
              <w:rPr>
                <w:rFonts w:cstheme="minorHAnsi"/>
                <w:color w:val="FF0000"/>
              </w:rPr>
            </w:pPr>
            <w:r>
              <w:rPr>
                <w:rFonts w:cstheme="minorHAnsi"/>
              </w:rPr>
              <w:t>--&gt; Anhang 1</w:t>
            </w:r>
          </w:p>
        </w:tc>
      </w:tr>
    </w:tbl>
    <w:p w14:paraId="5B4148E2" w14:textId="77777777" w:rsidR="00DF669F" w:rsidRDefault="00DF669F" w:rsidP="00DF669F">
      <w:pPr>
        <w:spacing w:line="276" w:lineRule="auto"/>
        <w:rPr>
          <w:rFonts w:cstheme="minorHAnsi"/>
          <w:color w:val="FF0000"/>
        </w:rPr>
      </w:pPr>
    </w:p>
    <w:tbl>
      <w:tblPr>
        <w:tblStyle w:val="Tabellenraster"/>
        <w:tblW w:w="9067" w:type="dxa"/>
        <w:tblLook w:val="04A0" w:firstRow="1" w:lastRow="0" w:firstColumn="1" w:lastColumn="0" w:noHBand="0" w:noVBand="1"/>
      </w:tblPr>
      <w:tblGrid>
        <w:gridCol w:w="3745"/>
        <w:gridCol w:w="2346"/>
        <w:gridCol w:w="2976"/>
      </w:tblGrid>
      <w:tr w:rsidR="00DF669F" w:rsidRPr="00167A32" w14:paraId="09C3DE74" w14:textId="77777777" w:rsidTr="00FB679F">
        <w:tc>
          <w:tcPr>
            <w:tcW w:w="9067" w:type="dxa"/>
            <w:gridSpan w:val="3"/>
          </w:tcPr>
          <w:p w14:paraId="7295FB36" w14:textId="77777777" w:rsidR="00DF669F" w:rsidRPr="00167A32" w:rsidRDefault="00DF669F" w:rsidP="00FB679F">
            <w:pPr>
              <w:spacing w:line="276" w:lineRule="auto"/>
              <w:rPr>
                <w:rFonts w:cstheme="minorHAnsi"/>
                <w:i/>
                <w:iCs/>
                <w:color w:val="FF0000"/>
              </w:rPr>
            </w:pPr>
            <w:r w:rsidRPr="0018721F">
              <w:rPr>
                <w:rFonts w:cstheme="minorHAnsi"/>
                <w:i/>
                <w:iCs/>
              </w:rPr>
              <w:t>Erarbeitung 1</w:t>
            </w:r>
          </w:p>
          <w:p w14:paraId="7ED34325" w14:textId="77777777" w:rsidR="00DF669F" w:rsidRPr="00167A32" w:rsidRDefault="00DF669F" w:rsidP="00FB679F">
            <w:pPr>
              <w:spacing w:line="276" w:lineRule="auto"/>
              <w:rPr>
                <w:rFonts w:cstheme="minorHAnsi"/>
                <w:i/>
                <w:iCs/>
                <w:color w:val="FF0000"/>
              </w:rPr>
            </w:pPr>
          </w:p>
        </w:tc>
      </w:tr>
      <w:tr w:rsidR="00DF669F" w:rsidRPr="006A512D" w14:paraId="1691EE71" w14:textId="77777777" w:rsidTr="00FB679F">
        <w:tc>
          <w:tcPr>
            <w:tcW w:w="3745" w:type="dxa"/>
          </w:tcPr>
          <w:p w14:paraId="3A39ACEE" w14:textId="77777777" w:rsidR="00DF669F" w:rsidRDefault="00DF669F" w:rsidP="00FB679F">
            <w:pPr>
              <w:spacing w:line="276" w:lineRule="auto"/>
              <w:rPr>
                <w:rFonts w:cstheme="minorHAnsi"/>
              </w:rPr>
            </w:pPr>
            <w:r>
              <w:rPr>
                <w:rFonts w:cstheme="minorHAnsi"/>
              </w:rPr>
              <w:t>Bestimmen der Alltagsrelevanz:</w:t>
            </w:r>
          </w:p>
          <w:p w14:paraId="51AC076B" w14:textId="7F0AF08B" w:rsidR="00DF669F" w:rsidRDefault="00DF669F" w:rsidP="00FB679F">
            <w:pPr>
              <w:spacing w:line="276" w:lineRule="auto"/>
              <w:rPr>
                <w:rFonts w:cstheme="minorHAnsi"/>
              </w:rPr>
            </w:pPr>
            <w:r>
              <w:rPr>
                <w:rFonts w:cstheme="minorHAnsi"/>
              </w:rPr>
              <w:t xml:space="preserve">1. </w:t>
            </w:r>
            <w:commentRangeStart w:id="37"/>
            <w:commentRangeStart w:id="38"/>
            <w:del w:id="39" w:author="Michael Kohl" w:date="2024-07-16T14:29:00Z" w16du:dateUtc="2024-07-16T12:29:00Z">
              <w:r w:rsidDel="00452D1C">
                <w:rPr>
                  <w:rFonts w:cstheme="minorHAnsi"/>
                </w:rPr>
                <w:delText>Was ist ein digitaler gestützter Gesundheitsplan?</w:delText>
              </w:r>
              <w:commentRangeEnd w:id="37"/>
              <w:r w:rsidR="00540DC1" w:rsidDel="00452D1C">
                <w:rPr>
                  <w:rStyle w:val="Kommentarzeichen"/>
                </w:rPr>
                <w:commentReference w:id="37"/>
              </w:r>
            </w:del>
            <w:commentRangeEnd w:id="38"/>
            <w:r w:rsidR="00452D1C">
              <w:rPr>
                <w:rStyle w:val="Kommentarzeichen"/>
              </w:rPr>
              <w:commentReference w:id="38"/>
            </w:r>
            <w:ins w:id="40" w:author="Michael Kohl" w:date="2024-07-16T14:29:00Z" w16du:dateUtc="2024-07-16T12:29:00Z">
              <w:r w:rsidR="00452D1C">
                <w:rPr>
                  <w:rFonts w:cstheme="minorHAnsi"/>
                </w:rPr>
                <w:t>Wie kann Technologie dir helfen, gesund zu bleiben?</w:t>
              </w:r>
            </w:ins>
          </w:p>
          <w:p w14:paraId="4FA56F5C" w14:textId="77777777" w:rsidR="00DF669F" w:rsidRDefault="00DF669F" w:rsidP="00FB679F">
            <w:pPr>
              <w:spacing w:line="276" w:lineRule="auto"/>
              <w:rPr>
                <w:rFonts w:cstheme="minorHAnsi"/>
              </w:rPr>
            </w:pPr>
            <w:r>
              <w:rPr>
                <w:rFonts w:cstheme="minorHAnsi"/>
              </w:rPr>
              <w:t xml:space="preserve">2. </w:t>
            </w:r>
            <w:r w:rsidRPr="00D233A4">
              <w:rPr>
                <w:rFonts w:cstheme="minorHAnsi"/>
              </w:rPr>
              <w:t xml:space="preserve">Welche Vorteile bietet die Verwendung von digitalen Tools für die Gesundheit? </w:t>
            </w:r>
          </w:p>
          <w:p w14:paraId="18ADEDF2" w14:textId="77C0EFBB" w:rsidR="00DF669F" w:rsidRPr="00C44555" w:rsidRDefault="00DF669F" w:rsidP="00FB679F">
            <w:pPr>
              <w:spacing w:line="276" w:lineRule="auto"/>
              <w:rPr>
                <w:rFonts w:cstheme="minorHAnsi"/>
              </w:rPr>
            </w:pPr>
            <w:r>
              <w:rPr>
                <w:rFonts w:cstheme="minorHAnsi"/>
              </w:rPr>
              <w:t xml:space="preserve">3. </w:t>
            </w:r>
            <w:r w:rsidRPr="00D233A4">
              <w:rPr>
                <w:rFonts w:cstheme="minorHAnsi"/>
              </w:rPr>
              <w:t xml:space="preserve">Welche </w:t>
            </w:r>
            <w:r w:rsidRPr="002A725F">
              <w:rPr>
                <w:rFonts w:cstheme="minorHAnsi"/>
              </w:rPr>
              <w:t xml:space="preserve">Apps, Tools, </w:t>
            </w:r>
            <w:commentRangeStart w:id="41"/>
            <w:commentRangeStart w:id="42"/>
            <w:r w:rsidRPr="002A725F">
              <w:rPr>
                <w:rFonts w:cstheme="minorHAnsi"/>
              </w:rPr>
              <w:t xml:space="preserve">Tracker </w:t>
            </w:r>
            <w:ins w:id="43" w:author="Theresa Salge" w:date="2024-07-09T16:33:00Z">
              <w:r w:rsidR="00540DC1">
                <w:rPr>
                  <w:rFonts w:cstheme="minorHAnsi"/>
                </w:rPr>
                <w:t xml:space="preserve">zum Thema Gesundheit </w:t>
              </w:r>
              <w:commentRangeEnd w:id="41"/>
              <w:r w:rsidR="00540DC1">
                <w:rPr>
                  <w:rStyle w:val="Kommentarzeichen"/>
                </w:rPr>
                <w:commentReference w:id="41"/>
              </w:r>
            </w:ins>
            <w:commentRangeEnd w:id="42"/>
            <w:r w:rsidR="00452D1C">
              <w:rPr>
                <w:rStyle w:val="Kommentarzeichen"/>
              </w:rPr>
              <w:commentReference w:id="42"/>
            </w:r>
            <w:r w:rsidRPr="002A725F">
              <w:rPr>
                <w:rFonts w:cstheme="minorHAnsi"/>
              </w:rPr>
              <w:t>verwendest du</w:t>
            </w:r>
            <w:r>
              <w:rPr>
                <w:rFonts w:cstheme="minorHAnsi"/>
              </w:rPr>
              <w:t xml:space="preserve"> schon?</w:t>
            </w:r>
          </w:p>
        </w:tc>
        <w:tc>
          <w:tcPr>
            <w:tcW w:w="2346" w:type="dxa"/>
          </w:tcPr>
          <w:p w14:paraId="638E285D" w14:textId="77777777" w:rsidR="00DF669F" w:rsidRPr="00C44555" w:rsidRDefault="00DF669F" w:rsidP="00FB679F">
            <w:pPr>
              <w:tabs>
                <w:tab w:val="left" w:pos="273"/>
              </w:tabs>
              <w:spacing w:line="276" w:lineRule="auto"/>
              <w:rPr>
                <w:rFonts w:cstheme="minorHAnsi"/>
              </w:rPr>
            </w:pPr>
            <w:r>
              <w:rPr>
                <w:rFonts w:cstheme="minorHAnsi"/>
              </w:rPr>
              <w:t>2er-Gruppen</w:t>
            </w:r>
          </w:p>
        </w:tc>
        <w:tc>
          <w:tcPr>
            <w:tcW w:w="2976" w:type="dxa"/>
          </w:tcPr>
          <w:p w14:paraId="5FAF749D" w14:textId="77777777" w:rsidR="00DF669F" w:rsidRPr="00686A98" w:rsidRDefault="00DF669F" w:rsidP="00FB679F">
            <w:pPr>
              <w:tabs>
                <w:tab w:val="left" w:pos="1843"/>
              </w:tabs>
              <w:spacing w:line="276" w:lineRule="auto"/>
              <w:rPr>
                <w:rFonts w:cstheme="minorHAnsi"/>
              </w:rPr>
            </w:pPr>
            <w:r w:rsidRPr="00C44555">
              <w:rPr>
                <w:rFonts w:cstheme="minorHAnsi"/>
              </w:rPr>
              <w:t>--&gt;</w:t>
            </w:r>
            <w:r w:rsidRPr="00C44E93">
              <w:rPr>
                <w:rFonts w:cstheme="minorHAnsi"/>
              </w:rPr>
              <w:t xml:space="preserve"> </w:t>
            </w:r>
            <w:r w:rsidRPr="00686A98">
              <w:rPr>
                <w:rFonts w:cstheme="minorHAnsi"/>
              </w:rPr>
              <w:t>Arbei</w:t>
            </w:r>
            <w:r>
              <w:rPr>
                <w:rFonts w:cstheme="minorHAnsi"/>
              </w:rPr>
              <w:t>t</w:t>
            </w:r>
            <w:r w:rsidRPr="00686A98">
              <w:rPr>
                <w:rFonts w:cstheme="minorHAnsi"/>
              </w:rPr>
              <w:t>sblatt 1</w:t>
            </w:r>
          </w:p>
          <w:p w14:paraId="69199C66" w14:textId="77777777" w:rsidR="00DF669F" w:rsidRPr="006A512D" w:rsidRDefault="00DF669F" w:rsidP="00FB679F">
            <w:pPr>
              <w:tabs>
                <w:tab w:val="left" w:pos="1843"/>
              </w:tabs>
              <w:spacing w:line="276" w:lineRule="auto"/>
              <w:rPr>
                <w:rFonts w:cstheme="minorHAnsi"/>
                <w:color w:val="FF0000"/>
              </w:rPr>
            </w:pPr>
          </w:p>
        </w:tc>
      </w:tr>
    </w:tbl>
    <w:p w14:paraId="7775226A" w14:textId="77777777" w:rsidR="00DF669F" w:rsidRDefault="00DF669F" w:rsidP="00DF669F">
      <w:pPr>
        <w:spacing w:line="276" w:lineRule="auto"/>
        <w:rPr>
          <w:rFonts w:cstheme="minorHAnsi"/>
          <w:color w:val="FF0000"/>
        </w:rPr>
      </w:pPr>
    </w:p>
    <w:tbl>
      <w:tblPr>
        <w:tblStyle w:val="Tabellenraster"/>
        <w:tblW w:w="9067" w:type="dxa"/>
        <w:tblLook w:val="04A0" w:firstRow="1" w:lastRow="0" w:firstColumn="1" w:lastColumn="0" w:noHBand="0" w:noVBand="1"/>
      </w:tblPr>
      <w:tblGrid>
        <w:gridCol w:w="3745"/>
        <w:gridCol w:w="2487"/>
        <w:gridCol w:w="2835"/>
      </w:tblGrid>
      <w:tr w:rsidR="00DF669F" w:rsidRPr="00167A32" w14:paraId="654448BE" w14:textId="77777777" w:rsidTr="00FB679F">
        <w:tc>
          <w:tcPr>
            <w:tcW w:w="9067" w:type="dxa"/>
            <w:gridSpan w:val="3"/>
          </w:tcPr>
          <w:p w14:paraId="63B633A4" w14:textId="77777777" w:rsidR="00DF669F" w:rsidRPr="0018721F" w:rsidRDefault="00DF669F" w:rsidP="00FB679F">
            <w:pPr>
              <w:spacing w:line="276" w:lineRule="auto"/>
              <w:rPr>
                <w:rFonts w:cstheme="minorHAnsi"/>
                <w:i/>
                <w:iCs/>
              </w:rPr>
            </w:pPr>
            <w:r>
              <w:rPr>
                <w:rFonts w:cstheme="minorHAnsi"/>
                <w:i/>
                <w:iCs/>
              </w:rPr>
              <w:t>Vertiefung 1</w:t>
            </w:r>
          </w:p>
          <w:p w14:paraId="5FE81396" w14:textId="77777777" w:rsidR="00DF669F" w:rsidRPr="00167A32" w:rsidRDefault="00DF669F" w:rsidP="00FB679F">
            <w:pPr>
              <w:spacing w:line="276" w:lineRule="auto"/>
              <w:rPr>
                <w:rFonts w:cstheme="minorHAnsi"/>
                <w:i/>
                <w:iCs/>
                <w:color w:val="FF0000"/>
              </w:rPr>
            </w:pPr>
          </w:p>
        </w:tc>
      </w:tr>
      <w:tr w:rsidR="00DF669F" w:rsidRPr="00167A32" w14:paraId="7F84CFE0" w14:textId="77777777" w:rsidTr="00FB679F">
        <w:tc>
          <w:tcPr>
            <w:tcW w:w="3745" w:type="dxa"/>
          </w:tcPr>
          <w:p w14:paraId="07A78668" w14:textId="77777777" w:rsidR="00DF669F" w:rsidRDefault="00DF669F" w:rsidP="00FB679F">
            <w:pPr>
              <w:spacing w:line="276" w:lineRule="auto"/>
              <w:rPr>
                <w:rFonts w:cstheme="minorHAnsi"/>
              </w:rPr>
            </w:pPr>
            <w:r>
              <w:rPr>
                <w:rFonts w:cstheme="minorHAnsi"/>
              </w:rPr>
              <w:t xml:space="preserve">&gt; </w:t>
            </w:r>
            <w:r w:rsidRPr="006C76DA">
              <w:rPr>
                <w:rFonts w:cstheme="minorHAnsi"/>
              </w:rPr>
              <w:t>Das SMART-Prinzip</w:t>
            </w:r>
          </w:p>
          <w:p w14:paraId="40DBEE0B" w14:textId="77777777" w:rsidR="00DF669F" w:rsidRDefault="00DF669F" w:rsidP="00FB679F">
            <w:pPr>
              <w:spacing w:line="276" w:lineRule="auto"/>
              <w:rPr>
                <w:rFonts w:cstheme="minorHAnsi"/>
                <w:color w:val="FF0000"/>
              </w:rPr>
            </w:pPr>
          </w:p>
          <w:p w14:paraId="5047E08E" w14:textId="332E2853" w:rsidR="00DF669F" w:rsidRPr="0090126B" w:rsidRDefault="00DF669F" w:rsidP="00FB679F">
            <w:pPr>
              <w:spacing w:line="276" w:lineRule="auto"/>
              <w:rPr>
                <w:rFonts w:cstheme="minorHAnsi"/>
              </w:rPr>
            </w:pPr>
            <w:r>
              <w:rPr>
                <w:rFonts w:cstheme="minorHAnsi"/>
              </w:rPr>
              <w:t xml:space="preserve">&gt; </w:t>
            </w:r>
            <w:r w:rsidRPr="0090126B">
              <w:rPr>
                <w:rFonts w:cstheme="minorHAnsi"/>
              </w:rPr>
              <w:t xml:space="preserve">Recherche zu Inhalten in den </w:t>
            </w:r>
            <w:commentRangeStart w:id="44"/>
            <w:commentRangeStart w:id="45"/>
            <w:del w:id="46" w:author="Michael Kohl" w:date="2024-07-16T14:27:00Z" w16du:dateUtc="2024-07-16T12:27:00Z">
              <w:r w:rsidRPr="0090126B" w:rsidDel="00452D1C">
                <w:rPr>
                  <w:rFonts w:cstheme="minorHAnsi"/>
                </w:rPr>
                <w:delText xml:space="preserve">vier </w:delText>
              </w:r>
            </w:del>
            <w:commentRangeEnd w:id="44"/>
            <w:r w:rsidR="00540DC1">
              <w:rPr>
                <w:rStyle w:val="Kommentarzeichen"/>
              </w:rPr>
              <w:commentReference w:id="44"/>
            </w:r>
            <w:commentRangeEnd w:id="45"/>
            <w:r w:rsidR="00452D1C">
              <w:rPr>
                <w:rStyle w:val="Kommentarzeichen"/>
              </w:rPr>
              <w:commentReference w:id="45"/>
            </w:r>
            <w:r w:rsidRPr="0090126B">
              <w:rPr>
                <w:rFonts w:cstheme="minorHAnsi"/>
              </w:rPr>
              <w:t>Kategorien</w:t>
            </w:r>
            <w:r>
              <w:rPr>
                <w:rFonts w:cstheme="minorHAnsi"/>
              </w:rPr>
              <w:t xml:space="preserve"> </w:t>
            </w:r>
            <w:ins w:id="47" w:author="Michael Kohl" w:date="2024-07-16T14:28:00Z" w16du:dateUtc="2024-07-16T12:28:00Z">
              <w:r w:rsidR="00452D1C">
                <w:rPr>
                  <w:rFonts w:cstheme="minorHAnsi"/>
                </w:rPr>
                <w:t xml:space="preserve">Bewegung, Ernährung, Stressmanagement </w:t>
              </w:r>
            </w:ins>
            <w:r>
              <w:rPr>
                <w:rFonts w:cstheme="minorHAnsi"/>
              </w:rPr>
              <w:t>aus der Hinführung: Webseiten und Apps sichten, testen, bewerten</w:t>
            </w:r>
          </w:p>
          <w:p w14:paraId="707E8924" w14:textId="77777777" w:rsidR="00DF669F" w:rsidRDefault="00DF669F" w:rsidP="00FB679F">
            <w:pPr>
              <w:spacing w:line="276" w:lineRule="auto"/>
              <w:rPr>
                <w:rFonts w:cstheme="minorHAnsi"/>
              </w:rPr>
            </w:pPr>
            <w:r>
              <w:rPr>
                <w:rFonts w:cstheme="minorHAnsi"/>
              </w:rPr>
              <w:t xml:space="preserve">&gt; Notieren </w:t>
            </w:r>
            <w:r w:rsidRPr="0090126B">
              <w:rPr>
                <w:rFonts w:cstheme="minorHAnsi"/>
              </w:rPr>
              <w:t xml:space="preserve">von </w:t>
            </w:r>
            <w:r>
              <w:rPr>
                <w:rFonts w:cstheme="minorHAnsi"/>
              </w:rPr>
              <w:t xml:space="preserve">persönlichen </w:t>
            </w:r>
            <w:r w:rsidRPr="0090126B">
              <w:rPr>
                <w:rFonts w:cstheme="minorHAnsi"/>
              </w:rPr>
              <w:t>Zielen</w:t>
            </w:r>
          </w:p>
          <w:p w14:paraId="49D82EDF" w14:textId="77777777" w:rsidR="00DF669F" w:rsidRDefault="00DF669F" w:rsidP="00FB679F">
            <w:pPr>
              <w:spacing w:line="276" w:lineRule="auto"/>
              <w:rPr>
                <w:ins w:id="48" w:author="Michael Kohl" w:date="2024-07-17T14:48:00Z" w16du:dateUtc="2024-07-17T12:48:00Z"/>
                <w:rFonts w:cstheme="minorHAnsi"/>
              </w:rPr>
            </w:pPr>
            <w:r>
              <w:rPr>
                <w:rFonts w:cstheme="minorHAnsi"/>
              </w:rPr>
              <w:t>&gt; Bewertung der Ergebnisse</w:t>
            </w:r>
          </w:p>
          <w:p w14:paraId="7109C529" w14:textId="77777777" w:rsidR="004444B0" w:rsidRDefault="004444B0" w:rsidP="00FB679F">
            <w:pPr>
              <w:spacing w:line="276" w:lineRule="auto"/>
              <w:rPr>
                <w:ins w:id="49" w:author="Michael Kohl" w:date="2024-07-17T14:48:00Z" w16du:dateUtc="2024-07-17T12:48:00Z"/>
                <w:rFonts w:cstheme="minorHAnsi"/>
              </w:rPr>
            </w:pPr>
          </w:p>
          <w:p w14:paraId="416016F3" w14:textId="42672081" w:rsidR="004444B0" w:rsidRPr="00167A32" w:rsidRDefault="004444B0" w:rsidP="00FB679F">
            <w:pPr>
              <w:spacing w:line="276" w:lineRule="auto"/>
              <w:rPr>
                <w:rFonts w:cstheme="minorHAnsi"/>
                <w:color w:val="FF0000"/>
              </w:rPr>
            </w:pPr>
            <w:ins w:id="50" w:author="Michael Kohl" w:date="2024-07-17T14:48:00Z" w16du:dateUtc="2024-07-17T12:48:00Z">
              <w:r>
                <w:rPr>
                  <w:rFonts w:cstheme="minorHAnsi"/>
                </w:rPr>
                <w:t xml:space="preserve">Fakultativ: Zeitkapsel </w:t>
              </w:r>
            </w:ins>
          </w:p>
        </w:tc>
        <w:tc>
          <w:tcPr>
            <w:tcW w:w="2487" w:type="dxa"/>
          </w:tcPr>
          <w:p w14:paraId="1E5D3F45" w14:textId="77777777" w:rsidR="00DF669F" w:rsidRDefault="00DF669F" w:rsidP="00FB679F">
            <w:pPr>
              <w:spacing w:line="276" w:lineRule="auto"/>
              <w:rPr>
                <w:rFonts w:cstheme="minorHAnsi"/>
              </w:rPr>
            </w:pPr>
            <w:r>
              <w:rPr>
                <w:rFonts w:cstheme="minorHAnsi"/>
              </w:rPr>
              <w:t>Plenum</w:t>
            </w:r>
          </w:p>
          <w:p w14:paraId="7A510F7B" w14:textId="77777777" w:rsidR="00DF669F" w:rsidRDefault="00DF669F" w:rsidP="00FB679F">
            <w:pPr>
              <w:spacing w:line="276" w:lineRule="auto"/>
              <w:rPr>
                <w:rFonts w:cstheme="minorHAnsi"/>
              </w:rPr>
            </w:pPr>
          </w:p>
          <w:p w14:paraId="12CBE496" w14:textId="77777777" w:rsidR="00DF669F" w:rsidRDefault="00DF669F" w:rsidP="00FB679F">
            <w:pPr>
              <w:spacing w:line="276" w:lineRule="auto"/>
              <w:rPr>
                <w:rFonts w:cstheme="minorHAnsi"/>
              </w:rPr>
            </w:pPr>
            <w:r>
              <w:rPr>
                <w:rFonts w:cstheme="minorHAnsi"/>
              </w:rPr>
              <w:t xml:space="preserve">Einzelarbeit, anschließend </w:t>
            </w:r>
            <w:r w:rsidRPr="000B7306">
              <w:rPr>
                <w:rFonts w:cstheme="minorHAnsi"/>
              </w:rPr>
              <w:t>Diskussion</w:t>
            </w:r>
            <w:r>
              <w:rPr>
                <w:rFonts w:cstheme="minorHAnsi"/>
              </w:rPr>
              <w:t xml:space="preserve"> im Plenum</w:t>
            </w:r>
          </w:p>
          <w:p w14:paraId="330D0E8F" w14:textId="77777777" w:rsidR="00DF669F" w:rsidRDefault="00DF669F" w:rsidP="00FB679F">
            <w:pPr>
              <w:spacing w:line="276" w:lineRule="auto"/>
              <w:rPr>
                <w:rFonts w:cstheme="minorHAnsi"/>
              </w:rPr>
            </w:pPr>
          </w:p>
          <w:p w14:paraId="16F4430B" w14:textId="77777777" w:rsidR="00DF669F" w:rsidRPr="00167A32" w:rsidRDefault="00DF669F" w:rsidP="00FB679F">
            <w:pPr>
              <w:spacing w:line="276" w:lineRule="auto"/>
              <w:rPr>
                <w:rFonts w:cstheme="minorHAnsi"/>
                <w:color w:val="FF0000"/>
              </w:rPr>
            </w:pPr>
          </w:p>
        </w:tc>
        <w:tc>
          <w:tcPr>
            <w:tcW w:w="2835" w:type="dxa"/>
          </w:tcPr>
          <w:p w14:paraId="33BCAE3A" w14:textId="77777777" w:rsidR="00DF669F" w:rsidRDefault="00DF669F" w:rsidP="00FB679F">
            <w:pPr>
              <w:tabs>
                <w:tab w:val="left" w:pos="1843"/>
              </w:tabs>
              <w:spacing w:line="276" w:lineRule="auto"/>
              <w:rPr>
                <w:rFonts w:cstheme="minorHAnsi"/>
              </w:rPr>
            </w:pPr>
            <w:r w:rsidRPr="00C44555">
              <w:rPr>
                <w:rFonts w:cstheme="minorHAnsi"/>
              </w:rPr>
              <w:t>--&gt;</w:t>
            </w:r>
            <w:r w:rsidRPr="00C44E93">
              <w:rPr>
                <w:rFonts w:cstheme="minorHAnsi"/>
              </w:rPr>
              <w:t xml:space="preserve"> </w:t>
            </w:r>
            <w:r>
              <w:rPr>
                <w:rFonts w:cstheme="minorHAnsi"/>
              </w:rPr>
              <w:t xml:space="preserve">Anhang 2 </w:t>
            </w:r>
          </w:p>
          <w:p w14:paraId="6874A782" w14:textId="77777777" w:rsidR="00DF669F" w:rsidRDefault="00DF669F" w:rsidP="00FB679F">
            <w:pPr>
              <w:tabs>
                <w:tab w:val="left" w:pos="1843"/>
              </w:tabs>
              <w:spacing w:line="276" w:lineRule="auto"/>
              <w:rPr>
                <w:rFonts w:cstheme="minorHAnsi"/>
              </w:rPr>
            </w:pPr>
            <w:r w:rsidRPr="00C44555">
              <w:rPr>
                <w:rFonts w:cstheme="minorHAnsi"/>
              </w:rPr>
              <w:t>--&gt;</w:t>
            </w:r>
            <w:r w:rsidRPr="00C44E93">
              <w:rPr>
                <w:rFonts w:cstheme="minorHAnsi"/>
              </w:rPr>
              <w:t xml:space="preserve"> </w:t>
            </w:r>
            <w:r>
              <w:rPr>
                <w:rFonts w:cstheme="minorHAnsi"/>
              </w:rPr>
              <w:t>Anhang 3</w:t>
            </w:r>
          </w:p>
          <w:p w14:paraId="5E4B0828" w14:textId="77777777" w:rsidR="00DF669F" w:rsidRPr="00167A32" w:rsidRDefault="00DF669F" w:rsidP="00FB679F">
            <w:pPr>
              <w:tabs>
                <w:tab w:val="left" w:pos="1843"/>
              </w:tabs>
              <w:spacing w:line="276" w:lineRule="auto"/>
              <w:rPr>
                <w:rFonts w:cstheme="minorHAnsi"/>
                <w:color w:val="FF0000"/>
              </w:rPr>
            </w:pPr>
          </w:p>
        </w:tc>
      </w:tr>
    </w:tbl>
    <w:p w14:paraId="2527D36A" w14:textId="77777777" w:rsidR="00DF669F" w:rsidRDefault="00DF669F" w:rsidP="00DF669F">
      <w:pPr>
        <w:spacing w:line="276" w:lineRule="auto"/>
        <w:rPr>
          <w:rFonts w:cstheme="minorHAnsi"/>
          <w:color w:val="FF0000"/>
        </w:rPr>
      </w:pPr>
    </w:p>
    <w:p w14:paraId="03E659E9" w14:textId="77777777" w:rsidR="00DF669F" w:rsidRPr="00167A32" w:rsidRDefault="00DF669F" w:rsidP="00DF669F">
      <w:pPr>
        <w:spacing w:line="276" w:lineRule="auto"/>
        <w:rPr>
          <w:rFonts w:cstheme="minorHAnsi"/>
          <w:color w:val="FF0000"/>
        </w:rPr>
      </w:pPr>
      <w:r w:rsidRPr="00167A32">
        <w:rPr>
          <w:rFonts w:cstheme="minorHAnsi"/>
          <w:color w:val="FF0000"/>
          <w:highlight w:val="lightGray"/>
        </w:rPr>
        <w:t>((Seite 4))</w:t>
      </w:r>
    </w:p>
    <w:tbl>
      <w:tblPr>
        <w:tblStyle w:val="Tabellenraster"/>
        <w:tblW w:w="9209" w:type="dxa"/>
        <w:tblLook w:val="04A0" w:firstRow="1" w:lastRow="0" w:firstColumn="1" w:lastColumn="0" w:noHBand="0" w:noVBand="1"/>
      </w:tblPr>
      <w:tblGrid>
        <w:gridCol w:w="3681"/>
        <w:gridCol w:w="2693"/>
        <w:gridCol w:w="2835"/>
      </w:tblGrid>
      <w:tr w:rsidR="00DF669F" w:rsidRPr="00167A32" w14:paraId="56163ACA" w14:textId="77777777" w:rsidTr="00FB679F">
        <w:tc>
          <w:tcPr>
            <w:tcW w:w="9209" w:type="dxa"/>
            <w:gridSpan w:val="3"/>
          </w:tcPr>
          <w:p w14:paraId="3713EF4D" w14:textId="77777777" w:rsidR="00DF669F" w:rsidRPr="0018721F" w:rsidRDefault="00DF669F" w:rsidP="00FB679F">
            <w:pPr>
              <w:spacing w:line="276" w:lineRule="auto"/>
              <w:rPr>
                <w:rFonts w:cstheme="minorHAnsi"/>
                <w:i/>
                <w:iCs/>
              </w:rPr>
            </w:pPr>
            <w:r w:rsidRPr="0018721F">
              <w:rPr>
                <w:rFonts w:cstheme="minorHAnsi"/>
                <w:i/>
                <w:iCs/>
              </w:rPr>
              <w:t>Erarbeitung 2</w:t>
            </w:r>
          </w:p>
          <w:p w14:paraId="12D02488" w14:textId="77777777" w:rsidR="00DF669F" w:rsidRPr="00167A32" w:rsidRDefault="00DF669F" w:rsidP="00FB679F">
            <w:pPr>
              <w:spacing w:line="276" w:lineRule="auto"/>
              <w:rPr>
                <w:rFonts w:cstheme="minorHAnsi"/>
                <w:color w:val="FF0000"/>
              </w:rPr>
            </w:pPr>
          </w:p>
        </w:tc>
      </w:tr>
      <w:tr w:rsidR="00DF669F" w:rsidRPr="00167A32" w14:paraId="7701B690" w14:textId="77777777" w:rsidTr="00FB679F">
        <w:tc>
          <w:tcPr>
            <w:tcW w:w="3681" w:type="dxa"/>
          </w:tcPr>
          <w:p w14:paraId="2DDA38DE" w14:textId="77777777" w:rsidR="00DF669F" w:rsidRPr="00167A32" w:rsidRDefault="00DF669F" w:rsidP="00FB679F">
            <w:pPr>
              <w:spacing w:line="276" w:lineRule="auto"/>
              <w:rPr>
                <w:color w:val="FF0000"/>
              </w:rPr>
            </w:pPr>
            <w:r>
              <w:rPr>
                <w:rStyle w:val="fontstyle01"/>
                <w:color w:val="auto"/>
              </w:rPr>
              <w:t>1</w:t>
            </w:r>
            <w:r>
              <w:rPr>
                <w:rStyle w:val="fontstyle01"/>
              </w:rPr>
              <w:t xml:space="preserve">. </w:t>
            </w:r>
            <w:r>
              <w:rPr>
                <w:rStyle w:val="fontstyle01"/>
                <w:color w:val="auto"/>
              </w:rPr>
              <w:t xml:space="preserve">Erstellen eines persönlichen digital gestützten Gesundheitsplanes für den kommenden Monat zu den Kategorien </w:t>
            </w:r>
            <w:r w:rsidRPr="00D02A69">
              <w:rPr>
                <w:rStyle w:val="fontstyle01"/>
                <w:color w:val="auto"/>
              </w:rPr>
              <w:t xml:space="preserve">körperliche Aktivität, Ernährung, </w:t>
            </w:r>
            <w:r>
              <w:rPr>
                <w:rStyle w:val="fontstyle01"/>
                <w:color w:val="auto"/>
              </w:rPr>
              <w:t>P</w:t>
            </w:r>
            <w:r w:rsidRPr="00D02A69">
              <w:rPr>
                <w:rStyle w:val="fontstyle01"/>
                <w:color w:val="auto"/>
              </w:rPr>
              <w:t>rävention</w:t>
            </w:r>
            <w:r>
              <w:rPr>
                <w:rStyle w:val="fontstyle01"/>
                <w:color w:val="auto"/>
              </w:rPr>
              <w:t xml:space="preserve"> </w:t>
            </w:r>
            <w:r w:rsidRPr="00D02A69">
              <w:rPr>
                <w:rStyle w:val="fontstyle01"/>
                <w:color w:val="auto"/>
              </w:rPr>
              <w:t>und mentale Gesundheit</w:t>
            </w:r>
          </w:p>
        </w:tc>
        <w:tc>
          <w:tcPr>
            <w:tcW w:w="2693" w:type="dxa"/>
          </w:tcPr>
          <w:p w14:paraId="27C45C30" w14:textId="77777777" w:rsidR="00DF669F" w:rsidRPr="00D02A69" w:rsidRDefault="00DF669F" w:rsidP="00FB679F">
            <w:pPr>
              <w:spacing w:line="276" w:lineRule="auto"/>
              <w:rPr>
                <w:rFonts w:cstheme="minorHAnsi"/>
              </w:rPr>
            </w:pPr>
            <w:r w:rsidRPr="00D02A69">
              <w:rPr>
                <w:rFonts w:cstheme="minorHAnsi"/>
              </w:rPr>
              <w:t>Einzelarbeit in 4er</w:t>
            </w:r>
            <w:r>
              <w:rPr>
                <w:rFonts w:cstheme="minorHAnsi"/>
              </w:rPr>
              <w:t>-</w:t>
            </w:r>
            <w:r w:rsidRPr="00D02A69">
              <w:rPr>
                <w:rFonts w:cstheme="minorHAnsi"/>
              </w:rPr>
              <w:t>Gruppen zur gegenseitigen Unterstützung</w:t>
            </w:r>
          </w:p>
          <w:p w14:paraId="3311787A" w14:textId="77777777" w:rsidR="00DF669F" w:rsidRPr="00167A32" w:rsidRDefault="00DF669F" w:rsidP="00FB679F">
            <w:pPr>
              <w:spacing w:line="276" w:lineRule="auto"/>
              <w:rPr>
                <w:rFonts w:cstheme="minorHAnsi"/>
                <w:color w:val="FF0000"/>
              </w:rPr>
            </w:pPr>
          </w:p>
        </w:tc>
        <w:tc>
          <w:tcPr>
            <w:tcW w:w="2835" w:type="dxa"/>
          </w:tcPr>
          <w:p w14:paraId="4047AE65" w14:textId="77777777" w:rsidR="00DF669F" w:rsidRPr="00D02A69" w:rsidRDefault="00DF669F" w:rsidP="00FB679F">
            <w:pPr>
              <w:tabs>
                <w:tab w:val="left" w:pos="1843"/>
              </w:tabs>
              <w:spacing w:line="276" w:lineRule="auto"/>
              <w:rPr>
                <w:rFonts w:cstheme="minorHAnsi"/>
              </w:rPr>
            </w:pPr>
            <w:r w:rsidRPr="00D02A69">
              <w:rPr>
                <w:rFonts w:cstheme="minorHAnsi"/>
              </w:rPr>
              <w:t xml:space="preserve">--&gt; Arbeitsblatt </w:t>
            </w:r>
            <w:r>
              <w:rPr>
                <w:rFonts w:cstheme="minorHAnsi"/>
              </w:rPr>
              <w:t>2</w:t>
            </w:r>
          </w:p>
          <w:p w14:paraId="18FA3CE0" w14:textId="77777777" w:rsidR="00DF669F" w:rsidRPr="008C23F9" w:rsidRDefault="00DF669F" w:rsidP="00FB679F">
            <w:pPr>
              <w:tabs>
                <w:tab w:val="left" w:pos="1843"/>
              </w:tabs>
              <w:spacing w:line="276" w:lineRule="auto"/>
              <w:rPr>
                <w:rFonts w:cstheme="minorHAnsi"/>
              </w:rPr>
            </w:pPr>
            <w:r w:rsidRPr="00C44555">
              <w:rPr>
                <w:rFonts w:cstheme="minorHAnsi"/>
              </w:rPr>
              <w:t>--&gt;</w:t>
            </w:r>
            <w:r w:rsidRPr="00C44E93">
              <w:rPr>
                <w:rFonts w:cstheme="minorHAnsi"/>
              </w:rPr>
              <w:t xml:space="preserve"> </w:t>
            </w:r>
            <w:r>
              <w:rPr>
                <w:rFonts w:cstheme="minorHAnsi"/>
              </w:rPr>
              <w:t>Anhang 4</w:t>
            </w:r>
          </w:p>
          <w:p w14:paraId="3247FE47" w14:textId="77777777" w:rsidR="00DF669F" w:rsidRPr="008C23F9" w:rsidRDefault="00DF669F" w:rsidP="00FB679F">
            <w:pPr>
              <w:tabs>
                <w:tab w:val="left" w:pos="1843"/>
              </w:tabs>
              <w:spacing w:line="276" w:lineRule="auto"/>
              <w:rPr>
                <w:rFonts w:cstheme="minorHAnsi"/>
              </w:rPr>
            </w:pPr>
          </w:p>
          <w:p w14:paraId="52FE0B3B" w14:textId="31E01853" w:rsidR="000C64E6" w:rsidRPr="00167A32" w:rsidRDefault="000C64E6" w:rsidP="00FB679F">
            <w:pPr>
              <w:tabs>
                <w:tab w:val="left" w:pos="1843"/>
              </w:tabs>
              <w:spacing w:line="276" w:lineRule="auto"/>
              <w:rPr>
                <w:rFonts w:cstheme="minorHAnsi"/>
                <w:color w:val="FF0000"/>
              </w:rPr>
            </w:pPr>
          </w:p>
        </w:tc>
      </w:tr>
      <w:tr w:rsidR="00DF669F" w:rsidRPr="00167A32" w14:paraId="251A225C" w14:textId="77777777" w:rsidTr="00FB679F">
        <w:tc>
          <w:tcPr>
            <w:tcW w:w="3681" w:type="dxa"/>
          </w:tcPr>
          <w:p w14:paraId="17C5B43E" w14:textId="77777777" w:rsidR="00DF669F" w:rsidRPr="009E1C23" w:rsidRDefault="00DF669F" w:rsidP="00FB679F">
            <w:pPr>
              <w:spacing w:line="276" w:lineRule="auto"/>
              <w:rPr>
                <w:rFonts w:ascii="Calibri" w:hAnsi="Calibri" w:cs="Calibri"/>
              </w:rPr>
            </w:pPr>
            <w:r>
              <w:rPr>
                <w:rStyle w:val="fontstyle01"/>
                <w:color w:val="auto"/>
              </w:rPr>
              <w:lastRenderedPageBreak/>
              <w:t>2</w:t>
            </w:r>
            <w:r>
              <w:rPr>
                <w:rStyle w:val="fontstyle01"/>
              </w:rPr>
              <w:t xml:space="preserve">. </w:t>
            </w:r>
            <w:r w:rsidRPr="006C76DA">
              <w:rPr>
                <w:rStyle w:val="fontstyle01"/>
                <w:color w:val="auto"/>
              </w:rPr>
              <w:t>Präsentation</w:t>
            </w:r>
            <w:r>
              <w:rPr>
                <w:rStyle w:val="fontstyle01"/>
                <w:color w:val="auto"/>
              </w:rPr>
              <w:t xml:space="preserve"> </w:t>
            </w:r>
            <w:r>
              <w:rPr>
                <w:rStyle w:val="fontstyle01"/>
              </w:rPr>
              <w:t>der</w:t>
            </w:r>
            <w:r w:rsidRPr="006C76DA">
              <w:rPr>
                <w:rStyle w:val="fontstyle01"/>
                <w:color w:val="auto"/>
              </w:rPr>
              <w:t xml:space="preserve"> digitalen Gesundheitspläne </w:t>
            </w:r>
          </w:p>
        </w:tc>
        <w:tc>
          <w:tcPr>
            <w:tcW w:w="2693" w:type="dxa"/>
          </w:tcPr>
          <w:p w14:paraId="16A060CE" w14:textId="77777777" w:rsidR="00DF669F" w:rsidRPr="005671D6" w:rsidRDefault="00DF669F" w:rsidP="00FB679F">
            <w:pPr>
              <w:spacing w:line="276" w:lineRule="auto"/>
              <w:rPr>
                <w:rFonts w:ascii="Calibri" w:eastAsia="Times New Roman" w:hAnsi="Calibri" w:cs="Calibri"/>
                <w:lang w:eastAsia="de-DE"/>
              </w:rPr>
            </w:pPr>
            <w:r w:rsidRPr="005671D6">
              <w:rPr>
                <w:rFonts w:cstheme="minorHAnsi"/>
              </w:rPr>
              <w:t>Plenum</w:t>
            </w:r>
          </w:p>
          <w:p w14:paraId="21AE6DBE" w14:textId="77777777" w:rsidR="00DF669F" w:rsidRPr="00167A32" w:rsidRDefault="00DF669F" w:rsidP="00FB679F">
            <w:pPr>
              <w:spacing w:line="276" w:lineRule="auto"/>
              <w:rPr>
                <w:rFonts w:cstheme="minorHAnsi"/>
                <w:color w:val="FF0000"/>
              </w:rPr>
            </w:pPr>
          </w:p>
        </w:tc>
        <w:tc>
          <w:tcPr>
            <w:tcW w:w="2835" w:type="dxa"/>
          </w:tcPr>
          <w:p w14:paraId="5CC36D35" w14:textId="77777777" w:rsidR="000C64E6" w:rsidRPr="00A76CF4" w:rsidRDefault="000C64E6" w:rsidP="000C64E6">
            <w:pPr>
              <w:tabs>
                <w:tab w:val="left" w:pos="1843"/>
              </w:tabs>
              <w:spacing w:line="276" w:lineRule="auto"/>
              <w:rPr>
                <w:rFonts w:ascii="Calibri" w:hAnsi="Calibri" w:cs="Calibri"/>
                <w:b/>
                <w:bCs/>
              </w:rPr>
            </w:pPr>
            <w:r w:rsidRPr="00A76CF4">
              <w:rPr>
                <w:rFonts w:ascii="Calibri" w:hAnsi="Calibri" w:cs="Calibri"/>
                <w:b/>
                <w:bCs/>
              </w:rPr>
              <w:t>digital:</w:t>
            </w:r>
          </w:p>
          <w:p w14:paraId="50416ECF" w14:textId="77777777" w:rsidR="000C64E6" w:rsidRPr="00A76CF4" w:rsidRDefault="000C64E6" w:rsidP="000C64E6">
            <w:pPr>
              <w:tabs>
                <w:tab w:val="left" w:pos="1843"/>
              </w:tabs>
              <w:spacing w:line="276" w:lineRule="auto"/>
              <w:rPr>
                <w:rFonts w:ascii="Calibri" w:hAnsi="Calibri" w:cs="Calibri"/>
              </w:rPr>
            </w:pPr>
            <w:r w:rsidRPr="00A76CF4">
              <w:rPr>
                <w:rFonts w:ascii="Calibri" w:hAnsi="Calibri" w:cs="Calibri"/>
              </w:rPr>
              <w:t>--&gt; Schulgeräte mit dem Beamer</w:t>
            </w:r>
          </w:p>
          <w:p w14:paraId="7944CBE5" w14:textId="77777777" w:rsidR="000C64E6" w:rsidRPr="00A76CF4" w:rsidRDefault="000C64E6" w:rsidP="000C64E6">
            <w:pPr>
              <w:tabs>
                <w:tab w:val="left" w:pos="1843"/>
              </w:tabs>
              <w:spacing w:line="276" w:lineRule="auto"/>
              <w:rPr>
                <w:rFonts w:ascii="Calibri" w:hAnsi="Calibri" w:cs="Calibri"/>
              </w:rPr>
            </w:pPr>
          </w:p>
          <w:p w14:paraId="5F4F0215" w14:textId="77777777" w:rsidR="000C64E6" w:rsidRPr="00A76CF4" w:rsidRDefault="000C64E6" w:rsidP="000C64E6">
            <w:pPr>
              <w:tabs>
                <w:tab w:val="left" w:pos="1843"/>
              </w:tabs>
              <w:spacing w:line="276" w:lineRule="auto"/>
              <w:rPr>
                <w:rFonts w:ascii="Calibri" w:hAnsi="Calibri" w:cs="Calibri"/>
              </w:rPr>
            </w:pPr>
            <w:r w:rsidRPr="00A76CF4">
              <w:rPr>
                <w:rFonts w:ascii="Calibri" w:hAnsi="Calibri" w:cs="Calibri"/>
                <w:b/>
                <w:bCs/>
              </w:rPr>
              <w:t>analog</w:t>
            </w:r>
            <w:r w:rsidRPr="00A76CF4">
              <w:rPr>
                <w:rFonts w:ascii="Calibri" w:hAnsi="Calibri" w:cs="Calibri"/>
              </w:rPr>
              <w:t>:</w:t>
            </w:r>
          </w:p>
          <w:p w14:paraId="3BB4E0A0" w14:textId="750FBD10" w:rsidR="00DF669F" w:rsidRPr="00A76CF4" w:rsidRDefault="000C64E6" w:rsidP="000C64E6">
            <w:pPr>
              <w:tabs>
                <w:tab w:val="left" w:pos="1843"/>
              </w:tabs>
              <w:spacing w:line="276" w:lineRule="auto"/>
              <w:rPr>
                <w:rFonts w:ascii="Calibri" w:hAnsi="Calibri" w:cs="Calibri"/>
                <w:color w:val="FF0000"/>
              </w:rPr>
            </w:pPr>
            <w:r w:rsidRPr="00A76CF4">
              <w:rPr>
                <w:rFonts w:ascii="Calibri" w:hAnsi="Calibri" w:cs="Calibri"/>
              </w:rPr>
              <w:t xml:space="preserve">--&gt; </w:t>
            </w:r>
            <w:r w:rsidRPr="00A76CF4">
              <w:rPr>
                <w:rFonts w:ascii="Calibri" w:hAnsi="Calibri" w:cs="Calibri"/>
                <w:color w:val="231F20"/>
              </w:rPr>
              <w:t>Dokumentenkamera</w:t>
            </w:r>
          </w:p>
        </w:tc>
      </w:tr>
      <w:tr w:rsidR="00DF669F" w:rsidRPr="00167A32" w14:paraId="02612862" w14:textId="77777777" w:rsidTr="00FB679F">
        <w:tc>
          <w:tcPr>
            <w:tcW w:w="3681" w:type="dxa"/>
          </w:tcPr>
          <w:p w14:paraId="76A4DACA" w14:textId="77777777" w:rsidR="00DF669F" w:rsidRDefault="00DF669F" w:rsidP="00FB679F">
            <w:pPr>
              <w:spacing w:line="276" w:lineRule="auto"/>
              <w:rPr>
                <w:rStyle w:val="fontstyle01"/>
                <w:color w:val="auto"/>
              </w:rPr>
            </w:pPr>
            <w:r>
              <w:rPr>
                <w:rStyle w:val="fontstyle01"/>
                <w:color w:val="auto"/>
              </w:rPr>
              <w:t xml:space="preserve">3. </w:t>
            </w:r>
            <w:r w:rsidRPr="006C76DA">
              <w:rPr>
                <w:rStyle w:val="fontstyle01"/>
                <w:color w:val="auto"/>
              </w:rPr>
              <w:t>Feedback zu den präsentierten Plänen</w:t>
            </w:r>
          </w:p>
        </w:tc>
        <w:tc>
          <w:tcPr>
            <w:tcW w:w="2693" w:type="dxa"/>
          </w:tcPr>
          <w:p w14:paraId="2D6A8081" w14:textId="77777777" w:rsidR="00DF669F" w:rsidRPr="005671D6" w:rsidRDefault="00DF669F" w:rsidP="00FB679F">
            <w:pPr>
              <w:spacing w:line="276" w:lineRule="auto"/>
              <w:rPr>
                <w:rFonts w:cstheme="minorHAnsi"/>
              </w:rPr>
            </w:pPr>
          </w:p>
        </w:tc>
        <w:tc>
          <w:tcPr>
            <w:tcW w:w="2835" w:type="dxa"/>
          </w:tcPr>
          <w:p w14:paraId="69D097EC" w14:textId="77777777" w:rsidR="00DF669F" w:rsidRPr="009B37B0" w:rsidRDefault="00DF669F" w:rsidP="00FB679F">
            <w:pPr>
              <w:tabs>
                <w:tab w:val="left" w:pos="1843"/>
              </w:tabs>
              <w:spacing w:line="276" w:lineRule="auto"/>
              <w:rPr>
                <w:rFonts w:cstheme="minorHAnsi"/>
              </w:rPr>
            </w:pPr>
            <w:r w:rsidRPr="00C44555">
              <w:rPr>
                <w:rFonts w:cstheme="minorHAnsi"/>
              </w:rPr>
              <w:t xml:space="preserve">--&gt; </w:t>
            </w:r>
            <w:r>
              <w:rPr>
                <w:rFonts w:cstheme="minorHAnsi"/>
              </w:rPr>
              <w:t>Arbeitsblatt 3</w:t>
            </w:r>
          </w:p>
        </w:tc>
      </w:tr>
    </w:tbl>
    <w:p w14:paraId="6456DD70" w14:textId="77777777" w:rsidR="00DF669F" w:rsidRDefault="00DF669F" w:rsidP="00DF669F">
      <w:pPr>
        <w:spacing w:line="276" w:lineRule="auto"/>
        <w:rPr>
          <w:rFonts w:cstheme="minorHAnsi"/>
          <w:color w:val="FF0000"/>
        </w:rPr>
      </w:pPr>
    </w:p>
    <w:tbl>
      <w:tblPr>
        <w:tblStyle w:val="Tabellenraster"/>
        <w:tblW w:w="9067" w:type="dxa"/>
        <w:tblLook w:val="04A0" w:firstRow="1" w:lastRow="0" w:firstColumn="1" w:lastColumn="0" w:noHBand="0" w:noVBand="1"/>
      </w:tblPr>
      <w:tblGrid>
        <w:gridCol w:w="3745"/>
        <w:gridCol w:w="2382"/>
        <w:gridCol w:w="2940"/>
      </w:tblGrid>
      <w:tr w:rsidR="00DF669F" w:rsidRPr="000A5AD8" w14:paraId="1034E68A" w14:textId="77777777" w:rsidTr="00FB679F">
        <w:tc>
          <w:tcPr>
            <w:tcW w:w="9067" w:type="dxa"/>
            <w:gridSpan w:val="3"/>
          </w:tcPr>
          <w:p w14:paraId="737A0779" w14:textId="77777777" w:rsidR="00DF669F" w:rsidRPr="000A5AD8" w:rsidRDefault="00DF669F" w:rsidP="00FB679F">
            <w:pPr>
              <w:spacing w:line="276" w:lineRule="auto"/>
              <w:rPr>
                <w:rFonts w:cstheme="minorHAnsi"/>
                <w:i/>
                <w:iCs/>
              </w:rPr>
            </w:pPr>
            <w:r w:rsidRPr="000A5AD8">
              <w:rPr>
                <w:rFonts w:cstheme="minorHAnsi"/>
                <w:i/>
                <w:iCs/>
              </w:rPr>
              <w:t>Vertiefung 2</w:t>
            </w:r>
          </w:p>
          <w:p w14:paraId="2B7DB27B" w14:textId="77777777" w:rsidR="00DF669F" w:rsidRPr="000A5AD8" w:rsidRDefault="00DF669F" w:rsidP="00FB679F">
            <w:pPr>
              <w:spacing w:line="276" w:lineRule="auto"/>
              <w:rPr>
                <w:rFonts w:cstheme="minorHAnsi"/>
                <w:i/>
                <w:iCs/>
                <w:color w:val="FF0000"/>
              </w:rPr>
            </w:pPr>
          </w:p>
        </w:tc>
      </w:tr>
      <w:tr w:rsidR="00DF669F" w:rsidRPr="00167A32" w14:paraId="44DA840A" w14:textId="77777777" w:rsidTr="00FB679F">
        <w:tc>
          <w:tcPr>
            <w:tcW w:w="3745" w:type="dxa"/>
          </w:tcPr>
          <w:p w14:paraId="1006929C" w14:textId="77777777" w:rsidR="00A76CF4" w:rsidRDefault="00F67049" w:rsidP="00FB679F">
            <w:pPr>
              <w:spacing w:line="276" w:lineRule="auto"/>
              <w:rPr>
                <w:rFonts w:cstheme="minorHAnsi"/>
              </w:rPr>
            </w:pPr>
            <w:r w:rsidRPr="00F67049">
              <w:rPr>
                <w:rFonts w:cstheme="minorHAnsi"/>
              </w:rPr>
              <w:t xml:space="preserve">Welche Warnsignale </w:t>
            </w:r>
            <w:commentRangeStart w:id="51"/>
            <w:commentRangeStart w:id="52"/>
            <w:r w:rsidRPr="00F67049">
              <w:rPr>
                <w:rFonts w:cstheme="minorHAnsi"/>
              </w:rPr>
              <w:t>mentaler Gesundheitsprobleme</w:t>
            </w:r>
            <w:commentRangeEnd w:id="51"/>
            <w:r w:rsidR="00DB4C62">
              <w:rPr>
                <w:rStyle w:val="Kommentarzeichen"/>
              </w:rPr>
              <w:commentReference w:id="51"/>
            </w:r>
            <w:commentRangeEnd w:id="52"/>
            <w:r w:rsidR="005860B0">
              <w:rPr>
                <w:rStyle w:val="Kommentarzeichen"/>
              </w:rPr>
              <w:commentReference w:id="52"/>
            </w:r>
            <w:r w:rsidRPr="00F67049">
              <w:rPr>
                <w:rFonts w:cstheme="minorHAnsi"/>
              </w:rPr>
              <w:t xml:space="preserve"> kennst du? </w:t>
            </w:r>
          </w:p>
          <w:p w14:paraId="587CE50B" w14:textId="1BA86088" w:rsidR="00DF669F" w:rsidRDefault="00A76CF4" w:rsidP="00FB679F">
            <w:pPr>
              <w:spacing w:line="276" w:lineRule="auto"/>
              <w:rPr>
                <w:rFonts w:cstheme="minorHAnsi"/>
              </w:rPr>
            </w:pPr>
            <w:r>
              <w:rPr>
                <w:rFonts w:cstheme="minorHAnsi"/>
              </w:rPr>
              <w:t xml:space="preserve">1. </w:t>
            </w:r>
            <w:r w:rsidR="00F67049" w:rsidRPr="00F67049">
              <w:rPr>
                <w:rFonts w:cstheme="minorHAnsi"/>
              </w:rPr>
              <w:t xml:space="preserve">Früherkennung </w:t>
            </w:r>
          </w:p>
          <w:p w14:paraId="110C5C31" w14:textId="6D95CC37" w:rsidR="00F67049" w:rsidRPr="00A76CF4" w:rsidRDefault="00A76CF4" w:rsidP="00F67049">
            <w:pPr>
              <w:tabs>
                <w:tab w:val="left" w:pos="273"/>
                <w:tab w:val="left" w:pos="2441"/>
                <w:tab w:val="left" w:pos="2880"/>
              </w:tabs>
              <w:spacing w:line="276" w:lineRule="auto"/>
              <w:rPr>
                <w:rFonts w:cstheme="minorHAnsi"/>
              </w:rPr>
            </w:pPr>
            <w:r>
              <w:rPr>
                <w:rFonts w:ascii="Calibri" w:hAnsi="Calibri" w:cs="Calibri"/>
                <w:color w:val="231F20"/>
              </w:rPr>
              <w:t xml:space="preserve">2. </w:t>
            </w:r>
            <w:r w:rsidRPr="00F67049">
              <w:rPr>
                <w:rFonts w:cstheme="minorHAnsi"/>
              </w:rPr>
              <w:t>Hilfe suchen</w:t>
            </w:r>
            <w:r>
              <w:rPr>
                <w:rFonts w:cstheme="minorHAnsi"/>
              </w:rPr>
              <w:t xml:space="preserve"> –</w:t>
            </w:r>
            <w:r>
              <w:rPr>
                <w:rFonts w:ascii="Calibri" w:hAnsi="Calibri" w:cs="Calibri"/>
                <w:color w:val="231F20"/>
              </w:rPr>
              <w:t xml:space="preserve"> </w:t>
            </w:r>
            <w:r w:rsidR="00F67049">
              <w:rPr>
                <w:rFonts w:ascii="Calibri" w:hAnsi="Calibri" w:cs="Calibri"/>
                <w:color w:val="231F20"/>
              </w:rPr>
              <w:t>Gruppenarbeit:</w:t>
            </w:r>
          </w:p>
          <w:p w14:paraId="5802D035" w14:textId="4B153012" w:rsidR="00F67049" w:rsidRDefault="00F67049" w:rsidP="00F67049">
            <w:pPr>
              <w:tabs>
                <w:tab w:val="left" w:pos="273"/>
                <w:tab w:val="left" w:pos="2441"/>
                <w:tab w:val="left" w:pos="2880"/>
              </w:tabs>
              <w:spacing w:line="276" w:lineRule="auto"/>
              <w:rPr>
                <w:rFonts w:ascii="Calibri" w:hAnsi="Calibri" w:cs="Calibri"/>
                <w:color w:val="231F20"/>
              </w:rPr>
            </w:pPr>
            <w:r>
              <w:rPr>
                <w:rFonts w:ascii="Calibri" w:hAnsi="Calibri" w:cs="Calibri"/>
                <w:color w:val="231F20"/>
              </w:rPr>
              <w:t>Gruppe 1: schulische und örtliche Hilf</w:t>
            </w:r>
            <w:ins w:id="53" w:author="Theresa Salge" w:date="2024-07-09T16:38:00Z">
              <w:r w:rsidR="00540DC1">
                <w:rPr>
                  <w:rFonts w:ascii="Calibri" w:hAnsi="Calibri" w:cs="Calibri"/>
                  <w:color w:val="231F20"/>
                </w:rPr>
                <w:t>s</w:t>
              </w:r>
            </w:ins>
            <w:del w:id="54" w:author="Theresa Salge" w:date="2024-07-09T16:38:00Z">
              <w:r w:rsidDel="00540DC1">
                <w:rPr>
                  <w:rFonts w:ascii="Calibri" w:hAnsi="Calibri" w:cs="Calibri"/>
                  <w:color w:val="231F20"/>
                </w:rPr>
                <w:delText>e</w:delText>
              </w:r>
            </w:del>
            <w:r>
              <w:rPr>
                <w:rFonts w:ascii="Calibri" w:hAnsi="Calibri" w:cs="Calibri"/>
                <w:color w:val="231F20"/>
              </w:rPr>
              <w:t>angebote</w:t>
            </w:r>
          </w:p>
          <w:p w14:paraId="7EFA5459" w14:textId="06E20D8B" w:rsidR="00F67049" w:rsidRDefault="00F67049" w:rsidP="00F67049">
            <w:pPr>
              <w:tabs>
                <w:tab w:val="left" w:pos="273"/>
                <w:tab w:val="left" w:pos="2441"/>
                <w:tab w:val="left" w:pos="2880"/>
              </w:tabs>
              <w:spacing w:line="276" w:lineRule="auto"/>
              <w:rPr>
                <w:rFonts w:ascii="Calibri" w:hAnsi="Calibri" w:cs="Calibri"/>
                <w:color w:val="231F20"/>
              </w:rPr>
            </w:pPr>
            <w:r>
              <w:rPr>
                <w:rFonts w:ascii="Calibri" w:hAnsi="Calibri" w:cs="Calibri"/>
                <w:color w:val="231F20"/>
              </w:rPr>
              <w:t>Gruppe 2: überregionale, deutschlandweite Hilf</w:t>
            </w:r>
            <w:ins w:id="55" w:author="Theresa Salge" w:date="2024-07-09T16:39:00Z">
              <w:r w:rsidR="00540DC1">
                <w:rPr>
                  <w:rFonts w:ascii="Calibri" w:hAnsi="Calibri" w:cs="Calibri"/>
                  <w:color w:val="231F20"/>
                </w:rPr>
                <w:t>s</w:t>
              </w:r>
            </w:ins>
            <w:del w:id="56" w:author="Theresa Salge" w:date="2024-07-09T16:39:00Z">
              <w:r w:rsidDel="00540DC1">
                <w:rPr>
                  <w:rFonts w:ascii="Calibri" w:hAnsi="Calibri" w:cs="Calibri"/>
                  <w:color w:val="231F20"/>
                </w:rPr>
                <w:delText>e</w:delText>
              </w:r>
            </w:del>
            <w:r>
              <w:rPr>
                <w:rFonts w:ascii="Calibri" w:hAnsi="Calibri" w:cs="Calibri"/>
                <w:color w:val="231F20"/>
              </w:rPr>
              <w:t>angebote</w:t>
            </w:r>
          </w:p>
          <w:p w14:paraId="216E87C7" w14:textId="292E404D" w:rsidR="00DF669F" w:rsidRPr="00A76CF4" w:rsidRDefault="00F67049" w:rsidP="00A76CF4">
            <w:pPr>
              <w:tabs>
                <w:tab w:val="left" w:pos="273"/>
                <w:tab w:val="left" w:pos="2441"/>
                <w:tab w:val="left" w:pos="2880"/>
              </w:tabs>
              <w:spacing w:line="276" w:lineRule="auto"/>
              <w:rPr>
                <w:rFonts w:ascii="Calibri" w:hAnsi="Calibri" w:cs="Calibri"/>
                <w:color w:val="231F20"/>
              </w:rPr>
            </w:pPr>
            <w:r>
              <w:rPr>
                <w:rFonts w:ascii="Calibri" w:hAnsi="Calibri" w:cs="Calibri"/>
                <w:color w:val="231F20"/>
              </w:rPr>
              <w:t>Gruppe 3: Online</w:t>
            </w:r>
            <w:r w:rsidR="00A76CF4">
              <w:rPr>
                <w:rFonts w:ascii="Calibri" w:hAnsi="Calibri" w:cs="Calibri"/>
                <w:color w:val="231F20"/>
              </w:rPr>
              <w:t>h</w:t>
            </w:r>
            <w:r>
              <w:rPr>
                <w:rFonts w:ascii="Calibri" w:hAnsi="Calibri" w:cs="Calibri"/>
                <w:color w:val="231F20"/>
              </w:rPr>
              <w:t>i</w:t>
            </w:r>
            <w:r w:rsidR="00A76CF4">
              <w:rPr>
                <w:rFonts w:ascii="Calibri" w:hAnsi="Calibri" w:cs="Calibri"/>
                <w:color w:val="231F20"/>
              </w:rPr>
              <w:t>l</w:t>
            </w:r>
            <w:r>
              <w:rPr>
                <w:rFonts w:ascii="Calibri" w:hAnsi="Calibri" w:cs="Calibri"/>
                <w:color w:val="231F20"/>
              </w:rPr>
              <w:t>f</w:t>
            </w:r>
            <w:ins w:id="57" w:author="Theresa Salge" w:date="2024-07-09T16:39:00Z">
              <w:r w:rsidR="00540DC1">
                <w:rPr>
                  <w:rFonts w:ascii="Calibri" w:hAnsi="Calibri" w:cs="Calibri"/>
                  <w:color w:val="231F20"/>
                </w:rPr>
                <w:t>s</w:t>
              </w:r>
            </w:ins>
            <w:del w:id="58" w:author="Theresa Salge" w:date="2024-07-09T16:39:00Z">
              <w:r w:rsidDel="00540DC1">
                <w:rPr>
                  <w:rFonts w:ascii="Calibri" w:hAnsi="Calibri" w:cs="Calibri"/>
                  <w:color w:val="231F20"/>
                </w:rPr>
                <w:delText>e</w:delText>
              </w:r>
            </w:del>
            <w:r>
              <w:rPr>
                <w:rFonts w:ascii="Calibri" w:hAnsi="Calibri" w:cs="Calibri"/>
                <w:color w:val="231F20"/>
              </w:rPr>
              <w:t>angebote</w:t>
            </w:r>
          </w:p>
        </w:tc>
        <w:tc>
          <w:tcPr>
            <w:tcW w:w="2382" w:type="dxa"/>
          </w:tcPr>
          <w:p w14:paraId="3A21E2C6" w14:textId="3C5CFC8E" w:rsidR="00472CAE" w:rsidRPr="00C56D33" w:rsidRDefault="00472CAE" w:rsidP="00FB679F">
            <w:pPr>
              <w:spacing w:line="276" w:lineRule="auto"/>
              <w:rPr>
                <w:rFonts w:cstheme="minorHAnsi"/>
              </w:rPr>
            </w:pPr>
            <w:r w:rsidRPr="00C56D33">
              <w:rPr>
                <w:rFonts w:cstheme="minorHAnsi"/>
              </w:rPr>
              <w:t>Unterrichtsgespräch</w:t>
            </w:r>
          </w:p>
          <w:p w14:paraId="6B189BE8" w14:textId="77777777" w:rsidR="00A76CF4" w:rsidRPr="00C56D33" w:rsidRDefault="00A76CF4" w:rsidP="00FB679F">
            <w:pPr>
              <w:spacing w:line="276" w:lineRule="auto"/>
              <w:rPr>
                <w:rFonts w:cstheme="minorHAnsi"/>
              </w:rPr>
            </w:pPr>
          </w:p>
          <w:p w14:paraId="285B9D0F" w14:textId="4DB195D9" w:rsidR="00DF669F" w:rsidRPr="00C56D33" w:rsidRDefault="00472CAE" w:rsidP="00FB679F">
            <w:pPr>
              <w:spacing w:line="276" w:lineRule="auto"/>
              <w:rPr>
                <w:rFonts w:cstheme="minorHAnsi"/>
              </w:rPr>
            </w:pPr>
            <w:r w:rsidRPr="00C56D33">
              <w:rPr>
                <w:rFonts w:cstheme="minorHAnsi"/>
              </w:rPr>
              <w:t>Think-Pair-</w:t>
            </w:r>
            <w:r w:rsidR="009107AB" w:rsidRPr="00C56D33">
              <w:rPr>
                <w:rFonts w:cstheme="minorHAnsi"/>
              </w:rPr>
              <w:t>Square-</w:t>
            </w:r>
            <w:r w:rsidRPr="00C56D33">
              <w:rPr>
                <w:rFonts w:cstheme="minorHAnsi"/>
              </w:rPr>
              <w:t>Share</w:t>
            </w:r>
            <w:r w:rsidR="000C64E6" w:rsidRPr="00C56D33">
              <w:rPr>
                <w:rFonts w:cstheme="minorHAnsi"/>
              </w:rPr>
              <w:t xml:space="preserve"> (4er-Gruppen)</w:t>
            </w:r>
          </w:p>
          <w:p w14:paraId="20B17E9F" w14:textId="47719BB4" w:rsidR="00DF669F" w:rsidRPr="00C56D33" w:rsidRDefault="00DF669F" w:rsidP="00FB679F">
            <w:pPr>
              <w:spacing w:line="276" w:lineRule="auto"/>
              <w:rPr>
                <w:rFonts w:cstheme="minorHAnsi"/>
                <w:color w:val="FF0000"/>
              </w:rPr>
            </w:pPr>
          </w:p>
        </w:tc>
        <w:tc>
          <w:tcPr>
            <w:tcW w:w="2940" w:type="dxa"/>
          </w:tcPr>
          <w:p w14:paraId="0039AD17" w14:textId="77777777" w:rsidR="00A76CF4" w:rsidRPr="008C23F9" w:rsidRDefault="00A76CF4" w:rsidP="00A76CF4">
            <w:pPr>
              <w:tabs>
                <w:tab w:val="left" w:pos="1843"/>
              </w:tabs>
              <w:spacing w:line="276" w:lineRule="auto"/>
              <w:rPr>
                <w:rFonts w:cstheme="minorHAnsi"/>
                <w:b/>
                <w:bCs/>
              </w:rPr>
            </w:pPr>
            <w:r w:rsidRPr="008C23F9">
              <w:rPr>
                <w:rFonts w:cstheme="minorHAnsi"/>
                <w:b/>
                <w:bCs/>
              </w:rPr>
              <w:t>digital:</w:t>
            </w:r>
          </w:p>
          <w:p w14:paraId="3FB2008E" w14:textId="53976003" w:rsidR="00A76CF4" w:rsidRDefault="00A76CF4" w:rsidP="00A76CF4">
            <w:pPr>
              <w:tabs>
                <w:tab w:val="left" w:pos="1843"/>
              </w:tabs>
              <w:spacing w:line="276" w:lineRule="auto"/>
              <w:rPr>
                <w:rFonts w:cstheme="minorHAnsi"/>
              </w:rPr>
            </w:pPr>
            <w:r>
              <w:rPr>
                <w:rFonts w:cstheme="minorHAnsi"/>
              </w:rPr>
              <w:t>--&gt;</w:t>
            </w:r>
            <w:r w:rsidRPr="008C23F9">
              <w:rPr>
                <w:rFonts w:cstheme="minorHAnsi"/>
              </w:rPr>
              <w:t xml:space="preserve"> </w:t>
            </w:r>
            <w:commentRangeStart w:id="59"/>
            <w:commentRangeStart w:id="60"/>
            <w:r>
              <w:rPr>
                <w:rFonts w:cstheme="minorHAnsi"/>
              </w:rPr>
              <w:t>Tool zur Erstellung von Notizen</w:t>
            </w:r>
            <w:commentRangeEnd w:id="59"/>
            <w:r w:rsidR="00621333">
              <w:rPr>
                <w:rStyle w:val="Kommentarzeichen"/>
              </w:rPr>
              <w:commentReference w:id="59"/>
            </w:r>
            <w:commentRangeEnd w:id="60"/>
            <w:r w:rsidR="005860B0">
              <w:rPr>
                <w:rStyle w:val="Kommentarzeichen"/>
              </w:rPr>
              <w:commentReference w:id="60"/>
            </w:r>
            <w:ins w:id="61" w:author="Michael Kohl" w:date="2024-07-16T14:37:00Z" w16du:dateUtc="2024-07-16T12:37:00Z">
              <w:r w:rsidR="005860B0">
                <w:rPr>
                  <w:rFonts w:cstheme="minorHAnsi"/>
                </w:rPr>
                <w:t>, z.B. Apple Notizen, GoodNotes, Notability, Google Not</w:t>
              </w:r>
            </w:ins>
            <w:ins w:id="62" w:author="Michael Kohl" w:date="2024-07-16T14:38:00Z" w16du:dateUtc="2024-07-16T12:38:00Z">
              <w:r w:rsidR="005860B0">
                <w:rPr>
                  <w:rFonts w:cstheme="minorHAnsi"/>
                </w:rPr>
                <w:t>izen</w:t>
              </w:r>
            </w:ins>
          </w:p>
          <w:p w14:paraId="2ACC2014" w14:textId="77777777" w:rsidR="00A76CF4" w:rsidRDefault="00A76CF4" w:rsidP="00A76CF4">
            <w:pPr>
              <w:tabs>
                <w:tab w:val="left" w:pos="1843"/>
              </w:tabs>
              <w:spacing w:line="276" w:lineRule="auto"/>
              <w:rPr>
                <w:rFonts w:cstheme="minorHAnsi"/>
              </w:rPr>
            </w:pPr>
          </w:p>
          <w:p w14:paraId="73F774FB" w14:textId="77777777" w:rsidR="00A76CF4" w:rsidRDefault="00A76CF4" w:rsidP="00A76CF4">
            <w:pPr>
              <w:tabs>
                <w:tab w:val="left" w:pos="1843"/>
              </w:tabs>
              <w:spacing w:line="276" w:lineRule="auto"/>
              <w:rPr>
                <w:rFonts w:cstheme="minorHAnsi"/>
              </w:rPr>
            </w:pPr>
            <w:r w:rsidRPr="000C64E6">
              <w:rPr>
                <w:rFonts w:cstheme="minorHAnsi"/>
                <w:b/>
                <w:bCs/>
              </w:rPr>
              <w:t>analog</w:t>
            </w:r>
            <w:r>
              <w:rPr>
                <w:rFonts w:cstheme="minorHAnsi"/>
              </w:rPr>
              <w:t>:</w:t>
            </w:r>
          </w:p>
          <w:p w14:paraId="545358B3" w14:textId="29023032" w:rsidR="00DF669F" w:rsidRDefault="00A76CF4" w:rsidP="00A76CF4">
            <w:pPr>
              <w:tabs>
                <w:tab w:val="left" w:pos="1843"/>
              </w:tabs>
              <w:spacing w:line="276" w:lineRule="auto"/>
              <w:rPr>
                <w:rFonts w:cstheme="minorHAnsi"/>
              </w:rPr>
            </w:pPr>
            <w:r>
              <w:rPr>
                <w:rFonts w:cstheme="minorHAnsi"/>
              </w:rPr>
              <w:t>--&gt; Schulheft für Notizen</w:t>
            </w:r>
          </w:p>
          <w:p w14:paraId="1C7EBB0C" w14:textId="40C93FA9" w:rsidR="00E1585E" w:rsidRPr="00167A32" w:rsidRDefault="00E1585E" w:rsidP="00FB679F">
            <w:pPr>
              <w:tabs>
                <w:tab w:val="left" w:pos="1843"/>
              </w:tabs>
              <w:spacing w:line="276" w:lineRule="auto"/>
              <w:rPr>
                <w:rFonts w:cstheme="minorHAnsi"/>
                <w:color w:val="FF0000"/>
              </w:rPr>
            </w:pPr>
          </w:p>
        </w:tc>
      </w:tr>
    </w:tbl>
    <w:p w14:paraId="0E0854D1" w14:textId="77777777" w:rsidR="00DF669F" w:rsidRPr="00167A32" w:rsidRDefault="00DF669F" w:rsidP="00DF669F">
      <w:pPr>
        <w:spacing w:line="276" w:lineRule="auto"/>
        <w:rPr>
          <w:rFonts w:cstheme="minorHAnsi"/>
          <w:color w:val="FF0000"/>
        </w:rPr>
      </w:pPr>
    </w:p>
    <w:tbl>
      <w:tblPr>
        <w:tblStyle w:val="Tabellenraster"/>
        <w:tblW w:w="9067" w:type="dxa"/>
        <w:tblLook w:val="04A0" w:firstRow="1" w:lastRow="0" w:firstColumn="1" w:lastColumn="0" w:noHBand="0" w:noVBand="1"/>
      </w:tblPr>
      <w:tblGrid>
        <w:gridCol w:w="3539"/>
        <w:gridCol w:w="2410"/>
        <w:gridCol w:w="3118"/>
      </w:tblGrid>
      <w:tr w:rsidR="00DF669F" w:rsidRPr="00167A32" w14:paraId="62CEFAE8" w14:textId="77777777" w:rsidTr="00FB679F">
        <w:tc>
          <w:tcPr>
            <w:tcW w:w="9067" w:type="dxa"/>
            <w:gridSpan w:val="3"/>
          </w:tcPr>
          <w:p w14:paraId="70AA9FF4" w14:textId="77777777" w:rsidR="00DF669F" w:rsidRPr="0018721F" w:rsidRDefault="00DF669F" w:rsidP="00FB679F">
            <w:pPr>
              <w:spacing w:line="276" w:lineRule="auto"/>
              <w:rPr>
                <w:rFonts w:cstheme="minorHAnsi"/>
                <w:i/>
                <w:iCs/>
              </w:rPr>
            </w:pPr>
            <w:r w:rsidRPr="0018721F">
              <w:rPr>
                <w:rFonts w:cstheme="minorHAnsi"/>
                <w:i/>
                <w:iCs/>
              </w:rPr>
              <w:t xml:space="preserve">Reflexion </w:t>
            </w:r>
          </w:p>
          <w:p w14:paraId="5CC73F29" w14:textId="77777777" w:rsidR="00DF669F" w:rsidRPr="00167A32" w:rsidRDefault="00DF669F" w:rsidP="00FB679F">
            <w:pPr>
              <w:spacing w:line="276" w:lineRule="auto"/>
              <w:rPr>
                <w:rFonts w:cstheme="minorHAnsi"/>
                <w:i/>
                <w:iCs/>
                <w:color w:val="FF0000"/>
              </w:rPr>
            </w:pPr>
          </w:p>
        </w:tc>
      </w:tr>
      <w:tr w:rsidR="00DF669F" w:rsidRPr="00167A32" w14:paraId="3576AB62" w14:textId="77777777" w:rsidTr="00FB679F">
        <w:tc>
          <w:tcPr>
            <w:tcW w:w="3539" w:type="dxa"/>
          </w:tcPr>
          <w:p w14:paraId="397C8F84" w14:textId="77777777" w:rsidR="00DF669F" w:rsidRPr="00C40359" w:rsidRDefault="00DF669F" w:rsidP="00FB679F">
            <w:pPr>
              <w:spacing w:line="276" w:lineRule="auto"/>
              <w:rPr>
                <w:rFonts w:cstheme="minorHAnsi"/>
              </w:rPr>
            </w:pPr>
            <w:r w:rsidRPr="00C40359">
              <w:rPr>
                <w:rFonts w:cstheme="minorHAnsi"/>
              </w:rPr>
              <w:t>&gt; Was hast du in dieser Einheit gelernt?</w:t>
            </w:r>
          </w:p>
          <w:p w14:paraId="7A9A90BE" w14:textId="77777777" w:rsidR="00DF669F" w:rsidRPr="00C40359" w:rsidRDefault="00DF669F" w:rsidP="00FB679F">
            <w:pPr>
              <w:tabs>
                <w:tab w:val="left" w:pos="2441"/>
                <w:tab w:val="left" w:pos="2880"/>
              </w:tabs>
              <w:spacing w:line="276" w:lineRule="auto"/>
              <w:rPr>
                <w:rFonts w:cstheme="minorHAnsi"/>
              </w:rPr>
            </w:pPr>
            <w:r w:rsidRPr="00C40359">
              <w:rPr>
                <w:rFonts w:cstheme="minorHAnsi"/>
              </w:rPr>
              <w:t>&gt; Welche Erkenntnisse hast du gewonnen?</w:t>
            </w:r>
          </w:p>
          <w:p w14:paraId="16AFC868" w14:textId="77777777" w:rsidR="00DF669F" w:rsidRDefault="00DF669F" w:rsidP="00FB679F">
            <w:pPr>
              <w:tabs>
                <w:tab w:val="left" w:pos="2441"/>
                <w:tab w:val="left" w:pos="2880"/>
              </w:tabs>
              <w:spacing w:line="276" w:lineRule="auto"/>
              <w:rPr>
                <w:rFonts w:cstheme="minorHAnsi"/>
              </w:rPr>
            </w:pPr>
            <w:r w:rsidRPr="005671D6">
              <w:rPr>
                <w:rFonts w:cstheme="minorHAnsi"/>
              </w:rPr>
              <w:t xml:space="preserve">&gt; </w:t>
            </w:r>
            <w:r>
              <w:rPr>
                <w:rFonts w:cstheme="minorHAnsi"/>
              </w:rPr>
              <w:t>W</w:t>
            </w:r>
            <w:r w:rsidRPr="005671D6">
              <w:rPr>
                <w:rFonts w:cstheme="minorHAnsi"/>
              </w:rPr>
              <w:t xml:space="preserve">elche digitalen Tools </w:t>
            </w:r>
            <w:r>
              <w:rPr>
                <w:rFonts w:cstheme="minorHAnsi"/>
              </w:rPr>
              <w:t xml:space="preserve">kannst </w:t>
            </w:r>
            <w:r w:rsidRPr="005671D6">
              <w:rPr>
                <w:rFonts w:cstheme="minorHAnsi"/>
              </w:rPr>
              <w:t>du zur Unterstützung gesunder Lebensweisen einsetzen?</w:t>
            </w:r>
          </w:p>
          <w:p w14:paraId="70A7E929" w14:textId="77777777" w:rsidR="00DF669F" w:rsidRDefault="00DF669F" w:rsidP="00FB679F">
            <w:pPr>
              <w:tabs>
                <w:tab w:val="left" w:pos="2441"/>
                <w:tab w:val="left" w:pos="2880"/>
              </w:tabs>
              <w:spacing w:line="276" w:lineRule="auto"/>
              <w:rPr>
                <w:rFonts w:cstheme="minorHAnsi"/>
              </w:rPr>
            </w:pPr>
            <w:r>
              <w:rPr>
                <w:rFonts w:cstheme="minorHAnsi"/>
              </w:rPr>
              <w:t>&gt; Worauf musst du beim Einsatz digitaler Tools achten?</w:t>
            </w:r>
          </w:p>
          <w:p w14:paraId="02B44916" w14:textId="77777777" w:rsidR="0026080A" w:rsidRDefault="00DF669F" w:rsidP="00FB679F">
            <w:pPr>
              <w:tabs>
                <w:tab w:val="left" w:pos="2441"/>
                <w:tab w:val="left" w:pos="2880"/>
              </w:tabs>
              <w:spacing w:line="276" w:lineRule="auto"/>
              <w:rPr>
                <w:rFonts w:cstheme="minorHAnsi"/>
              </w:rPr>
            </w:pPr>
            <w:r w:rsidRPr="00D21B4F">
              <w:rPr>
                <w:rFonts w:cstheme="minorHAnsi"/>
              </w:rPr>
              <w:t xml:space="preserve">&gt; </w:t>
            </w:r>
            <w:r w:rsidR="0026080A" w:rsidRPr="0026080A">
              <w:rPr>
                <w:rFonts w:cstheme="minorHAnsi"/>
              </w:rPr>
              <w:t>Welche Herausforderungen siehst du bei der Umsetzung deines digitalen Gesundheitsplans und wie könntest du diese bewältigen?</w:t>
            </w:r>
          </w:p>
          <w:p w14:paraId="74A8D09D" w14:textId="5DFCB82C" w:rsidR="00DF669F" w:rsidRPr="000A5AD8" w:rsidRDefault="0026080A" w:rsidP="00FB679F">
            <w:pPr>
              <w:tabs>
                <w:tab w:val="left" w:pos="2441"/>
                <w:tab w:val="left" w:pos="2880"/>
              </w:tabs>
              <w:spacing w:line="276" w:lineRule="auto"/>
              <w:rPr>
                <w:rFonts w:cstheme="minorHAnsi"/>
              </w:rPr>
            </w:pPr>
            <w:r>
              <w:rPr>
                <w:rFonts w:cstheme="minorHAnsi"/>
              </w:rPr>
              <w:t xml:space="preserve">&gt; </w:t>
            </w:r>
            <w:r w:rsidRPr="0026080A">
              <w:rPr>
                <w:rFonts w:cstheme="minorHAnsi"/>
              </w:rPr>
              <w:t>Welche neuen Erkenntnisse über den Umgang mit mentalen Gesundheitsproblemen hast du heute gewonnen?</w:t>
            </w:r>
          </w:p>
        </w:tc>
        <w:tc>
          <w:tcPr>
            <w:tcW w:w="2410" w:type="dxa"/>
          </w:tcPr>
          <w:p w14:paraId="0B5807A8" w14:textId="77777777" w:rsidR="00DF669F" w:rsidRPr="00167A32" w:rsidRDefault="00DF669F" w:rsidP="00FB679F">
            <w:pPr>
              <w:spacing w:line="276" w:lineRule="auto"/>
              <w:rPr>
                <w:rFonts w:cstheme="minorHAnsi"/>
                <w:color w:val="FF0000"/>
              </w:rPr>
            </w:pPr>
            <w:r w:rsidRPr="005671D6">
              <w:rPr>
                <w:rFonts w:cstheme="minorHAnsi"/>
              </w:rPr>
              <w:t>Diskussion im Plenum</w:t>
            </w:r>
          </w:p>
        </w:tc>
        <w:tc>
          <w:tcPr>
            <w:tcW w:w="3118" w:type="dxa"/>
          </w:tcPr>
          <w:p w14:paraId="4B2A6BCE" w14:textId="77777777" w:rsidR="00DF669F" w:rsidRPr="00167A32" w:rsidRDefault="00DF669F" w:rsidP="00FB679F">
            <w:pPr>
              <w:spacing w:line="276" w:lineRule="auto"/>
              <w:rPr>
                <w:rFonts w:cstheme="minorHAnsi"/>
                <w:color w:val="FF0000"/>
              </w:rPr>
            </w:pPr>
          </w:p>
        </w:tc>
      </w:tr>
    </w:tbl>
    <w:p w14:paraId="24999782" w14:textId="77777777" w:rsidR="00DF669F" w:rsidRPr="00167A32" w:rsidRDefault="00DF669F" w:rsidP="00DF669F">
      <w:pPr>
        <w:rPr>
          <w:rFonts w:cstheme="minorHAnsi"/>
          <w:color w:val="FF0000"/>
          <w:highlight w:val="lightGray"/>
        </w:rPr>
      </w:pPr>
      <w:bookmarkStart w:id="63" w:name="_Hlk139993229"/>
      <w:r w:rsidRPr="00167A32">
        <w:rPr>
          <w:rFonts w:cstheme="minorHAnsi"/>
          <w:color w:val="FF0000"/>
          <w:highlight w:val="lightGray"/>
        </w:rPr>
        <w:br w:type="page"/>
      </w:r>
    </w:p>
    <w:bookmarkEnd w:id="63"/>
    <w:p w14:paraId="335625F4" w14:textId="77777777" w:rsidR="00DF669F" w:rsidRPr="00D21B4F" w:rsidRDefault="00DF669F" w:rsidP="00DF669F">
      <w:pPr>
        <w:spacing w:line="276" w:lineRule="auto"/>
        <w:rPr>
          <w:rFonts w:cstheme="minorHAnsi"/>
          <w:color w:val="FF0000"/>
          <w:highlight w:val="lightGray"/>
        </w:rPr>
      </w:pPr>
      <w:r w:rsidRPr="00D21B4F">
        <w:rPr>
          <w:rFonts w:cstheme="minorHAnsi"/>
          <w:color w:val="FF0000"/>
          <w:highlight w:val="lightGray"/>
        </w:rPr>
        <w:lastRenderedPageBreak/>
        <w:t>((Seite 5))</w:t>
      </w:r>
    </w:p>
    <w:p w14:paraId="0AFABF4F" w14:textId="77777777" w:rsidR="00DF669F" w:rsidRDefault="00DF669F" w:rsidP="00DF669F">
      <w:pPr>
        <w:rPr>
          <w:rFonts w:cstheme="minorHAnsi"/>
          <w:b/>
          <w:bCs/>
          <w:sz w:val="28"/>
          <w:szCs w:val="28"/>
        </w:rPr>
      </w:pPr>
      <w:r w:rsidRPr="000C6415">
        <w:rPr>
          <w:rFonts w:cstheme="minorHAnsi"/>
          <w:b/>
          <w:bCs/>
          <w:sz w:val="28"/>
          <w:szCs w:val="28"/>
        </w:rPr>
        <w:t>Über digitale Gesundheitskompetenz</w:t>
      </w:r>
    </w:p>
    <w:p w14:paraId="5089FFFB" w14:textId="77777777" w:rsidR="00DF669F" w:rsidRDefault="00DF669F" w:rsidP="00DF669F">
      <w:pPr>
        <w:rPr>
          <w:rFonts w:cstheme="minorHAnsi"/>
          <w:color w:val="FF0000"/>
        </w:rPr>
      </w:pPr>
      <w:bookmarkStart w:id="64" w:name="_Hlk167196207"/>
      <w:r w:rsidRPr="00D42F70">
        <w:rPr>
          <w:rFonts w:cstheme="minorHAnsi"/>
          <w:b/>
          <w:bCs/>
          <w:sz w:val="28"/>
          <w:szCs w:val="28"/>
        </w:rPr>
        <w:t xml:space="preserve">Komplette Seite </w:t>
      </w:r>
      <w:r>
        <w:rPr>
          <w:rFonts w:cstheme="minorHAnsi"/>
          <w:b/>
          <w:bCs/>
          <w:sz w:val="28"/>
          <w:szCs w:val="28"/>
        </w:rPr>
        <w:t>übernehmen</w:t>
      </w:r>
      <w:r w:rsidRPr="00D42F70">
        <w:rPr>
          <w:rFonts w:cstheme="minorHAnsi"/>
          <w:b/>
          <w:bCs/>
          <w:sz w:val="28"/>
          <w:szCs w:val="28"/>
        </w:rPr>
        <w:t xml:space="preserve"> </w:t>
      </w:r>
      <w:r>
        <w:rPr>
          <w:rFonts w:cstheme="minorHAnsi"/>
          <w:b/>
          <w:bCs/>
          <w:sz w:val="28"/>
          <w:szCs w:val="28"/>
        </w:rPr>
        <w:t>aus finaler Handreichung</w:t>
      </w:r>
      <w:r w:rsidRPr="00D42F70">
        <w:rPr>
          <w:rFonts w:cstheme="minorHAnsi"/>
          <w:b/>
          <w:bCs/>
          <w:sz w:val="28"/>
          <w:szCs w:val="28"/>
        </w:rPr>
        <w:t xml:space="preserve"> "20_DURCHBLICKT_Digitale_Achtsamkeit" S.7</w:t>
      </w:r>
      <w:r w:rsidRPr="00D42F70">
        <w:rPr>
          <w:rFonts w:cstheme="minorHAnsi"/>
          <w:color w:val="FF0000"/>
        </w:rPr>
        <w:t xml:space="preserve"> </w:t>
      </w:r>
    </w:p>
    <w:bookmarkEnd w:id="64"/>
    <w:p w14:paraId="7A714A95" w14:textId="77777777" w:rsidR="00D21B4F" w:rsidRPr="00D21B4F" w:rsidRDefault="00D21B4F" w:rsidP="00D21B4F">
      <w:pPr>
        <w:spacing w:line="276" w:lineRule="auto"/>
        <w:rPr>
          <w:rFonts w:cstheme="minorHAnsi"/>
          <w:color w:val="FF0000"/>
          <w:highlight w:val="lightGray"/>
        </w:rPr>
      </w:pPr>
    </w:p>
    <w:p w14:paraId="67472E89" w14:textId="77777777" w:rsidR="00D21B4F" w:rsidRPr="00D21B4F" w:rsidRDefault="00D21B4F" w:rsidP="00D21B4F">
      <w:pPr>
        <w:spacing w:line="276" w:lineRule="auto"/>
        <w:rPr>
          <w:rFonts w:cstheme="minorHAnsi"/>
          <w:color w:val="FF0000"/>
          <w:highlight w:val="lightGray"/>
        </w:rPr>
      </w:pPr>
      <w:r w:rsidRPr="00D21B4F">
        <w:rPr>
          <w:rFonts w:cstheme="minorHAnsi"/>
          <w:noProof/>
          <w:color w:val="FF0000"/>
          <w:highlight w:val="lightGray"/>
        </w:rPr>
        <w:drawing>
          <wp:inline distT="0" distB="0" distL="0" distR="0" wp14:anchorId="65ADD1DA" wp14:editId="58588810">
            <wp:extent cx="4740407" cy="6576060"/>
            <wp:effectExtent l="0" t="0" r="3175" b="0"/>
            <wp:docPr id="626692006" name="Grafik 1" descr="Ein Bild, das Text, Screenshot, Brief,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2006" name="Grafik 1" descr="Ein Bild, das Text, Screenshot, Brief, Dokument enthält.&#10;&#10;Automatisch generierte Beschreibung"/>
                    <pic:cNvPicPr/>
                  </pic:nvPicPr>
                  <pic:blipFill>
                    <a:blip r:embed="rId15"/>
                    <a:stretch>
                      <a:fillRect/>
                    </a:stretch>
                  </pic:blipFill>
                  <pic:spPr>
                    <a:xfrm>
                      <a:off x="0" y="0"/>
                      <a:ext cx="4742570" cy="6579061"/>
                    </a:xfrm>
                    <a:prstGeom prst="rect">
                      <a:avLst/>
                    </a:prstGeom>
                  </pic:spPr>
                </pic:pic>
              </a:graphicData>
            </a:graphic>
          </wp:inline>
        </w:drawing>
      </w:r>
    </w:p>
    <w:p w14:paraId="30D13A14" w14:textId="77777777" w:rsidR="00D21B4F" w:rsidRPr="00D21B4F" w:rsidRDefault="00D21B4F" w:rsidP="00D21B4F">
      <w:pPr>
        <w:spacing w:line="276" w:lineRule="auto"/>
        <w:rPr>
          <w:rFonts w:cstheme="minorHAnsi"/>
          <w:color w:val="FF0000"/>
          <w:highlight w:val="lightGray"/>
        </w:rPr>
      </w:pPr>
      <w:r w:rsidRPr="00D21B4F">
        <w:rPr>
          <w:rFonts w:cstheme="minorHAnsi"/>
          <w:color w:val="FF0000"/>
          <w:highlight w:val="lightGray"/>
        </w:rPr>
        <w:br w:type="page"/>
      </w:r>
    </w:p>
    <w:p w14:paraId="41FCC74A" w14:textId="3D900C7A" w:rsidR="00662ADA" w:rsidRPr="00167A32" w:rsidRDefault="00662ADA" w:rsidP="00662ADA">
      <w:pPr>
        <w:spacing w:line="276" w:lineRule="auto"/>
        <w:rPr>
          <w:rFonts w:cstheme="minorHAnsi"/>
          <w:color w:val="FF0000"/>
          <w:lang w:val="en-US"/>
        </w:rPr>
      </w:pPr>
      <w:r w:rsidRPr="00167A32">
        <w:rPr>
          <w:rFonts w:cstheme="minorHAnsi"/>
          <w:color w:val="FF0000"/>
          <w:highlight w:val="lightGray"/>
          <w:lang w:val="en-US"/>
        </w:rPr>
        <w:lastRenderedPageBreak/>
        <w:t>((Seite 6))</w:t>
      </w:r>
    </w:p>
    <w:tbl>
      <w:tblPr>
        <w:tblStyle w:val="Tabellenraster"/>
        <w:tblW w:w="9067" w:type="dxa"/>
        <w:tblLook w:val="04A0" w:firstRow="1" w:lastRow="0" w:firstColumn="1" w:lastColumn="0" w:noHBand="0" w:noVBand="1"/>
      </w:tblPr>
      <w:tblGrid>
        <w:gridCol w:w="9067"/>
      </w:tblGrid>
      <w:tr w:rsidR="00167A32" w:rsidRPr="00167A32" w14:paraId="6CCB8309" w14:textId="77777777" w:rsidTr="00FB679F">
        <w:tc>
          <w:tcPr>
            <w:tcW w:w="9067" w:type="dxa"/>
          </w:tcPr>
          <w:p w14:paraId="197635A8" w14:textId="77777777" w:rsidR="00662ADA" w:rsidRPr="00167A32" w:rsidRDefault="00662ADA" w:rsidP="00FB679F">
            <w:pPr>
              <w:tabs>
                <w:tab w:val="left" w:pos="273"/>
              </w:tabs>
              <w:spacing w:line="276" w:lineRule="auto"/>
              <w:rPr>
                <w:rFonts w:cstheme="minorHAnsi"/>
                <w:b/>
                <w:bCs/>
              </w:rPr>
            </w:pPr>
            <w:r w:rsidRPr="00167A32">
              <w:rPr>
                <w:rFonts w:cstheme="minorHAnsi"/>
                <w:b/>
                <w:bCs/>
              </w:rPr>
              <w:t>Lösungen/Erwartungshorizont</w:t>
            </w:r>
          </w:p>
          <w:p w14:paraId="66F5245A" w14:textId="77777777" w:rsidR="00662ADA" w:rsidRPr="00167A32" w:rsidRDefault="00662ADA" w:rsidP="00FB679F">
            <w:pPr>
              <w:tabs>
                <w:tab w:val="left" w:pos="273"/>
                <w:tab w:val="left" w:pos="2441"/>
                <w:tab w:val="left" w:pos="2880"/>
              </w:tabs>
              <w:spacing w:line="276" w:lineRule="auto"/>
              <w:rPr>
                <w:rFonts w:cstheme="minorHAnsi"/>
                <w:color w:val="FF0000"/>
              </w:rPr>
            </w:pPr>
            <w:r w:rsidRPr="00167A32">
              <w:rPr>
                <w:rFonts w:cstheme="minorHAnsi"/>
                <w:color w:val="FF0000"/>
              </w:rPr>
              <w:tab/>
            </w:r>
          </w:p>
          <w:p w14:paraId="658084FB" w14:textId="77777777" w:rsidR="00662ADA" w:rsidRPr="0018721F" w:rsidRDefault="00662ADA" w:rsidP="00FB679F">
            <w:pPr>
              <w:tabs>
                <w:tab w:val="left" w:pos="273"/>
              </w:tabs>
              <w:spacing w:line="276" w:lineRule="auto"/>
              <w:rPr>
                <w:rFonts w:cstheme="minorHAnsi"/>
                <w:b/>
                <w:bCs/>
                <w:sz w:val="26"/>
                <w:szCs w:val="26"/>
              </w:rPr>
            </w:pPr>
            <w:r w:rsidRPr="0018721F">
              <w:rPr>
                <w:rFonts w:cstheme="minorHAnsi"/>
                <w:b/>
                <w:bCs/>
                <w:sz w:val="26"/>
                <w:szCs w:val="26"/>
              </w:rPr>
              <w:t>Einstieg</w:t>
            </w:r>
            <w:r w:rsidRPr="0018721F">
              <w:rPr>
                <w:rFonts w:cstheme="minorHAnsi"/>
                <w:b/>
                <w:bCs/>
                <w:sz w:val="26"/>
                <w:szCs w:val="26"/>
              </w:rPr>
              <w:tab/>
            </w:r>
          </w:p>
          <w:p w14:paraId="0E7A8DCB" w14:textId="77777777" w:rsidR="00662ADA" w:rsidRPr="0018721F" w:rsidRDefault="00662ADA" w:rsidP="00FB679F">
            <w:pPr>
              <w:tabs>
                <w:tab w:val="left" w:pos="273"/>
              </w:tabs>
              <w:spacing w:line="276" w:lineRule="auto"/>
              <w:rPr>
                <w:rFonts w:cstheme="minorHAnsi"/>
                <w:b/>
                <w:bCs/>
              </w:rPr>
            </w:pPr>
            <w:r w:rsidRPr="0018721F">
              <w:rPr>
                <w:rFonts w:cstheme="minorHAnsi"/>
                <w:b/>
                <w:bCs/>
              </w:rPr>
              <w:t>Startervideo zur Einheit</w:t>
            </w:r>
          </w:p>
          <w:p w14:paraId="0E9E5AD9" w14:textId="77777777" w:rsidR="00662ADA" w:rsidRDefault="00662ADA" w:rsidP="00FB679F">
            <w:pPr>
              <w:tabs>
                <w:tab w:val="left" w:pos="273"/>
              </w:tabs>
              <w:spacing w:line="276" w:lineRule="auto"/>
              <w:rPr>
                <w:rFonts w:cstheme="minorHAnsi"/>
              </w:rPr>
            </w:pPr>
            <w:r w:rsidRPr="0018721F">
              <w:rPr>
                <w:rFonts w:cstheme="minorHAnsi"/>
              </w:rPr>
              <w:t>Individuelle Antworten der Lernenden</w:t>
            </w:r>
          </w:p>
          <w:p w14:paraId="714F1E06" w14:textId="77777777" w:rsidR="00D21B4F" w:rsidRDefault="00D21B4F" w:rsidP="00FB679F">
            <w:pPr>
              <w:tabs>
                <w:tab w:val="left" w:pos="273"/>
              </w:tabs>
              <w:spacing w:line="276" w:lineRule="auto"/>
              <w:rPr>
                <w:rFonts w:cstheme="minorHAnsi"/>
              </w:rPr>
            </w:pPr>
          </w:p>
          <w:p w14:paraId="261D14FE" w14:textId="77777777" w:rsidR="00662ADA" w:rsidRPr="0018721F" w:rsidRDefault="00662ADA" w:rsidP="00FB679F">
            <w:pPr>
              <w:tabs>
                <w:tab w:val="left" w:pos="273"/>
              </w:tabs>
              <w:spacing w:line="276" w:lineRule="auto"/>
              <w:rPr>
                <w:rFonts w:cstheme="minorHAnsi"/>
                <w:b/>
                <w:bCs/>
                <w:sz w:val="26"/>
                <w:szCs w:val="26"/>
              </w:rPr>
            </w:pPr>
            <w:r w:rsidRPr="0018721F">
              <w:rPr>
                <w:rFonts w:cstheme="minorHAnsi"/>
                <w:b/>
                <w:bCs/>
                <w:sz w:val="26"/>
                <w:szCs w:val="26"/>
              </w:rPr>
              <w:t>Hinführung zum Thema</w:t>
            </w:r>
          </w:p>
          <w:p w14:paraId="1CBBEB96" w14:textId="25DF8CF5" w:rsidR="007E31F3" w:rsidRDefault="007E31F3" w:rsidP="003C1C81">
            <w:pPr>
              <w:tabs>
                <w:tab w:val="left" w:pos="273"/>
              </w:tabs>
              <w:spacing w:line="276" w:lineRule="auto"/>
              <w:rPr>
                <w:rFonts w:cstheme="minorHAnsi"/>
              </w:rPr>
            </w:pPr>
            <w:r>
              <w:rPr>
                <w:rFonts w:cstheme="minorHAnsi"/>
              </w:rPr>
              <w:t xml:space="preserve">Mit </w:t>
            </w:r>
            <w:commentRangeStart w:id="65"/>
            <w:commentRangeStart w:id="66"/>
            <w:del w:id="67" w:author="Theresa Salge" w:date="2024-07-09T16:46:00Z">
              <w:r w:rsidDel="00621333">
                <w:rPr>
                  <w:rFonts w:cstheme="minorHAnsi"/>
                </w:rPr>
                <w:delText xml:space="preserve">einer </w:delText>
              </w:r>
            </w:del>
            <w:ins w:id="68" w:author="Theresa Salge" w:date="2024-07-09T16:46:00Z">
              <w:r w:rsidR="00621333">
                <w:rPr>
                  <w:rFonts w:cstheme="minorHAnsi"/>
                </w:rPr>
                <w:t xml:space="preserve">den </w:t>
              </w:r>
            </w:ins>
            <w:r>
              <w:rPr>
                <w:rFonts w:cstheme="minorHAnsi"/>
              </w:rPr>
              <w:t>Einstiegsfrage</w:t>
            </w:r>
            <w:ins w:id="69" w:author="Theresa Salge" w:date="2024-07-09T16:46:00Z">
              <w:r w:rsidR="00621333">
                <w:rPr>
                  <w:rFonts w:cstheme="minorHAnsi"/>
                </w:rPr>
                <w:t xml:space="preserve">n </w:t>
              </w:r>
            </w:ins>
            <w:del w:id="70" w:author="Theresa Salge" w:date="2024-07-09T16:46:00Z">
              <w:r w:rsidDel="00621333">
                <w:rPr>
                  <w:rFonts w:cstheme="minorHAnsi"/>
                </w:rPr>
                <w:delText xml:space="preserve"> </w:delText>
              </w:r>
            </w:del>
            <w:commentRangeEnd w:id="65"/>
            <w:r w:rsidR="00621333">
              <w:rPr>
                <w:rStyle w:val="Kommentarzeichen"/>
              </w:rPr>
              <w:commentReference w:id="65"/>
            </w:r>
            <w:commentRangeEnd w:id="66"/>
            <w:r w:rsidR="005860B0">
              <w:rPr>
                <w:rStyle w:val="Kommentarzeichen"/>
              </w:rPr>
              <w:commentReference w:id="66"/>
            </w:r>
            <w:r>
              <w:rPr>
                <w:rFonts w:cstheme="minorHAnsi"/>
              </w:rPr>
              <w:t>wird die Bedeutung des Themas Gesundheit für die Lernenden in den Fokus gerückt und die Alltagsrelevanz hervorgehoben</w:t>
            </w:r>
            <w:r w:rsidR="00FA6937">
              <w:rPr>
                <w:rFonts w:cstheme="minorHAnsi"/>
              </w:rPr>
              <w:t>.</w:t>
            </w:r>
          </w:p>
          <w:p w14:paraId="7A783204" w14:textId="77777777" w:rsidR="007E31F3" w:rsidRDefault="007E31F3" w:rsidP="003C1C81">
            <w:pPr>
              <w:tabs>
                <w:tab w:val="left" w:pos="273"/>
              </w:tabs>
              <w:spacing w:line="276" w:lineRule="auto"/>
              <w:rPr>
                <w:rFonts w:cstheme="minorHAnsi"/>
              </w:rPr>
            </w:pPr>
          </w:p>
          <w:p w14:paraId="7F032023" w14:textId="621FD725" w:rsidR="003C1C81" w:rsidRPr="00FA6937" w:rsidRDefault="003C1C81" w:rsidP="003C1C81">
            <w:pPr>
              <w:tabs>
                <w:tab w:val="left" w:pos="273"/>
              </w:tabs>
              <w:spacing w:line="276" w:lineRule="auto"/>
              <w:rPr>
                <w:rFonts w:cstheme="minorHAnsi"/>
                <w:b/>
                <w:bCs/>
              </w:rPr>
            </w:pPr>
            <w:r w:rsidRPr="00FA6937">
              <w:rPr>
                <w:rFonts w:cstheme="minorHAnsi"/>
                <w:b/>
                <w:bCs/>
              </w:rPr>
              <w:t>Was bedeutet Gesundheit für dich? Was verbindest du mit dem Thema „Gesundheit“</w:t>
            </w:r>
            <w:r w:rsidR="007E31F3" w:rsidRPr="00FA6937">
              <w:rPr>
                <w:rFonts w:cstheme="minorHAnsi"/>
                <w:b/>
                <w:bCs/>
              </w:rPr>
              <w:t>?</w:t>
            </w:r>
          </w:p>
          <w:p w14:paraId="65A5E516" w14:textId="68148EA8" w:rsidR="00F8043C" w:rsidRDefault="00A263DC" w:rsidP="003C1C81">
            <w:pPr>
              <w:tabs>
                <w:tab w:val="left" w:pos="273"/>
              </w:tabs>
              <w:spacing w:line="276" w:lineRule="auto"/>
              <w:rPr>
                <w:rFonts w:cstheme="minorHAnsi"/>
              </w:rPr>
            </w:pPr>
            <w:r w:rsidRPr="00A263DC">
              <w:rPr>
                <w:rFonts w:cstheme="minorHAnsi"/>
              </w:rPr>
              <w:t>Es wird gemeinsam eine Mindmap an der Tafel oder digital erstellt, um die Gesundheitsaspekte zu kategorisieren. Mögliche</w:t>
            </w:r>
            <w:r>
              <w:rPr>
                <w:rFonts w:cstheme="minorHAnsi"/>
              </w:rPr>
              <w:t xml:space="preserve"> </w:t>
            </w:r>
            <w:r w:rsidR="00E147EA">
              <w:rPr>
                <w:rFonts w:cstheme="minorHAnsi"/>
              </w:rPr>
              <w:t xml:space="preserve">Lösungen, die je nach Input der Lerngruppe </w:t>
            </w:r>
            <w:r w:rsidR="00F8043C">
              <w:rPr>
                <w:rFonts w:cstheme="minorHAnsi"/>
              </w:rPr>
              <w:t xml:space="preserve">angepasst werden </w:t>
            </w:r>
            <w:r w:rsidR="00886EAD">
              <w:rPr>
                <w:rFonts w:cstheme="minorHAnsi"/>
              </w:rPr>
              <w:t>können,</w:t>
            </w:r>
            <w:r w:rsidR="007E31F3">
              <w:rPr>
                <w:rFonts w:cstheme="minorHAnsi"/>
              </w:rPr>
              <w:t xml:space="preserve"> </w:t>
            </w:r>
            <w:r w:rsidR="00FA6937">
              <w:rPr>
                <w:rFonts w:cstheme="minorHAnsi"/>
              </w:rPr>
              <w:t>be</w:t>
            </w:r>
            <w:r w:rsidR="007E31F3">
              <w:rPr>
                <w:rFonts w:cstheme="minorHAnsi"/>
              </w:rPr>
              <w:t>finden sich in der Tabelle</w:t>
            </w:r>
            <w:r w:rsidR="00F8043C">
              <w:rPr>
                <w:rFonts w:cstheme="minorHAnsi"/>
              </w:rPr>
              <w:t xml:space="preserve">. Die vier Kategorien sollten </w:t>
            </w:r>
            <w:r w:rsidR="00FA6937">
              <w:rPr>
                <w:rFonts w:cstheme="minorHAnsi"/>
              </w:rPr>
              <w:t xml:space="preserve">für den weiteren Ablauf </w:t>
            </w:r>
            <w:r w:rsidR="007E31F3">
              <w:rPr>
                <w:rFonts w:cstheme="minorHAnsi"/>
              </w:rPr>
              <w:t>übernommen werden</w:t>
            </w:r>
            <w:r w:rsidR="00F8043C">
              <w:rPr>
                <w:rFonts w:cstheme="minorHAnsi"/>
              </w:rPr>
              <w:t>.</w:t>
            </w:r>
            <w:ins w:id="71" w:author="Michael Kohl" w:date="2024-07-16T14:40:00Z" w16du:dateUtc="2024-07-16T12:40:00Z">
              <w:r w:rsidR="005860B0">
                <w:rPr>
                  <w:rFonts w:cstheme="minorHAnsi"/>
                </w:rPr>
                <w:t xml:space="preserve"> Hinweis zum Thema „Prävention“: wenn die</w:t>
              </w:r>
            </w:ins>
            <w:ins w:id="72" w:author="Michael Kohl" w:date="2024-07-16T14:41:00Z" w16du:dateUtc="2024-07-16T12:41:00Z">
              <w:r w:rsidR="005860B0">
                <w:rPr>
                  <w:rFonts w:cstheme="minorHAnsi"/>
                </w:rPr>
                <w:t>ser Begriff den Lernenden nicht so geläufig ist, kann die Lehrkraft noch eine Erläuterung vorausschicken. Hier ein Vorschlag: „</w:t>
              </w:r>
              <w:r w:rsidR="005860B0">
                <w:t>Prävention in der persönlichen Gesundheitsfürsorge bedeutet, Maßnahmen zu ergreifen, um Krankheiten oder gesundheitliche Probleme zu vermeiden, bevor sie auftreten.“</w:t>
              </w:r>
            </w:ins>
          </w:p>
          <w:p w14:paraId="5952FC79" w14:textId="77777777" w:rsidR="00F8043C" w:rsidRDefault="00F8043C" w:rsidP="003C1C81">
            <w:pPr>
              <w:tabs>
                <w:tab w:val="left" w:pos="273"/>
              </w:tabs>
              <w:spacing w:line="276" w:lineRule="auto"/>
              <w:rPr>
                <w:rFonts w:cstheme="minorHAnsi"/>
              </w:rPr>
            </w:pPr>
          </w:p>
          <w:p w14:paraId="172DA42E" w14:textId="4F165F95" w:rsidR="00FA6937" w:rsidRPr="00FA6937" w:rsidRDefault="00FA6937" w:rsidP="003C1C81">
            <w:pPr>
              <w:tabs>
                <w:tab w:val="left" w:pos="273"/>
              </w:tabs>
              <w:spacing w:line="276" w:lineRule="auto"/>
              <w:rPr>
                <w:rFonts w:cstheme="minorHAnsi"/>
                <w:b/>
                <w:bCs/>
              </w:rPr>
            </w:pPr>
            <w:r w:rsidRPr="00FA6937">
              <w:rPr>
                <w:rFonts w:cstheme="minorHAnsi"/>
                <w:b/>
                <w:bCs/>
              </w:rPr>
              <w:t>Mögliche Antworten:</w:t>
            </w:r>
          </w:p>
          <w:tbl>
            <w:tblPr>
              <w:tblStyle w:val="Tabellenraster"/>
              <w:tblW w:w="0" w:type="auto"/>
              <w:tblLook w:val="04A0" w:firstRow="1" w:lastRow="0" w:firstColumn="1" w:lastColumn="0" w:noHBand="0" w:noVBand="1"/>
            </w:tblPr>
            <w:tblGrid>
              <w:gridCol w:w="2180"/>
              <w:gridCol w:w="2122"/>
              <w:gridCol w:w="2410"/>
              <w:gridCol w:w="2129"/>
            </w:tblGrid>
            <w:tr w:rsidR="00F8043C" w14:paraId="46EE0263" w14:textId="77777777" w:rsidTr="00F8043C">
              <w:tc>
                <w:tcPr>
                  <w:tcW w:w="2210" w:type="dxa"/>
                </w:tcPr>
                <w:p w14:paraId="23EE5707" w14:textId="77777777" w:rsidR="00F8043C" w:rsidRPr="00A03F10" w:rsidRDefault="00F8043C" w:rsidP="00F8043C">
                  <w:pPr>
                    <w:tabs>
                      <w:tab w:val="left" w:pos="273"/>
                    </w:tabs>
                    <w:spacing w:line="276" w:lineRule="auto"/>
                    <w:rPr>
                      <w:rFonts w:cstheme="minorHAnsi"/>
                      <w:b/>
                      <w:bCs/>
                      <w:sz w:val="18"/>
                      <w:szCs w:val="18"/>
                    </w:rPr>
                  </w:pPr>
                  <w:r w:rsidRPr="00A03F10">
                    <w:rPr>
                      <w:rFonts w:cstheme="minorHAnsi"/>
                      <w:b/>
                      <w:bCs/>
                      <w:sz w:val="18"/>
                      <w:szCs w:val="18"/>
                    </w:rPr>
                    <w:t>a) Körperliche Aktivität</w:t>
                  </w:r>
                </w:p>
                <w:p w14:paraId="098D727A" w14:textId="7E60DE10" w:rsidR="00F8043C" w:rsidRPr="00A03F10" w:rsidRDefault="002A2C0A" w:rsidP="00A03F10">
                  <w:pPr>
                    <w:pStyle w:val="Listenabsatz"/>
                    <w:numPr>
                      <w:ilvl w:val="0"/>
                      <w:numId w:val="33"/>
                    </w:numPr>
                    <w:tabs>
                      <w:tab w:val="left" w:pos="273"/>
                    </w:tabs>
                    <w:spacing w:line="276" w:lineRule="auto"/>
                    <w:rPr>
                      <w:rFonts w:cstheme="minorHAnsi"/>
                      <w:sz w:val="18"/>
                      <w:szCs w:val="18"/>
                    </w:rPr>
                  </w:pPr>
                  <w:r>
                    <w:rPr>
                      <w:rFonts w:cstheme="minorHAnsi"/>
                      <w:sz w:val="18"/>
                      <w:szCs w:val="18"/>
                    </w:rPr>
                    <w:t>r</w:t>
                  </w:r>
                  <w:r w:rsidR="00F8043C" w:rsidRPr="00A03F10">
                    <w:rPr>
                      <w:rFonts w:cstheme="minorHAnsi"/>
                      <w:sz w:val="18"/>
                      <w:szCs w:val="18"/>
                    </w:rPr>
                    <w:t>egelmäßiges Training</w:t>
                  </w:r>
                </w:p>
                <w:p w14:paraId="126D5803" w14:textId="77777777" w:rsidR="00F8043C" w:rsidRPr="00A03F10" w:rsidRDefault="00F8043C" w:rsidP="00A03F10">
                  <w:pPr>
                    <w:pStyle w:val="Listenabsatz"/>
                    <w:numPr>
                      <w:ilvl w:val="0"/>
                      <w:numId w:val="33"/>
                    </w:numPr>
                    <w:tabs>
                      <w:tab w:val="left" w:pos="273"/>
                    </w:tabs>
                    <w:spacing w:line="276" w:lineRule="auto"/>
                    <w:rPr>
                      <w:rFonts w:cstheme="minorHAnsi"/>
                      <w:sz w:val="18"/>
                      <w:szCs w:val="18"/>
                    </w:rPr>
                  </w:pPr>
                  <w:r w:rsidRPr="00A03F10">
                    <w:rPr>
                      <w:rFonts w:cstheme="minorHAnsi"/>
                      <w:sz w:val="18"/>
                      <w:szCs w:val="18"/>
                    </w:rPr>
                    <w:t>Bewegung im Alltag</w:t>
                  </w:r>
                </w:p>
                <w:p w14:paraId="07D62C95" w14:textId="77777777" w:rsidR="00F8043C" w:rsidRPr="00A03F10" w:rsidRDefault="00F8043C" w:rsidP="00A03F10">
                  <w:pPr>
                    <w:pStyle w:val="Listenabsatz"/>
                    <w:numPr>
                      <w:ilvl w:val="0"/>
                      <w:numId w:val="33"/>
                    </w:numPr>
                    <w:tabs>
                      <w:tab w:val="left" w:pos="273"/>
                    </w:tabs>
                    <w:spacing w:line="276" w:lineRule="auto"/>
                    <w:rPr>
                      <w:rFonts w:cstheme="minorHAnsi"/>
                      <w:sz w:val="18"/>
                      <w:szCs w:val="18"/>
                    </w:rPr>
                  </w:pPr>
                  <w:r w:rsidRPr="00A03F10">
                    <w:rPr>
                      <w:rFonts w:cstheme="minorHAnsi"/>
                      <w:sz w:val="18"/>
                      <w:szCs w:val="18"/>
                    </w:rPr>
                    <w:t>Sportarten</w:t>
                  </w:r>
                </w:p>
                <w:p w14:paraId="3E78FA2A" w14:textId="77777777" w:rsidR="00F8043C" w:rsidRPr="00A03F10" w:rsidRDefault="00F8043C" w:rsidP="00A03F10">
                  <w:pPr>
                    <w:pStyle w:val="Listenabsatz"/>
                    <w:numPr>
                      <w:ilvl w:val="0"/>
                      <w:numId w:val="33"/>
                    </w:numPr>
                    <w:tabs>
                      <w:tab w:val="left" w:pos="273"/>
                    </w:tabs>
                    <w:spacing w:line="276" w:lineRule="auto"/>
                    <w:rPr>
                      <w:rFonts w:cstheme="minorHAnsi"/>
                      <w:sz w:val="18"/>
                      <w:szCs w:val="18"/>
                    </w:rPr>
                  </w:pPr>
                  <w:r w:rsidRPr="00A03F10">
                    <w:rPr>
                      <w:rFonts w:cstheme="minorHAnsi"/>
                      <w:sz w:val="18"/>
                      <w:szCs w:val="18"/>
                    </w:rPr>
                    <w:t>Fitnessstudio</w:t>
                  </w:r>
                </w:p>
                <w:p w14:paraId="4221F347" w14:textId="1933A1D3" w:rsidR="00F8043C" w:rsidRPr="00A03F10" w:rsidRDefault="002A2C0A" w:rsidP="00A03F10">
                  <w:pPr>
                    <w:pStyle w:val="Listenabsatz"/>
                    <w:numPr>
                      <w:ilvl w:val="0"/>
                      <w:numId w:val="33"/>
                    </w:numPr>
                    <w:tabs>
                      <w:tab w:val="left" w:pos="273"/>
                    </w:tabs>
                    <w:spacing w:line="276" w:lineRule="auto"/>
                    <w:rPr>
                      <w:rFonts w:cstheme="minorHAnsi"/>
                      <w:sz w:val="18"/>
                      <w:szCs w:val="18"/>
                    </w:rPr>
                  </w:pPr>
                  <w:r>
                    <w:rPr>
                      <w:rFonts w:cstheme="minorHAnsi"/>
                      <w:sz w:val="18"/>
                      <w:szCs w:val="18"/>
                    </w:rPr>
                    <w:t>k</w:t>
                  </w:r>
                  <w:r w:rsidR="00F8043C" w:rsidRPr="00A03F10">
                    <w:rPr>
                      <w:rFonts w:cstheme="minorHAnsi"/>
                      <w:sz w:val="18"/>
                      <w:szCs w:val="18"/>
                    </w:rPr>
                    <w:t xml:space="preserve">örperliche </w:t>
                  </w:r>
                  <w:r w:rsidR="00A03F10" w:rsidRPr="00A03F10">
                    <w:rPr>
                      <w:rFonts w:cstheme="minorHAnsi"/>
                      <w:sz w:val="18"/>
                      <w:szCs w:val="18"/>
                    </w:rPr>
                    <w:t>H</w:t>
                  </w:r>
                  <w:r w:rsidR="00F8043C" w:rsidRPr="00A03F10">
                    <w:rPr>
                      <w:rFonts w:cstheme="minorHAnsi"/>
                      <w:sz w:val="18"/>
                      <w:szCs w:val="18"/>
                    </w:rPr>
                    <w:t>erausforderungen</w:t>
                  </w:r>
                </w:p>
                <w:p w14:paraId="75B5E6E2" w14:textId="77777777" w:rsidR="00F8043C" w:rsidRPr="00A03F10" w:rsidRDefault="00F8043C" w:rsidP="003C1C81">
                  <w:pPr>
                    <w:tabs>
                      <w:tab w:val="left" w:pos="273"/>
                    </w:tabs>
                    <w:spacing w:line="276" w:lineRule="auto"/>
                    <w:rPr>
                      <w:rFonts w:cstheme="minorHAnsi"/>
                      <w:sz w:val="18"/>
                      <w:szCs w:val="18"/>
                    </w:rPr>
                  </w:pPr>
                </w:p>
              </w:tc>
              <w:tc>
                <w:tcPr>
                  <w:tcW w:w="2210" w:type="dxa"/>
                </w:tcPr>
                <w:p w14:paraId="127C6DE9" w14:textId="77777777" w:rsidR="00F8043C" w:rsidRPr="00A03F10" w:rsidRDefault="00F8043C" w:rsidP="00F8043C">
                  <w:pPr>
                    <w:tabs>
                      <w:tab w:val="left" w:pos="273"/>
                    </w:tabs>
                    <w:spacing w:line="276" w:lineRule="auto"/>
                    <w:rPr>
                      <w:rFonts w:cstheme="minorHAnsi"/>
                      <w:b/>
                      <w:bCs/>
                      <w:sz w:val="18"/>
                      <w:szCs w:val="18"/>
                    </w:rPr>
                  </w:pPr>
                  <w:r w:rsidRPr="00A03F10">
                    <w:rPr>
                      <w:rFonts w:cstheme="minorHAnsi"/>
                      <w:b/>
                      <w:bCs/>
                      <w:sz w:val="18"/>
                      <w:szCs w:val="18"/>
                    </w:rPr>
                    <w:t>b) Ernährung</w:t>
                  </w:r>
                </w:p>
                <w:p w14:paraId="4A9144D5" w14:textId="18196FFF" w:rsidR="00F8043C" w:rsidRPr="00A03F10" w:rsidRDefault="002A2C0A" w:rsidP="00A03F10">
                  <w:pPr>
                    <w:pStyle w:val="Listenabsatz"/>
                    <w:numPr>
                      <w:ilvl w:val="0"/>
                      <w:numId w:val="34"/>
                    </w:numPr>
                    <w:tabs>
                      <w:tab w:val="left" w:pos="273"/>
                    </w:tabs>
                    <w:spacing w:line="276" w:lineRule="auto"/>
                    <w:rPr>
                      <w:rFonts w:cstheme="minorHAnsi"/>
                      <w:sz w:val="18"/>
                      <w:szCs w:val="18"/>
                    </w:rPr>
                  </w:pPr>
                  <w:r>
                    <w:rPr>
                      <w:rFonts w:cstheme="minorHAnsi"/>
                      <w:sz w:val="18"/>
                      <w:szCs w:val="18"/>
                    </w:rPr>
                    <w:t>a</w:t>
                  </w:r>
                  <w:r w:rsidR="00F8043C" w:rsidRPr="00A03F10">
                    <w:rPr>
                      <w:rFonts w:cstheme="minorHAnsi"/>
                      <w:sz w:val="18"/>
                      <w:szCs w:val="18"/>
                    </w:rPr>
                    <w:t xml:space="preserve">usgewogene Ernährung </w:t>
                  </w:r>
                </w:p>
                <w:p w14:paraId="420A7A44" w14:textId="77777777" w:rsidR="00F8043C" w:rsidRPr="00A03F10" w:rsidRDefault="00F8043C" w:rsidP="00A03F10">
                  <w:pPr>
                    <w:pStyle w:val="Listenabsatz"/>
                    <w:numPr>
                      <w:ilvl w:val="0"/>
                      <w:numId w:val="34"/>
                    </w:numPr>
                    <w:tabs>
                      <w:tab w:val="left" w:pos="273"/>
                    </w:tabs>
                    <w:spacing w:line="276" w:lineRule="auto"/>
                    <w:rPr>
                      <w:rFonts w:cstheme="minorHAnsi"/>
                      <w:sz w:val="18"/>
                      <w:szCs w:val="18"/>
                    </w:rPr>
                  </w:pPr>
                  <w:r w:rsidRPr="00A03F10">
                    <w:rPr>
                      <w:rFonts w:cstheme="minorHAnsi"/>
                      <w:sz w:val="18"/>
                      <w:szCs w:val="18"/>
                    </w:rPr>
                    <w:t>Wasser trinken</w:t>
                  </w:r>
                </w:p>
                <w:p w14:paraId="27016935" w14:textId="071205E3" w:rsidR="00F8043C" w:rsidRPr="00A03F10" w:rsidRDefault="00F8043C" w:rsidP="00A03F10">
                  <w:pPr>
                    <w:pStyle w:val="Listenabsatz"/>
                    <w:numPr>
                      <w:ilvl w:val="0"/>
                      <w:numId w:val="34"/>
                    </w:numPr>
                    <w:tabs>
                      <w:tab w:val="left" w:pos="273"/>
                    </w:tabs>
                    <w:spacing w:line="276" w:lineRule="auto"/>
                    <w:rPr>
                      <w:rFonts w:cstheme="minorHAnsi"/>
                      <w:sz w:val="18"/>
                      <w:szCs w:val="18"/>
                    </w:rPr>
                  </w:pPr>
                  <w:r w:rsidRPr="00A03F10">
                    <w:rPr>
                      <w:rFonts w:cstheme="minorHAnsi"/>
                      <w:sz w:val="18"/>
                      <w:szCs w:val="18"/>
                    </w:rPr>
                    <w:t>Verzicht auf Junk</w:t>
                  </w:r>
                  <w:r w:rsidR="002A2C0A">
                    <w:rPr>
                      <w:rFonts w:cstheme="minorHAnsi"/>
                      <w:sz w:val="18"/>
                      <w:szCs w:val="18"/>
                    </w:rPr>
                    <w:t>f</w:t>
                  </w:r>
                  <w:r w:rsidRPr="00A03F10">
                    <w:rPr>
                      <w:rFonts w:cstheme="minorHAnsi"/>
                      <w:sz w:val="18"/>
                      <w:szCs w:val="18"/>
                    </w:rPr>
                    <w:t>ood</w:t>
                  </w:r>
                </w:p>
                <w:p w14:paraId="7C2DDC4F" w14:textId="01104CE1" w:rsidR="00F8043C" w:rsidRPr="00A03F10" w:rsidRDefault="002A2C0A" w:rsidP="00A03F10">
                  <w:pPr>
                    <w:pStyle w:val="Listenabsatz"/>
                    <w:numPr>
                      <w:ilvl w:val="0"/>
                      <w:numId w:val="34"/>
                    </w:numPr>
                    <w:tabs>
                      <w:tab w:val="left" w:pos="273"/>
                    </w:tabs>
                    <w:spacing w:line="276" w:lineRule="auto"/>
                    <w:rPr>
                      <w:rFonts w:cstheme="minorHAnsi"/>
                      <w:sz w:val="18"/>
                      <w:szCs w:val="18"/>
                    </w:rPr>
                  </w:pPr>
                  <w:r>
                    <w:rPr>
                      <w:rFonts w:cstheme="minorHAnsi"/>
                      <w:sz w:val="18"/>
                      <w:szCs w:val="18"/>
                    </w:rPr>
                    <w:t>r</w:t>
                  </w:r>
                  <w:r w:rsidR="00F8043C" w:rsidRPr="00A03F10">
                    <w:rPr>
                      <w:rFonts w:cstheme="minorHAnsi"/>
                      <w:sz w:val="18"/>
                      <w:szCs w:val="18"/>
                    </w:rPr>
                    <w:t>egelmäßige Mahlzeiten</w:t>
                  </w:r>
                </w:p>
                <w:p w14:paraId="13BD6C6F" w14:textId="73004087" w:rsidR="00F8043C" w:rsidRPr="00A03F10" w:rsidRDefault="002A2C0A" w:rsidP="00A03F10">
                  <w:pPr>
                    <w:pStyle w:val="Listenabsatz"/>
                    <w:numPr>
                      <w:ilvl w:val="0"/>
                      <w:numId w:val="34"/>
                    </w:numPr>
                    <w:tabs>
                      <w:tab w:val="left" w:pos="273"/>
                    </w:tabs>
                    <w:spacing w:line="276" w:lineRule="auto"/>
                    <w:rPr>
                      <w:rFonts w:cstheme="minorHAnsi"/>
                      <w:sz w:val="18"/>
                      <w:szCs w:val="18"/>
                    </w:rPr>
                  </w:pPr>
                  <w:r>
                    <w:rPr>
                      <w:rFonts w:cstheme="minorHAnsi"/>
                      <w:sz w:val="18"/>
                      <w:szCs w:val="18"/>
                    </w:rPr>
                    <w:t>n</w:t>
                  </w:r>
                  <w:r w:rsidR="00F8043C" w:rsidRPr="00A03F10">
                    <w:rPr>
                      <w:rFonts w:cstheme="minorHAnsi"/>
                      <w:sz w:val="18"/>
                      <w:szCs w:val="18"/>
                    </w:rPr>
                    <w:t xml:space="preserve">ährstoffreiche Lebensmittel </w:t>
                  </w:r>
                </w:p>
                <w:p w14:paraId="621AA0EA" w14:textId="77777777" w:rsidR="00EC759D" w:rsidRPr="000A5AD8" w:rsidRDefault="002A2C0A" w:rsidP="00A03F10">
                  <w:pPr>
                    <w:pStyle w:val="Listenabsatz"/>
                    <w:numPr>
                      <w:ilvl w:val="0"/>
                      <w:numId w:val="34"/>
                    </w:numPr>
                    <w:tabs>
                      <w:tab w:val="left" w:pos="273"/>
                    </w:tabs>
                    <w:spacing w:line="276" w:lineRule="auto"/>
                    <w:rPr>
                      <w:rFonts w:cstheme="minorHAnsi"/>
                      <w:sz w:val="18"/>
                      <w:szCs w:val="18"/>
                    </w:rPr>
                  </w:pPr>
                  <w:r>
                    <w:rPr>
                      <w:rFonts w:cstheme="minorHAnsi"/>
                      <w:sz w:val="18"/>
                      <w:szCs w:val="18"/>
                    </w:rPr>
                    <w:t>m</w:t>
                  </w:r>
                  <w:r w:rsidR="00EC759D" w:rsidRPr="00A03F10">
                    <w:rPr>
                      <w:rFonts w:cstheme="minorHAnsi"/>
                      <w:sz w:val="18"/>
                      <w:szCs w:val="18"/>
                    </w:rPr>
                    <w:t xml:space="preserve">aßvoll </w:t>
                  </w:r>
                  <w:r w:rsidR="00EC759D" w:rsidRPr="000A5AD8">
                    <w:rPr>
                      <w:rFonts w:cstheme="minorHAnsi"/>
                      <w:sz w:val="18"/>
                      <w:szCs w:val="18"/>
                    </w:rPr>
                    <w:t>mit Zucker, Fett und Salz umgehen</w:t>
                  </w:r>
                </w:p>
                <w:p w14:paraId="5E676629" w14:textId="63E94E97" w:rsidR="002A2C0A" w:rsidRPr="00A03F10" w:rsidRDefault="002A2C0A" w:rsidP="00A03F10">
                  <w:pPr>
                    <w:pStyle w:val="Listenabsatz"/>
                    <w:numPr>
                      <w:ilvl w:val="0"/>
                      <w:numId w:val="34"/>
                    </w:numPr>
                    <w:tabs>
                      <w:tab w:val="left" w:pos="273"/>
                    </w:tabs>
                    <w:spacing w:line="276" w:lineRule="auto"/>
                    <w:rPr>
                      <w:rFonts w:cstheme="minorHAnsi"/>
                      <w:sz w:val="18"/>
                      <w:szCs w:val="18"/>
                    </w:rPr>
                  </w:pPr>
                  <w:r w:rsidRPr="000A5AD8">
                    <w:rPr>
                      <w:rFonts w:cstheme="minorHAnsi"/>
                      <w:sz w:val="18"/>
                      <w:szCs w:val="18"/>
                    </w:rPr>
                    <w:t>Fleischkonsum reduzieren (oder auf Fleisch verzichten)</w:t>
                  </w:r>
                </w:p>
              </w:tc>
              <w:tc>
                <w:tcPr>
                  <w:tcW w:w="2210" w:type="dxa"/>
                </w:tcPr>
                <w:p w14:paraId="1F77CC50" w14:textId="77777777" w:rsidR="00F8043C" w:rsidRPr="00A03F10" w:rsidRDefault="00F8043C" w:rsidP="00F8043C">
                  <w:pPr>
                    <w:tabs>
                      <w:tab w:val="left" w:pos="273"/>
                    </w:tabs>
                    <w:spacing w:line="276" w:lineRule="auto"/>
                    <w:rPr>
                      <w:rFonts w:cstheme="minorHAnsi"/>
                      <w:b/>
                      <w:bCs/>
                      <w:sz w:val="18"/>
                      <w:szCs w:val="18"/>
                    </w:rPr>
                  </w:pPr>
                  <w:r w:rsidRPr="00A03F10">
                    <w:rPr>
                      <w:rFonts w:cstheme="minorHAnsi"/>
                      <w:b/>
                      <w:bCs/>
                      <w:sz w:val="18"/>
                      <w:szCs w:val="18"/>
                    </w:rPr>
                    <w:t xml:space="preserve">c) </w:t>
                  </w:r>
                  <w:commentRangeStart w:id="73"/>
                  <w:commentRangeStart w:id="74"/>
                  <w:commentRangeStart w:id="75"/>
                  <w:r w:rsidRPr="00A03F10">
                    <w:rPr>
                      <w:rFonts w:cstheme="minorHAnsi"/>
                      <w:b/>
                      <w:bCs/>
                      <w:sz w:val="18"/>
                      <w:szCs w:val="18"/>
                    </w:rPr>
                    <w:t>Prävention</w:t>
                  </w:r>
                  <w:commentRangeEnd w:id="73"/>
                  <w:r w:rsidR="00621333">
                    <w:rPr>
                      <w:rStyle w:val="Kommentarzeichen"/>
                    </w:rPr>
                    <w:commentReference w:id="73"/>
                  </w:r>
                  <w:commentRangeEnd w:id="74"/>
                  <w:r w:rsidR="005860B0">
                    <w:rPr>
                      <w:rStyle w:val="Kommentarzeichen"/>
                    </w:rPr>
                    <w:commentReference w:id="74"/>
                  </w:r>
                  <w:commentRangeEnd w:id="75"/>
                  <w:r w:rsidR="005860B0">
                    <w:rPr>
                      <w:rStyle w:val="Kommentarzeichen"/>
                    </w:rPr>
                    <w:commentReference w:id="75"/>
                  </w:r>
                </w:p>
                <w:p w14:paraId="51E5CE09" w14:textId="2E4F7229" w:rsidR="00F8043C" w:rsidRPr="00A03F10" w:rsidRDefault="002A2C0A" w:rsidP="00A03F10">
                  <w:pPr>
                    <w:pStyle w:val="Listenabsatz"/>
                    <w:numPr>
                      <w:ilvl w:val="0"/>
                      <w:numId w:val="35"/>
                    </w:numPr>
                    <w:tabs>
                      <w:tab w:val="left" w:pos="273"/>
                    </w:tabs>
                    <w:spacing w:line="276" w:lineRule="auto"/>
                    <w:rPr>
                      <w:rFonts w:cstheme="minorHAnsi"/>
                      <w:sz w:val="18"/>
                      <w:szCs w:val="18"/>
                    </w:rPr>
                  </w:pPr>
                  <w:r>
                    <w:rPr>
                      <w:rFonts w:cstheme="minorHAnsi"/>
                      <w:sz w:val="18"/>
                      <w:szCs w:val="18"/>
                    </w:rPr>
                    <w:t>r</w:t>
                  </w:r>
                  <w:r w:rsidR="00F8043C" w:rsidRPr="00A03F10">
                    <w:rPr>
                      <w:rFonts w:cstheme="minorHAnsi"/>
                      <w:sz w:val="18"/>
                      <w:szCs w:val="18"/>
                    </w:rPr>
                    <w:t xml:space="preserve">egelmäßige </w:t>
                  </w:r>
                  <w:r w:rsidR="000C3B43">
                    <w:rPr>
                      <w:rFonts w:cstheme="minorHAnsi"/>
                      <w:sz w:val="18"/>
                      <w:szCs w:val="18"/>
                    </w:rPr>
                    <w:t>Arzt</w:t>
                  </w:r>
                  <w:r w:rsidR="00F8043C" w:rsidRPr="00A03F10">
                    <w:rPr>
                      <w:rFonts w:cstheme="minorHAnsi"/>
                      <w:sz w:val="18"/>
                      <w:szCs w:val="18"/>
                    </w:rPr>
                    <w:t>besuche</w:t>
                  </w:r>
                </w:p>
                <w:p w14:paraId="781E1937" w14:textId="77777777" w:rsidR="00F8043C" w:rsidRPr="00A03F10" w:rsidRDefault="00F8043C" w:rsidP="00A03F10">
                  <w:pPr>
                    <w:pStyle w:val="Listenabsatz"/>
                    <w:numPr>
                      <w:ilvl w:val="0"/>
                      <w:numId w:val="35"/>
                    </w:numPr>
                    <w:tabs>
                      <w:tab w:val="left" w:pos="273"/>
                    </w:tabs>
                    <w:spacing w:line="276" w:lineRule="auto"/>
                    <w:rPr>
                      <w:rFonts w:cstheme="minorHAnsi"/>
                      <w:sz w:val="18"/>
                      <w:szCs w:val="18"/>
                    </w:rPr>
                  </w:pPr>
                  <w:r w:rsidRPr="00A03F10">
                    <w:rPr>
                      <w:rFonts w:cstheme="minorHAnsi"/>
                      <w:sz w:val="18"/>
                      <w:szCs w:val="18"/>
                    </w:rPr>
                    <w:t>Impfungen</w:t>
                  </w:r>
                </w:p>
                <w:p w14:paraId="35BA4D0A" w14:textId="77777777" w:rsidR="00F8043C" w:rsidRPr="00A03F10" w:rsidRDefault="00F8043C" w:rsidP="00A03F10">
                  <w:pPr>
                    <w:pStyle w:val="Listenabsatz"/>
                    <w:numPr>
                      <w:ilvl w:val="0"/>
                      <w:numId w:val="35"/>
                    </w:numPr>
                    <w:tabs>
                      <w:tab w:val="left" w:pos="273"/>
                    </w:tabs>
                    <w:spacing w:line="276" w:lineRule="auto"/>
                    <w:rPr>
                      <w:rFonts w:cstheme="minorHAnsi"/>
                      <w:sz w:val="18"/>
                      <w:szCs w:val="18"/>
                    </w:rPr>
                  </w:pPr>
                  <w:r w:rsidRPr="00A03F10">
                    <w:rPr>
                      <w:rFonts w:cstheme="minorHAnsi"/>
                      <w:sz w:val="18"/>
                      <w:szCs w:val="18"/>
                    </w:rPr>
                    <w:t>Vorsorgeuntersuchungen</w:t>
                  </w:r>
                </w:p>
                <w:p w14:paraId="472A4E6D" w14:textId="77777777" w:rsidR="00F8043C" w:rsidRPr="000A5AD8" w:rsidRDefault="00F8043C" w:rsidP="00A03F10">
                  <w:pPr>
                    <w:pStyle w:val="Listenabsatz"/>
                    <w:numPr>
                      <w:ilvl w:val="0"/>
                      <w:numId w:val="35"/>
                    </w:numPr>
                    <w:tabs>
                      <w:tab w:val="left" w:pos="273"/>
                    </w:tabs>
                    <w:spacing w:line="276" w:lineRule="auto"/>
                    <w:rPr>
                      <w:rFonts w:cstheme="minorHAnsi"/>
                      <w:sz w:val="18"/>
                      <w:szCs w:val="18"/>
                    </w:rPr>
                  </w:pPr>
                  <w:r w:rsidRPr="000A5AD8">
                    <w:rPr>
                      <w:rFonts w:cstheme="minorHAnsi"/>
                      <w:sz w:val="18"/>
                      <w:szCs w:val="18"/>
                    </w:rPr>
                    <w:t>Sonnenschutz</w:t>
                  </w:r>
                </w:p>
                <w:p w14:paraId="3D0F849D" w14:textId="77777777" w:rsidR="00F8043C" w:rsidRPr="000A5AD8" w:rsidRDefault="00F8043C" w:rsidP="00A03F10">
                  <w:pPr>
                    <w:pStyle w:val="Listenabsatz"/>
                    <w:numPr>
                      <w:ilvl w:val="0"/>
                      <w:numId w:val="35"/>
                    </w:numPr>
                    <w:tabs>
                      <w:tab w:val="left" w:pos="273"/>
                    </w:tabs>
                    <w:spacing w:line="276" w:lineRule="auto"/>
                    <w:rPr>
                      <w:rFonts w:cstheme="minorHAnsi"/>
                      <w:sz w:val="18"/>
                      <w:szCs w:val="18"/>
                    </w:rPr>
                  </w:pPr>
                  <w:r w:rsidRPr="000A5AD8">
                    <w:rPr>
                      <w:rFonts w:cstheme="minorHAnsi"/>
                      <w:sz w:val="18"/>
                      <w:szCs w:val="18"/>
                    </w:rPr>
                    <w:t>Zahnpflege</w:t>
                  </w:r>
                </w:p>
                <w:p w14:paraId="175F4CC9" w14:textId="793509DE" w:rsidR="00F8043C" w:rsidRPr="000A5AD8" w:rsidRDefault="00A263DC" w:rsidP="00A03F10">
                  <w:pPr>
                    <w:pStyle w:val="Listenabsatz"/>
                    <w:numPr>
                      <w:ilvl w:val="0"/>
                      <w:numId w:val="35"/>
                    </w:numPr>
                    <w:tabs>
                      <w:tab w:val="left" w:pos="273"/>
                    </w:tabs>
                    <w:spacing w:line="276" w:lineRule="auto"/>
                    <w:rPr>
                      <w:rFonts w:cstheme="minorHAnsi"/>
                      <w:sz w:val="18"/>
                      <w:szCs w:val="18"/>
                    </w:rPr>
                  </w:pPr>
                  <w:r>
                    <w:rPr>
                      <w:rFonts w:cstheme="minorHAnsi"/>
                      <w:sz w:val="18"/>
                      <w:szCs w:val="18"/>
                    </w:rPr>
                    <w:t>t</w:t>
                  </w:r>
                  <w:r w:rsidR="002A2C0A" w:rsidRPr="000A5AD8">
                    <w:rPr>
                      <w:rFonts w:cstheme="minorHAnsi"/>
                      <w:sz w:val="18"/>
                      <w:szCs w:val="18"/>
                    </w:rPr>
                    <w:t>ägliche Körperh</w:t>
                  </w:r>
                  <w:r w:rsidR="00F8043C" w:rsidRPr="000A5AD8">
                    <w:rPr>
                      <w:rFonts w:cstheme="minorHAnsi"/>
                      <w:sz w:val="18"/>
                      <w:szCs w:val="18"/>
                    </w:rPr>
                    <w:t>ygiene</w:t>
                  </w:r>
                </w:p>
                <w:p w14:paraId="2CAF510F" w14:textId="7692C5B3" w:rsidR="00EC759D" w:rsidRPr="000A5AD8" w:rsidRDefault="002A2C0A" w:rsidP="00A03F10">
                  <w:pPr>
                    <w:pStyle w:val="Listenabsatz"/>
                    <w:numPr>
                      <w:ilvl w:val="0"/>
                      <w:numId w:val="35"/>
                    </w:numPr>
                    <w:tabs>
                      <w:tab w:val="left" w:pos="273"/>
                    </w:tabs>
                    <w:spacing w:line="276" w:lineRule="auto"/>
                    <w:rPr>
                      <w:rFonts w:cstheme="minorHAnsi"/>
                      <w:sz w:val="18"/>
                      <w:szCs w:val="18"/>
                    </w:rPr>
                  </w:pPr>
                  <w:r w:rsidRPr="000A5AD8">
                    <w:rPr>
                      <w:rFonts w:cstheme="minorHAnsi"/>
                      <w:sz w:val="18"/>
                      <w:szCs w:val="18"/>
                    </w:rPr>
                    <w:t>a</w:t>
                  </w:r>
                  <w:r w:rsidR="00EC759D" w:rsidRPr="000A5AD8">
                    <w:rPr>
                      <w:rFonts w:cstheme="minorHAnsi"/>
                      <w:sz w:val="18"/>
                      <w:szCs w:val="18"/>
                    </w:rPr>
                    <w:t>uf Warnzeichen des Körpers achten</w:t>
                  </w:r>
                </w:p>
                <w:p w14:paraId="3FC708B0" w14:textId="5281521D" w:rsidR="00F8043C" w:rsidRPr="00A03F10" w:rsidRDefault="002A2C0A" w:rsidP="00A03F10">
                  <w:pPr>
                    <w:pStyle w:val="Listenabsatz"/>
                    <w:numPr>
                      <w:ilvl w:val="0"/>
                      <w:numId w:val="35"/>
                    </w:numPr>
                    <w:tabs>
                      <w:tab w:val="left" w:pos="273"/>
                    </w:tabs>
                    <w:spacing w:line="276" w:lineRule="auto"/>
                    <w:rPr>
                      <w:rFonts w:cstheme="minorHAnsi"/>
                      <w:sz w:val="18"/>
                      <w:szCs w:val="18"/>
                    </w:rPr>
                  </w:pPr>
                  <w:r w:rsidRPr="000A5AD8">
                    <w:rPr>
                      <w:rFonts w:cstheme="minorHAnsi"/>
                      <w:sz w:val="18"/>
                      <w:szCs w:val="18"/>
                    </w:rPr>
                    <w:t>s</w:t>
                  </w:r>
                  <w:r w:rsidR="00EC759D" w:rsidRPr="000A5AD8">
                    <w:rPr>
                      <w:rFonts w:cstheme="minorHAnsi"/>
                      <w:sz w:val="18"/>
                      <w:szCs w:val="18"/>
                    </w:rPr>
                    <w:t>chädliche Angewohnheiten wie Rauchen vermeiden</w:t>
                  </w:r>
                </w:p>
              </w:tc>
              <w:tc>
                <w:tcPr>
                  <w:tcW w:w="2211" w:type="dxa"/>
                </w:tcPr>
                <w:p w14:paraId="1F42FBE7" w14:textId="5581BABF" w:rsidR="00F8043C" w:rsidRPr="00A03F10" w:rsidRDefault="00F8043C" w:rsidP="00F8043C">
                  <w:pPr>
                    <w:tabs>
                      <w:tab w:val="left" w:pos="273"/>
                    </w:tabs>
                    <w:spacing w:line="276" w:lineRule="auto"/>
                    <w:rPr>
                      <w:rFonts w:cstheme="minorHAnsi"/>
                      <w:b/>
                      <w:bCs/>
                      <w:sz w:val="18"/>
                      <w:szCs w:val="18"/>
                    </w:rPr>
                  </w:pPr>
                  <w:r w:rsidRPr="00A03F10">
                    <w:rPr>
                      <w:rFonts w:cstheme="minorHAnsi"/>
                      <w:b/>
                      <w:bCs/>
                      <w:sz w:val="18"/>
                      <w:szCs w:val="18"/>
                    </w:rPr>
                    <w:t>d) Mentale Gesundheit</w:t>
                  </w:r>
                  <w:r w:rsidR="00A471F7">
                    <w:rPr>
                      <w:rFonts w:cstheme="minorHAnsi"/>
                      <w:b/>
                      <w:bCs/>
                      <w:sz w:val="18"/>
                      <w:szCs w:val="18"/>
                    </w:rPr>
                    <w:t> </w:t>
                  </w:r>
                  <w:r w:rsidRPr="00A03F10">
                    <w:rPr>
                      <w:rFonts w:cstheme="minorHAnsi"/>
                      <w:b/>
                      <w:bCs/>
                      <w:sz w:val="18"/>
                      <w:szCs w:val="18"/>
                    </w:rPr>
                    <w:t>/</w:t>
                  </w:r>
                  <w:r w:rsidR="00A471F7">
                    <w:rPr>
                      <w:rFonts w:cstheme="minorHAnsi"/>
                      <w:b/>
                      <w:bCs/>
                      <w:sz w:val="18"/>
                      <w:szCs w:val="18"/>
                    </w:rPr>
                    <w:t xml:space="preserve"> </w:t>
                  </w:r>
                  <w:r w:rsidRPr="00A03F10">
                    <w:rPr>
                      <w:rFonts w:cstheme="minorHAnsi"/>
                      <w:b/>
                      <w:bCs/>
                      <w:sz w:val="18"/>
                      <w:szCs w:val="18"/>
                    </w:rPr>
                    <w:t>Stressmanagement</w:t>
                  </w:r>
                </w:p>
                <w:p w14:paraId="67C68A48" w14:textId="77777777" w:rsidR="00F8043C" w:rsidRPr="00A03F10" w:rsidRDefault="00F8043C" w:rsidP="00A03F10">
                  <w:pPr>
                    <w:pStyle w:val="Listenabsatz"/>
                    <w:numPr>
                      <w:ilvl w:val="0"/>
                      <w:numId w:val="36"/>
                    </w:numPr>
                    <w:tabs>
                      <w:tab w:val="left" w:pos="273"/>
                    </w:tabs>
                    <w:spacing w:line="276" w:lineRule="auto"/>
                    <w:rPr>
                      <w:rFonts w:cstheme="minorHAnsi"/>
                      <w:sz w:val="18"/>
                      <w:szCs w:val="18"/>
                    </w:rPr>
                  </w:pPr>
                  <w:r w:rsidRPr="00A03F10">
                    <w:rPr>
                      <w:rFonts w:cstheme="minorHAnsi"/>
                      <w:sz w:val="18"/>
                      <w:szCs w:val="18"/>
                    </w:rPr>
                    <w:t>Stressabbau</w:t>
                  </w:r>
                </w:p>
                <w:p w14:paraId="46B3E34B" w14:textId="6C0AC9DB" w:rsidR="00F8043C" w:rsidRPr="00A03F10" w:rsidRDefault="002A2C0A" w:rsidP="00A03F10">
                  <w:pPr>
                    <w:pStyle w:val="Listenabsatz"/>
                    <w:numPr>
                      <w:ilvl w:val="0"/>
                      <w:numId w:val="36"/>
                    </w:numPr>
                    <w:tabs>
                      <w:tab w:val="left" w:pos="273"/>
                    </w:tabs>
                    <w:spacing w:line="276" w:lineRule="auto"/>
                    <w:rPr>
                      <w:rFonts w:cstheme="minorHAnsi"/>
                      <w:sz w:val="18"/>
                      <w:szCs w:val="18"/>
                    </w:rPr>
                  </w:pPr>
                  <w:r>
                    <w:rPr>
                      <w:rFonts w:cstheme="minorHAnsi"/>
                      <w:sz w:val="18"/>
                      <w:szCs w:val="18"/>
                    </w:rPr>
                    <w:t>a</w:t>
                  </w:r>
                  <w:r w:rsidR="00F8043C" w:rsidRPr="00A03F10">
                    <w:rPr>
                      <w:rFonts w:cstheme="minorHAnsi"/>
                      <w:sz w:val="18"/>
                      <w:szCs w:val="18"/>
                    </w:rPr>
                    <w:t>usreichend Schlaf</w:t>
                  </w:r>
                </w:p>
                <w:p w14:paraId="7E2386BD" w14:textId="77777777" w:rsidR="00F8043C" w:rsidRPr="00A03F10" w:rsidRDefault="00F8043C" w:rsidP="00A03F10">
                  <w:pPr>
                    <w:pStyle w:val="Listenabsatz"/>
                    <w:numPr>
                      <w:ilvl w:val="0"/>
                      <w:numId w:val="36"/>
                    </w:numPr>
                    <w:tabs>
                      <w:tab w:val="left" w:pos="273"/>
                    </w:tabs>
                    <w:spacing w:line="276" w:lineRule="auto"/>
                    <w:rPr>
                      <w:rFonts w:cstheme="minorHAnsi"/>
                      <w:sz w:val="18"/>
                      <w:szCs w:val="18"/>
                    </w:rPr>
                  </w:pPr>
                  <w:r w:rsidRPr="00A03F10">
                    <w:rPr>
                      <w:rFonts w:cstheme="minorHAnsi"/>
                      <w:sz w:val="18"/>
                      <w:szCs w:val="18"/>
                    </w:rPr>
                    <w:t>Selbstfürsorge</w:t>
                  </w:r>
                </w:p>
                <w:p w14:paraId="33F50057" w14:textId="08199AF4" w:rsidR="00F8043C" w:rsidRPr="00A03F10" w:rsidRDefault="002A2C0A" w:rsidP="00A03F10">
                  <w:pPr>
                    <w:pStyle w:val="Listenabsatz"/>
                    <w:numPr>
                      <w:ilvl w:val="0"/>
                      <w:numId w:val="36"/>
                    </w:numPr>
                    <w:tabs>
                      <w:tab w:val="left" w:pos="273"/>
                    </w:tabs>
                    <w:spacing w:line="276" w:lineRule="auto"/>
                    <w:rPr>
                      <w:rFonts w:cstheme="minorHAnsi"/>
                      <w:sz w:val="18"/>
                      <w:szCs w:val="18"/>
                    </w:rPr>
                  </w:pPr>
                  <w:r>
                    <w:rPr>
                      <w:rFonts w:cstheme="minorHAnsi"/>
                      <w:sz w:val="18"/>
                      <w:szCs w:val="18"/>
                    </w:rPr>
                    <w:t>p</w:t>
                  </w:r>
                  <w:r w:rsidR="00F8043C" w:rsidRPr="00A03F10">
                    <w:rPr>
                      <w:rFonts w:cstheme="minorHAnsi"/>
                      <w:sz w:val="18"/>
                      <w:szCs w:val="18"/>
                    </w:rPr>
                    <w:t>ositive Beziehungen</w:t>
                  </w:r>
                </w:p>
                <w:p w14:paraId="0760EAB3" w14:textId="77777777" w:rsidR="00F8043C" w:rsidRPr="00A03F10" w:rsidRDefault="00F8043C" w:rsidP="00A03F10">
                  <w:pPr>
                    <w:pStyle w:val="Listenabsatz"/>
                    <w:numPr>
                      <w:ilvl w:val="0"/>
                      <w:numId w:val="36"/>
                    </w:numPr>
                    <w:tabs>
                      <w:tab w:val="left" w:pos="273"/>
                    </w:tabs>
                    <w:spacing w:line="276" w:lineRule="auto"/>
                    <w:rPr>
                      <w:rFonts w:cstheme="minorHAnsi"/>
                      <w:sz w:val="18"/>
                      <w:szCs w:val="18"/>
                    </w:rPr>
                  </w:pPr>
                  <w:r w:rsidRPr="00A03F10">
                    <w:rPr>
                      <w:rFonts w:cstheme="minorHAnsi"/>
                      <w:sz w:val="18"/>
                      <w:szCs w:val="18"/>
                    </w:rPr>
                    <w:t>Work-Life-Balance</w:t>
                  </w:r>
                </w:p>
                <w:p w14:paraId="51A520F4" w14:textId="51C4F0AC" w:rsidR="00EC759D" w:rsidRPr="00A03F10" w:rsidRDefault="002A2C0A" w:rsidP="00A03F10">
                  <w:pPr>
                    <w:pStyle w:val="Listenabsatz"/>
                    <w:numPr>
                      <w:ilvl w:val="0"/>
                      <w:numId w:val="36"/>
                    </w:numPr>
                    <w:tabs>
                      <w:tab w:val="left" w:pos="273"/>
                    </w:tabs>
                    <w:spacing w:line="276" w:lineRule="auto"/>
                    <w:rPr>
                      <w:rFonts w:cstheme="minorHAnsi"/>
                      <w:sz w:val="18"/>
                      <w:szCs w:val="18"/>
                    </w:rPr>
                  </w:pPr>
                  <w:r>
                    <w:rPr>
                      <w:rFonts w:cstheme="minorHAnsi"/>
                      <w:sz w:val="18"/>
                      <w:szCs w:val="18"/>
                    </w:rPr>
                    <w:t>o</w:t>
                  </w:r>
                  <w:r w:rsidR="00EC759D" w:rsidRPr="00A03F10">
                    <w:rPr>
                      <w:rFonts w:cstheme="minorHAnsi"/>
                      <w:sz w:val="18"/>
                      <w:szCs w:val="18"/>
                    </w:rPr>
                    <w:t>ffen über Probleme sprechen, sich Hilfe</w:t>
                  </w:r>
                  <w:r w:rsidR="00A471F7">
                    <w:rPr>
                      <w:rFonts w:cstheme="minorHAnsi"/>
                      <w:sz w:val="18"/>
                      <w:szCs w:val="18"/>
                    </w:rPr>
                    <w:t> </w:t>
                  </w:r>
                  <w:r w:rsidR="00EC759D" w:rsidRPr="00A03F10">
                    <w:rPr>
                      <w:rFonts w:cstheme="minorHAnsi"/>
                      <w:sz w:val="18"/>
                      <w:szCs w:val="18"/>
                    </w:rPr>
                    <w:t>/</w:t>
                  </w:r>
                  <w:r w:rsidR="00A471F7">
                    <w:rPr>
                      <w:rFonts w:cstheme="minorHAnsi"/>
                      <w:sz w:val="18"/>
                      <w:szCs w:val="18"/>
                    </w:rPr>
                    <w:t xml:space="preserve"> </w:t>
                  </w:r>
                  <w:r w:rsidR="00EC759D" w:rsidRPr="00A03F10">
                    <w:rPr>
                      <w:rFonts w:cstheme="minorHAnsi"/>
                      <w:sz w:val="18"/>
                      <w:szCs w:val="18"/>
                    </w:rPr>
                    <w:t>Unterstützung holen</w:t>
                  </w:r>
                </w:p>
              </w:tc>
            </w:tr>
          </w:tbl>
          <w:p w14:paraId="59A73056" w14:textId="1CD9ABF0" w:rsidR="003C1C81" w:rsidRDefault="003C1C81" w:rsidP="003C1C81">
            <w:pPr>
              <w:tabs>
                <w:tab w:val="left" w:pos="273"/>
              </w:tabs>
              <w:spacing w:line="276" w:lineRule="auto"/>
              <w:rPr>
                <w:rFonts w:cstheme="minorHAnsi"/>
              </w:rPr>
            </w:pPr>
          </w:p>
          <w:p w14:paraId="401F410F" w14:textId="38DB5ED8" w:rsidR="00A03F10" w:rsidRPr="003C1C81" w:rsidRDefault="00F8043C" w:rsidP="003C1C81">
            <w:pPr>
              <w:tabs>
                <w:tab w:val="left" w:pos="273"/>
              </w:tabs>
              <w:spacing w:line="276" w:lineRule="auto"/>
              <w:rPr>
                <w:rFonts w:cstheme="minorHAnsi"/>
              </w:rPr>
            </w:pPr>
            <w:r>
              <w:rPr>
                <w:rFonts w:cstheme="minorHAnsi"/>
              </w:rPr>
              <w:t xml:space="preserve">Diese </w:t>
            </w:r>
            <w:r w:rsidR="003C1C81" w:rsidRPr="003C1C81">
              <w:rPr>
                <w:rFonts w:cstheme="minorHAnsi"/>
              </w:rPr>
              <w:t xml:space="preserve">Ideensammlung </w:t>
            </w:r>
            <w:r>
              <w:rPr>
                <w:rFonts w:cstheme="minorHAnsi"/>
              </w:rPr>
              <w:t xml:space="preserve">kann analog oder digital </w:t>
            </w:r>
            <w:r w:rsidR="003C1C81" w:rsidRPr="003C1C81">
              <w:rPr>
                <w:rFonts w:cstheme="minorHAnsi"/>
              </w:rPr>
              <w:t xml:space="preserve">auf </w:t>
            </w:r>
            <w:commentRangeStart w:id="76"/>
            <w:commentRangeStart w:id="77"/>
            <w:r w:rsidR="002A2C0A">
              <w:rPr>
                <w:rFonts w:cstheme="minorHAnsi"/>
              </w:rPr>
              <w:t>T</w:t>
            </w:r>
            <w:r w:rsidR="007E31F3">
              <w:rPr>
                <w:rFonts w:cstheme="minorHAnsi"/>
              </w:rPr>
              <w:t>eam</w:t>
            </w:r>
            <w:r w:rsidR="002A2C0A">
              <w:rPr>
                <w:rFonts w:cstheme="minorHAnsi"/>
              </w:rPr>
              <w:t>M</w:t>
            </w:r>
            <w:r w:rsidR="007E31F3">
              <w:rPr>
                <w:rFonts w:cstheme="minorHAnsi"/>
              </w:rPr>
              <w:t>apper</w:t>
            </w:r>
            <w:r>
              <w:rPr>
                <w:rFonts w:cstheme="minorHAnsi"/>
              </w:rPr>
              <w:t xml:space="preserve"> </w:t>
            </w:r>
            <w:commentRangeEnd w:id="76"/>
            <w:r w:rsidR="00621333">
              <w:rPr>
                <w:rStyle w:val="Kommentarzeichen"/>
              </w:rPr>
              <w:commentReference w:id="76"/>
            </w:r>
            <w:commentRangeEnd w:id="77"/>
            <w:r w:rsidR="00A206C0">
              <w:rPr>
                <w:rStyle w:val="Kommentarzeichen"/>
              </w:rPr>
              <w:commentReference w:id="77"/>
            </w:r>
            <w:r w:rsidR="00886EAD">
              <w:rPr>
                <w:rFonts w:cstheme="minorHAnsi"/>
              </w:rPr>
              <w:t>oder</w:t>
            </w:r>
            <w:r w:rsidR="00B62051">
              <w:rPr>
                <w:rFonts w:cstheme="minorHAnsi"/>
              </w:rPr>
              <w:t xml:space="preserve"> </w:t>
            </w:r>
            <w:commentRangeStart w:id="78"/>
            <w:commentRangeStart w:id="79"/>
            <w:r w:rsidR="00B62051">
              <w:rPr>
                <w:rFonts w:cstheme="minorHAnsi"/>
              </w:rPr>
              <w:t>mindwendel</w:t>
            </w:r>
            <w:r w:rsidR="00886EAD">
              <w:rPr>
                <w:rFonts w:cstheme="minorHAnsi"/>
              </w:rPr>
              <w:t xml:space="preserve"> </w:t>
            </w:r>
            <w:commentRangeEnd w:id="78"/>
            <w:r w:rsidR="00621333">
              <w:rPr>
                <w:rStyle w:val="Kommentarzeichen"/>
              </w:rPr>
              <w:commentReference w:id="78"/>
            </w:r>
            <w:commentRangeEnd w:id="79"/>
            <w:r w:rsidR="00A206C0">
              <w:rPr>
                <w:rStyle w:val="Kommentarzeichen"/>
              </w:rPr>
              <w:commentReference w:id="79"/>
            </w:r>
            <w:r w:rsidR="007E31F3">
              <w:rPr>
                <w:rFonts w:cstheme="minorHAnsi"/>
              </w:rPr>
              <w:t xml:space="preserve">(siehe Anhang </w:t>
            </w:r>
            <w:r w:rsidR="002F1CB1">
              <w:rPr>
                <w:rFonts w:cstheme="minorHAnsi"/>
              </w:rPr>
              <w:t>1</w:t>
            </w:r>
            <w:r w:rsidR="007E31F3">
              <w:rPr>
                <w:rFonts w:cstheme="minorHAnsi"/>
              </w:rPr>
              <w:t xml:space="preserve">) </w:t>
            </w:r>
            <w:r>
              <w:rPr>
                <w:rFonts w:cstheme="minorHAnsi"/>
              </w:rPr>
              <w:t>erfolgen</w:t>
            </w:r>
            <w:r w:rsidR="007E31F3">
              <w:rPr>
                <w:rFonts w:cstheme="minorHAnsi"/>
              </w:rPr>
              <w:t xml:space="preserve">. </w:t>
            </w:r>
            <w:r w:rsidR="000A5AD8">
              <w:rPr>
                <w:rFonts w:cstheme="minorHAnsi"/>
              </w:rPr>
              <w:t>Die</w:t>
            </w:r>
            <w:r w:rsidR="007E31F3">
              <w:rPr>
                <w:rFonts w:cstheme="minorHAnsi"/>
              </w:rPr>
              <w:t xml:space="preserve"> Inhalte </w:t>
            </w:r>
            <w:r w:rsidR="002A2C0A">
              <w:rPr>
                <w:rFonts w:cstheme="minorHAnsi"/>
              </w:rPr>
              <w:t xml:space="preserve">werden </w:t>
            </w:r>
            <w:r w:rsidR="007E31F3">
              <w:rPr>
                <w:rFonts w:cstheme="minorHAnsi"/>
              </w:rPr>
              <w:t>durch die Lernenden hin</w:t>
            </w:r>
            <w:r w:rsidR="002A2C0A">
              <w:rPr>
                <w:rFonts w:cstheme="minorHAnsi"/>
              </w:rPr>
              <w:t>zugefügt</w:t>
            </w:r>
            <w:r w:rsidR="007E31F3">
              <w:rPr>
                <w:rFonts w:cstheme="minorHAnsi"/>
              </w:rPr>
              <w:t>.</w:t>
            </w:r>
            <w:r w:rsidR="00A03F10">
              <w:rPr>
                <w:rFonts w:cstheme="minorHAnsi"/>
              </w:rPr>
              <w:t xml:space="preserve"> Die Zuweisung von Inhalten zu einer der vier Kategorien ist nicht immer eindeutig und darf diskutiert werden, </w:t>
            </w:r>
            <w:proofErr w:type="gramStart"/>
            <w:r w:rsidR="00A03F10">
              <w:rPr>
                <w:rFonts w:cstheme="minorHAnsi"/>
              </w:rPr>
              <w:t>z.</w:t>
            </w:r>
            <w:r w:rsidR="002A2C0A">
              <w:rPr>
                <w:rFonts w:cstheme="minorHAnsi"/>
              </w:rPr>
              <w:t> </w:t>
            </w:r>
            <w:r w:rsidR="00A03F10">
              <w:rPr>
                <w:rFonts w:cstheme="minorHAnsi"/>
              </w:rPr>
              <w:t>B.</w:t>
            </w:r>
            <w:proofErr w:type="gramEnd"/>
            <w:r w:rsidR="00A03F10">
              <w:rPr>
                <w:rFonts w:cstheme="minorHAnsi"/>
              </w:rPr>
              <w:t xml:space="preserve"> ob Sport </w:t>
            </w:r>
            <w:r w:rsidR="002A2C0A">
              <w:rPr>
                <w:rFonts w:cstheme="minorHAnsi"/>
              </w:rPr>
              <w:t>zur</w:t>
            </w:r>
            <w:r w:rsidR="00A03F10">
              <w:rPr>
                <w:rFonts w:cstheme="minorHAnsi"/>
              </w:rPr>
              <w:t xml:space="preserve"> Kategorie a) oder d) oder </w:t>
            </w:r>
            <w:r w:rsidR="002A2C0A">
              <w:rPr>
                <w:rFonts w:cstheme="minorHAnsi"/>
              </w:rPr>
              <w:t>zu</w:t>
            </w:r>
            <w:r w:rsidR="00A03F10">
              <w:rPr>
                <w:rFonts w:cstheme="minorHAnsi"/>
              </w:rPr>
              <w:t xml:space="preserve"> beide</w:t>
            </w:r>
            <w:r w:rsidR="002A2C0A">
              <w:rPr>
                <w:rFonts w:cstheme="minorHAnsi"/>
              </w:rPr>
              <w:t>n gehört</w:t>
            </w:r>
            <w:r w:rsidR="00A03F10">
              <w:rPr>
                <w:rFonts w:cstheme="minorHAnsi"/>
              </w:rPr>
              <w:t>.</w:t>
            </w:r>
            <w:r w:rsidR="002A2C0A">
              <w:rPr>
                <w:rFonts w:cstheme="minorHAnsi"/>
              </w:rPr>
              <w:t xml:space="preserve"> Dafür soll ausreichend Zeit (bis acht Min</w:t>
            </w:r>
            <w:r w:rsidR="00A471F7">
              <w:rPr>
                <w:rFonts w:cstheme="minorHAnsi"/>
              </w:rPr>
              <w:t>.</w:t>
            </w:r>
            <w:r w:rsidR="002A2C0A">
              <w:rPr>
                <w:rFonts w:cstheme="minorHAnsi"/>
              </w:rPr>
              <w:t>) eingeplant werden.</w:t>
            </w:r>
          </w:p>
          <w:p w14:paraId="25C3215D" w14:textId="77777777" w:rsidR="003C1C81" w:rsidRPr="003C1C81" w:rsidRDefault="003C1C81" w:rsidP="003C1C81">
            <w:pPr>
              <w:tabs>
                <w:tab w:val="left" w:pos="273"/>
              </w:tabs>
              <w:spacing w:line="276" w:lineRule="auto"/>
              <w:rPr>
                <w:rFonts w:cstheme="minorHAnsi"/>
              </w:rPr>
            </w:pPr>
          </w:p>
          <w:p w14:paraId="33B9AB97" w14:textId="77777777" w:rsidR="00662ADA" w:rsidRDefault="00662ADA" w:rsidP="00FB679F">
            <w:pPr>
              <w:tabs>
                <w:tab w:val="left" w:pos="273"/>
              </w:tabs>
              <w:spacing w:line="276" w:lineRule="auto"/>
              <w:rPr>
                <w:rFonts w:cstheme="minorHAnsi"/>
                <w:b/>
                <w:bCs/>
                <w:sz w:val="26"/>
                <w:szCs w:val="26"/>
              </w:rPr>
            </w:pPr>
            <w:r w:rsidRPr="0018721F">
              <w:rPr>
                <w:rFonts w:cstheme="minorHAnsi"/>
                <w:b/>
                <w:bCs/>
                <w:sz w:val="26"/>
                <w:szCs w:val="26"/>
              </w:rPr>
              <w:t>Erarbeitung 1</w:t>
            </w:r>
          </w:p>
          <w:p w14:paraId="5A03545A" w14:textId="62A7D94D" w:rsidR="00C676FD" w:rsidRPr="00FA0FC6" w:rsidRDefault="00C676FD" w:rsidP="006E6556">
            <w:pPr>
              <w:spacing w:line="276" w:lineRule="auto"/>
              <w:rPr>
                <w:rFonts w:cstheme="minorHAnsi"/>
              </w:rPr>
            </w:pPr>
            <w:r>
              <w:rPr>
                <w:rFonts w:cstheme="minorHAnsi"/>
              </w:rPr>
              <w:t xml:space="preserve">Die Lernenden </w:t>
            </w:r>
            <w:r w:rsidR="00FA0FC6">
              <w:rPr>
                <w:rFonts w:cstheme="minorHAnsi"/>
              </w:rPr>
              <w:t xml:space="preserve">befassen </w:t>
            </w:r>
            <w:r>
              <w:rPr>
                <w:rFonts w:cstheme="minorHAnsi"/>
              </w:rPr>
              <w:t xml:space="preserve">sich in </w:t>
            </w:r>
            <w:r w:rsidR="002A2C0A">
              <w:rPr>
                <w:rFonts w:cstheme="minorHAnsi"/>
              </w:rPr>
              <w:t>2er-</w:t>
            </w:r>
            <w:r>
              <w:rPr>
                <w:rFonts w:cstheme="minorHAnsi"/>
              </w:rPr>
              <w:t xml:space="preserve">Gruppen </w:t>
            </w:r>
            <w:r w:rsidR="00FA0FC6">
              <w:rPr>
                <w:rFonts w:cstheme="minorHAnsi"/>
              </w:rPr>
              <w:t xml:space="preserve">mit </w:t>
            </w:r>
            <w:r>
              <w:rPr>
                <w:rFonts w:cstheme="minorHAnsi"/>
              </w:rPr>
              <w:t xml:space="preserve">den Themen auf Arbeitsblatt </w:t>
            </w:r>
            <w:r w:rsidR="002F1CB1">
              <w:rPr>
                <w:rFonts w:cstheme="minorHAnsi"/>
              </w:rPr>
              <w:t xml:space="preserve">1 </w:t>
            </w:r>
            <w:r w:rsidR="00FA0FC6" w:rsidRPr="00FA0FC6">
              <w:rPr>
                <w:rFonts w:cstheme="minorHAnsi"/>
              </w:rPr>
              <w:t>und versuchen</w:t>
            </w:r>
            <w:r w:rsidR="00E40C63">
              <w:rPr>
                <w:rFonts w:cstheme="minorHAnsi"/>
              </w:rPr>
              <w:t>,</w:t>
            </w:r>
            <w:r w:rsidR="00FA0FC6" w:rsidRPr="00FA0FC6">
              <w:rPr>
                <w:rFonts w:cstheme="minorHAnsi"/>
              </w:rPr>
              <w:t xml:space="preserve"> alltagsspezifische Antworten aus der eigenen Lebensrealität zu finden.</w:t>
            </w:r>
          </w:p>
          <w:p w14:paraId="5759829C" w14:textId="77777777" w:rsidR="00C676FD" w:rsidRDefault="00C676FD" w:rsidP="006E6556">
            <w:pPr>
              <w:spacing w:line="276" w:lineRule="auto"/>
              <w:rPr>
                <w:rFonts w:cstheme="minorHAnsi"/>
              </w:rPr>
            </w:pPr>
          </w:p>
          <w:p w14:paraId="1A9D9C6B" w14:textId="10540EAD" w:rsidR="00E40C63" w:rsidRDefault="00E40C63" w:rsidP="00E40C63">
            <w:pPr>
              <w:spacing w:line="276" w:lineRule="auto"/>
              <w:rPr>
                <w:rStyle w:val="fontstyle01"/>
                <w:b/>
                <w:bCs/>
              </w:rPr>
            </w:pPr>
            <w:r>
              <w:rPr>
                <w:rStyle w:val="fontstyle01"/>
                <w:b/>
                <w:bCs/>
              </w:rPr>
              <w:lastRenderedPageBreak/>
              <w:t>Erarbeitung von Arbeitsblatt 1 (Lösungshinweise)</w:t>
            </w:r>
            <w:r w:rsidR="00A263DC">
              <w:rPr>
                <w:rStyle w:val="fontstyle01"/>
                <w:b/>
                <w:bCs/>
              </w:rPr>
              <w:t>:</w:t>
            </w:r>
          </w:p>
          <w:p w14:paraId="2163B4C6" w14:textId="77777777" w:rsidR="00452D1C" w:rsidRDefault="00B17FBE" w:rsidP="00452D1C">
            <w:pPr>
              <w:spacing w:line="276" w:lineRule="auto"/>
              <w:rPr>
                <w:ins w:id="80" w:author="Michael Kohl" w:date="2024-07-16T14:30:00Z" w16du:dateUtc="2024-07-16T12:30:00Z"/>
                <w:rFonts w:cstheme="minorHAnsi"/>
              </w:rPr>
            </w:pPr>
            <w:commentRangeStart w:id="81"/>
            <w:commentRangeStart w:id="82"/>
            <w:r w:rsidRPr="003354E5">
              <w:rPr>
                <w:rFonts w:cstheme="minorHAnsi"/>
                <w:b/>
                <w:bCs/>
              </w:rPr>
              <w:t xml:space="preserve">1. </w:t>
            </w:r>
            <w:ins w:id="83" w:author="Michael Kohl" w:date="2024-07-16T14:30:00Z" w16du:dateUtc="2024-07-16T12:30:00Z">
              <w:r w:rsidR="00452D1C">
                <w:rPr>
                  <w:rFonts w:cstheme="minorHAnsi"/>
                </w:rPr>
                <w:t>Wie kann Technologie dir helfen, gesund zu bleiben?</w:t>
              </w:r>
            </w:ins>
          </w:p>
          <w:p w14:paraId="1CB9EAE3" w14:textId="091AC907" w:rsidR="00B17FBE" w:rsidRPr="003354E5" w:rsidRDefault="006E6556" w:rsidP="00E40C63">
            <w:pPr>
              <w:spacing w:line="276" w:lineRule="auto"/>
              <w:rPr>
                <w:rFonts w:cstheme="minorHAnsi"/>
                <w:b/>
                <w:bCs/>
              </w:rPr>
            </w:pPr>
            <w:del w:id="84" w:author="Michael Kohl" w:date="2024-07-16T14:30:00Z" w16du:dateUtc="2024-07-16T12:30:00Z">
              <w:r w:rsidRPr="003354E5" w:rsidDel="00452D1C">
                <w:rPr>
                  <w:rFonts w:cstheme="minorHAnsi"/>
                  <w:b/>
                  <w:bCs/>
                </w:rPr>
                <w:delText>Was ist ein digitaler gestützter Gesundheitsplan?</w:delText>
              </w:r>
              <w:r w:rsidR="00EC759D" w:rsidRPr="003354E5" w:rsidDel="00452D1C">
                <w:rPr>
                  <w:rFonts w:cstheme="minorHAnsi"/>
                  <w:b/>
                  <w:bCs/>
                </w:rPr>
                <w:delText xml:space="preserve"> Was versteht ihr darunter</w:delText>
              </w:r>
              <w:r w:rsidR="009F7F54" w:rsidRPr="003354E5" w:rsidDel="00452D1C">
                <w:rPr>
                  <w:rFonts w:cstheme="minorHAnsi"/>
                  <w:b/>
                  <w:bCs/>
                </w:rPr>
                <w:delText>?</w:delText>
              </w:r>
              <w:commentRangeEnd w:id="81"/>
              <w:r w:rsidR="00C40852" w:rsidDel="00452D1C">
                <w:rPr>
                  <w:rStyle w:val="Kommentarzeichen"/>
                </w:rPr>
                <w:commentReference w:id="81"/>
              </w:r>
            </w:del>
            <w:commentRangeEnd w:id="82"/>
            <w:r w:rsidR="00452D1C">
              <w:rPr>
                <w:rStyle w:val="Kommentarzeichen"/>
              </w:rPr>
              <w:commentReference w:id="82"/>
            </w:r>
          </w:p>
          <w:p w14:paraId="5A90E2D7" w14:textId="1D0D0983" w:rsidR="00B17FBE" w:rsidRPr="00C676FD" w:rsidRDefault="00B17FBE" w:rsidP="00C676FD">
            <w:pPr>
              <w:pStyle w:val="Listenabsatz"/>
              <w:numPr>
                <w:ilvl w:val="0"/>
                <w:numId w:val="31"/>
              </w:numPr>
              <w:tabs>
                <w:tab w:val="left" w:pos="273"/>
              </w:tabs>
              <w:spacing w:line="276" w:lineRule="auto"/>
              <w:rPr>
                <w:rFonts w:cstheme="minorHAnsi"/>
              </w:rPr>
            </w:pPr>
            <w:r w:rsidRPr="00C676FD">
              <w:rPr>
                <w:rFonts w:cstheme="minorHAnsi"/>
              </w:rPr>
              <w:t>Gesundheitscheck mit digitalen Tools</w:t>
            </w:r>
          </w:p>
          <w:p w14:paraId="1B8733D4" w14:textId="7F2B26E6" w:rsidR="00B17FBE" w:rsidRPr="00C676FD" w:rsidRDefault="00B17FBE" w:rsidP="00C676FD">
            <w:pPr>
              <w:pStyle w:val="Listenabsatz"/>
              <w:numPr>
                <w:ilvl w:val="0"/>
                <w:numId w:val="31"/>
              </w:numPr>
              <w:tabs>
                <w:tab w:val="left" w:pos="273"/>
              </w:tabs>
              <w:spacing w:line="276" w:lineRule="auto"/>
              <w:rPr>
                <w:rFonts w:cstheme="minorHAnsi"/>
              </w:rPr>
            </w:pPr>
            <w:r w:rsidRPr="00C676FD">
              <w:rPr>
                <w:rFonts w:cstheme="minorHAnsi"/>
              </w:rPr>
              <w:t>Ziele setzen, Daten erfassen und kontrollieren</w:t>
            </w:r>
          </w:p>
          <w:p w14:paraId="3C485136" w14:textId="65AEA3A8" w:rsidR="00B17FBE" w:rsidRPr="00C676FD" w:rsidRDefault="00B17FBE" w:rsidP="00C676FD">
            <w:pPr>
              <w:pStyle w:val="Listenabsatz"/>
              <w:numPr>
                <w:ilvl w:val="0"/>
                <w:numId w:val="31"/>
              </w:numPr>
              <w:tabs>
                <w:tab w:val="left" w:pos="273"/>
              </w:tabs>
              <w:spacing w:line="276" w:lineRule="auto"/>
              <w:rPr>
                <w:rFonts w:cstheme="minorHAnsi"/>
              </w:rPr>
            </w:pPr>
            <w:r w:rsidRPr="00C676FD">
              <w:rPr>
                <w:rFonts w:cstheme="minorHAnsi"/>
              </w:rPr>
              <w:t>Online</w:t>
            </w:r>
            <w:r w:rsidR="00E40C63">
              <w:rPr>
                <w:rFonts w:cstheme="minorHAnsi"/>
              </w:rPr>
              <w:t>s</w:t>
            </w:r>
            <w:r w:rsidRPr="00C676FD">
              <w:rPr>
                <w:rFonts w:cstheme="minorHAnsi"/>
              </w:rPr>
              <w:t>prechstunde, Termine buchen, Krankenkassen</w:t>
            </w:r>
            <w:r w:rsidR="003D7887">
              <w:rPr>
                <w:rFonts w:cstheme="minorHAnsi"/>
              </w:rPr>
              <w:t>-A</w:t>
            </w:r>
            <w:r w:rsidRPr="00C676FD">
              <w:rPr>
                <w:rFonts w:cstheme="minorHAnsi"/>
              </w:rPr>
              <w:t>pp, vernetzte Diabetes-Geräte</w:t>
            </w:r>
          </w:p>
          <w:p w14:paraId="476DCFD1" w14:textId="22ECD70E" w:rsidR="00B17FBE" w:rsidRPr="00A263DC" w:rsidRDefault="00B17FBE" w:rsidP="00FB679F">
            <w:pPr>
              <w:pStyle w:val="Listenabsatz"/>
              <w:numPr>
                <w:ilvl w:val="0"/>
                <w:numId w:val="31"/>
              </w:numPr>
              <w:tabs>
                <w:tab w:val="left" w:pos="273"/>
              </w:tabs>
              <w:spacing w:line="276" w:lineRule="auto"/>
              <w:rPr>
                <w:rFonts w:cstheme="minorHAnsi"/>
              </w:rPr>
            </w:pPr>
            <w:r w:rsidRPr="00A263DC">
              <w:rPr>
                <w:rFonts w:cstheme="minorHAnsi"/>
              </w:rPr>
              <w:t>Tracking-, Vorsorge- und Überwachungs</w:t>
            </w:r>
            <w:r w:rsidR="003D7887">
              <w:rPr>
                <w:rFonts w:cstheme="minorHAnsi"/>
              </w:rPr>
              <w:t>-A</w:t>
            </w:r>
            <w:r w:rsidRPr="00A263DC">
              <w:rPr>
                <w:rFonts w:cstheme="minorHAnsi"/>
              </w:rPr>
              <w:t>pps</w:t>
            </w:r>
            <w:r w:rsidR="00A263DC" w:rsidRPr="00A263DC">
              <w:rPr>
                <w:rFonts w:cstheme="minorHAnsi"/>
              </w:rPr>
              <w:t xml:space="preserve">, </w:t>
            </w:r>
            <w:r w:rsidRPr="00A263DC">
              <w:rPr>
                <w:rFonts w:cstheme="minorHAnsi"/>
              </w:rPr>
              <w:t>Fitness</w:t>
            </w:r>
            <w:r w:rsidR="003D7887">
              <w:rPr>
                <w:rFonts w:cstheme="minorHAnsi"/>
              </w:rPr>
              <w:t>-A</w:t>
            </w:r>
            <w:r w:rsidRPr="00A263DC">
              <w:rPr>
                <w:rFonts w:cstheme="minorHAnsi"/>
              </w:rPr>
              <w:t>pp, Ernährungs</w:t>
            </w:r>
            <w:r w:rsidR="003D7887">
              <w:rPr>
                <w:rFonts w:cstheme="minorHAnsi"/>
              </w:rPr>
              <w:t>-A</w:t>
            </w:r>
            <w:r w:rsidRPr="00A263DC">
              <w:rPr>
                <w:rFonts w:cstheme="minorHAnsi"/>
              </w:rPr>
              <w:t>pp, Schrittzähler, Schlaf-Tracking-App, Meditations</w:t>
            </w:r>
            <w:r w:rsidR="003D7887">
              <w:rPr>
                <w:rFonts w:cstheme="minorHAnsi"/>
              </w:rPr>
              <w:t>-A</w:t>
            </w:r>
            <w:r w:rsidRPr="00A263DC">
              <w:rPr>
                <w:rFonts w:cstheme="minorHAnsi"/>
              </w:rPr>
              <w:t>pp, Trink-Erinnerung</w:t>
            </w:r>
            <w:r w:rsidR="003D7887">
              <w:rPr>
                <w:rFonts w:cstheme="minorHAnsi"/>
              </w:rPr>
              <w:t>-A</w:t>
            </w:r>
            <w:r w:rsidRPr="00A263DC">
              <w:rPr>
                <w:rFonts w:cstheme="minorHAnsi"/>
              </w:rPr>
              <w:t xml:space="preserve">pp, App zur Erinnerung an </w:t>
            </w:r>
            <w:r w:rsidR="00E21464" w:rsidRPr="00A263DC">
              <w:rPr>
                <w:rFonts w:cstheme="minorHAnsi"/>
              </w:rPr>
              <w:t>T</w:t>
            </w:r>
            <w:r w:rsidRPr="00A263DC">
              <w:rPr>
                <w:rFonts w:cstheme="minorHAnsi"/>
              </w:rPr>
              <w:t xml:space="preserve">ermine </w:t>
            </w:r>
            <w:r w:rsidR="00E21464" w:rsidRPr="00A263DC">
              <w:rPr>
                <w:rFonts w:cstheme="minorHAnsi"/>
              </w:rPr>
              <w:t>in einer Praxis, z. B. für</w:t>
            </w:r>
            <w:r w:rsidRPr="00A263DC">
              <w:rPr>
                <w:rFonts w:cstheme="minorHAnsi"/>
              </w:rPr>
              <w:t xml:space="preserve"> Vorsorgeuntersuchungen, Symptom</w:t>
            </w:r>
            <w:ins w:id="85" w:author="Theresa Salge" w:date="2024-07-09T16:59:00Z">
              <w:r w:rsidR="00C40852">
                <w:rPr>
                  <w:rFonts w:cstheme="minorHAnsi"/>
                </w:rPr>
                <w:t>-C</w:t>
              </w:r>
            </w:ins>
            <w:del w:id="86" w:author="Theresa Salge" w:date="2024-07-09T16:59:00Z">
              <w:r w:rsidR="00A263DC" w:rsidDel="00C40852">
                <w:rPr>
                  <w:rFonts w:cstheme="minorHAnsi"/>
                </w:rPr>
                <w:delText>c</w:delText>
              </w:r>
            </w:del>
            <w:r w:rsidRPr="00A263DC">
              <w:rPr>
                <w:rFonts w:cstheme="minorHAnsi"/>
              </w:rPr>
              <w:t xml:space="preserve">hecker-App, </w:t>
            </w:r>
            <w:r w:rsidR="00E21464" w:rsidRPr="00A263DC">
              <w:rPr>
                <w:rFonts w:cstheme="minorHAnsi"/>
              </w:rPr>
              <w:t>d</w:t>
            </w:r>
            <w:r w:rsidRPr="00A263DC">
              <w:rPr>
                <w:rFonts w:cstheme="minorHAnsi"/>
              </w:rPr>
              <w:t>igitales Gesundheitstagebuch, Wearable zur Messung von Vitalparametern wie Puls und Blutdruck, App mit Yoga</w:t>
            </w:r>
            <w:ins w:id="87" w:author="Theresa Salge" w:date="2024-07-09T16:59:00Z">
              <w:r w:rsidR="00C40852">
                <w:rPr>
                  <w:rFonts w:cstheme="minorHAnsi"/>
                </w:rPr>
                <w:t>- und Meditations</w:t>
              </w:r>
            </w:ins>
            <w:r w:rsidR="00E21464" w:rsidRPr="00A263DC">
              <w:rPr>
                <w:rFonts w:cstheme="minorHAnsi"/>
              </w:rPr>
              <w:t>ü</w:t>
            </w:r>
            <w:r w:rsidRPr="00A263DC">
              <w:rPr>
                <w:rFonts w:cstheme="minorHAnsi"/>
              </w:rPr>
              <w:t xml:space="preserve">bungen, </w:t>
            </w:r>
            <w:r w:rsidR="00E21464" w:rsidRPr="00A263DC">
              <w:rPr>
                <w:rFonts w:cstheme="minorHAnsi"/>
              </w:rPr>
              <w:t>d</w:t>
            </w:r>
            <w:r w:rsidRPr="00A263DC">
              <w:rPr>
                <w:rFonts w:cstheme="minorHAnsi"/>
              </w:rPr>
              <w:t xml:space="preserve">igitaler Impfpass, </w:t>
            </w:r>
            <w:r w:rsidR="00E21464" w:rsidRPr="00A263DC">
              <w:rPr>
                <w:rFonts w:cstheme="minorHAnsi"/>
              </w:rPr>
              <w:t>d</w:t>
            </w:r>
            <w:r w:rsidRPr="00A263DC">
              <w:rPr>
                <w:rFonts w:cstheme="minorHAnsi"/>
              </w:rPr>
              <w:t>igitale Gesundheitsakte, digitale Rezepte, Smartwatch mit Gesundheitsfunktionen</w:t>
            </w:r>
            <w:r w:rsidR="00830DA9" w:rsidRPr="00A263DC">
              <w:rPr>
                <w:rFonts w:cstheme="minorHAnsi"/>
              </w:rPr>
              <w:t xml:space="preserve"> und auch Notfallfunktionen,</w:t>
            </w:r>
            <w:r w:rsidRPr="00A263DC">
              <w:rPr>
                <w:rFonts w:cstheme="minorHAnsi"/>
              </w:rPr>
              <w:t xml:space="preserve"> wie Sturzerkennung, App zur Raucherentwöhnung</w:t>
            </w:r>
          </w:p>
          <w:p w14:paraId="731C6773" w14:textId="77777777" w:rsidR="00E40C63" w:rsidRDefault="00E40C63" w:rsidP="007C6400">
            <w:pPr>
              <w:tabs>
                <w:tab w:val="left" w:pos="273"/>
              </w:tabs>
              <w:spacing w:line="276" w:lineRule="auto"/>
              <w:rPr>
                <w:rFonts w:cstheme="minorHAnsi"/>
              </w:rPr>
            </w:pPr>
          </w:p>
          <w:p w14:paraId="23B9AD47" w14:textId="5DF81D25" w:rsidR="00E40C63" w:rsidRPr="003354E5" w:rsidRDefault="00E40C63" w:rsidP="00E40C63">
            <w:pPr>
              <w:spacing w:line="276" w:lineRule="auto"/>
              <w:rPr>
                <w:rFonts w:cstheme="minorHAnsi"/>
                <w:b/>
                <w:bCs/>
              </w:rPr>
            </w:pPr>
            <w:r w:rsidRPr="003354E5">
              <w:rPr>
                <w:rFonts w:cstheme="minorHAnsi"/>
                <w:b/>
                <w:bCs/>
              </w:rPr>
              <w:t xml:space="preserve">2. Welche Vorteile bietet die Verwendung von digitalen Tools für die Gesundheit? </w:t>
            </w:r>
          </w:p>
          <w:p w14:paraId="076D3E08" w14:textId="77777777" w:rsidR="00E21464" w:rsidRDefault="00E21464" w:rsidP="00C676FD">
            <w:pPr>
              <w:pStyle w:val="Listenabsatz"/>
              <w:numPr>
                <w:ilvl w:val="0"/>
                <w:numId w:val="30"/>
              </w:numPr>
              <w:tabs>
                <w:tab w:val="left" w:pos="273"/>
              </w:tabs>
              <w:spacing w:line="276" w:lineRule="auto"/>
              <w:rPr>
                <w:rFonts w:cstheme="minorHAnsi"/>
              </w:rPr>
            </w:pPr>
            <w:r w:rsidRPr="007C6400">
              <w:rPr>
                <w:rFonts w:cstheme="minorHAnsi"/>
              </w:rPr>
              <w:t>bessere Selbstorganisation, Motivation</w:t>
            </w:r>
          </w:p>
          <w:p w14:paraId="068879E3" w14:textId="721E9DE3" w:rsidR="00E21464" w:rsidRDefault="00E21464" w:rsidP="00C676FD">
            <w:pPr>
              <w:pStyle w:val="Listenabsatz"/>
              <w:numPr>
                <w:ilvl w:val="0"/>
                <w:numId w:val="30"/>
              </w:numPr>
              <w:tabs>
                <w:tab w:val="left" w:pos="273"/>
              </w:tabs>
              <w:spacing w:line="276" w:lineRule="auto"/>
              <w:rPr>
                <w:rFonts w:cstheme="minorHAnsi"/>
              </w:rPr>
            </w:pPr>
            <w:r>
              <w:rPr>
                <w:rFonts w:cstheme="minorHAnsi"/>
              </w:rPr>
              <w:t>besseres</w:t>
            </w:r>
            <w:r w:rsidRPr="007C6400">
              <w:rPr>
                <w:rFonts w:cstheme="minorHAnsi"/>
              </w:rPr>
              <w:t xml:space="preserve"> Gesundheitsmanagement</w:t>
            </w:r>
          </w:p>
          <w:p w14:paraId="5FA48391" w14:textId="4A8364F0" w:rsidR="00C676FD" w:rsidRPr="00C676FD" w:rsidRDefault="00E21464" w:rsidP="00C676FD">
            <w:pPr>
              <w:pStyle w:val="Listenabsatz"/>
              <w:numPr>
                <w:ilvl w:val="0"/>
                <w:numId w:val="30"/>
              </w:numPr>
              <w:tabs>
                <w:tab w:val="left" w:pos="273"/>
              </w:tabs>
              <w:spacing w:line="276" w:lineRule="auto"/>
              <w:rPr>
                <w:rFonts w:cstheme="minorHAnsi"/>
              </w:rPr>
            </w:pPr>
            <w:r>
              <w:rPr>
                <w:rFonts w:cstheme="minorHAnsi"/>
              </w:rPr>
              <w:t>e</w:t>
            </w:r>
            <w:r w:rsidR="00C676FD" w:rsidRPr="00C676FD">
              <w:rPr>
                <w:rFonts w:cstheme="minorHAnsi"/>
              </w:rPr>
              <w:t>infache Datenerfassung, -analyse und -darstellung</w:t>
            </w:r>
          </w:p>
          <w:p w14:paraId="174143D1" w14:textId="7DAFB863" w:rsidR="00C676FD" w:rsidRPr="00C676FD" w:rsidRDefault="00E21464" w:rsidP="00C676FD">
            <w:pPr>
              <w:pStyle w:val="Listenabsatz"/>
              <w:numPr>
                <w:ilvl w:val="0"/>
                <w:numId w:val="30"/>
              </w:numPr>
              <w:tabs>
                <w:tab w:val="left" w:pos="273"/>
              </w:tabs>
              <w:spacing w:line="276" w:lineRule="auto"/>
              <w:rPr>
                <w:rFonts w:cstheme="minorHAnsi"/>
              </w:rPr>
            </w:pPr>
            <w:r>
              <w:rPr>
                <w:rFonts w:cstheme="minorHAnsi"/>
              </w:rPr>
              <w:t>h</w:t>
            </w:r>
            <w:r w:rsidR="00C676FD" w:rsidRPr="00C676FD">
              <w:rPr>
                <w:rFonts w:cstheme="minorHAnsi"/>
              </w:rPr>
              <w:t>öhere Motivation</w:t>
            </w:r>
            <w:r>
              <w:rPr>
                <w:rFonts w:cstheme="minorHAnsi"/>
              </w:rPr>
              <w:t>, um gesund zu bleiben</w:t>
            </w:r>
            <w:r w:rsidR="00C676FD" w:rsidRPr="00C676FD">
              <w:rPr>
                <w:rFonts w:cstheme="minorHAnsi"/>
              </w:rPr>
              <w:t xml:space="preserve"> </w:t>
            </w:r>
          </w:p>
          <w:p w14:paraId="3DD3707C" w14:textId="0ED39980" w:rsidR="00C676FD" w:rsidRPr="00C676FD" w:rsidRDefault="00C676FD" w:rsidP="00C676FD">
            <w:pPr>
              <w:pStyle w:val="Listenabsatz"/>
              <w:numPr>
                <w:ilvl w:val="0"/>
                <w:numId w:val="30"/>
              </w:numPr>
              <w:tabs>
                <w:tab w:val="left" w:pos="273"/>
              </w:tabs>
              <w:spacing w:line="276" w:lineRule="auto"/>
              <w:rPr>
                <w:rFonts w:cstheme="minorHAnsi"/>
              </w:rPr>
            </w:pPr>
            <w:r w:rsidRPr="00C676FD">
              <w:rPr>
                <w:rFonts w:cstheme="minorHAnsi"/>
              </w:rPr>
              <w:t>Gamification</w:t>
            </w:r>
          </w:p>
          <w:p w14:paraId="738F0A6D" w14:textId="60D58456" w:rsidR="00C676FD" w:rsidRPr="00C676FD" w:rsidRDefault="00C676FD" w:rsidP="00C676FD">
            <w:pPr>
              <w:pStyle w:val="Listenabsatz"/>
              <w:numPr>
                <w:ilvl w:val="0"/>
                <w:numId w:val="30"/>
              </w:numPr>
              <w:tabs>
                <w:tab w:val="left" w:pos="273"/>
              </w:tabs>
              <w:spacing w:line="276" w:lineRule="auto"/>
              <w:rPr>
                <w:rFonts w:cstheme="minorHAnsi"/>
              </w:rPr>
            </w:pPr>
            <w:r w:rsidRPr="00C676FD">
              <w:rPr>
                <w:rFonts w:cstheme="minorHAnsi"/>
              </w:rPr>
              <w:t>Erinnerungsfunktionen</w:t>
            </w:r>
          </w:p>
          <w:p w14:paraId="518FFF71" w14:textId="480B560F" w:rsidR="00C676FD" w:rsidRPr="00C676FD" w:rsidRDefault="00E21464" w:rsidP="00C676FD">
            <w:pPr>
              <w:pStyle w:val="Listenabsatz"/>
              <w:numPr>
                <w:ilvl w:val="0"/>
                <w:numId w:val="30"/>
              </w:numPr>
              <w:tabs>
                <w:tab w:val="left" w:pos="273"/>
              </w:tabs>
              <w:spacing w:line="276" w:lineRule="auto"/>
              <w:rPr>
                <w:rFonts w:cstheme="minorHAnsi"/>
              </w:rPr>
            </w:pPr>
            <w:r>
              <w:rPr>
                <w:rFonts w:cstheme="minorHAnsi"/>
              </w:rPr>
              <w:t>i</w:t>
            </w:r>
            <w:r w:rsidR="00C676FD" w:rsidRPr="00C676FD">
              <w:rPr>
                <w:rFonts w:cstheme="minorHAnsi"/>
              </w:rPr>
              <w:t>ndividualisierte Empfehlungen</w:t>
            </w:r>
          </w:p>
          <w:p w14:paraId="1C477808" w14:textId="08B9F0EC" w:rsidR="00C676FD" w:rsidRPr="00C676FD" w:rsidRDefault="00E21464" w:rsidP="00C676FD">
            <w:pPr>
              <w:pStyle w:val="Listenabsatz"/>
              <w:numPr>
                <w:ilvl w:val="0"/>
                <w:numId w:val="30"/>
              </w:numPr>
              <w:tabs>
                <w:tab w:val="left" w:pos="273"/>
              </w:tabs>
              <w:spacing w:line="276" w:lineRule="auto"/>
              <w:rPr>
                <w:rFonts w:cstheme="minorHAnsi"/>
              </w:rPr>
            </w:pPr>
            <w:r>
              <w:rPr>
                <w:rFonts w:cstheme="minorHAnsi"/>
              </w:rPr>
              <w:t>p</w:t>
            </w:r>
            <w:r w:rsidR="00C676FD" w:rsidRPr="00C676FD">
              <w:rPr>
                <w:rFonts w:cstheme="minorHAnsi"/>
              </w:rPr>
              <w:t xml:space="preserve">ersönliche Risiken </w:t>
            </w:r>
            <w:r>
              <w:rPr>
                <w:rFonts w:cstheme="minorHAnsi"/>
              </w:rPr>
              <w:t xml:space="preserve">erkennen und </w:t>
            </w:r>
            <w:r w:rsidR="00C676FD" w:rsidRPr="00C676FD">
              <w:rPr>
                <w:rFonts w:cstheme="minorHAnsi"/>
              </w:rPr>
              <w:t>berechnen</w:t>
            </w:r>
          </w:p>
          <w:p w14:paraId="05C7A60B" w14:textId="65589836" w:rsidR="00F009C4" w:rsidRPr="00F009C4" w:rsidRDefault="00F009C4" w:rsidP="00F009C4">
            <w:pPr>
              <w:pStyle w:val="Listenabsatz"/>
              <w:numPr>
                <w:ilvl w:val="0"/>
                <w:numId w:val="30"/>
              </w:numPr>
              <w:tabs>
                <w:tab w:val="left" w:pos="273"/>
              </w:tabs>
              <w:spacing w:line="276" w:lineRule="auto"/>
              <w:rPr>
                <w:rFonts w:cstheme="minorHAnsi"/>
              </w:rPr>
            </w:pPr>
            <w:r>
              <w:rPr>
                <w:rFonts w:cstheme="minorHAnsi"/>
              </w:rPr>
              <w:t xml:space="preserve">flexible </w:t>
            </w:r>
            <w:r w:rsidR="00C676FD" w:rsidRPr="00C676FD">
              <w:rPr>
                <w:rFonts w:cstheme="minorHAnsi"/>
              </w:rPr>
              <w:t>Nutzung</w:t>
            </w:r>
            <w:r>
              <w:rPr>
                <w:rFonts w:cstheme="minorHAnsi"/>
              </w:rPr>
              <w:t xml:space="preserve"> – unabhängig von Ort und Zeit</w:t>
            </w:r>
          </w:p>
          <w:p w14:paraId="423F28FC" w14:textId="77777777" w:rsidR="00FA0FC6" w:rsidRDefault="00FA0FC6" w:rsidP="007C6400">
            <w:pPr>
              <w:tabs>
                <w:tab w:val="left" w:pos="273"/>
              </w:tabs>
              <w:spacing w:line="276" w:lineRule="auto"/>
              <w:rPr>
                <w:rFonts w:cstheme="minorHAnsi"/>
              </w:rPr>
            </w:pPr>
          </w:p>
          <w:p w14:paraId="32659D48" w14:textId="77777777" w:rsidR="00F009C4" w:rsidRDefault="00AF315E" w:rsidP="007C6400">
            <w:pPr>
              <w:tabs>
                <w:tab w:val="left" w:pos="273"/>
              </w:tabs>
              <w:spacing w:line="276" w:lineRule="auto"/>
              <w:rPr>
                <w:rFonts w:cstheme="minorHAnsi"/>
              </w:rPr>
            </w:pPr>
            <w:r>
              <w:rPr>
                <w:rFonts w:cstheme="minorHAnsi"/>
              </w:rPr>
              <w:t>Gesundheitsapps</w:t>
            </w:r>
            <w:r w:rsidR="009F7F54" w:rsidRPr="009F7F54">
              <w:rPr>
                <w:rFonts w:cstheme="minorHAnsi"/>
              </w:rPr>
              <w:t xml:space="preserve"> </w:t>
            </w:r>
            <w:r w:rsidR="009F7F54">
              <w:rPr>
                <w:rFonts w:cstheme="minorHAnsi"/>
              </w:rPr>
              <w:t xml:space="preserve">können </w:t>
            </w:r>
            <w:r w:rsidR="009F7F54" w:rsidRPr="009F7F54">
              <w:rPr>
                <w:rFonts w:cstheme="minorHAnsi"/>
              </w:rPr>
              <w:t xml:space="preserve">durch ihre einfache Bedienbarkeit, Motivationsfunktionen </w:t>
            </w:r>
            <w:r w:rsidR="00F009C4">
              <w:rPr>
                <w:rFonts w:cstheme="minorHAnsi"/>
              </w:rPr>
              <w:t xml:space="preserve">(Gamification) </w:t>
            </w:r>
            <w:r w:rsidR="009F7F54" w:rsidRPr="009F7F54">
              <w:rPr>
                <w:rFonts w:cstheme="minorHAnsi"/>
              </w:rPr>
              <w:t xml:space="preserve">und Individualisierung </w:t>
            </w:r>
            <w:r w:rsidR="00F009C4">
              <w:rPr>
                <w:rFonts w:cstheme="minorHAnsi"/>
              </w:rPr>
              <w:t xml:space="preserve">zu </w:t>
            </w:r>
            <w:r w:rsidR="009F7F54" w:rsidRPr="009F7F54">
              <w:rPr>
                <w:rFonts w:cstheme="minorHAnsi"/>
              </w:rPr>
              <w:t>eine</w:t>
            </w:r>
            <w:r w:rsidR="00F009C4">
              <w:rPr>
                <w:rFonts w:cstheme="minorHAnsi"/>
              </w:rPr>
              <w:t>r</w:t>
            </w:r>
            <w:r w:rsidR="009F7F54" w:rsidRPr="009F7F54">
              <w:rPr>
                <w:rFonts w:cstheme="minorHAnsi"/>
              </w:rPr>
              <w:t xml:space="preserve"> wertvolle</w:t>
            </w:r>
            <w:r w:rsidR="00F009C4">
              <w:rPr>
                <w:rFonts w:cstheme="minorHAnsi"/>
              </w:rPr>
              <w:t>n</w:t>
            </w:r>
            <w:r w:rsidR="009F7F54" w:rsidRPr="009F7F54">
              <w:rPr>
                <w:rFonts w:cstheme="minorHAnsi"/>
              </w:rPr>
              <w:t xml:space="preserve"> digitale</w:t>
            </w:r>
            <w:r w:rsidR="00F009C4">
              <w:rPr>
                <w:rFonts w:cstheme="minorHAnsi"/>
              </w:rPr>
              <w:t>n</w:t>
            </w:r>
            <w:r w:rsidR="009F7F54" w:rsidRPr="009F7F54">
              <w:rPr>
                <w:rFonts w:cstheme="minorHAnsi"/>
              </w:rPr>
              <w:t xml:space="preserve"> Ergänzung zu analogen Methoden der Gesundheitsförderung </w:t>
            </w:r>
            <w:r w:rsidR="00F009C4">
              <w:rPr>
                <w:rFonts w:cstheme="minorHAnsi"/>
              </w:rPr>
              <w:t>beitragen</w:t>
            </w:r>
            <w:r w:rsidR="009F7F54" w:rsidRPr="009F7F54">
              <w:rPr>
                <w:rFonts w:cstheme="minorHAnsi"/>
              </w:rPr>
              <w:t xml:space="preserve">. </w:t>
            </w:r>
          </w:p>
          <w:p w14:paraId="3390BE48" w14:textId="148849BA" w:rsidR="00F009C4" w:rsidRDefault="00F009C4" w:rsidP="007C6400">
            <w:pPr>
              <w:tabs>
                <w:tab w:val="left" w:pos="273"/>
              </w:tabs>
              <w:spacing w:line="276" w:lineRule="auto"/>
              <w:rPr>
                <w:rFonts w:cstheme="minorHAnsi"/>
              </w:rPr>
            </w:pPr>
            <w:r>
              <w:rPr>
                <w:rFonts w:cstheme="minorHAnsi"/>
              </w:rPr>
              <w:t xml:space="preserve">Wichtig ist hier hervorzuheben, dass </w:t>
            </w:r>
            <w:r w:rsidR="009F7F54" w:rsidRPr="009F7F54">
              <w:rPr>
                <w:rFonts w:cstheme="minorHAnsi"/>
              </w:rPr>
              <w:t>der App-Markt wenig reguliert ist und Qualitätskriterien oft fehlen.</w:t>
            </w:r>
            <w:r w:rsidR="00FA0FC6">
              <w:rPr>
                <w:rFonts w:cstheme="minorHAnsi"/>
              </w:rPr>
              <w:t xml:space="preserve"> Gleiches gilt für </w:t>
            </w:r>
            <w:r>
              <w:rPr>
                <w:rFonts w:cstheme="minorHAnsi"/>
              </w:rPr>
              <w:t xml:space="preserve">den Schutz von </w:t>
            </w:r>
            <w:r w:rsidR="00FA0FC6">
              <w:rPr>
                <w:rFonts w:cstheme="minorHAnsi"/>
              </w:rPr>
              <w:t>Gesundheitsinformationen im Netz</w:t>
            </w:r>
            <w:r>
              <w:rPr>
                <w:rFonts w:cstheme="minorHAnsi"/>
              </w:rPr>
              <w:t>, siehe dazu die Handreichungen „Grundlagen des Datenschutzes“ und „Schutz der personenbezogenen Daten“.</w:t>
            </w:r>
          </w:p>
          <w:p w14:paraId="052CD3CB" w14:textId="77777777" w:rsidR="00C676FD" w:rsidRDefault="00C676FD" w:rsidP="007C6400">
            <w:pPr>
              <w:tabs>
                <w:tab w:val="left" w:pos="273"/>
              </w:tabs>
              <w:spacing w:line="276" w:lineRule="auto"/>
              <w:rPr>
                <w:rFonts w:cstheme="minorHAnsi"/>
              </w:rPr>
            </w:pPr>
          </w:p>
          <w:p w14:paraId="703C96A3" w14:textId="28E0D77C" w:rsidR="00E40C63" w:rsidRPr="003354E5" w:rsidRDefault="00E40C63" w:rsidP="00E40C63">
            <w:pPr>
              <w:spacing w:line="276" w:lineRule="auto"/>
              <w:rPr>
                <w:rFonts w:cstheme="minorHAnsi"/>
                <w:b/>
                <w:bCs/>
              </w:rPr>
            </w:pPr>
            <w:r w:rsidRPr="003354E5">
              <w:rPr>
                <w:rFonts w:cstheme="minorHAnsi"/>
                <w:b/>
                <w:bCs/>
              </w:rPr>
              <w:t xml:space="preserve">3. Welche </w:t>
            </w:r>
            <w:r w:rsidR="00E21464" w:rsidRPr="003354E5">
              <w:rPr>
                <w:rFonts w:cstheme="minorHAnsi"/>
                <w:b/>
                <w:bCs/>
              </w:rPr>
              <w:t>Apps, Tools, Tracker verwendest du schon</w:t>
            </w:r>
            <w:r w:rsidRPr="003354E5">
              <w:rPr>
                <w:rFonts w:cstheme="minorHAnsi"/>
                <w:b/>
                <w:bCs/>
              </w:rPr>
              <w:t>?</w:t>
            </w:r>
          </w:p>
          <w:p w14:paraId="35535A56" w14:textId="77777777" w:rsidR="003354E5" w:rsidRDefault="00B17FBE" w:rsidP="007C6400">
            <w:pPr>
              <w:tabs>
                <w:tab w:val="left" w:pos="273"/>
              </w:tabs>
              <w:spacing w:line="276" w:lineRule="auto"/>
              <w:rPr>
                <w:rFonts w:cstheme="minorHAnsi"/>
              </w:rPr>
            </w:pPr>
            <w:r>
              <w:rPr>
                <w:rFonts w:cstheme="minorHAnsi"/>
              </w:rPr>
              <w:t xml:space="preserve">siehe </w:t>
            </w:r>
            <w:r w:rsidR="00F009C4">
              <w:rPr>
                <w:rFonts w:cstheme="minorHAnsi"/>
              </w:rPr>
              <w:t>Frage 1</w:t>
            </w:r>
          </w:p>
          <w:p w14:paraId="1260B616" w14:textId="52BA518B" w:rsidR="00B17FBE" w:rsidRDefault="00A03F10" w:rsidP="007C6400">
            <w:pPr>
              <w:tabs>
                <w:tab w:val="left" w:pos="273"/>
              </w:tabs>
              <w:spacing w:line="276" w:lineRule="auto"/>
              <w:rPr>
                <w:rFonts w:cstheme="minorHAnsi"/>
              </w:rPr>
            </w:pPr>
            <w:r>
              <w:rPr>
                <w:rFonts w:cstheme="minorHAnsi"/>
              </w:rPr>
              <w:t xml:space="preserve">Hier </w:t>
            </w:r>
            <w:r w:rsidR="00F009C4">
              <w:rPr>
                <w:rFonts w:cstheme="minorHAnsi"/>
              </w:rPr>
              <w:t xml:space="preserve">besteht zusätzlich die Möglichkeit, </w:t>
            </w:r>
            <w:r>
              <w:rPr>
                <w:rFonts w:cstheme="minorHAnsi"/>
              </w:rPr>
              <w:t xml:space="preserve">positive </w:t>
            </w:r>
            <w:r w:rsidR="00F009C4">
              <w:rPr>
                <w:rFonts w:cstheme="minorHAnsi"/>
              </w:rPr>
              <w:t>so</w:t>
            </w:r>
            <w:r>
              <w:rPr>
                <w:rFonts w:cstheme="minorHAnsi"/>
              </w:rPr>
              <w:t>wie kritische Erfahrungsberichte der Lernenden auf</w:t>
            </w:r>
            <w:r w:rsidR="00F009C4">
              <w:rPr>
                <w:rFonts w:cstheme="minorHAnsi"/>
              </w:rPr>
              <w:t>zu</w:t>
            </w:r>
            <w:r>
              <w:rPr>
                <w:rFonts w:cstheme="minorHAnsi"/>
              </w:rPr>
              <w:t>greifen</w:t>
            </w:r>
            <w:r w:rsidR="00F009C4">
              <w:rPr>
                <w:rFonts w:cstheme="minorHAnsi"/>
              </w:rPr>
              <w:t xml:space="preserve"> – je nach Lerngruppe als individuelle Meinungsäußerung oder D</w:t>
            </w:r>
            <w:r w:rsidR="00A322BF">
              <w:rPr>
                <w:rFonts w:cstheme="minorHAnsi"/>
              </w:rPr>
              <w:t>iskussions</w:t>
            </w:r>
            <w:r w:rsidR="00F009C4">
              <w:rPr>
                <w:rFonts w:cstheme="minorHAnsi"/>
              </w:rPr>
              <w:t>runde</w:t>
            </w:r>
            <w:r w:rsidR="00A322BF">
              <w:rPr>
                <w:rFonts w:cstheme="minorHAnsi"/>
              </w:rPr>
              <w:t>.</w:t>
            </w:r>
          </w:p>
          <w:p w14:paraId="751E8CB4" w14:textId="77777777" w:rsidR="00C676FD" w:rsidRDefault="00C676FD" w:rsidP="00C676FD">
            <w:pPr>
              <w:tabs>
                <w:tab w:val="left" w:pos="273"/>
              </w:tabs>
              <w:spacing w:line="276" w:lineRule="auto"/>
              <w:rPr>
                <w:rFonts w:cstheme="minorHAnsi"/>
              </w:rPr>
            </w:pPr>
          </w:p>
          <w:p w14:paraId="3BA41D76" w14:textId="77777777" w:rsidR="00A76CF4" w:rsidRPr="00424363" w:rsidRDefault="00A76CF4" w:rsidP="00A76CF4">
            <w:pPr>
              <w:tabs>
                <w:tab w:val="left" w:pos="273"/>
              </w:tabs>
              <w:spacing w:line="276" w:lineRule="auto"/>
              <w:rPr>
                <w:rFonts w:cstheme="minorHAnsi"/>
                <w:color w:val="FF0000"/>
              </w:rPr>
            </w:pPr>
            <w:r w:rsidRPr="00424363">
              <w:rPr>
                <w:rFonts w:cstheme="minorHAnsi"/>
                <w:color w:val="FF0000"/>
                <w:highlight w:val="lightGray"/>
              </w:rPr>
              <w:t>((Seite 7))</w:t>
            </w:r>
          </w:p>
          <w:p w14:paraId="43592E12" w14:textId="4772B5DC" w:rsidR="00662ADA" w:rsidRDefault="000F257B" w:rsidP="00FB679F">
            <w:pPr>
              <w:tabs>
                <w:tab w:val="left" w:pos="273"/>
              </w:tabs>
              <w:spacing w:line="276" w:lineRule="auto"/>
              <w:rPr>
                <w:rFonts w:cstheme="minorHAnsi"/>
                <w:b/>
                <w:bCs/>
                <w:sz w:val="26"/>
                <w:szCs w:val="26"/>
              </w:rPr>
            </w:pPr>
            <w:r>
              <w:rPr>
                <w:rFonts w:cstheme="minorHAnsi"/>
                <w:b/>
                <w:bCs/>
                <w:sz w:val="26"/>
                <w:szCs w:val="26"/>
              </w:rPr>
              <w:t>Vertiefung 1</w:t>
            </w:r>
          </w:p>
          <w:p w14:paraId="3742CED6" w14:textId="05AC0FC1" w:rsidR="00A03F10" w:rsidRDefault="00A03F10" w:rsidP="00A03F10">
            <w:pPr>
              <w:tabs>
                <w:tab w:val="left" w:pos="273"/>
              </w:tabs>
              <w:spacing w:line="276" w:lineRule="auto"/>
              <w:rPr>
                <w:rFonts w:cstheme="minorHAnsi"/>
              </w:rPr>
            </w:pPr>
            <w:r>
              <w:rPr>
                <w:rFonts w:cstheme="minorHAnsi"/>
              </w:rPr>
              <w:t xml:space="preserve">Nach einem kurzen Exkurs </w:t>
            </w:r>
            <w:r w:rsidR="00766EFD">
              <w:rPr>
                <w:rFonts w:cstheme="minorHAnsi"/>
              </w:rPr>
              <w:t>zum SMART-Prinzip</w:t>
            </w:r>
            <w:r>
              <w:rPr>
                <w:rFonts w:cstheme="minorHAnsi"/>
              </w:rPr>
              <w:t xml:space="preserve"> s</w:t>
            </w:r>
            <w:r w:rsidRPr="007C6400">
              <w:rPr>
                <w:rFonts w:cstheme="minorHAnsi"/>
              </w:rPr>
              <w:t>uchen und</w:t>
            </w:r>
            <w:r w:rsidR="00766EFD">
              <w:rPr>
                <w:rFonts w:cstheme="minorHAnsi"/>
              </w:rPr>
              <w:t xml:space="preserve"> </w:t>
            </w:r>
            <w:r w:rsidRPr="007C6400">
              <w:rPr>
                <w:rFonts w:cstheme="minorHAnsi"/>
              </w:rPr>
              <w:t xml:space="preserve">finden </w:t>
            </w:r>
            <w:r>
              <w:rPr>
                <w:rFonts w:cstheme="minorHAnsi"/>
              </w:rPr>
              <w:t xml:space="preserve">die Lernenden </w:t>
            </w:r>
            <w:r w:rsidRPr="007C6400">
              <w:rPr>
                <w:rFonts w:cstheme="minorHAnsi"/>
              </w:rPr>
              <w:t>Gesundheitsinformationen</w:t>
            </w:r>
            <w:r w:rsidR="00766EFD">
              <w:rPr>
                <w:rFonts w:cstheme="minorHAnsi"/>
              </w:rPr>
              <w:t>,</w:t>
            </w:r>
            <w:r w:rsidR="0090126B">
              <w:rPr>
                <w:rFonts w:cstheme="minorHAnsi"/>
              </w:rPr>
              <w:t xml:space="preserve"> die sie</w:t>
            </w:r>
            <w:r>
              <w:rPr>
                <w:rFonts w:cstheme="minorHAnsi"/>
              </w:rPr>
              <w:t xml:space="preserve"> zur Verwendung in ihrem digital gestützten Gesundheitsplan</w:t>
            </w:r>
            <w:r w:rsidR="0090126B">
              <w:rPr>
                <w:rFonts w:cstheme="minorHAnsi"/>
              </w:rPr>
              <w:t xml:space="preserve"> als sinnvoll bewerten.</w:t>
            </w:r>
            <w:r w:rsidR="00D84196">
              <w:rPr>
                <w:rFonts w:cstheme="minorHAnsi"/>
              </w:rPr>
              <w:t xml:space="preserve"> Des</w:t>
            </w:r>
            <w:r w:rsidR="00F009C4">
              <w:rPr>
                <w:rFonts w:cstheme="minorHAnsi"/>
              </w:rPr>
              <w:t xml:space="preserve"> </w:t>
            </w:r>
            <w:r w:rsidR="003354E5">
              <w:rPr>
                <w:rFonts w:cstheme="minorHAnsi"/>
              </w:rPr>
              <w:t>W</w:t>
            </w:r>
            <w:r w:rsidR="00D84196">
              <w:rPr>
                <w:rFonts w:cstheme="minorHAnsi"/>
              </w:rPr>
              <w:t>eiteren trainieren sie ihre operativen Fähigkeiten.</w:t>
            </w:r>
          </w:p>
          <w:p w14:paraId="48E1FFA5" w14:textId="77777777" w:rsidR="00195814" w:rsidRDefault="00195814" w:rsidP="00A03F10">
            <w:pPr>
              <w:tabs>
                <w:tab w:val="left" w:pos="273"/>
              </w:tabs>
              <w:spacing w:line="276" w:lineRule="auto"/>
              <w:rPr>
                <w:rFonts w:cstheme="minorHAnsi"/>
              </w:rPr>
            </w:pPr>
          </w:p>
          <w:p w14:paraId="3564C5C1" w14:textId="18D7094D" w:rsidR="00A03F10" w:rsidRDefault="00766EFD" w:rsidP="00766EFD">
            <w:pPr>
              <w:spacing w:line="276" w:lineRule="auto"/>
              <w:rPr>
                <w:rStyle w:val="fontstyle01"/>
              </w:rPr>
            </w:pPr>
            <w:r>
              <w:rPr>
                <w:rFonts w:cstheme="minorHAnsi"/>
              </w:rPr>
              <w:t>Zuerst</w:t>
            </w:r>
            <w:r w:rsidR="00A03F10">
              <w:rPr>
                <w:rFonts w:cstheme="minorHAnsi"/>
              </w:rPr>
              <w:t xml:space="preserve"> weist die Lehrkraft darauf hin, dass das richtige Formulieren von Zielen wesentlich dazu beiträgt, diese auch zu erreichen.</w:t>
            </w:r>
            <w:r>
              <w:rPr>
                <w:rFonts w:cstheme="minorHAnsi"/>
              </w:rPr>
              <w:t xml:space="preserve"> </w:t>
            </w:r>
            <w:r w:rsidR="00A03F10">
              <w:rPr>
                <w:rFonts w:cstheme="minorHAnsi"/>
              </w:rPr>
              <w:t xml:space="preserve">Dazu </w:t>
            </w:r>
            <w:r>
              <w:rPr>
                <w:rFonts w:cstheme="minorHAnsi"/>
              </w:rPr>
              <w:t xml:space="preserve">wird </w:t>
            </w:r>
            <w:r w:rsidR="00A03F10">
              <w:rPr>
                <w:rFonts w:cstheme="minorHAnsi"/>
              </w:rPr>
              <w:t>das</w:t>
            </w:r>
            <w:r w:rsidR="00A03F10">
              <w:rPr>
                <w:rStyle w:val="fontstyle01"/>
              </w:rPr>
              <w:t xml:space="preserve"> </w:t>
            </w:r>
            <w:r>
              <w:rPr>
                <w:rStyle w:val="fontstyle01"/>
              </w:rPr>
              <w:t xml:space="preserve">sogenannte </w:t>
            </w:r>
            <w:r w:rsidR="00A03F10">
              <w:rPr>
                <w:rStyle w:val="fontstyle01"/>
              </w:rPr>
              <w:t>SMART-Prinzip</w:t>
            </w:r>
            <w:r>
              <w:rPr>
                <w:rStyle w:val="fontstyle01"/>
              </w:rPr>
              <w:t xml:space="preserve"> erläutert (siehe </w:t>
            </w:r>
            <w:r>
              <w:rPr>
                <w:rStyle w:val="fontstyle01"/>
              </w:rPr>
              <w:lastRenderedPageBreak/>
              <w:t xml:space="preserve">Anhang 2). SMART steht für: S wie spezifische Ziele </w:t>
            </w:r>
            <w:r w:rsidR="00A03F10">
              <w:rPr>
                <w:rStyle w:val="fontstyle01"/>
              </w:rPr>
              <w:t xml:space="preserve">(konkrete Daten), </w:t>
            </w:r>
            <w:r>
              <w:rPr>
                <w:rStyle w:val="fontstyle01"/>
              </w:rPr>
              <w:t xml:space="preserve">M wie </w:t>
            </w:r>
            <w:r w:rsidR="00A03F10">
              <w:rPr>
                <w:rStyle w:val="fontstyle01"/>
              </w:rPr>
              <w:t>messbar</w:t>
            </w:r>
            <w:r>
              <w:rPr>
                <w:rStyle w:val="fontstyle01"/>
              </w:rPr>
              <w:t>e Ziele</w:t>
            </w:r>
            <w:r w:rsidR="00A03F10">
              <w:rPr>
                <w:rStyle w:val="fontstyle01"/>
              </w:rPr>
              <w:t xml:space="preserve"> (protoko</w:t>
            </w:r>
            <w:r w:rsidR="003354E5">
              <w:rPr>
                <w:rStyle w:val="fontstyle01"/>
              </w:rPr>
              <w:t>l</w:t>
            </w:r>
            <w:r w:rsidR="00A03F10">
              <w:rPr>
                <w:rStyle w:val="fontstyle01"/>
              </w:rPr>
              <w:t xml:space="preserve">lierbar und nachprüfbar), </w:t>
            </w:r>
            <w:r>
              <w:rPr>
                <w:rStyle w:val="fontstyle01"/>
              </w:rPr>
              <w:t xml:space="preserve">A wie </w:t>
            </w:r>
            <w:r w:rsidR="00A03F10">
              <w:rPr>
                <w:rStyle w:val="fontstyle01"/>
              </w:rPr>
              <w:t>attraktiv</w:t>
            </w:r>
            <w:r w:rsidR="00845C65">
              <w:rPr>
                <w:rStyle w:val="fontstyle01"/>
              </w:rPr>
              <w:t xml:space="preserve"> </w:t>
            </w:r>
            <w:r w:rsidR="00A03F10">
              <w:rPr>
                <w:rStyle w:val="fontstyle01"/>
              </w:rPr>
              <w:t>(</w:t>
            </w:r>
            <w:r>
              <w:rPr>
                <w:rStyle w:val="fontstyle01"/>
              </w:rPr>
              <w:t>Antwort auf die Frage</w:t>
            </w:r>
            <w:r w:rsidR="00845C65">
              <w:rPr>
                <w:rStyle w:val="fontstyle01"/>
              </w:rPr>
              <w:t xml:space="preserve"> „Warum</w:t>
            </w:r>
            <w:r>
              <w:rPr>
                <w:rStyle w:val="fontstyle01"/>
              </w:rPr>
              <w:t xml:space="preserve"> wähle ich diese Ziele?</w:t>
            </w:r>
            <w:r w:rsidR="00845C65">
              <w:rPr>
                <w:rStyle w:val="fontstyle01"/>
              </w:rPr>
              <w:t>“</w:t>
            </w:r>
            <w:r w:rsidR="00A03F10">
              <w:rPr>
                <w:rStyle w:val="fontstyle01"/>
              </w:rPr>
              <w:t xml:space="preserve">), </w:t>
            </w:r>
            <w:r>
              <w:rPr>
                <w:rStyle w:val="fontstyle01"/>
              </w:rPr>
              <w:t xml:space="preserve">R wie </w:t>
            </w:r>
            <w:r w:rsidR="00845C65">
              <w:rPr>
                <w:rStyle w:val="fontstyle01"/>
              </w:rPr>
              <w:t>realistisch</w:t>
            </w:r>
            <w:r w:rsidR="00A03F10">
              <w:rPr>
                <w:rStyle w:val="fontstyle01"/>
              </w:rPr>
              <w:t xml:space="preserve"> (</w:t>
            </w:r>
            <w:r w:rsidR="00845C65">
              <w:rPr>
                <w:rStyle w:val="fontstyle01"/>
              </w:rPr>
              <w:t>fordernd</w:t>
            </w:r>
            <w:r w:rsidR="003354E5">
              <w:rPr>
                <w:rStyle w:val="fontstyle01"/>
              </w:rPr>
              <w:t>,</w:t>
            </w:r>
            <w:r w:rsidR="00845C65">
              <w:rPr>
                <w:rStyle w:val="fontstyle01"/>
              </w:rPr>
              <w:t xml:space="preserve"> aber erreichbar</w:t>
            </w:r>
            <w:r w:rsidR="00A03F10">
              <w:rPr>
                <w:rStyle w:val="fontstyle01"/>
              </w:rPr>
              <w:t xml:space="preserve">) und </w:t>
            </w:r>
            <w:r>
              <w:rPr>
                <w:rStyle w:val="fontstyle01"/>
              </w:rPr>
              <w:t xml:space="preserve">T wie </w:t>
            </w:r>
            <w:r w:rsidR="00A03F10">
              <w:rPr>
                <w:rStyle w:val="fontstyle01"/>
              </w:rPr>
              <w:t>terminiert (zeitlich begrenzt)</w:t>
            </w:r>
            <w:r>
              <w:rPr>
                <w:rStyle w:val="fontstyle01"/>
              </w:rPr>
              <w:t>.</w:t>
            </w:r>
          </w:p>
          <w:p w14:paraId="760346EA" w14:textId="77777777" w:rsidR="00A03F10" w:rsidRDefault="00A03F10" w:rsidP="00766EFD">
            <w:pPr>
              <w:tabs>
                <w:tab w:val="left" w:pos="273"/>
              </w:tabs>
              <w:spacing w:line="276" w:lineRule="auto"/>
              <w:rPr>
                <w:rStyle w:val="fontstyle01"/>
              </w:rPr>
            </w:pPr>
          </w:p>
          <w:p w14:paraId="493C78E7" w14:textId="082CE828" w:rsidR="00C36D81" w:rsidRPr="00C36D81" w:rsidRDefault="00C36D81" w:rsidP="00766EFD">
            <w:pPr>
              <w:tabs>
                <w:tab w:val="left" w:pos="273"/>
              </w:tabs>
              <w:spacing w:line="276" w:lineRule="auto"/>
              <w:rPr>
                <w:rStyle w:val="fontstyle01"/>
                <w:b/>
                <w:bCs/>
              </w:rPr>
            </w:pPr>
            <w:r w:rsidRPr="00C36D81">
              <w:rPr>
                <w:rStyle w:val="fontstyle01"/>
                <w:b/>
                <w:bCs/>
              </w:rPr>
              <w:t>Hier sind Beispiele für zwei Kategorien</w:t>
            </w:r>
            <w:r w:rsidR="003354E5">
              <w:rPr>
                <w:rStyle w:val="fontstyle01"/>
                <w:b/>
                <w:bCs/>
              </w:rPr>
              <w:t>:</w:t>
            </w:r>
          </w:p>
          <w:p w14:paraId="76C47BFC" w14:textId="255619BD" w:rsidR="00A03F10" w:rsidRPr="00766EFD" w:rsidRDefault="00830DA9" w:rsidP="00766EFD">
            <w:pPr>
              <w:spacing w:line="276" w:lineRule="auto"/>
              <w:rPr>
                <w:rStyle w:val="fontstyle01"/>
                <w:b/>
                <w:bCs/>
              </w:rPr>
            </w:pPr>
            <w:r>
              <w:rPr>
                <w:rStyle w:val="fontstyle01"/>
                <w:b/>
                <w:bCs/>
              </w:rPr>
              <w:t xml:space="preserve">Vorschlag </w:t>
            </w:r>
            <w:r w:rsidR="00A03F10" w:rsidRPr="00766EFD">
              <w:rPr>
                <w:rStyle w:val="fontstyle01"/>
                <w:b/>
                <w:bCs/>
              </w:rPr>
              <w:t>zur Kategorie „Körperliche Aktivität“</w:t>
            </w:r>
          </w:p>
          <w:p w14:paraId="197D830D" w14:textId="422901A2" w:rsidR="00A03F10" w:rsidRPr="00FA0FC6" w:rsidRDefault="00A03F10" w:rsidP="00766EFD">
            <w:pPr>
              <w:spacing w:line="276" w:lineRule="auto"/>
              <w:rPr>
                <w:rStyle w:val="fontstyle01"/>
              </w:rPr>
            </w:pPr>
            <w:r w:rsidRPr="00FA0FC6">
              <w:rPr>
                <w:rStyle w:val="fontstyle01"/>
              </w:rPr>
              <w:t>Spezifisch: Ich möchte drei Mal pro Woche 30 Min</w:t>
            </w:r>
            <w:r w:rsidR="00A471F7">
              <w:rPr>
                <w:rStyle w:val="fontstyle01"/>
              </w:rPr>
              <w:t>.</w:t>
            </w:r>
            <w:r w:rsidRPr="00FA0FC6">
              <w:rPr>
                <w:rStyle w:val="fontstyle01"/>
              </w:rPr>
              <w:t xml:space="preserve"> joggen.</w:t>
            </w:r>
          </w:p>
          <w:p w14:paraId="7F194EE1" w14:textId="05E3609A" w:rsidR="00A03F10" w:rsidRPr="00FA0FC6" w:rsidRDefault="00A03F10" w:rsidP="00766EFD">
            <w:pPr>
              <w:spacing w:line="276" w:lineRule="auto"/>
              <w:rPr>
                <w:rStyle w:val="fontstyle01"/>
              </w:rPr>
            </w:pPr>
            <w:r w:rsidRPr="00FA0FC6">
              <w:rPr>
                <w:rStyle w:val="fontstyle01"/>
              </w:rPr>
              <w:t xml:space="preserve">Messbar: Ich werde meine Läufe in </w:t>
            </w:r>
            <w:del w:id="88" w:author="Michael Kohl" w:date="2024-07-16T14:45:00Z" w16du:dateUtc="2024-07-16T12:45:00Z">
              <w:r w:rsidRPr="00FA0FC6" w:rsidDel="001A1AF1">
                <w:rPr>
                  <w:rStyle w:val="fontstyle01"/>
                </w:rPr>
                <w:delText xml:space="preserve">der </w:delText>
              </w:r>
              <w:commentRangeStart w:id="89"/>
              <w:commentRangeStart w:id="90"/>
              <w:commentRangeStart w:id="91"/>
              <w:r w:rsidRPr="00FA0FC6" w:rsidDel="001A1AF1">
                <w:rPr>
                  <w:rStyle w:val="fontstyle01"/>
                </w:rPr>
                <w:delText xml:space="preserve">Nike </w:delText>
              </w:r>
              <w:commentRangeEnd w:id="89"/>
              <w:r w:rsidR="00B47806" w:rsidDel="001A1AF1">
                <w:rPr>
                  <w:rStyle w:val="Kommentarzeichen"/>
                </w:rPr>
                <w:commentReference w:id="89"/>
              </w:r>
              <w:commentRangeEnd w:id="90"/>
              <w:r w:rsidR="001F7A20" w:rsidDel="001A1AF1">
                <w:rPr>
                  <w:rStyle w:val="Kommentarzeichen"/>
                </w:rPr>
                <w:commentReference w:id="90"/>
              </w:r>
              <w:commentRangeEnd w:id="91"/>
              <w:r w:rsidR="001A1AF1" w:rsidDel="001A1AF1">
                <w:rPr>
                  <w:rStyle w:val="Kommentarzeichen"/>
                </w:rPr>
                <w:commentReference w:id="91"/>
              </w:r>
              <w:r w:rsidRPr="00FA0FC6" w:rsidDel="001A1AF1">
                <w:rPr>
                  <w:rStyle w:val="fontstyle01"/>
                </w:rPr>
                <w:delText>Run Club</w:delText>
              </w:r>
            </w:del>
            <w:ins w:id="92" w:author="Michael Kohl" w:date="2024-07-16T14:45:00Z" w16du:dateUtc="2024-07-16T12:45:00Z">
              <w:r w:rsidR="001A1AF1">
                <w:rPr>
                  <w:rStyle w:val="fontstyle01"/>
                </w:rPr>
                <w:t>meiner Running</w:t>
              </w:r>
            </w:ins>
            <w:r w:rsidRPr="00FA0FC6">
              <w:rPr>
                <w:rStyle w:val="fontstyle01"/>
              </w:rPr>
              <w:t xml:space="preserve"> App protokollieren.</w:t>
            </w:r>
          </w:p>
          <w:p w14:paraId="08F400AF" w14:textId="357BDC98" w:rsidR="00A03F10" w:rsidRPr="00FA0FC6" w:rsidRDefault="00A03F10" w:rsidP="00766EFD">
            <w:pPr>
              <w:spacing w:line="276" w:lineRule="auto"/>
              <w:rPr>
                <w:rStyle w:val="fontstyle01"/>
              </w:rPr>
            </w:pPr>
            <w:r w:rsidRPr="00FA0FC6">
              <w:rPr>
                <w:rStyle w:val="fontstyle01"/>
              </w:rPr>
              <w:t>Attraktiv: Ich möchte</w:t>
            </w:r>
            <w:r w:rsidR="003354E5">
              <w:rPr>
                <w:rStyle w:val="fontstyle01"/>
              </w:rPr>
              <w:t xml:space="preserve"> </w:t>
            </w:r>
            <w:r w:rsidR="00135020">
              <w:rPr>
                <w:rStyle w:val="fontstyle01"/>
              </w:rPr>
              <w:t>mich</w:t>
            </w:r>
            <w:r w:rsidRPr="00FA0FC6">
              <w:rPr>
                <w:rStyle w:val="fontstyle01"/>
              </w:rPr>
              <w:t xml:space="preserve"> </w:t>
            </w:r>
            <w:r w:rsidR="00766EFD">
              <w:rPr>
                <w:rStyle w:val="fontstyle01"/>
              </w:rPr>
              <w:t>wohler fühlen</w:t>
            </w:r>
            <w:r w:rsidRPr="00FA0FC6">
              <w:rPr>
                <w:rStyle w:val="fontstyle01"/>
              </w:rPr>
              <w:t xml:space="preserve"> und meine Ausdauer verbessern, um mich gesünder</w:t>
            </w:r>
            <w:r w:rsidR="003354E5">
              <w:rPr>
                <w:rStyle w:val="fontstyle01"/>
              </w:rPr>
              <w:t xml:space="preserve"> </w:t>
            </w:r>
            <w:r w:rsidRPr="00FA0FC6">
              <w:rPr>
                <w:rStyle w:val="fontstyle01"/>
              </w:rPr>
              <w:t>zu fühlen.</w:t>
            </w:r>
          </w:p>
          <w:p w14:paraId="13CADF44" w14:textId="086B5BC8" w:rsidR="00A03F10" w:rsidRPr="00FA0FC6" w:rsidRDefault="00845C65" w:rsidP="00766EFD">
            <w:pPr>
              <w:spacing w:line="276" w:lineRule="auto"/>
              <w:rPr>
                <w:rStyle w:val="fontstyle01"/>
              </w:rPr>
            </w:pPr>
            <w:r>
              <w:rPr>
                <w:rStyle w:val="fontstyle01"/>
              </w:rPr>
              <w:t>Realistisch</w:t>
            </w:r>
            <w:r w:rsidR="00A03F10" w:rsidRPr="00FA0FC6">
              <w:rPr>
                <w:rStyle w:val="fontstyle01"/>
              </w:rPr>
              <w:t xml:space="preserve">: </w:t>
            </w:r>
            <w:r w:rsidR="00766EFD">
              <w:rPr>
                <w:rStyle w:val="fontstyle01"/>
              </w:rPr>
              <w:t>Ich möchte</w:t>
            </w:r>
            <w:r>
              <w:rPr>
                <w:rStyle w:val="fontstyle01"/>
              </w:rPr>
              <w:t xml:space="preserve"> </w:t>
            </w:r>
            <w:r w:rsidR="00766EFD">
              <w:rPr>
                <w:rStyle w:val="fontstyle01"/>
              </w:rPr>
              <w:t>meine</w:t>
            </w:r>
            <w:r>
              <w:rPr>
                <w:rStyle w:val="fontstyle01"/>
              </w:rPr>
              <w:t xml:space="preserve"> Social</w:t>
            </w:r>
            <w:r w:rsidR="00C36D81">
              <w:rPr>
                <w:rStyle w:val="fontstyle01"/>
              </w:rPr>
              <w:t>-</w:t>
            </w:r>
            <w:r>
              <w:rPr>
                <w:rStyle w:val="fontstyle01"/>
              </w:rPr>
              <w:t>Media</w:t>
            </w:r>
            <w:r w:rsidR="00C36D81">
              <w:rPr>
                <w:rStyle w:val="fontstyle01"/>
              </w:rPr>
              <w:t>-</w:t>
            </w:r>
            <w:r>
              <w:rPr>
                <w:rStyle w:val="fontstyle01"/>
              </w:rPr>
              <w:t xml:space="preserve">Zeiten </w:t>
            </w:r>
            <w:r w:rsidR="00766EFD">
              <w:rPr>
                <w:rStyle w:val="fontstyle01"/>
              </w:rPr>
              <w:t>reduzieren (</w:t>
            </w:r>
            <w:r>
              <w:rPr>
                <w:rStyle w:val="fontstyle01"/>
              </w:rPr>
              <w:t>zugunsten der 30 Min</w:t>
            </w:r>
            <w:r w:rsidR="00A471F7">
              <w:rPr>
                <w:rStyle w:val="fontstyle01"/>
              </w:rPr>
              <w:t>.</w:t>
            </w:r>
            <w:r>
              <w:rPr>
                <w:rStyle w:val="fontstyle01"/>
              </w:rPr>
              <w:t xml:space="preserve"> </w:t>
            </w:r>
            <w:r w:rsidR="003354E5">
              <w:rPr>
                <w:rStyle w:val="fontstyle01"/>
              </w:rPr>
              <w:t>Sport</w:t>
            </w:r>
            <w:r w:rsidR="00C36D81">
              <w:rPr>
                <w:rStyle w:val="fontstyle01"/>
              </w:rPr>
              <w:t>)</w:t>
            </w:r>
            <w:r>
              <w:rPr>
                <w:rStyle w:val="fontstyle01"/>
              </w:rPr>
              <w:t>.</w:t>
            </w:r>
          </w:p>
          <w:p w14:paraId="68E3F530" w14:textId="77777777" w:rsidR="00A03F10" w:rsidRPr="00FA0FC6" w:rsidRDefault="00A03F10" w:rsidP="00766EFD">
            <w:pPr>
              <w:spacing w:line="276" w:lineRule="auto"/>
              <w:rPr>
                <w:rStyle w:val="fontstyle01"/>
              </w:rPr>
            </w:pPr>
            <w:r w:rsidRPr="00FA0FC6">
              <w:rPr>
                <w:rStyle w:val="fontstyle01"/>
              </w:rPr>
              <w:t>Terminiert: Ich möchte innerhalb der nächsten drei Monate diese Routine etablieren.</w:t>
            </w:r>
          </w:p>
          <w:p w14:paraId="0C422934" w14:textId="77777777" w:rsidR="00A03F10" w:rsidRPr="00FA0FC6" w:rsidRDefault="00A03F10" w:rsidP="00766EFD">
            <w:pPr>
              <w:spacing w:line="276" w:lineRule="auto"/>
              <w:rPr>
                <w:rStyle w:val="fontstyle01"/>
              </w:rPr>
            </w:pPr>
          </w:p>
          <w:p w14:paraId="61335F8B" w14:textId="3696BE8F" w:rsidR="00A03F10" w:rsidRPr="00766EFD" w:rsidRDefault="00830DA9" w:rsidP="00766EFD">
            <w:pPr>
              <w:spacing w:line="276" w:lineRule="auto"/>
              <w:rPr>
                <w:rStyle w:val="fontstyle01"/>
                <w:b/>
                <w:bCs/>
              </w:rPr>
            </w:pPr>
            <w:r>
              <w:rPr>
                <w:rStyle w:val="fontstyle01"/>
                <w:b/>
                <w:bCs/>
              </w:rPr>
              <w:t>Vorschlag</w:t>
            </w:r>
            <w:r w:rsidRPr="00766EFD">
              <w:rPr>
                <w:rStyle w:val="fontstyle01"/>
                <w:b/>
                <w:bCs/>
              </w:rPr>
              <w:t xml:space="preserve"> </w:t>
            </w:r>
            <w:r w:rsidR="00A03F10" w:rsidRPr="00766EFD">
              <w:rPr>
                <w:rStyle w:val="fontstyle01"/>
                <w:b/>
                <w:bCs/>
              </w:rPr>
              <w:t xml:space="preserve">zur Kategorie </w:t>
            </w:r>
            <w:r w:rsidR="00ED0313" w:rsidRPr="00766EFD">
              <w:rPr>
                <w:rStyle w:val="fontstyle01"/>
                <w:b/>
                <w:bCs/>
              </w:rPr>
              <w:t>„</w:t>
            </w:r>
            <w:r w:rsidR="00A03F10" w:rsidRPr="00766EFD">
              <w:rPr>
                <w:rStyle w:val="fontstyle01"/>
                <w:b/>
                <w:bCs/>
              </w:rPr>
              <w:t>Ernährung</w:t>
            </w:r>
            <w:r w:rsidR="00ED0313" w:rsidRPr="00766EFD">
              <w:rPr>
                <w:rStyle w:val="fontstyle01"/>
                <w:b/>
                <w:bCs/>
              </w:rPr>
              <w:t>“</w:t>
            </w:r>
          </w:p>
          <w:p w14:paraId="18A4DF42" w14:textId="77777777" w:rsidR="00A03F10" w:rsidRPr="00FA0FC6" w:rsidRDefault="00A03F10" w:rsidP="00766EFD">
            <w:pPr>
              <w:spacing w:line="276" w:lineRule="auto"/>
              <w:rPr>
                <w:rStyle w:val="fontstyle01"/>
              </w:rPr>
            </w:pPr>
            <w:r w:rsidRPr="00FA0FC6">
              <w:rPr>
                <w:rStyle w:val="fontstyle01"/>
              </w:rPr>
              <w:t>Spezifisch: Ich möchte fünf Portionen Obst und Gemüse pro Tag essen.</w:t>
            </w:r>
          </w:p>
          <w:p w14:paraId="0815A219" w14:textId="3D639696" w:rsidR="00A03F10" w:rsidRPr="00FA0FC6" w:rsidRDefault="00A03F10" w:rsidP="00766EFD">
            <w:pPr>
              <w:spacing w:line="276" w:lineRule="auto"/>
              <w:rPr>
                <w:rStyle w:val="fontstyle01"/>
              </w:rPr>
            </w:pPr>
            <w:r w:rsidRPr="00FA0FC6">
              <w:rPr>
                <w:rStyle w:val="fontstyle01"/>
              </w:rPr>
              <w:t>Messbar: Ich werde meine tägliche Ernährung in der</w:t>
            </w:r>
            <w:commentRangeStart w:id="93"/>
            <w:commentRangeStart w:id="94"/>
            <w:r w:rsidRPr="00FA0FC6">
              <w:rPr>
                <w:rStyle w:val="fontstyle01"/>
              </w:rPr>
              <w:t xml:space="preserve"> MyFitnessPal</w:t>
            </w:r>
            <w:r w:rsidR="00C36D81">
              <w:rPr>
                <w:rStyle w:val="fontstyle01"/>
              </w:rPr>
              <w:t xml:space="preserve"> </w:t>
            </w:r>
            <w:ins w:id="95" w:author="Michael Kohl" w:date="2024-07-16T14:48:00Z" w16du:dateUtc="2024-07-16T12:48:00Z">
              <w:r w:rsidR="001A1AF1">
                <w:rPr>
                  <w:rStyle w:val="fontstyle01"/>
                </w:rPr>
                <w:t xml:space="preserve">oder Yazio </w:t>
              </w:r>
            </w:ins>
            <w:r w:rsidRPr="00FA0FC6">
              <w:rPr>
                <w:rStyle w:val="fontstyle01"/>
              </w:rPr>
              <w:t xml:space="preserve">App </w:t>
            </w:r>
            <w:commentRangeEnd w:id="93"/>
            <w:r w:rsidR="001F7A20">
              <w:rPr>
                <w:rStyle w:val="Kommentarzeichen"/>
              </w:rPr>
              <w:commentReference w:id="93"/>
            </w:r>
            <w:commentRangeEnd w:id="94"/>
            <w:r w:rsidR="001A1AF1">
              <w:rPr>
                <w:rStyle w:val="Kommentarzeichen"/>
              </w:rPr>
              <w:commentReference w:id="94"/>
            </w:r>
            <w:r w:rsidRPr="00FA0FC6">
              <w:rPr>
                <w:rStyle w:val="fontstyle01"/>
              </w:rPr>
              <w:t>protokollieren.</w:t>
            </w:r>
          </w:p>
          <w:p w14:paraId="40F8589F" w14:textId="77777777" w:rsidR="00A03F10" w:rsidRPr="00FA0FC6" w:rsidRDefault="00A03F10" w:rsidP="00766EFD">
            <w:pPr>
              <w:spacing w:line="276" w:lineRule="auto"/>
              <w:rPr>
                <w:rStyle w:val="fontstyle01"/>
              </w:rPr>
            </w:pPr>
            <w:r w:rsidRPr="00FA0FC6">
              <w:rPr>
                <w:rStyle w:val="fontstyle01"/>
              </w:rPr>
              <w:t>Attraktiv: Eine gesündere Ernährung wird mir helfen, mich energiegeladener zu fühlen und meine allgemeine Gesundheit zu verbessern.</w:t>
            </w:r>
          </w:p>
          <w:p w14:paraId="126CA6CD" w14:textId="5B9DDE3D" w:rsidR="00A03F10" w:rsidRPr="00FA0FC6" w:rsidRDefault="00845C65" w:rsidP="00766EFD">
            <w:pPr>
              <w:spacing w:line="276" w:lineRule="auto"/>
              <w:rPr>
                <w:rStyle w:val="fontstyle01"/>
              </w:rPr>
            </w:pPr>
            <w:r>
              <w:rPr>
                <w:rStyle w:val="fontstyle01"/>
              </w:rPr>
              <w:t>Realistisch</w:t>
            </w:r>
            <w:r w:rsidR="00A03F10" w:rsidRPr="00FA0FC6">
              <w:rPr>
                <w:rStyle w:val="fontstyle01"/>
              </w:rPr>
              <w:t xml:space="preserve">: </w:t>
            </w:r>
            <w:r>
              <w:rPr>
                <w:rStyle w:val="fontstyle01"/>
              </w:rPr>
              <w:t>Ich mag Obst</w:t>
            </w:r>
            <w:r w:rsidR="00A471F7">
              <w:rPr>
                <w:rStyle w:val="fontstyle01"/>
              </w:rPr>
              <w:t> </w:t>
            </w:r>
            <w:r>
              <w:rPr>
                <w:rStyle w:val="fontstyle01"/>
              </w:rPr>
              <w:t>/</w:t>
            </w:r>
            <w:r w:rsidR="00A471F7">
              <w:rPr>
                <w:rStyle w:val="fontstyle01"/>
              </w:rPr>
              <w:t xml:space="preserve"> </w:t>
            </w:r>
            <w:r>
              <w:rPr>
                <w:rStyle w:val="fontstyle01"/>
              </w:rPr>
              <w:t xml:space="preserve">Gemüse, </w:t>
            </w:r>
            <w:r w:rsidR="00C36D81">
              <w:rPr>
                <w:rStyle w:val="fontstyle01"/>
              </w:rPr>
              <w:t xml:space="preserve">ich </w:t>
            </w:r>
            <w:r>
              <w:rPr>
                <w:rStyle w:val="fontstyle01"/>
              </w:rPr>
              <w:t xml:space="preserve">bin </w:t>
            </w:r>
            <w:r w:rsidR="00C36D81">
              <w:rPr>
                <w:rStyle w:val="fontstyle01"/>
              </w:rPr>
              <w:t>nur meistens etwas</w:t>
            </w:r>
            <w:r>
              <w:rPr>
                <w:rStyle w:val="fontstyle01"/>
              </w:rPr>
              <w:t xml:space="preserve"> zu faul</w:t>
            </w:r>
            <w:r w:rsidR="00C36D81">
              <w:rPr>
                <w:rStyle w:val="fontstyle01"/>
              </w:rPr>
              <w:t>,</w:t>
            </w:r>
            <w:r>
              <w:rPr>
                <w:rStyle w:val="fontstyle01"/>
              </w:rPr>
              <w:t xml:space="preserve"> es zuzubereiten</w:t>
            </w:r>
            <w:r w:rsidR="00A03F10" w:rsidRPr="00FA0FC6">
              <w:rPr>
                <w:rStyle w:val="fontstyle01"/>
              </w:rPr>
              <w:t>.</w:t>
            </w:r>
          </w:p>
          <w:p w14:paraId="6D47D48C" w14:textId="77777777" w:rsidR="00A03F10" w:rsidRPr="00FA0FC6" w:rsidRDefault="00A03F10" w:rsidP="00766EFD">
            <w:pPr>
              <w:spacing w:line="276" w:lineRule="auto"/>
              <w:rPr>
                <w:rStyle w:val="fontstyle01"/>
              </w:rPr>
            </w:pPr>
            <w:r w:rsidRPr="00FA0FC6">
              <w:rPr>
                <w:rStyle w:val="fontstyle01"/>
              </w:rPr>
              <w:t>Terminiert: Ich möchte dieses Ziel innerhalb der nächsten zwei Monate erreichen.</w:t>
            </w:r>
          </w:p>
          <w:p w14:paraId="77B1E309" w14:textId="77777777" w:rsidR="00A03F10" w:rsidRDefault="00A03F10" w:rsidP="00766EFD">
            <w:pPr>
              <w:spacing w:line="276" w:lineRule="auto"/>
              <w:rPr>
                <w:rStyle w:val="fontstyle01"/>
              </w:rPr>
            </w:pPr>
          </w:p>
          <w:p w14:paraId="02E8297A" w14:textId="76EF5A64" w:rsidR="00A03F10" w:rsidRDefault="00A03F10" w:rsidP="00766EFD">
            <w:pPr>
              <w:spacing w:line="276" w:lineRule="auto"/>
              <w:rPr>
                <w:ins w:id="96" w:author="Michael Kohl" w:date="2024-07-17T14:42:00Z" w16du:dateUtc="2024-07-17T12:42:00Z"/>
                <w:rFonts w:cstheme="minorHAnsi"/>
                <w:color w:val="000000" w:themeColor="text1"/>
              </w:rPr>
            </w:pPr>
            <w:commentRangeStart w:id="97"/>
            <w:commentRangeStart w:id="98"/>
            <w:commentRangeStart w:id="99"/>
            <w:commentRangeStart w:id="100"/>
            <w:commentRangeStart w:id="101"/>
            <w:r w:rsidRPr="00A03F10">
              <w:rPr>
                <w:rFonts w:cstheme="minorHAnsi"/>
                <w:color w:val="000000" w:themeColor="text1"/>
              </w:rPr>
              <w:t xml:space="preserve">Abschließend </w:t>
            </w:r>
            <w:r w:rsidR="00485071">
              <w:rPr>
                <w:rFonts w:cstheme="minorHAnsi"/>
                <w:color w:val="000000" w:themeColor="text1"/>
              </w:rPr>
              <w:t xml:space="preserve">zum Exkurs </w:t>
            </w:r>
            <w:r w:rsidRPr="00A03F10">
              <w:rPr>
                <w:rFonts w:cstheme="minorHAnsi"/>
                <w:color w:val="000000" w:themeColor="text1"/>
              </w:rPr>
              <w:t xml:space="preserve">weist die Lehrkraft darauf hin, dass Ziele öfter erreicht werden, wenn man sie kommuniziert. Hierzu werden </w:t>
            </w:r>
            <w:r w:rsidR="003D7887">
              <w:rPr>
                <w:rFonts w:cstheme="minorHAnsi"/>
                <w:color w:val="000000" w:themeColor="text1"/>
              </w:rPr>
              <w:t>sich</w:t>
            </w:r>
            <w:r w:rsidR="003D7887" w:rsidRPr="00A03F10">
              <w:rPr>
                <w:rFonts w:cstheme="minorHAnsi"/>
                <w:color w:val="000000" w:themeColor="text1"/>
              </w:rPr>
              <w:t xml:space="preserve"> </w:t>
            </w:r>
            <w:r w:rsidR="00830DA9">
              <w:rPr>
                <w:rFonts w:cstheme="minorHAnsi"/>
                <w:color w:val="000000" w:themeColor="text1"/>
              </w:rPr>
              <w:t xml:space="preserve">die Lernenden </w:t>
            </w:r>
            <w:r w:rsidRPr="00A03F10">
              <w:rPr>
                <w:rFonts w:cstheme="minorHAnsi"/>
                <w:color w:val="000000" w:themeColor="text1"/>
              </w:rPr>
              <w:t>später eine</w:t>
            </w:r>
            <w:r w:rsidR="008C23F9">
              <w:rPr>
                <w:rFonts w:cstheme="minorHAnsi"/>
                <w:color w:val="000000" w:themeColor="text1"/>
              </w:rPr>
              <w:t xml:space="preserve"> </w:t>
            </w:r>
            <w:r w:rsidRPr="00A03F10">
              <w:rPr>
                <w:rFonts w:cstheme="minorHAnsi"/>
                <w:color w:val="000000" w:themeColor="text1"/>
              </w:rPr>
              <w:t>Tandem</w:t>
            </w:r>
            <w:r w:rsidR="008C23F9">
              <w:rPr>
                <w:rFonts w:cstheme="minorHAnsi"/>
                <w:color w:val="000000" w:themeColor="text1"/>
              </w:rPr>
              <w:t>p</w:t>
            </w:r>
            <w:r w:rsidRPr="00A03F10">
              <w:rPr>
                <w:rFonts w:cstheme="minorHAnsi"/>
                <w:color w:val="000000" w:themeColor="text1"/>
              </w:rPr>
              <w:t>artnerin</w:t>
            </w:r>
            <w:r w:rsidR="008C23F9">
              <w:rPr>
                <w:rFonts w:cstheme="minorHAnsi"/>
                <w:color w:val="000000" w:themeColor="text1"/>
              </w:rPr>
              <w:t xml:space="preserve"> / eine</w:t>
            </w:r>
            <w:r w:rsidR="003D7887">
              <w:rPr>
                <w:rFonts w:cstheme="minorHAnsi"/>
                <w:color w:val="000000" w:themeColor="text1"/>
              </w:rPr>
              <w:t>n</w:t>
            </w:r>
            <w:r w:rsidR="008C23F9">
              <w:rPr>
                <w:rFonts w:cstheme="minorHAnsi"/>
                <w:color w:val="000000" w:themeColor="text1"/>
              </w:rPr>
              <w:t xml:space="preserve"> Tandempartner</w:t>
            </w:r>
            <w:r w:rsidRPr="00A03F10">
              <w:rPr>
                <w:rFonts w:cstheme="minorHAnsi"/>
                <w:color w:val="000000" w:themeColor="text1"/>
              </w:rPr>
              <w:t xml:space="preserve"> suchen, gegenüber de</w:t>
            </w:r>
            <w:r w:rsidR="003D7887">
              <w:rPr>
                <w:rFonts w:cstheme="minorHAnsi"/>
                <w:color w:val="000000" w:themeColor="text1"/>
              </w:rPr>
              <w:t>r</w:t>
            </w:r>
            <w:r w:rsidR="008C23F9">
              <w:rPr>
                <w:rFonts w:cstheme="minorHAnsi"/>
                <w:color w:val="000000" w:themeColor="text1"/>
              </w:rPr>
              <w:t xml:space="preserve"> / </w:t>
            </w:r>
            <w:r w:rsidR="003D7887">
              <w:rPr>
                <w:rFonts w:cstheme="minorHAnsi"/>
                <w:color w:val="000000" w:themeColor="text1"/>
              </w:rPr>
              <w:t>dem</w:t>
            </w:r>
            <w:r w:rsidRPr="00A03F10">
              <w:rPr>
                <w:rFonts w:cstheme="minorHAnsi"/>
                <w:color w:val="000000" w:themeColor="text1"/>
              </w:rPr>
              <w:t xml:space="preserve"> </w:t>
            </w:r>
            <w:r w:rsidR="00830DA9">
              <w:rPr>
                <w:rFonts w:cstheme="minorHAnsi"/>
                <w:color w:val="000000" w:themeColor="text1"/>
              </w:rPr>
              <w:t xml:space="preserve">sie </w:t>
            </w:r>
            <w:ins w:id="102" w:author="Theresa Salge" w:date="2024-07-09T17:07:00Z">
              <w:r w:rsidR="00B47806">
                <w:rPr>
                  <w:rFonts w:cstheme="minorHAnsi"/>
                  <w:color w:val="000000" w:themeColor="text1"/>
                </w:rPr>
                <w:t xml:space="preserve">ihre Fortschritte </w:t>
              </w:r>
            </w:ins>
            <w:del w:id="103" w:author="Theresa Salge" w:date="2024-07-09T17:07:00Z">
              <w:r w:rsidRPr="00A03F10" w:rsidDel="00B47806">
                <w:rPr>
                  <w:rFonts w:cstheme="minorHAnsi"/>
                  <w:color w:val="000000" w:themeColor="text1"/>
                </w:rPr>
                <w:delText xml:space="preserve">Rechenschaft </w:delText>
              </w:r>
            </w:del>
            <w:r w:rsidRPr="00A03F10">
              <w:rPr>
                <w:rFonts w:cstheme="minorHAnsi"/>
                <w:color w:val="000000" w:themeColor="text1"/>
              </w:rPr>
              <w:t xml:space="preserve">bezüglich des Erreichens </w:t>
            </w:r>
            <w:r w:rsidR="00830DA9">
              <w:rPr>
                <w:rFonts w:cstheme="minorHAnsi"/>
                <w:color w:val="000000" w:themeColor="text1"/>
              </w:rPr>
              <w:t xml:space="preserve">der formulierten </w:t>
            </w:r>
            <w:r w:rsidRPr="00A03F10">
              <w:rPr>
                <w:rFonts w:cstheme="minorHAnsi"/>
                <w:color w:val="000000" w:themeColor="text1"/>
              </w:rPr>
              <w:t xml:space="preserve">Ziele </w:t>
            </w:r>
            <w:ins w:id="104" w:author="Samime Kutlu" w:date="2024-07-12T13:35:00Z">
              <w:r w:rsidR="001F7A20">
                <w:rPr>
                  <w:rFonts w:cstheme="minorHAnsi"/>
                  <w:color w:val="000000" w:themeColor="text1"/>
                </w:rPr>
                <w:t>mitteilen.</w:t>
              </w:r>
            </w:ins>
            <w:del w:id="105" w:author="Samime Kutlu" w:date="2024-07-12T13:35:00Z">
              <w:r w:rsidRPr="00A03F10" w:rsidDel="001F7A20">
                <w:rPr>
                  <w:rFonts w:cstheme="minorHAnsi"/>
                  <w:color w:val="000000" w:themeColor="text1"/>
                </w:rPr>
                <w:delText>ablegen.</w:delText>
              </w:r>
            </w:del>
            <w:r w:rsidR="00830DA9">
              <w:rPr>
                <w:rFonts w:cstheme="minorHAnsi"/>
                <w:color w:val="000000" w:themeColor="text1"/>
              </w:rPr>
              <w:t xml:space="preserve"> Dazu dient die letzte Spalte auf Arbeitsblatt 2</w:t>
            </w:r>
            <w:r w:rsidR="00FC4569">
              <w:rPr>
                <w:rFonts w:cstheme="minorHAnsi"/>
                <w:color w:val="000000" w:themeColor="text1"/>
              </w:rPr>
              <w:t>, welches in der nächsten Phase bearbeitet wird.</w:t>
            </w:r>
            <w:commentRangeEnd w:id="97"/>
            <w:r w:rsidR="001F7A20">
              <w:rPr>
                <w:rStyle w:val="Kommentarzeichen"/>
              </w:rPr>
              <w:commentReference w:id="97"/>
            </w:r>
            <w:commentRangeEnd w:id="98"/>
            <w:r w:rsidR="001A1AF1">
              <w:rPr>
                <w:rStyle w:val="Kommentarzeichen"/>
              </w:rPr>
              <w:commentReference w:id="98"/>
            </w:r>
            <w:commentRangeEnd w:id="99"/>
            <w:r w:rsidR="00C753EB">
              <w:rPr>
                <w:rStyle w:val="Kommentarzeichen"/>
              </w:rPr>
              <w:commentReference w:id="99"/>
            </w:r>
            <w:commentRangeEnd w:id="100"/>
            <w:r w:rsidR="004444B0">
              <w:rPr>
                <w:rStyle w:val="Kommentarzeichen"/>
              </w:rPr>
              <w:commentReference w:id="100"/>
            </w:r>
            <w:commentRangeEnd w:id="101"/>
            <w:r w:rsidR="00B7106B">
              <w:rPr>
                <w:rStyle w:val="Kommentarzeichen"/>
              </w:rPr>
              <w:commentReference w:id="101"/>
            </w:r>
          </w:p>
          <w:p w14:paraId="4D9D321B" w14:textId="77777777" w:rsidR="004444B0" w:rsidRDefault="004444B0" w:rsidP="00766EFD">
            <w:pPr>
              <w:spacing w:line="276" w:lineRule="auto"/>
              <w:rPr>
                <w:ins w:id="106" w:author="Michael Kohl" w:date="2024-07-17T14:42:00Z" w16du:dateUtc="2024-07-17T12:42:00Z"/>
                <w:rFonts w:cstheme="minorHAnsi"/>
                <w:color w:val="000000" w:themeColor="text1"/>
              </w:rPr>
            </w:pPr>
          </w:p>
          <w:p w14:paraId="7AE5A8B5" w14:textId="23EFD2EE" w:rsidR="004444B0" w:rsidRPr="00A03F10" w:rsidDel="00B7106B" w:rsidRDefault="004444B0" w:rsidP="00766EFD">
            <w:pPr>
              <w:spacing w:line="276" w:lineRule="auto"/>
              <w:rPr>
                <w:del w:id="107" w:author="Michael Kohl" w:date="2024-07-17T14:49:00Z" w16du:dateUtc="2024-07-17T12:49:00Z"/>
                <w:rFonts w:cstheme="minorHAnsi"/>
                <w:color w:val="000000" w:themeColor="text1"/>
              </w:rPr>
            </w:pPr>
          </w:p>
          <w:p w14:paraId="3E8B5928" w14:textId="2D4E5B8D" w:rsidR="00A03F10" w:rsidRPr="00FA0FC6" w:rsidDel="00B7106B" w:rsidRDefault="00A03F10" w:rsidP="00766EFD">
            <w:pPr>
              <w:spacing w:line="276" w:lineRule="auto"/>
              <w:rPr>
                <w:del w:id="108" w:author="Michael Kohl" w:date="2024-07-17T14:49:00Z" w16du:dateUtc="2024-07-17T12:49:00Z"/>
                <w:rStyle w:val="fontstyle01"/>
              </w:rPr>
            </w:pPr>
          </w:p>
          <w:p w14:paraId="05D8ADAC" w14:textId="48048D44" w:rsidR="00C36D81" w:rsidRDefault="00485071" w:rsidP="00766EFD">
            <w:pPr>
              <w:spacing w:line="276" w:lineRule="auto"/>
              <w:rPr>
                <w:rStyle w:val="fontstyle01"/>
              </w:rPr>
            </w:pPr>
            <w:r>
              <w:rPr>
                <w:rStyle w:val="fontstyle01"/>
                <w:color w:val="000000" w:themeColor="text1"/>
              </w:rPr>
              <w:t xml:space="preserve">In einem letzten Schritt in dieser Phase </w:t>
            </w:r>
            <w:r w:rsidR="0090126B" w:rsidRPr="0090126B">
              <w:rPr>
                <w:rStyle w:val="fontstyle01"/>
                <w:color w:val="000000" w:themeColor="text1"/>
              </w:rPr>
              <w:t xml:space="preserve">recherchieren und </w:t>
            </w:r>
            <w:r w:rsidR="00A03F10">
              <w:rPr>
                <w:rStyle w:val="fontstyle01"/>
              </w:rPr>
              <w:t xml:space="preserve">formulieren die Lernenden persönliche Ziele für </w:t>
            </w:r>
            <w:ins w:id="109" w:author="Michael Kohl" w:date="2024-07-16T14:31:00Z" w16du:dateUtc="2024-07-16T12:31:00Z">
              <w:r w:rsidR="00452D1C">
                <w:rPr>
                  <w:rFonts w:cstheme="minorHAnsi"/>
                </w:rPr>
                <w:t>die</w:t>
              </w:r>
              <w:r w:rsidR="00452D1C" w:rsidRPr="0090126B">
                <w:rPr>
                  <w:rFonts w:cstheme="minorHAnsi"/>
                </w:rPr>
                <w:t xml:space="preserve"> </w:t>
              </w:r>
              <w:commentRangeStart w:id="110"/>
              <w:commentRangeStart w:id="111"/>
              <w:commentRangeEnd w:id="110"/>
              <w:r w:rsidR="00452D1C">
                <w:rPr>
                  <w:rStyle w:val="Kommentarzeichen"/>
                </w:rPr>
                <w:commentReference w:id="110"/>
              </w:r>
              <w:commentRangeEnd w:id="111"/>
              <w:r w:rsidR="00452D1C">
                <w:rPr>
                  <w:rStyle w:val="Kommentarzeichen"/>
                </w:rPr>
                <w:commentReference w:id="111"/>
              </w:r>
              <w:r w:rsidR="00452D1C" w:rsidRPr="0090126B">
                <w:rPr>
                  <w:rFonts w:cstheme="minorHAnsi"/>
                </w:rPr>
                <w:t>Kategorien</w:t>
              </w:r>
              <w:r w:rsidR="00452D1C">
                <w:rPr>
                  <w:rFonts w:cstheme="minorHAnsi"/>
                </w:rPr>
                <w:t xml:space="preserve"> Bewegung, Ernährung, Stressmanagement aus der Hinführung:</w:t>
              </w:r>
            </w:ins>
            <w:del w:id="112" w:author="Michael Kohl" w:date="2024-07-16T14:31:00Z" w16du:dateUtc="2024-07-16T12:31:00Z">
              <w:r w:rsidR="00A03F10" w:rsidDel="00452D1C">
                <w:rPr>
                  <w:rStyle w:val="fontstyle01"/>
                </w:rPr>
                <w:delText>alle vier Kategorien</w:delText>
              </w:r>
              <w:r w:rsidR="0090126B" w:rsidDel="00452D1C">
                <w:rPr>
                  <w:rStyle w:val="fontstyle01"/>
                </w:rPr>
                <w:delText xml:space="preserve"> </w:delText>
              </w:r>
            </w:del>
            <w:r w:rsidR="00C36D81">
              <w:rPr>
                <w:rStyle w:val="fontstyle01"/>
              </w:rPr>
              <w:t>– wie in den obigen Beispielen. I</w:t>
            </w:r>
            <w:r w:rsidR="003354E5">
              <w:rPr>
                <w:rStyle w:val="fontstyle01"/>
              </w:rPr>
              <w:t>n der nächsten Arbeitsphase</w:t>
            </w:r>
            <w:r w:rsidR="0090126B">
              <w:rPr>
                <w:rStyle w:val="fontstyle01"/>
              </w:rPr>
              <w:t xml:space="preserve"> </w:t>
            </w:r>
            <w:r w:rsidR="000B055D">
              <w:rPr>
                <w:rStyle w:val="fontstyle01"/>
              </w:rPr>
              <w:t xml:space="preserve">(Erarbeitung 2) </w:t>
            </w:r>
            <w:r w:rsidR="00C36D81">
              <w:rPr>
                <w:rStyle w:val="fontstyle01"/>
              </w:rPr>
              <w:t xml:space="preserve">werden diese Ziele </w:t>
            </w:r>
            <w:r w:rsidR="0090126B">
              <w:rPr>
                <w:rStyle w:val="fontstyle01"/>
              </w:rPr>
              <w:t xml:space="preserve">in den persönlichen Gesundheitsplan eingebaut. </w:t>
            </w:r>
            <w:r w:rsidR="00C36D81">
              <w:rPr>
                <w:rStyle w:val="fontstyle01"/>
              </w:rPr>
              <w:t xml:space="preserve">Die </w:t>
            </w:r>
            <w:r w:rsidR="00FC4569">
              <w:rPr>
                <w:rStyle w:val="fontstyle01"/>
              </w:rPr>
              <w:t>Lernenden nutzen</w:t>
            </w:r>
            <w:r w:rsidR="0090126B">
              <w:rPr>
                <w:rStyle w:val="fontstyle01"/>
              </w:rPr>
              <w:t xml:space="preserve"> dafür die in der Schule gängigen Notizen</w:t>
            </w:r>
            <w:r w:rsidR="00C36D81">
              <w:rPr>
                <w:rStyle w:val="fontstyle01"/>
              </w:rPr>
              <w:t>m</w:t>
            </w:r>
            <w:r w:rsidR="0090126B">
              <w:rPr>
                <w:rStyle w:val="fontstyle01"/>
              </w:rPr>
              <w:t>öglichkeiten (analog oder digital)</w:t>
            </w:r>
            <w:r w:rsidR="00D84196">
              <w:rPr>
                <w:rStyle w:val="fontstyle01"/>
              </w:rPr>
              <w:t>. Sie entscheiden sich auch, welches digitale Tool</w:t>
            </w:r>
            <w:r w:rsidR="00C36D81">
              <w:rPr>
                <w:rStyle w:val="fontstyle01"/>
              </w:rPr>
              <w:t xml:space="preserve"> oder </w:t>
            </w:r>
            <w:r w:rsidR="00D84196">
              <w:rPr>
                <w:rStyle w:val="fontstyle01"/>
              </w:rPr>
              <w:t>welche App sie dafür nutzen möchten.</w:t>
            </w:r>
            <w:r w:rsidR="00C36D81">
              <w:rPr>
                <w:rStyle w:val="fontstyle01"/>
              </w:rPr>
              <w:t xml:space="preserve"> </w:t>
            </w:r>
          </w:p>
          <w:p w14:paraId="27229462" w14:textId="77777777" w:rsidR="00C36D81" w:rsidRDefault="00C36D81" w:rsidP="00766EFD">
            <w:pPr>
              <w:spacing w:line="276" w:lineRule="auto"/>
              <w:rPr>
                <w:ins w:id="113" w:author="Michael Kohl" w:date="2024-07-17T14:49:00Z" w16du:dateUtc="2024-07-17T12:49:00Z"/>
                <w:rStyle w:val="fontstyle01"/>
              </w:rPr>
            </w:pPr>
          </w:p>
          <w:p w14:paraId="2272C078" w14:textId="77777777" w:rsidR="00B7106B" w:rsidRPr="00A03F10" w:rsidRDefault="00B7106B" w:rsidP="00B7106B">
            <w:pPr>
              <w:spacing w:line="276" w:lineRule="auto"/>
              <w:rPr>
                <w:ins w:id="114" w:author="Michael Kohl" w:date="2024-07-17T14:49:00Z" w16du:dateUtc="2024-07-17T12:49:00Z"/>
                <w:rFonts w:cstheme="minorHAnsi"/>
                <w:color w:val="000000" w:themeColor="text1"/>
              </w:rPr>
            </w:pPr>
            <w:ins w:id="115" w:author="Michael Kohl" w:date="2024-07-17T14:49:00Z" w16du:dateUtc="2024-07-17T12:49:00Z">
              <w:r>
                <w:rPr>
                  <w:rFonts w:cstheme="minorHAnsi"/>
                  <w:color w:val="000000" w:themeColor="text1"/>
                </w:rPr>
                <w:t>Fakultativ: Motivierend und spannend ist auch die Idee, die formulierten Ziele in einen Zeitkapsel zu geben (z.B. große leere Flasche mit Verschluss, ein Schuhkarton oder – kostspieliger - auch auf Amazon bestellbar). Falls die Schulleitung einverstanden ist, kann sie im Schultresor oder im Zimmer des Schulleiters/der Schulleiterin aufbewahrt werden. Nach einem vereinbarten Zeitraum (z.B. 3 Monate) wird sie wieder geöffnet und jeder kann seine Ziele kontrollieren, Erfolge feiern und Misserfolge analysieren und daraus lernen (Thema: Resilienz)</w:t>
              </w:r>
            </w:ins>
          </w:p>
          <w:p w14:paraId="5611A9A7" w14:textId="77777777" w:rsidR="00B7106B" w:rsidRDefault="00B7106B" w:rsidP="00766EFD">
            <w:pPr>
              <w:spacing w:line="276" w:lineRule="auto"/>
              <w:rPr>
                <w:rStyle w:val="fontstyle01"/>
              </w:rPr>
            </w:pPr>
          </w:p>
          <w:p w14:paraId="7844DFE6" w14:textId="0C7A3AAB" w:rsidR="00485071" w:rsidRPr="008A6BBD" w:rsidRDefault="00485071" w:rsidP="00766EFD">
            <w:pPr>
              <w:spacing w:line="276" w:lineRule="auto"/>
              <w:rPr>
                <w:rStyle w:val="fontstyle01"/>
                <w:b/>
                <w:bCs/>
              </w:rPr>
            </w:pPr>
            <w:r w:rsidRPr="008A6BBD">
              <w:rPr>
                <w:rStyle w:val="fontstyle01"/>
                <w:b/>
                <w:bCs/>
              </w:rPr>
              <w:t xml:space="preserve">Vorschläge für </w:t>
            </w:r>
            <w:r w:rsidR="00C36D81" w:rsidRPr="008A6BBD">
              <w:rPr>
                <w:rStyle w:val="fontstyle01"/>
                <w:b/>
                <w:bCs/>
              </w:rPr>
              <w:t>die Recherche</w:t>
            </w:r>
            <w:r w:rsidR="008A6BBD" w:rsidRPr="008A6BBD">
              <w:rPr>
                <w:rStyle w:val="fontstyle01"/>
                <w:b/>
                <w:bCs/>
              </w:rPr>
              <w:t xml:space="preserve"> (Webseiten)</w:t>
            </w:r>
            <w:r w:rsidRPr="008A6BBD">
              <w:rPr>
                <w:rStyle w:val="fontstyle01"/>
                <w:b/>
                <w:bCs/>
              </w:rPr>
              <w:t>:</w:t>
            </w:r>
          </w:p>
          <w:p w14:paraId="59449ECE" w14:textId="77777777" w:rsidR="009B2596" w:rsidRDefault="008C23F9" w:rsidP="00766EFD">
            <w:pPr>
              <w:spacing w:line="276" w:lineRule="auto"/>
              <w:rPr>
                <w:rStyle w:val="fontstyle01"/>
              </w:rPr>
            </w:pPr>
            <w:r>
              <w:rPr>
                <w:rStyle w:val="fontstyle01"/>
              </w:rPr>
              <w:t xml:space="preserve">– </w:t>
            </w:r>
            <w:r w:rsidR="00485071">
              <w:rPr>
                <w:rStyle w:val="fontstyle01"/>
              </w:rPr>
              <w:t>Bewegung:</w:t>
            </w:r>
            <w:r w:rsidR="009B2596">
              <w:rPr>
                <w:rStyle w:val="fontstyle01"/>
              </w:rPr>
              <w:t xml:space="preserve"> </w:t>
            </w:r>
          </w:p>
          <w:p w14:paraId="2A4BA85E" w14:textId="1A44B79C" w:rsidR="008A6BBD" w:rsidRDefault="009B2596" w:rsidP="00766EFD">
            <w:pPr>
              <w:spacing w:line="276" w:lineRule="auto"/>
              <w:rPr>
                <w:rStyle w:val="fontstyle01"/>
              </w:rPr>
            </w:pPr>
            <w:r>
              <w:rPr>
                <w:rStyle w:val="fontstyle01"/>
              </w:rPr>
              <w:lastRenderedPageBreak/>
              <w:t>„</w:t>
            </w:r>
            <w:r w:rsidRPr="009B2596">
              <w:rPr>
                <w:rStyle w:val="fontstyle01"/>
              </w:rPr>
              <w:t xml:space="preserve">Zeit für Bewegung </w:t>
            </w:r>
            <w:r>
              <w:rPr>
                <w:rStyle w:val="fontstyle01"/>
              </w:rPr>
              <w:t>`</w:t>
            </w:r>
            <w:r w:rsidRPr="009B2596">
              <w:rPr>
                <w:rStyle w:val="fontstyle01"/>
              </w:rPr>
              <w:t>Bewegungsdreieck</w:t>
            </w:r>
            <w:r>
              <w:rPr>
                <w:rStyle w:val="fontstyle01"/>
              </w:rPr>
              <w:t xml:space="preserve">` “ unter </w:t>
            </w:r>
            <w:hyperlink r:id="rId16" w:history="1">
              <w:r w:rsidR="008A6BBD" w:rsidRPr="00DA1B76">
                <w:rPr>
                  <w:rStyle w:val="Hyperlink"/>
                  <w:rFonts w:ascii="Calibri" w:hAnsi="Calibri" w:cs="Calibri"/>
                </w:rPr>
                <w:t>w</w:t>
              </w:r>
              <w:r w:rsidR="008A6BBD" w:rsidRPr="00DA1B76">
                <w:rPr>
                  <w:rStyle w:val="Hyperlink"/>
                </w:rPr>
                <w:t>ww.</w:t>
              </w:r>
              <w:r w:rsidR="008A6BBD" w:rsidRPr="00DA1B76">
                <w:rPr>
                  <w:rStyle w:val="Hyperlink"/>
                  <w:rFonts w:ascii="Calibri" w:hAnsi="Calibri" w:cs="Calibri"/>
                </w:rPr>
                <w:t>shop.bzga.de</w:t>
              </w:r>
            </w:hyperlink>
            <w:r w:rsidR="008A6BBD">
              <w:rPr>
                <w:rStyle w:val="Hyperlink"/>
                <w:rFonts w:ascii="Calibri" w:hAnsi="Calibri" w:cs="Calibri"/>
              </w:rPr>
              <w:t xml:space="preserve"> </w:t>
            </w:r>
            <w:r w:rsidR="008A6BBD" w:rsidRPr="008F63E0">
              <w:rPr>
                <w:rStyle w:val="fontstyle01"/>
                <w:highlight w:val="yellow"/>
              </w:rPr>
              <w:t>((Link zu https://shop.bzga.de/poster-zeit-fuer-bewegung-bewegungsdreieck-35700704/))</w:t>
            </w:r>
          </w:p>
          <w:p w14:paraId="1D2E72DC" w14:textId="77777777" w:rsidR="009B2596" w:rsidRDefault="008C23F9" w:rsidP="00766EFD">
            <w:pPr>
              <w:spacing w:line="276" w:lineRule="auto"/>
              <w:rPr>
                <w:rStyle w:val="fontstyle01"/>
              </w:rPr>
            </w:pPr>
            <w:r>
              <w:rPr>
                <w:rStyle w:val="fontstyle01"/>
              </w:rPr>
              <w:t xml:space="preserve">– </w:t>
            </w:r>
            <w:r w:rsidR="003C595F">
              <w:rPr>
                <w:rStyle w:val="fontstyle01"/>
              </w:rPr>
              <w:t>Ernährung:</w:t>
            </w:r>
            <w:r w:rsidR="009B2596">
              <w:rPr>
                <w:rStyle w:val="fontstyle01"/>
              </w:rPr>
              <w:t xml:space="preserve"> </w:t>
            </w:r>
          </w:p>
          <w:p w14:paraId="570AAE73" w14:textId="388D3B73" w:rsidR="008A6BBD" w:rsidRDefault="009B2596" w:rsidP="00766EFD">
            <w:pPr>
              <w:spacing w:line="276" w:lineRule="auto"/>
              <w:rPr>
                <w:rStyle w:val="fontstyle01"/>
              </w:rPr>
            </w:pPr>
            <w:r>
              <w:rPr>
                <w:rStyle w:val="fontstyle01"/>
              </w:rPr>
              <w:t>„</w:t>
            </w:r>
            <w:r w:rsidRPr="009B2596">
              <w:rPr>
                <w:rStyle w:val="fontstyle01"/>
              </w:rPr>
              <w:t>Gut essen und trinken – die DGE-Empfehlungen</w:t>
            </w:r>
            <w:r>
              <w:rPr>
                <w:rStyle w:val="fontstyle01"/>
              </w:rPr>
              <w:t>“ unter</w:t>
            </w:r>
            <w:r w:rsidR="003C595F">
              <w:rPr>
                <w:rStyle w:val="fontstyle01"/>
              </w:rPr>
              <w:t xml:space="preserve"> </w:t>
            </w:r>
            <w:hyperlink r:id="rId17" w:history="1">
              <w:r w:rsidR="008A6BBD" w:rsidRPr="00DA1B76">
                <w:rPr>
                  <w:rStyle w:val="Hyperlink"/>
                  <w:rFonts w:ascii="Calibri" w:hAnsi="Calibri" w:cs="Calibri"/>
                </w:rPr>
                <w:t>www.dge.de</w:t>
              </w:r>
            </w:hyperlink>
            <w:r w:rsidR="008A6BBD">
              <w:rPr>
                <w:rStyle w:val="Hyperlink"/>
                <w:rFonts w:ascii="Calibri" w:hAnsi="Calibri" w:cs="Calibri"/>
              </w:rPr>
              <w:t xml:space="preserve"> </w:t>
            </w:r>
            <w:r w:rsidR="008A6BBD" w:rsidRPr="008F63E0">
              <w:rPr>
                <w:rStyle w:val="fontstyle01"/>
                <w:highlight w:val="yellow"/>
              </w:rPr>
              <w:t xml:space="preserve">((Link zu </w:t>
            </w:r>
            <w:hyperlink r:id="rId18" w:history="1">
              <w:r w:rsidR="008A6BBD" w:rsidRPr="008F63E0">
                <w:rPr>
                  <w:rStyle w:val="Hyperlink"/>
                  <w:rFonts w:ascii="Calibri" w:hAnsi="Calibri" w:cs="Calibri"/>
                  <w:highlight w:val="yellow"/>
                </w:rPr>
                <w:t>https://www.dge.de/gesunde-ernaehrung/gut-essen-und-trinken/dge-empfehlungen/</w:t>
              </w:r>
            </w:hyperlink>
            <w:r w:rsidR="008A6BBD" w:rsidRPr="008F63E0">
              <w:rPr>
                <w:rStyle w:val="fontstyle01"/>
                <w:highlight w:val="yellow"/>
              </w:rPr>
              <w:t>))</w:t>
            </w:r>
          </w:p>
          <w:p w14:paraId="07F54AD8" w14:textId="1F9BCE78" w:rsidR="009B2596" w:rsidDel="00452D1C" w:rsidRDefault="008C23F9" w:rsidP="00766EFD">
            <w:pPr>
              <w:spacing w:line="276" w:lineRule="auto"/>
              <w:rPr>
                <w:del w:id="116" w:author="Michael Kohl" w:date="2024-07-16T14:31:00Z" w16du:dateUtc="2024-07-16T12:31:00Z"/>
                <w:rStyle w:val="fontstyle01"/>
              </w:rPr>
            </w:pPr>
            <w:del w:id="117" w:author="Michael Kohl" w:date="2024-07-16T14:31:00Z" w16du:dateUtc="2024-07-16T12:31:00Z">
              <w:r w:rsidDel="00452D1C">
                <w:rPr>
                  <w:rStyle w:val="fontstyle01"/>
                </w:rPr>
                <w:delText xml:space="preserve">– </w:delText>
              </w:r>
              <w:r w:rsidR="003C595F" w:rsidDel="00452D1C">
                <w:rPr>
                  <w:rStyle w:val="fontstyle01"/>
                </w:rPr>
                <w:delText>Prävention:</w:delText>
              </w:r>
              <w:r w:rsidR="009B2596" w:rsidDel="00452D1C">
                <w:rPr>
                  <w:rStyle w:val="fontstyle01"/>
                </w:rPr>
                <w:delText xml:space="preserve"> </w:delText>
              </w:r>
            </w:del>
          </w:p>
          <w:p w14:paraId="360AA3E3" w14:textId="120A2131" w:rsidR="003C595F" w:rsidDel="00452D1C" w:rsidRDefault="009B2596" w:rsidP="00766EFD">
            <w:pPr>
              <w:spacing w:line="276" w:lineRule="auto"/>
              <w:rPr>
                <w:del w:id="118" w:author="Michael Kohl" w:date="2024-07-16T14:31:00Z" w16du:dateUtc="2024-07-16T12:31:00Z"/>
                <w:rStyle w:val="fontstyle01"/>
              </w:rPr>
            </w:pPr>
            <w:del w:id="119" w:author="Michael Kohl" w:date="2024-07-16T14:31:00Z" w16du:dateUtc="2024-07-16T12:31:00Z">
              <w:r w:rsidDel="00452D1C">
                <w:rPr>
                  <w:rStyle w:val="fontstyle01"/>
                </w:rPr>
                <w:delText>„</w:delText>
              </w:r>
              <w:r w:rsidRPr="009B2596" w:rsidDel="00452D1C">
                <w:rPr>
                  <w:rStyle w:val="fontstyle01"/>
                </w:rPr>
                <w:delText>Prävention</w:delText>
              </w:r>
              <w:r w:rsidDel="00452D1C">
                <w:rPr>
                  <w:rStyle w:val="fontstyle01"/>
                </w:rPr>
                <w:delText>“ unter</w:delText>
              </w:r>
              <w:r w:rsidR="003C595F" w:rsidDel="00452D1C">
                <w:rPr>
                  <w:rStyle w:val="fontstyle01"/>
                </w:rPr>
                <w:delText xml:space="preserve"> </w:delText>
              </w:r>
              <w:r w:rsidDel="00452D1C">
                <w:fldChar w:fldCharType="begin"/>
              </w:r>
              <w:r w:rsidDel="00452D1C">
                <w:delInstrText>HYPERLINK "http://www.mags.nrw"</w:delInstrText>
              </w:r>
              <w:r w:rsidDel="00452D1C">
                <w:fldChar w:fldCharType="separate"/>
              </w:r>
              <w:r w:rsidR="008A6BBD" w:rsidRPr="00DA1B76" w:rsidDel="00452D1C">
                <w:rPr>
                  <w:rStyle w:val="Hyperlink"/>
                  <w:rFonts w:ascii="Calibri" w:hAnsi="Calibri" w:cs="Calibri"/>
                </w:rPr>
                <w:delText>www.mags.nrw</w:delText>
              </w:r>
              <w:r w:rsidDel="00452D1C">
                <w:rPr>
                  <w:rStyle w:val="Hyperlink"/>
                  <w:rFonts w:ascii="Calibri" w:hAnsi="Calibri" w:cs="Calibri"/>
                </w:rPr>
                <w:fldChar w:fldCharType="end"/>
              </w:r>
              <w:r w:rsidR="008A6BBD" w:rsidDel="00452D1C">
                <w:rPr>
                  <w:rStyle w:val="fontstyle01"/>
                </w:rPr>
                <w:delText xml:space="preserve"> </w:delText>
              </w:r>
              <w:r w:rsidR="008A6BBD" w:rsidRPr="008F63E0" w:rsidDel="00452D1C">
                <w:rPr>
                  <w:rStyle w:val="fontstyle01"/>
                  <w:highlight w:val="yellow"/>
                </w:rPr>
                <w:delText xml:space="preserve">((Link zu </w:delText>
              </w:r>
              <w:r w:rsidDel="00452D1C">
                <w:fldChar w:fldCharType="begin"/>
              </w:r>
              <w:r w:rsidDel="00452D1C">
                <w:delInstrText>HYPERLINK "https://www.mags.nrw/praevention-gesundheit"</w:delInstrText>
              </w:r>
              <w:r w:rsidDel="00452D1C">
                <w:fldChar w:fldCharType="separate"/>
              </w:r>
              <w:r w:rsidR="008A6BBD" w:rsidRPr="008F63E0" w:rsidDel="00452D1C">
                <w:rPr>
                  <w:rStyle w:val="Hyperlink"/>
                  <w:rFonts w:ascii="Calibri" w:hAnsi="Calibri" w:cs="Calibri"/>
                  <w:highlight w:val="yellow"/>
                </w:rPr>
                <w:delText>https://www.mags.nrw/praevention-gesundheit</w:delText>
              </w:r>
              <w:r w:rsidDel="00452D1C">
                <w:rPr>
                  <w:rStyle w:val="Hyperlink"/>
                  <w:rFonts w:ascii="Calibri" w:hAnsi="Calibri" w:cs="Calibri"/>
                  <w:highlight w:val="yellow"/>
                </w:rPr>
                <w:fldChar w:fldCharType="end"/>
              </w:r>
              <w:r w:rsidR="008A6BBD" w:rsidRPr="008F63E0" w:rsidDel="00452D1C">
                <w:rPr>
                  <w:rStyle w:val="fontstyle01"/>
                  <w:highlight w:val="yellow"/>
                </w:rPr>
                <w:delText>))</w:delText>
              </w:r>
            </w:del>
          </w:p>
          <w:p w14:paraId="3A82C33D" w14:textId="77777777" w:rsidR="009B2596" w:rsidRDefault="008C23F9" w:rsidP="008A6BBD">
            <w:pPr>
              <w:spacing w:line="276" w:lineRule="auto"/>
              <w:rPr>
                <w:rStyle w:val="fontstyle01"/>
              </w:rPr>
            </w:pPr>
            <w:r>
              <w:rPr>
                <w:rStyle w:val="fontstyle01"/>
              </w:rPr>
              <w:t xml:space="preserve">– </w:t>
            </w:r>
            <w:r w:rsidR="00023D05">
              <w:rPr>
                <w:rStyle w:val="fontstyle01"/>
              </w:rPr>
              <w:t>Mentale Gesundheit:</w:t>
            </w:r>
            <w:r w:rsidR="009B2596">
              <w:rPr>
                <w:rStyle w:val="fontstyle01"/>
              </w:rPr>
              <w:t xml:space="preserve"> </w:t>
            </w:r>
          </w:p>
          <w:p w14:paraId="2CFE7712" w14:textId="77777777" w:rsidR="009B2596" w:rsidRDefault="009B2596" w:rsidP="008A6BBD">
            <w:pPr>
              <w:spacing w:line="276" w:lineRule="auto"/>
              <w:rPr>
                <w:rStyle w:val="fontstyle01"/>
              </w:rPr>
            </w:pPr>
            <w:r>
              <w:rPr>
                <w:rStyle w:val="fontstyle01"/>
              </w:rPr>
              <w:t>„</w:t>
            </w:r>
            <w:r w:rsidRPr="009B2596">
              <w:rPr>
                <w:rStyle w:val="fontstyle01"/>
              </w:rPr>
              <w:t>Sieben Tipps fürs psychische Wohlbefinden</w:t>
            </w:r>
            <w:r>
              <w:rPr>
                <w:rStyle w:val="fontstyle01"/>
              </w:rPr>
              <w:t>“ unter</w:t>
            </w:r>
            <w:r w:rsidR="00023D05">
              <w:rPr>
                <w:rStyle w:val="fontstyle01"/>
              </w:rPr>
              <w:t xml:space="preserve"> </w:t>
            </w:r>
            <w:hyperlink r:id="rId19" w:history="1">
              <w:r w:rsidR="008A6BBD" w:rsidRPr="00DA1B76">
                <w:rPr>
                  <w:rStyle w:val="Hyperlink"/>
                  <w:rFonts w:ascii="Calibri" w:hAnsi="Calibri" w:cs="Calibri"/>
                </w:rPr>
                <w:t>www.zdf.de</w:t>
              </w:r>
            </w:hyperlink>
            <w:r w:rsidR="008A6BBD">
              <w:rPr>
                <w:rStyle w:val="fontstyle01"/>
              </w:rPr>
              <w:t xml:space="preserve"> </w:t>
            </w:r>
            <w:r w:rsidR="008A6BBD" w:rsidRPr="008F63E0">
              <w:rPr>
                <w:rStyle w:val="fontstyle01"/>
                <w:highlight w:val="yellow"/>
              </w:rPr>
              <w:t xml:space="preserve">((Link zu </w:t>
            </w:r>
            <w:hyperlink r:id="rId20" w:history="1">
              <w:r w:rsidR="008A6BBD" w:rsidRPr="008F63E0">
                <w:rPr>
                  <w:rStyle w:val="Hyperlink"/>
                  <w:highlight w:val="yellow"/>
                </w:rPr>
                <w:t>https://www.zdf.de/nachrichten/ratgeber/gesundheit/gesundheit-mental-psychologie-100.html</w:t>
              </w:r>
              <w:r w:rsidR="008A6BBD" w:rsidRPr="008F63E0">
                <w:rPr>
                  <w:rStyle w:val="Hyperlink"/>
                  <w:rFonts w:ascii="Calibri" w:hAnsi="Calibri" w:cs="Calibri"/>
                  <w:highlight w:val="yellow"/>
                </w:rPr>
                <w:t>)</w:t>
              </w:r>
            </w:hyperlink>
            <w:r w:rsidR="008A6BBD" w:rsidRPr="008F63E0">
              <w:rPr>
                <w:rStyle w:val="fontstyle01"/>
                <w:highlight w:val="yellow"/>
              </w:rPr>
              <w:t>)</w:t>
            </w:r>
            <w:r w:rsidR="008A6BBD">
              <w:rPr>
                <w:rStyle w:val="fontstyle01"/>
              </w:rPr>
              <w:t xml:space="preserve"> </w:t>
            </w:r>
          </w:p>
          <w:p w14:paraId="4B1D075E" w14:textId="77777777" w:rsidR="009B2596" w:rsidRDefault="009B2596" w:rsidP="008A6BBD">
            <w:pPr>
              <w:spacing w:line="276" w:lineRule="auto"/>
              <w:rPr>
                <w:rStyle w:val="fontstyle01"/>
              </w:rPr>
            </w:pPr>
            <w:r>
              <w:rPr>
                <w:rStyle w:val="fontstyle01"/>
              </w:rPr>
              <w:t>„</w:t>
            </w:r>
            <w:r w:rsidRPr="009B2596">
              <w:rPr>
                <w:rStyle w:val="fontstyle01"/>
              </w:rPr>
              <w:t>Welttag der mentalen Gesundheit 2022</w:t>
            </w:r>
            <w:r>
              <w:rPr>
                <w:rStyle w:val="fontstyle01"/>
              </w:rPr>
              <w:t>“ unter</w:t>
            </w:r>
            <w:r w:rsidR="008A6BBD">
              <w:rPr>
                <w:rStyle w:val="fontstyle01"/>
              </w:rPr>
              <w:t xml:space="preserve"> </w:t>
            </w:r>
            <w:hyperlink r:id="rId21" w:history="1">
              <w:r w:rsidR="008A6BBD" w:rsidRPr="00DA1B76">
                <w:rPr>
                  <w:rStyle w:val="Hyperlink"/>
                  <w:rFonts w:ascii="Calibri" w:hAnsi="Calibri" w:cs="Calibri"/>
                </w:rPr>
                <w:t>www.easy-tutor.eu</w:t>
              </w:r>
            </w:hyperlink>
            <w:r w:rsidR="008A6BBD">
              <w:rPr>
                <w:rStyle w:val="Hyperlink"/>
                <w:rFonts w:ascii="Calibri" w:hAnsi="Calibri" w:cs="Calibri"/>
              </w:rPr>
              <w:t xml:space="preserve"> </w:t>
            </w:r>
            <w:r w:rsidR="008A6BBD" w:rsidRPr="008F63E0">
              <w:rPr>
                <w:rStyle w:val="fontstyle01"/>
                <w:highlight w:val="yellow"/>
              </w:rPr>
              <w:t xml:space="preserve">((Link zu </w:t>
            </w:r>
            <w:hyperlink r:id="rId22" w:history="1">
              <w:r w:rsidR="0026080A" w:rsidRPr="008F63E0">
                <w:rPr>
                  <w:rStyle w:val="Hyperlink"/>
                  <w:highlight w:val="yellow"/>
                </w:rPr>
                <w:t>https://www.easy-tutor.eu/journal/mentale-gesundheit-world-mental-health-day/</w:t>
              </w:r>
              <w:r w:rsidR="0026080A" w:rsidRPr="008F63E0">
                <w:rPr>
                  <w:rStyle w:val="Hyperlink"/>
                  <w:rFonts w:ascii="Calibri" w:hAnsi="Calibri" w:cs="Calibri"/>
                  <w:highlight w:val="yellow"/>
                </w:rPr>
                <w:t>)</w:t>
              </w:r>
            </w:hyperlink>
            <w:r w:rsidR="008A6BBD" w:rsidRPr="008F63E0">
              <w:rPr>
                <w:rStyle w:val="fontstyle01"/>
                <w:highlight w:val="yellow"/>
              </w:rPr>
              <w:t>)</w:t>
            </w:r>
            <w:r w:rsidR="0026080A">
              <w:rPr>
                <w:rStyle w:val="fontstyle01"/>
              </w:rPr>
              <w:t xml:space="preserve"> </w:t>
            </w:r>
          </w:p>
          <w:p w14:paraId="3671776A" w14:textId="6596C90C" w:rsidR="0026080A" w:rsidRDefault="009B2596" w:rsidP="008A6BBD">
            <w:pPr>
              <w:spacing w:line="276" w:lineRule="auto"/>
              <w:rPr>
                <w:rStyle w:val="fontstyle01"/>
              </w:rPr>
            </w:pPr>
            <w:r>
              <w:rPr>
                <w:rStyle w:val="fontstyle01"/>
              </w:rPr>
              <w:t>„</w:t>
            </w:r>
            <w:r w:rsidRPr="009B2596">
              <w:rPr>
                <w:rStyle w:val="fontstyle01"/>
              </w:rPr>
              <w:t>Was ist Prävention und welche Arten von Prävention gibt es?</w:t>
            </w:r>
            <w:r>
              <w:rPr>
                <w:rStyle w:val="fontstyle01"/>
              </w:rPr>
              <w:t xml:space="preserve">“ unter </w:t>
            </w:r>
            <w:hyperlink r:id="rId23" w:history="1">
              <w:r w:rsidR="0026080A" w:rsidRPr="00582D45">
                <w:rPr>
                  <w:rStyle w:val="Hyperlink"/>
                  <w:rFonts w:ascii="Calibri" w:hAnsi="Calibri" w:cs="Calibri"/>
                </w:rPr>
                <w:t>www.barmer.de</w:t>
              </w:r>
            </w:hyperlink>
            <w:r w:rsidR="0026080A">
              <w:rPr>
                <w:rStyle w:val="fontstyle01"/>
              </w:rPr>
              <w:t xml:space="preserve"> </w:t>
            </w:r>
            <w:r w:rsidR="0026080A" w:rsidRPr="008F63E0">
              <w:rPr>
                <w:rStyle w:val="fontstyle01"/>
                <w:highlight w:val="yellow"/>
              </w:rPr>
              <w:t>((Link zu</w:t>
            </w:r>
            <w:r w:rsidR="008C23F9" w:rsidRPr="008F63E0">
              <w:rPr>
                <w:rStyle w:val="fontstyle01"/>
                <w:highlight w:val="yellow"/>
              </w:rPr>
              <w:t xml:space="preserve"> </w:t>
            </w:r>
            <w:r w:rsidR="0026080A" w:rsidRPr="008F63E0">
              <w:rPr>
                <w:rStyle w:val="fontstyle01"/>
                <w:highlight w:val="yellow"/>
              </w:rPr>
              <w:t>https://www.barmer.de/unsere-leistungen/leistungen-a-z/praeventionangebote/praevention-erklaert-1056076))</w:t>
            </w:r>
          </w:p>
          <w:p w14:paraId="6A6E0C6A" w14:textId="77777777" w:rsidR="00D84196" w:rsidRDefault="00D84196" w:rsidP="008A6BBD">
            <w:pPr>
              <w:spacing w:line="276" w:lineRule="auto"/>
              <w:rPr>
                <w:rStyle w:val="fontstyle01"/>
              </w:rPr>
            </w:pPr>
          </w:p>
          <w:p w14:paraId="045A3B4C" w14:textId="77777777" w:rsidR="003354E5" w:rsidRDefault="008A6BBD" w:rsidP="008A6BBD">
            <w:pPr>
              <w:spacing w:line="276" w:lineRule="auto"/>
              <w:rPr>
                <w:rStyle w:val="fontstyle01"/>
                <w:b/>
                <w:bCs/>
              </w:rPr>
            </w:pPr>
            <w:r w:rsidRPr="008A6BBD">
              <w:rPr>
                <w:rStyle w:val="fontstyle01"/>
                <w:b/>
                <w:bCs/>
              </w:rPr>
              <w:t>Vorschläge für die Recherche (</w:t>
            </w:r>
            <w:r>
              <w:rPr>
                <w:rStyle w:val="fontstyle01"/>
                <w:b/>
                <w:bCs/>
              </w:rPr>
              <w:t>Apps</w:t>
            </w:r>
            <w:r w:rsidRPr="008A6BBD">
              <w:rPr>
                <w:rStyle w:val="fontstyle01"/>
                <w:b/>
                <w:bCs/>
              </w:rPr>
              <w:t>):</w:t>
            </w:r>
            <w:r w:rsidR="00467C34">
              <w:rPr>
                <w:rStyle w:val="fontstyle01"/>
                <w:b/>
                <w:bCs/>
              </w:rPr>
              <w:t xml:space="preserve"> </w:t>
            </w:r>
          </w:p>
          <w:p w14:paraId="334BC976" w14:textId="7FCE30BB" w:rsidR="00D84196" w:rsidRDefault="00D84196" w:rsidP="008A6BBD">
            <w:pPr>
              <w:spacing w:line="276" w:lineRule="auto"/>
              <w:rPr>
                <w:rStyle w:val="fontstyle01"/>
              </w:rPr>
            </w:pPr>
            <w:r>
              <w:rPr>
                <w:rStyle w:val="fontstyle01"/>
              </w:rPr>
              <w:t xml:space="preserve">siehe Anhang </w:t>
            </w:r>
            <w:r w:rsidR="002F1CB1">
              <w:rPr>
                <w:rStyle w:val="fontstyle01"/>
              </w:rPr>
              <w:t>3</w:t>
            </w:r>
            <w:r w:rsidR="003354E5">
              <w:rPr>
                <w:rStyle w:val="fontstyle01"/>
              </w:rPr>
              <w:t xml:space="preserve"> (</w:t>
            </w:r>
            <w:r>
              <w:rPr>
                <w:rStyle w:val="fontstyle01"/>
              </w:rPr>
              <w:t>In den Android</w:t>
            </w:r>
            <w:r w:rsidR="001D6690">
              <w:rPr>
                <w:rStyle w:val="fontstyle01"/>
              </w:rPr>
              <w:t>-</w:t>
            </w:r>
            <w:r>
              <w:rPr>
                <w:rStyle w:val="fontstyle01"/>
              </w:rPr>
              <w:t xml:space="preserve"> oder iOS App-Stores über die Suchfunktion zu finden</w:t>
            </w:r>
            <w:r w:rsidR="003354E5">
              <w:rPr>
                <w:rStyle w:val="fontstyle01"/>
              </w:rPr>
              <w:t>)</w:t>
            </w:r>
          </w:p>
          <w:p w14:paraId="0E6DBE7C" w14:textId="77777777" w:rsidR="000F749C" w:rsidRDefault="000F749C" w:rsidP="008A6BBD">
            <w:pPr>
              <w:spacing w:line="276" w:lineRule="auto"/>
              <w:rPr>
                <w:rStyle w:val="fontstyle01"/>
              </w:rPr>
            </w:pPr>
          </w:p>
          <w:p w14:paraId="79689861" w14:textId="77777777" w:rsidR="00A76CF4" w:rsidRPr="00424363" w:rsidRDefault="00A76CF4" w:rsidP="00A76CF4">
            <w:pPr>
              <w:tabs>
                <w:tab w:val="left" w:pos="273"/>
              </w:tabs>
              <w:spacing w:line="276" w:lineRule="auto"/>
              <w:rPr>
                <w:rFonts w:cstheme="minorHAnsi"/>
                <w:color w:val="FF0000"/>
              </w:rPr>
            </w:pPr>
            <w:r w:rsidRPr="00424363">
              <w:rPr>
                <w:rFonts w:cstheme="minorHAnsi"/>
                <w:color w:val="FF0000"/>
                <w:highlight w:val="lightGray"/>
              </w:rPr>
              <w:t xml:space="preserve">((Seite </w:t>
            </w:r>
            <w:r>
              <w:rPr>
                <w:rFonts w:cstheme="minorHAnsi"/>
                <w:color w:val="FF0000"/>
                <w:highlight w:val="lightGray"/>
              </w:rPr>
              <w:t>8</w:t>
            </w:r>
            <w:r w:rsidRPr="00424363">
              <w:rPr>
                <w:rFonts w:cstheme="minorHAnsi"/>
                <w:color w:val="FF0000"/>
                <w:highlight w:val="lightGray"/>
              </w:rPr>
              <w:t>))</w:t>
            </w:r>
          </w:p>
          <w:p w14:paraId="579DA921" w14:textId="566E4A74" w:rsidR="00467C34" w:rsidRDefault="00467C34" w:rsidP="008A6BBD">
            <w:pPr>
              <w:spacing w:line="276" w:lineRule="auto"/>
              <w:rPr>
                <w:rStyle w:val="fontstyle01"/>
              </w:rPr>
            </w:pPr>
            <w:r>
              <w:rPr>
                <w:rStyle w:val="fontstyle01"/>
              </w:rPr>
              <w:t>Anschließend soll die Qualität der Ergebnisse aus der Recherche bewertet und besprochen werden. Die Diskussion soll anhand der folgenden Kriterien gelenkt werden:</w:t>
            </w:r>
          </w:p>
          <w:p w14:paraId="5CC327B4" w14:textId="01DC9C5C" w:rsidR="008A6BBD" w:rsidRPr="00B47806" w:rsidRDefault="008A6BBD" w:rsidP="008A6BBD">
            <w:pPr>
              <w:spacing w:line="276" w:lineRule="auto"/>
              <w:rPr>
                <w:rStyle w:val="fontstyle01"/>
                <w:b/>
                <w:bCs/>
                <w:rPrChange w:id="120" w:author="Theresa Salge" w:date="2024-07-09T17:13:00Z">
                  <w:rPr>
                    <w:rStyle w:val="fontstyle01"/>
                  </w:rPr>
                </w:rPrChange>
              </w:rPr>
            </w:pPr>
            <w:r w:rsidRPr="00B47806">
              <w:rPr>
                <w:rStyle w:val="fontstyle01"/>
                <w:b/>
                <w:bCs/>
                <w:rPrChange w:id="121" w:author="Theresa Salge" w:date="2024-07-09T17:13:00Z">
                  <w:rPr>
                    <w:rStyle w:val="fontstyle01"/>
                  </w:rPr>
                </w:rPrChange>
              </w:rPr>
              <w:t>1. Datenschutz und Sicherheit</w:t>
            </w:r>
            <w:r w:rsidR="008C23F9" w:rsidRPr="00B47806">
              <w:rPr>
                <w:rStyle w:val="fontstyle01"/>
                <w:b/>
                <w:bCs/>
                <w:rPrChange w:id="122" w:author="Theresa Salge" w:date="2024-07-09T17:13:00Z">
                  <w:rPr>
                    <w:rStyle w:val="fontstyle01"/>
                  </w:rPr>
                </w:rPrChange>
              </w:rPr>
              <w:t>:</w:t>
            </w:r>
          </w:p>
          <w:p w14:paraId="761F2688" w14:textId="4AFD19E7" w:rsidR="00FC4569" w:rsidRPr="008A6BBD" w:rsidRDefault="00FC4569" w:rsidP="008A6BBD">
            <w:pPr>
              <w:spacing w:line="276" w:lineRule="auto"/>
              <w:rPr>
                <w:rStyle w:val="fontstyle01"/>
              </w:rPr>
            </w:pPr>
            <w:r>
              <w:rPr>
                <w:rStyle w:val="fontstyle01"/>
              </w:rPr>
              <w:t>W</w:t>
            </w:r>
            <w:r w:rsidRPr="00FC4569">
              <w:rPr>
                <w:rStyle w:val="fontstyle01"/>
              </w:rPr>
              <w:t xml:space="preserve">ie </w:t>
            </w:r>
            <w:r>
              <w:rPr>
                <w:rStyle w:val="fontstyle01"/>
              </w:rPr>
              <w:t>schützt</w:t>
            </w:r>
            <w:r w:rsidR="008C23F9">
              <w:rPr>
                <w:rStyle w:val="fontstyle01"/>
              </w:rPr>
              <w:t xml:space="preserve"> </w:t>
            </w:r>
            <w:r w:rsidRPr="00FC4569">
              <w:rPr>
                <w:rStyle w:val="fontstyle01"/>
              </w:rPr>
              <w:t>die App persönliche Daten und welche Maßnahmen ergreift</w:t>
            </w:r>
            <w:r>
              <w:rPr>
                <w:rStyle w:val="fontstyle01"/>
              </w:rPr>
              <w:t xml:space="preserve"> sie</w:t>
            </w:r>
            <w:r w:rsidRPr="00FC4569">
              <w:rPr>
                <w:rStyle w:val="fontstyle01"/>
              </w:rPr>
              <w:t>, um die Sicherheit der Nutzerdaten zu gewährleisten</w:t>
            </w:r>
            <w:r w:rsidR="00910EAE">
              <w:rPr>
                <w:rStyle w:val="fontstyle01"/>
              </w:rPr>
              <w:t>?</w:t>
            </w:r>
          </w:p>
          <w:p w14:paraId="45D6FBAF" w14:textId="593A36EC" w:rsidR="008A6BBD" w:rsidRPr="00B47806" w:rsidRDefault="008A6BBD" w:rsidP="008A6BBD">
            <w:pPr>
              <w:spacing w:line="276" w:lineRule="auto"/>
              <w:rPr>
                <w:rStyle w:val="fontstyle01"/>
                <w:b/>
                <w:bCs/>
                <w:rPrChange w:id="123" w:author="Theresa Salge" w:date="2024-07-09T17:13:00Z">
                  <w:rPr>
                    <w:rStyle w:val="fontstyle01"/>
                  </w:rPr>
                </w:rPrChange>
              </w:rPr>
            </w:pPr>
            <w:r w:rsidRPr="00B47806">
              <w:rPr>
                <w:rStyle w:val="fontstyle01"/>
                <w:b/>
                <w:bCs/>
                <w:rPrChange w:id="124" w:author="Theresa Salge" w:date="2024-07-09T17:13:00Z">
                  <w:rPr>
                    <w:rStyle w:val="fontstyle01"/>
                  </w:rPr>
                </w:rPrChange>
              </w:rPr>
              <w:t>2. Zuverlässigkeit und Genauigkeit der Informationen</w:t>
            </w:r>
            <w:r w:rsidR="008C23F9" w:rsidRPr="00B47806">
              <w:rPr>
                <w:rStyle w:val="fontstyle01"/>
                <w:b/>
                <w:bCs/>
                <w:rPrChange w:id="125" w:author="Theresa Salge" w:date="2024-07-09T17:13:00Z">
                  <w:rPr>
                    <w:rStyle w:val="fontstyle01"/>
                  </w:rPr>
                </w:rPrChange>
              </w:rPr>
              <w:t>:</w:t>
            </w:r>
          </w:p>
          <w:p w14:paraId="55282B95" w14:textId="4D4EE1F0" w:rsidR="00FC4569" w:rsidRPr="008A6BBD" w:rsidRDefault="00910EAE" w:rsidP="008A6BBD">
            <w:pPr>
              <w:spacing w:line="276" w:lineRule="auto"/>
              <w:rPr>
                <w:rStyle w:val="fontstyle01"/>
              </w:rPr>
            </w:pPr>
            <w:r>
              <w:rPr>
                <w:rStyle w:val="fontstyle01"/>
              </w:rPr>
              <w:t>Basieren</w:t>
            </w:r>
            <w:r w:rsidRPr="00910EAE">
              <w:rPr>
                <w:rStyle w:val="fontstyle01"/>
              </w:rPr>
              <w:t xml:space="preserve"> die in der App bereitgestellten Gesundheitsinformationen auf wissenschaftlichen Erkenntnissen</w:t>
            </w:r>
            <w:r>
              <w:rPr>
                <w:rStyle w:val="fontstyle01"/>
              </w:rPr>
              <w:t>? Wie</w:t>
            </w:r>
            <w:r w:rsidRPr="00910EAE">
              <w:rPr>
                <w:rStyle w:val="fontstyle01"/>
              </w:rPr>
              <w:t xml:space="preserve"> genau </w:t>
            </w:r>
            <w:r>
              <w:rPr>
                <w:rStyle w:val="fontstyle01"/>
              </w:rPr>
              <w:t xml:space="preserve">sind </w:t>
            </w:r>
            <w:r w:rsidRPr="00910EAE">
              <w:rPr>
                <w:rStyle w:val="fontstyle01"/>
              </w:rPr>
              <w:t>die Messungen oder Empfehlungen</w:t>
            </w:r>
            <w:r>
              <w:rPr>
                <w:rStyle w:val="fontstyle01"/>
              </w:rPr>
              <w:t>?</w:t>
            </w:r>
          </w:p>
          <w:p w14:paraId="63823380" w14:textId="79C921DD" w:rsidR="008A6BBD" w:rsidRPr="00B47806" w:rsidRDefault="008A6BBD" w:rsidP="008A6BBD">
            <w:pPr>
              <w:spacing w:line="276" w:lineRule="auto"/>
              <w:rPr>
                <w:rStyle w:val="fontstyle01"/>
                <w:b/>
                <w:bCs/>
                <w:rPrChange w:id="126" w:author="Theresa Salge" w:date="2024-07-09T17:13:00Z">
                  <w:rPr>
                    <w:rStyle w:val="fontstyle01"/>
                  </w:rPr>
                </w:rPrChange>
              </w:rPr>
            </w:pPr>
            <w:r w:rsidRPr="00B47806">
              <w:rPr>
                <w:rStyle w:val="fontstyle01"/>
                <w:b/>
                <w:bCs/>
                <w:rPrChange w:id="127" w:author="Theresa Salge" w:date="2024-07-09T17:13:00Z">
                  <w:rPr>
                    <w:rStyle w:val="fontstyle01"/>
                  </w:rPr>
                </w:rPrChange>
              </w:rPr>
              <w:t>3. Usability und Benutzerfreundlichkeit</w:t>
            </w:r>
            <w:r w:rsidR="008C23F9" w:rsidRPr="00B47806">
              <w:rPr>
                <w:rStyle w:val="fontstyle01"/>
                <w:b/>
                <w:bCs/>
                <w:rPrChange w:id="128" w:author="Theresa Salge" w:date="2024-07-09T17:13:00Z">
                  <w:rPr>
                    <w:rStyle w:val="fontstyle01"/>
                  </w:rPr>
                </w:rPrChange>
              </w:rPr>
              <w:t>:</w:t>
            </w:r>
          </w:p>
          <w:p w14:paraId="4B4CEA52" w14:textId="3290AD6E" w:rsidR="00910EAE" w:rsidRPr="008A6BBD" w:rsidRDefault="00910EAE" w:rsidP="008A6BBD">
            <w:pPr>
              <w:spacing w:line="276" w:lineRule="auto"/>
              <w:rPr>
                <w:rStyle w:val="fontstyle01"/>
              </w:rPr>
            </w:pPr>
            <w:r>
              <w:rPr>
                <w:rStyle w:val="fontstyle01"/>
              </w:rPr>
              <w:t>Wie</w:t>
            </w:r>
            <w:r w:rsidRPr="00910EAE">
              <w:rPr>
                <w:rStyle w:val="fontstyle01"/>
              </w:rPr>
              <w:t xml:space="preserve"> einfach </w:t>
            </w:r>
            <w:r>
              <w:rPr>
                <w:rStyle w:val="fontstyle01"/>
              </w:rPr>
              <w:t xml:space="preserve">ist </w:t>
            </w:r>
            <w:r w:rsidRPr="00910EAE">
              <w:rPr>
                <w:rStyle w:val="fontstyle01"/>
              </w:rPr>
              <w:t>die App zu bedienen</w:t>
            </w:r>
            <w:r>
              <w:rPr>
                <w:rStyle w:val="fontstyle01"/>
              </w:rPr>
              <w:t>?</w:t>
            </w:r>
            <w:r w:rsidRPr="00910EAE">
              <w:rPr>
                <w:rStyle w:val="fontstyle01"/>
              </w:rPr>
              <w:t xml:space="preserve"> </w:t>
            </w:r>
            <w:r>
              <w:rPr>
                <w:rStyle w:val="fontstyle01"/>
              </w:rPr>
              <w:t>I</w:t>
            </w:r>
            <w:r w:rsidRPr="00910EAE">
              <w:rPr>
                <w:rStyle w:val="fontstyle01"/>
              </w:rPr>
              <w:t>st die Benutzeroberfläche intuitiv und verständlich gestaltet</w:t>
            </w:r>
            <w:r>
              <w:rPr>
                <w:rStyle w:val="fontstyle01"/>
              </w:rPr>
              <w:t>?</w:t>
            </w:r>
          </w:p>
          <w:p w14:paraId="14FEA7EB" w14:textId="4701CD8A" w:rsidR="008A6BBD" w:rsidRPr="00B47806" w:rsidRDefault="008A6BBD" w:rsidP="008A6BBD">
            <w:pPr>
              <w:spacing w:line="276" w:lineRule="auto"/>
              <w:rPr>
                <w:rStyle w:val="fontstyle01"/>
                <w:b/>
                <w:bCs/>
                <w:rPrChange w:id="129" w:author="Theresa Salge" w:date="2024-07-09T17:13:00Z">
                  <w:rPr>
                    <w:rStyle w:val="fontstyle01"/>
                  </w:rPr>
                </w:rPrChange>
              </w:rPr>
            </w:pPr>
            <w:r w:rsidRPr="00B47806">
              <w:rPr>
                <w:rStyle w:val="fontstyle01"/>
                <w:b/>
                <w:bCs/>
                <w:rPrChange w:id="130" w:author="Theresa Salge" w:date="2024-07-09T17:13:00Z">
                  <w:rPr>
                    <w:rStyle w:val="fontstyle01"/>
                  </w:rPr>
                </w:rPrChange>
              </w:rPr>
              <w:t>4. Motivation und Konsistenz</w:t>
            </w:r>
            <w:r w:rsidR="008C23F9" w:rsidRPr="00B47806">
              <w:rPr>
                <w:rStyle w:val="fontstyle01"/>
                <w:b/>
                <w:bCs/>
                <w:rPrChange w:id="131" w:author="Theresa Salge" w:date="2024-07-09T17:13:00Z">
                  <w:rPr>
                    <w:rStyle w:val="fontstyle01"/>
                  </w:rPr>
                </w:rPrChange>
              </w:rPr>
              <w:t>:</w:t>
            </w:r>
          </w:p>
          <w:p w14:paraId="5A81FE1C" w14:textId="70287064" w:rsidR="00910EAE" w:rsidRPr="008A6BBD" w:rsidRDefault="00910EAE" w:rsidP="008A6BBD">
            <w:pPr>
              <w:spacing w:line="276" w:lineRule="auto"/>
              <w:rPr>
                <w:rStyle w:val="fontstyle01"/>
              </w:rPr>
            </w:pPr>
            <w:r>
              <w:rPr>
                <w:rStyle w:val="fontstyle01"/>
              </w:rPr>
              <w:t>W</w:t>
            </w:r>
            <w:r w:rsidRPr="00910EAE">
              <w:rPr>
                <w:rStyle w:val="fontstyle01"/>
              </w:rPr>
              <w:t xml:space="preserve">ie gut </w:t>
            </w:r>
            <w:r>
              <w:rPr>
                <w:rStyle w:val="fontstyle01"/>
              </w:rPr>
              <w:t xml:space="preserve">integriert </w:t>
            </w:r>
            <w:r w:rsidRPr="00910EAE">
              <w:rPr>
                <w:rStyle w:val="fontstyle01"/>
              </w:rPr>
              <w:t>die App motivierende Elemente (wie Erinnerungen oder Belohnungen)</w:t>
            </w:r>
            <w:r>
              <w:rPr>
                <w:rStyle w:val="fontstyle01"/>
              </w:rPr>
              <w:t>?</w:t>
            </w:r>
            <w:r w:rsidRPr="00910EAE">
              <w:rPr>
                <w:rStyle w:val="fontstyle01"/>
              </w:rPr>
              <w:t xml:space="preserve"> </w:t>
            </w:r>
            <w:r>
              <w:rPr>
                <w:rStyle w:val="fontstyle01"/>
              </w:rPr>
              <w:t xml:space="preserve">Wie fördert die App </w:t>
            </w:r>
            <w:r w:rsidRPr="00910EAE">
              <w:rPr>
                <w:rStyle w:val="fontstyle01"/>
              </w:rPr>
              <w:t xml:space="preserve">eine </w:t>
            </w:r>
            <w:r>
              <w:rPr>
                <w:rStyle w:val="fontstyle01"/>
              </w:rPr>
              <w:t>dauerhafte</w:t>
            </w:r>
            <w:r w:rsidRPr="00910EAE">
              <w:rPr>
                <w:rStyle w:val="fontstyle01"/>
              </w:rPr>
              <w:t xml:space="preserve"> Nutzung</w:t>
            </w:r>
            <w:r>
              <w:rPr>
                <w:rStyle w:val="fontstyle01"/>
              </w:rPr>
              <w:t>?</w:t>
            </w:r>
          </w:p>
          <w:p w14:paraId="087CA3DD" w14:textId="62B3D207" w:rsidR="008A6BBD" w:rsidRPr="00B47806" w:rsidRDefault="008A6BBD" w:rsidP="008A6BBD">
            <w:pPr>
              <w:spacing w:line="276" w:lineRule="auto"/>
              <w:rPr>
                <w:rStyle w:val="fontstyle01"/>
                <w:b/>
                <w:bCs/>
                <w:rPrChange w:id="132" w:author="Theresa Salge" w:date="2024-07-09T17:13:00Z">
                  <w:rPr>
                    <w:rStyle w:val="fontstyle01"/>
                  </w:rPr>
                </w:rPrChange>
              </w:rPr>
            </w:pPr>
            <w:r w:rsidRPr="00B47806">
              <w:rPr>
                <w:rStyle w:val="fontstyle01"/>
                <w:b/>
                <w:bCs/>
                <w:rPrChange w:id="133" w:author="Theresa Salge" w:date="2024-07-09T17:13:00Z">
                  <w:rPr>
                    <w:rStyle w:val="fontstyle01"/>
                  </w:rPr>
                </w:rPrChange>
              </w:rPr>
              <w:t xml:space="preserve">5. Individuelle Anpassung </w:t>
            </w:r>
            <w:r w:rsidR="001B6D9E" w:rsidRPr="00B47806">
              <w:rPr>
                <w:rStyle w:val="fontstyle01"/>
                <w:b/>
                <w:bCs/>
                <w:rPrChange w:id="134" w:author="Theresa Salge" w:date="2024-07-09T17:13:00Z">
                  <w:rPr>
                    <w:rStyle w:val="fontstyle01"/>
                  </w:rPr>
                </w:rPrChange>
              </w:rPr>
              <w:t>und</w:t>
            </w:r>
            <w:r w:rsidRPr="00B47806">
              <w:rPr>
                <w:rStyle w:val="fontstyle01"/>
                <w:b/>
                <w:bCs/>
                <w:rPrChange w:id="135" w:author="Theresa Salge" w:date="2024-07-09T17:13:00Z">
                  <w:rPr>
                    <w:rStyle w:val="fontstyle01"/>
                  </w:rPr>
                </w:rPrChange>
              </w:rPr>
              <w:t xml:space="preserve"> Personalisierung</w:t>
            </w:r>
            <w:r w:rsidR="008C23F9" w:rsidRPr="00B47806">
              <w:rPr>
                <w:rStyle w:val="fontstyle01"/>
                <w:b/>
                <w:bCs/>
                <w:rPrChange w:id="136" w:author="Theresa Salge" w:date="2024-07-09T17:13:00Z">
                  <w:rPr>
                    <w:rStyle w:val="fontstyle01"/>
                  </w:rPr>
                </w:rPrChange>
              </w:rPr>
              <w:t>:</w:t>
            </w:r>
          </w:p>
          <w:p w14:paraId="5190F7E5" w14:textId="7FE8722D" w:rsidR="00910EAE" w:rsidRPr="008A6BBD" w:rsidRDefault="00910EAE" w:rsidP="008A6BBD">
            <w:pPr>
              <w:spacing w:line="276" w:lineRule="auto"/>
              <w:rPr>
                <w:rStyle w:val="fontstyle01"/>
              </w:rPr>
            </w:pPr>
            <w:r>
              <w:rPr>
                <w:rStyle w:val="fontstyle01"/>
              </w:rPr>
              <w:t>I</w:t>
            </w:r>
            <w:r w:rsidRPr="00910EAE">
              <w:rPr>
                <w:rStyle w:val="fontstyle01"/>
              </w:rPr>
              <w:t xml:space="preserve">nwieweit </w:t>
            </w:r>
            <w:r>
              <w:rPr>
                <w:rStyle w:val="fontstyle01"/>
              </w:rPr>
              <w:t xml:space="preserve">kann </w:t>
            </w:r>
            <w:r w:rsidRPr="00910EAE">
              <w:rPr>
                <w:rStyle w:val="fontstyle01"/>
              </w:rPr>
              <w:t>die App individuell auf die Bedürfnisse de</w:t>
            </w:r>
            <w:r>
              <w:rPr>
                <w:rStyle w:val="fontstyle01"/>
              </w:rPr>
              <w:t>r</w:t>
            </w:r>
            <w:r w:rsidRPr="00910EAE">
              <w:rPr>
                <w:rStyle w:val="fontstyle01"/>
              </w:rPr>
              <w:t xml:space="preserve"> Nutz</w:t>
            </w:r>
            <w:r>
              <w:rPr>
                <w:rStyle w:val="fontstyle01"/>
              </w:rPr>
              <w:t>enden</w:t>
            </w:r>
            <w:r w:rsidRPr="00910EAE">
              <w:rPr>
                <w:rStyle w:val="fontstyle01"/>
              </w:rPr>
              <w:t xml:space="preserve"> angepasst werden</w:t>
            </w:r>
            <w:r>
              <w:rPr>
                <w:rStyle w:val="fontstyle01"/>
              </w:rPr>
              <w:t>?</w:t>
            </w:r>
            <w:r w:rsidRPr="00910EAE">
              <w:rPr>
                <w:rStyle w:val="fontstyle01"/>
              </w:rPr>
              <w:t xml:space="preserve"> </w:t>
            </w:r>
            <w:r>
              <w:rPr>
                <w:rStyle w:val="fontstyle01"/>
              </w:rPr>
              <w:t xml:space="preserve">Wie gut kann man </w:t>
            </w:r>
            <w:r w:rsidRPr="00910EAE">
              <w:rPr>
                <w:rStyle w:val="fontstyle01"/>
              </w:rPr>
              <w:t xml:space="preserve">persönliche Gesundheitsziele </w:t>
            </w:r>
            <w:r>
              <w:rPr>
                <w:rStyle w:val="fontstyle01"/>
              </w:rPr>
              <w:t>eingeben?</w:t>
            </w:r>
          </w:p>
          <w:p w14:paraId="30A6FF52" w14:textId="3B28EA6F" w:rsidR="008A6BBD" w:rsidRPr="00B47806" w:rsidRDefault="008A6BBD" w:rsidP="008A6BBD">
            <w:pPr>
              <w:spacing w:line="276" w:lineRule="auto"/>
              <w:rPr>
                <w:rStyle w:val="fontstyle01"/>
                <w:b/>
                <w:bCs/>
                <w:rPrChange w:id="137" w:author="Theresa Salge" w:date="2024-07-09T17:13:00Z">
                  <w:rPr>
                    <w:rStyle w:val="fontstyle01"/>
                  </w:rPr>
                </w:rPrChange>
              </w:rPr>
            </w:pPr>
            <w:r w:rsidRPr="00B47806">
              <w:rPr>
                <w:rStyle w:val="fontstyle01"/>
                <w:b/>
                <w:bCs/>
                <w:rPrChange w:id="138" w:author="Theresa Salge" w:date="2024-07-09T17:13:00Z">
                  <w:rPr>
                    <w:rStyle w:val="fontstyle01"/>
                  </w:rPr>
                </w:rPrChange>
              </w:rPr>
              <w:t>6. Technische Herausforderungen (Betriebssystem, Installation)</w:t>
            </w:r>
            <w:r w:rsidR="008C23F9" w:rsidRPr="00B47806">
              <w:rPr>
                <w:rStyle w:val="fontstyle01"/>
                <w:b/>
                <w:bCs/>
                <w:rPrChange w:id="139" w:author="Theresa Salge" w:date="2024-07-09T17:13:00Z">
                  <w:rPr>
                    <w:rStyle w:val="fontstyle01"/>
                  </w:rPr>
                </w:rPrChange>
              </w:rPr>
              <w:t>:</w:t>
            </w:r>
          </w:p>
          <w:p w14:paraId="15D927A7" w14:textId="5BA97B81" w:rsidR="00910EAE" w:rsidRPr="008A6BBD" w:rsidRDefault="00910EAE" w:rsidP="008A6BBD">
            <w:pPr>
              <w:spacing w:line="276" w:lineRule="auto"/>
              <w:rPr>
                <w:rStyle w:val="fontstyle01"/>
              </w:rPr>
            </w:pPr>
            <w:r>
              <w:rPr>
                <w:rStyle w:val="fontstyle01"/>
              </w:rPr>
              <w:t xml:space="preserve">Kann </w:t>
            </w:r>
            <w:r w:rsidRPr="00910EAE">
              <w:rPr>
                <w:rStyle w:val="fontstyle01"/>
              </w:rPr>
              <w:t>die App auf verschiedenen Betriebssystemen (iOS, Android</w:t>
            </w:r>
            <w:r>
              <w:rPr>
                <w:rStyle w:val="fontstyle01"/>
              </w:rPr>
              <w:t>, Windows, MacOS</w:t>
            </w:r>
            <w:r w:rsidRPr="00910EAE">
              <w:rPr>
                <w:rStyle w:val="fontstyle01"/>
              </w:rPr>
              <w:t>) problemlos installiert und betrieben werden</w:t>
            </w:r>
            <w:r>
              <w:rPr>
                <w:rStyle w:val="fontstyle01"/>
              </w:rPr>
              <w:t>?</w:t>
            </w:r>
          </w:p>
          <w:p w14:paraId="119DC2CF" w14:textId="617A9437" w:rsidR="008A6BBD" w:rsidRPr="00B47806" w:rsidRDefault="008A6BBD" w:rsidP="008A6BBD">
            <w:pPr>
              <w:spacing w:line="276" w:lineRule="auto"/>
              <w:rPr>
                <w:rStyle w:val="fontstyle01"/>
                <w:b/>
                <w:bCs/>
                <w:rPrChange w:id="140" w:author="Theresa Salge" w:date="2024-07-09T17:13:00Z">
                  <w:rPr>
                    <w:rStyle w:val="fontstyle01"/>
                  </w:rPr>
                </w:rPrChange>
              </w:rPr>
            </w:pPr>
            <w:r w:rsidRPr="00B47806">
              <w:rPr>
                <w:rStyle w:val="fontstyle01"/>
                <w:b/>
                <w:bCs/>
                <w:rPrChange w:id="141" w:author="Theresa Salge" w:date="2024-07-09T17:13:00Z">
                  <w:rPr>
                    <w:rStyle w:val="fontstyle01"/>
                  </w:rPr>
                </w:rPrChange>
              </w:rPr>
              <w:t>7. Kosten</w:t>
            </w:r>
            <w:r w:rsidR="008C23F9" w:rsidRPr="00B47806">
              <w:rPr>
                <w:rStyle w:val="fontstyle01"/>
                <w:b/>
                <w:bCs/>
                <w:rPrChange w:id="142" w:author="Theresa Salge" w:date="2024-07-09T17:13:00Z">
                  <w:rPr>
                    <w:rStyle w:val="fontstyle01"/>
                  </w:rPr>
                </w:rPrChange>
              </w:rPr>
              <w:t>:</w:t>
            </w:r>
          </w:p>
          <w:p w14:paraId="6D7C7662" w14:textId="735F43C1" w:rsidR="00910EAE" w:rsidRPr="008A6BBD" w:rsidRDefault="00910EAE" w:rsidP="008A6BBD">
            <w:pPr>
              <w:spacing w:line="276" w:lineRule="auto"/>
              <w:rPr>
                <w:rStyle w:val="fontstyle01"/>
              </w:rPr>
            </w:pPr>
            <w:r>
              <w:t>Wie ist die Kostenstruktur der App? Stehen die Kosten für eventuelle In-App-Käufe oder Abonnements im Verhältnis zum Nutzen?</w:t>
            </w:r>
          </w:p>
          <w:p w14:paraId="6C4746C1" w14:textId="23950766" w:rsidR="008A6BBD" w:rsidRPr="00B47806" w:rsidRDefault="008A6BBD" w:rsidP="008A6BBD">
            <w:pPr>
              <w:spacing w:line="276" w:lineRule="auto"/>
              <w:rPr>
                <w:rStyle w:val="fontstyle01"/>
                <w:b/>
                <w:bCs/>
                <w:rPrChange w:id="143" w:author="Theresa Salge" w:date="2024-07-09T17:13:00Z">
                  <w:rPr>
                    <w:rStyle w:val="fontstyle01"/>
                  </w:rPr>
                </w:rPrChange>
              </w:rPr>
            </w:pPr>
            <w:r w:rsidRPr="00B47806">
              <w:rPr>
                <w:rStyle w:val="fontstyle01"/>
                <w:b/>
                <w:bCs/>
                <w:rPrChange w:id="144" w:author="Theresa Salge" w:date="2024-07-09T17:13:00Z">
                  <w:rPr>
                    <w:rStyle w:val="fontstyle01"/>
                  </w:rPr>
                </w:rPrChange>
              </w:rPr>
              <w:t xml:space="preserve">8. Verantwortlichkeiten </w:t>
            </w:r>
            <w:r w:rsidR="001B6D9E" w:rsidRPr="00B47806">
              <w:rPr>
                <w:rStyle w:val="fontstyle01"/>
                <w:b/>
                <w:bCs/>
                <w:rPrChange w:id="145" w:author="Theresa Salge" w:date="2024-07-09T17:13:00Z">
                  <w:rPr>
                    <w:rStyle w:val="fontstyle01"/>
                  </w:rPr>
                </w:rPrChange>
              </w:rPr>
              <w:t>und</w:t>
            </w:r>
            <w:r w:rsidRPr="00B47806">
              <w:rPr>
                <w:rStyle w:val="fontstyle01"/>
                <w:b/>
                <w:bCs/>
                <w:rPrChange w:id="146" w:author="Theresa Salge" w:date="2024-07-09T17:13:00Z">
                  <w:rPr>
                    <w:rStyle w:val="fontstyle01"/>
                  </w:rPr>
                </w:rPrChange>
              </w:rPr>
              <w:t xml:space="preserve"> Vertrauen</w:t>
            </w:r>
            <w:r w:rsidR="001B6D9E" w:rsidRPr="00B47806">
              <w:rPr>
                <w:rStyle w:val="fontstyle01"/>
                <w:b/>
                <w:bCs/>
                <w:rPrChange w:id="147" w:author="Theresa Salge" w:date="2024-07-09T17:13:00Z">
                  <w:rPr>
                    <w:rStyle w:val="fontstyle01"/>
                  </w:rPr>
                </w:rPrChange>
              </w:rPr>
              <w:t>swürdigkeit</w:t>
            </w:r>
            <w:r w:rsidR="008C23F9" w:rsidRPr="00B47806">
              <w:rPr>
                <w:rStyle w:val="fontstyle01"/>
                <w:b/>
                <w:bCs/>
                <w:rPrChange w:id="148" w:author="Theresa Salge" w:date="2024-07-09T17:13:00Z">
                  <w:rPr>
                    <w:rStyle w:val="fontstyle01"/>
                  </w:rPr>
                </w:rPrChange>
              </w:rPr>
              <w:t>:</w:t>
            </w:r>
          </w:p>
          <w:p w14:paraId="36E3F61E" w14:textId="3DEB416C" w:rsidR="00910EAE" w:rsidRPr="008A6BBD" w:rsidRDefault="00910EAE" w:rsidP="008A6BBD">
            <w:pPr>
              <w:spacing w:line="276" w:lineRule="auto"/>
              <w:rPr>
                <w:rStyle w:val="fontstyle01"/>
              </w:rPr>
            </w:pPr>
            <w:r>
              <w:rPr>
                <w:rStyle w:val="fontstyle01"/>
              </w:rPr>
              <w:t>W</w:t>
            </w:r>
            <w:r w:rsidRPr="00910EAE">
              <w:rPr>
                <w:rStyle w:val="fontstyle01"/>
              </w:rPr>
              <w:t xml:space="preserve">er </w:t>
            </w:r>
            <w:r>
              <w:rPr>
                <w:rStyle w:val="fontstyle01"/>
              </w:rPr>
              <w:t xml:space="preserve">steht </w:t>
            </w:r>
            <w:r w:rsidRPr="00910EAE">
              <w:rPr>
                <w:rStyle w:val="fontstyle01"/>
              </w:rPr>
              <w:t>hinter der App</w:t>
            </w:r>
            <w:r>
              <w:rPr>
                <w:rStyle w:val="fontstyle01"/>
              </w:rPr>
              <w:t>? Sind die</w:t>
            </w:r>
            <w:r w:rsidRPr="00910EAE">
              <w:rPr>
                <w:rStyle w:val="fontstyle01"/>
              </w:rPr>
              <w:t xml:space="preserve"> </w:t>
            </w:r>
            <w:r w:rsidR="008C23F9">
              <w:rPr>
                <w:rStyle w:val="fontstyle01"/>
              </w:rPr>
              <w:t xml:space="preserve">Entwicklerinnen und </w:t>
            </w:r>
            <w:r w:rsidRPr="00910EAE">
              <w:rPr>
                <w:rStyle w:val="fontstyle01"/>
              </w:rPr>
              <w:t xml:space="preserve">Entwickler vertrauenswürdig und </w:t>
            </w:r>
            <w:r>
              <w:rPr>
                <w:rStyle w:val="fontstyle01"/>
              </w:rPr>
              <w:t xml:space="preserve">übernehmen </w:t>
            </w:r>
            <w:r w:rsidRPr="00910EAE">
              <w:rPr>
                <w:rStyle w:val="fontstyle01"/>
              </w:rPr>
              <w:t>Verantwortung für die bereitgestellten Informationen</w:t>
            </w:r>
            <w:r w:rsidR="008C23F9">
              <w:rPr>
                <w:rStyle w:val="fontstyle01"/>
              </w:rPr>
              <w:t>?</w:t>
            </w:r>
          </w:p>
          <w:p w14:paraId="5A3481D9" w14:textId="3CC74A29" w:rsidR="008A6BBD" w:rsidRPr="00B47806" w:rsidRDefault="008A6BBD" w:rsidP="008A6BBD">
            <w:pPr>
              <w:spacing w:line="276" w:lineRule="auto"/>
              <w:rPr>
                <w:rStyle w:val="fontstyle01"/>
                <w:b/>
                <w:bCs/>
                <w:rPrChange w:id="149" w:author="Theresa Salge" w:date="2024-07-09T17:13:00Z">
                  <w:rPr>
                    <w:rStyle w:val="fontstyle01"/>
                  </w:rPr>
                </w:rPrChange>
              </w:rPr>
            </w:pPr>
            <w:r w:rsidRPr="00B47806">
              <w:rPr>
                <w:rStyle w:val="fontstyle01"/>
                <w:b/>
                <w:bCs/>
                <w:rPrChange w:id="150" w:author="Theresa Salge" w:date="2024-07-09T17:13:00Z">
                  <w:rPr>
                    <w:rStyle w:val="fontstyle01"/>
                  </w:rPr>
                </w:rPrChange>
              </w:rPr>
              <w:lastRenderedPageBreak/>
              <w:t xml:space="preserve">9. Soziale Aspekte </w:t>
            </w:r>
            <w:r w:rsidR="001B6D9E" w:rsidRPr="00B47806">
              <w:rPr>
                <w:rStyle w:val="fontstyle01"/>
                <w:b/>
                <w:bCs/>
                <w:rPrChange w:id="151" w:author="Theresa Salge" w:date="2024-07-09T17:13:00Z">
                  <w:rPr>
                    <w:rStyle w:val="fontstyle01"/>
                  </w:rPr>
                </w:rPrChange>
              </w:rPr>
              <w:t>und v</w:t>
            </w:r>
            <w:r w:rsidRPr="00B47806">
              <w:rPr>
                <w:rStyle w:val="fontstyle01"/>
                <w:b/>
                <w:bCs/>
                <w:rPrChange w:id="152" w:author="Theresa Salge" w:date="2024-07-09T17:13:00Z">
                  <w:rPr>
                    <w:rStyle w:val="fontstyle01"/>
                  </w:rPr>
                </w:rPrChange>
              </w:rPr>
              <w:t>ergleichende Daten</w:t>
            </w:r>
            <w:r w:rsidR="008C23F9" w:rsidRPr="00B47806">
              <w:rPr>
                <w:rStyle w:val="fontstyle01"/>
                <w:b/>
                <w:bCs/>
                <w:rPrChange w:id="153" w:author="Theresa Salge" w:date="2024-07-09T17:13:00Z">
                  <w:rPr>
                    <w:rStyle w:val="fontstyle01"/>
                  </w:rPr>
                </w:rPrChange>
              </w:rPr>
              <w:t>:</w:t>
            </w:r>
          </w:p>
          <w:p w14:paraId="68633D32" w14:textId="4C2C5F14" w:rsidR="00910EAE" w:rsidRDefault="00910EAE" w:rsidP="008A6BBD">
            <w:pPr>
              <w:spacing w:line="276" w:lineRule="auto"/>
              <w:rPr>
                <w:rStyle w:val="fontstyle01"/>
              </w:rPr>
            </w:pPr>
            <w:r>
              <w:rPr>
                <w:rStyle w:val="fontstyle01"/>
              </w:rPr>
              <w:t>Bietet</w:t>
            </w:r>
            <w:r w:rsidRPr="00910EAE">
              <w:rPr>
                <w:rStyle w:val="fontstyle01"/>
              </w:rPr>
              <w:t xml:space="preserve"> die App soziale Funktionen, wie den Austausch mit anderen </w:t>
            </w:r>
            <w:r w:rsidR="008C23F9">
              <w:rPr>
                <w:rStyle w:val="fontstyle01"/>
              </w:rPr>
              <w:t>Nutzenden</w:t>
            </w:r>
            <w:r w:rsidRPr="00910EAE">
              <w:rPr>
                <w:rStyle w:val="fontstyle01"/>
              </w:rPr>
              <w:t xml:space="preserve"> oder das Vergleichen von Fortschritten</w:t>
            </w:r>
            <w:r>
              <w:rPr>
                <w:rStyle w:val="fontstyle01"/>
              </w:rPr>
              <w:t xml:space="preserve">? </w:t>
            </w:r>
            <w:r w:rsidR="003354E5" w:rsidRPr="003354E5">
              <w:rPr>
                <w:rStyle w:val="fontstyle01"/>
              </w:rPr>
              <w:t>Tragen diese Funktionen zum Erreichen der Gesundheitsziele bei?</w:t>
            </w:r>
          </w:p>
          <w:p w14:paraId="3019EA7E" w14:textId="77777777" w:rsidR="003C595F" w:rsidRDefault="003C595F" w:rsidP="008A6BBD">
            <w:pPr>
              <w:spacing w:line="276" w:lineRule="auto"/>
              <w:rPr>
                <w:rStyle w:val="fontstyle01"/>
              </w:rPr>
            </w:pPr>
          </w:p>
          <w:p w14:paraId="62FDFF79" w14:textId="77777777" w:rsidR="00662ADA" w:rsidRDefault="00662ADA" w:rsidP="008A6BBD">
            <w:pPr>
              <w:tabs>
                <w:tab w:val="left" w:pos="273"/>
              </w:tabs>
              <w:spacing w:line="276" w:lineRule="auto"/>
              <w:rPr>
                <w:ins w:id="154" w:author="Michael Kohl" w:date="2024-07-16T16:05:00Z" w16du:dateUtc="2024-07-16T14:05:00Z"/>
                <w:rFonts w:cstheme="minorHAnsi"/>
                <w:b/>
                <w:bCs/>
                <w:sz w:val="26"/>
                <w:szCs w:val="26"/>
              </w:rPr>
            </w:pPr>
            <w:r w:rsidRPr="0018721F">
              <w:rPr>
                <w:rFonts w:cstheme="minorHAnsi"/>
                <w:b/>
                <w:bCs/>
                <w:sz w:val="26"/>
                <w:szCs w:val="26"/>
              </w:rPr>
              <w:t>Erarbeitung 2</w:t>
            </w:r>
          </w:p>
          <w:p w14:paraId="3D8AC1BF" w14:textId="77777777" w:rsidR="00CD1E73" w:rsidRDefault="00CD1E73" w:rsidP="008A6BBD">
            <w:pPr>
              <w:tabs>
                <w:tab w:val="left" w:pos="273"/>
              </w:tabs>
              <w:spacing w:line="276" w:lineRule="auto"/>
              <w:rPr>
                <w:ins w:id="155" w:author="Michael Kohl" w:date="2024-07-16T16:05:00Z" w16du:dateUtc="2024-07-16T14:05:00Z"/>
                <w:rFonts w:cstheme="minorHAnsi"/>
                <w:b/>
                <w:bCs/>
                <w:sz w:val="26"/>
                <w:szCs w:val="26"/>
              </w:rPr>
            </w:pPr>
          </w:p>
          <w:p w14:paraId="074B0A43" w14:textId="3C6F28A5" w:rsidR="00CD1E73" w:rsidRPr="0018721F" w:rsidRDefault="00CD1E73" w:rsidP="008A6BBD">
            <w:pPr>
              <w:tabs>
                <w:tab w:val="left" w:pos="273"/>
              </w:tabs>
              <w:spacing w:line="276" w:lineRule="auto"/>
              <w:rPr>
                <w:rFonts w:cstheme="minorHAnsi"/>
                <w:b/>
                <w:bCs/>
                <w:sz w:val="26"/>
                <w:szCs w:val="26"/>
              </w:rPr>
            </w:pPr>
            <w:ins w:id="156" w:author="Michael Kohl" w:date="2024-07-16T16:05:00Z" w16du:dateUtc="2024-07-16T14:05:00Z">
              <w:r w:rsidRPr="00CD1E73">
                <w:rPr>
                  <w:rFonts w:cstheme="minorHAnsi"/>
                  <w:rPrChange w:id="157" w:author="Michael Kohl" w:date="2024-07-16T16:05:00Z" w16du:dateUtc="2024-07-16T14:05:00Z">
                    <w:rPr>
                      <w:rFonts w:cstheme="minorHAnsi"/>
                      <w:b/>
                      <w:bCs/>
                      <w:sz w:val="26"/>
                      <w:szCs w:val="26"/>
                    </w:rPr>
                  </w:rPrChange>
                </w:rPr>
                <w:t>Fakultativ</w:t>
              </w:r>
              <w:r>
                <w:rPr>
                  <w:rFonts w:cstheme="minorHAnsi"/>
                </w:rPr>
                <w:t>: Um den Einstieg in diese doch gravierenden Maßnahmen etwas zu erleichtern</w:t>
              </w:r>
            </w:ins>
            <w:ins w:id="158" w:author="Michael Kohl" w:date="2024-07-16T16:06:00Z" w16du:dateUtc="2024-07-16T14:06:00Z">
              <w:r>
                <w:rPr>
                  <w:rFonts w:cstheme="minorHAnsi"/>
                </w:rPr>
                <w:t xml:space="preserve">, können die Lernenden im Vorfeld sich mit Arbeitsblatt 2 Gedanken zu wichtigen Aspekten machen, die die folgende Erstellung des individuellen Gesundheitsplanes </w:t>
              </w:r>
            </w:ins>
            <w:ins w:id="159" w:author="Michael Kohl" w:date="2024-07-16T16:07:00Z" w16du:dateUtc="2024-07-16T14:07:00Z">
              <w:r>
                <w:rPr>
                  <w:rFonts w:cstheme="minorHAnsi"/>
                </w:rPr>
                <w:t>vorbereiten.</w:t>
              </w:r>
            </w:ins>
          </w:p>
          <w:p w14:paraId="6AB974CF" w14:textId="70C2E552" w:rsidR="003354E5" w:rsidRDefault="001B6D9E" w:rsidP="008A6BBD">
            <w:pPr>
              <w:tabs>
                <w:tab w:val="left" w:pos="273"/>
                <w:tab w:val="left" w:pos="2441"/>
                <w:tab w:val="left" w:pos="2880"/>
              </w:tabs>
              <w:spacing w:line="276" w:lineRule="auto"/>
              <w:rPr>
                <w:rFonts w:cstheme="minorHAnsi"/>
              </w:rPr>
            </w:pPr>
            <w:commentRangeStart w:id="160"/>
            <w:commentRangeStart w:id="161"/>
            <w:r>
              <w:rPr>
                <w:rFonts w:cstheme="minorHAnsi"/>
              </w:rPr>
              <w:t xml:space="preserve">Diese Arbeitsphase erfolgt in </w:t>
            </w:r>
            <w:commentRangeStart w:id="162"/>
            <w:commentRangeStart w:id="163"/>
            <w:del w:id="164" w:author="Michael Kohl" w:date="2024-07-16T14:52:00Z" w16du:dateUtc="2024-07-16T12:52:00Z">
              <w:r w:rsidDel="001A1AF1">
                <w:rPr>
                  <w:rFonts w:cstheme="minorHAnsi"/>
                </w:rPr>
                <w:delText xml:space="preserve">Einzelarbeit in </w:delText>
              </w:r>
            </w:del>
            <w:r>
              <w:rPr>
                <w:rFonts w:cstheme="minorHAnsi"/>
              </w:rPr>
              <w:t>4er-Gruppen</w:t>
            </w:r>
            <w:commentRangeEnd w:id="162"/>
            <w:r w:rsidR="00DB215B">
              <w:rPr>
                <w:rStyle w:val="Kommentarzeichen"/>
              </w:rPr>
              <w:commentReference w:id="162"/>
            </w:r>
            <w:commentRangeEnd w:id="163"/>
            <w:r w:rsidR="00C309E1">
              <w:rPr>
                <w:rStyle w:val="Kommentarzeichen"/>
              </w:rPr>
              <w:commentReference w:id="163"/>
            </w:r>
            <w:r>
              <w:rPr>
                <w:rFonts w:cstheme="minorHAnsi"/>
              </w:rPr>
              <w:t xml:space="preserve">, </w:t>
            </w:r>
            <w:ins w:id="165" w:author="Michael Kohl" w:date="2024-07-16T14:52:00Z" w16du:dateUtc="2024-07-16T12:52:00Z">
              <w:r w:rsidR="001A1AF1">
                <w:rPr>
                  <w:rFonts w:cstheme="minorHAnsi"/>
                </w:rPr>
                <w:t>Jedes Gruppenmitglied soll hier einen eigenen</w:t>
              </w:r>
            </w:ins>
            <w:ins w:id="166" w:author="Michael Kohl" w:date="2024-07-16T14:54:00Z" w16du:dateUtc="2024-07-16T12:54:00Z">
              <w:r w:rsidR="00C309E1">
                <w:rPr>
                  <w:rFonts w:cstheme="minorHAnsi"/>
                </w:rPr>
                <w:t xml:space="preserve"> individuellen</w:t>
              </w:r>
            </w:ins>
            <w:ins w:id="167" w:author="Michael Kohl" w:date="2024-07-16T14:52:00Z" w16du:dateUtc="2024-07-16T12:52:00Z">
              <w:r w:rsidR="001A1AF1">
                <w:rPr>
                  <w:rFonts w:cstheme="minorHAnsi"/>
                </w:rPr>
                <w:t xml:space="preserve"> Plan </w:t>
              </w:r>
            </w:ins>
            <w:ins w:id="168" w:author="Michael Kohl" w:date="2024-07-16T14:53:00Z" w16du:dateUtc="2024-07-16T12:53:00Z">
              <w:r w:rsidR="00C309E1">
                <w:rPr>
                  <w:rFonts w:cstheme="minorHAnsi"/>
                </w:rPr>
                <w:t>erstellen. Die Gruppenmitglieder unterstützen</w:t>
              </w:r>
            </w:ins>
            <w:ins w:id="169" w:author="Michael Kohl" w:date="2024-07-16T14:54:00Z" w16du:dateUtc="2024-07-16T12:54:00Z">
              <w:r w:rsidR="00C309E1">
                <w:rPr>
                  <w:rFonts w:cstheme="minorHAnsi"/>
                </w:rPr>
                <w:t xml:space="preserve"> sich gegenseitige</w:t>
              </w:r>
            </w:ins>
            <w:ins w:id="170" w:author="Michael Kohl" w:date="2024-07-16T14:53:00Z" w16du:dateUtc="2024-07-16T12:53:00Z">
              <w:r w:rsidR="00C309E1">
                <w:rPr>
                  <w:rFonts w:cstheme="minorHAnsi"/>
                </w:rPr>
                <w:t xml:space="preserve"> </w:t>
              </w:r>
            </w:ins>
            <w:del w:id="171" w:author="Michael Kohl" w:date="2024-07-16T14:53:00Z" w16du:dateUtc="2024-07-16T12:53:00Z">
              <w:r w:rsidDel="00C309E1">
                <w:rPr>
                  <w:rFonts w:cstheme="minorHAnsi"/>
                </w:rPr>
                <w:delText>sodass</w:delText>
              </w:r>
            </w:del>
            <w:r>
              <w:rPr>
                <w:rFonts w:cstheme="minorHAnsi"/>
              </w:rPr>
              <w:t xml:space="preserve"> bei Verständnisfragen oder technische</w:t>
            </w:r>
            <w:r w:rsidR="002A0C3C">
              <w:rPr>
                <w:rFonts w:cstheme="minorHAnsi"/>
              </w:rPr>
              <w:t>n</w:t>
            </w:r>
            <w:r>
              <w:rPr>
                <w:rFonts w:cstheme="minorHAnsi"/>
              </w:rPr>
              <w:t xml:space="preserve"> Schwierigkeiten</w:t>
            </w:r>
            <w:del w:id="172" w:author="Michael Kohl" w:date="2024-07-16T14:53:00Z" w16du:dateUtc="2024-07-16T12:53:00Z">
              <w:r w:rsidDel="00C309E1">
                <w:rPr>
                  <w:rFonts w:cstheme="minorHAnsi"/>
                </w:rPr>
                <w:delText xml:space="preserve"> die Peergruppe erste Anlaufstelle ist</w:delText>
              </w:r>
            </w:del>
            <w:r>
              <w:rPr>
                <w:rFonts w:cstheme="minorHAnsi"/>
              </w:rPr>
              <w:t xml:space="preserve">. </w:t>
            </w:r>
            <w:del w:id="173" w:author="Michael Kohl" w:date="2024-07-16T14:54:00Z" w16du:dateUtc="2024-07-16T12:54:00Z">
              <w:r w:rsidR="00D84196" w:rsidDel="00C309E1">
                <w:rPr>
                  <w:rFonts w:cstheme="minorHAnsi"/>
                </w:rPr>
                <w:delText>In dieser Phase erstellen die Lernenden ihren</w:delText>
              </w:r>
            </w:del>
            <w:ins w:id="174" w:author="Michael Kohl" w:date="2024-07-16T14:54:00Z" w16du:dateUtc="2024-07-16T12:54:00Z">
              <w:r w:rsidR="00C309E1">
                <w:rPr>
                  <w:rFonts w:cstheme="minorHAnsi"/>
                </w:rPr>
                <w:t xml:space="preserve">Der </w:t>
              </w:r>
            </w:ins>
            <w:del w:id="175" w:author="Michael Kohl" w:date="2024-07-16T14:54:00Z" w16du:dateUtc="2024-07-16T12:54:00Z">
              <w:r w:rsidR="00D84196" w:rsidDel="00C309E1">
                <w:rPr>
                  <w:rFonts w:cstheme="minorHAnsi"/>
                </w:rPr>
                <w:delText xml:space="preserve"> </w:delText>
              </w:r>
            </w:del>
            <w:r w:rsidR="00D84196">
              <w:rPr>
                <w:rFonts w:cstheme="minorHAnsi"/>
              </w:rPr>
              <w:t>individuelle</w:t>
            </w:r>
            <w:del w:id="176" w:author="Michael Kohl" w:date="2024-07-16T14:55:00Z" w16du:dateUtc="2024-07-16T12:55:00Z">
              <w:r w:rsidR="00D84196" w:rsidDel="00C309E1">
                <w:rPr>
                  <w:rFonts w:cstheme="minorHAnsi"/>
                </w:rPr>
                <w:delText>n</w:delText>
              </w:r>
            </w:del>
            <w:r w:rsidR="00D84196">
              <w:rPr>
                <w:rFonts w:cstheme="minorHAnsi"/>
              </w:rPr>
              <w:t>, digital gestützte</w:t>
            </w:r>
            <w:del w:id="177" w:author="Michael Kohl" w:date="2024-07-16T14:54:00Z" w16du:dateUtc="2024-07-16T12:54:00Z">
              <w:r w:rsidR="00D84196" w:rsidDel="00C309E1">
                <w:rPr>
                  <w:rFonts w:cstheme="minorHAnsi"/>
                </w:rPr>
                <w:delText>n</w:delText>
              </w:r>
            </w:del>
            <w:r w:rsidR="00D84196">
              <w:rPr>
                <w:rFonts w:cstheme="minorHAnsi"/>
              </w:rPr>
              <w:t xml:space="preserve"> Gesundheitsplan</w:t>
            </w:r>
            <w:ins w:id="178" w:author="Michael Kohl" w:date="2024-07-16T14:55:00Z" w16du:dateUtc="2024-07-16T12:55:00Z">
              <w:r w:rsidR="00C309E1">
                <w:rPr>
                  <w:rFonts w:cstheme="minorHAnsi"/>
                </w:rPr>
                <w:t xml:space="preserve"> wird</w:t>
              </w:r>
            </w:ins>
            <w:ins w:id="179" w:author="Theresa Salge" w:date="2024-07-09T17:17:00Z">
              <w:r w:rsidR="00DB215B">
                <w:rPr>
                  <w:rFonts w:cstheme="minorHAnsi"/>
                </w:rPr>
                <w:t xml:space="preserve"> auf Basis des Arbeitsblatts </w:t>
              </w:r>
              <w:del w:id="180" w:author="Michael Kohl" w:date="2024-07-16T16:07:00Z" w16du:dateUtc="2024-07-16T14:07:00Z">
                <w:r w:rsidR="00DB215B" w:rsidDel="00BE3071">
                  <w:rPr>
                    <w:rFonts w:cstheme="minorHAnsi"/>
                  </w:rPr>
                  <w:delText>2</w:delText>
                </w:r>
              </w:del>
            </w:ins>
            <w:ins w:id="181" w:author="Michael Kohl" w:date="2024-07-16T16:07:00Z" w16du:dateUtc="2024-07-16T14:07:00Z">
              <w:r w:rsidR="00BE3071">
                <w:rPr>
                  <w:rFonts w:cstheme="minorHAnsi"/>
                </w:rPr>
                <w:t>3</w:t>
              </w:r>
            </w:ins>
            <w:ins w:id="182" w:author="Michael Kohl" w:date="2024-07-16T14:55:00Z" w16du:dateUtc="2024-07-16T12:55:00Z">
              <w:r w:rsidR="00C309E1">
                <w:rPr>
                  <w:rFonts w:cstheme="minorHAnsi"/>
                </w:rPr>
                <w:t xml:space="preserve"> erstellt</w:t>
              </w:r>
            </w:ins>
            <w:ins w:id="183" w:author="Theresa Salge" w:date="2024-07-09T17:17:00Z">
              <w:r w:rsidR="00DB215B">
                <w:rPr>
                  <w:rFonts w:cstheme="minorHAnsi"/>
                </w:rPr>
                <w:t xml:space="preserve">, wobei </w:t>
              </w:r>
              <w:del w:id="184" w:author="Michael Kohl" w:date="2024-07-16T14:55:00Z" w16du:dateUtc="2024-07-16T12:55:00Z">
                <w:r w:rsidR="00DB215B" w:rsidDel="00C309E1">
                  <w:rPr>
                    <w:rFonts w:cstheme="minorHAnsi"/>
                  </w:rPr>
                  <w:delText>sie</w:delText>
                </w:r>
              </w:del>
            </w:ins>
            <w:ins w:id="185" w:author="Michael Kohl" w:date="2024-07-16T14:55:00Z" w16du:dateUtc="2024-07-16T12:55:00Z">
              <w:r w:rsidR="00C309E1">
                <w:rPr>
                  <w:rFonts w:cstheme="minorHAnsi"/>
                </w:rPr>
                <w:t>die Lernenden</w:t>
              </w:r>
            </w:ins>
            <w:ins w:id="186" w:author="Theresa Salge" w:date="2024-07-09T17:17:00Z">
              <w:r w:rsidR="00DB215B">
                <w:rPr>
                  <w:rFonts w:cstheme="minorHAnsi"/>
                </w:rPr>
                <w:t xml:space="preserve"> </w:t>
              </w:r>
            </w:ins>
            <w:del w:id="187" w:author="Theresa Salge" w:date="2024-07-09T17:17:00Z">
              <w:r w:rsidR="00D84196" w:rsidDel="00DB215B">
                <w:rPr>
                  <w:rFonts w:cstheme="minorHAnsi"/>
                </w:rPr>
                <w:delText xml:space="preserve">, in </w:delText>
              </w:r>
              <w:r w:rsidDel="00DB215B">
                <w:rPr>
                  <w:rFonts w:cstheme="minorHAnsi"/>
                </w:rPr>
                <w:delText>dem</w:delText>
              </w:r>
              <w:r w:rsidR="00D84196" w:rsidDel="00DB215B">
                <w:rPr>
                  <w:rFonts w:cstheme="minorHAnsi"/>
                </w:rPr>
                <w:delText xml:space="preserve"> sie </w:delText>
              </w:r>
            </w:del>
            <w:r w:rsidR="00D84196">
              <w:rPr>
                <w:rFonts w:cstheme="minorHAnsi"/>
              </w:rPr>
              <w:t xml:space="preserve">ihre </w:t>
            </w:r>
            <w:del w:id="188" w:author="Theresa Salge" w:date="2024-07-09T17:17:00Z">
              <w:r w:rsidR="00D84196" w:rsidDel="00DB215B">
                <w:rPr>
                  <w:rFonts w:cstheme="minorHAnsi"/>
                </w:rPr>
                <w:delText>eigenen,</w:delText>
              </w:r>
            </w:del>
            <w:ins w:id="189" w:author="Theresa Salge" w:date="2024-07-09T17:17:00Z">
              <w:r w:rsidR="00DB215B">
                <w:rPr>
                  <w:rFonts w:cstheme="minorHAnsi"/>
                </w:rPr>
                <w:t>persönlichen</w:t>
              </w:r>
            </w:ins>
            <w:r w:rsidR="00D84196">
              <w:rPr>
                <w:rFonts w:cstheme="minorHAnsi"/>
              </w:rPr>
              <w:t xml:space="preserve"> gesundheitsbezogenen Themen </w:t>
            </w:r>
            <w:ins w:id="190" w:author="Theresa Salge" w:date="2024-07-09T17:18:00Z">
              <w:r w:rsidR="00DB215B">
                <w:rPr>
                  <w:rFonts w:cstheme="minorHAnsi"/>
                </w:rPr>
                <w:t xml:space="preserve">klar und </w:t>
              </w:r>
            </w:ins>
            <w:r w:rsidR="00D84196">
              <w:rPr>
                <w:rFonts w:cstheme="minorHAnsi"/>
              </w:rPr>
              <w:t xml:space="preserve">verständlich </w:t>
            </w:r>
            <w:del w:id="191" w:author="Theresa Salge" w:date="2024-07-09T17:18:00Z">
              <w:r w:rsidR="00D84196" w:rsidDel="00DB215B">
                <w:rPr>
                  <w:rFonts w:cstheme="minorHAnsi"/>
                </w:rPr>
                <w:delText xml:space="preserve">und klar </w:delText>
              </w:r>
            </w:del>
            <w:r w:rsidR="00D84196">
              <w:rPr>
                <w:rFonts w:cstheme="minorHAnsi"/>
              </w:rPr>
              <w:t>formulieren.</w:t>
            </w:r>
            <w:r w:rsidR="002F1CB1">
              <w:rPr>
                <w:rFonts w:cstheme="minorHAnsi"/>
              </w:rPr>
              <w:t xml:space="preserve"> </w:t>
            </w:r>
            <w:del w:id="192" w:author="Theresa Salge" w:date="2024-07-09T17:18:00Z">
              <w:r w:rsidR="002F1CB1" w:rsidDel="00DB215B">
                <w:rPr>
                  <w:rFonts w:cstheme="minorHAnsi"/>
                </w:rPr>
                <w:delText>Sie nutzen dazu die Vorlage Arbeitsblatt 2</w:delText>
              </w:r>
              <w:r w:rsidDel="00DB215B">
                <w:rPr>
                  <w:rFonts w:cstheme="minorHAnsi"/>
                </w:rPr>
                <w:delText xml:space="preserve">. </w:delText>
              </w:r>
            </w:del>
            <w:r>
              <w:rPr>
                <w:rFonts w:cstheme="minorHAnsi"/>
              </w:rPr>
              <w:t xml:space="preserve">Lösungsvorschläge </w:t>
            </w:r>
            <w:del w:id="193" w:author="Theresa Salge" w:date="2024-07-09T17:18:00Z">
              <w:r w:rsidDel="00DB215B">
                <w:rPr>
                  <w:rFonts w:cstheme="minorHAnsi"/>
                </w:rPr>
                <w:delText xml:space="preserve">stehen </w:delText>
              </w:r>
            </w:del>
            <w:ins w:id="194" w:author="Theresa Salge" w:date="2024-07-09T17:18:00Z">
              <w:r w:rsidR="00DB215B">
                <w:rPr>
                  <w:rFonts w:cstheme="minorHAnsi"/>
                </w:rPr>
                <w:t xml:space="preserve">finden sich </w:t>
              </w:r>
            </w:ins>
            <w:r>
              <w:rPr>
                <w:rFonts w:cstheme="minorHAnsi"/>
              </w:rPr>
              <w:t>im Anhang 4.</w:t>
            </w:r>
            <w:r w:rsidR="00FC4569">
              <w:rPr>
                <w:rFonts w:cstheme="minorHAnsi"/>
              </w:rPr>
              <w:t xml:space="preserve"> </w:t>
            </w:r>
            <w:commentRangeEnd w:id="160"/>
            <w:r w:rsidR="00DB215B">
              <w:rPr>
                <w:rStyle w:val="Kommentarzeichen"/>
              </w:rPr>
              <w:commentReference w:id="160"/>
            </w:r>
            <w:commentRangeEnd w:id="161"/>
            <w:r w:rsidR="001A1AF1">
              <w:rPr>
                <w:rStyle w:val="Kommentarzeichen"/>
              </w:rPr>
              <w:commentReference w:id="161"/>
            </w:r>
          </w:p>
          <w:p w14:paraId="68AF622E" w14:textId="06F9718E" w:rsidR="001B6D9E" w:rsidRDefault="00FC4569" w:rsidP="008A6BBD">
            <w:pPr>
              <w:tabs>
                <w:tab w:val="left" w:pos="273"/>
                <w:tab w:val="left" w:pos="2441"/>
                <w:tab w:val="left" w:pos="2880"/>
              </w:tabs>
              <w:spacing w:line="276" w:lineRule="auto"/>
              <w:rPr>
                <w:ins w:id="195" w:author="Michael Kohl" w:date="2024-07-16T16:04:00Z" w16du:dateUtc="2024-07-16T14:04:00Z"/>
                <w:rFonts w:cstheme="minorHAnsi"/>
              </w:rPr>
            </w:pPr>
            <w:r>
              <w:rPr>
                <w:rFonts w:cstheme="minorHAnsi"/>
              </w:rPr>
              <w:t xml:space="preserve">Die Lehrkraft entscheidet nach eigener Einschätzung, wie vertieft die Inhalte des Arbeitsblattes vor Arbeitsbeginn erläutert werden. In Bezug zur vorhergehenden Arbeitsphase, bietet sich </w:t>
            </w:r>
            <w:r w:rsidR="002A0C3C">
              <w:rPr>
                <w:rFonts w:cstheme="minorHAnsi"/>
              </w:rPr>
              <w:t>der nochmalige</w:t>
            </w:r>
            <w:r>
              <w:rPr>
                <w:rFonts w:cstheme="minorHAnsi"/>
              </w:rPr>
              <w:t xml:space="preserve"> Hinweis auf die letzte Spalte an. </w:t>
            </w:r>
          </w:p>
          <w:p w14:paraId="6D9598DB" w14:textId="77777777" w:rsidR="00CD1E73" w:rsidRDefault="00CD1E73" w:rsidP="008A6BBD">
            <w:pPr>
              <w:tabs>
                <w:tab w:val="left" w:pos="273"/>
                <w:tab w:val="left" w:pos="2441"/>
                <w:tab w:val="left" w:pos="2880"/>
              </w:tabs>
              <w:spacing w:line="276" w:lineRule="auto"/>
              <w:rPr>
                <w:ins w:id="196" w:author="Michael Kohl" w:date="2024-07-16T16:04:00Z" w16du:dateUtc="2024-07-16T14:04:00Z"/>
                <w:rFonts w:cstheme="minorHAnsi"/>
              </w:rPr>
            </w:pPr>
          </w:p>
          <w:p w14:paraId="7E7DD953" w14:textId="2BFF7BAE" w:rsidR="00CD1E73" w:rsidRDefault="00CD1E73" w:rsidP="008A6BBD">
            <w:pPr>
              <w:tabs>
                <w:tab w:val="left" w:pos="273"/>
                <w:tab w:val="left" w:pos="2441"/>
                <w:tab w:val="left" w:pos="2880"/>
              </w:tabs>
              <w:spacing w:line="276" w:lineRule="auto"/>
              <w:rPr>
                <w:rFonts w:cstheme="minorHAnsi"/>
              </w:rPr>
            </w:pPr>
          </w:p>
          <w:p w14:paraId="6EA75039" w14:textId="77777777" w:rsidR="00D84196" w:rsidRPr="001B6D9E" w:rsidRDefault="00D84196" w:rsidP="008A6BBD">
            <w:pPr>
              <w:tabs>
                <w:tab w:val="left" w:pos="273"/>
                <w:tab w:val="left" w:pos="2441"/>
                <w:tab w:val="left" w:pos="2880"/>
              </w:tabs>
              <w:spacing w:line="276" w:lineRule="auto"/>
              <w:rPr>
                <w:rFonts w:cstheme="minorHAnsi"/>
              </w:rPr>
            </w:pPr>
          </w:p>
          <w:p w14:paraId="5E181FA8" w14:textId="6177B719" w:rsidR="000E3B42" w:rsidRDefault="001B6D9E" w:rsidP="001B6D9E">
            <w:pPr>
              <w:tabs>
                <w:tab w:val="left" w:pos="273"/>
                <w:tab w:val="left" w:pos="2441"/>
                <w:tab w:val="left" w:pos="2880"/>
              </w:tabs>
              <w:spacing w:line="276" w:lineRule="auto"/>
              <w:rPr>
                <w:rStyle w:val="fontstyle01"/>
              </w:rPr>
            </w:pPr>
            <w:r w:rsidRPr="001B6D9E">
              <w:rPr>
                <w:rFonts w:cstheme="minorHAnsi"/>
              </w:rPr>
              <w:t>Im nächsten Schritt werden die Gesundheitspläne präsentiert. Die Lernenden</w:t>
            </w:r>
            <w:r w:rsidR="006F31EB" w:rsidRPr="001B6D9E">
              <w:rPr>
                <w:rStyle w:val="fontstyle01"/>
              </w:rPr>
              <w:t xml:space="preserve"> </w:t>
            </w:r>
            <w:r w:rsidR="00D84196" w:rsidRPr="001B6D9E">
              <w:rPr>
                <w:rStyle w:val="fontstyle01"/>
              </w:rPr>
              <w:t xml:space="preserve">teilen </w:t>
            </w:r>
            <w:r w:rsidR="006F31EB" w:rsidRPr="001B6D9E">
              <w:rPr>
                <w:rStyle w:val="fontstyle01"/>
              </w:rPr>
              <w:t>auf freiwilliger Basis ihre individuellen digitalen Gesundheitspläne in der Klasse</w:t>
            </w:r>
            <w:r>
              <w:rPr>
                <w:rStyle w:val="fontstyle01"/>
              </w:rPr>
              <w:t xml:space="preserve"> oder in den 4er-G</w:t>
            </w:r>
            <w:r w:rsidR="006F31EB" w:rsidRPr="001B6D9E">
              <w:rPr>
                <w:rStyle w:val="fontstyle01"/>
              </w:rPr>
              <w:t>ruppen</w:t>
            </w:r>
            <w:r>
              <w:rPr>
                <w:rStyle w:val="fontstyle01"/>
              </w:rPr>
              <w:t xml:space="preserve"> aus dem vorigen Arbeitsschritt</w:t>
            </w:r>
            <w:r w:rsidR="006F31EB" w:rsidRPr="001B6D9E">
              <w:rPr>
                <w:rStyle w:val="fontstyle01"/>
              </w:rPr>
              <w:t>.</w:t>
            </w:r>
            <w:r w:rsidR="00D84196" w:rsidRPr="001B6D9E">
              <w:rPr>
                <w:rStyle w:val="fontstyle01"/>
              </w:rPr>
              <w:t xml:space="preserve"> </w:t>
            </w:r>
            <w:r w:rsidR="001312D8">
              <w:rPr>
                <w:rStyle w:val="fontstyle01"/>
              </w:rPr>
              <w:t xml:space="preserve">Bei digitaler Gestaltung kann man </w:t>
            </w:r>
            <w:r w:rsidR="008C23F9">
              <w:rPr>
                <w:rStyle w:val="fontstyle01"/>
              </w:rPr>
              <w:t>z. B.</w:t>
            </w:r>
            <w:r w:rsidR="001312D8">
              <w:rPr>
                <w:rStyle w:val="fontstyle01"/>
              </w:rPr>
              <w:t xml:space="preserve"> die Sch</w:t>
            </w:r>
            <w:r w:rsidR="008C23F9">
              <w:rPr>
                <w:rStyle w:val="fontstyle01"/>
              </w:rPr>
              <w:t>ul</w:t>
            </w:r>
            <w:r w:rsidR="001312D8">
              <w:rPr>
                <w:rStyle w:val="fontstyle01"/>
              </w:rPr>
              <w:t>geräte mit dem Beamer koppeln und die Lernenden ihre Inhalte erläutern lassen. Bei analoger Gestaltung kann man durch das Nutzen einer Dokumentenkamera mehrere Versionen zeigen und erklären lassen</w:t>
            </w:r>
            <w:r w:rsidR="00A716B0">
              <w:rPr>
                <w:rStyle w:val="fontstyle01"/>
              </w:rPr>
              <w:t>. Natürlich bietet sich auch ein Gallery</w:t>
            </w:r>
            <w:r w:rsidR="008C23F9">
              <w:rPr>
                <w:rStyle w:val="fontstyle01"/>
              </w:rPr>
              <w:t xml:space="preserve"> </w:t>
            </w:r>
            <w:r w:rsidR="00A716B0">
              <w:rPr>
                <w:rStyle w:val="fontstyle01"/>
              </w:rPr>
              <w:t>Walk an, wo die Lernenden ihre Ergebnisse mit Pins oder Magneten an einer Präsentationsfläche anbringen und nach einer kurzen</w:t>
            </w:r>
            <w:r w:rsidR="008C5107">
              <w:rPr>
                <w:rStyle w:val="fontstyle01"/>
              </w:rPr>
              <w:t xml:space="preserve"> Phase </w:t>
            </w:r>
            <w:r w:rsidR="00A716B0">
              <w:rPr>
                <w:rStyle w:val="fontstyle01"/>
              </w:rPr>
              <w:t>der Betrachtung einzelne Beispiele angesprochen werden.</w:t>
            </w:r>
          </w:p>
          <w:p w14:paraId="67C79827" w14:textId="77777777" w:rsidR="000E3B42" w:rsidRDefault="000E3B42" w:rsidP="001B6D9E">
            <w:pPr>
              <w:tabs>
                <w:tab w:val="left" w:pos="273"/>
                <w:tab w:val="left" w:pos="2441"/>
                <w:tab w:val="left" w:pos="2880"/>
              </w:tabs>
              <w:spacing w:line="276" w:lineRule="auto"/>
              <w:rPr>
                <w:rStyle w:val="fontstyle01"/>
              </w:rPr>
            </w:pPr>
          </w:p>
          <w:p w14:paraId="5EBC0F23" w14:textId="744236CB" w:rsidR="00ED0313" w:rsidRDefault="000E3B42" w:rsidP="000E3B42">
            <w:pPr>
              <w:tabs>
                <w:tab w:val="left" w:pos="273"/>
                <w:tab w:val="left" w:pos="2441"/>
                <w:tab w:val="left" w:pos="2880"/>
              </w:tabs>
              <w:spacing w:line="276" w:lineRule="auto"/>
            </w:pPr>
            <w:r>
              <w:rPr>
                <w:rStyle w:val="fontstyle01"/>
              </w:rPr>
              <w:t xml:space="preserve">Abschließend haben die Lernenden die Möglichkeit, ein Feedback zu den Gesundheitsplänen zu geben. </w:t>
            </w:r>
            <w:r w:rsidR="006F31EB" w:rsidRPr="001B6D9E">
              <w:rPr>
                <w:rStyle w:val="fontstyle01"/>
              </w:rPr>
              <w:t xml:space="preserve">Jede </w:t>
            </w:r>
            <w:r>
              <w:rPr>
                <w:rStyle w:val="fontstyle01"/>
              </w:rPr>
              <w:t>4er-</w:t>
            </w:r>
            <w:r w:rsidR="006F31EB" w:rsidRPr="001B6D9E">
              <w:rPr>
                <w:rStyle w:val="fontstyle01"/>
              </w:rPr>
              <w:t xml:space="preserve">Gruppe </w:t>
            </w:r>
            <w:r>
              <w:rPr>
                <w:rStyle w:val="fontstyle01"/>
              </w:rPr>
              <w:t xml:space="preserve">aus dem ersten Arbeitsschritt </w:t>
            </w:r>
            <w:r w:rsidR="006F31EB" w:rsidRPr="001B6D9E">
              <w:rPr>
                <w:rStyle w:val="fontstyle01"/>
              </w:rPr>
              <w:t xml:space="preserve">gibt </w:t>
            </w:r>
            <w:r>
              <w:rPr>
                <w:rStyle w:val="fontstyle01"/>
              </w:rPr>
              <w:t xml:space="preserve">ein </w:t>
            </w:r>
            <w:del w:id="197" w:author="Theresa Salge" w:date="2024-07-09T17:20:00Z">
              <w:r w:rsidDel="00DB215B">
                <w:rPr>
                  <w:rStyle w:val="fontstyle01"/>
                </w:rPr>
                <w:delText xml:space="preserve">gemeinsames </w:delText>
              </w:r>
            </w:del>
            <w:r w:rsidR="006F31EB" w:rsidRPr="001B6D9E">
              <w:rPr>
                <w:rStyle w:val="fontstyle01"/>
              </w:rPr>
              <w:t>wertschätzendes</w:t>
            </w:r>
            <w:ins w:id="198" w:author="Theresa Salge" w:date="2024-07-09T17:20:00Z">
              <w:r w:rsidR="00DB215B">
                <w:rPr>
                  <w:rStyle w:val="fontstyle01"/>
                </w:rPr>
                <w:t xml:space="preserve"> und</w:t>
              </w:r>
            </w:ins>
            <w:del w:id="199" w:author="Theresa Salge" w:date="2024-07-09T17:20:00Z">
              <w:r w:rsidR="006F31EB" w:rsidRPr="001B6D9E" w:rsidDel="00DB215B">
                <w:rPr>
                  <w:rStyle w:val="fontstyle01"/>
                </w:rPr>
                <w:delText>,</w:delText>
              </w:r>
            </w:del>
            <w:r w:rsidR="006F31EB" w:rsidRPr="001B6D9E">
              <w:rPr>
                <w:rStyle w:val="fontstyle01"/>
              </w:rPr>
              <w:t xml:space="preserve"> konstruktives Feedback zu den pr</w:t>
            </w:r>
            <w:r w:rsidR="006F31EB">
              <w:rPr>
                <w:rStyle w:val="fontstyle01"/>
              </w:rPr>
              <w:t>äsentierten Plänen</w:t>
            </w:r>
            <w:r>
              <w:rPr>
                <w:rStyle w:val="fontstyle01"/>
              </w:rPr>
              <w:t xml:space="preserve"> aus der Gruppe</w:t>
            </w:r>
            <w:r w:rsidR="00ED0313">
              <w:rPr>
                <w:rStyle w:val="fontstyle01"/>
              </w:rPr>
              <w:t>.</w:t>
            </w:r>
            <w:r>
              <w:rPr>
                <w:rStyle w:val="fontstyle01"/>
              </w:rPr>
              <w:t xml:space="preserve"> </w:t>
            </w:r>
            <w:r>
              <w:t>Für diesen letzten Arbeitsschritt soll</w:t>
            </w:r>
            <w:r w:rsidR="00ED0313">
              <w:t xml:space="preserve"> ausreichend Zeit ein</w:t>
            </w:r>
            <w:r>
              <w:t>geplant werden</w:t>
            </w:r>
            <w:r w:rsidR="00ED0313">
              <w:t xml:space="preserve">, </w:t>
            </w:r>
            <w:r>
              <w:t xml:space="preserve">damit die Lernenden ihr </w:t>
            </w:r>
            <w:r w:rsidR="00ED0313">
              <w:t xml:space="preserve">Feedback mithilfe des Arbeitsblattes </w:t>
            </w:r>
            <w:r w:rsidR="002F1CB1">
              <w:t>3</w:t>
            </w:r>
            <w:r w:rsidR="00392C0F">
              <w:t xml:space="preserve"> </w:t>
            </w:r>
            <w:r w:rsidR="00ED0313">
              <w:t>formulieren</w:t>
            </w:r>
            <w:r>
              <w:t xml:space="preserve"> können</w:t>
            </w:r>
            <w:r w:rsidR="00ED0313">
              <w:t>.</w:t>
            </w:r>
          </w:p>
          <w:p w14:paraId="4B10B731" w14:textId="77777777" w:rsidR="002F3402" w:rsidRDefault="002F3402" w:rsidP="000E3B42">
            <w:pPr>
              <w:tabs>
                <w:tab w:val="left" w:pos="273"/>
                <w:tab w:val="left" w:pos="2441"/>
                <w:tab w:val="left" w:pos="2880"/>
              </w:tabs>
              <w:spacing w:line="276" w:lineRule="auto"/>
            </w:pPr>
          </w:p>
          <w:p w14:paraId="00EB8C4F" w14:textId="204B2DAB" w:rsidR="002F3402" w:rsidRPr="002F3402" w:rsidRDefault="002F3402" w:rsidP="002F3402">
            <w:pPr>
              <w:tabs>
                <w:tab w:val="left" w:pos="273"/>
                <w:tab w:val="left" w:pos="2441"/>
                <w:tab w:val="left" w:pos="2880"/>
              </w:tabs>
              <w:spacing w:line="276" w:lineRule="auto"/>
              <w:rPr>
                <w:b/>
                <w:bCs/>
              </w:rPr>
            </w:pPr>
            <w:r w:rsidRPr="002F3402">
              <w:rPr>
                <w:b/>
                <w:bCs/>
              </w:rPr>
              <w:t>Beispiel für ein vollständiges Feedback:</w:t>
            </w:r>
          </w:p>
          <w:p w14:paraId="6772607A" w14:textId="04F91E91" w:rsidR="002F3402" w:rsidRDefault="002F3402" w:rsidP="002F3402">
            <w:pPr>
              <w:tabs>
                <w:tab w:val="left" w:pos="273"/>
                <w:tab w:val="left" w:pos="2441"/>
                <w:tab w:val="left" w:pos="2880"/>
              </w:tabs>
              <w:spacing w:line="276" w:lineRule="auto"/>
            </w:pPr>
            <w:commentRangeStart w:id="200"/>
            <w:commentRangeStart w:id="201"/>
            <w:r>
              <w:t>Einleitung: Dein Gesundheitsplan ist wirklich gut strukturiert und die klare Zielsetzung hat mir besonders gefallen.</w:t>
            </w:r>
          </w:p>
          <w:p w14:paraId="29EC27DA" w14:textId="303AD8A1" w:rsidR="002F3402" w:rsidRDefault="002F3402" w:rsidP="002F3402">
            <w:pPr>
              <w:tabs>
                <w:tab w:val="left" w:pos="273"/>
                <w:tab w:val="left" w:pos="2441"/>
                <w:tab w:val="left" w:pos="2880"/>
              </w:tabs>
              <w:spacing w:line="276" w:lineRule="auto"/>
            </w:pPr>
            <w:r>
              <w:t xml:space="preserve">Wertschätzendes Feedback: Es ist beeindruckend, wie detailliert du die verschiedenen Aspekte </w:t>
            </w:r>
            <w:r w:rsidR="000C64E6">
              <w:t>i</w:t>
            </w:r>
            <w:r w:rsidR="00A716B0">
              <w:t xml:space="preserve">n deinen Gesundheitsplan übertragen </w:t>
            </w:r>
            <w:r>
              <w:t>hast.</w:t>
            </w:r>
          </w:p>
          <w:p w14:paraId="63C19AFA" w14:textId="373B9F7B" w:rsidR="002F3402" w:rsidRDefault="002F3402" w:rsidP="002F3402">
            <w:pPr>
              <w:tabs>
                <w:tab w:val="left" w:pos="273"/>
                <w:tab w:val="left" w:pos="2441"/>
                <w:tab w:val="left" w:pos="2880"/>
              </w:tabs>
              <w:spacing w:line="276" w:lineRule="auto"/>
            </w:pPr>
            <w:r>
              <w:t xml:space="preserve">Konstruktives Feedback: Ich finde, dass du den Teil über Bewegung sehr gut ausgearbeitet hast. Vielleicht könntest du den Bereich Ernährung noch etwas genauer beschreiben, </w:t>
            </w:r>
            <w:r w:rsidR="006C6855">
              <w:t>z. B.</w:t>
            </w:r>
            <w:r>
              <w:t xml:space="preserve"> durch </w:t>
            </w:r>
            <w:r>
              <w:lastRenderedPageBreak/>
              <w:t>spezifische Mahlzeitenpläne. Hast du schon darüber nachgedacht, wie du deine Schlafgewohnheiten verbessern könntest?</w:t>
            </w:r>
          </w:p>
          <w:p w14:paraId="42AB0DDA" w14:textId="1A6FC73D" w:rsidR="002F3402" w:rsidRDefault="002F3402" w:rsidP="002F3402">
            <w:pPr>
              <w:tabs>
                <w:tab w:val="left" w:pos="273"/>
                <w:tab w:val="left" w:pos="2441"/>
                <w:tab w:val="left" w:pos="2880"/>
              </w:tabs>
              <w:spacing w:line="276" w:lineRule="auto"/>
            </w:pPr>
            <w:r>
              <w:t>Schluss: Mach weiter so, deine bisherigen Anstrengungen sind wirklich bemerkenswert. Wenn du Hilfe bei der Recherche nach gesunden Rezepten brauchst, stehe ich dir gerne zur Verfügung.</w:t>
            </w:r>
            <w:commentRangeEnd w:id="200"/>
            <w:r w:rsidR="00DB215B">
              <w:rPr>
                <w:rStyle w:val="Kommentarzeichen"/>
              </w:rPr>
              <w:commentReference w:id="200"/>
            </w:r>
            <w:commentRangeEnd w:id="201"/>
            <w:r w:rsidR="008D4932">
              <w:rPr>
                <w:rStyle w:val="Kommentarzeichen"/>
              </w:rPr>
              <w:commentReference w:id="201"/>
            </w:r>
          </w:p>
          <w:p w14:paraId="54AB7392" w14:textId="77777777" w:rsidR="000E3B42" w:rsidRDefault="000E3B42" w:rsidP="000E3B42">
            <w:pPr>
              <w:tabs>
                <w:tab w:val="left" w:pos="273"/>
                <w:tab w:val="left" w:pos="2441"/>
                <w:tab w:val="left" w:pos="2880"/>
              </w:tabs>
              <w:spacing w:line="276" w:lineRule="auto"/>
              <w:rPr>
                <w:rFonts w:ascii="Calibri" w:hAnsi="Calibri" w:cs="Calibri"/>
                <w:color w:val="231F20"/>
              </w:rPr>
            </w:pPr>
          </w:p>
          <w:p w14:paraId="68926B20" w14:textId="7EFCC6CD" w:rsidR="000E3B42" w:rsidRPr="0018721F" w:rsidRDefault="000E3B42" w:rsidP="000E3B42">
            <w:pPr>
              <w:tabs>
                <w:tab w:val="left" w:pos="273"/>
              </w:tabs>
              <w:spacing w:line="276" w:lineRule="auto"/>
              <w:rPr>
                <w:rFonts w:cstheme="minorHAnsi"/>
                <w:b/>
                <w:bCs/>
                <w:sz w:val="26"/>
                <w:szCs w:val="26"/>
              </w:rPr>
            </w:pPr>
            <w:commentRangeStart w:id="202"/>
            <w:r>
              <w:rPr>
                <w:rFonts w:cstheme="minorHAnsi"/>
                <w:b/>
                <w:bCs/>
                <w:sz w:val="26"/>
                <w:szCs w:val="26"/>
              </w:rPr>
              <w:t>Vertiefung</w:t>
            </w:r>
            <w:r w:rsidRPr="0018721F">
              <w:rPr>
                <w:rFonts w:cstheme="minorHAnsi"/>
                <w:b/>
                <w:bCs/>
                <w:sz w:val="26"/>
                <w:szCs w:val="26"/>
              </w:rPr>
              <w:t xml:space="preserve"> </w:t>
            </w:r>
            <w:commentRangeEnd w:id="202"/>
            <w:r w:rsidR="007A52B0">
              <w:rPr>
                <w:rStyle w:val="Kommentarzeichen"/>
              </w:rPr>
              <w:commentReference w:id="202"/>
            </w:r>
            <w:r w:rsidRPr="0018721F">
              <w:rPr>
                <w:rFonts w:cstheme="minorHAnsi"/>
                <w:b/>
                <w:bCs/>
                <w:sz w:val="26"/>
                <w:szCs w:val="26"/>
              </w:rPr>
              <w:t>2</w:t>
            </w:r>
          </w:p>
          <w:p w14:paraId="60CB9180" w14:textId="4EDBAE44" w:rsidR="00647DF1" w:rsidRDefault="000C64E6" w:rsidP="005F69F1">
            <w:pPr>
              <w:tabs>
                <w:tab w:val="left" w:pos="273"/>
                <w:tab w:val="left" w:pos="2441"/>
                <w:tab w:val="left" w:pos="2880"/>
              </w:tabs>
              <w:spacing w:line="276" w:lineRule="auto"/>
              <w:rPr>
                <w:rFonts w:cstheme="minorHAnsi"/>
              </w:rPr>
            </w:pPr>
            <w:r w:rsidRPr="000C64E6">
              <w:rPr>
                <w:rFonts w:cstheme="minorHAnsi"/>
              </w:rPr>
              <w:t>Wenn genügend Zeit bleibt, bietet sich diese Vertiefungsphase an.</w:t>
            </w:r>
            <w:r>
              <w:rPr>
                <w:rFonts w:cstheme="minorHAnsi"/>
              </w:rPr>
              <w:t xml:space="preserve"> </w:t>
            </w:r>
            <w:r w:rsidR="00647DF1">
              <w:rPr>
                <w:rFonts w:cstheme="minorHAnsi"/>
              </w:rPr>
              <w:t xml:space="preserve">Die Lehrkraft hebt hervor, dass es in den meisten Fällen, wenn es um Ernährung, Bewegung und Prävention geht, </w:t>
            </w:r>
            <w:r w:rsidR="00472CAE">
              <w:rPr>
                <w:rFonts w:cstheme="minorHAnsi"/>
              </w:rPr>
              <w:t xml:space="preserve">die Menschen gerne bereit sind, darüber zu reden. Jedoch ist immer </w:t>
            </w:r>
            <w:ins w:id="203" w:author="Michael Kohl" w:date="2024-07-16T14:59:00Z" w16du:dateUtc="2024-07-16T12:59:00Z">
              <w:r w:rsidR="008D4932">
                <w:rPr>
                  <w:rFonts w:cstheme="minorHAnsi"/>
                </w:rPr>
                <w:t xml:space="preserve">noch </w:t>
              </w:r>
            </w:ins>
            <w:r w:rsidR="00472CAE">
              <w:rPr>
                <w:rFonts w:cstheme="minorHAnsi"/>
              </w:rPr>
              <w:t xml:space="preserve">eine gewisse Hemmschwelle zu erkennen, wenn es darum geht, über </w:t>
            </w:r>
            <w:commentRangeStart w:id="204"/>
            <w:commentRangeStart w:id="205"/>
            <w:r w:rsidR="00472CAE">
              <w:rPr>
                <w:rFonts w:cstheme="minorHAnsi"/>
              </w:rPr>
              <w:t xml:space="preserve">mentale Gesundheitsprobleme </w:t>
            </w:r>
            <w:commentRangeEnd w:id="204"/>
            <w:r w:rsidR="00DB215B">
              <w:rPr>
                <w:rStyle w:val="Kommentarzeichen"/>
              </w:rPr>
              <w:commentReference w:id="204"/>
            </w:r>
            <w:commentRangeEnd w:id="205"/>
            <w:r w:rsidR="008D4932">
              <w:rPr>
                <w:rStyle w:val="Kommentarzeichen"/>
              </w:rPr>
              <w:commentReference w:id="205"/>
            </w:r>
            <w:commentRangeStart w:id="206"/>
            <w:commentRangeStart w:id="207"/>
            <w:r w:rsidR="00472CAE">
              <w:rPr>
                <w:rFonts w:cstheme="minorHAnsi"/>
              </w:rPr>
              <w:t>zu sprechen, da diese häufig in der öffentlichen Wa</w:t>
            </w:r>
            <w:r>
              <w:rPr>
                <w:rFonts w:cstheme="minorHAnsi"/>
              </w:rPr>
              <w:t>hr</w:t>
            </w:r>
            <w:r w:rsidR="00472CAE">
              <w:rPr>
                <w:rFonts w:cstheme="minorHAnsi"/>
              </w:rPr>
              <w:t>nehmung als Zeichen von Schwäche stigmatisiert werden.</w:t>
            </w:r>
            <w:commentRangeEnd w:id="206"/>
            <w:r w:rsidR="00907988">
              <w:rPr>
                <w:rStyle w:val="Kommentarzeichen"/>
              </w:rPr>
              <w:commentReference w:id="206"/>
            </w:r>
            <w:commentRangeEnd w:id="207"/>
            <w:r w:rsidR="008D4932">
              <w:rPr>
                <w:rStyle w:val="Kommentarzeichen"/>
              </w:rPr>
              <w:commentReference w:id="207"/>
            </w:r>
            <w:ins w:id="208" w:author="Michael Kohl" w:date="2024-07-16T14:59:00Z" w16du:dateUtc="2024-07-16T12:59:00Z">
              <w:r w:rsidR="008D4932">
                <w:rPr>
                  <w:rFonts w:cstheme="minorHAnsi"/>
                </w:rPr>
                <w:t xml:space="preserve"> Aber </w:t>
              </w:r>
            </w:ins>
            <w:ins w:id="209" w:author="Michael Kohl" w:date="2024-07-16T15:00:00Z" w16du:dateUtc="2024-07-16T13:00:00Z">
              <w:r w:rsidR="008D4932">
                <w:rPr>
                  <w:rFonts w:cstheme="minorHAnsi"/>
                </w:rPr>
                <w:t xml:space="preserve">viele </w:t>
              </w:r>
              <w:proofErr w:type="gramStart"/>
              <w:r w:rsidR="008D4932">
                <w:rPr>
                  <w:rFonts w:cstheme="minorHAnsi"/>
                </w:rPr>
                <w:t>Creator:innen</w:t>
              </w:r>
              <w:proofErr w:type="gramEnd"/>
              <w:r w:rsidR="008D4932">
                <w:rPr>
                  <w:rFonts w:cstheme="minorHAnsi"/>
                </w:rPr>
                <w:t xml:space="preserve"> auf Social Media Plattformen leisten hier schon sehr gute Aufklärungsarbeit.</w:t>
              </w:r>
            </w:ins>
          </w:p>
          <w:p w14:paraId="5CDAC24D" w14:textId="0AB2ABA0" w:rsidR="005F69F1" w:rsidRDefault="009107AB" w:rsidP="009107AB">
            <w:pPr>
              <w:tabs>
                <w:tab w:val="left" w:pos="273"/>
                <w:tab w:val="left" w:pos="2441"/>
                <w:tab w:val="left" w:pos="2880"/>
              </w:tabs>
              <w:spacing w:line="276" w:lineRule="auto"/>
              <w:rPr>
                <w:rFonts w:cstheme="minorHAnsi"/>
              </w:rPr>
            </w:pPr>
            <w:r>
              <w:rPr>
                <w:rFonts w:cstheme="minorHAnsi"/>
              </w:rPr>
              <w:t xml:space="preserve">Mit der Think-Pair-Square-Share-Methode überlegen sich die Lernenden, welche </w:t>
            </w:r>
            <w:r w:rsidR="005F69F1" w:rsidRPr="005F69F1">
              <w:rPr>
                <w:rFonts w:cstheme="minorHAnsi"/>
              </w:rPr>
              <w:t xml:space="preserve">Warnsignale </w:t>
            </w:r>
            <w:r w:rsidR="00472CAE">
              <w:rPr>
                <w:rFonts w:cstheme="minorHAnsi"/>
              </w:rPr>
              <w:t xml:space="preserve">von </w:t>
            </w:r>
            <w:r w:rsidR="005F69F1" w:rsidRPr="005F69F1">
              <w:rPr>
                <w:rFonts w:cstheme="minorHAnsi"/>
              </w:rPr>
              <w:t>mentale</w:t>
            </w:r>
            <w:r w:rsidR="00472CAE">
              <w:rPr>
                <w:rFonts w:cstheme="minorHAnsi"/>
              </w:rPr>
              <w:t>n</w:t>
            </w:r>
            <w:r w:rsidR="005F69F1" w:rsidRPr="005F69F1">
              <w:rPr>
                <w:rFonts w:cstheme="minorHAnsi"/>
              </w:rPr>
              <w:t xml:space="preserve"> Gesundheitsprobleme</w:t>
            </w:r>
            <w:r w:rsidR="00472CAE">
              <w:rPr>
                <w:rFonts w:cstheme="minorHAnsi"/>
              </w:rPr>
              <w:t xml:space="preserve">n </w:t>
            </w:r>
            <w:r>
              <w:rPr>
                <w:rFonts w:cstheme="minorHAnsi"/>
              </w:rPr>
              <w:t>sie kennen</w:t>
            </w:r>
            <w:r w:rsidR="00472CAE">
              <w:rPr>
                <w:rFonts w:cstheme="minorHAnsi"/>
              </w:rPr>
              <w:t>.</w:t>
            </w:r>
            <w:r>
              <w:rPr>
                <w:rFonts w:cstheme="minorHAnsi"/>
              </w:rPr>
              <w:t xml:space="preserve"> Wenn es die Zeit erlaubt, kann die „Square“-Phase eingebaut werden. Falls nicht, genügt es die „Pair“-Phase zu durchlaufen, um dann die Ergebnisse im Plenum zu besprechen. </w:t>
            </w:r>
            <w:r w:rsidR="005F69F1" w:rsidRPr="005F69F1">
              <w:rPr>
                <w:rFonts w:cstheme="minorHAnsi"/>
              </w:rPr>
              <w:t xml:space="preserve"> </w:t>
            </w:r>
          </w:p>
          <w:p w14:paraId="5726C6DA" w14:textId="77777777" w:rsidR="000C64E6" w:rsidRPr="000C64E6" w:rsidRDefault="000C64E6" w:rsidP="000C64E6">
            <w:pPr>
              <w:tabs>
                <w:tab w:val="left" w:pos="273"/>
                <w:tab w:val="left" w:pos="2441"/>
                <w:tab w:val="left" w:pos="2880"/>
              </w:tabs>
              <w:spacing w:line="276" w:lineRule="auto"/>
              <w:rPr>
                <w:rFonts w:cstheme="minorHAnsi"/>
              </w:rPr>
            </w:pPr>
          </w:p>
          <w:p w14:paraId="05A77A28" w14:textId="77777777" w:rsidR="000C64E6" w:rsidRPr="000C64E6" w:rsidRDefault="000C64E6" w:rsidP="000C64E6">
            <w:pPr>
              <w:tabs>
                <w:tab w:val="left" w:pos="273"/>
                <w:tab w:val="left" w:pos="2441"/>
                <w:tab w:val="left" w:pos="2880"/>
              </w:tabs>
              <w:spacing w:line="276" w:lineRule="auto"/>
              <w:rPr>
                <w:rFonts w:cstheme="minorHAnsi"/>
              </w:rPr>
            </w:pPr>
            <w:r w:rsidRPr="000C64E6">
              <w:rPr>
                <w:rFonts w:cstheme="minorHAnsi"/>
              </w:rPr>
              <w:t>Think-Pair-Square-Share (mit ungefähren Zeitangaben)</w:t>
            </w:r>
          </w:p>
          <w:p w14:paraId="050605A9" w14:textId="77777777" w:rsidR="000C64E6" w:rsidRPr="000C64E6" w:rsidRDefault="000C64E6" w:rsidP="000C64E6">
            <w:pPr>
              <w:tabs>
                <w:tab w:val="left" w:pos="273"/>
                <w:tab w:val="left" w:pos="2441"/>
                <w:tab w:val="left" w:pos="2880"/>
              </w:tabs>
              <w:spacing w:line="276" w:lineRule="auto"/>
              <w:rPr>
                <w:rFonts w:cstheme="minorHAnsi"/>
              </w:rPr>
            </w:pPr>
            <w:r w:rsidRPr="000C64E6">
              <w:rPr>
                <w:rFonts w:cstheme="minorHAnsi"/>
              </w:rPr>
              <w:t>Think: Einzelarbeit mit Notizen (3 Min.)</w:t>
            </w:r>
          </w:p>
          <w:p w14:paraId="5313CF8D" w14:textId="77777777" w:rsidR="000C64E6" w:rsidRPr="000C64E6" w:rsidRDefault="000C64E6" w:rsidP="000C64E6">
            <w:pPr>
              <w:tabs>
                <w:tab w:val="left" w:pos="273"/>
                <w:tab w:val="left" w:pos="2441"/>
                <w:tab w:val="left" w:pos="2880"/>
              </w:tabs>
              <w:spacing w:line="276" w:lineRule="auto"/>
              <w:rPr>
                <w:rFonts w:cstheme="minorHAnsi"/>
              </w:rPr>
            </w:pPr>
            <w:r w:rsidRPr="000C64E6">
              <w:rPr>
                <w:rFonts w:cstheme="minorHAnsi"/>
              </w:rPr>
              <w:t>Pair: Notizen werden in 2er-Gruppen ausgetauscht und ergänzt (3 Min.)</w:t>
            </w:r>
          </w:p>
          <w:p w14:paraId="3A0E460A" w14:textId="77777777" w:rsidR="000C64E6" w:rsidRPr="000C64E6" w:rsidRDefault="000C64E6" w:rsidP="000C64E6">
            <w:pPr>
              <w:tabs>
                <w:tab w:val="left" w:pos="273"/>
                <w:tab w:val="left" w:pos="2441"/>
                <w:tab w:val="left" w:pos="2880"/>
              </w:tabs>
              <w:spacing w:line="276" w:lineRule="auto"/>
              <w:rPr>
                <w:rFonts w:cstheme="minorHAnsi"/>
              </w:rPr>
            </w:pPr>
            <w:r w:rsidRPr="000C64E6">
              <w:rPr>
                <w:rFonts w:cstheme="minorHAnsi"/>
              </w:rPr>
              <w:t>Square: In 4er-Gruppen wird ebenso verfahren</w:t>
            </w:r>
          </w:p>
          <w:p w14:paraId="50A1C419" w14:textId="74AB9F4A" w:rsidR="000C64E6" w:rsidRPr="000C64E6" w:rsidRDefault="000C64E6" w:rsidP="000C64E6">
            <w:pPr>
              <w:tabs>
                <w:tab w:val="left" w:pos="273"/>
                <w:tab w:val="left" w:pos="2441"/>
                <w:tab w:val="left" w:pos="2880"/>
              </w:tabs>
              <w:spacing w:line="276" w:lineRule="auto"/>
              <w:rPr>
                <w:rFonts w:cstheme="minorHAnsi"/>
              </w:rPr>
            </w:pPr>
            <w:r w:rsidRPr="000C64E6">
              <w:rPr>
                <w:rFonts w:cstheme="minorHAnsi"/>
              </w:rPr>
              <w:t xml:space="preserve">Share: Eine Vertreterin oder ein Vertreter der 4er-Gruppe liest das Gruppenergebnis vor (pro Gruppe </w:t>
            </w:r>
            <w:r w:rsidR="002A0C3C">
              <w:rPr>
                <w:rFonts w:cstheme="minorHAnsi"/>
              </w:rPr>
              <w:t>ein bis zwei</w:t>
            </w:r>
            <w:r w:rsidRPr="000C64E6">
              <w:rPr>
                <w:rFonts w:cstheme="minorHAnsi"/>
              </w:rPr>
              <w:t xml:space="preserve"> Min.)</w:t>
            </w:r>
          </w:p>
          <w:p w14:paraId="2579E7E6" w14:textId="77777777" w:rsidR="000C64E6" w:rsidRPr="005F69F1" w:rsidRDefault="000C64E6" w:rsidP="009107AB">
            <w:pPr>
              <w:tabs>
                <w:tab w:val="left" w:pos="273"/>
                <w:tab w:val="left" w:pos="2441"/>
                <w:tab w:val="left" w:pos="2880"/>
              </w:tabs>
              <w:spacing w:line="276" w:lineRule="auto"/>
              <w:rPr>
                <w:rFonts w:cstheme="minorHAnsi"/>
              </w:rPr>
            </w:pPr>
          </w:p>
          <w:p w14:paraId="5C2BA06B" w14:textId="3B1A5B72" w:rsidR="00A76CF4" w:rsidRPr="00424363" w:rsidRDefault="00A76CF4" w:rsidP="00A76CF4">
            <w:pPr>
              <w:tabs>
                <w:tab w:val="left" w:pos="273"/>
              </w:tabs>
              <w:spacing w:line="276" w:lineRule="auto"/>
              <w:rPr>
                <w:rFonts w:cstheme="minorHAnsi"/>
                <w:color w:val="FF0000"/>
              </w:rPr>
            </w:pPr>
            <w:r w:rsidRPr="00424363">
              <w:rPr>
                <w:rFonts w:cstheme="minorHAnsi"/>
                <w:color w:val="FF0000"/>
                <w:highlight w:val="lightGray"/>
              </w:rPr>
              <w:t xml:space="preserve">((Seite </w:t>
            </w:r>
            <w:r>
              <w:rPr>
                <w:rFonts w:cstheme="minorHAnsi"/>
                <w:color w:val="FF0000"/>
                <w:highlight w:val="lightGray"/>
              </w:rPr>
              <w:t>9</w:t>
            </w:r>
            <w:r w:rsidRPr="00424363">
              <w:rPr>
                <w:rFonts w:cstheme="minorHAnsi"/>
                <w:color w:val="FF0000"/>
                <w:highlight w:val="lightGray"/>
              </w:rPr>
              <w:t>))</w:t>
            </w:r>
          </w:p>
          <w:p w14:paraId="367FB141" w14:textId="77777777" w:rsidR="00F67049" w:rsidRDefault="00F67049" w:rsidP="005F69F1">
            <w:pPr>
              <w:tabs>
                <w:tab w:val="left" w:pos="273"/>
                <w:tab w:val="left" w:pos="2441"/>
                <w:tab w:val="left" w:pos="2880"/>
              </w:tabs>
              <w:spacing w:line="276" w:lineRule="auto"/>
              <w:rPr>
                <w:rFonts w:ascii="Calibri" w:hAnsi="Calibri" w:cs="Calibri"/>
                <w:b/>
                <w:bCs/>
                <w:color w:val="231F20"/>
              </w:rPr>
            </w:pPr>
            <w:commentRangeStart w:id="210"/>
            <w:commentRangeStart w:id="211"/>
            <w:r>
              <w:rPr>
                <w:rFonts w:ascii="Calibri" w:hAnsi="Calibri" w:cs="Calibri"/>
                <w:b/>
                <w:bCs/>
                <w:color w:val="231F20"/>
              </w:rPr>
              <w:t>Welche</w:t>
            </w:r>
            <w:r w:rsidRPr="00F67049">
              <w:rPr>
                <w:rFonts w:ascii="Calibri" w:hAnsi="Calibri" w:cs="Calibri"/>
                <w:b/>
                <w:bCs/>
                <w:color w:val="231F20"/>
              </w:rPr>
              <w:t xml:space="preserve"> Warnsignale mentaler Gesundheitsprobleme</w:t>
            </w:r>
            <w:r>
              <w:rPr>
                <w:rFonts w:ascii="Calibri" w:hAnsi="Calibri" w:cs="Calibri"/>
                <w:b/>
                <w:bCs/>
                <w:color w:val="231F20"/>
              </w:rPr>
              <w:t xml:space="preserve"> kennst du? </w:t>
            </w:r>
            <w:r w:rsidRPr="00F67049">
              <w:rPr>
                <w:rFonts w:ascii="Calibri" w:hAnsi="Calibri" w:cs="Calibri"/>
                <w:b/>
                <w:bCs/>
                <w:color w:val="231F20"/>
              </w:rPr>
              <w:t xml:space="preserve">Früherkennung </w:t>
            </w:r>
            <w:r>
              <w:rPr>
                <w:rFonts w:ascii="Calibri" w:hAnsi="Calibri" w:cs="Calibri"/>
                <w:b/>
                <w:bCs/>
                <w:color w:val="231F20"/>
              </w:rPr>
              <w:t>und Hilfe suchen</w:t>
            </w:r>
            <w:commentRangeEnd w:id="210"/>
            <w:r w:rsidR="00907988">
              <w:rPr>
                <w:rStyle w:val="Kommentarzeichen"/>
              </w:rPr>
              <w:commentReference w:id="210"/>
            </w:r>
            <w:commentRangeEnd w:id="211"/>
            <w:r w:rsidR="008D4932">
              <w:rPr>
                <w:rStyle w:val="Kommentarzeichen"/>
              </w:rPr>
              <w:commentReference w:id="211"/>
            </w:r>
          </w:p>
          <w:p w14:paraId="4C98E3A3" w14:textId="7F27100C" w:rsidR="009107AB" w:rsidRPr="000C64E6" w:rsidRDefault="008C5107" w:rsidP="005F69F1">
            <w:pPr>
              <w:tabs>
                <w:tab w:val="left" w:pos="273"/>
                <w:tab w:val="left" w:pos="2441"/>
                <w:tab w:val="left" w:pos="2880"/>
              </w:tabs>
              <w:spacing w:line="276" w:lineRule="auto"/>
              <w:rPr>
                <w:rFonts w:ascii="Calibri" w:hAnsi="Calibri" w:cs="Calibri"/>
                <w:b/>
                <w:bCs/>
                <w:color w:val="231F20"/>
              </w:rPr>
            </w:pPr>
            <w:r>
              <w:rPr>
                <w:rFonts w:ascii="Calibri" w:hAnsi="Calibri" w:cs="Calibri"/>
                <w:b/>
                <w:bCs/>
                <w:color w:val="231F20"/>
              </w:rPr>
              <w:t>Z</w:t>
            </w:r>
            <w:r w:rsidR="009107AB" w:rsidRPr="000C64E6">
              <w:rPr>
                <w:rFonts w:ascii="Calibri" w:hAnsi="Calibri" w:cs="Calibri"/>
                <w:b/>
                <w:bCs/>
                <w:color w:val="231F20"/>
              </w:rPr>
              <w:t>u erwartende Antworten:</w:t>
            </w:r>
          </w:p>
          <w:p w14:paraId="676F17E9" w14:textId="602EB0C8"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a</w:t>
            </w:r>
            <w:r w:rsidR="009107AB" w:rsidRPr="005F69F1">
              <w:rPr>
                <w:rFonts w:ascii="Calibri" w:hAnsi="Calibri" w:cs="Calibri"/>
                <w:color w:val="231F20"/>
              </w:rPr>
              <w:t>ndauernde Traurigkeit oder Niedergeschlagenheit</w:t>
            </w:r>
          </w:p>
          <w:p w14:paraId="2BF52B19" w14:textId="0B263EE1"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Verlust des Interesses an Aktivitäten, die früher Freude bereitet haben</w:t>
            </w:r>
          </w:p>
          <w:p w14:paraId="778335AC" w14:textId="1B576D50"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Schlafstörungen (zu wenig oder zu viel Schlaf)</w:t>
            </w:r>
          </w:p>
          <w:p w14:paraId="7FAEEE48" w14:textId="7E429E51"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Appetitveränderungen oder signifikante Gewichtsschwankungen</w:t>
            </w:r>
          </w:p>
          <w:p w14:paraId="74F84873" w14:textId="7DA1A5AD"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Müdigkeit und Energiemangel</w:t>
            </w:r>
          </w:p>
          <w:p w14:paraId="74004D33" w14:textId="09189BAC"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Reizbarkeit oder ungewöhnlich starke Stimmungsschwankungen</w:t>
            </w:r>
          </w:p>
          <w:p w14:paraId="4A9E8D3F" w14:textId="0D9E038C" w:rsidR="009107AB"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Konzentrationsprobleme und Schwierigkeiten bei der Entscheidungsfindung</w:t>
            </w:r>
          </w:p>
          <w:p w14:paraId="05A57B5F" w14:textId="1024FE76"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a</w:t>
            </w:r>
            <w:r w:rsidR="009107AB" w:rsidRPr="005F69F1">
              <w:rPr>
                <w:rFonts w:ascii="Calibri" w:hAnsi="Calibri" w:cs="Calibri"/>
                <w:color w:val="231F20"/>
              </w:rPr>
              <w:t>ndauernde körperliche Beschwerden ohne erkennbare Ursache (z.</w:t>
            </w:r>
            <w:r>
              <w:rPr>
                <w:rFonts w:ascii="Calibri" w:hAnsi="Calibri" w:cs="Calibri"/>
                <w:color w:val="231F20"/>
              </w:rPr>
              <w:t> </w:t>
            </w:r>
            <w:r w:rsidR="009107AB" w:rsidRPr="005F69F1">
              <w:rPr>
                <w:rFonts w:ascii="Calibri" w:hAnsi="Calibri" w:cs="Calibri"/>
                <w:color w:val="231F20"/>
              </w:rPr>
              <w:t>B. Kopfschmerzen, Verdauungsprobleme)</w:t>
            </w:r>
          </w:p>
          <w:p w14:paraId="58982D2A" w14:textId="130BEAB1"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Leistungsabfall in Schule oder Beruf</w:t>
            </w:r>
          </w:p>
          <w:p w14:paraId="3F9D7D22" w14:textId="17267333"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Rückzug von sozialen Kontakten und Isolation</w:t>
            </w:r>
          </w:p>
          <w:p w14:paraId="17D653A0" w14:textId="16E090D9" w:rsidR="009107AB" w:rsidRPr="005F69F1"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Gefühle von Wertlosigkeit oder übermäßige Schuldgefühle</w:t>
            </w:r>
          </w:p>
          <w:p w14:paraId="1452E58A" w14:textId="3200910D" w:rsidR="009107AB"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 </w:t>
            </w:r>
            <w:r w:rsidR="009107AB" w:rsidRPr="005F69F1">
              <w:rPr>
                <w:rFonts w:ascii="Calibri" w:hAnsi="Calibri" w:cs="Calibri"/>
                <w:color w:val="231F20"/>
              </w:rPr>
              <w:t>Gedanken an Selbstverletzung oder Suizid</w:t>
            </w:r>
          </w:p>
          <w:p w14:paraId="2AD9EA29" w14:textId="71ACF6A8" w:rsidR="009107AB" w:rsidRDefault="00F67049"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 e</w:t>
            </w:r>
            <w:r w:rsidR="009107AB" w:rsidRPr="005F69F1">
              <w:rPr>
                <w:rFonts w:ascii="Calibri" w:hAnsi="Calibri" w:cs="Calibri"/>
                <w:color w:val="231F20"/>
              </w:rPr>
              <w:t>rhöhter Konsum von Alkohol, Drogen oder Medikamenten</w:t>
            </w:r>
          </w:p>
          <w:p w14:paraId="766DB12D" w14:textId="77777777" w:rsidR="009107AB" w:rsidRDefault="009107AB" w:rsidP="005F69F1">
            <w:pPr>
              <w:tabs>
                <w:tab w:val="left" w:pos="273"/>
                <w:tab w:val="left" w:pos="2441"/>
                <w:tab w:val="left" w:pos="2880"/>
              </w:tabs>
              <w:spacing w:line="276" w:lineRule="auto"/>
              <w:rPr>
                <w:rFonts w:ascii="Calibri" w:hAnsi="Calibri" w:cs="Calibri"/>
                <w:color w:val="231F20"/>
              </w:rPr>
            </w:pPr>
          </w:p>
          <w:p w14:paraId="01B4C40C" w14:textId="77777777" w:rsidR="008C5107" w:rsidRPr="008C5107" w:rsidRDefault="008C5107" w:rsidP="008C5107">
            <w:pPr>
              <w:tabs>
                <w:tab w:val="left" w:pos="273"/>
                <w:tab w:val="left" w:pos="2441"/>
                <w:tab w:val="left" w:pos="2880"/>
              </w:tabs>
              <w:spacing w:line="276" w:lineRule="auto"/>
              <w:rPr>
                <w:rFonts w:ascii="Calibri" w:hAnsi="Calibri" w:cs="Calibri"/>
                <w:color w:val="231F20"/>
              </w:rPr>
            </w:pPr>
            <w:commentRangeStart w:id="212"/>
            <w:r w:rsidRPr="008C5107">
              <w:rPr>
                <w:rFonts w:ascii="Calibri" w:hAnsi="Calibri" w:cs="Calibri"/>
                <w:color w:val="231F20"/>
                <w:highlight w:val="yellow"/>
              </w:rPr>
              <w:t>((BOX))</w:t>
            </w:r>
            <w:commentRangeEnd w:id="212"/>
            <w:r w:rsidR="00907988">
              <w:rPr>
                <w:rStyle w:val="Kommentarzeichen"/>
              </w:rPr>
              <w:commentReference w:id="212"/>
            </w:r>
          </w:p>
          <w:p w14:paraId="0ED1A60D" w14:textId="74632F12" w:rsidR="008C5107" w:rsidRPr="008C5107" w:rsidRDefault="008C5107" w:rsidP="008C5107">
            <w:pPr>
              <w:tabs>
                <w:tab w:val="left" w:pos="273"/>
                <w:tab w:val="left" w:pos="2441"/>
                <w:tab w:val="left" w:pos="2880"/>
              </w:tabs>
              <w:spacing w:line="276" w:lineRule="auto"/>
              <w:rPr>
                <w:rFonts w:ascii="Calibri" w:hAnsi="Calibri" w:cs="Calibri"/>
                <w:color w:val="231F20"/>
              </w:rPr>
            </w:pPr>
            <w:r w:rsidRPr="008C5107">
              <w:rPr>
                <w:rFonts w:ascii="Calibri" w:hAnsi="Calibri" w:cs="Calibri"/>
                <w:color w:val="231F20"/>
              </w:rPr>
              <w:t>Mehr zum Thema „Psychische Erkrankungen“ unter www.netdoktor.</w:t>
            </w:r>
            <w:r w:rsidRPr="008C5107">
              <w:rPr>
                <w:rFonts w:ascii="Calibri" w:hAnsi="Calibri" w:cs="Calibri"/>
                <w:color w:val="231F20"/>
                <w:highlight w:val="yellow"/>
              </w:rPr>
              <w:t xml:space="preserve">de ((Link zu: </w:t>
            </w:r>
            <w:hyperlink r:id="rId24" w:history="1">
              <w:r w:rsidRPr="008C5107">
                <w:rPr>
                  <w:rStyle w:val="Hyperlink"/>
                  <w:rFonts w:ascii="Calibri" w:hAnsi="Calibri" w:cs="Calibri"/>
                  <w:highlight w:val="yellow"/>
                </w:rPr>
                <w:t>https://www.netdoktor.de/)</w:t>
              </w:r>
            </w:hyperlink>
            <w:r w:rsidRPr="008C5107">
              <w:rPr>
                <w:rFonts w:ascii="Calibri" w:hAnsi="Calibri" w:cs="Calibri"/>
                <w:color w:val="231F20"/>
                <w:highlight w:val="yellow"/>
              </w:rPr>
              <w:t>)</w:t>
            </w:r>
            <w:r>
              <w:rPr>
                <w:rFonts w:ascii="Calibri" w:hAnsi="Calibri" w:cs="Calibri"/>
                <w:color w:val="231F20"/>
              </w:rPr>
              <w:t xml:space="preserve"> und zum Thema „</w:t>
            </w:r>
            <w:r w:rsidRPr="008C5107">
              <w:rPr>
                <w:rFonts w:ascii="Calibri" w:hAnsi="Calibri" w:cs="Calibri"/>
                <w:color w:val="231F20"/>
              </w:rPr>
              <w:t xml:space="preserve">Warnzeichen für psychische Probleme bei Kindern </w:t>
            </w:r>
            <w:r w:rsidRPr="008C5107">
              <w:rPr>
                <w:rFonts w:ascii="Calibri" w:hAnsi="Calibri" w:cs="Calibri"/>
                <w:color w:val="231F20"/>
              </w:rPr>
              <w:lastRenderedPageBreak/>
              <w:t>und Jugendlichen</w:t>
            </w:r>
            <w:r>
              <w:rPr>
                <w:rFonts w:ascii="Calibri" w:hAnsi="Calibri" w:cs="Calibri"/>
                <w:color w:val="231F20"/>
              </w:rPr>
              <w:t>“ unter</w:t>
            </w:r>
            <w:r>
              <w:t xml:space="preserve"> </w:t>
            </w:r>
            <w:r w:rsidRPr="008C5107">
              <w:rPr>
                <w:rFonts w:ascii="Calibri" w:hAnsi="Calibri" w:cs="Calibri"/>
                <w:color w:val="231F20"/>
              </w:rPr>
              <w:t>www.neurologen-und-psychiater-im-netz.org</w:t>
            </w:r>
            <w:r>
              <w:rPr>
                <w:rFonts w:ascii="Calibri" w:hAnsi="Calibri" w:cs="Calibri"/>
                <w:color w:val="231F20"/>
              </w:rPr>
              <w:t xml:space="preserve"> </w:t>
            </w:r>
            <w:r w:rsidRPr="008C5107">
              <w:rPr>
                <w:rFonts w:ascii="Calibri" w:hAnsi="Calibri" w:cs="Calibri"/>
                <w:color w:val="231F20"/>
                <w:highlight w:val="yellow"/>
              </w:rPr>
              <w:t>((Link zu https://www.neurologen-und-psychiater-im-netz.org/kinder-jugendpsychiatrie-psychosomatik-und-psychotherapie/warnzeichen/))</w:t>
            </w:r>
          </w:p>
          <w:p w14:paraId="0F1590D4" w14:textId="77777777" w:rsidR="008C5107" w:rsidRDefault="008C5107" w:rsidP="005F69F1">
            <w:pPr>
              <w:tabs>
                <w:tab w:val="left" w:pos="273"/>
                <w:tab w:val="left" w:pos="2441"/>
                <w:tab w:val="left" w:pos="2880"/>
              </w:tabs>
              <w:spacing w:line="276" w:lineRule="auto"/>
              <w:rPr>
                <w:rFonts w:ascii="Calibri" w:hAnsi="Calibri" w:cs="Calibri"/>
                <w:color w:val="231F20"/>
              </w:rPr>
            </w:pPr>
          </w:p>
          <w:p w14:paraId="67AEFB50" w14:textId="77777777" w:rsidR="009107AB" w:rsidRDefault="009107AB" w:rsidP="009107AB">
            <w:pPr>
              <w:tabs>
                <w:tab w:val="left" w:pos="273"/>
                <w:tab w:val="left" w:pos="2441"/>
                <w:tab w:val="left" w:pos="2880"/>
              </w:tabs>
              <w:spacing w:line="276" w:lineRule="auto"/>
              <w:rPr>
                <w:rFonts w:ascii="Calibri" w:hAnsi="Calibri" w:cs="Calibri"/>
                <w:color w:val="231F20"/>
              </w:rPr>
            </w:pPr>
            <w:r>
              <w:rPr>
                <w:rFonts w:ascii="Calibri" w:hAnsi="Calibri" w:cs="Calibri"/>
                <w:color w:val="231F20"/>
              </w:rPr>
              <w:t>Die Lehrkraft</w:t>
            </w:r>
            <w:r w:rsidRPr="00647DF1">
              <w:rPr>
                <w:rFonts w:ascii="Calibri" w:hAnsi="Calibri" w:cs="Calibri"/>
                <w:color w:val="231F20"/>
              </w:rPr>
              <w:t xml:space="preserve"> beton</w:t>
            </w:r>
            <w:r>
              <w:rPr>
                <w:rFonts w:ascii="Calibri" w:hAnsi="Calibri" w:cs="Calibri"/>
                <w:color w:val="231F20"/>
              </w:rPr>
              <w:t>t</w:t>
            </w:r>
            <w:r w:rsidRPr="00647DF1">
              <w:rPr>
                <w:rFonts w:ascii="Calibri" w:hAnsi="Calibri" w:cs="Calibri"/>
                <w:color w:val="231F20"/>
              </w:rPr>
              <w:t xml:space="preserve">, dass einzelne Symptome nicht zwangsläufig auf eine psychische Erkrankung hindeuten. Treten jedoch </w:t>
            </w:r>
            <w:r w:rsidRPr="00A76CF4">
              <w:rPr>
                <w:rFonts w:ascii="Calibri" w:hAnsi="Calibri" w:cs="Calibri"/>
                <w:b/>
                <w:bCs/>
                <w:color w:val="231F20"/>
              </w:rPr>
              <w:t>mehrere</w:t>
            </w:r>
            <w:r w:rsidRPr="00647DF1">
              <w:rPr>
                <w:rFonts w:ascii="Calibri" w:hAnsi="Calibri" w:cs="Calibri"/>
                <w:color w:val="231F20"/>
              </w:rPr>
              <w:t xml:space="preserve"> Anzeichen über einen </w:t>
            </w:r>
            <w:r w:rsidRPr="00A76CF4">
              <w:rPr>
                <w:rFonts w:ascii="Calibri" w:hAnsi="Calibri" w:cs="Calibri"/>
                <w:b/>
                <w:bCs/>
                <w:color w:val="231F20"/>
              </w:rPr>
              <w:t>längeren</w:t>
            </w:r>
            <w:r w:rsidRPr="00647DF1">
              <w:rPr>
                <w:rFonts w:ascii="Calibri" w:hAnsi="Calibri" w:cs="Calibri"/>
                <w:color w:val="231F20"/>
              </w:rPr>
              <w:t xml:space="preserve"> Zeitraum auf und beeinträchtigen sie den Alltag, sollte professionelle Hilfe in Betracht gezogen werden. </w:t>
            </w:r>
          </w:p>
          <w:p w14:paraId="21FBB022" w14:textId="533E335F" w:rsidR="00F67049" w:rsidRPr="00ED0313" w:rsidRDefault="00F67049" w:rsidP="00F67049">
            <w:pPr>
              <w:tabs>
                <w:tab w:val="left" w:pos="273"/>
                <w:tab w:val="left" w:pos="2441"/>
                <w:tab w:val="left" w:pos="2880"/>
              </w:tabs>
              <w:spacing w:line="276" w:lineRule="auto"/>
              <w:rPr>
                <w:rFonts w:ascii="Calibri" w:hAnsi="Calibri" w:cs="Calibri"/>
                <w:color w:val="231F20"/>
              </w:rPr>
            </w:pPr>
            <w:r w:rsidRPr="00F67049">
              <w:rPr>
                <w:rFonts w:ascii="Calibri" w:hAnsi="Calibri" w:cs="Calibri"/>
                <w:b/>
                <w:bCs/>
                <w:color w:val="231F20"/>
              </w:rPr>
              <w:t xml:space="preserve">Hinweis: </w:t>
            </w:r>
            <w:r>
              <w:rPr>
                <w:rFonts w:ascii="Calibri" w:hAnsi="Calibri" w:cs="Calibri"/>
                <w:color w:val="231F20"/>
              </w:rPr>
              <w:t xml:space="preserve">Als Betroffene </w:t>
            </w:r>
            <w:r w:rsidR="008C5107">
              <w:rPr>
                <w:rFonts w:ascii="Calibri" w:hAnsi="Calibri" w:cs="Calibri"/>
                <w:color w:val="231F20"/>
              </w:rPr>
              <w:t>und</w:t>
            </w:r>
            <w:r>
              <w:rPr>
                <w:rFonts w:ascii="Calibri" w:hAnsi="Calibri" w:cs="Calibri"/>
                <w:color w:val="231F20"/>
              </w:rPr>
              <w:t xml:space="preserve"> Betroffener oder Bekannte </w:t>
            </w:r>
            <w:r w:rsidR="008C5107">
              <w:rPr>
                <w:rFonts w:ascii="Calibri" w:hAnsi="Calibri" w:cs="Calibri"/>
                <w:color w:val="231F20"/>
              </w:rPr>
              <w:t>und</w:t>
            </w:r>
            <w:r>
              <w:rPr>
                <w:rFonts w:ascii="Calibri" w:hAnsi="Calibri" w:cs="Calibri"/>
                <w:color w:val="231F20"/>
              </w:rPr>
              <w:t xml:space="preserve"> Bekannter einer betroffenen Person ist es wichtig, über diese Themen zu sprechen und sich Hilfe und Informationen zu dieser Situation einzuholen. </w:t>
            </w:r>
          </w:p>
          <w:p w14:paraId="707BF8E0" w14:textId="77777777" w:rsidR="00E1585E" w:rsidRDefault="00E1585E" w:rsidP="005F69F1">
            <w:pPr>
              <w:tabs>
                <w:tab w:val="left" w:pos="273"/>
                <w:tab w:val="left" w:pos="2441"/>
                <w:tab w:val="left" w:pos="2880"/>
              </w:tabs>
              <w:spacing w:line="276" w:lineRule="auto"/>
              <w:rPr>
                <w:rFonts w:ascii="Calibri" w:hAnsi="Calibri" w:cs="Calibri"/>
                <w:color w:val="231F20"/>
              </w:rPr>
            </w:pPr>
          </w:p>
          <w:p w14:paraId="0F2DBCE8" w14:textId="422A715A" w:rsidR="00E1585E" w:rsidRPr="00F67049" w:rsidRDefault="00E1585E" w:rsidP="005F69F1">
            <w:pPr>
              <w:tabs>
                <w:tab w:val="left" w:pos="273"/>
                <w:tab w:val="left" w:pos="2441"/>
                <w:tab w:val="left" w:pos="2880"/>
              </w:tabs>
              <w:spacing w:line="276" w:lineRule="auto"/>
              <w:rPr>
                <w:rFonts w:ascii="Calibri" w:hAnsi="Calibri" w:cs="Calibri"/>
                <w:b/>
                <w:bCs/>
                <w:color w:val="231F20"/>
              </w:rPr>
            </w:pPr>
            <w:r w:rsidRPr="00F67049">
              <w:rPr>
                <w:rFonts w:ascii="Calibri" w:hAnsi="Calibri" w:cs="Calibri"/>
                <w:b/>
                <w:bCs/>
                <w:color w:val="231F20"/>
              </w:rPr>
              <w:t>Wo finde ich Hilfe?</w:t>
            </w:r>
          </w:p>
          <w:p w14:paraId="40D0B126" w14:textId="2DE23DEF" w:rsidR="00E1585E" w:rsidRDefault="00E1585E" w:rsidP="005F69F1">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Die </w:t>
            </w:r>
            <w:r w:rsidR="00F67049">
              <w:rPr>
                <w:rFonts w:ascii="Calibri" w:hAnsi="Calibri" w:cs="Calibri"/>
                <w:color w:val="231F20"/>
              </w:rPr>
              <w:t>Lernenden</w:t>
            </w:r>
            <w:r>
              <w:rPr>
                <w:rFonts w:ascii="Calibri" w:hAnsi="Calibri" w:cs="Calibri"/>
                <w:color w:val="231F20"/>
              </w:rPr>
              <w:t xml:space="preserve"> nutzen die erarbeiteten Informationen und überführen sie in eine geeignete Suchstrategie, um regional</w:t>
            </w:r>
            <w:r w:rsidR="00BB2FBC">
              <w:rPr>
                <w:rFonts w:ascii="Calibri" w:hAnsi="Calibri" w:cs="Calibri"/>
                <w:color w:val="231F20"/>
              </w:rPr>
              <w:t>e</w:t>
            </w:r>
            <w:r>
              <w:rPr>
                <w:rFonts w:ascii="Calibri" w:hAnsi="Calibri" w:cs="Calibri"/>
                <w:color w:val="231F20"/>
              </w:rPr>
              <w:t xml:space="preserve"> und überregionale Hilf</w:t>
            </w:r>
            <w:r w:rsidR="00BB2FBC">
              <w:rPr>
                <w:rFonts w:ascii="Calibri" w:hAnsi="Calibri" w:cs="Calibri"/>
                <w:color w:val="231F20"/>
              </w:rPr>
              <w:t>e</w:t>
            </w:r>
            <w:r>
              <w:rPr>
                <w:rFonts w:ascii="Calibri" w:hAnsi="Calibri" w:cs="Calibri"/>
                <w:color w:val="231F20"/>
              </w:rPr>
              <w:t xml:space="preserve">angebote zu finden zu Themen der mentalen Gesundheit. Dazu wird die Lerngruppe in drei </w:t>
            </w:r>
            <w:r w:rsidR="00F67049">
              <w:rPr>
                <w:rFonts w:ascii="Calibri" w:hAnsi="Calibri" w:cs="Calibri"/>
                <w:color w:val="231F20"/>
              </w:rPr>
              <w:t>Arbeitsg</w:t>
            </w:r>
            <w:r>
              <w:rPr>
                <w:rFonts w:ascii="Calibri" w:hAnsi="Calibri" w:cs="Calibri"/>
                <w:color w:val="231F20"/>
              </w:rPr>
              <w:t>ruppen eingeteilt, die zu den folgenden Aspekten recherchieren:</w:t>
            </w:r>
          </w:p>
          <w:p w14:paraId="1858E6BD" w14:textId="64086FF9" w:rsidR="00E1585E" w:rsidRDefault="00E1585E" w:rsidP="005F69F1">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Gruppe 1: schulische und örtliche </w:t>
            </w:r>
            <w:del w:id="213" w:author="Theresa Salge" w:date="2024-07-09T17:31:00Z">
              <w:r w:rsidDel="00DB4C62">
                <w:rPr>
                  <w:rFonts w:ascii="Calibri" w:hAnsi="Calibri" w:cs="Calibri"/>
                  <w:color w:val="231F20"/>
                </w:rPr>
                <w:delText>Hilfeangebote</w:delText>
              </w:r>
            </w:del>
            <w:ins w:id="214" w:author="Theresa Salge" w:date="2024-07-09T17:31:00Z">
              <w:r w:rsidR="00DB4C62">
                <w:rPr>
                  <w:rFonts w:ascii="Calibri" w:hAnsi="Calibri" w:cs="Calibri"/>
                  <w:color w:val="231F20"/>
                </w:rPr>
                <w:t>Hilfsangebote</w:t>
              </w:r>
            </w:ins>
          </w:p>
          <w:p w14:paraId="3E8799FC" w14:textId="60DAA2EC" w:rsidR="00E1585E" w:rsidRDefault="00E1585E" w:rsidP="005F69F1">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Gruppe 2: überregionale, deutschlandweite </w:t>
            </w:r>
            <w:del w:id="215" w:author="Theresa Salge" w:date="2024-07-09T17:31:00Z">
              <w:r w:rsidDel="00DB4C62">
                <w:rPr>
                  <w:rFonts w:ascii="Calibri" w:hAnsi="Calibri" w:cs="Calibri"/>
                  <w:color w:val="231F20"/>
                </w:rPr>
                <w:delText>Hilfeangebote</w:delText>
              </w:r>
            </w:del>
            <w:ins w:id="216" w:author="Theresa Salge" w:date="2024-07-09T17:31:00Z">
              <w:r w:rsidR="00DB4C62">
                <w:rPr>
                  <w:rFonts w:ascii="Calibri" w:hAnsi="Calibri" w:cs="Calibri"/>
                  <w:color w:val="231F20"/>
                </w:rPr>
                <w:t>Hilfaangebote</w:t>
              </w:r>
            </w:ins>
          </w:p>
          <w:p w14:paraId="4CB77C27" w14:textId="236BFE11" w:rsidR="00E1585E" w:rsidRDefault="00E1585E" w:rsidP="005F69F1">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Gruppe 3: </w:t>
            </w:r>
            <w:del w:id="217" w:author="Theresa Salge" w:date="2024-07-09T17:31:00Z">
              <w:r w:rsidDel="00DB4C62">
                <w:rPr>
                  <w:rFonts w:ascii="Calibri" w:hAnsi="Calibri" w:cs="Calibri"/>
                  <w:color w:val="231F20"/>
                </w:rPr>
                <w:delText>Online</w:delText>
              </w:r>
              <w:r w:rsidR="00A76CF4" w:rsidDel="00DB4C62">
                <w:rPr>
                  <w:rFonts w:ascii="Calibri" w:hAnsi="Calibri" w:cs="Calibri"/>
                  <w:color w:val="231F20"/>
                </w:rPr>
                <w:delText>h</w:delText>
              </w:r>
              <w:r w:rsidDel="00DB4C62">
                <w:rPr>
                  <w:rFonts w:ascii="Calibri" w:hAnsi="Calibri" w:cs="Calibri"/>
                  <w:color w:val="231F20"/>
                </w:rPr>
                <w:delText>i</w:delText>
              </w:r>
              <w:r w:rsidR="00A76CF4" w:rsidDel="00DB4C62">
                <w:rPr>
                  <w:rFonts w:ascii="Calibri" w:hAnsi="Calibri" w:cs="Calibri"/>
                  <w:color w:val="231F20"/>
                </w:rPr>
                <w:delText>l</w:delText>
              </w:r>
              <w:r w:rsidDel="00DB4C62">
                <w:rPr>
                  <w:rFonts w:ascii="Calibri" w:hAnsi="Calibri" w:cs="Calibri"/>
                  <w:color w:val="231F20"/>
                </w:rPr>
                <w:delText>feangebote</w:delText>
              </w:r>
            </w:del>
            <w:ins w:id="218" w:author="Theresa Salge" w:date="2024-07-09T17:31:00Z">
              <w:r w:rsidR="00DB4C62">
                <w:rPr>
                  <w:rFonts w:ascii="Calibri" w:hAnsi="Calibri" w:cs="Calibri"/>
                  <w:color w:val="231F20"/>
                </w:rPr>
                <w:t>Onlinehilfaangebote</w:t>
              </w:r>
            </w:ins>
          </w:p>
          <w:p w14:paraId="6AB346BA" w14:textId="77777777" w:rsidR="00E1585E" w:rsidRDefault="00E1585E" w:rsidP="005F69F1">
            <w:pPr>
              <w:tabs>
                <w:tab w:val="left" w:pos="273"/>
                <w:tab w:val="left" w:pos="2441"/>
                <w:tab w:val="left" w:pos="2880"/>
              </w:tabs>
              <w:spacing w:line="276" w:lineRule="auto"/>
              <w:rPr>
                <w:rFonts w:ascii="Calibri" w:hAnsi="Calibri" w:cs="Calibri"/>
                <w:color w:val="231F20"/>
              </w:rPr>
            </w:pPr>
          </w:p>
          <w:p w14:paraId="16EA3BD6" w14:textId="38BC8648" w:rsidR="00E1585E" w:rsidRPr="00F67049" w:rsidRDefault="00E1585E" w:rsidP="005F69F1">
            <w:pPr>
              <w:tabs>
                <w:tab w:val="left" w:pos="273"/>
                <w:tab w:val="left" w:pos="2441"/>
                <w:tab w:val="left" w:pos="2880"/>
              </w:tabs>
              <w:spacing w:line="276" w:lineRule="auto"/>
              <w:rPr>
                <w:rFonts w:ascii="Calibri" w:hAnsi="Calibri" w:cs="Calibri"/>
                <w:b/>
                <w:bCs/>
                <w:color w:val="231F20"/>
              </w:rPr>
            </w:pPr>
            <w:r w:rsidRPr="00F67049">
              <w:rPr>
                <w:rFonts w:ascii="Calibri" w:hAnsi="Calibri" w:cs="Calibri"/>
                <w:b/>
                <w:bCs/>
                <w:color w:val="231F20"/>
              </w:rPr>
              <w:t>Lösungsvorschläge:</w:t>
            </w:r>
          </w:p>
          <w:p w14:paraId="699F62AF" w14:textId="77777777" w:rsidR="00A76CF4" w:rsidRDefault="00E1585E" w:rsidP="00E1585E">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Gruppe 1: </w:t>
            </w:r>
          </w:p>
          <w:p w14:paraId="06892F68" w14:textId="77777777" w:rsidR="00A76CF4" w:rsidRDefault="00A76CF4" w:rsidP="00E1585E">
            <w:pPr>
              <w:pStyle w:val="Listenabsatz"/>
              <w:numPr>
                <w:ilvl w:val="0"/>
                <w:numId w:val="38"/>
              </w:numPr>
              <w:tabs>
                <w:tab w:val="left" w:pos="273"/>
                <w:tab w:val="left" w:pos="2441"/>
                <w:tab w:val="left" w:pos="2880"/>
              </w:tabs>
              <w:spacing w:line="276" w:lineRule="auto"/>
              <w:rPr>
                <w:rFonts w:ascii="Calibri" w:hAnsi="Calibri" w:cs="Calibri"/>
                <w:color w:val="231F20"/>
              </w:rPr>
            </w:pPr>
            <w:r w:rsidRPr="00A76CF4">
              <w:rPr>
                <w:rFonts w:ascii="Calibri" w:hAnsi="Calibri" w:cs="Calibri"/>
                <w:color w:val="231F20"/>
              </w:rPr>
              <w:t>s</w:t>
            </w:r>
            <w:r w:rsidR="00E1585E" w:rsidRPr="00A76CF4">
              <w:rPr>
                <w:rFonts w:ascii="Calibri" w:hAnsi="Calibri" w:cs="Calibri"/>
                <w:color w:val="231F20"/>
              </w:rPr>
              <w:t>chulinterne Ansprechpartner</w:t>
            </w:r>
            <w:r w:rsidRPr="00A76CF4">
              <w:rPr>
                <w:rFonts w:ascii="Calibri" w:hAnsi="Calibri" w:cs="Calibri"/>
                <w:color w:val="231F20"/>
              </w:rPr>
              <w:t>innen und Ansprechpartner</w:t>
            </w:r>
            <w:r w:rsidR="00E1585E" w:rsidRPr="00A76CF4">
              <w:rPr>
                <w:rFonts w:ascii="Calibri" w:hAnsi="Calibri" w:cs="Calibri"/>
                <w:color w:val="231F20"/>
              </w:rPr>
              <w:t>: Schulpsychologin</w:t>
            </w:r>
            <w:r w:rsidRPr="00A76CF4">
              <w:rPr>
                <w:rFonts w:ascii="Calibri" w:hAnsi="Calibri" w:cs="Calibri"/>
                <w:color w:val="231F20"/>
              </w:rPr>
              <w:t xml:space="preserve"> und Schulpsychologe</w:t>
            </w:r>
            <w:r w:rsidR="00E1585E" w:rsidRPr="00A76CF4">
              <w:rPr>
                <w:rFonts w:ascii="Calibri" w:hAnsi="Calibri" w:cs="Calibri"/>
                <w:color w:val="231F20"/>
              </w:rPr>
              <w:t>, Vertrauenslehr</w:t>
            </w:r>
            <w:r w:rsidRPr="00A76CF4">
              <w:rPr>
                <w:rFonts w:ascii="Calibri" w:hAnsi="Calibri" w:cs="Calibri"/>
                <w:color w:val="231F20"/>
              </w:rPr>
              <w:t>kraft</w:t>
            </w:r>
            <w:r w:rsidR="00E1585E" w:rsidRPr="00A76CF4">
              <w:rPr>
                <w:rFonts w:ascii="Calibri" w:hAnsi="Calibri" w:cs="Calibri"/>
                <w:color w:val="231F20"/>
              </w:rPr>
              <w:t>, Schulsozialarbeiterin</w:t>
            </w:r>
            <w:r w:rsidRPr="00A76CF4">
              <w:rPr>
                <w:rFonts w:ascii="Calibri" w:hAnsi="Calibri" w:cs="Calibri"/>
                <w:color w:val="231F20"/>
              </w:rPr>
              <w:t xml:space="preserve"> und Schulsozialarbeiter</w:t>
            </w:r>
          </w:p>
          <w:p w14:paraId="41917EB5" w14:textId="31709DD5" w:rsidR="00E1585E" w:rsidRPr="00A76CF4" w:rsidRDefault="00A76CF4" w:rsidP="00E1585E">
            <w:pPr>
              <w:pStyle w:val="Listenabsatz"/>
              <w:numPr>
                <w:ilvl w:val="0"/>
                <w:numId w:val="38"/>
              </w:numPr>
              <w:tabs>
                <w:tab w:val="left" w:pos="273"/>
                <w:tab w:val="left" w:pos="2441"/>
                <w:tab w:val="left" w:pos="2880"/>
              </w:tabs>
              <w:spacing w:line="276" w:lineRule="auto"/>
              <w:rPr>
                <w:rFonts w:ascii="Calibri" w:hAnsi="Calibri" w:cs="Calibri"/>
                <w:color w:val="231F20"/>
              </w:rPr>
            </w:pPr>
            <w:r>
              <w:rPr>
                <w:rFonts w:ascii="Calibri" w:hAnsi="Calibri" w:cs="Calibri"/>
                <w:color w:val="231F20"/>
              </w:rPr>
              <w:t>e</w:t>
            </w:r>
            <w:r w:rsidR="00E1585E" w:rsidRPr="00A76CF4">
              <w:rPr>
                <w:rFonts w:ascii="Calibri" w:hAnsi="Calibri" w:cs="Calibri"/>
                <w:color w:val="231F20"/>
              </w:rPr>
              <w:t>xterne Anlaufstellen:</w:t>
            </w:r>
            <w:r w:rsidR="005D43EC" w:rsidRPr="00A76CF4">
              <w:rPr>
                <w:rFonts w:ascii="Calibri" w:hAnsi="Calibri" w:cs="Calibri"/>
                <w:color w:val="231F20"/>
              </w:rPr>
              <w:t xml:space="preserve"> Familie</w:t>
            </w:r>
            <w:r>
              <w:rPr>
                <w:rFonts w:ascii="Calibri" w:hAnsi="Calibri" w:cs="Calibri"/>
                <w:color w:val="231F20"/>
              </w:rPr>
              <w:t xml:space="preserve"> und </w:t>
            </w:r>
            <w:r w:rsidR="005D43EC" w:rsidRPr="00A76CF4">
              <w:rPr>
                <w:rFonts w:ascii="Calibri" w:hAnsi="Calibri" w:cs="Calibri"/>
                <w:color w:val="231F20"/>
              </w:rPr>
              <w:t>Freunde</w:t>
            </w:r>
            <w:r>
              <w:rPr>
                <w:rFonts w:ascii="Calibri" w:hAnsi="Calibri" w:cs="Calibri"/>
                <w:color w:val="231F20"/>
              </w:rPr>
              <w:t>skreis</w:t>
            </w:r>
            <w:r w:rsidR="005D43EC" w:rsidRPr="00A76CF4">
              <w:rPr>
                <w:rFonts w:ascii="Calibri" w:hAnsi="Calibri" w:cs="Calibri"/>
                <w:color w:val="231F20"/>
              </w:rPr>
              <w:t xml:space="preserve">, </w:t>
            </w:r>
            <w:r>
              <w:rPr>
                <w:rFonts w:ascii="Calibri" w:hAnsi="Calibri" w:cs="Calibri"/>
                <w:color w:val="231F20"/>
              </w:rPr>
              <w:t>l</w:t>
            </w:r>
            <w:r w:rsidR="00E1585E" w:rsidRPr="00A76CF4">
              <w:rPr>
                <w:rFonts w:ascii="Calibri" w:hAnsi="Calibri" w:cs="Calibri"/>
                <w:color w:val="231F20"/>
              </w:rPr>
              <w:t>okale Beratungsstellen für Jugendliche und junge Erwachsene</w:t>
            </w:r>
            <w:r w:rsidR="005D43EC" w:rsidRPr="00A76CF4">
              <w:rPr>
                <w:rFonts w:ascii="Calibri" w:hAnsi="Calibri" w:cs="Calibri"/>
                <w:color w:val="231F20"/>
              </w:rPr>
              <w:t>, Hausärzt</w:t>
            </w:r>
            <w:r>
              <w:rPr>
                <w:rFonts w:ascii="Calibri" w:hAnsi="Calibri" w:cs="Calibri"/>
                <w:color w:val="231F20"/>
              </w:rPr>
              <w:t>innen und Hausärzt</w:t>
            </w:r>
            <w:r w:rsidR="005D43EC" w:rsidRPr="00A76CF4">
              <w:rPr>
                <w:rFonts w:ascii="Calibri" w:hAnsi="Calibri" w:cs="Calibri"/>
                <w:color w:val="231F20"/>
              </w:rPr>
              <w:t xml:space="preserve">e, </w:t>
            </w:r>
            <w:r>
              <w:rPr>
                <w:rFonts w:ascii="Calibri" w:hAnsi="Calibri" w:cs="Calibri"/>
                <w:color w:val="231F20"/>
              </w:rPr>
              <w:t>p</w:t>
            </w:r>
            <w:r w:rsidR="00E1585E" w:rsidRPr="00A76CF4">
              <w:rPr>
                <w:rFonts w:ascii="Calibri" w:hAnsi="Calibri" w:cs="Calibri"/>
                <w:color w:val="231F20"/>
              </w:rPr>
              <w:t>sychologische Beratungsstellen</w:t>
            </w:r>
            <w:r w:rsidR="005D43EC" w:rsidRPr="00A76CF4">
              <w:rPr>
                <w:rFonts w:ascii="Calibri" w:hAnsi="Calibri" w:cs="Calibri"/>
                <w:color w:val="231F20"/>
              </w:rPr>
              <w:t xml:space="preserve">, </w:t>
            </w:r>
            <w:r w:rsidR="00E1585E" w:rsidRPr="00A76CF4">
              <w:rPr>
                <w:rFonts w:ascii="Calibri" w:hAnsi="Calibri" w:cs="Calibri"/>
                <w:color w:val="231F20"/>
              </w:rPr>
              <w:t>Jugendämter</w:t>
            </w:r>
          </w:p>
          <w:p w14:paraId="1F91E4D2" w14:textId="77777777" w:rsidR="008F63E0" w:rsidRDefault="008F63E0" w:rsidP="005D43EC">
            <w:pPr>
              <w:tabs>
                <w:tab w:val="left" w:pos="273"/>
                <w:tab w:val="left" w:pos="2441"/>
                <w:tab w:val="left" w:pos="2880"/>
              </w:tabs>
              <w:spacing w:line="276" w:lineRule="auto"/>
              <w:rPr>
                <w:rFonts w:ascii="Calibri" w:hAnsi="Calibri" w:cs="Calibri"/>
                <w:color w:val="231F20"/>
              </w:rPr>
            </w:pPr>
          </w:p>
          <w:p w14:paraId="2F3C48A5" w14:textId="10E440AD" w:rsidR="005D43EC" w:rsidRDefault="005D43EC" w:rsidP="005D43EC">
            <w:pPr>
              <w:tabs>
                <w:tab w:val="left" w:pos="273"/>
                <w:tab w:val="left" w:pos="2441"/>
                <w:tab w:val="left" w:pos="2880"/>
              </w:tabs>
              <w:spacing w:line="276" w:lineRule="auto"/>
              <w:rPr>
                <w:rFonts w:ascii="Calibri" w:hAnsi="Calibri" w:cs="Calibri"/>
                <w:color w:val="231F20"/>
              </w:rPr>
            </w:pPr>
            <w:r>
              <w:rPr>
                <w:rFonts w:ascii="Calibri" w:hAnsi="Calibri" w:cs="Calibri"/>
                <w:color w:val="231F20"/>
              </w:rPr>
              <w:t xml:space="preserve">Gruppe 2: </w:t>
            </w:r>
            <w:commentRangeStart w:id="219"/>
            <w:commentRangeStart w:id="220"/>
          </w:p>
          <w:p w14:paraId="1F29FA24" w14:textId="228F52BE" w:rsidR="005D43EC" w:rsidRPr="008F63E0" w:rsidRDefault="005D43EC" w:rsidP="008F63E0">
            <w:pPr>
              <w:pStyle w:val="Listenabsatz"/>
              <w:numPr>
                <w:ilvl w:val="0"/>
                <w:numId w:val="38"/>
              </w:numPr>
              <w:tabs>
                <w:tab w:val="left" w:pos="273"/>
                <w:tab w:val="left" w:pos="2441"/>
                <w:tab w:val="left" w:pos="2880"/>
              </w:tabs>
              <w:spacing w:line="276" w:lineRule="auto"/>
              <w:rPr>
                <w:rFonts w:ascii="Calibri" w:hAnsi="Calibri" w:cs="Calibri"/>
                <w:color w:val="231F20"/>
              </w:rPr>
            </w:pPr>
            <w:r w:rsidRPr="008F63E0">
              <w:rPr>
                <w:rFonts w:ascii="Calibri" w:hAnsi="Calibri" w:cs="Calibri"/>
                <w:color w:val="231F20"/>
              </w:rPr>
              <w:t>Telefonseelsorge</w:t>
            </w:r>
            <w:r w:rsidR="008F63E0">
              <w:rPr>
                <w:rFonts w:ascii="Calibri" w:hAnsi="Calibri" w:cs="Calibri"/>
                <w:color w:val="231F20"/>
              </w:rPr>
              <w:t>:</w:t>
            </w:r>
            <w:r w:rsidRPr="008F63E0">
              <w:rPr>
                <w:rFonts w:ascii="Calibri" w:hAnsi="Calibri" w:cs="Calibri"/>
                <w:color w:val="231F20"/>
              </w:rPr>
              <w:t xml:space="preserve"> 0800 111 0 111 oder 0800 111 0 222</w:t>
            </w:r>
            <w:ins w:id="221" w:author="Theresa Salge" w:date="2024-07-09T17:35:00Z">
              <w:r w:rsidR="00927044">
                <w:rPr>
                  <w:rFonts w:ascii="Calibri" w:hAnsi="Calibri" w:cs="Calibri"/>
                  <w:color w:val="231F20"/>
                </w:rPr>
                <w:t xml:space="preserve"> </w:t>
              </w:r>
              <w:r w:rsidR="00927044" w:rsidRPr="00927044">
                <w:rPr>
                  <w:rFonts w:ascii="Calibri" w:hAnsi="Calibri" w:cs="Calibri"/>
                  <w:color w:val="231F20"/>
                </w:rPr>
                <w:t>(24/7 Beratung per Chat und Telefon)</w:t>
              </w:r>
            </w:ins>
          </w:p>
          <w:p w14:paraId="286DE8E8" w14:textId="32B1EAEF" w:rsidR="005D43EC" w:rsidRPr="008D4932" w:rsidRDefault="005D43EC" w:rsidP="008F63E0">
            <w:pPr>
              <w:pStyle w:val="Listenabsatz"/>
              <w:numPr>
                <w:ilvl w:val="0"/>
                <w:numId w:val="38"/>
              </w:numPr>
              <w:tabs>
                <w:tab w:val="left" w:pos="273"/>
                <w:tab w:val="left" w:pos="2441"/>
                <w:tab w:val="left" w:pos="2880"/>
              </w:tabs>
              <w:spacing w:line="276" w:lineRule="auto"/>
              <w:rPr>
                <w:ins w:id="222" w:author="Michael Kohl" w:date="2024-07-16T15:01:00Z" w16du:dateUtc="2024-07-16T13:01:00Z"/>
                <w:rFonts w:ascii="Calibri" w:hAnsi="Calibri" w:cs="Calibri"/>
                <w:color w:val="231F20"/>
                <w:rPrChange w:id="223" w:author="Michael Kohl" w:date="2024-07-16T15:01:00Z" w16du:dateUtc="2024-07-16T13:01:00Z">
                  <w:rPr>
                    <w:ins w:id="224" w:author="Michael Kohl" w:date="2024-07-16T15:01:00Z" w16du:dateUtc="2024-07-16T13:01:00Z"/>
                    <w:rFonts w:ascii="Arial" w:hAnsi="Arial" w:cs="Arial"/>
                    <w:color w:val="000000"/>
                    <w:sz w:val="27"/>
                    <w:szCs w:val="27"/>
                    <w:shd w:val="clear" w:color="auto" w:fill="FFFFFF"/>
                  </w:rPr>
                </w:rPrChange>
              </w:rPr>
            </w:pPr>
            <w:r w:rsidRPr="008F63E0">
              <w:rPr>
                <w:rFonts w:ascii="Calibri" w:hAnsi="Calibri" w:cs="Calibri"/>
                <w:color w:val="231F20"/>
              </w:rPr>
              <w:t>Nummer gegen Kummer: 116 111</w:t>
            </w:r>
            <w:commentRangeEnd w:id="219"/>
            <w:r w:rsidR="00DB4C62">
              <w:rPr>
                <w:rStyle w:val="Kommentarzeichen"/>
              </w:rPr>
              <w:commentReference w:id="219"/>
            </w:r>
            <w:commentRangeEnd w:id="220"/>
            <w:r w:rsidR="008D4932">
              <w:rPr>
                <w:rStyle w:val="Kommentarzeichen"/>
              </w:rPr>
              <w:commentReference w:id="220"/>
            </w:r>
            <w:ins w:id="225" w:author="Theresa Salge" w:date="2024-07-09T17:35:00Z">
              <w:r w:rsidR="00927044">
                <w:rPr>
                  <w:rFonts w:ascii="Calibri" w:hAnsi="Calibri" w:cs="Calibri"/>
                  <w:color w:val="231F20"/>
                </w:rPr>
                <w:t xml:space="preserve"> </w:t>
              </w:r>
              <w:r w:rsidR="00927044" w:rsidRPr="00927044">
                <w:rPr>
                  <w:rFonts w:ascii="Calibri" w:hAnsi="Calibri" w:cs="Calibri"/>
                  <w:color w:val="231F20"/>
                </w:rPr>
                <w:t>(Montag bis Samstag von 14 Uhr bis 20 Uhr)</w:t>
              </w:r>
              <w:r w:rsidR="00927044">
                <w:rPr>
                  <w:rFonts w:ascii="Arial" w:hAnsi="Arial" w:cs="Arial"/>
                  <w:color w:val="000000"/>
                  <w:sz w:val="27"/>
                  <w:szCs w:val="27"/>
                  <w:shd w:val="clear" w:color="auto" w:fill="FFFFFF"/>
                </w:rPr>
                <w:t> </w:t>
              </w:r>
            </w:ins>
          </w:p>
          <w:p w14:paraId="3D0A934C" w14:textId="79878935" w:rsidR="008D4932" w:rsidRPr="008F63E0" w:rsidRDefault="008D4932" w:rsidP="008F63E0">
            <w:pPr>
              <w:pStyle w:val="Listenabsatz"/>
              <w:numPr>
                <w:ilvl w:val="0"/>
                <w:numId w:val="38"/>
              </w:numPr>
              <w:tabs>
                <w:tab w:val="left" w:pos="273"/>
                <w:tab w:val="left" w:pos="2441"/>
                <w:tab w:val="left" w:pos="2880"/>
              </w:tabs>
              <w:spacing w:line="276" w:lineRule="auto"/>
              <w:rPr>
                <w:rFonts w:ascii="Calibri" w:hAnsi="Calibri" w:cs="Calibri"/>
                <w:color w:val="231F20"/>
              </w:rPr>
            </w:pPr>
            <w:ins w:id="226" w:author="Michael Kohl" w:date="2024-07-16T15:01:00Z" w16du:dateUtc="2024-07-16T13:01:00Z">
              <w:r w:rsidRPr="008D4932">
                <w:rPr>
                  <w:rFonts w:ascii="Calibri" w:hAnsi="Calibri" w:cs="Calibri"/>
                  <w:color w:val="231F20"/>
                  <w:rPrChange w:id="227" w:author="Michael Kohl" w:date="2024-07-16T15:01:00Z" w16du:dateUtc="2024-07-16T13:01:00Z">
                    <w:rPr>
                      <w:rFonts w:ascii="Arial" w:hAnsi="Arial" w:cs="Arial"/>
                      <w:color w:val="000000"/>
                      <w:sz w:val="27"/>
                      <w:szCs w:val="27"/>
                      <w:shd w:val="clear" w:color="auto" w:fill="FFFFFF"/>
                    </w:rPr>
                  </w:rPrChange>
                </w:rPr>
                <w:t>Krisenchat.de (24/7 Krisenberatung per Chat</w:t>
              </w:r>
            </w:ins>
          </w:p>
          <w:p w14:paraId="61D0589C" w14:textId="77777777" w:rsidR="008F63E0" w:rsidRDefault="008F63E0" w:rsidP="00E1585E">
            <w:pPr>
              <w:tabs>
                <w:tab w:val="left" w:pos="273"/>
                <w:tab w:val="left" w:pos="2441"/>
                <w:tab w:val="left" w:pos="2880"/>
              </w:tabs>
              <w:spacing w:line="276" w:lineRule="auto"/>
              <w:rPr>
                <w:rFonts w:ascii="Calibri" w:hAnsi="Calibri" w:cs="Calibri"/>
                <w:color w:val="231F20"/>
              </w:rPr>
            </w:pPr>
          </w:p>
          <w:p w14:paraId="1AC8DC97" w14:textId="367FD9B9" w:rsidR="005D43EC" w:rsidRDefault="005D43EC" w:rsidP="00E1585E">
            <w:pPr>
              <w:tabs>
                <w:tab w:val="left" w:pos="273"/>
                <w:tab w:val="left" w:pos="2441"/>
                <w:tab w:val="left" w:pos="2880"/>
              </w:tabs>
              <w:spacing w:line="276" w:lineRule="auto"/>
              <w:rPr>
                <w:rFonts w:ascii="Calibri" w:hAnsi="Calibri" w:cs="Calibri"/>
                <w:color w:val="231F20"/>
              </w:rPr>
            </w:pPr>
            <w:r>
              <w:rPr>
                <w:rFonts w:ascii="Calibri" w:hAnsi="Calibri" w:cs="Calibri"/>
                <w:color w:val="231F20"/>
              </w:rPr>
              <w:t>Gruppe 3:</w:t>
            </w:r>
          </w:p>
          <w:p w14:paraId="426EE787" w14:textId="51AB024C" w:rsidR="005D43EC" w:rsidRPr="008F63E0" w:rsidRDefault="005D43EC" w:rsidP="00FB679F">
            <w:pPr>
              <w:pStyle w:val="Listenabsatz"/>
              <w:numPr>
                <w:ilvl w:val="0"/>
                <w:numId w:val="38"/>
              </w:numPr>
              <w:tabs>
                <w:tab w:val="left" w:pos="273"/>
                <w:tab w:val="left" w:pos="2441"/>
                <w:tab w:val="left" w:pos="2880"/>
              </w:tabs>
              <w:spacing w:line="276" w:lineRule="auto"/>
              <w:rPr>
                <w:rFonts w:ascii="Calibri" w:hAnsi="Calibri" w:cs="Calibri"/>
                <w:color w:val="231F20"/>
              </w:rPr>
            </w:pPr>
            <w:r w:rsidRPr="008F63E0">
              <w:rPr>
                <w:rFonts w:ascii="Calibri" w:hAnsi="Calibri" w:cs="Calibri"/>
                <w:color w:val="231F20"/>
              </w:rPr>
              <w:t>Jugendnotmail</w:t>
            </w:r>
            <w:r w:rsidR="008F63E0" w:rsidRPr="008F63E0">
              <w:rPr>
                <w:rFonts w:ascii="Calibri" w:hAnsi="Calibri" w:cs="Calibri"/>
                <w:color w:val="231F20"/>
              </w:rPr>
              <w:t xml:space="preserve"> </w:t>
            </w:r>
            <w:r w:rsidR="008F63E0" w:rsidRPr="008F63E0">
              <w:rPr>
                <w:color w:val="231F20"/>
              </w:rPr>
              <w:t>(Onlineberatung für Kinder und Jugendliche. Kostenlos. Vertraulich. 24/7 verfügbar. Ohne Tabus.)</w:t>
            </w:r>
            <w:r w:rsidR="009B2596">
              <w:rPr>
                <w:rFonts w:ascii="Calibri" w:hAnsi="Calibri" w:cs="Calibri"/>
                <w:color w:val="231F20"/>
              </w:rPr>
              <w:t xml:space="preserve"> </w:t>
            </w:r>
            <w:r w:rsidR="009B2596">
              <w:t>unter</w:t>
            </w:r>
            <w:r w:rsidRPr="008F63E0">
              <w:rPr>
                <w:rFonts w:ascii="Calibri" w:hAnsi="Calibri" w:cs="Calibri"/>
                <w:color w:val="231F20"/>
              </w:rPr>
              <w:t xml:space="preserve"> </w:t>
            </w:r>
            <w:hyperlink r:id="rId25" w:history="1">
              <w:r w:rsidR="008F63E0" w:rsidRPr="00731B02">
                <w:rPr>
                  <w:rStyle w:val="Hyperlink"/>
                </w:rPr>
                <w:t>www.</w:t>
              </w:r>
              <w:r w:rsidR="008F63E0" w:rsidRPr="008F63E0">
                <w:rPr>
                  <w:rStyle w:val="Hyperlink"/>
                  <w:rFonts w:ascii="Calibri" w:hAnsi="Calibri" w:cs="Calibri"/>
                </w:rPr>
                <w:t>jugendnotmail.de</w:t>
              </w:r>
            </w:hyperlink>
            <w:r w:rsidR="008F63E0" w:rsidRPr="008F63E0">
              <w:rPr>
                <w:rFonts w:ascii="Calibri" w:hAnsi="Calibri" w:cs="Calibri"/>
                <w:color w:val="231F20"/>
              </w:rPr>
              <w:t xml:space="preserve"> </w:t>
            </w:r>
            <w:r w:rsidR="008F63E0" w:rsidRPr="008F63E0">
              <w:rPr>
                <w:rFonts w:ascii="Calibri" w:hAnsi="Calibri" w:cs="Calibri"/>
                <w:color w:val="231F20"/>
                <w:highlight w:val="yellow"/>
              </w:rPr>
              <w:t xml:space="preserve">((Link zu </w:t>
            </w:r>
            <w:hyperlink r:id="rId26" w:history="1">
              <w:r w:rsidR="008F63E0" w:rsidRPr="008F63E0">
                <w:rPr>
                  <w:rStyle w:val="Hyperlink"/>
                  <w:rFonts w:ascii="Calibri" w:hAnsi="Calibri" w:cs="Calibri"/>
                  <w:highlight w:val="yellow"/>
                </w:rPr>
                <w:t>https://jugendnotmail.de/</w:t>
              </w:r>
            </w:hyperlink>
            <w:r w:rsidR="008F63E0" w:rsidRPr="008F63E0">
              <w:rPr>
                <w:rFonts w:ascii="Calibri" w:hAnsi="Calibri" w:cs="Calibri"/>
                <w:color w:val="231F20"/>
                <w:highlight w:val="yellow"/>
              </w:rPr>
              <w:t>))</w:t>
            </w:r>
          </w:p>
          <w:p w14:paraId="4EA74BC7" w14:textId="79282F23" w:rsidR="005D43EC" w:rsidRDefault="005D43EC" w:rsidP="008F63E0">
            <w:pPr>
              <w:pStyle w:val="Listenabsatz"/>
              <w:numPr>
                <w:ilvl w:val="0"/>
                <w:numId w:val="38"/>
              </w:numPr>
              <w:tabs>
                <w:tab w:val="left" w:pos="273"/>
                <w:tab w:val="left" w:pos="2441"/>
                <w:tab w:val="left" w:pos="2880"/>
              </w:tabs>
              <w:spacing w:line="276" w:lineRule="auto"/>
              <w:rPr>
                <w:rFonts w:ascii="Calibri" w:hAnsi="Calibri" w:cs="Calibri"/>
                <w:color w:val="231F20"/>
              </w:rPr>
            </w:pPr>
            <w:r w:rsidRPr="008F63E0">
              <w:rPr>
                <w:rFonts w:ascii="Calibri" w:hAnsi="Calibri" w:cs="Calibri"/>
                <w:color w:val="231F20"/>
              </w:rPr>
              <w:t>U25 Deutschland</w:t>
            </w:r>
            <w:r w:rsidR="008F63E0">
              <w:rPr>
                <w:rFonts w:ascii="Calibri" w:hAnsi="Calibri" w:cs="Calibri"/>
                <w:color w:val="231F20"/>
              </w:rPr>
              <w:t xml:space="preserve"> </w:t>
            </w:r>
            <w:r w:rsidR="008F63E0">
              <w:rPr>
                <w:color w:val="231F20"/>
              </w:rPr>
              <w:t>(eine Helpmail schreiben)</w:t>
            </w:r>
            <w:r w:rsidR="009B2596">
              <w:rPr>
                <w:rFonts w:ascii="Calibri" w:hAnsi="Calibri" w:cs="Calibri"/>
                <w:color w:val="231F20"/>
              </w:rPr>
              <w:t xml:space="preserve"> </w:t>
            </w:r>
            <w:r w:rsidR="009B2596">
              <w:t>unter</w:t>
            </w:r>
            <w:r w:rsidRPr="008F63E0">
              <w:rPr>
                <w:rFonts w:ascii="Calibri" w:hAnsi="Calibri" w:cs="Calibri"/>
                <w:color w:val="231F20"/>
              </w:rPr>
              <w:t xml:space="preserve"> </w:t>
            </w:r>
            <w:hyperlink r:id="rId27" w:history="1">
              <w:r w:rsidR="008F63E0" w:rsidRPr="00731B02">
                <w:rPr>
                  <w:rStyle w:val="Hyperlink"/>
                  <w:rFonts w:ascii="Calibri" w:hAnsi="Calibri" w:cs="Calibri"/>
                </w:rPr>
                <w:t>www.u25-deutschland.de</w:t>
              </w:r>
            </w:hyperlink>
            <w:r w:rsidR="008F63E0">
              <w:rPr>
                <w:rFonts w:ascii="Calibri" w:hAnsi="Calibri" w:cs="Calibri"/>
                <w:color w:val="231F20"/>
                <w:highlight w:val="yellow"/>
              </w:rPr>
              <w:t xml:space="preserve"> </w:t>
            </w:r>
            <w:r w:rsidR="008F63E0" w:rsidRPr="008F63E0">
              <w:rPr>
                <w:rFonts w:ascii="Calibri" w:hAnsi="Calibri" w:cs="Calibri"/>
                <w:color w:val="231F20"/>
                <w:highlight w:val="yellow"/>
              </w:rPr>
              <w:t xml:space="preserve">((Link zu </w:t>
            </w:r>
            <w:hyperlink r:id="rId28" w:history="1">
              <w:r w:rsidR="008F63E0" w:rsidRPr="00731B02">
                <w:rPr>
                  <w:rStyle w:val="Hyperlink"/>
                  <w:rFonts w:ascii="Calibri" w:hAnsi="Calibri" w:cs="Calibri"/>
                  <w:highlight w:val="yellow"/>
                </w:rPr>
                <w:t>https://www.u25-deutschland.de/)</w:t>
              </w:r>
            </w:hyperlink>
            <w:r w:rsidR="008F63E0" w:rsidRPr="008F63E0">
              <w:rPr>
                <w:rFonts w:ascii="Calibri" w:hAnsi="Calibri" w:cs="Calibri"/>
                <w:color w:val="231F20"/>
                <w:highlight w:val="yellow"/>
              </w:rPr>
              <w:t>)</w:t>
            </w:r>
          </w:p>
          <w:p w14:paraId="43D1FCB7" w14:textId="49BCCFC5" w:rsidR="005D43EC" w:rsidRPr="008F63E0" w:rsidRDefault="008F63E0" w:rsidP="008F63E0">
            <w:pPr>
              <w:pStyle w:val="Listenabsatz"/>
              <w:numPr>
                <w:ilvl w:val="0"/>
                <w:numId w:val="38"/>
              </w:numPr>
              <w:tabs>
                <w:tab w:val="left" w:pos="273"/>
                <w:tab w:val="left" w:pos="2441"/>
                <w:tab w:val="left" w:pos="2880"/>
              </w:tabs>
              <w:spacing w:after="160" w:line="276" w:lineRule="auto"/>
              <w:rPr>
                <w:rFonts w:ascii="Calibri" w:hAnsi="Calibri" w:cs="Calibri"/>
                <w:color w:val="231F20"/>
                <w:highlight w:val="yellow"/>
              </w:rPr>
            </w:pPr>
            <w:r>
              <w:rPr>
                <w:rFonts w:ascii="Calibri" w:hAnsi="Calibri" w:cs="Calibri"/>
                <w:color w:val="231F20"/>
              </w:rPr>
              <w:t>O</w:t>
            </w:r>
            <w:r>
              <w:rPr>
                <w:color w:val="231F20"/>
              </w:rPr>
              <w:t>nlineberatung</w:t>
            </w:r>
            <w:r w:rsidRPr="008F63E0">
              <w:rPr>
                <w:color w:val="231F20"/>
              </w:rPr>
              <w:t xml:space="preserve"> (Wohin mit meinen Suizidgedanken? Wir helfen Dir! Jugendliche helfen Jugendlichen online.)</w:t>
            </w:r>
            <w:r w:rsidR="009B2596">
              <w:rPr>
                <w:color w:val="231F20"/>
              </w:rPr>
              <w:t xml:space="preserve"> </w:t>
            </w:r>
            <w:r w:rsidR="009B2596">
              <w:t>unter</w:t>
            </w:r>
            <w:r w:rsidRPr="008F63E0">
              <w:rPr>
                <w:color w:val="231F20"/>
              </w:rPr>
              <w:t xml:space="preserve"> </w:t>
            </w:r>
            <w:hyperlink r:id="rId29" w:history="1">
              <w:r w:rsidRPr="00731B02">
                <w:rPr>
                  <w:rStyle w:val="Hyperlink"/>
                  <w:rFonts w:ascii="Calibri" w:hAnsi="Calibri" w:cs="Calibri"/>
                </w:rPr>
                <w:t>www.youth-life-line.de</w:t>
              </w:r>
            </w:hyperlink>
            <w:r>
              <w:rPr>
                <w:rFonts w:ascii="Calibri" w:hAnsi="Calibri" w:cs="Calibri"/>
                <w:color w:val="231F20"/>
              </w:rPr>
              <w:t xml:space="preserve"> </w:t>
            </w:r>
            <w:r w:rsidRPr="008F63E0">
              <w:rPr>
                <w:rFonts w:ascii="Calibri" w:hAnsi="Calibri" w:cs="Calibri"/>
                <w:color w:val="231F20"/>
                <w:highlight w:val="yellow"/>
              </w:rPr>
              <w:t xml:space="preserve">((Link zu </w:t>
            </w:r>
            <w:hyperlink r:id="rId30" w:history="1">
              <w:r w:rsidRPr="008F63E0">
                <w:rPr>
                  <w:rStyle w:val="Hyperlink"/>
                  <w:rFonts w:ascii="Calibri" w:hAnsi="Calibri" w:cs="Calibri"/>
                  <w:highlight w:val="yellow"/>
                </w:rPr>
                <w:t>https://www.youth-life-line.de/)</w:t>
              </w:r>
            </w:hyperlink>
            <w:r w:rsidRPr="008F63E0">
              <w:rPr>
                <w:rFonts w:ascii="Calibri" w:hAnsi="Calibri" w:cs="Calibri"/>
                <w:color w:val="231F20"/>
                <w:highlight w:val="yellow"/>
              </w:rPr>
              <w:t>)</w:t>
            </w:r>
          </w:p>
          <w:p w14:paraId="3B0C306B" w14:textId="77777777" w:rsidR="00A76CF4" w:rsidRDefault="00A76CF4" w:rsidP="00E1585E">
            <w:pPr>
              <w:tabs>
                <w:tab w:val="left" w:pos="273"/>
                <w:tab w:val="left" w:pos="2441"/>
                <w:tab w:val="left" w:pos="2880"/>
              </w:tabs>
              <w:spacing w:line="276" w:lineRule="auto"/>
              <w:rPr>
                <w:rFonts w:ascii="Calibri" w:hAnsi="Calibri" w:cs="Calibri"/>
                <w:color w:val="231F20"/>
              </w:rPr>
            </w:pPr>
          </w:p>
          <w:p w14:paraId="684BFC34" w14:textId="657A31F5" w:rsidR="00A76CF4" w:rsidRDefault="00A76CF4" w:rsidP="00A76CF4">
            <w:pPr>
              <w:tabs>
                <w:tab w:val="left" w:pos="273"/>
                <w:tab w:val="left" w:pos="2441"/>
                <w:tab w:val="left" w:pos="2880"/>
              </w:tabs>
              <w:spacing w:line="276" w:lineRule="auto"/>
              <w:rPr>
                <w:rFonts w:ascii="Calibri" w:hAnsi="Calibri" w:cs="Calibri"/>
                <w:color w:val="231F20"/>
              </w:rPr>
            </w:pPr>
            <w:commentRangeStart w:id="228"/>
            <w:r>
              <w:rPr>
                <w:rFonts w:ascii="Calibri" w:hAnsi="Calibri" w:cs="Calibri"/>
                <w:color w:val="231F20"/>
              </w:rPr>
              <w:lastRenderedPageBreak/>
              <w:t xml:space="preserve">Wenn es die Zeit erlaubt, erstellt die Klasse dazu ein Informationsprodukt (analog oder digital mit einem gängigen Präsentationsprogramm), </w:t>
            </w:r>
            <w:r w:rsidR="00BB2FBC">
              <w:rPr>
                <w:rFonts w:ascii="Calibri" w:hAnsi="Calibri" w:cs="Calibri"/>
                <w:color w:val="231F20"/>
              </w:rPr>
              <w:t>indem sie</w:t>
            </w:r>
            <w:r>
              <w:rPr>
                <w:rFonts w:ascii="Calibri" w:hAnsi="Calibri" w:cs="Calibri"/>
                <w:color w:val="231F20"/>
              </w:rPr>
              <w:t xml:space="preserve"> die Hilf</w:t>
            </w:r>
            <w:r w:rsidR="005A586F">
              <w:rPr>
                <w:rFonts w:ascii="Calibri" w:hAnsi="Calibri" w:cs="Calibri"/>
                <w:color w:val="231F20"/>
              </w:rPr>
              <w:t>e</w:t>
            </w:r>
            <w:r>
              <w:rPr>
                <w:rFonts w:ascii="Calibri" w:hAnsi="Calibri" w:cs="Calibri"/>
                <w:color w:val="231F20"/>
              </w:rPr>
              <w:t>angebote grafisch ansprechend aufbereitet.</w:t>
            </w:r>
            <w:commentRangeEnd w:id="228"/>
            <w:r w:rsidR="00DB4C62">
              <w:rPr>
                <w:rStyle w:val="Kommentarzeichen"/>
              </w:rPr>
              <w:commentReference w:id="228"/>
            </w:r>
          </w:p>
          <w:p w14:paraId="0C4E89E3" w14:textId="77777777" w:rsidR="00A76CF4" w:rsidRDefault="00A76CF4" w:rsidP="00E1585E">
            <w:pPr>
              <w:tabs>
                <w:tab w:val="left" w:pos="273"/>
                <w:tab w:val="left" w:pos="2441"/>
                <w:tab w:val="left" w:pos="2880"/>
              </w:tabs>
              <w:spacing w:line="276" w:lineRule="auto"/>
              <w:rPr>
                <w:rFonts w:ascii="Calibri" w:hAnsi="Calibri" w:cs="Calibri"/>
                <w:color w:val="231F20"/>
              </w:rPr>
            </w:pPr>
          </w:p>
          <w:p w14:paraId="54472BD0" w14:textId="22547B0A" w:rsidR="00662ADA" w:rsidRPr="0018721F" w:rsidRDefault="00662ADA" w:rsidP="008A6BBD">
            <w:pPr>
              <w:tabs>
                <w:tab w:val="left" w:pos="273"/>
              </w:tabs>
              <w:spacing w:line="276" w:lineRule="auto"/>
              <w:rPr>
                <w:rFonts w:cstheme="minorHAnsi"/>
                <w:sz w:val="26"/>
                <w:szCs w:val="26"/>
              </w:rPr>
            </w:pPr>
            <w:r w:rsidRPr="0018721F">
              <w:rPr>
                <w:rFonts w:cstheme="minorHAnsi"/>
                <w:b/>
                <w:bCs/>
                <w:sz w:val="26"/>
                <w:szCs w:val="26"/>
              </w:rPr>
              <w:t>Reflexion</w:t>
            </w:r>
          </w:p>
          <w:p w14:paraId="59F37B3C" w14:textId="7827F0BE" w:rsidR="00662ADA" w:rsidRPr="008A6BBD" w:rsidRDefault="00441CB9" w:rsidP="008A6BBD">
            <w:pPr>
              <w:tabs>
                <w:tab w:val="left" w:pos="273"/>
                <w:tab w:val="left" w:pos="2441"/>
                <w:tab w:val="left" w:pos="2880"/>
              </w:tabs>
              <w:spacing w:line="276" w:lineRule="auto"/>
              <w:rPr>
                <w:rFonts w:ascii="Calibri" w:hAnsi="Calibri" w:cs="Calibri"/>
                <w:color w:val="231F20"/>
              </w:rPr>
            </w:pPr>
            <w:r w:rsidRPr="00441CB9">
              <w:rPr>
                <w:rStyle w:val="fontstyle01"/>
              </w:rPr>
              <w:t>Individuelle Antworten der Lernenden</w:t>
            </w:r>
          </w:p>
        </w:tc>
      </w:tr>
    </w:tbl>
    <w:p w14:paraId="566EF318" w14:textId="77777777" w:rsidR="00662ADA" w:rsidRPr="00167A32" w:rsidRDefault="00662ADA" w:rsidP="00662ADA">
      <w:pPr>
        <w:rPr>
          <w:rFonts w:cstheme="minorHAnsi"/>
          <w:color w:val="FF0000"/>
        </w:rPr>
        <w:sectPr w:rsidR="00662ADA" w:rsidRPr="00167A32" w:rsidSect="00662ADA">
          <w:headerReference w:type="default" r:id="rId31"/>
          <w:pgSz w:w="11906" w:h="16838"/>
          <w:pgMar w:top="1417" w:right="1417" w:bottom="1134" w:left="1417" w:header="708" w:footer="708" w:gutter="0"/>
          <w:cols w:space="708"/>
          <w:docGrid w:linePitch="360"/>
        </w:sectPr>
      </w:pPr>
    </w:p>
    <w:p w14:paraId="7970BF40" w14:textId="6692A31D" w:rsidR="00662ADA" w:rsidRPr="00167A32" w:rsidRDefault="00662ADA" w:rsidP="00662ADA">
      <w:pPr>
        <w:spacing w:line="276" w:lineRule="auto"/>
        <w:rPr>
          <w:rFonts w:cstheme="minorHAnsi"/>
          <w:color w:val="FF0000"/>
          <w:sz w:val="24"/>
          <w:szCs w:val="24"/>
        </w:rPr>
      </w:pPr>
      <w:r w:rsidRPr="00167A32">
        <w:rPr>
          <w:rFonts w:cstheme="minorHAnsi"/>
          <w:color w:val="FF0000"/>
          <w:sz w:val="24"/>
          <w:szCs w:val="24"/>
          <w:highlight w:val="lightGray"/>
        </w:rPr>
        <w:lastRenderedPageBreak/>
        <w:t xml:space="preserve">((Seite </w:t>
      </w:r>
      <w:r w:rsidR="008F63E0">
        <w:rPr>
          <w:rFonts w:cstheme="minorHAnsi"/>
          <w:color w:val="FF0000"/>
          <w:sz w:val="24"/>
          <w:szCs w:val="24"/>
          <w:highlight w:val="lightGray"/>
        </w:rPr>
        <w:t>10</w:t>
      </w:r>
      <w:r w:rsidRPr="00167A32">
        <w:rPr>
          <w:rFonts w:cstheme="minorHAnsi"/>
          <w:color w:val="FF0000"/>
          <w:sz w:val="24"/>
          <w:szCs w:val="24"/>
          <w:highlight w:val="lightGray"/>
        </w:rPr>
        <w:t>))</w:t>
      </w:r>
      <w:r w:rsidRPr="00167A32">
        <w:rPr>
          <w:rFonts w:cstheme="minorHAnsi"/>
          <w:color w:val="FF0000"/>
          <w:sz w:val="24"/>
          <w:szCs w:val="24"/>
        </w:rPr>
        <w:t xml:space="preserve"> </w:t>
      </w:r>
    </w:p>
    <w:p w14:paraId="7565EACA" w14:textId="77777777" w:rsidR="00662ADA" w:rsidRPr="005F34E2" w:rsidRDefault="00662ADA" w:rsidP="00662ADA">
      <w:pPr>
        <w:spacing w:line="276" w:lineRule="auto"/>
        <w:rPr>
          <w:rFonts w:cstheme="minorHAnsi"/>
          <w:b/>
          <w:bCs/>
          <w:sz w:val="28"/>
          <w:szCs w:val="28"/>
        </w:rPr>
      </w:pPr>
      <w:bookmarkStart w:id="229" w:name="_Hlk140047780"/>
      <w:r w:rsidRPr="005F34E2">
        <w:rPr>
          <w:rFonts w:cstheme="minorHAnsi"/>
          <w:b/>
          <w:bCs/>
          <w:sz w:val="28"/>
          <w:szCs w:val="28"/>
        </w:rPr>
        <w:t>Arbeitsblatt 1</w:t>
      </w:r>
    </w:p>
    <w:bookmarkEnd w:id="229"/>
    <w:p w14:paraId="28073A7A" w14:textId="05865D9E" w:rsidR="00662ADA" w:rsidRPr="005F34E2" w:rsidRDefault="005F34E2" w:rsidP="00356D3E">
      <w:pPr>
        <w:spacing w:line="276" w:lineRule="auto"/>
      </w:pPr>
      <w:commentRangeStart w:id="230"/>
      <w:commentRangeStart w:id="231"/>
      <w:r w:rsidRPr="005F34E2">
        <w:rPr>
          <w:rFonts w:cstheme="minorHAnsi"/>
          <w:b/>
          <w:bCs/>
          <w:sz w:val="28"/>
          <w:szCs w:val="28"/>
        </w:rPr>
        <w:t>Ein digital gestützter Gesundheitsplan</w:t>
      </w:r>
      <w:commentRangeEnd w:id="230"/>
      <w:r w:rsidR="00927044">
        <w:rPr>
          <w:rStyle w:val="Kommentarzeichen"/>
        </w:rPr>
        <w:commentReference w:id="230"/>
      </w:r>
      <w:commentRangeEnd w:id="231"/>
      <w:r w:rsidR="008D4932">
        <w:rPr>
          <w:rStyle w:val="Kommentarzeichen"/>
        </w:rPr>
        <w:commentReference w:id="231"/>
      </w:r>
    </w:p>
    <w:p w14:paraId="385B1B36" w14:textId="79AAB571" w:rsidR="00662ADA" w:rsidRPr="00167A32" w:rsidRDefault="004E4274" w:rsidP="00662ADA">
      <w:pPr>
        <w:rPr>
          <w:color w:val="FF0000"/>
        </w:rPr>
      </w:pPr>
      <w:r>
        <w:rPr>
          <w:noProof/>
          <w:color w:val="FF0000"/>
        </w:rPr>
        <mc:AlternateContent>
          <mc:Choice Requires="wps">
            <w:drawing>
              <wp:anchor distT="0" distB="0" distL="114300" distR="114300" simplePos="0" relativeHeight="251678720" behindDoc="0" locked="0" layoutInCell="1" allowOverlap="1" wp14:anchorId="294DB60C" wp14:editId="2A05766E">
                <wp:simplePos x="0" y="0"/>
                <wp:positionH relativeFrom="margin">
                  <wp:posOffset>-125634</wp:posOffset>
                </wp:positionH>
                <wp:positionV relativeFrom="paragraph">
                  <wp:posOffset>253365</wp:posOffset>
                </wp:positionV>
                <wp:extent cx="3964200" cy="2094889"/>
                <wp:effectExtent l="19050" t="19050" r="36830" b="38735"/>
                <wp:wrapNone/>
                <wp:docPr id="1921140542" name="Rechteck: abgerundete Ecken 1"/>
                <wp:cNvGraphicFramePr/>
                <a:graphic xmlns:a="http://schemas.openxmlformats.org/drawingml/2006/main">
                  <a:graphicData uri="http://schemas.microsoft.com/office/word/2010/wordprocessingShape">
                    <wps:wsp>
                      <wps:cNvSpPr/>
                      <wps:spPr>
                        <a:xfrm>
                          <a:off x="0" y="0"/>
                          <a:ext cx="3964200" cy="2094889"/>
                        </a:xfrm>
                        <a:custGeom>
                          <a:avLst/>
                          <a:gdLst>
                            <a:gd name="connsiteX0" fmla="*/ 0 w 3964200"/>
                            <a:gd name="connsiteY0" fmla="*/ 349155 h 2094889"/>
                            <a:gd name="connsiteX1" fmla="*/ 349155 w 3964200"/>
                            <a:gd name="connsiteY1" fmla="*/ 0 h 2094889"/>
                            <a:gd name="connsiteX2" fmla="*/ 795493 w 3964200"/>
                            <a:gd name="connsiteY2" fmla="*/ 0 h 2094889"/>
                            <a:gd name="connsiteX3" fmla="*/ 1372467 w 3964200"/>
                            <a:gd name="connsiteY3" fmla="*/ 0 h 2094889"/>
                            <a:gd name="connsiteX4" fmla="*/ 1916782 w 3964200"/>
                            <a:gd name="connsiteY4" fmla="*/ 0 h 2094889"/>
                            <a:gd name="connsiteX5" fmla="*/ 2363121 w 3964200"/>
                            <a:gd name="connsiteY5" fmla="*/ 0 h 2094889"/>
                            <a:gd name="connsiteX6" fmla="*/ 2809459 w 3964200"/>
                            <a:gd name="connsiteY6" fmla="*/ 0 h 2094889"/>
                            <a:gd name="connsiteX7" fmla="*/ 3615045 w 3964200"/>
                            <a:gd name="connsiteY7" fmla="*/ 0 h 2094889"/>
                            <a:gd name="connsiteX8" fmla="*/ 3964200 w 3964200"/>
                            <a:gd name="connsiteY8" fmla="*/ 349155 h 2094889"/>
                            <a:gd name="connsiteX9" fmla="*/ 3964200 w 3964200"/>
                            <a:gd name="connsiteY9" fmla="*/ 786750 h 2094889"/>
                            <a:gd name="connsiteX10" fmla="*/ 3964200 w 3964200"/>
                            <a:gd name="connsiteY10" fmla="*/ 1280208 h 2094889"/>
                            <a:gd name="connsiteX11" fmla="*/ 3964200 w 3964200"/>
                            <a:gd name="connsiteY11" fmla="*/ 1745734 h 2094889"/>
                            <a:gd name="connsiteX12" fmla="*/ 3615045 w 3964200"/>
                            <a:gd name="connsiteY12" fmla="*/ 2094889 h 2094889"/>
                            <a:gd name="connsiteX13" fmla="*/ 3103389 w 3964200"/>
                            <a:gd name="connsiteY13" fmla="*/ 2094889 h 2094889"/>
                            <a:gd name="connsiteX14" fmla="*/ 2559074 w 3964200"/>
                            <a:gd name="connsiteY14" fmla="*/ 2094889 h 2094889"/>
                            <a:gd name="connsiteX15" fmla="*/ 1982100 w 3964200"/>
                            <a:gd name="connsiteY15" fmla="*/ 2094889 h 2094889"/>
                            <a:gd name="connsiteX16" fmla="*/ 1372467 w 3964200"/>
                            <a:gd name="connsiteY16" fmla="*/ 2094889 h 2094889"/>
                            <a:gd name="connsiteX17" fmla="*/ 926129 w 3964200"/>
                            <a:gd name="connsiteY17" fmla="*/ 2094889 h 2094889"/>
                            <a:gd name="connsiteX18" fmla="*/ 349155 w 3964200"/>
                            <a:gd name="connsiteY18" fmla="*/ 2094889 h 2094889"/>
                            <a:gd name="connsiteX19" fmla="*/ 0 w 3964200"/>
                            <a:gd name="connsiteY19" fmla="*/ 1745734 h 2094889"/>
                            <a:gd name="connsiteX20" fmla="*/ 0 w 3964200"/>
                            <a:gd name="connsiteY20" fmla="*/ 1266242 h 2094889"/>
                            <a:gd name="connsiteX21" fmla="*/ 0 w 3964200"/>
                            <a:gd name="connsiteY21" fmla="*/ 772784 h 2094889"/>
                            <a:gd name="connsiteX22" fmla="*/ 0 w 3964200"/>
                            <a:gd name="connsiteY22" fmla="*/ 349155 h 20948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964200" h="2094889" extrusionOk="0">
                              <a:moveTo>
                                <a:pt x="0" y="349155"/>
                              </a:moveTo>
                              <a:cubicBezTo>
                                <a:pt x="5788" y="158395"/>
                                <a:pt x="166128" y="22480"/>
                                <a:pt x="349155" y="0"/>
                              </a:cubicBezTo>
                              <a:cubicBezTo>
                                <a:pt x="495738" y="-33133"/>
                                <a:pt x="639118" y="4615"/>
                                <a:pt x="795493" y="0"/>
                              </a:cubicBezTo>
                              <a:cubicBezTo>
                                <a:pt x="951868" y="-4615"/>
                                <a:pt x="1212421" y="30405"/>
                                <a:pt x="1372467" y="0"/>
                              </a:cubicBezTo>
                              <a:cubicBezTo>
                                <a:pt x="1532513" y="-30405"/>
                                <a:pt x="1737718" y="12580"/>
                                <a:pt x="1916782" y="0"/>
                              </a:cubicBezTo>
                              <a:cubicBezTo>
                                <a:pt x="2095847" y="-12580"/>
                                <a:pt x="2263556" y="11473"/>
                                <a:pt x="2363121" y="0"/>
                              </a:cubicBezTo>
                              <a:cubicBezTo>
                                <a:pt x="2462686" y="-11473"/>
                                <a:pt x="2716862" y="30690"/>
                                <a:pt x="2809459" y="0"/>
                              </a:cubicBezTo>
                              <a:cubicBezTo>
                                <a:pt x="2902056" y="-30690"/>
                                <a:pt x="3403742" y="25380"/>
                                <a:pt x="3615045" y="0"/>
                              </a:cubicBezTo>
                              <a:cubicBezTo>
                                <a:pt x="3831648" y="-30953"/>
                                <a:pt x="3977384" y="168810"/>
                                <a:pt x="3964200" y="349155"/>
                              </a:cubicBezTo>
                              <a:cubicBezTo>
                                <a:pt x="3993716" y="554654"/>
                                <a:pt x="3961022" y="607142"/>
                                <a:pt x="3964200" y="786750"/>
                              </a:cubicBezTo>
                              <a:cubicBezTo>
                                <a:pt x="3967378" y="966359"/>
                                <a:pt x="3956157" y="1126762"/>
                                <a:pt x="3964200" y="1280208"/>
                              </a:cubicBezTo>
                              <a:cubicBezTo>
                                <a:pt x="3972243" y="1433654"/>
                                <a:pt x="3962497" y="1623830"/>
                                <a:pt x="3964200" y="1745734"/>
                              </a:cubicBezTo>
                              <a:cubicBezTo>
                                <a:pt x="3974419" y="1954166"/>
                                <a:pt x="3858195" y="2110274"/>
                                <a:pt x="3615045" y="2094889"/>
                              </a:cubicBezTo>
                              <a:cubicBezTo>
                                <a:pt x="3425474" y="2133469"/>
                                <a:pt x="3306089" y="2086090"/>
                                <a:pt x="3103389" y="2094889"/>
                              </a:cubicBezTo>
                              <a:cubicBezTo>
                                <a:pt x="2900689" y="2103688"/>
                                <a:pt x="2768200" y="2093352"/>
                                <a:pt x="2559074" y="2094889"/>
                              </a:cubicBezTo>
                              <a:cubicBezTo>
                                <a:pt x="2349949" y="2096426"/>
                                <a:pt x="2245373" y="2077739"/>
                                <a:pt x="1982100" y="2094889"/>
                              </a:cubicBezTo>
                              <a:cubicBezTo>
                                <a:pt x="1718827" y="2112039"/>
                                <a:pt x="1606927" y="2093242"/>
                                <a:pt x="1372467" y="2094889"/>
                              </a:cubicBezTo>
                              <a:cubicBezTo>
                                <a:pt x="1138007" y="2096536"/>
                                <a:pt x="1128216" y="2049192"/>
                                <a:pt x="926129" y="2094889"/>
                              </a:cubicBezTo>
                              <a:cubicBezTo>
                                <a:pt x="724042" y="2140586"/>
                                <a:pt x="492328" y="2028606"/>
                                <a:pt x="349155" y="2094889"/>
                              </a:cubicBezTo>
                              <a:cubicBezTo>
                                <a:pt x="166163" y="2078709"/>
                                <a:pt x="-3092" y="1899578"/>
                                <a:pt x="0" y="1745734"/>
                              </a:cubicBezTo>
                              <a:cubicBezTo>
                                <a:pt x="-16271" y="1642581"/>
                                <a:pt x="22137" y="1410060"/>
                                <a:pt x="0" y="1266242"/>
                              </a:cubicBezTo>
                              <a:cubicBezTo>
                                <a:pt x="-22137" y="1122424"/>
                                <a:pt x="22369" y="871642"/>
                                <a:pt x="0" y="772784"/>
                              </a:cubicBezTo>
                              <a:cubicBezTo>
                                <a:pt x="-22369" y="673926"/>
                                <a:pt x="22039" y="559571"/>
                                <a:pt x="0" y="349155"/>
                              </a:cubicBezTo>
                              <a:close/>
                            </a:path>
                          </a:pathLst>
                        </a:custGeom>
                        <a:noFill/>
                        <a:ln>
                          <a:extLst>
                            <a:ext uri="{C807C97D-BFC1-408E-A445-0C87EB9F89A2}">
                              <ask:lineSketchStyleProps xmlns:ask="http://schemas.microsoft.com/office/drawing/2018/sketchyshapes" sd="1009384002">
                                <a:prstGeom prst="roundRect">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DC7B45" id="Rechteck: abgerundete Ecken 1" o:spid="_x0000_s1026" style="position:absolute;margin-left:-9.9pt;margin-top:19.95pt;width:312.15pt;height:164.9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" filled="f" strokecolor="#09101d [484]" strokeweight="1pt">
                <v:stroke joinstyle="miter"/>
                <w10:wrap anchorx="margin"/>
              </v:roundrect>
            </w:pict>
          </mc:Fallback>
        </mc:AlternateContent>
      </w:r>
    </w:p>
    <w:p w14:paraId="1A2FA5A2" w14:textId="24FFAF81" w:rsidR="00662ADA" w:rsidRPr="005F34E2" w:rsidRDefault="004E4274" w:rsidP="005F34E2">
      <w:pPr>
        <w:tabs>
          <w:tab w:val="left" w:pos="2193"/>
        </w:tabs>
      </w:pPr>
      <w:r>
        <w:rPr>
          <w:noProof/>
        </w:rPr>
        <mc:AlternateContent>
          <mc:Choice Requires="wps">
            <w:drawing>
              <wp:anchor distT="45720" distB="45720" distL="114300" distR="114300" simplePos="0" relativeHeight="251663360" behindDoc="0" locked="0" layoutInCell="1" allowOverlap="1" wp14:anchorId="47DFAD55" wp14:editId="0C8E8867">
                <wp:simplePos x="0" y="0"/>
                <wp:positionH relativeFrom="column">
                  <wp:posOffset>280252</wp:posOffset>
                </wp:positionH>
                <wp:positionV relativeFrom="paragraph">
                  <wp:posOffset>157456</wp:posOffset>
                </wp:positionV>
                <wp:extent cx="3217545" cy="1404620"/>
                <wp:effectExtent l="19050" t="19050" r="40005" b="3429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1404620"/>
                        </a:xfrm>
                        <a:custGeom>
                          <a:avLst/>
                          <a:gdLst>
                            <a:gd name="connsiteX0" fmla="*/ 0 w 3217545"/>
                            <a:gd name="connsiteY0" fmla="*/ 0 h 1404620"/>
                            <a:gd name="connsiteX1" fmla="*/ 611334 w 3217545"/>
                            <a:gd name="connsiteY1" fmla="*/ 0 h 1404620"/>
                            <a:gd name="connsiteX2" fmla="*/ 1222667 w 3217545"/>
                            <a:gd name="connsiteY2" fmla="*/ 0 h 1404620"/>
                            <a:gd name="connsiteX3" fmla="*/ 1801825 w 3217545"/>
                            <a:gd name="connsiteY3" fmla="*/ 0 h 1404620"/>
                            <a:gd name="connsiteX4" fmla="*/ 2509685 w 3217545"/>
                            <a:gd name="connsiteY4" fmla="*/ 0 h 1404620"/>
                            <a:gd name="connsiteX5" fmla="*/ 3217545 w 3217545"/>
                            <a:gd name="connsiteY5" fmla="*/ 0 h 1404620"/>
                            <a:gd name="connsiteX6" fmla="*/ 3217545 w 3217545"/>
                            <a:gd name="connsiteY6" fmla="*/ 482253 h 1404620"/>
                            <a:gd name="connsiteX7" fmla="*/ 3217545 w 3217545"/>
                            <a:gd name="connsiteY7" fmla="*/ 936413 h 1404620"/>
                            <a:gd name="connsiteX8" fmla="*/ 3217545 w 3217545"/>
                            <a:gd name="connsiteY8" fmla="*/ 1404620 h 1404620"/>
                            <a:gd name="connsiteX9" fmla="*/ 2638387 w 3217545"/>
                            <a:gd name="connsiteY9" fmla="*/ 1404620 h 1404620"/>
                            <a:gd name="connsiteX10" fmla="*/ 2059229 w 3217545"/>
                            <a:gd name="connsiteY10" fmla="*/ 1404620 h 1404620"/>
                            <a:gd name="connsiteX11" fmla="*/ 1383544 w 3217545"/>
                            <a:gd name="connsiteY11" fmla="*/ 1404620 h 1404620"/>
                            <a:gd name="connsiteX12" fmla="*/ 836562 w 3217545"/>
                            <a:gd name="connsiteY12" fmla="*/ 1404620 h 1404620"/>
                            <a:gd name="connsiteX13" fmla="*/ 0 w 3217545"/>
                            <a:gd name="connsiteY13" fmla="*/ 1404620 h 1404620"/>
                            <a:gd name="connsiteX14" fmla="*/ 0 w 3217545"/>
                            <a:gd name="connsiteY14" fmla="*/ 950460 h 1404620"/>
                            <a:gd name="connsiteX15" fmla="*/ 0 w 3217545"/>
                            <a:gd name="connsiteY15" fmla="*/ 510345 h 1404620"/>
                            <a:gd name="connsiteX16" fmla="*/ 0 w 3217545"/>
                            <a:gd name="connsiteY16" fmla="*/ 0 h 14046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17545" h="1404620" fill="none" extrusionOk="0">
                              <a:moveTo>
                                <a:pt x="0" y="0"/>
                              </a:moveTo>
                              <a:cubicBezTo>
                                <a:pt x="195390" y="-14840"/>
                                <a:pt x="429912" y="26289"/>
                                <a:pt x="611334" y="0"/>
                              </a:cubicBezTo>
                              <a:cubicBezTo>
                                <a:pt x="792756" y="-26289"/>
                                <a:pt x="955263" y="10517"/>
                                <a:pt x="1222667" y="0"/>
                              </a:cubicBezTo>
                              <a:cubicBezTo>
                                <a:pt x="1490071" y="-10517"/>
                                <a:pt x="1666802" y="-12863"/>
                                <a:pt x="1801825" y="0"/>
                              </a:cubicBezTo>
                              <a:cubicBezTo>
                                <a:pt x="1936848" y="12863"/>
                                <a:pt x="2172349" y="-3624"/>
                                <a:pt x="2509685" y="0"/>
                              </a:cubicBezTo>
                              <a:cubicBezTo>
                                <a:pt x="2847021" y="3624"/>
                                <a:pt x="2897362" y="16368"/>
                                <a:pt x="3217545" y="0"/>
                              </a:cubicBezTo>
                              <a:cubicBezTo>
                                <a:pt x="3206329" y="189580"/>
                                <a:pt x="3200491" y="311507"/>
                                <a:pt x="3217545" y="482253"/>
                              </a:cubicBezTo>
                              <a:cubicBezTo>
                                <a:pt x="3234599" y="652999"/>
                                <a:pt x="3203458" y="797720"/>
                                <a:pt x="3217545" y="936413"/>
                              </a:cubicBezTo>
                              <a:cubicBezTo>
                                <a:pt x="3231632" y="1075106"/>
                                <a:pt x="3221546" y="1272945"/>
                                <a:pt x="3217545" y="1404620"/>
                              </a:cubicBezTo>
                              <a:cubicBezTo>
                                <a:pt x="3041231" y="1400413"/>
                                <a:pt x="2768488" y="1397240"/>
                                <a:pt x="2638387" y="1404620"/>
                              </a:cubicBezTo>
                              <a:cubicBezTo>
                                <a:pt x="2508286" y="1412000"/>
                                <a:pt x="2229753" y="1378823"/>
                                <a:pt x="2059229" y="1404620"/>
                              </a:cubicBezTo>
                              <a:cubicBezTo>
                                <a:pt x="1888705" y="1430417"/>
                                <a:pt x="1536154" y="1374391"/>
                                <a:pt x="1383544" y="1404620"/>
                              </a:cubicBezTo>
                              <a:cubicBezTo>
                                <a:pt x="1230935" y="1434849"/>
                                <a:pt x="1049849" y="1401470"/>
                                <a:pt x="836562" y="1404620"/>
                              </a:cubicBezTo>
                              <a:cubicBezTo>
                                <a:pt x="623275" y="1407770"/>
                                <a:pt x="322224" y="1424336"/>
                                <a:pt x="0" y="1404620"/>
                              </a:cubicBezTo>
                              <a:cubicBezTo>
                                <a:pt x="-18832" y="1198373"/>
                                <a:pt x="6144" y="1140741"/>
                                <a:pt x="0" y="950460"/>
                              </a:cubicBezTo>
                              <a:cubicBezTo>
                                <a:pt x="-6144" y="760179"/>
                                <a:pt x="1263" y="689559"/>
                                <a:pt x="0" y="510345"/>
                              </a:cubicBezTo>
                              <a:cubicBezTo>
                                <a:pt x="-1263" y="331132"/>
                                <a:pt x="3452" y="106160"/>
                                <a:pt x="0" y="0"/>
                              </a:cubicBezTo>
                              <a:close/>
                            </a:path>
                            <a:path w="3217545" h="1404620" stroke="0" extrusionOk="0">
                              <a:moveTo>
                                <a:pt x="0" y="0"/>
                              </a:moveTo>
                              <a:cubicBezTo>
                                <a:pt x="263620" y="-27549"/>
                                <a:pt x="351509" y="7072"/>
                                <a:pt x="579158" y="0"/>
                              </a:cubicBezTo>
                              <a:cubicBezTo>
                                <a:pt x="806807" y="-7072"/>
                                <a:pt x="883978" y="3794"/>
                                <a:pt x="1158316" y="0"/>
                              </a:cubicBezTo>
                              <a:cubicBezTo>
                                <a:pt x="1432654" y="-3794"/>
                                <a:pt x="1563030" y="17629"/>
                                <a:pt x="1737474" y="0"/>
                              </a:cubicBezTo>
                              <a:cubicBezTo>
                                <a:pt x="1911918" y="-17629"/>
                                <a:pt x="2155882" y="21801"/>
                                <a:pt x="2445334" y="0"/>
                              </a:cubicBezTo>
                              <a:cubicBezTo>
                                <a:pt x="2734786" y="-21801"/>
                                <a:pt x="2851838" y="32275"/>
                                <a:pt x="3217545" y="0"/>
                              </a:cubicBezTo>
                              <a:cubicBezTo>
                                <a:pt x="3240756" y="230052"/>
                                <a:pt x="3202817" y="257175"/>
                                <a:pt x="3217545" y="482253"/>
                              </a:cubicBezTo>
                              <a:cubicBezTo>
                                <a:pt x="3232273" y="707331"/>
                                <a:pt x="3225281" y="797193"/>
                                <a:pt x="3217545" y="950460"/>
                              </a:cubicBezTo>
                              <a:cubicBezTo>
                                <a:pt x="3209809" y="1103727"/>
                                <a:pt x="3196733" y="1300746"/>
                                <a:pt x="3217545" y="1404620"/>
                              </a:cubicBezTo>
                              <a:cubicBezTo>
                                <a:pt x="2980715" y="1418979"/>
                                <a:pt x="2829757" y="1424479"/>
                                <a:pt x="2670562" y="1404620"/>
                              </a:cubicBezTo>
                              <a:cubicBezTo>
                                <a:pt x="2511367" y="1384761"/>
                                <a:pt x="2308287" y="1409441"/>
                                <a:pt x="2123580" y="1404620"/>
                              </a:cubicBezTo>
                              <a:cubicBezTo>
                                <a:pt x="1938873" y="1399799"/>
                                <a:pt x="1773342" y="1427488"/>
                                <a:pt x="1576597" y="1404620"/>
                              </a:cubicBezTo>
                              <a:cubicBezTo>
                                <a:pt x="1379852" y="1381752"/>
                                <a:pt x="1190870" y="1384747"/>
                                <a:pt x="868737" y="1404620"/>
                              </a:cubicBezTo>
                              <a:cubicBezTo>
                                <a:pt x="546604" y="1424493"/>
                                <a:pt x="197723" y="1387109"/>
                                <a:pt x="0" y="1404620"/>
                              </a:cubicBezTo>
                              <a:cubicBezTo>
                                <a:pt x="-12067" y="1223646"/>
                                <a:pt x="-11625" y="1129557"/>
                                <a:pt x="0" y="964506"/>
                              </a:cubicBezTo>
                              <a:cubicBezTo>
                                <a:pt x="11625" y="799455"/>
                                <a:pt x="15026" y="698040"/>
                                <a:pt x="0" y="510345"/>
                              </a:cubicBezTo>
                              <a:cubicBezTo>
                                <a:pt x="-15026" y="322650"/>
                                <a:pt x="-19953" y="135087"/>
                                <a:pt x="0" y="0"/>
                              </a:cubicBezTo>
                              <a:close/>
                            </a:path>
                          </a:pathLst>
                        </a:custGeom>
                        <a:solidFill>
                          <a:srgbClr val="FFFFFF"/>
                        </a:solidFill>
                        <a:ln w="9525">
                          <a:solidFill>
                            <a:srgbClr val="000000"/>
                          </a:solidFill>
                          <a:miter lim="800000"/>
                          <a:headEnd/>
                          <a:tailEnd/>
                          <a:extLst>
                            <a:ext uri="{C807C97D-BFC1-408E-A445-0C87EB9F89A2}">
                              <ask:lineSketchStyleProps xmlns:ask="http://schemas.microsoft.com/office/drawing/2018/sketchyshapes" sd="597024962">
                                <a:prstGeom prst="rect">
                                  <a:avLst/>
                                </a:prstGeom>
                                <ask:type>
                                  <ask:lineSketchFreehand/>
                                </ask:type>
                              </ask:lineSketchStyleProps>
                            </a:ext>
                          </a:extLst>
                        </a:ln>
                      </wps:spPr>
                      <wps:txbx>
                        <w:txbxContent>
                          <w:p w14:paraId="37ED7CB9" w14:textId="20C7D71A" w:rsidR="00FB679F" w:rsidRPr="005F34E2" w:rsidRDefault="008D4932" w:rsidP="005F34E2">
                            <w:pPr>
                              <w:spacing w:line="276" w:lineRule="auto"/>
                              <w:rPr>
                                <w:rFonts w:cstheme="minorHAnsi"/>
                              </w:rPr>
                            </w:pPr>
                            <w:ins w:id="232" w:author="Michael Kohl" w:date="2024-07-16T15:02:00Z" w16du:dateUtc="2024-07-16T13:02:00Z">
                              <w:r>
                                <w:rPr>
                                  <w:rFonts w:cstheme="minorHAnsi"/>
                                </w:rPr>
                                <w:t>Wie kann Technologie dir helfen, gesund zu bleiben?</w:t>
                              </w:r>
                            </w:ins>
                            <w:del w:id="233" w:author="Michael Kohl" w:date="2024-07-16T15:02:00Z" w16du:dateUtc="2024-07-16T13:02:00Z">
                              <w:r w:rsidR="00FB679F" w:rsidDel="008D4932">
                                <w:rPr>
                                  <w:rFonts w:cstheme="minorHAnsi"/>
                                </w:rPr>
                                <w:delText>Was ist ein digitaler gestützter Gesundheitsplan? Was versteht ihr darunter?</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DFAD55" id="_x0000_t202" coordsize="21600,21600" o:spt="202" path="m,l,21600r21600,l21600,xe">
                <v:stroke joinstyle="miter"/>
                <v:path gradientshapeok="t" o:connecttype="rect"/>
              </v:shapetype>
              <v:shape id="Textfeld 2" o:spid="_x0000_s1026" type="#_x0000_t202" style="position:absolute;margin-left:22.05pt;margin-top:12.4pt;width:253.3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">
                <v:textbox style="mso-fit-shape-to-text:t">
                  <w:txbxContent>
                    <w:p w14:paraId="37ED7CB9" w14:textId="20C7D71A" w:rsidR="00FB679F" w:rsidRPr="005F34E2" w:rsidRDefault="008D4932" w:rsidP="005F34E2">
                      <w:pPr>
                        <w:spacing w:line="276" w:lineRule="auto"/>
                        <w:rPr>
                          <w:rFonts w:cstheme="minorHAnsi"/>
                        </w:rPr>
                      </w:pPr>
                      <w:ins w:id="234" w:author="Michael Kohl" w:date="2024-07-16T15:02:00Z" w16du:dateUtc="2024-07-16T13:02:00Z">
                        <w:r>
                          <w:rPr>
                            <w:rFonts w:cstheme="minorHAnsi"/>
                          </w:rPr>
                          <w:t>Wie kann Technologie dir helfen, gesund zu bleiben?</w:t>
                        </w:r>
                      </w:ins>
                      <w:del w:id="235" w:author="Michael Kohl" w:date="2024-07-16T15:02:00Z" w16du:dateUtc="2024-07-16T13:02:00Z">
                        <w:r w:rsidR="00FB679F" w:rsidDel="008D4932">
                          <w:rPr>
                            <w:rFonts w:cstheme="minorHAnsi"/>
                          </w:rPr>
                          <w:delText>Was ist ein digitaler gestützter Gesundheitsplan? Was versteht ihr darunter?</w:delText>
                        </w:r>
                      </w:del>
                    </w:p>
                  </w:txbxContent>
                </v:textbox>
                <w10:wrap type="square"/>
              </v:shape>
            </w:pict>
          </mc:Fallback>
        </mc:AlternateContent>
      </w:r>
      <w:r w:rsidR="005F34E2">
        <w:tab/>
      </w:r>
    </w:p>
    <w:p w14:paraId="30F2087A" w14:textId="4C09A656" w:rsidR="00662ADA" w:rsidRPr="00167A32" w:rsidRDefault="00662ADA" w:rsidP="00662ADA">
      <w:pPr>
        <w:rPr>
          <w:color w:val="FF0000"/>
        </w:rPr>
      </w:pPr>
    </w:p>
    <w:p w14:paraId="503BF4E1" w14:textId="607BF828" w:rsidR="00662ADA" w:rsidRPr="00167A32" w:rsidRDefault="00662ADA" w:rsidP="00662ADA">
      <w:pPr>
        <w:rPr>
          <w:color w:val="FF0000"/>
        </w:rPr>
      </w:pPr>
    </w:p>
    <w:p w14:paraId="272E3D4C" w14:textId="5D39F349" w:rsidR="00662ADA" w:rsidRPr="00167A32" w:rsidRDefault="00662ADA" w:rsidP="00662ADA">
      <w:pPr>
        <w:rPr>
          <w:color w:val="FF0000"/>
        </w:rPr>
      </w:pPr>
    </w:p>
    <w:p w14:paraId="33F2531E" w14:textId="302A5927" w:rsidR="00662ADA" w:rsidRPr="00167A32" w:rsidRDefault="00662ADA" w:rsidP="00662ADA">
      <w:pPr>
        <w:rPr>
          <w:color w:val="FF0000"/>
        </w:rPr>
      </w:pPr>
    </w:p>
    <w:p w14:paraId="726B7CD0" w14:textId="201A0574" w:rsidR="00662ADA" w:rsidRPr="00167A32" w:rsidRDefault="00662ADA" w:rsidP="00662ADA">
      <w:pPr>
        <w:rPr>
          <w:color w:val="FF0000"/>
        </w:rPr>
      </w:pPr>
    </w:p>
    <w:p w14:paraId="2C2EF228" w14:textId="46EE0A55" w:rsidR="005F34E2" w:rsidRPr="005F34E2" w:rsidRDefault="005F34E2" w:rsidP="005F34E2">
      <w:pPr>
        <w:rPr>
          <w:color w:val="FF0000"/>
        </w:rPr>
      </w:pPr>
    </w:p>
    <w:p w14:paraId="3BD33F9C" w14:textId="713E306B" w:rsidR="00662ADA" w:rsidRPr="00167A32" w:rsidRDefault="00662ADA" w:rsidP="00662ADA">
      <w:pPr>
        <w:rPr>
          <w:color w:val="FF0000"/>
        </w:rPr>
      </w:pPr>
    </w:p>
    <w:p w14:paraId="323C0A41" w14:textId="37E786C7" w:rsidR="00662ADA" w:rsidRPr="00167A32" w:rsidRDefault="00662ADA" w:rsidP="00662ADA">
      <w:pPr>
        <w:rPr>
          <w:color w:val="FF0000"/>
        </w:rPr>
      </w:pPr>
    </w:p>
    <w:p w14:paraId="44623D80" w14:textId="482A57A9" w:rsidR="00662ADA" w:rsidRPr="00167A32" w:rsidRDefault="00A322BF" w:rsidP="00662ADA">
      <w:pPr>
        <w:rPr>
          <w:color w:val="FF0000"/>
        </w:rPr>
      </w:pPr>
      <w:r>
        <w:rPr>
          <w:noProof/>
          <w:color w:val="FF0000"/>
        </w:rPr>
        <mc:AlternateContent>
          <mc:Choice Requires="wps">
            <w:drawing>
              <wp:anchor distT="0" distB="0" distL="114300" distR="114300" simplePos="0" relativeHeight="251676672" behindDoc="0" locked="0" layoutInCell="1" allowOverlap="1" wp14:anchorId="4F2D6C7C" wp14:editId="1D751A5D">
                <wp:simplePos x="0" y="0"/>
                <wp:positionH relativeFrom="column">
                  <wp:posOffset>2193290</wp:posOffset>
                </wp:positionH>
                <wp:positionV relativeFrom="paragraph">
                  <wp:posOffset>22860</wp:posOffset>
                </wp:positionV>
                <wp:extent cx="3963670" cy="2094865"/>
                <wp:effectExtent l="19050" t="19050" r="36830" b="38735"/>
                <wp:wrapNone/>
                <wp:docPr id="380874920" name="Rechteck: abgerundete Ecken 1"/>
                <wp:cNvGraphicFramePr/>
                <a:graphic xmlns:a="http://schemas.openxmlformats.org/drawingml/2006/main">
                  <a:graphicData uri="http://schemas.microsoft.com/office/word/2010/wordprocessingShape">
                    <wps:wsp>
                      <wps:cNvSpPr/>
                      <wps:spPr>
                        <a:xfrm>
                          <a:off x="0" y="0"/>
                          <a:ext cx="3963670" cy="2094865"/>
                        </a:xfrm>
                        <a:custGeom>
                          <a:avLst/>
                          <a:gdLst>
                            <a:gd name="connsiteX0" fmla="*/ 0 w 3963670"/>
                            <a:gd name="connsiteY0" fmla="*/ 349151 h 2094865"/>
                            <a:gd name="connsiteX1" fmla="*/ 349151 w 3963670"/>
                            <a:gd name="connsiteY1" fmla="*/ 0 h 2094865"/>
                            <a:gd name="connsiteX2" fmla="*/ 795418 w 3963670"/>
                            <a:gd name="connsiteY2" fmla="*/ 0 h 2094865"/>
                            <a:gd name="connsiteX3" fmla="*/ 1372300 w 3963670"/>
                            <a:gd name="connsiteY3" fmla="*/ 0 h 2094865"/>
                            <a:gd name="connsiteX4" fmla="*/ 1916528 w 3963670"/>
                            <a:gd name="connsiteY4" fmla="*/ 0 h 2094865"/>
                            <a:gd name="connsiteX5" fmla="*/ 2362795 w 3963670"/>
                            <a:gd name="connsiteY5" fmla="*/ 0 h 2094865"/>
                            <a:gd name="connsiteX6" fmla="*/ 2809062 w 3963670"/>
                            <a:gd name="connsiteY6" fmla="*/ 0 h 2094865"/>
                            <a:gd name="connsiteX7" fmla="*/ 3614519 w 3963670"/>
                            <a:gd name="connsiteY7" fmla="*/ 0 h 2094865"/>
                            <a:gd name="connsiteX8" fmla="*/ 3963670 w 3963670"/>
                            <a:gd name="connsiteY8" fmla="*/ 349151 h 2094865"/>
                            <a:gd name="connsiteX9" fmla="*/ 3963670 w 3963670"/>
                            <a:gd name="connsiteY9" fmla="*/ 786741 h 2094865"/>
                            <a:gd name="connsiteX10" fmla="*/ 3963670 w 3963670"/>
                            <a:gd name="connsiteY10" fmla="*/ 1280193 h 2094865"/>
                            <a:gd name="connsiteX11" fmla="*/ 3963670 w 3963670"/>
                            <a:gd name="connsiteY11" fmla="*/ 1745714 h 2094865"/>
                            <a:gd name="connsiteX12" fmla="*/ 3614519 w 3963670"/>
                            <a:gd name="connsiteY12" fmla="*/ 2094865 h 2094865"/>
                            <a:gd name="connsiteX13" fmla="*/ 3102945 w 3963670"/>
                            <a:gd name="connsiteY13" fmla="*/ 2094865 h 2094865"/>
                            <a:gd name="connsiteX14" fmla="*/ 2558717 w 3963670"/>
                            <a:gd name="connsiteY14" fmla="*/ 2094865 h 2094865"/>
                            <a:gd name="connsiteX15" fmla="*/ 1981835 w 3963670"/>
                            <a:gd name="connsiteY15" fmla="*/ 2094865 h 2094865"/>
                            <a:gd name="connsiteX16" fmla="*/ 1372300 w 3963670"/>
                            <a:gd name="connsiteY16" fmla="*/ 2094865 h 2094865"/>
                            <a:gd name="connsiteX17" fmla="*/ 926033 w 3963670"/>
                            <a:gd name="connsiteY17" fmla="*/ 2094865 h 2094865"/>
                            <a:gd name="connsiteX18" fmla="*/ 349151 w 3963670"/>
                            <a:gd name="connsiteY18" fmla="*/ 2094865 h 2094865"/>
                            <a:gd name="connsiteX19" fmla="*/ 0 w 3963670"/>
                            <a:gd name="connsiteY19" fmla="*/ 1745714 h 2094865"/>
                            <a:gd name="connsiteX20" fmla="*/ 0 w 3963670"/>
                            <a:gd name="connsiteY20" fmla="*/ 1266227 h 2094865"/>
                            <a:gd name="connsiteX21" fmla="*/ 0 w 3963670"/>
                            <a:gd name="connsiteY21" fmla="*/ 772775 h 2094865"/>
                            <a:gd name="connsiteX22" fmla="*/ 0 w 3963670"/>
                            <a:gd name="connsiteY22" fmla="*/ 349151 h 20948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963670" h="2094865" extrusionOk="0">
                              <a:moveTo>
                                <a:pt x="0" y="349151"/>
                              </a:moveTo>
                              <a:cubicBezTo>
                                <a:pt x="18526" y="162955"/>
                                <a:pt x="178774" y="51477"/>
                                <a:pt x="349151" y="0"/>
                              </a:cubicBezTo>
                              <a:cubicBezTo>
                                <a:pt x="446197" y="-32172"/>
                                <a:pt x="632252" y="33503"/>
                                <a:pt x="795418" y="0"/>
                              </a:cubicBezTo>
                              <a:cubicBezTo>
                                <a:pt x="958584" y="-33503"/>
                                <a:pt x="1238976" y="21764"/>
                                <a:pt x="1372300" y="0"/>
                              </a:cubicBezTo>
                              <a:cubicBezTo>
                                <a:pt x="1505624" y="-21764"/>
                                <a:pt x="1665391" y="33586"/>
                                <a:pt x="1916528" y="0"/>
                              </a:cubicBezTo>
                              <a:cubicBezTo>
                                <a:pt x="2167665" y="-33586"/>
                                <a:pt x="2170862" y="7159"/>
                                <a:pt x="2362795" y="0"/>
                              </a:cubicBezTo>
                              <a:cubicBezTo>
                                <a:pt x="2554728" y="-7159"/>
                                <a:pt x="2644795" y="1144"/>
                                <a:pt x="2809062" y="0"/>
                              </a:cubicBezTo>
                              <a:cubicBezTo>
                                <a:pt x="2973329" y="-1144"/>
                                <a:pt x="3420541" y="89206"/>
                                <a:pt x="3614519" y="0"/>
                              </a:cubicBezTo>
                              <a:cubicBezTo>
                                <a:pt x="3816270" y="-11616"/>
                                <a:pt x="4001985" y="192614"/>
                                <a:pt x="3963670" y="349151"/>
                              </a:cubicBezTo>
                              <a:cubicBezTo>
                                <a:pt x="4014654" y="465201"/>
                                <a:pt x="3923637" y="656158"/>
                                <a:pt x="3963670" y="786741"/>
                              </a:cubicBezTo>
                              <a:cubicBezTo>
                                <a:pt x="4003703" y="917324"/>
                                <a:pt x="3955392" y="1149960"/>
                                <a:pt x="3963670" y="1280193"/>
                              </a:cubicBezTo>
                              <a:cubicBezTo>
                                <a:pt x="3971948" y="1410426"/>
                                <a:pt x="3944471" y="1526647"/>
                                <a:pt x="3963670" y="1745714"/>
                              </a:cubicBezTo>
                              <a:cubicBezTo>
                                <a:pt x="3992741" y="1982922"/>
                                <a:pt x="3862184" y="2111631"/>
                                <a:pt x="3614519" y="2094865"/>
                              </a:cubicBezTo>
                              <a:cubicBezTo>
                                <a:pt x="3408618" y="2102420"/>
                                <a:pt x="3277203" y="2043918"/>
                                <a:pt x="3102945" y="2094865"/>
                              </a:cubicBezTo>
                              <a:cubicBezTo>
                                <a:pt x="2928687" y="2145812"/>
                                <a:pt x="2814168" y="2062874"/>
                                <a:pt x="2558717" y="2094865"/>
                              </a:cubicBezTo>
                              <a:cubicBezTo>
                                <a:pt x="2303266" y="2126856"/>
                                <a:pt x="2099017" y="2087474"/>
                                <a:pt x="1981835" y="2094865"/>
                              </a:cubicBezTo>
                              <a:cubicBezTo>
                                <a:pt x="1864653" y="2102256"/>
                                <a:pt x="1529324" y="2083051"/>
                                <a:pt x="1372300" y="2094865"/>
                              </a:cubicBezTo>
                              <a:cubicBezTo>
                                <a:pt x="1215276" y="2106679"/>
                                <a:pt x="1092225" y="2082670"/>
                                <a:pt x="926033" y="2094865"/>
                              </a:cubicBezTo>
                              <a:cubicBezTo>
                                <a:pt x="759841" y="2107060"/>
                                <a:pt x="593100" y="2037637"/>
                                <a:pt x="349151" y="2094865"/>
                              </a:cubicBezTo>
                              <a:cubicBezTo>
                                <a:pt x="170852" y="2070974"/>
                                <a:pt x="-4027" y="1887769"/>
                                <a:pt x="0" y="1745714"/>
                              </a:cubicBezTo>
                              <a:cubicBezTo>
                                <a:pt x="-46113" y="1629962"/>
                                <a:pt x="47056" y="1375637"/>
                                <a:pt x="0" y="1266227"/>
                              </a:cubicBezTo>
                              <a:cubicBezTo>
                                <a:pt x="-47056" y="1156817"/>
                                <a:pt x="38663" y="981449"/>
                                <a:pt x="0" y="772775"/>
                              </a:cubicBezTo>
                              <a:cubicBezTo>
                                <a:pt x="-38663" y="564101"/>
                                <a:pt x="30080" y="524979"/>
                                <a:pt x="0" y="349151"/>
                              </a:cubicBezTo>
                              <a:close/>
                            </a:path>
                          </a:pathLst>
                        </a:custGeom>
                        <a:noFill/>
                        <a:ln>
                          <a:extLst>
                            <a:ext uri="{C807C97D-BFC1-408E-A445-0C87EB9F89A2}">
                              <ask:lineSketchStyleProps xmlns:ask="http://schemas.microsoft.com/office/drawing/2018/sketchyshapes" sd="1009384002">
                                <a:prstGeom prst="roundRect">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78B462" id="Rechteck: abgerundete Ecken 1" o:spid="_x0000_s1026" style="position:absolute;margin-left:172.7pt;margin-top:1.8pt;width:312.1pt;height:164.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" filled="f" strokecolor="#09101d [484]" strokeweight="1pt">
                <v:stroke joinstyle="miter"/>
              </v:roundrect>
            </w:pict>
          </mc:Fallback>
        </mc:AlternateContent>
      </w:r>
      <w:r>
        <w:rPr>
          <w:noProof/>
        </w:rPr>
        <mc:AlternateContent>
          <mc:Choice Requires="wps">
            <w:drawing>
              <wp:anchor distT="45720" distB="45720" distL="114300" distR="114300" simplePos="0" relativeHeight="251666432" behindDoc="0" locked="0" layoutInCell="1" allowOverlap="1" wp14:anchorId="158BA612" wp14:editId="54E55F9D">
                <wp:simplePos x="0" y="0"/>
                <wp:positionH relativeFrom="margin">
                  <wp:posOffset>2903220</wp:posOffset>
                </wp:positionH>
                <wp:positionV relativeFrom="paragraph">
                  <wp:posOffset>247497</wp:posOffset>
                </wp:positionV>
                <wp:extent cx="2840990" cy="1404620"/>
                <wp:effectExtent l="19050" t="19050" r="35560" b="34290"/>
                <wp:wrapSquare wrapText="bothSides"/>
                <wp:docPr id="157675315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custGeom>
                          <a:avLst/>
                          <a:gdLst>
                            <a:gd name="connsiteX0" fmla="*/ 0 w 2840990"/>
                            <a:gd name="connsiteY0" fmla="*/ 0 h 1404620"/>
                            <a:gd name="connsiteX1" fmla="*/ 511378 w 2840990"/>
                            <a:gd name="connsiteY1" fmla="*/ 0 h 1404620"/>
                            <a:gd name="connsiteX2" fmla="*/ 1136396 w 2840990"/>
                            <a:gd name="connsiteY2" fmla="*/ 0 h 1404620"/>
                            <a:gd name="connsiteX3" fmla="*/ 1647774 w 2840990"/>
                            <a:gd name="connsiteY3" fmla="*/ 0 h 1404620"/>
                            <a:gd name="connsiteX4" fmla="*/ 2244382 w 2840990"/>
                            <a:gd name="connsiteY4" fmla="*/ 0 h 1404620"/>
                            <a:gd name="connsiteX5" fmla="*/ 2840990 w 2840990"/>
                            <a:gd name="connsiteY5" fmla="*/ 0 h 1404620"/>
                            <a:gd name="connsiteX6" fmla="*/ 2840990 w 2840990"/>
                            <a:gd name="connsiteY6" fmla="*/ 440114 h 1404620"/>
                            <a:gd name="connsiteX7" fmla="*/ 2840990 w 2840990"/>
                            <a:gd name="connsiteY7" fmla="*/ 922367 h 1404620"/>
                            <a:gd name="connsiteX8" fmla="*/ 2840990 w 2840990"/>
                            <a:gd name="connsiteY8" fmla="*/ 1404620 h 1404620"/>
                            <a:gd name="connsiteX9" fmla="*/ 2272792 w 2840990"/>
                            <a:gd name="connsiteY9" fmla="*/ 1404620 h 1404620"/>
                            <a:gd name="connsiteX10" fmla="*/ 1704594 w 2840990"/>
                            <a:gd name="connsiteY10" fmla="*/ 1404620 h 1404620"/>
                            <a:gd name="connsiteX11" fmla="*/ 1164806 w 2840990"/>
                            <a:gd name="connsiteY11" fmla="*/ 1404620 h 1404620"/>
                            <a:gd name="connsiteX12" fmla="*/ 596608 w 2840990"/>
                            <a:gd name="connsiteY12" fmla="*/ 1404620 h 1404620"/>
                            <a:gd name="connsiteX13" fmla="*/ 0 w 2840990"/>
                            <a:gd name="connsiteY13" fmla="*/ 1404620 h 1404620"/>
                            <a:gd name="connsiteX14" fmla="*/ 0 w 2840990"/>
                            <a:gd name="connsiteY14" fmla="*/ 950460 h 1404620"/>
                            <a:gd name="connsiteX15" fmla="*/ 0 w 2840990"/>
                            <a:gd name="connsiteY15" fmla="*/ 496299 h 1404620"/>
                            <a:gd name="connsiteX16" fmla="*/ 0 w 2840990"/>
                            <a:gd name="connsiteY16" fmla="*/ 0 h 14046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840990" h="1404620" fill="none" extrusionOk="0">
                              <a:moveTo>
                                <a:pt x="0" y="0"/>
                              </a:moveTo>
                              <a:cubicBezTo>
                                <a:pt x="223270" y="1828"/>
                                <a:pt x="318837" y="-14325"/>
                                <a:pt x="511378" y="0"/>
                              </a:cubicBezTo>
                              <a:cubicBezTo>
                                <a:pt x="703919" y="14325"/>
                                <a:pt x="942545" y="-13929"/>
                                <a:pt x="1136396" y="0"/>
                              </a:cubicBezTo>
                              <a:cubicBezTo>
                                <a:pt x="1330247" y="13929"/>
                                <a:pt x="1419755" y="-7173"/>
                                <a:pt x="1647774" y="0"/>
                              </a:cubicBezTo>
                              <a:cubicBezTo>
                                <a:pt x="1875793" y="7173"/>
                                <a:pt x="2020747" y="29709"/>
                                <a:pt x="2244382" y="0"/>
                              </a:cubicBezTo>
                              <a:cubicBezTo>
                                <a:pt x="2468017" y="-29709"/>
                                <a:pt x="2564954" y="1588"/>
                                <a:pt x="2840990" y="0"/>
                              </a:cubicBezTo>
                              <a:cubicBezTo>
                                <a:pt x="2826994" y="166215"/>
                                <a:pt x="2835301" y="348019"/>
                                <a:pt x="2840990" y="440114"/>
                              </a:cubicBezTo>
                              <a:cubicBezTo>
                                <a:pt x="2846679" y="532209"/>
                                <a:pt x="2839842" y="804765"/>
                                <a:pt x="2840990" y="922367"/>
                              </a:cubicBezTo>
                              <a:cubicBezTo>
                                <a:pt x="2842138" y="1039969"/>
                                <a:pt x="2824090" y="1237844"/>
                                <a:pt x="2840990" y="1404620"/>
                              </a:cubicBezTo>
                              <a:cubicBezTo>
                                <a:pt x="2606590" y="1390901"/>
                                <a:pt x="2513874" y="1407801"/>
                                <a:pt x="2272792" y="1404620"/>
                              </a:cubicBezTo>
                              <a:cubicBezTo>
                                <a:pt x="2031710" y="1401439"/>
                                <a:pt x="1848073" y="1377644"/>
                                <a:pt x="1704594" y="1404620"/>
                              </a:cubicBezTo>
                              <a:cubicBezTo>
                                <a:pt x="1561115" y="1431596"/>
                                <a:pt x="1322426" y="1391248"/>
                                <a:pt x="1164806" y="1404620"/>
                              </a:cubicBezTo>
                              <a:cubicBezTo>
                                <a:pt x="1007186" y="1417992"/>
                                <a:pt x="784017" y="1382853"/>
                                <a:pt x="596608" y="1404620"/>
                              </a:cubicBezTo>
                              <a:cubicBezTo>
                                <a:pt x="409199" y="1426387"/>
                                <a:pt x="141372" y="1420255"/>
                                <a:pt x="0" y="1404620"/>
                              </a:cubicBezTo>
                              <a:cubicBezTo>
                                <a:pt x="20635" y="1259658"/>
                                <a:pt x="-5650" y="1113812"/>
                                <a:pt x="0" y="950460"/>
                              </a:cubicBezTo>
                              <a:cubicBezTo>
                                <a:pt x="5650" y="787108"/>
                                <a:pt x="-20216" y="665093"/>
                                <a:pt x="0" y="496299"/>
                              </a:cubicBezTo>
                              <a:cubicBezTo>
                                <a:pt x="20216" y="327505"/>
                                <a:pt x="-4650" y="143133"/>
                                <a:pt x="0" y="0"/>
                              </a:cubicBezTo>
                              <a:close/>
                            </a:path>
                            <a:path w="2840990" h="1404620" stroke="0" extrusionOk="0">
                              <a:moveTo>
                                <a:pt x="0" y="0"/>
                              </a:moveTo>
                              <a:cubicBezTo>
                                <a:pt x="123922" y="12725"/>
                                <a:pt x="273419" y="-15463"/>
                                <a:pt x="482968" y="0"/>
                              </a:cubicBezTo>
                              <a:cubicBezTo>
                                <a:pt x="692517" y="15463"/>
                                <a:pt x="778441" y="13647"/>
                                <a:pt x="965937" y="0"/>
                              </a:cubicBezTo>
                              <a:cubicBezTo>
                                <a:pt x="1153433" y="-13647"/>
                                <a:pt x="1416870" y="28171"/>
                                <a:pt x="1562545" y="0"/>
                              </a:cubicBezTo>
                              <a:cubicBezTo>
                                <a:pt x="1708220" y="-28171"/>
                                <a:pt x="1892945" y="11644"/>
                                <a:pt x="2187562" y="0"/>
                              </a:cubicBezTo>
                              <a:cubicBezTo>
                                <a:pt x="2482179" y="-11644"/>
                                <a:pt x="2639132" y="6609"/>
                                <a:pt x="2840990" y="0"/>
                              </a:cubicBezTo>
                              <a:cubicBezTo>
                                <a:pt x="2847091" y="164918"/>
                                <a:pt x="2818702" y="348836"/>
                                <a:pt x="2840990" y="482253"/>
                              </a:cubicBezTo>
                              <a:cubicBezTo>
                                <a:pt x="2863278" y="615670"/>
                                <a:pt x="2819868" y="793119"/>
                                <a:pt x="2840990" y="936413"/>
                              </a:cubicBezTo>
                              <a:cubicBezTo>
                                <a:pt x="2862112" y="1079707"/>
                                <a:pt x="2855384" y="1249862"/>
                                <a:pt x="2840990" y="1404620"/>
                              </a:cubicBezTo>
                              <a:cubicBezTo>
                                <a:pt x="2648674" y="1414700"/>
                                <a:pt x="2525752" y="1408438"/>
                                <a:pt x="2358022" y="1404620"/>
                              </a:cubicBezTo>
                              <a:cubicBezTo>
                                <a:pt x="2190292" y="1400802"/>
                                <a:pt x="2068461" y="1424223"/>
                                <a:pt x="1789824" y="1404620"/>
                              </a:cubicBezTo>
                              <a:cubicBezTo>
                                <a:pt x="1511187" y="1385017"/>
                                <a:pt x="1415082" y="1405922"/>
                                <a:pt x="1306855" y="1404620"/>
                              </a:cubicBezTo>
                              <a:cubicBezTo>
                                <a:pt x="1198628" y="1403318"/>
                                <a:pt x="1035417" y="1419632"/>
                                <a:pt x="823887" y="1404620"/>
                              </a:cubicBezTo>
                              <a:cubicBezTo>
                                <a:pt x="612357" y="1389608"/>
                                <a:pt x="172478" y="1369570"/>
                                <a:pt x="0" y="1404620"/>
                              </a:cubicBezTo>
                              <a:cubicBezTo>
                                <a:pt x="-20684" y="1290842"/>
                                <a:pt x="-22030" y="1048168"/>
                                <a:pt x="0" y="936413"/>
                              </a:cubicBezTo>
                              <a:cubicBezTo>
                                <a:pt x="22030" y="824658"/>
                                <a:pt x="-764" y="567435"/>
                                <a:pt x="0" y="468207"/>
                              </a:cubicBezTo>
                              <a:cubicBezTo>
                                <a:pt x="764" y="368979"/>
                                <a:pt x="8257" y="232608"/>
                                <a:pt x="0" y="0"/>
                              </a:cubicBezTo>
                              <a:close/>
                            </a:path>
                          </a:pathLst>
                        </a:custGeom>
                        <a:solidFill>
                          <a:srgbClr val="FFFFFF"/>
                        </a:solidFill>
                        <a:ln w="9525">
                          <a:solidFill>
                            <a:srgbClr val="000000"/>
                          </a:solidFill>
                          <a:miter lim="800000"/>
                          <a:headEnd/>
                          <a:tailEnd/>
                          <a:extLst>
                            <a:ext uri="{C807C97D-BFC1-408E-A445-0C87EB9F89A2}">
                              <ask:lineSketchStyleProps xmlns:ask="http://schemas.microsoft.com/office/drawing/2018/sketchyshapes" sd="2869288067">
                                <a:prstGeom prst="rect">
                                  <a:avLst/>
                                </a:prstGeom>
                                <ask:type>
                                  <ask:lineSketchFreehand/>
                                </ask:type>
                              </ask:lineSketchStyleProps>
                            </a:ext>
                          </a:extLst>
                        </a:ln>
                      </wps:spPr>
                      <wps:txbx>
                        <w:txbxContent>
                          <w:p w14:paraId="40675D60" w14:textId="2DCD3B7F" w:rsidR="00FB679F" w:rsidRPr="005F34E2" w:rsidRDefault="00FB679F" w:rsidP="005F34E2">
                            <w:pPr>
                              <w:spacing w:line="276" w:lineRule="auto"/>
                              <w:rPr>
                                <w:rFonts w:cstheme="minorHAnsi"/>
                              </w:rPr>
                            </w:pPr>
                            <w:r w:rsidRPr="007C6400">
                              <w:rPr>
                                <w:rFonts w:cstheme="minorHAnsi"/>
                              </w:rPr>
                              <w:t>Welche Vorteile biete</w:t>
                            </w:r>
                            <w:r>
                              <w:rPr>
                                <w:rFonts w:cstheme="minorHAnsi"/>
                              </w:rPr>
                              <w:t>t</w:t>
                            </w:r>
                            <w:r w:rsidRPr="007C6400">
                              <w:rPr>
                                <w:rFonts w:cstheme="minorHAnsi"/>
                              </w:rPr>
                              <w:t xml:space="preserve"> </w:t>
                            </w:r>
                            <w:r>
                              <w:rPr>
                                <w:rFonts w:cstheme="minorHAnsi"/>
                              </w:rPr>
                              <w:t xml:space="preserve">die Verwendung von </w:t>
                            </w:r>
                            <w:r w:rsidRPr="007C6400">
                              <w:rPr>
                                <w:rFonts w:cstheme="minorHAnsi"/>
                              </w:rPr>
                              <w:t>digitalen Tools für die Gesundheit?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8BA612" id="_x0000_s1027" type="#_x0000_t202" style="position:absolute;margin-left:228.6pt;margin-top:19.5pt;width:223.7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">
                <v:textbox style="mso-fit-shape-to-text:t">
                  <w:txbxContent>
                    <w:p w14:paraId="40675D60" w14:textId="2DCD3B7F" w:rsidR="00FB679F" w:rsidRPr="005F34E2" w:rsidRDefault="00FB679F" w:rsidP="005F34E2">
                      <w:pPr>
                        <w:spacing w:line="276" w:lineRule="auto"/>
                        <w:rPr>
                          <w:rFonts w:cstheme="minorHAnsi"/>
                        </w:rPr>
                      </w:pPr>
                      <w:r w:rsidRPr="007C6400">
                        <w:rPr>
                          <w:rFonts w:cstheme="minorHAnsi"/>
                        </w:rPr>
                        <w:t>Welche Vorteile biete</w:t>
                      </w:r>
                      <w:r>
                        <w:rPr>
                          <w:rFonts w:cstheme="minorHAnsi"/>
                        </w:rPr>
                        <w:t>t</w:t>
                      </w:r>
                      <w:r w:rsidRPr="007C6400">
                        <w:rPr>
                          <w:rFonts w:cstheme="minorHAnsi"/>
                        </w:rPr>
                        <w:t xml:space="preserve"> </w:t>
                      </w:r>
                      <w:r>
                        <w:rPr>
                          <w:rFonts w:cstheme="minorHAnsi"/>
                        </w:rPr>
                        <w:t xml:space="preserve">die Verwendung von </w:t>
                      </w:r>
                      <w:r w:rsidRPr="007C6400">
                        <w:rPr>
                          <w:rFonts w:cstheme="minorHAnsi"/>
                        </w:rPr>
                        <w:t>digitalen Tools für die Gesundheit?</w:t>
                      </w:r>
                    </w:p>
                  </w:txbxContent>
                </v:textbox>
                <w10:wrap type="square" anchorx="margin"/>
              </v:shape>
            </w:pict>
          </mc:Fallback>
        </mc:AlternateContent>
      </w:r>
    </w:p>
    <w:p w14:paraId="07DE21D5" w14:textId="36670F92" w:rsidR="00662ADA" w:rsidRPr="00167A32" w:rsidRDefault="00662ADA" w:rsidP="00662ADA">
      <w:pPr>
        <w:rPr>
          <w:color w:val="FF0000"/>
        </w:rPr>
      </w:pPr>
    </w:p>
    <w:p w14:paraId="6FC4A30C" w14:textId="7442BF2F" w:rsidR="00662ADA" w:rsidRPr="00167A32" w:rsidRDefault="00662ADA" w:rsidP="00662ADA">
      <w:pPr>
        <w:rPr>
          <w:color w:val="FF0000"/>
        </w:rPr>
      </w:pPr>
    </w:p>
    <w:p w14:paraId="65AFE5D0" w14:textId="696C40D4" w:rsidR="00662ADA" w:rsidRPr="00167A32" w:rsidRDefault="00662ADA" w:rsidP="00662ADA">
      <w:pPr>
        <w:rPr>
          <w:color w:val="FF0000"/>
        </w:rPr>
      </w:pPr>
    </w:p>
    <w:p w14:paraId="2810507A" w14:textId="6EE6439F" w:rsidR="00662ADA" w:rsidRPr="00167A32" w:rsidRDefault="00662ADA" w:rsidP="00662ADA">
      <w:pPr>
        <w:rPr>
          <w:color w:val="FF0000"/>
        </w:rPr>
      </w:pPr>
    </w:p>
    <w:p w14:paraId="14EC3216" w14:textId="52116620" w:rsidR="00662ADA" w:rsidRPr="00167A32" w:rsidRDefault="00662ADA" w:rsidP="00662ADA">
      <w:pPr>
        <w:rPr>
          <w:color w:val="FF0000"/>
        </w:rPr>
      </w:pPr>
    </w:p>
    <w:p w14:paraId="444A40B2" w14:textId="111DE1E7" w:rsidR="00662ADA" w:rsidRPr="00167A32" w:rsidRDefault="00662ADA" w:rsidP="00662ADA">
      <w:pPr>
        <w:rPr>
          <w:color w:val="FF0000"/>
        </w:rPr>
      </w:pPr>
    </w:p>
    <w:p w14:paraId="6FA0CA2C" w14:textId="1CCB24E0" w:rsidR="00662ADA" w:rsidRPr="00167A32" w:rsidRDefault="00662ADA" w:rsidP="00662ADA">
      <w:pPr>
        <w:rPr>
          <w:color w:val="FF0000"/>
        </w:rPr>
      </w:pPr>
    </w:p>
    <w:p w14:paraId="0678EE34" w14:textId="6DC54782" w:rsidR="00662ADA" w:rsidRPr="00167A32" w:rsidRDefault="00A322BF" w:rsidP="00662ADA">
      <w:pPr>
        <w:rPr>
          <w:color w:val="FF0000"/>
        </w:rPr>
      </w:pPr>
      <w:r>
        <w:rPr>
          <w:noProof/>
          <w:color w:val="FF0000"/>
        </w:rPr>
        <mc:AlternateContent>
          <mc:Choice Requires="wps">
            <w:drawing>
              <wp:anchor distT="0" distB="0" distL="114300" distR="114300" simplePos="0" relativeHeight="251674624" behindDoc="0" locked="0" layoutInCell="1" allowOverlap="1" wp14:anchorId="2C8238BC" wp14:editId="0EC02D78">
                <wp:simplePos x="0" y="0"/>
                <wp:positionH relativeFrom="column">
                  <wp:posOffset>-115425</wp:posOffset>
                </wp:positionH>
                <wp:positionV relativeFrom="paragraph">
                  <wp:posOffset>309848</wp:posOffset>
                </wp:positionV>
                <wp:extent cx="3964200" cy="2094889"/>
                <wp:effectExtent l="19050" t="19050" r="36830" b="38735"/>
                <wp:wrapNone/>
                <wp:docPr id="2055205757" name="Rechteck: abgerundete Ecken 1"/>
                <wp:cNvGraphicFramePr/>
                <a:graphic xmlns:a="http://schemas.openxmlformats.org/drawingml/2006/main">
                  <a:graphicData uri="http://schemas.microsoft.com/office/word/2010/wordprocessingShape">
                    <wps:wsp>
                      <wps:cNvSpPr/>
                      <wps:spPr>
                        <a:xfrm>
                          <a:off x="0" y="0"/>
                          <a:ext cx="3964200" cy="2094889"/>
                        </a:xfrm>
                        <a:custGeom>
                          <a:avLst/>
                          <a:gdLst>
                            <a:gd name="connsiteX0" fmla="*/ 0 w 3964200"/>
                            <a:gd name="connsiteY0" fmla="*/ 349155 h 2094889"/>
                            <a:gd name="connsiteX1" fmla="*/ 349155 w 3964200"/>
                            <a:gd name="connsiteY1" fmla="*/ 0 h 2094889"/>
                            <a:gd name="connsiteX2" fmla="*/ 795493 w 3964200"/>
                            <a:gd name="connsiteY2" fmla="*/ 0 h 2094889"/>
                            <a:gd name="connsiteX3" fmla="*/ 1372467 w 3964200"/>
                            <a:gd name="connsiteY3" fmla="*/ 0 h 2094889"/>
                            <a:gd name="connsiteX4" fmla="*/ 1916782 w 3964200"/>
                            <a:gd name="connsiteY4" fmla="*/ 0 h 2094889"/>
                            <a:gd name="connsiteX5" fmla="*/ 2363121 w 3964200"/>
                            <a:gd name="connsiteY5" fmla="*/ 0 h 2094889"/>
                            <a:gd name="connsiteX6" fmla="*/ 2809459 w 3964200"/>
                            <a:gd name="connsiteY6" fmla="*/ 0 h 2094889"/>
                            <a:gd name="connsiteX7" fmla="*/ 3615045 w 3964200"/>
                            <a:gd name="connsiteY7" fmla="*/ 0 h 2094889"/>
                            <a:gd name="connsiteX8" fmla="*/ 3964200 w 3964200"/>
                            <a:gd name="connsiteY8" fmla="*/ 349155 h 2094889"/>
                            <a:gd name="connsiteX9" fmla="*/ 3964200 w 3964200"/>
                            <a:gd name="connsiteY9" fmla="*/ 786750 h 2094889"/>
                            <a:gd name="connsiteX10" fmla="*/ 3964200 w 3964200"/>
                            <a:gd name="connsiteY10" fmla="*/ 1280208 h 2094889"/>
                            <a:gd name="connsiteX11" fmla="*/ 3964200 w 3964200"/>
                            <a:gd name="connsiteY11" fmla="*/ 1745734 h 2094889"/>
                            <a:gd name="connsiteX12" fmla="*/ 3615045 w 3964200"/>
                            <a:gd name="connsiteY12" fmla="*/ 2094889 h 2094889"/>
                            <a:gd name="connsiteX13" fmla="*/ 3103389 w 3964200"/>
                            <a:gd name="connsiteY13" fmla="*/ 2094889 h 2094889"/>
                            <a:gd name="connsiteX14" fmla="*/ 2559074 w 3964200"/>
                            <a:gd name="connsiteY14" fmla="*/ 2094889 h 2094889"/>
                            <a:gd name="connsiteX15" fmla="*/ 1982100 w 3964200"/>
                            <a:gd name="connsiteY15" fmla="*/ 2094889 h 2094889"/>
                            <a:gd name="connsiteX16" fmla="*/ 1372467 w 3964200"/>
                            <a:gd name="connsiteY16" fmla="*/ 2094889 h 2094889"/>
                            <a:gd name="connsiteX17" fmla="*/ 926129 w 3964200"/>
                            <a:gd name="connsiteY17" fmla="*/ 2094889 h 2094889"/>
                            <a:gd name="connsiteX18" fmla="*/ 349155 w 3964200"/>
                            <a:gd name="connsiteY18" fmla="*/ 2094889 h 2094889"/>
                            <a:gd name="connsiteX19" fmla="*/ 0 w 3964200"/>
                            <a:gd name="connsiteY19" fmla="*/ 1745734 h 2094889"/>
                            <a:gd name="connsiteX20" fmla="*/ 0 w 3964200"/>
                            <a:gd name="connsiteY20" fmla="*/ 1266242 h 2094889"/>
                            <a:gd name="connsiteX21" fmla="*/ 0 w 3964200"/>
                            <a:gd name="connsiteY21" fmla="*/ 772784 h 2094889"/>
                            <a:gd name="connsiteX22" fmla="*/ 0 w 3964200"/>
                            <a:gd name="connsiteY22" fmla="*/ 349155 h 20948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964200" h="2094889" extrusionOk="0">
                              <a:moveTo>
                                <a:pt x="0" y="349155"/>
                              </a:moveTo>
                              <a:cubicBezTo>
                                <a:pt x="5788" y="158395"/>
                                <a:pt x="166128" y="22480"/>
                                <a:pt x="349155" y="0"/>
                              </a:cubicBezTo>
                              <a:cubicBezTo>
                                <a:pt x="495738" y="-33133"/>
                                <a:pt x="639118" y="4615"/>
                                <a:pt x="795493" y="0"/>
                              </a:cubicBezTo>
                              <a:cubicBezTo>
                                <a:pt x="951868" y="-4615"/>
                                <a:pt x="1212421" y="30405"/>
                                <a:pt x="1372467" y="0"/>
                              </a:cubicBezTo>
                              <a:cubicBezTo>
                                <a:pt x="1532513" y="-30405"/>
                                <a:pt x="1737718" y="12580"/>
                                <a:pt x="1916782" y="0"/>
                              </a:cubicBezTo>
                              <a:cubicBezTo>
                                <a:pt x="2095847" y="-12580"/>
                                <a:pt x="2263556" y="11473"/>
                                <a:pt x="2363121" y="0"/>
                              </a:cubicBezTo>
                              <a:cubicBezTo>
                                <a:pt x="2462686" y="-11473"/>
                                <a:pt x="2716862" y="30690"/>
                                <a:pt x="2809459" y="0"/>
                              </a:cubicBezTo>
                              <a:cubicBezTo>
                                <a:pt x="2902056" y="-30690"/>
                                <a:pt x="3403742" y="25380"/>
                                <a:pt x="3615045" y="0"/>
                              </a:cubicBezTo>
                              <a:cubicBezTo>
                                <a:pt x="3831648" y="-30953"/>
                                <a:pt x="3977384" y="168810"/>
                                <a:pt x="3964200" y="349155"/>
                              </a:cubicBezTo>
                              <a:cubicBezTo>
                                <a:pt x="3993716" y="554654"/>
                                <a:pt x="3961022" y="607142"/>
                                <a:pt x="3964200" y="786750"/>
                              </a:cubicBezTo>
                              <a:cubicBezTo>
                                <a:pt x="3967378" y="966359"/>
                                <a:pt x="3956157" y="1126762"/>
                                <a:pt x="3964200" y="1280208"/>
                              </a:cubicBezTo>
                              <a:cubicBezTo>
                                <a:pt x="3972243" y="1433654"/>
                                <a:pt x="3962497" y="1623830"/>
                                <a:pt x="3964200" y="1745734"/>
                              </a:cubicBezTo>
                              <a:cubicBezTo>
                                <a:pt x="3974419" y="1954166"/>
                                <a:pt x="3858195" y="2110274"/>
                                <a:pt x="3615045" y="2094889"/>
                              </a:cubicBezTo>
                              <a:cubicBezTo>
                                <a:pt x="3425474" y="2133469"/>
                                <a:pt x="3306089" y="2086090"/>
                                <a:pt x="3103389" y="2094889"/>
                              </a:cubicBezTo>
                              <a:cubicBezTo>
                                <a:pt x="2900689" y="2103688"/>
                                <a:pt x="2768200" y="2093352"/>
                                <a:pt x="2559074" y="2094889"/>
                              </a:cubicBezTo>
                              <a:cubicBezTo>
                                <a:pt x="2349949" y="2096426"/>
                                <a:pt x="2245373" y="2077739"/>
                                <a:pt x="1982100" y="2094889"/>
                              </a:cubicBezTo>
                              <a:cubicBezTo>
                                <a:pt x="1718827" y="2112039"/>
                                <a:pt x="1606927" y="2093242"/>
                                <a:pt x="1372467" y="2094889"/>
                              </a:cubicBezTo>
                              <a:cubicBezTo>
                                <a:pt x="1138007" y="2096536"/>
                                <a:pt x="1128216" y="2049192"/>
                                <a:pt x="926129" y="2094889"/>
                              </a:cubicBezTo>
                              <a:cubicBezTo>
                                <a:pt x="724042" y="2140586"/>
                                <a:pt x="492328" y="2028606"/>
                                <a:pt x="349155" y="2094889"/>
                              </a:cubicBezTo>
                              <a:cubicBezTo>
                                <a:pt x="166163" y="2078709"/>
                                <a:pt x="-3092" y="1899578"/>
                                <a:pt x="0" y="1745734"/>
                              </a:cubicBezTo>
                              <a:cubicBezTo>
                                <a:pt x="-16271" y="1642581"/>
                                <a:pt x="22137" y="1410060"/>
                                <a:pt x="0" y="1266242"/>
                              </a:cubicBezTo>
                              <a:cubicBezTo>
                                <a:pt x="-22137" y="1122424"/>
                                <a:pt x="22369" y="871642"/>
                                <a:pt x="0" y="772784"/>
                              </a:cubicBezTo>
                              <a:cubicBezTo>
                                <a:pt x="-22369" y="673926"/>
                                <a:pt x="22039" y="559571"/>
                                <a:pt x="0" y="349155"/>
                              </a:cubicBezTo>
                              <a:close/>
                            </a:path>
                          </a:pathLst>
                        </a:custGeom>
                        <a:noFill/>
                        <a:ln>
                          <a:extLst>
                            <a:ext uri="{C807C97D-BFC1-408E-A445-0C87EB9F89A2}">
                              <ask:lineSketchStyleProps xmlns:ask="http://schemas.microsoft.com/office/drawing/2018/sketchyshapes" sd="1009384002">
                                <a:prstGeom prst="roundRect">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462E0" id="Rechteck: abgerundete Ecken 1" o:spid="_x0000_s1026" style="position:absolute;margin-left:-9.1pt;margin-top:24.4pt;width:312.15pt;height:164.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" filled="f" strokecolor="#09101d [484]" strokeweight="1pt">
                <v:stroke joinstyle="miter"/>
              </v:roundrect>
            </w:pict>
          </mc:Fallback>
        </mc:AlternateContent>
      </w:r>
    </w:p>
    <w:p w14:paraId="6856E9E0" w14:textId="44553259" w:rsidR="00662ADA" w:rsidRPr="00167A32" w:rsidRDefault="00A322BF" w:rsidP="00662ADA">
      <w:pPr>
        <w:rPr>
          <w:color w:val="FF0000"/>
        </w:rPr>
      </w:pPr>
      <w:r>
        <w:rPr>
          <w:noProof/>
        </w:rPr>
        <mc:AlternateContent>
          <mc:Choice Requires="wps">
            <w:drawing>
              <wp:anchor distT="45720" distB="45720" distL="114300" distR="114300" simplePos="0" relativeHeight="251669504" behindDoc="0" locked="0" layoutInCell="1" allowOverlap="1" wp14:anchorId="31B99EA4" wp14:editId="50FF9AC7">
                <wp:simplePos x="0" y="0"/>
                <wp:positionH relativeFrom="column">
                  <wp:posOffset>262400</wp:posOffset>
                </wp:positionH>
                <wp:positionV relativeFrom="paragraph">
                  <wp:posOffset>183483</wp:posOffset>
                </wp:positionV>
                <wp:extent cx="3281045" cy="1404620"/>
                <wp:effectExtent l="19050" t="19050" r="33655" b="34290"/>
                <wp:wrapSquare wrapText="bothSides"/>
                <wp:docPr id="218172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1045" cy="1404620"/>
                        </a:xfrm>
                        <a:custGeom>
                          <a:avLst/>
                          <a:gdLst>
                            <a:gd name="connsiteX0" fmla="*/ 0 w 3281045"/>
                            <a:gd name="connsiteY0" fmla="*/ 0 h 1404620"/>
                            <a:gd name="connsiteX1" fmla="*/ 689019 w 3281045"/>
                            <a:gd name="connsiteY1" fmla="*/ 0 h 1404620"/>
                            <a:gd name="connsiteX2" fmla="*/ 1378039 w 3281045"/>
                            <a:gd name="connsiteY2" fmla="*/ 0 h 1404620"/>
                            <a:gd name="connsiteX3" fmla="*/ 1968627 w 3281045"/>
                            <a:gd name="connsiteY3" fmla="*/ 0 h 1404620"/>
                            <a:gd name="connsiteX4" fmla="*/ 2657646 w 3281045"/>
                            <a:gd name="connsiteY4" fmla="*/ 0 h 1404620"/>
                            <a:gd name="connsiteX5" fmla="*/ 3281045 w 3281045"/>
                            <a:gd name="connsiteY5" fmla="*/ 0 h 1404620"/>
                            <a:gd name="connsiteX6" fmla="*/ 3281045 w 3281045"/>
                            <a:gd name="connsiteY6" fmla="*/ 468207 h 1404620"/>
                            <a:gd name="connsiteX7" fmla="*/ 3281045 w 3281045"/>
                            <a:gd name="connsiteY7" fmla="*/ 908321 h 1404620"/>
                            <a:gd name="connsiteX8" fmla="*/ 3281045 w 3281045"/>
                            <a:gd name="connsiteY8" fmla="*/ 1404620 h 1404620"/>
                            <a:gd name="connsiteX9" fmla="*/ 2723267 w 3281045"/>
                            <a:gd name="connsiteY9" fmla="*/ 1404620 h 1404620"/>
                            <a:gd name="connsiteX10" fmla="*/ 2165490 w 3281045"/>
                            <a:gd name="connsiteY10" fmla="*/ 1404620 h 1404620"/>
                            <a:gd name="connsiteX11" fmla="*/ 1443660 w 3281045"/>
                            <a:gd name="connsiteY11" fmla="*/ 1404620 h 1404620"/>
                            <a:gd name="connsiteX12" fmla="*/ 787451 w 3281045"/>
                            <a:gd name="connsiteY12" fmla="*/ 1404620 h 1404620"/>
                            <a:gd name="connsiteX13" fmla="*/ 0 w 3281045"/>
                            <a:gd name="connsiteY13" fmla="*/ 1404620 h 1404620"/>
                            <a:gd name="connsiteX14" fmla="*/ 0 w 3281045"/>
                            <a:gd name="connsiteY14" fmla="*/ 908321 h 1404620"/>
                            <a:gd name="connsiteX15" fmla="*/ 0 w 3281045"/>
                            <a:gd name="connsiteY15" fmla="*/ 454160 h 1404620"/>
                            <a:gd name="connsiteX16" fmla="*/ 0 w 3281045"/>
                            <a:gd name="connsiteY16" fmla="*/ 0 h 14046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81045" h="1404620" fill="none" extrusionOk="0">
                              <a:moveTo>
                                <a:pt x="0" y="0"/>
                              </a:moveTo>
                              <a:cubicBezTo>
                                <a:pt x="239473" y="-11967"/>
                                <a:pt x="351288" y="18192"/>
                                <a:pt x="689019" y="0"/>
                              </a:cubicBezTo>
                              <a:cubicBezTo>
                                <a:pt x="1026750" y="-18192"/>
                                <a:pt x="1163072" y="-10963"/>
                                <a:pt x="1378039" y="0"/>
                              </a:cubicBezTo>
                              <a:cubicBezTo>
                                <a:pt x="1593006" y="10963"/>
                                <a:pt x="1835102" y="-21536"/>
                                <a:pt x="1968627" y="0"/>
                              </a:cubicBezTo>
                              <a:cubicBezTo>
                                <a:pt x="2102152" y="21536"/>
                                <a:pt x="2463511" y="-8731"/>
                                <a:pt x="2657646" y="0"/>
                              </a:cubicBezTo>
                              <a:cubicBezTo>
                                <a:pt x="2851781" y="8731"/>
                                <a:pt x="3129576" y="13806"/>
                                <a:pt x="3281045" y="0"/>
                              </a:cubicBezTo>
                              <a:cubicBezTo>
                                <a:pt x="3264471" y="185710"/>
                                <a:pt x="3261653" y="256797"/>
                                <a:pt x="3281045" y="468207"/>
                              </a:cubicBezTo>
                              <a:cubicBezTo>
                                <a:pt x="3300437" y="679617"/>
                                <a:pt x="3259594" y="771745"/>
                                <a:pt x="3281045" y="908321"/>
                              </a:cubicBezTo>
                              <a:cubicBezTo>
                                <a:pt x="3302496" y="1044897"/>
                                <a:pt x="3257412" y="1223583"/>
                                <a:pt x="3281045" y="1404620"/>
                              </a:cubicBezTo>
                              <a:cubicBezTo>
                                <a:pt x="3099120" y="1413057"/>
                                <a:pt x="2931237" y="1429966"/>
                                <a:pt x="2723267" y="1404620"/>
                              </a:cubicBezTo>
                              <a:cubicBezTo>
                                <a:pt x="2515297" y="1379274"/>
                                <a:pt x="2427533" y="1419703"/>
                                <a:pt x="2165490" y="1404620"/>
                              </a:cubicBezTo>
                              <a:cubicBezTo>
                                <a:pt x="1903447" y="1389537"/>
                                <a:pt x="1588973" y="1380354"/>
                                <a:pt x="1443660" y="1404620"/>
                              </a:cubicBezTo>
                              <a:cubicBezTo>
                                <a:pt x="1298347" y="1428887"/>
                                <a:pt x="1063507" y="1426028"/>
                                <a:pt x="787451" y="1404620"/>
                              </a:cubicBezTo>
                              <a:cubicBezTo>
                                <a:pt x="511395" y="1383212"/>
                                <a:pt x="159034" y="1431517"/>
                                <a:pt x="0" y="1404620"/>
                              </a:cubicBezTo>
                              <a:cubicBezTo>
                                <a:pt x="-21617" y="1275219"/>
                                <a:pt x="2114" y="1125922"/>
                                <a:pt x="0" y="908321"/>
                              </a:cubicBezTo>
                              <a:cubicBezTo>
                                <a:pt x="-2114" y="690720"/>
                                <a:pt x="-21862" y="678702"/>
                                <a:pt x="0" y="454160"/>
                              </a:cubicBezTo>
                              <a:cubicBezTo>
                                <a:pt x="21862" y="229618"/>
                                <a:pt x="-18865" y="141043"/>
                                <a:pt x="0" y="0"/>
                              </a:cubicBezTo>
                              <a:close/>
                            </a:path>
                            <a:path w="3281045" h="1404620" stroke="0" extrusionOk="0">
                              <a:moveTo>
                                <a:pt x="0" y="0"/>
                              </a:moveTo>
                              <a:cubicBezTo>
                                <a:pt x="227518" y="25024"/>
                                <a:pt x="466772" y="24889"/>
                                <a:pt x="590588" y="0"/>
                              </a:cubicBezTo>
                              <a:cubicBezTo>
                                <a:pt x="714404" y="-24889"/>
                                <a:pt x="1050035" y="-4990"/>
                                <a:pt x="1246797" y="0"/>
                              </a:cubicBezTo>
                              <a:cubicBezTo>
                                <a:pt x="1443559" y="4990"/>
                                <a:pt x="1641656" y="-28017"/>
                                <a:pt x="1870196" y="0"/>
                              </a:cubicBezTo>
                              <a:cubicBezTo>
                                <a:pt x="2098736" y="28017"/>
                                <a:pt x="2247166" y="25588"/>
                                <a:pt x="2493594" y="0"/>
                              </a:cubicBezTo>
                              <a:cubicBezTo>
                                <a:pt x="2740022" y="-25588"/>
                                <a:pt x="3034506" y="26522"/>
                                <a:pt x="3281045" y="0"/>
                              </a:cubicBezTo>
                              <a:cubicBezTo>
                                <a:pt x="3283887" y="133775"/>
                                <a:pt x="3260623" y="256861"/>
                                <a:pt x="3281045" y="440114"/>
                              </a:cubicBezTo>
                              <a:cubicBezTo>
                                <a:pt x="3301467" y="623367"/>
                                <a:pt x="3297718" y="663705"/>
                                <a:pt x="3281045" y="880229"/>
                              </a:cubicBezTo>
                              <a:cubicBezTo>
                                <a:pt x="3264372" y="1096753"/>
                                <a:pt x="3290694" y="1182095"/>
                                <a:pt x="3281045" y="1404620"/>
                              </a:cubicBezTo>
                              <a:cubicBezTo>
                                <a:pt x="2990667" y="1392928"/>
                                <a:pt x="2937575" y="1385129"/>
                                <a:pt x="2657646" y="1404620"/>
                              </a:cubicBezTo>
                              <a:cubicBezTo>
                                <a:pt x="2377717" y="1424111"/>
                                <a:pt x="2274420" y="1418824"/>
                                <a:pt x="2001437" y="1404620"/>
                              </a:cubicBezTo>
                              <a:cubicBezTo>
                                <a:pt x="1728454" y="1390416"/>
                                <a:pt x="1676538" y="1397610"/>
                                <a:pt x="1410849" y="1404620"/>
                              </a:cubicBezTo>
                              <a:cubicBezTo>
                                <a:pt x="1145160" y="1411630"/>
                                <a:pt x="965521" y="1401537"/>
                                <a:pt x="754640" y="1404620"/>
                              </a:cubicBezTo>
                              <a:cubicBezTo>
                                <a:pt x="543759" y="1407703"/>
                                <a:pt x="227177" y="1432399"/>
                                <a:pt x="0" y="1404620"/>
                              </a:cubicBezTo>
                              <a:cubicBezTo>
                                <a:pt x="19415" y="1300555"/>
                                <a:pt x="-19499" y="1113709"/>
                                <a:pt x="0" y="978552"/>
                              </a:cubicBezTo>
                              <a:cubicBezTo>
                                <a:pt x="19499" y="843395"/>
                                <a:pt x="-7507" y="687118"/>
                                <a:pt x="0" y="496299"/>
                              </a:cubicBezTo>
                              <a:cubicBezTo>
                                <a:pt x="7507" y="305480"/>
                                <a:pt x="-17764" y="235745"/>
                                <a:pt x="0" y="0"/>
                              </a:cubicBezTo>
                              <a:close/>
                            </a:path>
                          </a:pathLst>
                        </a:custGeom>
                        <a:solidFill>
                          <a:srgbClr val="FFFFFF"/>
                        </a:solidFill>
                        <a:ln w="9525">
                          <a:solidFill>
                            <a:srgbClr val="000000"/>
                          </a:solidFill>
                          <a:miter lim="800000"/>
                          <a:headEnd/>
                          <a:tailEnd/>
                          <a:extLst>
                            <a:ext uri="{C807C97D-BFC1-408E-A445-0C87EB9F89A2}">
                              <ask:lineSketchStyleProps xmlns:ask="http://schemas.microsoft.com/office/drawing/2018/sketchyshapes" sd="3531585027">
                                <a:prstGeom prst="rect">
                                  <a:avLst/>
                                </a:prstGeom>
                                <ask:type>
                                  <ask:lineSketchFreehand/>
                                </ask:type>
                              </ask:lineSketchStyleProps>
                            </a:ext>
                          </a:extLst>
                        </a:ln>
                      </wps:spPr>
                      <wps:txbx>
                        <w:txbxContent>
                          <w:p w14:paraId="2DFB9E34" w14:textId="48BCD12D" w:rsidR="00FB679F" w:rsidRPr="005F34E2" w:rsidRDefault="00FB679F" w:rsidP="005F34E2">
                            <w:pPr>
                              <w:spacing w:line="276" w:lineRule="auto"/>
                              <w:rPr>
                                <w:rFonts w:cstheme="minorHAnsi"/>
                              </w:rPr>
                            </w:pPr>
                            <w:r>
                              <w:rPr>
                                <w:rFonts w:cstheme="minorHAnsi"/>
                              </w:rPr>
                              <w:t xml:space="preserve">Welche Apps, Tools, Tracker </w:t>
                            </w:r>
                            <w:ins w:id="236" w:author="Theresa Salge" w:date="2024-07-09T17:36:00Z">
                              <w:r>
                                <w:rPr>
                                  <w:rFonts w:cstheme="minorHAnsi"/>
                                </w:rPr>
                                <w:t>zu</w:t>
                              </w:r>
                            </w:ins>
                            <w:ins w:id="237" w:author="Samime Kutlu" w:date="2024-07-12T13:47:00Z">
                              <w:r w:rsidR="00194BE5">
                                <w:rPr>
                                  <w:rFonts w:cstheme="minorHAnsi"/>
                                </w:rPr>
                                <w:t xml:space="preserve">m </w:t>
                              </w:r>
                            </w:ins>
                            <w:ins w:id="238" w:author="Theresa Salge" w:date="2024-07-09T17:36:00Z">
                              <w:del w:id="239" w:author="Samime Kutlu" w:date="2024-07-12T13:47:00Z">
                                <w:r w:rsidDel="00194BE5">
                                  <w:rPr>
                                    <w:rFonts w:cstheme="minorHAnsi"/>
                                  </w:rPr>
                                  <w:delText xml:space="preserve"> dem </w:delText>
                                </w:r>
                              </w:del>
                              <w:r>
                                <w:rPr>
                                  <w:rFonts w:cstheme="minorHAnsi"/>
                                </w:rPr>
                                <w:t xml:space="preserve">Thema Gesundheit </w:t>
                              </w:r>
                            </w:ins>
                            <w:r>
                              <w:rPr>
                                <w:rFonts w:cstheme="minorHAnsi"/>
                              </w:rPr>
                              <w:t>verwendest du schon?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B99EA4" id="_x0000_s1028" type="#_x0000_t202" style="position:absolute;margin-left:20.65pt;margin-top:14.45pt;width:258.3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">
                <v:textbox style="mso-fit-shape-to-text:t">
                  <w:txbxContent>
                    <w:p w14:paraId="2DFB9E34" w14:textId="48BCD12D" w:rsidR="00FB679F" w:rsidRPr="005F34E2" w:rsidRDefault="00FB679F" w:rsidP="005F34E2">
                      <w:pPr>
                        <w:spacing w:line="276" w:lineRule="auto"/>
                        <w:rPr>
                          <w:rFonts w:cstheme="minorHAnsi"/>
                        </w:rPr>
                      </w:pPr>
                      <w:r>
                        <w:rPr>
                          <w:rFonts w:cstheme="minorHAnsi"/>
                        </w:rPr>
                        <w:t xml:space="preserve">Welche Apps, Tools, Tracker </w:t>
                      </w:r>
                      <w:ins w:id="240" w:author="Theresa Salge" w:date="2024-07-09T17:36:00Z">
                        <w:r>
                          <w:rPr>
                            <w:rFonts w:cstheme="minorHAnsi"/>
                          </w:rPr>
                          <w:t>zu</w:t>
                        </w:r>
                      </w:ins>
                      <w:ins w:id="241" w:author="Samime Kutlu" w:date="2024-07-12T13:47:00Z">
                        <w:r w:rsidR="00194BE5">
                          <w:rPr>
                            <w:rFonts w:cstheme="minorHAnsi"/>
                          </w:rPr>
                          <w:t xml:space="preserve">m </w:t>
                        </w:r>
                      </w:ins>
                      <w:ins w:id="242" w:author="Theresa Salge" w:date="2024-07-09T17:36:00Z">
                        <w:del w:id="243" w:author="Samime Kutlu" w:date="2024-07-12T13:47:00Z">
                          <w:r w:rsidDel="00194BE5">
                            <w:rPr>
                              <w:rFonts w:cstheme="minorHAnsi"/>
                            </w:rPr>
                            <w:delText xml:space="preserve"> dem </w:delText>
                          </w:r>
                        </w:del>
                        <w:r>
                          <w:rPr>
                            <w:rFonts w:cstheme="minorHAnsi"/>
                          </w:rPr>
                          <w:t xml:space="preserve">Thema Gesundheit </w:t>
                        </w:r>
                      </w:ins>
                      <w:r>
                        <w:rPr>
                          <w:rFonts w:cstheme="minorHAnsi"/>
                        </w:rPr>
                        <w:t>verwendest du schon?</w:t>
                      </w:r>
                    </w:p>
                  </w:txbxContent>
                </v:textbox>
                <w10:wrap type="square"/>
              </v:shape>
            </w:pict>
          </mc:Fallback>
        </mc:AlternateContent>
      </w:r>
    </w:p>
    <w:p w14:paraId="69571DEC" w14:textId="17267ACC" w:rsidR="00662ADA" w:rsidRPr="00167A32" w:rsidRDefault="00662ADA" w:rsidP="00662ADA">
      <w:pPr>
        <w:rPr>
          <w:color w:val="FF0000"/>
        </w:rPr>
      </w:pPr>
    </w:p>
    <w:p w14:paraId="5287950C" w14:textId="51D20D3E" w:rsidR="00662ADA" w:rsidRPr="00167A32" w:rsidRDefault="00662ADA" w:rsidP="00662ADA">
      <w:pPr>
        <w:rPr>
          <w:color w:val="FF0000"/>
        </w:rPr>
      </w:pPr>
    </w:p>
    <w:p w14:paraId="6952E668" w14:textId="4244D076" w:rsidR="00356D3E" w:rsidRPr="00167A32" w:rsidRDefault="00356D3E" w:rsidP="00662ADA">
      <w:pPr>
        <w:rPr>
          <w:color w:val="FF0000"/>
        </w:rPr>
      </w:pPr>
    </w:p>
    <w:p w14:paraId="332B50F6" w14:textId="77777777" w:rsidR="00356D3E" w:rsidRPr="00167A32" w:rsidRDefault="00356D3E" w:rsidP="00662ADA">
      <w:pPr>
        <w:rPr>
          <w:color w:val="FF0000"/>
        </w:rPr>
      </w:pPr>
    </w:p>
    <w:p w14:paraId="74EF335D" w14:textId="77777777" w:rsidR="00356D3E" w:rsidRDefault="00356D3E" w:rsidP="00662ADA">
      <w:pPr>
        <w:rPr>
          <w:rFonts w:cstheme="minorHAnsi"/>
          <w:color w:val="FF0000"/>
        </w:rPr>
      </w:pPr>
      <w:bookmarkStart w:id="244" w:name="_Hlk166757731"/>
    </w:p>
    <w:p w14:paraId="4923BD46" w14:textId="77777777" w:rsidR="005A2F9F" w:rsidRDefault="005A2F9F" w:rsidP="00662ADA">
      <w:pPr>
        <w:rPr>
          <w:rFonts w:cstheme="minorHAnsi"/>
          <w:color w:val="FF0000"/>
        </w:rPr>
      </w:pPr>
    </w:p>
    <w:p w14:paraId="1BBCCE0E" w14:textId="77777777" w:rsidR="005A2F9F" w:rsidRPr="00167A32" w:rsidRDefault="005A2F9F" w:rsidP="00662ADA">
      <w:pPr>
        <w:rPr>
          <w:rFonts w:cstheme="minorHAnsi"/>
          <w:color w:val="FF0000"/>
        </w:rPr>
      </w:pPr>
    </w:p>
    <w:p w14:paraId="2D82C32A" w14:textId="77777777" w:rsidR="005A2F9F" w:rsidRDefault="005A2F9F" w:rsidP="00662ADA">
      <w:pPr>
        <w:rPr>
          <w:color w:val="FF0000"/>
        </w:rPr>
        <w:sectPr w:rsidR="005A2F9F" w:rsidSect="005674EF">
          <w:headerReference w:type="default" r:id="rId32"/>
          <w:pgSz w:w="11906" w:h="16838"/>
          <w:pgMar w:top="1417" w:right="1417" w:bottom="1134" w:left="1417" w:header="708" w:footer="708" w:gutter="0"/>
          <w:cols w:space="708"/>
          <w:docGrid w:linePitch="360"/>
        </w:sectPr>
      </w:pPr>
    </w:p>
    <w:bookmarkEnd w:id="244"/>
    <w:p w14:paraId="671904CB" w14:textId="67E5E689" w:rsidR="00195814" w:rsidRDefault="00195814" w:rsidP="00195814">
      <w:pPr>
        <w:spacing w:line="276" w:lineRule="auto"/>
        <w:rPr>
          <w:rFonts w:cstheme="minorHAnsi"/>
          <w:color w:val="FF0000"/>
          <w:sz w:val="24"/>
          <w:szCs w:val="24"/>
        </w:rPr>
      </w:pPr>
      <w:r w:rsidRPr="00167A32">
        <w:rPr>
          <w:rFonts w:cstheme="minorHAnsi"/>
          <w:color w:val="FF0000"/>
          <w:sz w:val="24"/>
          <w:szCs w:val="24"/>
          <w:highlight w:val="lightGray"/>
        </w:rPr>
        <w:lastRenderedPageBreak/>
        <w:t xml:space="preserve">((Seite </w:t>
      </w:r>
      <w:r w:rsidR="002F3402">
        <w:rPr>
          <w:rFonts w:cstheme="minorHAnsi"/>
          <w:color w:val="FF0000"/>
          <w:sz w:val="24"/>
          <w:szCs w:val="24"/>
          <w:highlight w:val="lightGray"/>
        </w:rPr>
        <w:t>1</w:t>
      </w:r>
      <w:r w:rsidR="008F63E0">
        <w:rPr>
          <w:rFonts w:cstheme="minorHAnsi"/>
          <w:color w:val="FF0000"/>
          <w:sz w:val="24"/>
          <w:szCs w:val="24"/>
          <w:highlight w:val="lightGray"/>
        </w:rPr>
        <w:t>1</w:t>
      </w:r>
      <w:r w:rsidRPr="00167A32">
        <w:rPr>
          <w:rFonts w:cstheme="minorHAnsi"/>
          <w:color w:val="FF0000"/>
          <w:sz w:val="24"/>
          <w:szCs w:val="24"/>
          <w:highlight w:val="lightGray"/>
        </w:rPr>
        <w:t>))</w:t>
      </w:r>
      <w:r w:rsidRPr="00167A32">
        <w:rPr>
          <w:rFonts w:cstheme="minorHAnsi"/>
          <w:color w:val="FF0000"/>
          <w:sz w:val="24"/>
          <w:szCs w:val="24"/>
        </w:rPr>
        <w:t xml:space="preserve"> </w:t>
      </w:r>
    </w:p>
    <w:p w14:paraId="4A609072" w14:textId="32340071" w:rsidR="005D037A" w:rsidRPr="005D037A" w:rsidRDefault="005D037A" w:rsidP="00195814">
      <w:pPr>
        <w:spacing w:line="276" w:lineRule="auto"/>
        <w:rPr>
          <w:rFonts w:cstheme="minorHAnsi"/>
          <w:sz w:val="24"/>
          <w:szCs w:val="24"/>
        </w:rPr>
      </w:pPr>
      <w:r w:rsidRPr="005D037A">
        <w:rPr>
          <w:rFonts w:cstheme="minorHAnsi"/>
          <w:sz w:val="24"/>
          <w:szCs w:val="24"/>
          <w:highlight w:val="yellow"/>
        </w:rPr>
        <w:t>((Info: Diese Vorlage sollte dann auch digital als PDF oder Word-Vorlage (*.dotx) in der Taskcard liegen.))</w:t>
      </w:r>
    </w:p>
    <w:p w14:paraId="4D275BDC" w14:textId="7DC98361" w:rsidR="00195814" w:rsidRDefault="00662ADA" w:rsidP="00662ADA">
      <w:pPr>
        <w:spacing w:line="276" w:lineRule="auto"/>
        <w:rPr>
          <w:b/>
          <w:bCs/>
          <w:sz w:val="28"/>
          <w:szCs w:val="28"/>
        </w:rPr>
      </w:pPr>
      <w:r w:rsidRPr="005A2F9F">
        <w:rPr>
          <w:b/>
          <w:bCs/>
          <w:sz w:val="28"/>
          <w:szCs w:val="28"/>
        </w:rPr>
        <w:t xml:space="preserve">Arbeitsblatt </w:t>
      </w:r>
      <w:ins w:id="245" w:author="Michael Kohl" w:date="2024-07-16T16:08:00Z" w16du:dateUtc="2024-07-16T14:08:00Z">
        <w:r w:rsidR="00BE3071">
          <w:rPr>
            <w:b/>
            <w:bCs/>
            <w:sz w:val="28"/>
            <w:szCs w:val="28"/>
          </w:rPr>
          <w:t>3</w:t>
        </w:r>
      </w:ins>
      <w:del w:id="246" w:author="Michael Kohl" w:date="2024-07-16T16:08:00Z" w16du:dateUtc="2024-07-16T14:08:00Z">
        <w:r w:rsidRPr="005A2F9F" w:rsidDel="00BE3071">
          <w:rPr>
            <w:b/>
            <w:bCs/>
            <w:sz w:val="28"/>
            <w:szCs w:val="28"/>
          </w:rPr>
          <w:delText>2</w:delText>
        </w:r>
      </w:del>
      <w:r w:rsidRPr="005A2F9F">
        <w:rPr>
          <w:b/>
          <w:bCs/>
          <w:sz w:val="28"/>
          <w:szCs w:val="28"/>
        </w:rPr>
        <w:t xml:space="preserve"> </w:t>
      </w:r>
    </w:p>
    <w:p w14:paraId="1BB44FA4" w14:textId="79FBF729" w:rsidR="005A2F9F" w:rsidRPr="005A2F9F" w:rsidRDefault="005A2F9F" w:rsidP="00662ADA">
      <w:pPr>
        <w:spacing w:line="276" w:lineRule="auto"/>
        <w:rPr>
          <w:b/>
          <w:bCs/>
          <w:sz w:val="28"/>
          <w:szCs w:val="28"/>
        </w:rPr>
      </w:pPr>
      <w:r w:rsidRPr="005A2F9F">
        <w:rPr>
          <w:b/>
          <w:bCs/>
          <w:sz w:val="28"/>
          <w:szCs w:val="28"/>
        </w:rPr>
        <w:t>Mein digital gestützter Gesundheitsplan</w:t>
      </w:r>
    </w:p>
    <w:tbl>
      <w:tblPr>
        <w:tblW w:w="14591" w:type="dxa"/>
        <w:tblLayout w:type="fixed"/>
        <w:tblCellMar>
          <w:top w:w="15" w:type="dxa"/>
          <w:left w:w="113" w:type="dxa"/>
          <w:bottom w:w="15" w:type="dxa"/>
          <w:right w:w="15" w:type="dxa"/>
        </w:tblCellMar>
        <w:tblLook w:val="04A0" w:firstRow="1" w:lastRow="0" w:firstColumn="1" w:lastColumn="0" w:noHBand="0" w:noVBand="1"/>
      </w:tblPr>
      <w:tblGrid>
        <w:gridCol w:w="1795"/>
        <w:gridCol w:w="3724"/>
        <w:gridCol w:w="2137"/>
        <w:gridCol w:w="2257"/>
        <w:gridCol w:w="2693"/>
        <w:gridCol w:w="1985"/>
      </w:tblGrid>
      <w:tr w:rsidR="00ED0313" w:rsidRPr="005A2F9F" w14:paraId="4F11A083" w14:textId="6A2108A8" w:rsidTr="00543FD6">
        <w:trPr>
          <w:trHeight w:val="485"/>
        </w:trPr>
        <w:tc>
          <w:tcPr>
            <w:tcW w:w="1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A4BBF" w14:textId="77777777" w:rsidR="00ED0313" w:rsidRPr="00A322BF" w:rsidRDefault="00ED0313" w:rsidP="005A2F9F">
            <w:pPr>
              <w:rPr>
                <w:b/>
                <w:bCs/>
                <w:lang w:eastAsia="de-DE"/>
              </w:rPr>
            </w:pPr>
            <w:r w:rsidRPr="00A322BF">
              <w:rPr>
                <w:b/>
                <w:bCs/>
                <w:lang w:eastAsia="de-DE"/>
              </w:rPr>
              <w:t>Zielbereich</w:t>
            </w:r>
          </w:p>
        </w:tc>
        <w:tc>
          <w:tcPr>
            <w:tcW w:w="3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8B861" w14:textId="5431E724" w:rsidR="00ED0313" w:rsidRPr="00A322BF" w:rsidRDefault="00ED0313" w:rsidP="005A2F9F">
            <w:pPr>
              <w:rPr>
                <w:b/>
                <w:bCs/>
                <w:lang w:eastAsia="de-DE"/>
              </w:rPr>
            </w:pPr>
            <w:r w:rsidRPr="00A322BF">
              <w:rPr>
                <w:b/>
                <w:bCs/>
                <w:lang w:eastAsia="de-DE"/>
              </w:rPr>
              <w:t>Ziel (konkrete und nachprüfbare Angaben)</w:t>
            </w:r>
          </w:p>
        </w:tc>
        <w:tc>
          <w:tcPr>
            <w:tcW w:w="2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B14CD" w14:textId="77777777" w:rsidR="00ED0313" w:rsidRPr="00A322BF" w:rsidRDefault="00ED0313" w:rsidP="005A2F9F">
            <w:pPr>
              <w:rPr>
                <w:b/>
                <w:bCs/>
                <w:lang w:eastAsia="de-DE"/>
              </w:rPr>
            </w:pPr>
            <w:r w:rsidRPr="00A322BF">
              <w:rPr>
                <w:b/>
                <w:bCs/>
                <w:lang w:eastAsia="de-DE"/>
              </w:rPr>
              <w:t xml:space="preserve">Digital </w:t>
            </w:r>
          </w:p>
          <w:p w14:paraId="0FB61A7D" w14:textId="6A27209D" w:rsidR="00ED0313" w:rsidRPr="00A322BF" w:rsidRDefault="00ED0313" w:rsidP="005A2F9F">
            <w:pPr>
              <w:rPr>
                <w:b/>
                <w:bCs/>
                <w:lang w:eastAsia="de-DE"/>
              </w:rPr>
            </w:pPr>
            <w:r w:rsidRPr="00A322BF">
              <w:rPr>
                <w:b/>
                <w:bCs/>
                <w:lang w:eastAsia="de-DE"/>
              </w:rPr>
              <w:t>unterstützende App</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3423B" w14:textId="77777777" w:rsidR="00ED0313" w:rsidRPr="00A322BF" w:rsidRDefault="00ED0313" w:rsidP="005A2F9F">
            <w:pPr>
              <w:rPr>
                <w:b/>
                <w:bCs/>
                <w:lang w:eastAsia="de-DE"/>
              </w:rPr>
            </w:pPr>
            <w:r w:rsidRPr="00A322BF">
              <w:rPr>
                <w:b/>
                <w:bCs/>
                <w:lang w:eastAsia="de-DE"/>
              </w:rPr>
              <w:t xml:space="preserve">Wann? </w:t>
            </w:r>
          </w:p>
          <w:p w14:paraId="4BCCC523" w14:textId="58B24FA7" w:rsidR="00ED0313" w:rsidRPr="00A322BF" w:rsidRDefault="00ED0313" w:rsidP="005A2F9F">
            <w:pPr>
              <w:rPr>
                <w:b/>
                <w:bCs/>
                <w:lang w:eastAsia="de-DE"/>
              </w:rPr>
            </w:pPr>
            <w:r w:rsidRPr="00A322BF">
              <w:rPr>
                <w:b/>
                <w:bCs/>
                <w:lang w:eastAsia="de-DE"/>
              </w:rPr>
              <w:t>Integration in den Alltag</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026F1" w14:textId="77777777" w:rsidR="00ED0313" w:rsidRDefault="00ED0313" w:rsidP="00ED0313">
            <w:pPr>
              <w:rPr>
                <w:b/>
                <w:bCs/>
                <w:lang w:eastAsia="de-DE"/>
              </w:rPr>
            </w:pPr>
            <w:r w:rsidRPr="00A322BF">
              <w:rPr>
                <w:b/>
                <w:bCs/>
                <w:lang w:eastAsia="de-DE"/>
              </w:rPr>
              <w:t>Dokumentation</w:t>
            </w:r>
          </w:p>
          <w:p w14:paraId="09B3BACA" w14:textId="555211C1" w:rsidR="00A322BF" w:rsidRPr="00A322BF" w:rsidRDefault="00A322BF" w:rsidP="00ED0313">
            <w:pPr>
              <w:rPr>
                <w:b/>
                <w:bCs/>
                <w:lang w:eastAsia="de-DE"/>
              </w:rPr>
            </w:pPr>
            <w:r>
              <w:rPr>
                <w:b/>
                <w:bCs/>
                <w:lang w:eastAsia="de-DE"/>
              </w:rPr>
              <w:t>Wie dokumentiere ich den Ablauf</w:t>
            </w:r>
            <w:r w:rsidR="00A471F7">
              <w:rPr>
                <w:b/>
                <w:bCs/>
                <w:lang w:eastAsia="de-DE"/>
              </w:rPr>
              <w:t> </w:t>
            </w:r>
            <w:r w:rsidR="00195814">
              <w:rPr>
                <w:b/>
                <w:bCs/>
                <w:lang w:eastAsia="de-DE"/>
              </w:rPr>
              <w:t>/</w:t>
            </w:r>
            <w:r w:rsidR="00A471F7">
              <w:rPr>
                <w:b/>
                <w:bCs/>
                <w:lang w:eastAsia="de-DE"/>
              </w:rPr>
              <w:t xml:space="preserve"> </w:t>
            </w:r>
            <w:r>
              <w:rPr>
                <w:b/>
                <w:bCs/>
                <w:lang w:eastAsia="de-DE"/>
              </w:rPr>
              <w:t>Fortschritt?</w:t>
            </w:r>
          </w:p>
        </w:tc>
        <w:tc>
          <w:tcPr>
            <w:tcW w:w="1985" w:type="dxa"/>
            <w:tcBorders>
              <w:top w:val="single" w:sz="8" w:space="0" w:color="000000"/>
              <w:left w:val="single" w:sz="8" w:space="0" w:color="000000"/>
              <w:bottom w:val="single" w:sz="8" w:space="0" w:color="000000"/>
              <w:right w:val="single" w:sz="8" w:space="0" w:color="000000"/>
            </w:tcBorders>
          </w:tcPr>
          <w:p w14:paraId="61B9437C" w14:textId="77777777" w:rsidR="00ED0313" w:rsidRDefault="00ED0313" w:rsidP="005A2F9F">
            <w:pPr>
              <w:rPr>
                <w:b/>
                <w:bCs/>
                <w:lang w:eastAsia="de-DE"/>
              </w:rPr>
            </w:pPr>
            <w:r w:rsidRPr="00A322BF">
              <w:rPr>
                <w:b/>
                <w:bCs/>
                <w:lang w:eastAsia="de-DE"/>
              </w:rPr>
              <w:t>Tandem</w:t>
            </w:r>
          </w:p>
          <w:p w14:paraId="1056043A" w14:textId="29761F69" w:rsidR="00A322BF" w:rsidRPr="00A322BF" w:rsidRDefault="00A322BF" w:rsidP="005A2F9F">
            <w:pPr>
              <w:rPr>
                <w:b/>
                <w:bCs/>
                <w:lang w:eastAsia="de-DE"/>
              </w:rPr>
            </w:pPr>
            <w:commentRangeStart w:id="247"/>
            <w:del w:id="248" w:author="Michael Kohl" w:date="2024-07-16T15:03:00Z" w16du:dateUtc="2024-07-16T13:03:00Z">
              <w:r w:rsidDel="008D4932">
                <w:rPr>
                  <w:b/>
                  <w:bCs/>
                  <w:lang w:eastAsia="de-DE"/>
                </w:rPr>
                <w:delText>Wem lege ich Rechenschaft ab?</w:delText>
              </w:r>
              <w:commentRangeEnd w:id="247"/>
              <w:r w:rsidR="00927044" w:rsidDel="008D4932">
                <w:rPr>
                  <w:rStyle w:val="Kommentarzeichen"/>
                </w:rPr>
                <w:commentReference w:id="247"/>
              </w:r>
            </w:del>
            <w:ins w:id="249" w:author="Michael Kohl" w:date="2024-07-16T15:03:00Z" w16du:dateUtc="2024-07-16T13:03:00Z">
              <w:r w:rsidR="008D4932">
                <w:rPr>
                  <w:b/>
                  <w:bCs/>
                  <w:lang w:eastAsia="de-DE"/>
                </w:rPr>
                <w:t>An wen muss ich Bericht erstatten?</w:t>
              </w:r>
            </w:ins>
          </w:p>
        </w:tc>
      </w:tr>
      <w:tr w:rsidR="00A322BF" w:rsidRPr="005A2F9F" w14:paraId="342E5AF8" w14:textId="4EECEDD3" w:rsidTr="00543FD6">
        <w:trPr>
          <w:trHeight w:val="740"/>
        </w:trPr>
        <w:tc>
          <w:tcPr>
            <w:tcW w:w="1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7A637" w14:textId="0BA9F67F" w:rsidR="00A322BF" w:rsidRPr="005A2F9F" w:rsidRDefault="00A322BF" w:rsidP="00A322BF">
            <w:pPr>
              <w:rPr>
                <w:lang w:eastAsia="de-DE"/>
              </w:rPr>
            </w:pPr>
            <w:r w:rsidRPr="005A2F9F">
              <w:rPr>
                <w:lang w:eastAsia="de-DE"/>
              </w:rPr>
              <w:t>Körperliche Aktivität</w:t>
            </w:r>
          </w:p>
        </w:tc>
        <w:tc>
          <w:tcPr>
            <w:tcW w:w="37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2AB1D30" w14:textId="77777777" w:rsidR="00195814" w:rsidRDefault="00195814" w:rsidP="00A322BF">
            <w:pPr>
              <w:rPr>
                <w:lang w:eastAsia="de-DE"/>
              </w:rPr>
            </w:pPr>
          </w:p>
          <w:p w14:paraId="41C08A03" w14:textId="39A8322E" w:rsidR="00195814" w:rsidRPr="005A2F9F" w:rsidRDefault="00195814" w:rsidP="00A322BF">
            <w:pPr>
              <w:rPr>
                <w:lang w:eastAsia="de-DE"/>
              </w:rPr>
            </w:pPr>
          </w:p>
        </w:tc>
        <w:tc>
          <w:tcPr>
            <w:tcW w:w="2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B5CA6" w14:textId="60EE866F" w:rsidR="00A322BF" w:rsidRPr="005A2F9F" w:rsidRDefault="00A322BF" w:rsidP="00A322BF">
            <w:pPr>
              <w:rPr>
                <w:lang w:eastAsia="de-DE"/>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96E6B" w14:textId="57F4AF1B" w:rsidR="00A322BF" w:rsidRPr="005A2F9F" w:rsidRDefault="00A322BF" w:rsidP="00A322BF">
            <w:pPr>
              <w:rPr>
                <w:lang w:eastAsia="de-DE"/>
              </w:rPr>
            </w:pP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DE4C7" w14:textId="28BF8F99" w:rsidR="00A322BF" w:rsidRPr="005A2F9F" w:rsidRDefault="00A322BF" w:rsidP="00A322BF">
            <w:pPr>
              <w:rPr>
                <w:lang w:eastAsia="de-DE"/>
              </w:rPr>
            </w:pPr>
          </w:p>
        </w:tc>
        <w:tc>
          <w:tcPr>
            <w:tcW w:w="1985" w:type="dxa"/>
            <w:tcBorders>
              <w:top w:val="single" w:sz="8" w:space="0" w:color="000000"/>
              <w:left w:val="single" w:sz="8" w:space="0" w:color="000000"/>
              <w:bottom w:val="single" w:sz="8" w:space="0" w:color="000000"/>
              <w:right w:val="single" w:sz="8" w:space="0" w:color="000000"/>
            </w:tcBorders>
          </w:tcPr>
          <w:p w14:paraId="726C9FCD" w14:textId="4390E575" w:rsidR="00A322BF" w:rsidRPr="005A2F9F" w:rsidRDefault="00A322BF" w:rsidP="00A322BF">
            <w:pPr>
              <w:rPr>
                <w:lang w:eastAsia="de-DE"/>
              </w:rPr>
            </w:pPr>
          </w:p>
        </w:tc>
      </w:tr>
      <w:tr w:rsidR="00A322BF" w:rsidRPr="005A2F9F" w14:paraId="168CFBB5" w14:textId="4C3B67BE" w:rsidTr="00543FD6">
        <w:trPr>
          <w:trHeight w:val="485"/>
        </w:trPr>
        <w:tc>
          <w:tcPr>
            <w:tcW w:w="1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4AA2B" w14:textId="12621CD6" w:rsidR="00A322BF" w:rsidRPr="005A2F9F" w:rsidRDefault="00A322BF" w:rsidP="00A322BF">
            <w:pPr>
              <w:rPr>
                <w:lang w:eastAsia="de-DE"/>
              </w:rPr>
            </w:pPr>
            <w:r w:rsidRPr="005A2F9F">
              <w:rPr>
                <w:lang w:eastAsia="de-DE"/>
              </w:rPr>
              <w:t>Ernährung</w:t>
            </w:r>
          </w:p>
        </w:tc>
        <w:tc>
          <w:tcPr>
            <w:tcW w:w="3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C3564" w14:textId="77777777" w:rsidR="00195814" w:rsidRDefault="00195814" w:rsidP="00A322BF">
            <w:pPr>
              <w:rPr>
                <w:lang w:eastAsia="de-DE"/>
              </w:rPr>
            </w:pPr>
          </w:p>
          <w:p w14:paraId="3DE117CD" w14:textId="410556B1" w:rsidR="00195814" w:rsidRPr="005A2F9F" w:rsidRDefault="00195814" w:rsidP="00A322BF">
            <w:pPr>
              <w:rPr>
                <w:lang w:eastAsia="de-DE"/>
              </w:rPr>
            </w:pPr>
          </w:p>
        </w:tc>
        <w:tc>
          <w:tcPr>
            <w:tcW w:w="2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AE7C3" w14:textId="524BCD07" w:rsidR="00A322BF" w:rsidRPr="005A2F9F" w:rsidRDefault="00A322BF" w:rsidP="00A322BF">
            <w:pPr>
              <w:rPr>
                <w:lang w:eastAsia="de-DE"/>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254C7" w14:textId="6B0FA578" w:rsidR="00A322BF" w:rsidRPr="005A2F9F" w:rsidRDefault="00A322BF" w:rsidP="00A322BF">
            <w:pPr>
              <w:rPr>
                <w:lang w:eastAsia="de-DE"/>
              </w:rPr>
            </w:pP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B2F28" w14:textId="70EA641D" w:rsidR="00A322BF" w:rsidRPr="005A2F9F" w:rsidRDefault="00A322BF" w:rsidP="00A322BF">
            <w:pPr>
              <w:rPr>
                <w:lang w:eastAsia="de-DE"/>
              </w:rPr>
            </w:pPr>
          </w:p>
        </w:tc>
        <w:tc>
          <w:tcPr>
            <w:tcW w:w="1985" w:type="dxa"/>
            <w:tcBorders>
              <w:top w:val="single" w:sz="8" w:space="0" w:color="000000"/>
              <w:left w:val="single" w:sz="8" w:space="0" w:color="000000"/>
              <w:bottom w:val="single" w:sz="8" w:space="0" w:color="000000"/>
              <w:right w:val="single" w:sz="8" w:space="0" w:color="000000"/>
            </w:tcBorders>
          </w:tcPr>
          <w:p w14:paraId="1E07CFFF" w14:textId="20C2EC27" w:rsidR="00A322BF" w:rsidRPr="005A2F9F" w:rsidRDefault="00A322BF" w:rsidP="00A322BF">
            <w:pPr>
              <w:rPr>
                <w:lang w:eastAsia="de-DE"/>
              </w:rPr>
            </w:pPr>
          </w:p>
        </w:tc>
      </w:tr>
      <w:tr w:rsidR="00A322BF" w:rsidRPr="005A2F9F" w14:paraId="0893AEEB" w14:textId="2CC339A9" w:rsidTr="00543FD6">
        <w:trPr>
          <w:trHeight w:val="740"/>
        </w:trPr>
        <w:tc>
          <w:tcPr>
            <w:tcW w:w="1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110FE" w14:textId="58F90825" w:rsidR="00A322BF" w:rsidRPr="005A2F9F" w:rsidRDefault="00A322BF" w:rsidP="00A322BF">
            <w:pPr>
              <w:rPr>
                <w:lang w:eastAsia="de-DE"/>
              </w:rPr>
            </w:pPr>
            <w:commentRangeStart w:id="250"/>
            <w:r w:rsidRPr="005A2F9F">
              <w:rPr>
                <w:lang w:eastAsia="de-DE"/>
              </w:rPr>
              <w:t>Prävention</w:t>
            </w:r>
            <w:commentRangeEnd w:id="250"/>
            <w:r w:rsidR="00F3217C">
              <w:rPr>
                <w:rStyle w:val="Kommentarzeichen"/>
              </w:rPr>
              <w:commentReference w:id="250"/>
            </w:r>
          </w:p>
        </w:tc>
        <w:tc>
          <w:tcPr>
            <w:tcW w:w="3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A7E97" w14:textId="77777777" w:rsidR="00195814" w:rsidRDefault="00195814" w:rsidP="00A322BF">
            <w:pPr>
              <w:rPr>
                <w:lang w:eastAsia="de-DE"/>
              </w:rPr>
            </w:pPr>
          </w:p>
          <w:p w14:paraId="7315A9A0" w14:textId="435BE6E6" w:rsidR="00195814" w:rsidRPr="005A2F9F" w:rsidRDefault="00195814" w:rsidP="00A322BF">
            <w:pPr>
              <w:rPr>
                <w:lang w:eastAsia="de-DE"/>
              </w:rPr>
            </w:pPr>
          </w:p>
        </w:tc>
        <w:tc>
          <w:tcPr>
            <w:tcW w:w="2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958A9" w14:textId="69A6E995" w:rsidR="00A322BF" w:rsidRPr="005A2F9F" w:rsidRDefault="00A322BF" w:rsidP="00A322BF">
            <w:pPr>
              <w:rPr>
                <w:lang w:eastAsia="de-DE"/>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8594C" w14:textId="2B7604E7" w:rsidR="00A322BF" w:rsidRPr="005A2F9F" w:rsidRDefault="00A322BF" w:rsidP="00A322BF">
            <w:pPr>
              <w:rPr>
                <w:lang w:eastAsia="de-DE"/>
              </w:rPr>
            </w:pP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6A9FB" w14:textId="04FE50FF" w:rsidR="00A322BF" w:rsidRPr="005A2F9F" w:rsidRDefault="00A322BF" w:rsidP="00A322BF">
            <w:pPr>
              <w:rPr>
                <w:lang w:eastAsia="de-DE"/>
              </w:rPr>
            </w:pPr>
          </w:p>
        </w:tc>
        <w:tc>
          <w:tcPr>
            <w:tcW w:w="1985" w:type="dxa"/>
            <w:tcBorders>
              <w:top w:val="single" w:sz="8" w:space="0" w:color="000000"/>
              <w:left w:val="single" w:sz="8" w:space="0" w:color="000000"/>
              <w:bottom w:val="single" w:sz="8" w:space="0" w:color="000000"/>
              <w:right w:val="single" w:sz="8" w:space="0" w:color="000000"/>
            </w:tcBorders>
          </w:tcPr>
          <w:p w14:paraId="5887E1EF" w14:textId="76ADCF80" w:rsidR="00A322BF" w:rsidRPr="005A2F9F" w:rsidRDefault="00A322BF" w:rsidP="00A322BF">
            <w:pPr>
              <w:rPr>
                <w:lang w:eastAsia="de-DE"/>
              </w:rPr>
            </w:pPr>
          </w:p>
        </w:tc>
      </w:tr>
      <w:tr w:rsidR="00A322BF" w:rsidRPr="005A2F9F" w14:paraId="251A7031" w14:textId="6FF369FC" w:rsidTr="00543FD6">
        <w:trPr>
          <w:trHeight w:val="485"/>
        </w:trPr>
        <w:tc>
          <w:tcPr>
            <w:tcW w:w="1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A31B5" w14:textId="64BA5B71" w:rsidR="00A322BF" w:rsidRPr="005A2F9F" w:rsidRDefault="00A322BF" w:rsidP="00A322BF">
            <w:pPr>
              <w:rPr>
                <w:lang w:eastAsia="de-DE"/>
              </w:rPr>
            </w:pPr>
            <w:r w:rsidRPr="005A2F9F">
              <w:rPr>
                <w:lang w:eastAsia="de-DE"/>
              </w:rPr>
              <w:t>Mentale Gesundheit</w:t>
            </w:r>
          </w:p>
        </w:tc>
        <w:tc>
          <w:tcPr>
            <w:tcW w:w="3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D1406" w14:textId="77777777" w:rsidR="00195814" w:rsidRDefault="00195814" w:rsidP="00A322BF">
            <w:pPr>
              <w:rPr>
                <w:lang w:eastAsia="de-DE"/>
              </w:rPr>
            </w:pPr>
          </w:p>
          <w:p w14:paraId="3041B968" w14:textId="799BCB8C" w:rsidR="00195814" w:rsidRPr="005A2F9F" w:rsidRDefault="00195814" w:rsidP="00A322BF">
            <w:pPr>
              <w:rPr>
                <w:lang w:eastAsia="de-DE"/>
              </w:rPr>
            </w:pPr>
          </w:p>
        </w:tc>
        <w:tc>
          <w:tcPr>
            <w:tcW w:w="2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29DA6" w14:textId="3F1DE9B6" w:rsidR="00A322BF" w:rsidRPr="005A2F9F" w:rsidRDefault="00A322BF" w:rsidP="00A322BF">
            <w:pPr>
              <w:rPr>
                <w:lang w:eastAsia="de-DE"/>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DB8E2" w14:textId="0E4D1B53" w:rsidR="00A322BF" w:rsidRPr="005A2F9F" w:rsidRDefault="00A322BF" w:rsidP="00A322BF">
            <w:pPr>
              <w:rPr>
                <w:lang w:eastAsia="de-DE"/>
              </w:rPr>
            </w:pP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A87D9" w14:textId="537D7061" w:rsidR="00A322BF" w:rsidRPr="005A2F9F" w:rsidRDefault="00A322BF" w:rsidP="00A322BF">
            <w:pPr>
              <w:rPr>
                <w:lang w:eastAsia="de-DE"/>
              </w:rPr>
            </w:pPr>
          </w:p>
        </w:tc>
        <w:tc>
          <w:tcPr>
            <w:tcW w:w="1985" w:type="dxa"/>
            <w:tcBorders>
              <w:top w:val="single" w:sz="8" w:space="0" w:color="000000"/>
              <w:left w:val="single" w:sz="8" w:space="0" w:color="000000"/>
              <w:bottom w:val="single" w:sz="8" w:space="0" w:color="000000"/>
              <w:right w:val="single" w:sz="8" w:space="0" w:color="000000"/>
            </w:tcBorders>
          </w:tcPr>
          <w:p w14:paraId="6835D26B" w14:textId="57E05082" w:rsidR="00A322BF" w:rsidRPr="005A2F9F" w:rsidRDefault="00A322BF" w:rsidP="00A322BF">
            <w:pPr>
              <w:rPr>
                <w:lang w:eastAsia="de-DE"/>
              </w:rPr>
            </w:pPr>
          </w:p>
        </w:tc>
      </w:tr>
    </w:tbl>
    <w:p w14:paraId="1FFAF293" w14:textId="77777777" w:rsidR="005A2F9F" w:rsidRDefault="005A2F9F" w:rsidP="00662ADA">
      <w:pPr>
        <w:rPr>
          <w:rFonts w:cstheme="minorHAnsi"/>
          <w:b/>
          <w:bCs/>
        </w:rPr>
      </w:pPr>
    </w:p>
    <w:p w14:paraId="2FAEB253" w14:textId="77777777" w:rsidR="005A2F9F" w:rsidRDefault="005A2F9F">
      <w:pPr>
        <w:rPr>
          <w:rFonts w:cstheme="minorHAnsi"/>
          <w:b/>
          <w:bCs/>
        </w:rPr>
        <w:sectPr w:rsidR="005A2F9F" w:rsidSect="005A2F9F">
          <w:pgSz w:w="16838" w:h="11906" w:orient="landscape"/>
          <w:pgMar w:top="1417" w:right="1417" w:bottom="1417" w:left="1134" w:header="708" w:footer="708" w:gutter="0"/>
          <w:cols w:space="708"/>
          <w:docGrid w:linePitch="360"/>
        </w:sectPr>
      </w:pPr>
    </w:p>
    <w:p w14:paraId="731FA5C7" w14:textId="3DAD63A6" w:rsidR="002F3402" w:rsidRDefault="002F3402" w:rsidP="002F3402">
      <w:pPr>
        <w:spacing w:line="276" w:lineRule="auto"/>
        <w:rPr>
          <w:ins w:id="251" w:author="Michael Kohl" w:date="2024-07-16T16:08:00Z" w16du:dateUtc="2024-07-16T14:08:00Z"/>
          <w:rFonts w:cstheme="minorHAnsi"/>
          <w:color w:val="FF0000"/>
          <w:sz w:val="24"/>
          <w:szCs w:val="24"/>
        </w:rPr>
      </w:pPr>
      <w:r w:rsidRPr="00167A32">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8F63E0">
        <w:rPr>
          <w:rFonts w:cstheme="minorHAnsi"/>
          <w:color w:val="FF0000"/>
          <w:sz w:val="24"/>
          <w:szCs w:val="24"/>
          <w:highlight w:val="lightGray"/>
        </w:rPr>
        <w:t>2</w:t>
      </w:r>
      <w:r w:rsidRPr="00167A32">
        <w:rPr>
          <w:rFonts w:cstheme="minorHAnsi"/>
          <w:color w:val="FF0000"/>
          <w:sz w:val="24"/>
          <w:szCs w:val="24"/>
          <w:highlight w:val="lightGray"/>
        </w:rPr>
        <w:t>))</w:t>
      </w:r>
      <w:r w:rsidRPr="00167A32">
        <w:rPr>
          <w:rFonts w:cstheme="minorHAnsi"/>
          <w:color w:val="FF0000"/>
          <w:sz w:val="24"/>
          <w:szCs w:val="24"/>
        </w:rPr>
        <w:t xml:space="preserve"> </w:t>
      </w:r>
    </w:p>
    <w:p w14:paraId="3DD7845E" w14:textId="7747DAA3" w:rsidR="00BE3071" w:rsidRDefault="00BE3071" w:rsidP="002F3402">
      <w:pPr>
        <w:spacing w:line="276" w:lineRule="auto"/>
        <w:rPr>
          <w:ins w:id="252" w:author="Michael Kohl" w:date="2024-07-16T16:08:00Z" w16du:dateUtc="2024-07-16T14:08:00Z"/>
          <w:rFonts w:cstheme="minorHAnsi"/>
          <w:color w:val="FF0000"/>
          <w:sz w:val="24"/>
          <w:szCs w:val="24"/>
        </w:rPr>
      </w:pPr>
      <w:ins w:id="253" w:author="Michael Kohl" w:date="2024-07-16T16:08:00Z" w16du:dateUtc="2024-07-16T14:08:00Z">
        <w:r>
          <w:rPr>
            <w:rFonts w:cstheme="minorHAnsi"/>
            <w:color w:val="FF0000"/>
            <w:sz w:val="24"/>
            <w:szCs w:val="24"/>
          </w:rPr>
          <w:t>Arbeitsblatt 2 – Aller Anfang ist schwer, oder?</w:t>
        </w:r>
      </w:ins>
    </w:p>
    <w:p w14:paraId="5EDEA1EA" w14:textId="77777777" w:rsidR="00BE3071" w:rsidRDefault="00BE3071" w:rsidP="002F3402">
      <w:pPr>
        <w:spacing w:line="276" w:lineRule="auto"/>
        <w:rPr>
          <w:ins w:id="254" w:author="Michael Kohl" w:date="2024-07-16T16:08:00Z" w16du:dateUtc="2024-07-16T14:08:00Z"/>
          <w:rFonts w:cstheme="minorHAnsi"/>
          <w:color w:val="FF0000"/>
          <w:sz w:val="24"/>
          <w:szCs w:val="24"/>
        </w:rPr>
      </w:pPr>
      <w:commentRangeStart w:id="255"/>
      <w:ins w:id="256" w:author="Michael Kohl" w:date="2024-07-16T16:08:00Z" w16du:dateUtc="2024-07-16T14:08:00Z">
        <w:r>
          <w:rPr>
            <w:rFonts w:cstheme="minorHAnsi"/>
            <w:color w:val="FF0000"/>
            <w:sz w:val="24"/>
            <w:szCs w:val="24"/>
          </w:rPr>
          <w:t xml:space="preserve">Vorbereitende Arbeiten </w:t>
        </w:r>
      </w:ins>
      <w:commentRangeEnd w:id="255"/>
      <w:ins w:id="257" w:author="Michael Kohl" w:date="2024-07-16T16:16:00Z" w16du:dateUtc="2024-07-16T14:16:00Z">
        <w:r w:rsidR="000E5551">
          <w:rPr>
            <w:rStyle w:val="Kommentarzeichen"/>
          </w:rPr>
          <w:commentReference w:id="255"/>
        </w:r>
      </w:ins>
      <w:ins w:id="258" w:author="Michael Kohl" w:date="2024-07-16T16:08:00Z" w16du:dateUtc="2024-07-16T14:08:00Z">
        <w:r>
          <w:rPr>
            <w:rFonts w:cstheme="minorHAnsi"/>
            <w:color w:val="FF0000"/>
            <w:sz w:val="24"/>
            <w:szCs w:val="24"/>
          </w:rPr>
          <w:t>zum Gesundheitsplan</w:t>
        </w:r>
      </w:ins>
    </w:p>
    <w:p w14:paraId="3A121A36" w14:textId="54709BEB" w:rsidR="00BE3071" w:rsidRPr="00BE3071" w:rsidRDefault="00BE3071" w:rsidP="00BE3071">
      <w:pPr>
        <w:spacing w:line="276" w:lineRule="auto"/>
        <w:rPr>
          <w:ins w:id="259" w:author="Michael Kohl" w:date="2024-07-16T16:09:00Z" w16du:dateUtc="2024-07-16T14:09:00Z"/>
          <w:rFonts w:cstheme="minorHAnsi"/>
          <w:color w:val="FF0000"/>
          <w:sz w:val="24"/>
          <w:szCs w:val="24"/>
        </w:rPr>
      </w:pPr>
      <w:ins w:id="260" w:author="Michael Kohl" w:date="2024-07-16T16:09:00Z" w16du:dateUtc="2024-07-16T14:09:00Z">
        <w:r>
          <w:rPr>
            <w:rFonts w:cstheme="minorHAnsi"/>
            <w:color w:val="FF0000"/>
            <w:sz w:val="24"/>
            <w:szCs w:val="24"/>
          </w:rPr>
          <w:t>1. Mache k</w:t>
        </w:r>
        <w:r w:rsidRPr="00BE3071">
          <w:rPr>
            <w:rFonts w:cstheme="minorHAnsi"/>
            <w:color w:val="FF0000"/>
            <w:sz w:val="24"/>
            <w:szCs w:val="24"/>
          </w:rPr>
          <w:t>leine Schritte</w:t>
        </w:r>
      </w:ins>
    </w:p>
    <w:p w14:paraId="6795206F" w14:textId="0473373E" w:rsidR="00BE3071" w:rsidRPr="00BE3071" w:rsidRDefault="00BE3071" w:rsidP="00BE3071">
      <w:pPr>
        <w:spacing w:line="276" w:lineRule="auto"/>
        <w:rPr>
          <w:ins w:id="261" w:author="Michael Kohl" w:date="2024-07-16T16:09:00Z" w16du:dateUtc="2024-07-16T14:09:00Z"/>
          <w:rFonts w:cstheme="minorHAnsi"/>
          <w:color w:val="FF0000"/>
          <w:sz w:val="24"/>
          <w:szCs w:val="24"/>
        </w:rPr>
      </w:pPr>
      <w:ins w:id="262" w:author="Michael Kohl" w:date="2024-07-16T16:09:00Z" w16du:dateUtc="2024-07-16T14:09:00Z">
        <w:r w:rsidRPr="00BE3071">
          <w:rPr>
            <w:rFonts w:cstheme="minorHAnsi"/>
            <w:color w:val="FF0000"/>
            <w:sz w:val="24"/>
            <w:szCs w:val="24"/>
          </w:rPr>
          <w:t>Nicht überfordern: Beginne mit kleinen, machbaren Zielen, um nicht überfordert zu werden. Jeder kleine Schritt zählt und führt zu größeren Veränderungen.</w:t>
        </w:r>
      </w:ins>
    </w:p>
    <w:p w14:paraId="5F0A35A3" w14:textId="0579A9D7" w:rsidR="00BE3071" w:rsidRPr="00BE3071" w:rsidRDefault="00BE3071" w:rsidP="00BE3071">
      <w:pPr>
        <w:spacing w:line="276" w:lineRule="auto"/>
        <w:rPr>
          <w:ins w:id="263" w:author="Michael Kohl" w:date="2024-07-16T16:09:00Z" w16du:dateUtc="2024-07-16T14:09:00Z"/>
          <w:rFonts w:cstheme="minorHAnsi"/>
          <w:color w:val="FF0000"/>
          <w:sz w:val="24"/>
          <w:szCs w:val="24"/>
        </w:rPr>
      </w:pPr>
      <w:ins w:id="264" w:author="Michael Kohl" w:date="2024-07-16T16:09:00Z" w16du:dateUtc="2024-07-16T14:09:00Z">
        <w:r w:rsidRPr="00BE3071">
          <w:rPr>
            <w:rFonts w:cstheme="minorHAnsi"/>
            <w:color w:val="FF0000"/>
            <w:sz w:val="24"/>
            <w:szCs w:val="24"/>
          </w:rPr>
          <w:t>Beispiel: Anstatt sofort eine Stunde zu joggen, beginne</w:t>
        </w:r>
      </w:ins>
      <w:ins w:id="265" w:author="Michael Kohl" w:date="2024-07-16T16:11:00Z" w16du:dateUtc="2024-07-16T14:11:00Z">
        <w:r>
          <w:rPr>
            <w:rFonts w:cstheme="minorHAnsi"/>
            <w:color w:val="FF0000"/>
            <w:sz w:val="24"/>
            <w:szCs w:val="24"/>
          </w:rPr>
          <w:t xml:space="preserve"> </w:t>
        </w:r>
      </w:ins>
      <w:ins w:id="266" w:author="Michael Kohl" w:date="2024-07-16T16:09:00Z" w16du:dateUtc="2024-07-16T14:09:00Z">
        <w:r w:rsidRPr="00BE3071">
          <w:rPr>
            <w:rFonts w:cstheme="minorHAnsi"/>
            <w:color w:val="FF0000"/>
            <w:sz w:val="24"/>
            <w:szCs w:val="24"/>
          </w:rPr>
          <w:t>mit 10 Minuten pro Tag und steiger</w:t>
        </w:r>
      </w:ins>
      <w:ins w:id="267" w:author="Michael Kohl" w:date="2024-07-16T16:11:00Z" w16du:dateUtc="2024-07-16T14:11:00Z">
        <w:r>
          <w:rPr>
            <w:rFonts w:cstheme="minorHAnsi"/>
            <w:color w:val="FF0000"/>
            <w:sz w:val="24"/>
            <w:szCs w:val="24"/>
          </w:rPr>
          <w:t>e</w:t>
        </w:r>
      </w:ins>
      <w:ins w:id="268" w:author="Michael Kohl" w:date="2024-07-16T16:09:00Z" w16du:dateUtc="2024-07-16T14:09:00Z">
        <w:r w:rsidRPr="00BE3071">
          <w:rPr>
            <w:rFonts w:cstheme="minorHAnsi"/>
            <w:color w:val="FF0000"/>
            <w:sz w:val="24"/>
            <w:szCs w:val="24"/>
          </w:rPr>
          <w:t xml:space="preserve"> dies wöchentlich.</w:t>
        </w:r>
      </w:ins>
    </w:p>
    <w:p w14:paraId="0E4FF3CC" w14:textId="49A3B6DF" w:rsidR="000E5551" w:rsidRDefault="000E5551" w:rsidP="00BE3071">
      <w:pPr>
        <w:spacing w:line="276" w:lineRule="auto"/>
        <w:rPr>
          <w:ins w:id="269" w:author="Michael Kohl" w:date="2024-07-16T16:17:00Z" w16du:dateUtc="2024-07-16T14:17:00Z"/>
          <w:rFonts w:cstheme="minorHAnsi"/>
          <w:color w:val="FF0000"/>
          <w:sz w:val="24"/>
          <w:szCs w:val="24"/>
        </w:rPr>
      </w:pPr>
      <w:ins w:id="270" w:author="Michael Kohl" w:date="2024-07-16T16:17:00Z" w16du:dateUtc="2024-07-16T14:17:00Z">
        <w:r>
          <w:rPr>
            <w:rFonts w:cstheme="minorHAnsi"/>
            <w:color w:val="FF0000"/>
            <w:sz w:val="24"/>
            <w:szCs w:val="24"/>
          </w:rPr>
          <w:t>2. Prioritäten setzen</w:t>
        </w:r>
      </w:ins>
    </w:p>
    <w:p w14:paraId="2B9A291A" w14:textId="0603611A" w:rsidR="000E5551" w:rsidRDefault="000E5551" w:rsidP="00BE3071">
      <w:pPr>
        <w:spacing w:line="276" w:lineRule="auto"/>
        <w:rPr>
          <w:ins w:id="271" w:author="Michael Kohl" w:date="2024-07-16T16:18:00Z" w16du:dateUtc="2024-07-16T14:18:00Z"/>
          <w:rFonts w:cstheme="minorHAnsi"/>
          <w:color w:val="FF0000"/>
          <w:sz w:val="24"/>
          <w:szCs w:val="24"/>
        </w:rPr>
      </w:pPr>
      <w:ins w:id="272" w:author="Michael Kohl" w:date="2024-07-16T16:17:00Z" w16du:dateUtc="2024-07-16T14:17:00Z">
        <w:r>
          <w:rPr>
            <w:rFonts w:cstheme="minorHAnsi"/>
            <w:color w:val="FF0000"/>
            <w:sz w:val="24"/>
            <w:szCs w:val="24"/>
          </w:rPr>
          <w:t>Finde in jeder Kategorie etwas, was d</w:t>
        </w:r>
      </w:ins>
      <w:ins w:id="273" w:author="Michael Kohl" w:date="2024-07-16T16:18:00Z" w16du:dateUtc="2024-07-16T14:18:00Z">
        <w:r>
          <w:rPr>
            <w:rFonts w:cstheme="minorHAnsi"/>
            <w:color w:val="FF0000"/>
            <w:sz w:val="24"/>
            <w:szCs w:val="24"/>
          </w:rPr>
          <w:t xml:space="preserve">ich anspricht und bei dem du vermutest, du kannst es gut umsetzen. </w:t>
        </w:r>
      </w:ins>
    </w:p>
    <w:p w14:paraId="43976226" w14:textId="5503A9CF" w:rsidR="000E5551" w:rsidRDefault="000E5551" w:rsidP="00BE3071">
      <w:pPr>
        <w:spacing w:line="276" w:lineRule="auto"/>
        <w:rPr>
          <w:ins w:id="274" w:author="Michael Kohl" w:date="2024-07-16T16:17:00Z" w16du:dateUtc="2024-07-16T14:17:00Z"/>
          <w:rFonts w:cstheme="minorHAnsi"/>
          <w:color w:val="FF0000"/>
          <w:sz w:val="24"/>
          <w:szCs w:val="24"/>
        </w:rPr>
      </w:pPr>
      <w:ins w:id="275" w:author="Michael Kohl" w:date="2024-07-16T16:18:00Z" w16du:dateUtc="2024-07-16T14:18:00Z">
        <w:r>
          <w:rPr>
            <w:rFonts w:cstheme="minorHAnsi"/>
            <w:color w:val="FF0000"/>
            <w:sz w:val="24"/>
            <w:szCs w:val="24"/>
          </w:rPr>
          <w:t>Beispiele: Finde eine Aktivität, die dir Spaß macht, denke darüber nach, wo du am besten deine Ernäh</w:t>
        </w:r>
      </w:ins>
      <w:ins w:id="276" w:author="Michael Kohl" w:date="2024-07-16T16:19:00Z" w16du:dateUtc="2024-07-16T14:19:00Z">
        <w:r>
          <w:rPr>
            <w:rFonts w:cstheme="minorHAnsi"/>
            <w:color w:val="FF0000"/>
            <w:sz w:val="24"/>
            <w:szCs w:val="24"/>
          </w:rPr>
          <w:t>rung optimieren kannst oder such dir eine Maßnahme, die dir hilft, zu entspannen.</w:t>
        </w:r>
      </w:ins>
    </w:p>
    <w:p w14:paraId="660096D2" w14:textId="05D18500" w:rsidR="00BE3071" w:rsidRPr="00BE3071" w:rsidRDefault="000E5551" w:rsidP="00BE3071">
      <w:pPr>
        <w:spacing w:line="276" w:lineRule="auto"/>
        <w:rPr>
          <w:ins w:id="277" w:author="Michael Kohl" w:date="2024-07-16T16:09:00Z" w16du:dateUtc="2024-07-16T14:09:00Z"/>
          <w:rFonts w:cstheme="minorHAnsi"/>
          <w:color w:val="FF0000"/>
          <w:sz w:val="24"/>
          <w:szCs w:val="24"/>
        </w:rPr>
      </w:pPr>
      <w:ins w:id="278" w:author="Michael Kohl" w:date="2024-07-16T16:17:00Z" w16du:dateUtc="2024-07-16T14:17:00Z">
        <w:r>
          <w:rPr>
            <w:rFonts w:cstheme="minorHAnsi"/>
            <w:color w:val="FF0000"/>
            <w:sz w:val="24"/>
            <w:szCs w:val="24"/>
          </w:rPr>
          <w:t>3</w:t>
        </w:r>
      </w:ins>
      <w:ins w:id="279" w:author="Michael Kohl" w:date="2024-07-16T16:10:00Z" w16du:dateUtc="2024-07-16T14:10:00Z">
        <w:r w:rsidR="00BE3071">
          <w:rPr>
            <w:rFonts w:cstheme="minorHAnsi"/>
            <w:color w:val="FF0000"/>
            <w:sz w:val="24"/>
            <w:szCs w:val="24"/>
          </w:rPr>
          <w:t xml:space="preserve">. </w:t>
        </w:r>
      </w:ins>
      <w:ins w:id="280" w:author="Michael Kohl" w:date="2024-07-16T16:09:00Z" w16du:dateUtc="2024-07-16T14:09:00Z">
        <w:r w:rsidR="00BE3071" w:rsidRPr="00BE3071">
          <w:rPr>
            <w:rFonts w:cstheme="minorHAnsi"/>
            <w:color w:val="FF0000"/>
            <w:sz w:val="24"/>
            <w:szCs w:val="24"/>
          </w:rPr>
          <w:t>Routine etablieren</w:t>
        </w:r>
      </w:ins>
    </w:p>
    <w:p w14:paraId="01C4230A" w14:textId="634D4E32" w:rsidR="00BE3071" w:rsidRPr="00BE3071" w:rsidRDefault="00BE3071" w:rsidP="00BE3071">
      <w:pPr>
        <w:spacing w:line="276" w:lineRule="auto"/>
        <w:rPr>
          <w:ins w:id="281" w:author="Michael Kohl" w:date="2024-07-16T16:09:00Z" w16du:dateUtc="2024-07-16T14:09:00Z"/>
          <w:rFonts w:cstheme="minorHAnsi"/>
          <w:color w:val="FF0000"/>
          <w:sz w:val="24"/>
          <w:szCs w:val="24"/>
        </w:rPr>
      </w:pPr>
      <w:ins w:id="282" w:author="Michael Kohl" w:date="2024-07-16T16:09:00Z" w16du:dateUtc="2024-07-16T14:09:00Z">
        <w:r w:rsidRPr="00BE3071">
          <w:rPr>
            <w:rFonts w:cstheme="minorHAnsi"/>
            <w:color w:val="FF0000"/>
            <w:sz w:val="24"/>
            <w:szCs w:val="24"/>
          </w:rPr>
          <w:t>Gleichzeitig und gleicher Ort: Versuche, neue Gewohnheiten zur gleichen Zeit und am gleichen Ort zu integrieren. Routine hilft, neue Gewohnheiten beizubehalten.</w:t>
        </w:r>
      </w:ins>
    </w:p>
    <w:p w14:paraId="5C80DAAC" w14:textId="04991D51" w:rsidR="00BE3071" w:rsidRPr="00BE3071" w:rsidRDefault="00BE3071" w:rsidP="00BE3071">
      <w:pPr>
        <w:spacing w:line="276" w:lineRule="auto"/>
        <w:rPr>
          <w:ins w:id="283" w:author="Michael Kohl" w:date="2024-07-16T16:09:00Z" w16du:dateUtc="2024-07-16T14:09:00Z"/>
          <w:rFonts w:cstheme="minorHAnsi"/>
          <w:color w:val="FF0000"/>
          <w:sz w:val="24"/>
          <w:szCs w:val="24"/>
        </w:rPr>
      </w:pPr>
      <w:ins w:id="284" w:author="Michael Kohl" w:date="2024-07-16T16:09:00Z" w16du:dateUtc="2024-07-16T14:09:00Z">
        <w:r w:rsidRPr="00BE3071">
          <w:rPr>
            <w:rFonts w:cstheme="minorHAnsi"/>
            <w:color w:val="FF0000"/>
            <w:sz w:val="24"/>
            <w:szCs w:val="24"/>
          </w:rPr>
          <w:t>Beispiel: Trinke ein Glas Wasser gleich nach dem Aufstehen oder mache einen Spaziergang immer nach dem Mittagessen.</w:t>
        </w:r>
      </w:ins>
    </w:p>
    <w:p w14:paraId="5651E07C" w14:textId="7455522C" w:rsidR="00BE3071" w:rsidRPr="00BE3071" w:rsidRDefault="000E5551" w:rsidP="00BE3071">
      <w:pPr>
        <w:spacing w:line="276" w:lineRule="auto"/>
        <w:rPr>
          <w:ins w:id="285" w:author="Michael Kohl" w:date="2024-07-16T16:09:00Z" w16du:dateUtc="2024-07-16T14:09:00Z"/>
          <w:rFonts w:cstheme="minorHAnsi"/>
          <w:color w:val="FF0000"/>
          <w:sz w:val="24"/>
          <w:szCs w:val="24"/>
        </w:rPr>
      </w:pPr>
      <w:ins w:id="286" w:author="Michael Kohl" w:date="2024-07-16T16:17:00Z" w16du:dateUtc="2024-07-16T14:17:00Z">
        <w:r>
          <w:rPr>
            <w:rFonts w:cstheme="minorHAnsi"/>
            <w:color w:val="FF0000"/>
            <w:sz w:val="24"/>
            <w:szCs w:val="24"/>
          </w:rPr>
          <w:t>4</w:t>
        </w:r>
      </w:ins>
      <w:ins w:id="287" w:author="Michael Kohl" w:date="2024-07-16T16:10:00Z" w16du:dateUtc="2024-07-16T14:10:00Z">
        <w:r w:rsidR="00BE3071">
          <w:rPr>
            <w:rFonts w:cstheme="minorHAnsi"/>
            <w:color w:val="FF0000"/>
            <w:sz w:val="24"/>
            <w:szCs w:val="24"/>
          </w:rPr>
          <w:t xml:space="preserve">. </w:t>
        </w:r>
      </w:ins>
      <w:ins w:id="288" w:author="Michael Kohl" w:date="2024-07-16T16:09:00Z" w16du:dateUtc="2024-07-16T14:09:00Z">
        <w:r w:rsidR="00BE3071" w:rsidRPr="00BE3071">
          <w:rPr>
            <w:rFonts w:cstheme="minorHAnsi"/>
            <w:color w:val="FF0000"/>
            <w:sz w:val="24"/>
            <w:szCs w:val="24"/>
          </w:rPr>
          <w:t>Unterstützung suchen</w:t>
        </w:r>
      </w:ins>
    </w:p>
    <w:p w14:paraId="7CB59CAC" w14:textId="2222F98C" w:rsidR="00BE3071" w:rsidRPr="00BE3071" w:rsidRDefault="00BE3071" w:rsidP="00BE3071">
      <w:pPr>
        <w:spacing w:line="276" w:lineRule="auto"/>
        <w:rPr>
          <w:ins w:id="289" w:author="Michael Kohl" w:date="2024-07-16T16:09:00Z" w16du:dateUtc="2024-07-16T14:09:00Z"/>
          <w:rFonts w:cstheme="minorHAnsi"/>
          <w:color w:val="FF0000"/>
          <w:sz w:val="24"/>
          <w:szCs w:val="24"/>
        </w:rPr>
      </w:pPr>
      <w:ins w:id="290" w:author="Michael Kohl" w:date="2024-07-16T16:09:00Z" w16du:dateUtc="2024-07-16T14:09:00Z">
        <w:r w:rsidRPr="00BE3071">
          <w:rPr>
            <w:rFonts w:cstheme="minorHAnsi"/>
            <w:color w:val="FF0000"/>
            <w:sz w:val="24"/>
            <w:szCs w:val="24"/>
          </w:rPr>
          <w:t>Tandem-Partner: Finde</w:t>
        </w:r>
      </w:ins>
      <w:ins w:id="291" w:author="Michael Kohl" w:date="2024-07-16T16:12:00Z" w16du:dateUtc="2024-07-16T14:12:00Z">
        <w:r>
          <w:rPr>
            <w:rFonts w:cstheme="minorHAnsi"/>
            <w:color w:val="FF0000"/>
            <w:sz w:val="24"/>
            <w:szCs w:val="24"/>
          </w:rPr>
          <w:t xml:space="preserve"> </w:t>
        </w:r>
      </w:ins>
      <w:ins w:id="292" w:author="Michael Kohl" w:date="2024-07-16T16:13:00Z" w16du:dateUtc="2024-07-16T14:13:00Z">
        <w:r>
          <w:rPr>
            <w:rFonts w:cstheme="minorHAnsi"/>
            <w:color w:val="FF0000"/>
            <w:sz w:val="24"/>
            <w:szCs w:val="24"/>
          </w:rPr>
          <w:t>jemanden</w:t>
        </w:r>
      </w:ins>
      <w:ins w:id="293" w:author="Michael Kohl" w:date="2024-07-16T16:09:00Z" w16du:dateUtc="2024-07-16T14:09:00Z">
        <w:r w:rsidRPr="00BE3071">
          <w:rPr>
            <w:rFonts w:cstheme="minorHAnsi"/>
            <w:color w:val="FF0000"/>
            <w:sz w:val="24"/>
            <w:szCs w:val="24"/>
          </w:rPr>
          <w:t xml:space="preserve">, der </w:t>
        </w:r>
      </w:ins>
      <w:ins w:id="294" w:author="Michael Kohl" w:date="2024-07-16T16:12:00Z" w16du:dateUtc="2024-07-16T14:12:00Z">
        <w:r>
          <w:rPr>
            <w:rFonts w:cstheme="minorHAnsi"/>
            <w:color w:val="FF0000"/>
            <w:sz w:val="24"/>
            <w:szCs w:val="24"/>
          </w:rPr>
          <w:t xml:space="preserve">dich </w:t>
        </w:r>
      </w:ins>
      <w:ins w:id="295" w:author="Michael Kohl" w:date="2024-07-16T16:09:00Z" w16du:dateUtc="2024-07-16T14:09:00Z">
        <w:r w:rsidRPr="00BE3071">
          <w:rPr>
            <w:rFonts w:cstheme="minorHAnsi"/>
            <w:color w:val="FF0000"/>
            <w:sz w:val="24"/>
            <w:szCs w:val="24"/>
          </w:rPr>
          <w:t>unterstützt und mit</w:t>
        </w:r>
      </w:ins>
      <w:ins w:id="296" w:author="Michael Kohl" w:date="2024-07-16T16:13:00Z" w16du:dateUtc="2024-07-16T14:13:00Z">
        <w:r>
          <w:rPr>
            <w:rFonts w:cstheme="minorHAnsi"/>
            <w:color w:val="FF0000"/>
            <w:sz w:val="24"/>
            <w:szCs w:val="24"/>
          </w:rPr>
          <w:t xml:space="preserve"> dem/der</w:t>
        </w:r>
      </w:ins>
      <w:ins w:id="297" w:author="Michael Kohl" w:date="2024-07-16T16:09:00Z" w16du:dateUtc="2024-07-16T14:09:00Z">
        <w:r w:rsidRPr="00BE3071">
          <w:rPr>
            <w:rFonts w:cstheme="minorHAnsi"/>
            <w:color w:val="FF0000"/>
            <w:sz w:val="24"/>
            <w:szCs w:val="24"/>
          </w:rPr>
          <w:t xml:space="preserve"> </w:t>
        </w:r>
      </w:ins>
      <w:ins w:id="298" w:author="Michael Kohl" w:date="2024-07-16T16:12:00Z" w16du:dateUtc="2024-07-16T14:12:00Z">
        <w:r>
          <w:rPr>
            <w:rFonts w:cstheme="minorHAnsi"/>
            <w:color w:val="FF0000"/>
            <w:sz w:val="24"/>
            <w:szCs w:val="24"/>
          </w:rPr>
          <w:t xml:space="preserve">du deine </w:t>
        </w:r>
      </w:ins>
      <w:ins w:id="299" w:author="Michael Kohl" w:date="2024-07-16T16:09:00Z" w16du:dateUtc="2024-07-16T14:09:00Z">
        <w:r w:rsidRPr="00BE3071">
          <w:rPr>
            <w:rFonts w:cstheme="minorHAnsi"/>
            <w:color w:val="FF0000"/>
            <w:sz w:val="24"/>
            <w:szCs w:val="24"/>
          </w:rPr>
          <w:t xml:space="preserve">Fortschritte teilen </w:t>
        </w:r>
      </w:ins>
      <w:ins w:id="300" w:author="Michael Kohl" w:date="2024-07-16T16:12:00Z" w16du:dateUtc="2024-07-16T14:12:00Z">
        <w:r>
          <w:rPr>
            <w:rFonts w:cstheme="minorHAnsi"/>
            <w:color w:val="FF0000"/>
            <w:sz w:val="24"/>
            <w:szCs w:val="24"/>
          </w:rPr>
          <w:t>kannst</w:t>
        </w:r>
      </w:ins>
      <w:ins w:id="301" w:author="Michael Kohl" w:date="2024-07-16T16:09:00Z" w16du:dateUtc="2024-07-16T14:09:00Z">
        <w:r w:rsidRPr="00BE3071">
          <w:rPr>
            <w:rFonts w:cstheme="minorHAnsi"/>
            <w:color w:val="FF0000"/>
            <w:sz w:val="24"/>
            <w:szCs w:val="24"/>
          </w:rPr>
          <w:t>. Gemeinsame Ziele motivieren und schaffen Verbindlichkeit.</w:t>
        </w:r>
      </w:ins>
    </w:p>
    <w:p w14:paraId="5E4861FA" w14:textId="2EA89066" w:rsidR="00BE3071" w:rsidRDefault="00BE3071" w:rsidP="00BE3071">
      <w:pPr>
        <w:spacing w:line="276" w:lineRule="auto"/>
        <w:rPr>
          <w:ins w:id="302" w:author="Michael Kohl" w:date="2024-07-16T16:14:00Z" w16du:dateUtc="2024-07-16T14:14:00Z"/>
          <w:rFonts w:cstheme="minorHAnsi"/>
          <w:color w:val="FF0000"/>
          <w:sz w:val="24"/>
          <w:szCs w:val="24"/>
        </w:rPr>
      </w:pPr>
      <w:ins w:id="303" w:author="Michael Kohl" w:date="2024-07-16T16:09:00Z" w16du:dateUtc="2024-07-16T14:09:00Z">
        <w:r w:rsidRPr="00BE3071">
          <w:rPr>
            <w:rFonts w:cstheme="minorHAnsi"/>
            <w:color w:val="FF0000"/>
            <w:sz w:val="24"/>
            <w:szCs w:val="24"/>
          </w:rPr>
          <w:t xml:space="preserve">Gruppenaktivitäten: Schließe </w:t>
        </w:r>
      </w:ins>
      <w:ins w:id="304" w:author="Michael Kohl" w:date="2024-07-16T16:13:00Z" w16du:dateUtc="2024-07-16T14:13:00Z">
        <w:r>
          <w:rPr>
            <w:rFonts w:cstheme="minorHAnsi"/>
            <w:color w:val="FF0000"/>
            <w:sz w:val="24"/>
            <w:szCs w:val="24"/>
          </w:rPr>
          <w:t xml:space="preserve">dich </w:t>
        </w:r>
      </w:ins>
      <w:ins w:id="305" w:author="Michael Kohl" w:date="2024-07-16T16:09:00Z" w16du:dateUtc="2024-07-16T14:09:00Z">
        <w:r w:rsidRPr="00BE3071">
          <w:rPr>
            <w:rFonts w:cstheme="minorHAnsi"/>
            <w:color w:val="FF0000"/>
            <w:sz w:val="24"/>
            <w:szCs w:val="24"/>
          </w:rPr>
          <w:t>Gruppen oder Vereinen an, um gemeinsam aktiv zu sein und sich auszutauschen.</w:t>
        </w:r>
      </w:ins>
    </w:p>
    <w:p w14:paraId="237C75D0" w14:textId="02CEA3C7" w:rsidR="00BE3071" w:rsidRPr="00BE3071" w:rsidRDefault="00BE3071" w:rsidP="00BE3071">
      <w:pPr>
        <w:spacing w:line="276" w:lineRule="auto"/>
        <w:rPr>
          <w:ins w:id="306" w:author="Michael Kohl" w:date="2024-07-16T16:09:00Z" w16du:dateUtc="2024-07-16T14:09:00Z"/>
          <w:rFonts w:cstheme="minorHAnsi"/>
          <w:color w:val="FF0000"/>
          <w:sz w:val="24"/>
          <w:szCs w:val="24"/>
        </w:rPr>
      </w:pPr>
      <w:ins w:id="307" w:author="Michael Kohl" w:date="2024-07-16T16:14:00Z" w16du:dateUtc="2024-07-16T14:14:00Z">
        <w:r>
          <w:rPr>
            <w:rFonts w:cstheme="minorHAnsi"/>
            <w:color w:val="FF0000"/>
            <w:sz w:val="24"/>
            <w:szCs w:val="24"/>
          </w:rPr>
          <w:t xml:space="preserve">Beispiel: Tritt einer Gruppe für gesunde Ernährung auf einer Social Media Plattform oder erstelle eine WhatsApp Sport Gruppe, wo man </w:t>
        </w:r>
      </w:ins>
      <w:ins w:id="308" w:author="Michael Kohl" w:date="2024-07-16T16:15:00Z" w16du:dateUtc="2024-07-16T14:15:00Z">
        <w:r w:rsidR="000E5551">
          <w:rPr>
            <w:rFonts w:cstheme="minorHAnsi"/>
            <w:color w:val="FF0000"/>
            <w:sz w:val="24"/>
            <w:szCs w:val="24"/>
          </w:rPr>
          <w:t>sich zu gemeinsamen Aktivitäten verabreden kann.</w:t>
        </w:r>
      </w:ins>
    </w:p>
    <w:p w14:paraId="19E39874" w14:textId="566ED00A" w:rsidR="00BE3071" w:rsidRPr="00BE3071" w:rsidRDefault="000E5551" w:rsidP="00BE3071">
      <w:pPr>
        <w:spacing w:line="276" w:lineRule="auto"/>
        <w:rPr>
          <w:ins w:id="309" w:author="Michael Kohl" w:date="2024-07-16T16:09:00Z" w16du:dateUtc="2024-07-16T14:09:00Z"/>
          <w:rFonts w:cstheme="minorHAnsi"/>
          <w:color w:val="FF0000"/>
          <w:sz w:val="24"/>
          <w:szCs w:val="24"/>
        </w:rPr>
      </w:pPr>
      <w:ins w:id="310" w:author="Michael Kohl" w:date="2024-07-16T16:17:00Z" w16du:dateUtc="2024-07-16T14:17:00Z">
        <w:r>
          <w:rPr>
            <w:rFonts w:cstheme="minorHAnsi"/>
            <w:color w:val="FF0000"/>
            <w:sz w:val="24"/>
            <w:szCs w:val="24"/>
          </w:rPr>
          <w:t>5</w:t>
        </w:r>
      </w:ins>
      <w:ins w:id="311" w:author="Michael Kohl" w:date="2024-07-16T16:10:00Z" w16du:dateUtc="2024-07-16T14:10:00Z">
        <w:r w:rsidR="00BE3071">
          <w:rPr>
            <w:rFonts w:cstheme="minorHAnsi"/>
            <w:color w:val="FF0000"/>
            <w:sz w:val="24"/>
            <w:szCs w:val="24"/>
          </w:rPr>
          <w:t xml:space="preserve">. </w:t>
        </w:r>
      </w:ins>
      <w:ins w:id="312" w:author="Michael Kohl" w:date="2024-07-16T16:09:00Z" w16du:dateUtc="2024-07-16T14:09:00Z">
        <w:r w:rsidR="00BE3071" w:rsidRPr="00BE3071">
          <w:rPr>
            <w:rFonts w:cstheme="minorHAnsi"/>
            <w:color w:val="FF0000"/>
            <w:sz w:val="24"/>
            <w:szCs w:val="24"/>
          </w:rPr>
          <w:t>Positives Mindset</w:t>
        </w:r>
      </w:ins>
    </w:p>
    <w:p w14:paraId="2EC71BD2" w14:textId="310A99CA" w:rsidR="00BE3071" w:rsidRPr="00BE3071" w:rsidRDefault="00BE3071" w:rsidP="00BE3071">
      <w:pPr>
        <w:spacing w:line="276" w:lineRule="auto"/>
        <w:rPr>
          <w:ins w:id="313" w:author="Michael Kohl" w:date="2024-07-16T16:09:00Z" w16du:dateUtc="2024-07-16T14:09:00Z"/>
          <w:rFonts w:cstheme="minorHAnsi"/>
          <w:color w:val="FF0000"/>
          <w:sz w:val="24"/>
          <w:szCs w:val="24"/>
        </w:rPr>
      </w:pPr>
      <w:ins w:id="314" w:author="Michael Kohl" w:date="2024-07-16T16:09:00Z" w16du:dateUtc="2024-07-16T14:09:00Z">
        <w:r w:rsidRPr="00BE3071">
          <w:rPr>
            <w:rFonts w:cstheme="minorHAnsi"/>
            <w:color w:val="FF0000"/>
            <w:sz w:val="24"/>
            <w:szCs w:val="24"/>
          </w:rPr>
          <w:t>Fehler akzeptieren: Sei</w:t>
        </w:r>
      </w:ins>
      <w:ins w:id="315" w:author="Michael Kohl" w:date="2024-07-16T16:13:00Z" w16du:dateUtc="2024-07-16T14:13:00Z">
        <w:r>
          <w:rPr>
            <w:rFonts w:cstheme="minorHAnsi"/>
            <w:color w:val="FF0000"/>
            <w:sz w:val="24"/>
            <w:szCs w:val="24"/>
          </w:rPr>
          <w:t xml:space="preserve"> </w:t>
        </w:r>
      </w:ins>
      <w:ins w:id="316" w:author="Michael Kohl" w:date="2024-07-16T16:09:00Z" w16du:dateUtc="2024-07-16T14:09:00Z">
        <w:r w:rsidRPr="00BE3071">
          <w:rPr>
            <w:rFonts w:cstheme="minorHAnsi"/>
            <w:color w:val="FF0000"/>
            <w:sz w:val="24"/>
            <w:szCs w:val="24"/>
          </w:rPr>
          <w:t xml:space="preserve">nicht zu hart zu </w:t>
        </w:r>
      </w:ins>
      <w:ins w:id="317" w:author="Michael Kohl" w:date="2024-07-16T16:13:00Z" w16du:dateUtc="2024-07-16T14:13:00Z">
        <w:r>
          <w:rPr>
            <w:rFonts w:cstheme="minorHAnsi"/>
            <w:color w:val="FF0000"/>
            <w:sz w:val="24"/>
            <w:szCs w:val="24"/>
          </w:rPr>
          <w:t xml:space="preserve">dir </w:t>
        </w:r>
      </w:ins>
      <w:ins w:id="318" w:author="Michael Kohl" w:date="2024-07-16T16:09:00Z" w16du:dateUtc="2024-07-16T14:09:00Z">
        <w:r w:rsidRPr="00BE3071">
          <w:rPr>
            <w:rFonts w:cstheme="minorHAnsi"/>
            <w:color w:val="FF0000"/>
            <w:sz w:val="24"/>
            <w:szCs w:val="24"/>
          </w:rPr>
          <w:t xml:space="preserve">selbst, wenn etwas nicht auf Anhieb </w:t>
        </w:r>
        <w:proofErr w:type="gramStart"/>
        <w:r w:rsidRPr="00BE3071">
          <w:rPr>
            <w:rFonts w:cstheme="minorHAnsi"/>
            <w:color w:val="FF0000"/>
            <w:sz w:val="24"/>
            <w:szCs w:val="24"/>
          </w:rPr>
          <w:t>klappt</w:t>
        </w:r>
        <w:proofErr w:type="gramEnd"/>
        <w:r w:rsidRPr="00BE3071">
          <w:rPr>
            <w:rFonts w:cstheme="minorHAnsi"/>
            <w:color w:val="FF0000"/>
            <w:sz w:val="24"/>
            <w:szCs w:val="24"/>
          </w:rPr>
          <w:t>. Akzeptiere Rückschläge und lerne daraus.</w:t>
        </w:r>
      </w:ins>
    </w:p>
    <w:p w14:paraId="78E0C07B" w14:textId="2783251A" w:rsidR="00BE3071" w:rsidRDefault="00BE3071" w:rsidP="00BE3071">
      <w:pPr>
        <w:spacing w:line="276" w:lineRule="auto"/>
        <w:rPr>
          <w:ins w:id="319" w:author="Michael Kohl" w:date="2024-07-16T16:15:00Z" w16du:dateUtc="2024-07-16T14:15:00Z"/>
          <w:rFonts w:cstheme="minorHAnsi"/>
          <w:color w:val="FF0000"/>
          <w:sz w:val="24"/>
          <w:szCs w:val="24"/>
        </w:rPr>
      </w:pPr>
      <w:ins w:id="320" w:author="Michael Kohl" w:date="2024-07-16T16:09:00Z" w16du:dateUtc="2024-07-16T14:09:00Z">
        <w:r w:rsidRPr="00BE3071">
          <w:rPr>
            <w:rFonts w:cstheme="minorHAnsi"/>
            <w:color w:val="FF0000"/>
            <w:sz w:val="24"/>
            <w:szCs w:val="24"/>
          </w:rPr>
          <w:t>Erfolge feiern: Feiern Sie kleine Erfolge und belohnen Sie sich für Ihre Fortschritte. Das stärkt die Motivation und das Durchhaltevermögen.</w:t>
        </w:r>
      </w:ins>
    </w:p>
    <w:p w14:paraId="5C135DCA" w14:textId="6B836B08" w:rsidR="000E5551" w:rsidRDefault="000E5551" w:rsidP="00BE3071">
      <w:pPr>
        <w:spacing w:line="276" w:lineRule="auto"/>
        <w:rPr>
          <w:ins w:id="321" w:author="Michael Kohl" w:date="2024-07-16T16:20:00Z" w16du:dateUtc="2024-07-16T14:20:00Z"/>
          <w:rFonts w:cstheme="minorHAnsi"/>
          <w:color w:val="FF0000"/>
          <w:sz w:val="24"/>
          <w:szCs w:val="24"/>
        </w:rPr>
      </w:pPr>
      <w:ins w:id="322" w:author="Michael Kohl" w:date="2024-07-16T16:15:00Z" w16du:dateUtc="2024-07-16T14:15:00Z">
        <w:r>
          <w:rPr>
            <w:rFonts w:cstheme="minorHAnsi"/>
            <w:color w:val="FF0000"/>
            <w:sz w:val="24"/>
            <w:szCs w:val="24"/>
          </w:rPr>
          <w:lastRenderedPageBreak/>
          <w:t xml:space="preserve">Beispiel: Wenn ein Vorhaben nicht </w:t>
        </w:r>
        <w:proofErr w:type="gramStart"/>
        <w:r>
          <w:rPr>
            <w:rFonts w:cstheme="minorHAnsi"/>
            <w:color w:val="FF0000"/>
            <w:sz w:val="24"/>
            <w:szCs w:val="24"/>
          </w:rPr>
          <w:t>klappt</w:t>
        </w:r>
        <w:proofErr w:type="gramEnd"/>
        <w:r>
          <w:rPr>
            <w:rFonts w:cstheme="minorHAnsi"/>
            <w:color w:val="FF0000"/>
            <w:sz w:val="24"/>
            <w:szCs w:val="24"/>
          </w:rPr>
          <w:t>, akzeptiere es und gestalte es so um, dass die Umsetzung leichter fällt.</w:t>
        </w:r>
      </w:ins>
    </w:p>
    <w:p w14:paraId="70DE29EE" w14:textId="1864B8FB" w:rsidR="00BE785B" w:rsidRDefault="00BE785B" w:rsidP="00BE3071">
      <w:pPr>
        <w:spacing w:line="276" w:lineRule="auto"/>
        <w:rPr>
          <w:ins w:id="323" w:author="Michael Kohl" w:date="2024-07-16T16:10:00Z" w16du:dateUtc="2024-07-16T14:10:00Z"/>
          <w:rFonts w:cstheme="minorHAnsi"/>
          <w:color w:val="FF0000"/>
          <w:sz w:val="24"/>
          <w:szCs w:val="24"/>
        </w:rPr>
      </w:pPr>
      <w:ins w:id="324" w:author="Michael Kohl" w:date="2024-07-16T16:20:00Z" w16du:dateUtc="2024-07-16T14:20:00Z">
        <w:r>
          <w:rPr>
            <w:rFonts w:cstheme="minorHAnsi"/>
            <w:color w:val="FF0000"/>
            <w:sz w:val="24"/>
            <w:szCs w:val="24"/>
          </w:rPr>
          <w:t>6. Wenn es dir hilfreich erscheint, leg dir ein analoges Notizbuch an, wo du deine Gedank</w:t>
        </w:r>
      </w:ins>
      <w:ins w:id="325" w:author="Michael Kohl" w:date="2024-07-16T16:21:00Z" w16du:dateUtc="2024-07-16T14:21:00Z">
        <w:r>
          <w:rPr>
            <w:rFonts w:cstheme="minorHAnsi"/>
            <w:color w:val="FF0000"/>
            <w:sz w:val="24"/>
            <w:szCs w:val="24"/>
          </w:rPr>
          <w:t>en, Erfolge, Fehler eintragen kannst, um darüber zu reflektieren.</w:t>
        </w:r>
      </w:ins>
    </w:p>
    <w:p w14:paraId="1C5906F1" w14:textId="77777777" w:rsidR="00BE3071" w:rsidRPr="00167A32" w:rsidRDefault="00BE3071" w:rsidP="00BE3071">
      <w:pPr>
        <w:spacing w:line="276" w:lineRule="auto"/>
        <w:rPr>
          <w:rFonts w:cstheme="minorHAnsi"/>
          <w:color w:val="FF0000"/>
          <w:sz w:val="24"/>
          <w:szCs w:val="24"/>
        </w:rPr>
      </w:pPr>
    </w:p>
    <w:p w14:paraId="2027BB2E" w14:textId="16CAAF84" w:rsidR="002F3402" w:rsidRDefault="002F3402" w:rsidP="002F3402">
      <w:pPr>
        <w:spacing w:line="276" w:lineRule="auto"/>
        <w:rPr>
          <w:b/>
          <w:bCs/>
          <w:sz w:val="28"/>
          <w:szCs w:val="28"/>
        </w:rPr>
      </w:pPr>
      <w:commentRangeStart w:id="326"/>
      <w:commentRangeStart w:id="327"/>
      <w:commentRangeStart w:id="328"/>
      <w:commentRangeStart w:id="329"/>
      <w:del w:id="330" w:author="Michael Kohl" w:date="2024-07-16T16:08:00Z" w16du:dateUtc="2024-07-16T14:08:00Z">
        <w:r w:rsidRPr="005A2F9F" w:rsidDel="00BE3071">
          <w:rPr>
            <w:b/>
            <w:bCs/>
            <w:sz w:val="28"/>
            <w:szCs w:val="28"/>
          </w:rPr>
          <w:delText xml:space="preserve">Arbeitsblatt </w:delText>
        </w:r>
      </w:del>
      <w:ins w:id="331" w:author="Michael Kohl" w:date="2024-07-16T16:08:00Z" w16du:dateUtc="2024-07-16T14:08:00Z">
        <w:r w:rsidR="00BE3071">
          <w:rPr>
            <w:b/>
            <w:bCs/>
            <w:sz w:val="28"/>
            <w:szCs w:val="28"/>
          </w:rPr>
          <w:t>Anhang</w:t>
        </w:r>
        <w:r w:rsidR="00BE3071" w:rsidRPr="005A2F9F">
          <w:rPr>
            <w:b/>
            <w:bCs/>
            <w:sz w:val="28"/>
            <w:szCs w:val="28"/>
          </w:rPr>
          <w:t xml:space="preserve"> </w:t>
        </w:r>
      </w:ins>
      <w:r>
        <w:rPr>
          <w:b/>
          <w:bCs/>
          <w:sz w:val="28"/>
          <w:szCs w:val="28"/>
        </w:rPr>
        <w:t>3</w:t>
      </w:r>
      <w:r w:rsidRPr="005A2F9F">
        <w:rPr>
          <w:b/>
          <w:bCs/>
          <w:sz w:val="28"/>
          <w:szCs w:val="28"/>
        </w:rPr>
        <w:t xml:space="preserve"> </w:t>
      </w:r>
      <w:commentRangeEnd w:id="326"/>
      <w:r w:rsidR="00927044">
        <w:rPr>
          <w:rStyle w:val="Kommentarzeichen"/>
        </w:rPr>
        <w:commentReference w:id="326"/>
      </w:r>
      <w:commentRangeEnd w:id="327"/>
      <w:r w:rsidR="005A7B9B">
        <w:rPr>
          <w:rStyle w:val="Kommentarzeichen"/>
        </w:rPr>
        <w:commentReference w:id="327"/>
      </w:r>
      <w:commentRangeEnd w:id="328"/>
      <w:r w:rsidR="00AB7E39">
        <w:rPr>
          <w:rStyle w:val="Kommentarzeichen"/>
        </w:rPr>
        <w:commentReference w:id="328"/>
      </w:r>
      <w:commentRangeEnd w:id="329"/>
      <w:r w:rsidR="00FA0FC9">
        <w:rPr>
          <w:rStyle w:val="Kommentarzeichen"/>
        </w:rPr>
        <w:commentReference w:id="329"/>
      </w:r>
    </w:p>
    <w:p w14:paraId="126FFC67" w14:textId="25FA8638" w:rsidR="002F3402" w:rsidRPr="002F3402" w:rsidRDefault="002F3402" w:rsidP="00543FD6">
      <w:pPr>
        <w:rPr>
          <w:rFonts w:cstheme="minorHAnsi"/>
          <w:b/>
          <w:bCs/>
          <w:sz w:val="28"/>
          <w:szCs w:val="28"/>
          <w:highlight w:val="lightGray"/>
        </w:rPr>
      </w:pPr>
      <w:r>
        <w:rPr>
          <w:rFonts w:cstheme="minorHAnsi"/>
          <w:b/>
          <w:bCs/>
          <w:sz w:val="28"/>
          <w:szCs w:val="28"/>
          <w:highlight w:val="lightGray"/>
        </w:rPr>
        <w:t>Das richtige Feedback – Leitfaden</w:t>
      </w:r>
    </w:p>
    <w:p w14:paraId="7B018785" w14:textId="152F47EB" w:rsidR="00543FD6" w:rsidRPr="008F63E0" w:rsidRDefault="00543FD6" w:rsidP="00543FD6">
      <w:pPr>
        <w:rPr>
          <w:rFonts w:cstheme="minorHAnsi"/>
          <w:b/>
          <w:bCs/>
          <w:sz w:val="24"/>
          <w:szCs w:val="24"/>
        </w:rPr>
      </w:pPr>
      <w:r w:rsidRPr="008F63E0">
        <w:rPr>
          <w:rFonts w:cstheme="minorHAnsi"/>
          <w:b/>
          <w:bCs/>
          <w:sz w:val="24"/>
          <w:szCs w:val="24"/>
        </w:rPr>
        <w:t>1. Einleitung des Feedbacks</w:t>
      </w:r>
    </w:p>
    <w:p w14:paraId="04B90390" w14:textId="00F00270" w:rsidR="00543FD6" w:rsidRDefault="00543FD6" w:rsidP="00543FD6">
      <w:pPr>
        <w:rPr>
          <w:rFonts w:cstheme="minorHAnsi"/>
          <w:i/>
          <w:iCs/>
          <w:sz w:val="24"/>
          <w:szCs w:val="24"/>
        </w:rPr>
      </w:pPr>
      <w:r w:rsidRPr="002F3402">
        <w:rPr>
          <w:rFonts w:cstheme="minorHAnsi"/>
          <w:i/>
          <w:iCs/>
          <w:sz w:val="24"/>
          <w:szCs w:val="24"/>
        </w:rPr>
        <w:t xml:space="preserve">Beginne immer mit etwas Positivem. Stelle sicher, dass </w:t>
      </w:r>
      <w:r w:rsidR="002F3402">
        <w:rPr>
          <w:rFonts w:cstheme="minorHAnsi"/>
          <w:i/>
          <w:iCs/>
          <w:sz w:val="24"/>
          <w:szCs w:val="24"/>
        </w:rPr>
        <w:t>die Person, die das</w:t>
      </w:r>
      <w:r w:rsidRPr="002F3402">
        <w:rPr>
          <w:rFonts w:cstheme="minorHAnsi"/>
          <w:i/>
          <w:iCs/>
          <w:sz w:val="24"/>
          <w:szCs w:val="24"/>
        </w:rPr>
        <w:t xml:space="preserve"> Feedback</w:t>
      </w:r>
      <w:r w:rsidR="002F3402">
        <w:rPr>
          <w:rFonts w:cstheme="minorHAnsi"/>
          <w:i/>
          <w:iCs/>
          <w:sz w:val="24"/>
          <w:szCs w:val="24"/>
        </w:rPr>
        <w:t xml:space="preserve"> empfängt, immer</w:t>
      </w:r>
      <w:r w:rsidRPr="002F3402">
        <w:rPr>
          <w:rFonts w:cstheme="minorHAnsi"/>
          <w:i/>
          <w:iCs/>
          <w:sz w:val="24"/>
          <w:szCs w:val="24"/>
        </w:rPr>
        <w:t xml:space="preserve"> weiß, dass das Feedback zur Verbesserung und nicht zur Kritik dient.</w:t>
      </w:r>
    </w:p>
    <w:p w14:paraId="36F93E3D" w14:textId="77777777" w:rsidR="002F3402" w:rsidRPr="002F3402" w:rsidRDefault="002F3402" w:rsidP="00543FD6">
      <w:pPr>
        <w:rPr>
          <w:rFonts w:cstheme="minorHAnsi"/>
          <w:i/>
          <w:iCs/>
          <w:sz w:val="12"/>
          <w:szCs w:val="12"/>
        </w:rPr>
      </w:pPr>
    </w:p>
    <w:p w14:paraId="48CA63BC" w14:textId="51E6C6B4" w:rsidR="00543FD6" w:rsidRPr="008F63E0" w:rsidRDefault="00543FD6" w:rsidP="00543FD6">
      <w:pPr>
        <w:rPr>
          <w:rFonts w:cstheme="minorHAnsi"/>
          <w:b/>
          <w:bCs/>
          <w:sz w:val="24"/>
          <w:szCs w:val="24"/>
        </w:rPr>
      </w:pPr>
      <w:r w:rsidRPr="008F63E0">
        <w:rPr>
          <w:rFonts w:cstheme="minorHAnsi"/>
          <w:b/>
          <w:bCs/>
          <w:sz w:val="24"/>
          <w:szCs w:val="24"/>
        </w:rPr>
        <w:t>2. Wertschätzendes Feedback</w:t>
      </w:r>
    </w:p>
    <w:p w14:paraId="3DFD9EE2" w14:textId="77777777" w:rsidR="002F3402" w:rsidRDefault="00543FD6" w:rsidP="00543FD6">
      <w:pPr>
        <w:rPr>
          <w:rFonts w:cstheme="minorHAnsi"/>
          <w:i/>
          <w:iCs/>
          <w:sz w:val="24"/>
          <w:szCs w:val="24"/>
        </w:rPr>
      </w:pPr>
      <w:r w:rsidRPr="002F3402">
        <w:rPr>
          <w:rFonts w:cstheme="minorHAnsi"/>
          <w:i/>
          <w:iCs/>
          <w:sz w:val="24"/>
          <w:szCs w:val="24"/>
        </w:rPr>
        <w:t xml:space="preserve">Konkretes Lob: Nenne spezifische Aspekte, die dir gefallen haben. </w:t>
      </w:r>
    </w:p>
    <w:p w14:paraId="1760F486" w14:textId="129A2156" w:rsidR="00543FD6" w:rsidRDefault="00543FD6" w:rsidP="00543FD6">
      <w:pPr>
        <w:rPr>
          <w:rFonts w:cstheme="minorHAnsi"/>
          <w:i/>
          <w:iCs/>
          <w:sz w:val="24"/>
          <w:szCs w:val="24"/>
        </w:rPr>
      </w:pPr>
      <w:r w:rsidRPr="002F3402">
        <w:rPr>
          <w:rFonts w:cstheme="minorHAnsi"/>
          <w:i/>
          <w:iCs/>
          <w:sz w:val="24"/>
          <w:szCs w:val="24"/>
        </w:rPr>
        <w:t xml:space="preserve">Positive Verstärkung: </w:t>
      </w:r>
      <w:proofErr w:type="gramStart"/>
      <w:r w:rsidRPr="002F3402">
        <w:rPr>
          <w:rFonts w:cstheme="minorHAnsi"/>
          <w:i/>
          <w:iCs/>
          <w:sz w:val="24"/>
          <w:szCs w:val="24"/>
        </w:rPr>
        <w:t>Erkenne</w:t>
      </w:r>
      <w:proofErr w:type="gramEnd"/>
      <w:r w:rsidRPr="002F3402">
        <w:rPr>
          <w:rFonts w:cstheme="minorHAnsi"/>
          <w:i/>
          <w:iCs/>
          <w:sz w:val="24"/>
          <w:szCs w:val="24"/>
        </w:rPr>
        <w:t xml:space="preserve"> die Anstrengungen und die Arbeit an. </w:t>
      </w:r>
    </w:p>
    <w:p w14:paraId="22CB95F8" w14:textId="77777777" w:rsidR="002F3402" w:rsidRPr="002F3402" w:rsidRDefault="002F3402" w:rsidP="00543FD6">
      <w:pPr>
        <w:rPr>
          <w:rFonts w:cstheme="minorHAnsi"/>
          <w:i/>
          <w:iCs/>
          <w:sz w:val="12"/>
          <w:szCs w:val="12"/>
        </w:rPr>
      </w:pPr>
    </w:p>
    <w:p w14:paraId="7D916841" w14:textId="1D61DA68" w:rsidR="00543FD6" w:rsidRPr="008F63E0" w:rsidRDefault="00543FD6" w:rsidP="00543FD6">
      <w:pPr>
        <w:rPr>
          <w:rFonts w:cstheme="minorHAnsi"/>
          <w:b/>
          <w:bCs/>
          <w:sz w:val="24"/>
          <w:szCs w:val="24"/>
        </w:rPr>
      </w:pPr>
      <w:r w:rsidRPr="008F63E0">
        <w:rPr>
          <w:rFonts w:cstheme="minorHAnsi"/>
          <w:b/>
          <w:bCs/>
          <w:sz w:val="24"/>
          <w:szCs w:val="24"/>
        </w:rPr>
        <w:t>3. Konstruktives Feedback</w:t>
      </w:r>
    </w:p>
    <w:p w14:paraId="4E5992ED" w14:textId="4E049AA7" w:rsidR="00543FD6" w:rsidRPr="002F3402" w:rsidRDefault="00543FD6" w:rsidP="00543FD6">
      <w:pPr>
        <w:rPr>
          <w:rFonts w:cstheme="minorHAnsi"/>
          <w:i/>
          <w:iCs/>
          <w:sz w:val="24"/>
          <w:szCs w:val="24"/>
        </w:rPr>
      </w:pPr>
      <w:r w:rsidRPr="002F3402">
        <w:rPr>
          <w:rFonts w:cstheme="minorHAnsi"/>
          <w:i/>
          <w:iCs/>
          <w:sz w:val="24"/>
          <w:szCs w:val="24"/>
        </w:rPr>
        <w:t>Ich-Botschaften: Verwende Ich-Botschaften, um zu vermeiden, dass das Feedback als Angriff empfunden wird. Verbesserungsvorschläge sollen spezifische Aspekte aufgreifen</w:t>
      </w:r>
      <w:r w:rsidR="002F3402" w:rsidRPr="002F3402">
        <w:rPr>
          <w:rFonts w:cstheme="minorHAnsi"/>
          <w:i/>
          <w:iCs/>
          <w:sz w:val="24"/>
          <w:szCs w:val="24"/>
        </w:rPr>
        <w:t>.</w:t>
      </w:r>
    </w:p>
    <w:p w14:paraId="5D667E1D" w14:textId="47380EE4" w:rsidR="00543FD6" w:rsidRPr="002F3402" w:rsidRDefault="00543FD6" w:rsidP="00543FD6">
      <w:pPr>
        <w:rPr>
          <w:rFonts w:cstheme="minorHAnsi"/>
          <w:i/>
          <w:iCs/>
          <w:sz w:val="24"/>
          <w:szCs w:val="24"/>
        </w:rPr>
      </w:pPr>
      <w:r w:rsidRPr="002F3402">
        <w:rPr>
          <w:rFonts w:cstheme="minorHAnsi"/>
          <w:i/>
          <w:iCs/>
          <w:sz w:val="24"/>
          <w:szCs w:val="24"/>
        </w:rPr>
        <w:t xml:space="preserve">Fragen stellen: Statt direkt zu kritisieren, stelle Fragen, die </w:t>
      </w:r>
      <w:r w:rsidR="000911CA">
        <w:rPr>
          <w:rFonts w:cstheme="minorHAnsi"/>
          <w:i/>
          <w:iCs/>
          <w:sz w:val="24"/>
          <w:szCs w:val="24"/>
        </w:rPr>
        <w:t>die</w:t>
      </w:r>
      <w:r w:rsidR="002F3402">
        <w:rPr>
          <w:rFonts w:cstheme="minorHAnsi"/>
          <w:i/>
          <w:iCs/>
          <w:sz w:val="24"/>
          <w:szCs w:val="24"/>
        </w:rPr>
        <w:t xml:space="preserve"> Person, die das</w:t>
      </w:r>
      <w:r w:rsidR="002F3402" w:rsidRPr="002F3402">
        <w:rPr>
          <w:rFonts w:cstheme="minorHAnsi"/>
          <w:i/>
          <w:iCs/>
          <w:sz w:val="24"/>
          <w:szCs w:val="24"/>
        </w:rPr>
        <w:t xml:space="preserve"> Feedback</w:t>
      </w:r>
      <w:r w:rsidR="002F3402">
        <w:rPr>
          <w:rFonts w:cstheme="minorHAnsi"/>
          <w:i/>
          <w:iCs/>
          <w:sz w:val="24"/>
          <w:szCs w:val="24"/>
        </w:rPr>
        <w:t xml:space="preserve"> empfängt, </w:t>
      </w:r>
      <w:r w:rsidRPr="002F3402">
        <w:rPr>
          <w:rFonts w:cstheme="minorHAnsi"/>
          <w:i/>
          <w:iCs/>
          <w:sz w:val="24"/>
          <w:szCs w:val="24"/>
        </w:rPr>
        <w:t xml:space="preserve">zum Nachdenken anregen. </w:t>
      </w:r>
    </w:p>
    <w:p w14:paraId="2FE9560E" w14:textId="77777777" w:rsidR="002F3402" w:rsidRPr="002F3402" w:rsidRDefault="002F3402" w:rsidP="00543FD6">
      <w:pPr>
        <w:rPr>
          <w:rFonts w:cstheme="minorHAnsi"/>
          <w:sz w:val="12"/>
          <w:szCs w:val="12"/>
        </w:rPr>
      </w:pPr>
    </w:p>
    <w:p w14:paraId="40010D94" w14:textId="7B78285C" w:rsidR="00543FD6" w:rsidRPr="008F63E0" w:rsidRDefault="00543FD6" w:rsidP="00543FD6">
      <w:pPr>
        <w:rPr>
          <w:rFonts w:cstheme="minorHAnsi"/>
          <w:b/>
          <w:bCs/>
          <w:sz w:val="24"/>
          <w:szCs w:val="24"/>
        </w:rPr>
      </w:pPr>
      <w:r w:rsidRPr="008F63E0">
        <w:rPr>
          <w:rFonts w:cstheme="minorHAnsi"/>
          <w:b/>
          <w:bCs/>
          <w:sz w:val="24"/>
          <w:szCs w:val="24"/>
        </w:rPr>
        <w:t>4. Schluss des Feedbacks</w:t>
      </w:r>
    </w:p>
    <w:p w14:paraId="0372C7F4" w14:textId="468444E3" w:rsidR="00543FD6" w:rsidRPr="002F3402" w:rsidRDefault="00543FD6" w:rsidP="00543FD6">
      <w:pPr>
        <w:rPr>
          <w:rFonts w:cstheme="minorHAnsi"/>
          <w:i/>
          <w:iCs/>
          <w:sz w:val="24"/>
          <w:szCs w:val="24"/>
        </w:rPr>
      </w:pPr>
      <w:r w:rsidRPr="002F3402">
        <w:rPr>
          <w:rFonts w:cstheme="minorHAnsi"/>
          <w:i/>
          <w:iCs/>
          <w:sz w:val="24"/>
          <w:szCs w:val="24"/>
        </w:rPr>
        <w:t xml:space="preserve">Ermutigung: Ermutige </w:t>
      </w:r>
      <w:r w:rsidR="002F3402">
        <w:rPr>
          <w:rFonts w:cstheme="minorHAnsi"/>
          <w:i/>
          <w:iCs/>
          <w:sz w:val="24"/>
          <w:szCs w:val="24"/>
        </w:rPr>
        <w:t>die Person, die das</w:t>
      </w:r>
      <w:r w:rsidR="002F3402" w:rsidRPr="002F3402">
        <w:rPr>
          <w:rFonts w:cstheme="minorHAnsi"/>
          <w:i/>
          <w:iCs/>
          <w:sz w:val="24"/>
          <w:szCs w:val="24"/>
        </w:rPr>
        <w:t xml:space="preserve"> Feedback</w:t>
      </w:r>
      <w:r w:rsidR="002F3402">
        <w:rPr>
          <w:rFonts w:cstheme="minorHAnsi"/>
          <w:i/>
          <w:iCs/>
          <w:sz w:val="24"/>
          <w:szCs w:val="24"/>
        </w:rPr>
        <w:t xml:space="preserve"> empfängt</w:t>
      </w:r>
      <w:r w:rsidRPr="002F3402">
        <w:rPr>
          <w:rFonts w:cstheme="minorHAnsi"/>
          <w:i/>
          <w:iCs/>
          <w:sz w:val="24"/>
          <w:szCs w:val="24"/>
        </w:rPr>
        <w:t xml:space="preserve">, weiterzumachen und </w:t>
      </w:r>
      <w:r w:rsidR="002F3402">
        <w:rPr>
          <w:rFonts w:cstheme="minorHAnsi"/>
          <w:i/>
          <w:iCs/>
          <w:sz w:val="24"/>
          <w:szCs w:val="24"/>
        </w:rPr>
        <w:t xml:space="preserve">den Gesundheitsplan </w:t>
      </w:r>
      <w:r w:rsidRPr="002F3402">
        <w:rPr>
          <w:rFonts w:cstheme="minorHAnsi"/>
          <w:i/>
          <w:iCs/>
          <w:sz w:val="24"/>
          <w:szCs w:val="24"/>
        </w:rPr>
        <w:t xml:space="preserve">zu verbessern. </w:t>
      </w:r>
    </w:p>
    <w:p w14:paraId="656D7F4E" w14:textId="77777777" w:rsidR="00543FD6" w:rsidRPr="002F3402" w:rsidRDefault="00543FD6" w:rsidP="00543FD6">
      <w:pPr>
        <w:rPr>
          <w:rFonts w:cstheme="minorHAnsi"/>
          <w:i/>
          <w:iCs/>
          <w:sz w:val="24"/>
          <w:szCs w:val="24"/>
        </w:rPr>
      </w:pPr>
      <w:r w:rsidRPr="002F3402">
        <w:rPr>
          <w:rFonts w:cstheme="minorHAnsi"/>
          <w:i/>
          <w:iCs/>
          <w:sz w:val="24"/>
          <w:szCs w:val="24"/>
        </w:rPr>
        <w:t xml:space="preserve">Angebot zur Unterstützung: Biete an, bei Bedarf weiterzuhelfen. </w:t>
      </w:r>
    </w:p>
    <w:p w14:paraId="2FA7FA89" w14:textId="77777777" w:rsidR="002F3402" w:rsidRPr="002F3402" w:rsidRDefault="002F3402" w:rsidP="00543FD6">
      <w:pPr>
        <w:rPr>
          <w:rFonts w:cstheme="minorHAnsi"/>
          <w:sz w:val="12"/>
          <w:szCs w:val="12"/>
        </w:rPr>
      </w:pPr>
    </w:p>
    <w:p w14:paraId="34B9BEDC" w14:textId="5B53A5B5" w:rsidR="00543FD6" w:rsidRPr="008F63E0" w:rsidRDefault="00543FD6" w:rsidP="00543FD6">
      <w:pPr>
        <w:rPr>
          <w:rFonts w:cstheme="minorHAnsi"/>
          <w:b/>
          <w:bCs/>
          <w:sz w:val="24"/>
          <w:szCs w:val="24"/>
        </w:rPr>
      </w:pPr>
      <w:r w:rsidRPr="008F63E0">
        <w:rPr>
          <w:rFonts w:cstheme="minorHAnsi"/>
          <w:b/>
          <w:bCs/>
          <w:sz w:val="24"/>
          <w:szCs w:val="24"/>
        </w:rPr>
        <w:t>5. Allgemeine Tipps</w:t>
      </w:r>
    </w:p>
    <w:p w14:paraId="54DBCA7F" w14:textId="52B377FA" w:rsidR="00543FD6" w:rsidRPr="002F3402" w:rsidRDefault="00543FD6" w:rsidP="00543FD6">
      <w:pPr>
        <w:rPr>
          <w:rFonts w:cstheme="minorHAnsi"/>
          <w:i/>
          <w:iCs/>
          <w:sz w:val="24"/>
          <w:szCs w:val="24"/>
        </w:rPr>
      </w:pPr>
      <w:r w:rsidRPr="002F3402">
        <w:rPr>
          <w:rFonts w:cstheme="minorHAnsi"/>
          <w:i/>
          <w:iCs/>
          <w:sz w:val="24"/>
          <w:szCs w:val="24"/>
        </w:rPr>
        <w:t xml:space="preserve">Respektvoller Ton: </w:t>
      </w:r>
      <w:r w:rsidR="000911CA">
        <w:rPr>
          <w:rFonts w:cstheme="minorHAnsi"/>
          <w:i/>
          <w:iCs/>
          <w:sz w:val="24"/>
          <w:szCs w:val="24"/>
        </w:rPr>
        <w:t>Wähle</w:t>
      </w:r>
      <w:r w:rsidRPr="002F3402">
        <w:rPr>
          <w:rFonts w:cstheme="minorHAnsi"/>
          <w:i/>
          <w:iCs/>
          <w:sz w:val="24"/>
          <w:szCs w:val="24"/>
        </w:rPr>
        <w:t xml:space="preserve"> einen respektvollen und freundlichen Ton.</w:t>
      </w:r>
    </w:p>
    <w:p w14:paraId="0EF45C68" w14:textId="1CA963A2" w:rsidR="00543FD6" w:rsidRPr="002F3402" w:rsidRDefault="00543FD6" w:rsidP="00543FD6">
      <w:pPr>
        <w:rPr>
          <w:rFonts w:cstheme="minorHAnsi"/>
          <w:i/>
          <w:iCs/>
          <w:sz w:val="24"/>
          <w:szCs w:val="24"/>
        </w:rPr>
      </w:pPr>
      <w:r w:rsidRPr="002F3402">
        <w:rPr>
          <w:rFonts w:cstheme="minorHAnsi"/>
          <w:i/>
          <w:iCs/>
          <w:sz w:val="24"/>
          <w:szCs w:val="24"/>
        </w:rPr>
        <w:t xml:space="preserve">Verständnis zeigen: Zeige Verständnis für die Anstrengungen und Herausforderungen </w:t>
      </w:r>
      <w:r w:rsidR="002F3402">
        <w:rPr>
          <w:rFonts w:cstheme="minorHAnsi"/>
          <w:i/>
          <w:iCs/>
          <w:sz w:val="24"/>
          <w:szCs w:val="24"/>
        </w:rPr>
        <w:t>der Person, die das</w:t>
      </w:r>
      <w:r w:rsidR="002F3402" w:rsidRPr="002F3402">
        <w:rPr>
          <w:rFonts w:cstheme="minorHAnsi"/>
          <w:i/>
          <w:iCs/>
          <w:sz w:val="24"/>
          <w:szCs w:val="24"/>
        </w:rPr>
        <w:t xml:space="preserve"> Feedback</w:t>
      </w:r>
      <w:r w:rsidR="002F3402">
        <w:rPr>
          <w:rFonts w:cstheme="minorHAnsi"/>
          <w:i/>
          <w:iCs/>
          <w:sz w:val="24"/>
          <w:szCs w:val="24"/>
        </w:rPr>
        <w:t xml:space="preserve"> empfängt</w:t>
      </w:r>
      <w:r w:rsidRPr="002F3402">
        <w:rPr>
          <w:rFonts w:cstheme="minorHAnsi"/>
          <w:i/>
          <w:iCs/>
          <w:sz w:val="24"/>
          <w:szCs w:val="24"/>
        </w:rPr>
        <w:t>.</w:t>
      </w:r>
    </w:p>
    <w:p w14:paraId="76BAB7C1" w14:textId="77777777" w:rsidR="002F3402" w:rsidRDefault="002F3402">
      <w:pPr>
        <w:rPr>
          <w:rFonts w:cstheme="minorHAnsi"/>
          <w:b/>
          <w:bCs/>
          <w:sz w:val="24"/>
          <w:szCs w:val="24"/>
        </w:rPr>
      </w:pPr>
      <w:r>
        <w:rPr>
          <w:rFonts w:cstheme="minorHAnsi"/>
          <w:b/>
          <w:bCs/>
          <w:sz w:val="24"/>
          <w:szCs w:val="24"/>
        </w:rPr>
        <w:br w:type="page"/>
      </w:r>
    </w:p>
    <w:p w14:paraId="78FE28BF" w14:textId="6AEDB0CE" w:rsidR="006C6855" w:rsidRPr="006E4707" w:rsidRDefault="006C6855" w:rsidP="006C6855">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8F63E0">
        <w:rPr>
          <w:rFonts w:cstheme="minorHAnsi"/>
          <w:color w:val="FF0000"/>
          <w:sz w:val="24"/>
          <w:szCs w:val="24"/>
          <w:highlight w:val="lightGray"/>
        </w:rPr>
        <w:t>3</w:t>
      </w:r>
      <w:r w:rsidRPr="006E4707">
        <w:rPr>
          <w:rFonts w:cstheme="minorHAnsi"/>
          <w:color w:val="FF0000"/>
          <w:sz w:val="24"/>
          <w:szCs w:val="24"/>
          <w:highlight w:val="lightGray"/>
        </w:rPr>
        <w:t>))</w:t>
      </w:r>
      <w:r w:rsidRPr="006E4707">
        <w:rPr>
          <w:rFonts w:cstheme="minorHAnsi"/>
          <w:color w:val="FF0000"/>
          <w:sz w:val="24"/>
          <w:szCs w:val="24"/>
        </w:rPr>
        <w:t xml:space="preserve"> </w:t>
      </w:r>
    </w:p>
    <w:p w14:paraId="714E6E00" w14:textId="1836507E" w:rsidR="00543FD6" w:rsidRPr="006C6855" w:rsidRDefault="00543FD6" w:rsidP="00543FD6">
      <w:pPr>
        <w:rPr>
          <w:rFonts w:cstheme="minorHAnsi"/>
          <w:b/>
          <w:bCs/>
          <w:sz w:val="28"/>
          <w:szCs w:val="28"/>
        </w:rPr>
      </w:pPr>
      <w:r w:rsidRPr="006C6855">
        <w:rPr>
          <w:rFonts w:cstheme="minorHAnsi"/>
          <w:b/>
          <w:bCs/>
          <w:sz w:val="28"/>
          <w:szCs w:val="28"/>
        </w:rPr>
        <w:t>Anhang 1</w:t>
      </w:r>
    </w:p>
    <w:p w14:paraId="68DEE02C" w14:textId="77777777" w:rsidR="00543FD6" w:rsidRPr="006C6855" w:rsidRDefault="00543FD6" w:rsidP="00543FD6">
      <w:pPr>
        <w:pStyle w:val="StandardWeb"/>
        <w:spacing w:after="0"/>
        <w:rPr>
          <w:rFonts w:ascii="Calibri" w:hAnsi="Calibri" w:cs="Calibri"/>
          <w:b/>
          <w:bCs/>
          <w:sz w:val="28"/>
          <w:szCs w:val="28"/>
        </w:rPr>
      </w:pPr>
      <w:r w:rsidRPr="006C6855">
        <w:rPr>
          <w:rFonts w:ascii="Calibri" w:hAnsi="Calibri" w:cs="Calibri"/>
          <w:b/>
          <w:bCs/>
          <w:sz w:val="28"/>
          <w:szCs w:val="28"/>
        </w:rPr>
        <w:t>Digitales Brainstorming</w:t>
      </w:r>
    </w:p>
    <w:p w14:paraId="035EB652" w14:textId="61DF9EF6" w:rsidR="006C6855" w:rsidRDefault="006C6855" w:rsidP="006C6855">
      <w:pPr>
        <w:pStyle w:val="StandardWeb"/>
        <w:spacing w:before="0" w:beforeAutospacing="0" w:after="0" w:afterAutospacing="0" w:line="276" w:lineRule="auto"/>
        <w:rPr>
          <w:rFonts w:ascii="Calibri" w:hAnsi="Calibri" w:cs="Calibri"/>
          <w:b/>
          <w:bCs/>
          <w:color w:val="000000"/>
          <w:sz w:val="22"/>
          <w:szCs w:val="22"/>
        </w:rPr>
      </w:pPr>
      <w:r>
        <w:rPr>
          <w:rFonts w:ascii="Calibri" w:hAnsi="Calibri" w:cs="Calibri"/>
          <w:b/>
          <w:bCs/>
          <w:color w:val="000000"/>
          <w:sz w:val="22"/>
          <w:szCs w:val="22"/>
        </w:rPr>
        <w:t xml:space="preserve">Wie lege ich </w:t>
      </w:r>
      <w:r w:rsidRPr="006C6855">
        <w:rPr>
          <w:rFonts w:ascii="Calibri" w:hAnsi="Calibri" w:cs="Calibri"/>
          <w:b/>
          <w:bCs/>
          <w:color w:val="000000"/>
          <w:sz w:val="22"/>
          <w:szCs w:val="22"/>
        </w:rPr>
        <w:t xml:space="preserve">ein Brainstorming auf mindwendel </w:t>
      </w:r>
      <w:r>
        <w:rPr>
          <w:rFonts w:ascii="Calibri" w:hAnsi="Calibri" w:cs="Calibri"/>
          <w:b/>
          <w:bCs/>
          <w:color w:val="000000"/>
          <w:sz w:val="22"/>
          <w:szCs w:val="22"/>
        </w:rPr>
        <w:t>an, um digital Ideen zu sammeln?</w:t>
      </w:r>
    </w:p>
    <w:p w14:paraId="082B918C" w14:textId="6198A1C8" w:rsidR="006C6855" w:rsidRPr="006C6855" w:rsidRDefault="00543FD6" w:rsidP="006C6855">
      <w:pPr>
        <w:pStyle w:val="StandardWeb"/>
        <w:spacing w:after="0"/>
        <w:rPr>
          <w:rFonts w:ascii="Calibri" w:hAnsi="Calibri" w:cs="Calibri"/>
          <w:sz w:val="22"/>
          <w:szCs w:val="22"/>
        </w:rPr>
      </w:pPr>
      <w:r w:rsidRPr="007E31F3">
        <w:rPr>
          <w:rFonts w:ascii="Calibri" w:hAnsi="Calibri" w:cs="Calibri"/>
          <w:sz w:val="22"/>
          <w:szCs w:val="22"/>
        </w:rPr>
        <w:t xml:space="preserve">&gt; Rufen Sie die DSGVO-konforme Internetseite </w:t>
      </w:r>
      <w:ins w:id="332" w:author="Theresa Salge" w:date="2024-07-09T17:40:00Z">
        <w:r w:rsidR="00927044">
          <w:rPr>
            <w:rFonts w:ascii="Calibri" w:hAnsi="Calibri" w:cs="Calibri"/>
            <w:sz w:val="22"/>
            <w:szCs w:val="22"/>
          </w:rPr>
          <w:fldChar w:fldCharType="begin"/>
        </w:r>
        <w:r w:rsidR="00927044">
          <w:rPr>
            <w:rFonts w:ascii="Calibri" w:hAnsi="Calibri" w:cs="Calibri"/>
            <w:sz w:val="22"/>
            <w:szCs w:val="22"/>
          </w:rPr>
          <w:instrText xml:space="preserve"> HYPERLINK "http://</w:instrText>
        </w:r>
      </w:ins>
      <w:r w:rsidR="00927044" w:rsidRPr="007E31F3">
        <w:rPr>
          <w:rFonts w:ascii="Calibri" w:hAnsi="Calibri" w:cs="Calibri"/>
          <w:sz w:val="22"/>
          <w:szCs w:val="22"/>
        </w:rPr>
        <w:instrText>www.idea.kits.blog</w:instrText>
      </w:r>
      <w:ins w:id="333" w:author="Theresa Salge" w:date="2024-07-09T17:40:00Z">
        <w:r w:rsidR="00927044">
          <w:rPr>
            <w:rFonts w:ascii="Calibri" w:hAnsi="Calibri" w:cs="Calibri"/>
            <w:sz w:val="22"/>
            <w:szCs w:val="22"/>
          </w:rPr>
          <w:instrText xml:space="preserve">" </w:instrText>
        </w:r>
        <w:r w:rsidR="00927044">
          <w:rPr>
            <w:rFonts w:ascii="Calibri" w:hAnsi="Calibri" w:cs="Calibri"/>
            <w:sz w:val="22"/>
            <w:szCs w:val="22"/>
          </w:rPr>
        </w:r>
        <w:r w:rsidR="00927044">
          <w:rPr>
            <w:rFonts w:ascii="Calibri" w:hAnsi="Calibri" w:cs="Calibri"/>
            <w:sz w:val="22"/>
            <w:szCs w:val="22"/>
          </w:rPr>
          <w:fldChar w:fldCharType="separate"/>
        </w:r>
      </w:ins>
      <w:r w:rsidR="00927044" w:rsidRPr="002F11CF">
        <w:rPr>
          <w:rStyle w:val="Hyperlink"/>
          <w:rFonts w:ascii="Calibri" w:hAnsi="Calibri" w:cs="Calibri"/>
          <w:sz w:val="22"/>
          <w:szCs w:val="22"/>
        </w:rPr>
        <w:t>www.idea.kits.blog</w:t>
      </w:r>
      <w:ins w:id="334" w:author="Theresa Salge" w:date="2024-07-09T17:40:00Z">
        <w:r w:rsidR="00927044">
          <w:rPr>
            <w:rFonts w:ascii="Calibri" w:hAnsi="Calibri" w:cs="Calibri"/>
            <w:sz w:val="22"/>
            <w:szCs w:val="22"/>
          </w:rPr>
          <w:fldChar w:fldCharType="end"/>
        </w:r>
        <w:r w:rsidR="00927044">
          <w:rPr>
            <w:rFonts w:ascii="Calibri" w:hAnsi="Calibri" w:cs="Calibri"/>
            <w:sz w:val="22"/>
            <w:szCs w:val="22"/>
          </w:rPr>
          <w:t xml:space="preserve"> </w:t>
        </w:r>
      </w:ins>
      <w:r w:rsidRPr="007E31F3">
        <w:rPr>
          <w:rFonts w:ascii="Calibri" w:hAnsi="Calibri" w:cs="Calibri"/>
          <w:sz w:val="22"/>
          <w:szCs w:val="22"/>
        </w:rPr>
        <w:t xml:space="preserve"> auf.</w:t>
      </w:r>
      <w:r w:rsidR="006C6855" w:rsidRPr="006C6855">
        <w:rPr>
          <w:rFonts w:ascii="Calibri" w:hAnsi="Calibri" w:cs="Calibri"/>
          <w:color w:val="000000"/>
          <w:sz w:val="22"/>
          <w:szCs w:val="22"/>
        </w:rPr>
        <w:t xml:space="preserve"> </w:t>
      </w:r>
      <w:r w:rsidR="006C6855" w:rsidRPr="006C6855">
        <w:rPr>
          <w:rFonts w:ascii="Calibri" w:hAnsi="Calibri" w:cs="Calibri"/>
          <w:sz w:val="22"/>
          <w:szCs w:val="22"/>
        </w:rPr>
        <w:br/>
        <w:t>Sie und Ihre Lernenden brauchen keinen Account oder Anmeldung auf dieser Seite.</w:t>
      </w:r>
    </w:p>
    <w:p w14:paraId="1A7F34DF" w14:textId="77777777" w:rsidR="00543FD6" w:rsidRPr="007E31F3" w:rsidRDefault="00543FD6" w:rsidP="006C6855">
      <w:pPr>
        <w:pStyle w:val="StandardWeb"/>
        <w:spacing w:after="0"/>
        <w:rPr>
          <w:rFonts w:ascii="Calibri" w:hAnsi="Calibri" w:cs="Calibri"/>
          <w:sz w:val="22"/>
          <w:szCs w:val="22"/>
        </w:rPr>
      </w:pPr>
      <w:r w:rsidRPr="007E31F3">
        <w:rPr>
          <w:rFonts w:ascii="Calibri" w:hAnsi="Calibri" w:cs="Calibri"/>
          <w:sz w:val="22"/>
          <w:szCs w:val="22"/>
        </w:rPr>
        <w:t>&gt; Geben Sie Ihre Frage ein und klicken Sie auf okay.</w:t>
      </w:r>
    </w:p>
    <w:p w14:paraId="1D1C1406" w14:textId="791FBE2C" w:rsidR="00543FD6" w:rsidRPr="007E31F3" w:rsidRDefault="00543FD6" w:rsidP="006C6855">
      <w:pPr>
        <w:pStyle w:val="StandardWeb"/>
        <w:spacing w:after="0"/>
        <w:rPr>
          <w:rFonts w:ascii="Calibri" w:hAnsi="Calibri" w:cs="Calibri"/>
          <w:sz w:val="22"/>
          <w:szCs w:val="22"/>
        </w:rPr>
      </w:pPr>
      <w:r w:rsidRPr="007E31F3">
        <w:rPr>
          <w:rFonts w:ascii="Calibri" w:hAnsi="Calibri" w:cs="Calibri"/>
          <w:sz w:val="22"/>
          <w:szCs w:val="22"/>
        </w:rPr>
        <w:t>&gt; Klicken Sie rechts oben auf das Teilen-Symbol und geben Sie den Link an die Lernenden bzw. an die Gruppe. (Sie haben auch die Möglichkeit, die einzelnen Posts zu liken oder mit Farb</w:t>
      </w:r>
      <w:r w:rsidR="006C6855">
        <w:rPr>
          <w:rFonts w:ascii="Calibri" w:hAnsi="Calibri" w:cs="Calibri"/>
          <w:sz w:val="22"/>
          <w:szCs w:val="22"/>
        </w:rPr>
        <w:t>l</w:t>
      </w:r>
      <w:r w:rsidRPr="007E31F3">
        <w:rPr>
          <w:rFonts w:ascii="Calibri" w:hAnsi="Calibri" w:cs="Calibri"/>
          <w:sz w:val="22"/>
          <w:szCs w:val="22"/>
        </w:rPr>
        <w:t>abels zu versehen.)</w:t>
      </w:r>
    </w:p>
    <w:p w14:paraId="5938E8D2" w14:textId="77777777" w:rsidR="00543FD6" w:rsidRDefault="00543FD6" w:rsidP="006C6855">
      <w:pPr>
        <w:pStyle w:val="StandardWeb"/>
        <w:spacing w:before="0" w:beforeAutospacing="0" w:after="0" w:afterAutospacing="0"/>
        <w:rPr>
          <w:rFonts w:ascii="Calibri" w:hAnsi="Calibri" w:cs="Calibri"/>
          <w:sz w:val="22"/>
          <w:szCs w:val="22"/>
        </w:rPr>
      </w:pPr>
      <w:r w:rsidRPr="007E31F3">
        <w:rPr>
          <w:rFonts w:ascii="Calibri" w:hAnsi="Calibri" w:cs="Calibri"/>
          <w:sz w:val="22"/>
          <w:szCs w:val="22"/>
        </w:rPr>
        <w:t xml:space="preserve">&gt; </w:t>
      </w:r>
      <w:proofErr w:type="gramStart"/>
      <w:r w:rsidRPr="007E31F3">
        <w:rPr>
          <w:rFonts w:ascii="Calibri" w:hAnsi="Calibri" w:cs="Calibri"/>
          <w:sz w:val="22"/>
          <w:szCs w:val="22"/>
        </w:rPr>
        <w:t>Fertig</w:t>
      </w:r>
      <w:proofErr w:type="gramEnd"/>
      <w:r w:rsidRPr="007E31F3">
        <w:rPr>
          <w:rFonts w:ascii="Calibri" w:hAnsi="Calibri" w:cs="Calibri"/>
          <w:sz w:val="22"/>
          <w:szCs w:val="22"/>
        </w:rPr>
        <w:t>!</w:t>
      </w:r>
    </w:p>
    <w:p w14:paraId="50DA3DF3" w14:textId="77777777" w:rsidR="006C6855" w:rsidRDefault="006C6855" w:rsidP="006C6855">
      <w:pPr>
        <w:pStyle w:val="StandardWeb"/>
        <w:spacing w:before="0" w:beforeAutospacing="0" w:after="0" w:afterAutospacing="0"/>
        <w:rPr>
          <w:rFonts w:ascii="Calibri" w:hAnsi="Calibri" w:cs="Calibri"/>
          <w:sz w:val="22"/>
          <w:szCs w:val="22"/>
        </w:rPr>
      </w:pPr>
    </w:p>
    <w:p w14:paraId="36733F7D" w14:textId="698EA846" w:rsidR="00543FD6" w:rsidRDefault="00543FD6" w:rsidP="006C6855">
      <w:pPr>
        <w:pStyle w:val="StandardWeb"/>
        <w:spacing w:before="0" w:beforeAutospacing="0" w:after="0" w:afterAutospacing="0"/>
        <w:rPr>
          <w:rFonts w:ascii="Calibri" w:hAnsi="Calibri" w:cs="Calibri"/>
          <w:sz w:val="22"/>
          <w:szCs w:val="22"/>
        </w:rPr>
      </w:pPr>
      <w:r>
        <w:rPr>
          <w:rFonts w:ascii="Calibri" w:hAnsi="Calibri" w:cs="Calibri"/>
          <w:sz w:val="22"/>
          <w:szCs w:val="22"/>
        </w:rPr>
        <w:t>&gt; Tipp: Farblabels können im Bearbeiten</w:t>
      </w:r>
      <w:r w:rsidR="006C6855">
        <w:rPr>
          <w:rFonts w:ascii="Calibri" w:hAnsi="Calibri" w:cs="Calibri"/>
          <w:sz w:val="22"/>
          <w:szCs w:val="22"/>
        </w:rPr>
        <w:t>-</w:t>
      </w:r>
      <w:r>
        <w:rPr>
          <w:rFonts w:ascii="Calibri" w:hAnsi="Calibri" w:cs="Calibri"/>
          <w:sz w:val="22"/>
          <w:szCs w:val="22"/>
        </w:rPr>
        <w:t>Menü angepasst werden.</w:t>
      </w:r>
    </w:p>
    <w:p w14:paraId="7E577E3D" w14:textId="77777777" w:rsidR="00543FD6" w:rsidRDefault="00543FD6" w:rsidP="006C6855">
      <w:pPr>
        <w:pStyle w:val="StandardWeb"/>
        <w:spacing w:before="0" w:beforeAutospacing="0" w:after="0" w:afterAutospacing="0"/>
        <w:rPr>
          <w:rFonts w:ascii="Calibri" w:hAnsi="Calibri" w:cs="Calibri"/>
          <w:sz w:val="22"/>
          <w:szCs w:val="22"/>
        </w:rPr>
      </w:pPr>
    </w:p>
    <w:p w14:paraId="42F6C1D4" w14:textId="28245BC8" w:rsidR="003267F6" w:rsidRPr="008F63E0" w:rsidRDefault="003267F6" w:rsidP="003267F6">
      <w:pPr>
        <w:pStyle w:val="StandardWeb"/>
        <w:spacing w:before="0" w:beforeAutospacing="0" w:after="0" w:afterAutospacing="0" w:line="276" w:lineRule="auto"/>
        <w:rPr>
          <w:rFonts w:ascii="Calibri" w:hAnsi="Calibri" w:cs="Calibri"/>
          <w:sz w:val="22"/>
          <w:szCs w:val="22"/>
          <w:highlight w:val="yellow"/>
        </w:rPr>
      </w:pPr>
      <w:r>
        <w:rPr>
          <w:rFonts w:ascii="Calibri" w:hAnsi="Calibri" w:cs="Calibri"/>
          <w:sz w:val="22"/>
          <w:szCs w:val="22"/>
        </w:rPr>
        <w:t>Hier der Link zum Bearbeiten</w:t>
      </w:r>
      <w:r w:rsidR="009B2596">
        <w:rPr>
          <w:rFonts w:ascii="Calibri" w:hAnsi="Calibri" w:cs="Calibri"/>
          <w:sz w:val="22"/>
          <w:szCs w:val="22"/>
        </w:rPr>
        <w:t xml:space="preserve"> </w:t>
      </w:r>
      <w:r>
        <w:rPr>
          <w:rFonts w:ascii="Calibri" w:hAnsi="Calibri" w:cs="Calibri"/>
          <w:sz w:val="22"/>
          <w:szCs w:val="22"/>
        </w:rPr>
        <w:t>/</w:t>
      </w:r>
      <w:r w:rsidR="009B2596">
        <w:rPr>
          <w:rFonts w:ascii="Calibri" w:hAnsi="Calibri" w:cs="Calibri"/>
          <w:sz w:val="22"/>
          <w:szCs w:val="22"/>
        </w:rPr>
        <w:t xml:space="preserve"> </w:t>
      </w:r>
      <w:r>
        <w:rPr>
          <w:rFonts w:ascii="Calibri" w:hAnsi="Calibri" w:cs="Calibri"/>
          <w:sz w:val="22"/>
          <w:szCs w:val="22"/>
        </w:rPr>
        <w:t>Kopieren des Brainstormings</w:t>
      </w:r>
      <w:r w:rsidR="009B2596">
        <w:rPr>
          <w:rFonts w:ascii="Calibri" w:hAnsi="Calibri" w:cs="Calibri"/>
          <w:sz w:val="22"/>
          <w:szCs w:val="22"/>
        </w:rPr>
        <w:t xml:space="preserve"> unter</w:t>
      </w:r>
      <w:r>
        <w:rPr>
          <w:rFonts w:ascii="Calibri" w:hAnsi="Calibri" w:cs="Calibri"/>
          <w:sz w:val="22"/>
          <w:szCs w:val="22"/>
        </w:rPr>
        <w:t xml:space="preserve"> </w:t>
      </w:r>
      <w:hyperlink r:id="rId33" w:history="1">
        <w:r w:rsidRPr="00DA1B76">
          <w:rPr>
            <w:rStyle w:val="Hyperlink"/>
            <w:rFonts w:ascii="Calibri" w:hAnsi="Calibri" w:cs="Calibri"/>
            <w:sz w:val="22"/>
            <w:szCs w:val="22"/>
          </w:rPr>
          <w:t>https://idea.kits.blog</w:t>
        </w:r>
      </w:hyperlink>
      <w:r>
        <w:rPr>
          <w:rFonts w:ascii="Calibri" w:hAnsi="Calibri" w:cs="Calibri"/>
          <w:sz w:val="22"/>
          <w:szCs w:val="22"/>
        </w:rPr>
        <w:t xml:space="preserve"> </w:t>
      </w:r>
      <w:r w:rsidRPr="008F63E0">
        <w:rPr>
          <w:rFonts w:ascii="Calibri" w:hAnsi="Calibri" w:cs="Calibri"/>
          <w:sz w:val="22"/>
          <w:szCs w:val="22"/>
          <w:highlight w:val="yellow"/>
        </w:rPr>
        <w:t>((Link zu</w:t>
      </w:r>
    </w:p>
    <w:p w14:paraId="0F76B7D0" w14:textId="77777777" w:rsidR="003267F6" w:rsidRDefault="00000000" w:rsidP="003267F6">
      <w:pPr>
        <w:pStyle w:val="StandardWeb"/>
        <w:spacing w:before="0" w:beforeAutospacing="0" w:after="0" w:afterAutospacing="0" w:line="276" w:lineRule="auto"/>
        <w:rPr>
          <w:rFonts w:ascii="Calibri" w:hAnsi="Calibri" w:cs="Calibri"/>
          <w:sz w:val="22"/>
          <w:szCs w:val="22"/>
        </w:rPr>
      </w:pPr>
      <w:hyperlink r:id="rId34" w:history="1">
        <w:r w:rsidR="003267F6" w:rsidRPr="008F63E0">
          <w:rPr>
            <w:rStyle w:val="Hyperlink"/>
            <w:rFonts w:ascii="Calibri" w:hAnsi="Calibri" w:cs="Calibri"/>
            <w:sz w:val="22"/>
            <w:szCs w:val="22"/>
            <w:highlight w:val="yellow"/>
          </w:rPr>
          <w:t>https://idea.kits.blog/admin/brainstormings/f935beb8-214f-4888-bae2-b4cc7128fdb6/edit</w:t>
        </w:r>
      </w:hyperlink>
      <w:r w:rsidR="003267F6" w:rsidRPr="008F63E0">
        <w:rPr>
          <w:rFonts w:ascii="Calibri" w:hAnsi="Calibri" w:cs="Calibri"/>
          <w:sz w:val="22"/>
          <w:szCs w:val="22"/>
          <w:highlight w:val="yellow"/>
        </w:rPr>
        <w:t>))</w:t>
      </w:r>
    </w:p>
    <w:p w14:paraId="31A73984" w14:textId="77777777" w:rsidR="003267F6" w:rsidRDefault="003267F6" w:rsidP="006C6855">
      <w:pPr>
        <w:pStyle w:val="StandardWeb"/>
        <w:spacing w:before="0" w:beforeAutospacing="0" w:after="0" w:afterAutospacing="0"/>
        <w:rPr>
          <w:rFonts w:ascii="Calibri" w:hAnsi="Calibri" w:cs="Calibri"/>
          <w:sz w:val="22"/>
          <w:szCs w:val="22"/>
        </w:rPr>
      </w:pPr>
    </w:p>
    <w:p w14:paraId="0A0A4E88" w14:textId="44C41CE7" w:rsidR="00543FD6" w:rsidRDefault="00543FD6" w:rsidP="006C6855">
      <w:pPr>
        <w:pStyle w:val="StandardWeb"/>
        <w:spacing w:before="0" w:beforeAutospacing="0" w:after="0" w:afterAutospacing="0" w:line="276" w:lineRule="auto"/>
        <w:rPr>
          <w:rFonts w:ascii="Calibri" w:hAnsi="Calibri" w:cs="Calibri"/>
          <w:sz w:val="22"/>
          <w:szCs w:val="22"/>
        </w:rPr>
      </w:pPr>
      <w:r>
        <w:rPr>
          <w:rFonts w:ascii="Calibri" w:hAnsi="Calibri" w:cs="Calibri"/>
          <w:sz w:val="22"/>
          <w:szCs w:val="22"/>
        </w:rPr>
        <w:t xml:space="preserve">Beispiel aus </w:t>
      </w:r>
      <w:r w:rsidR="006C6855">
        <w:rPr>
          <w:rFonts w:ascii="Calibri" w:hAnsi="Calibri" w:cs="Calibri"/>
          <w:sz w:val="22"/>
          <w:szCs w:val="22"/>
        </w:rPr>
        <w:t xml:space="preserve">der Sicht der </w:t>
      </w:r>
      <w:r>
        <w:rPr>
          <w:rFonts w:ascii="Calibri" w:hAnsi="Calibri" w:cs="Calibri"/>
          <w:sz w:val="22"/>
          <w:szCs w:val="22"/>
        </w:rPr>
        <w:t>Lernenden</w:t>
      </w:r>
      <w:r w:rsidR="009B2596">
        <w:rPr>
          <w:rFonts w:ascii="Calibri" w:hAnsi="Calibri" w:cs="Calibri"/>
          <w:sz w:val="22"/>
          <w:szCs w:val="22"/>
        </w:rPr>
        <w:t xml:space="preserve"> unter</w:t>
      </w:r>
      <w:r w:rsidR="006C6855">
        <w:rPr>
          <w:rFonts w:ascii="Calibri" w:hAnsi="Calibri" w:cs="Calibri"/>
          <w:sz w:val="22"/>
          <w:szCs w:val="22"/>
        </w:rPr>
        <w:t xml:space="preserve"> </w:t>
      </w:r>
      <w:hyperlink r:id="rId35" w:history="1">
        <w:r w:rsidR="006C6855" w:rsidRPr="00DA1B76">
          <w:rPr>
            <w:rStyle w:val="Hyperlink"/>
            <w:rFonts w:ascii="Calibri" w:hAnsi="Calibri" w:cs="Calibri"/>
            <w:sz w:val="22"/>
            <w:szCs w:val="22"/>
          </w:rPr>
          <w:t>https://idea.kits.blog</w:t>
        </w:r>
      </w:hyperlink>
      <w:r w:rsidR="006C6855">
        <w:rPr>
          <w:rFonts w:ascii="Calibri" w:hAnsi="Calibri" w:cs="Calibri"/>
          <w:sz w:val="22"/>
          <w:szCs w:val="22"/>
        </w:rPr>
        <w:t xml:space="preserve"> </w:t>
      </w:r>
      <w:r w:rsidR="006C6855" w:rsidRPr="008F63E0">
        <w:rPr>
          <w:rFonts w:ascii="Calibri" w:hAnsi="Calibri" w:cs="Calibri"/>
          <w:sz w:val="22"/>
          <w:szCs w:val="22"/>
          <w:highlight w:val="yellow"/>
        </w:rPr>
        <w:t xml:space="preserve">((Link zu </w:t>
      </w:r>
      <w:hyperlink r:id="rId36" w:history="1">
        <w:r w:rsidRPr="008F63E0">
          <w:rPr>
            <w:rStyle w:val="Hyperlink"/>
            <w:rFonts w:ascii="Calibri" w:hAnsi="Calibri" w:cs="Calibri"/>
            <w:sz w:val="22"/>
            <w:szCs w:val="22"/>
            <w:highlight w:val="yellow"/>
          </w:rPr>
          <w:t>https://idea.kits.blog/brainstormings/531d70f2-46e6-472d-bf18-6d0546be6977</w:t>
        </w:r>
      </w:hyperlink>
      <w:r w:rsidR="006C6855" w:rsidRPr="008F63E0">
        <w:rPr>
          <w:rFonts w:ascii="Calibri" w:hAnsi="Calibri" w:cs="Calibri"/>
          <w:sz w:val="22"/>
          <w:szCs w:val="22"/>
          <w:highlight w:val="yellow"/>
        </w:rPr>
        <w:t>))</w:t>
      </w:r>
    </w:p>
    <w:p w14:paraId="20F93B11" w14:textId="77777777" w:rsidR="00543FD6" w:rsidRDefault="00543FD6" w:rsidP="006C6855">
      <w:pPr>
        <w:pStyle w:val="StandardWeb"/>
        <w:spacing w:before="0" w:beforeAutospacing="0" w:after="0" w:afterAutospacing="0" w:line="276" w:lineRule="auto"/>
        <w:rPr>
          <w:rFonts w:ascii="Calibri" w:hAnsi="Calibri" w:cs="Calibri"/>
          <w:sz w:val="22"/>
          <w:szCs w:val="22"/>
        </w:rPr>
      </w:pPr>
    </w:p>
    <w:p w14:paraId="218C31B0" w14:textId="77777777" w:rsidR="00543FD6" w:rsidRDefault="00543FD6" w:rsidP="00543FD6">
      <w:pPr>
        <w:pStyle w:val="StandardWeb"/>
        <w:spacing w:before="0" w:beforeAutospacing="0" w:after="0" w:afterAutospacing="0"/>
        <w:rPr>
          <w:rFonts w:ascii="Calibri" w:hAnsi="Calibri" w:cs="Calibri"/>
          <w:b/>
          <w:bCs/>
          <w:sz w:val="28"/>
          <w:szCs w:val="28"/>
        </w:rPr>
      </w:pPr>
    </w:p>
    <w:p w14:paraId="2C217E71" w14:textId="69E58DF7" w:rsidR="007356E7" w:rsidRDefault="005F69F1">
      <w:pPr>
        <w:rPr>
          <w:rFonts w:ascii="Calibri" w:eastAsia="Times New Roman" w:hAnsi="Calibri" w:cs="Calibri"/>
          <w:b/>
          <w:bCs/>
          <w:color w:val="000000"/>
          <w:sz w:val="28"/>
          <w:szCs w:val="28"/>
          <w:lang w:eastAsia="de-DE"/>
        </w:rPr>
      </w:pPr>
      <w:r w:rsidRPr="005F69F1">
        <w:rPr>
          <w:rFonts w:ascii="Calibri" w:hAnsi="Calibri" w:cs="Calibri"/>
          <w:b/>
          <w:bCs/>
          <w:noProof/>
          <w:color w:val="000000"/>
          <w:sz w:val="28"/>
          <w:szCs w:val="28"/>
        </w:rPr>
        <w:drawing>
          <wp:inline distT="0" distB="0" distL="0" distR="0" wp14:anchorId="481059C9" wp14:editId="725E1F7F">
            <wp:extent cx="5760720" cy="2585085"/>
            <wp:effectExtent l="0" t="0" r="0" b="5715"/>
            <wp:docPr id="776290863" name="Grafik 1" descr="Ein Bild, das Text, Software, Computersymbo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90863" name="Grafik 1" descr="Ein Bild, das Text, Software, Computersymbol, Schrift enthält.&#10;&#10;Automatisch generierte Beschreibung"/>
                    <pic:cNvPicPr/>
                  </pic:nvPicPr>
                  <pic:blipFill>
                    <a:blip r:embed="rId37"/>
                    <a:stretch>
                      <a:fillRect/>
                    </a:stretch>
                  </pic:blipFill>
                  <pic:spPr>
                    <a:xfrm>
                      <a:off x="0" y="0"/>
                      <a:ext cx="5760720" cy="2585085"/>
                    </a:xfrm>
                    <a:prstGeom prst="rect">
                      <a:avLst/>
                    </a:prstGeom>
                  </pic:spPr>
                </pic:pic>
              </a:graphicData>
            </a:graphic>
          </wp:inline>
        </w:drawing>
      </w:r>
    </w:p>
    <w:p w14:paraId="26B70D69" w14:textId="77777777" w:rsidR="00F7420F" w:rsidRDefault="00F7420F">
      <w:pPr>
        <w:rPr>
          <w:rFonts w:cstheme="minorHAnsi"/>
          <w:color w:val="FF0000"/>
          <w:sz w:val="24"/>
          <w:szCs w:val="24"/>
          <w:highlight w:val="lightGray"/>
        </w:rPr>
      </w:pPr>
      <w:r>
        <w:rPr>
          <w:rFonts w:cstheme="minorHAnsi"/>
          <w:color w:val="FF0000"/>
          <w:sz w:val="24"/>
          <w:szCs w:val="24"/>
          <w:highlight w:val="lightGray"/>
        </w:rPr>
        <w:br w:type="page"/>
      </w:r>
    </w:p>
    <w:p w14:paraId="1BFC72F2" w14:textId="6F43F9D6" w:rsidR="007356E7" w:rsidRPr="006E4707" w:rsidRDefault="007356E7" w:rsidP="007356E7">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F7420F">
        <w:rPr>
          <w:rFonts w:cstheme="minorHAnsi"/>
          <w:color w:val="FF0000"/>
          <w:sz w:val="24"/>
          <w:szCs w:val="24"/>
          <w:highlight w:val="lightGray"/>
        </w:rPr>
        <w:t>4</w:t>
      </w:r>
      <w:r>
        <w:rPr>
          <w:rFonts w:cstheme="minorHAnsi"/>
          <w:color w:val="FF0000"/>
          <w:sz w:val="24"/>
          <w:szCs w:val="24"/>
          <w:highlight w:val="lightGray"/>
        </w:rPr>
        <w:t xml:space="preserve"> //</w:t>
      </w:r>
      <w:r w:rsidRPr="007356E7">
        <w:rPr>
          <w:rFonts w:cstheme="minorHAnsi"/>
          <w:color w:val="FF0000"/>
          <w:sz w:val="24"/>
          <w:szCs w:val="24"/>
          <w:highlight w:val="yellow"/>
        </w:rPr>
        <w:t xml:space="preserve"> neue Seite, gleicher Anhang</w:t>
      </w:r>
      <w:r w:rsidRPr="006E4707">
        <w:rPr>
          <w:rFonts w:cstheme="minorHAnsi"/>
          <w:color w:val="FF0000"/>
          <w:sz w:val="24"/>
          <w:szCs w:val="24"/>
          <w:highlight w:val="lightGray"/>
        </w:rPr>
        <w:t>))</w:t>
      </w:r>
      <w:r w:rsidRPr="006E4707">
        <w:rPr>
          <w:rFonts w:cstheme="minorHAnsi"/>
          <w:color w:val="FF0000"/>
          <w:sz w:val="24"/>
          <w:szCs w:val="24"/>
        </w:rPr>
        <w:t xml:space="preserve"> </w:t>
      </w:r>
    </w:p>
    <w:p w14:paraId="449A7202" w14:textId="00F402F1" w:rsidR="006C6855" w:rsidRDefault="006C6855" w:rsidP="006C6855">
      <w:pPr>
        <w:pStyle w:val="StandardWeb"/>
        <w:spacing w:before="0" w:beforeAutospacing="0" w:after="0" w:afterAutospacing="0"/>
      </w:pPr>
      <w:r>
        <w:rPr>
          <w:rFonts w:ascii="Calibri" w:hAnsi="Calibri" w:cs="Calibri"/>
          <w:b/>
          <w:bCs/>
          <w:color w:val="000000"/>
          <w:sz w:val="28"/>
          <w:szCs w:val="28"/>
        </w:rPr>
        <w:t>Digitale Mindmap</w:t>
      </w:r>
    </w:p>
    <w:p w14:paraId="74147E5B" w14:textId="77777777" w:rsidR="006C6855" w:rsidRDefault="006C6855" w:rsidP="006C6855"/>
    <w:p w14:paraId="51405BC6" w14:textId="00C780BE" w:rsidR="006C6855" w:rsidRDefault="006C6855" w:rsidP="006C6855">
      <w:pPr>
        <w:pStyle w:val="StandardWeb"/>
        <w:spacing w:before="0" w:beforeAutospacing="0" w:after="0" w:afterAutospacing="0"/>
        <w:rPr>
          <w:rFonts w:ascii="Calibri" w:hAnsi="Calibri" w:cs="Calibri"/>
          <w:b/>
          <w:bCs/>
          <w:color w:val="000000"/>
          <w:sz w:val="22"/>
          <w:szCs w:val="22"/>
        </w:rPr>
      </w:pPr>
      <w:r>
        <w:rPr>
          <w:rFonts w:ascii="Calibri" w:hAnsi="Calibri" w:cs="Calibri"/>
          <w:b/>
          <w:bCs/>
          <w:color w:val="000000"/>
          <w:sz w:val="22"/>
          <w:szCs w:val="22"/>
        </w:rPr>
        <w:t>Wie lege ich eine Mindmap mit TeamMapper an, um digital Ideen zu sammeln?</w:t>
      </w:r>
    </w:p>
    <w:p w14:paraId="2D0D985E" w14:textId="77777777" w:rsidR="006C6855" w:rsidRDefault="006C6855" w:rsidP="006C6855">
      <w:pPr>
        <w:pStyle w:val="StandardWeb"/>
        <w:spacing w:before="0" w:beforeAutospacing="0" w:after="0" w:afterAutospacing="0"/>
      </w:pPr>
    </w:p>
    <w:p w14:paraId="7D9B1507" w14:textId="77777777" w:rsidR="006C6855" w:rsidRDefault="006C6855" w:rsidP="006C6855">
      <w:pPr>
        <w:pStyle w:val="StandardWeb"/>
        <w:spacing w:before="0" w:beforeAutospacing="0" w:after="0" w:afterAutospacing="0" w:line="276" w:lineRule="auto"/>
      </w:pPr>
      <w:r>
        <w:rPr>
          <w:rFonts w:ascii="Calibri" w:hAnsi="Calibri" w:cs="Calibri"/>
          <w:color w:val="000000"/>
          <w:sz w:val="22"/>
          <w:szCs w:val="22"/>
        </w:rPr>
        <w:t xml:space="preserve">&gt; Rufen Sie die DSGVO-konforme Internetseite </w:t>
      </w:r>
      <w:hyperlink r:id="rId38" w:history="1">
        <w:r>
          <w:rPr>
            <w:rStyle w:val="Hyperlink"/>
            <w:rFonts w:ascii="Calibri" w:hAnsi="Calibri" w:cs="Calibri"/>
            <w:sz w:val="22"/>
            <w:szCs w:val="22"/>
          </w:rPr>
          <w:t>https://map.kits.blog/</w:t>
        </w:r>
      </w:hyperlink>
      <w:r>
        <w:rPr>
          <w:rFonts w:ascii="Calibri" w:hAnsi="Calibri" w:cs="Calibri"/>
          <w:color w:val="000000"/>
          <w:sz w:val="22"/>
          <w:szCs w:val="22"/>
        </w:rPr>
        <w:t xml:space="preserve"> auf. </w:t>
      </w:r>
      <w:r>
        <w:rPr>
          <w:rFonts w:ascii="Calibri" w:hAnsi="Calibri" w:cs="Calibri"/>
          <w:color w:val="000000"/>
          <w:sz w:val="22"/>
          <w:szCs w:val="22"/>
        </w:rPr>
        <w:br/>
        <w:t>Sie und Ihre Lernenden brauchen keinen Account oder Anmeldung auf dieser Seite.</w:t>
      </w:r>
    </w:p>
    <w:p w14:paraId="4182A74D" w14:textId="77777777" w:rsidR="006C6855" w:rsidRDefault="006C6855" w:rsidP="006C6855">
      <w:pPr>
        <w:pStyle w:val="StandardWeb"/>
        <w:spacing w:before="0" w:beforeAutospacing="0" w:after="0" w:afterAutospacing="0" w:line="276" w:lineRule="auto"/>
      </w:pPr>
      <w:r>
        <w:rPr>
          <w:rFonts w:ascii="Calibri" w:hAnsi="Calibri" w:cs="Calibri"/>
          <w:color w:val="000000"/>
          <w:sz w:val="22"/>
          <w:szCs w:val="22"/>
        </w:rPr>
        <w:t>&gt; Klicken Sie auf „Mindmap erstellen“ und gehen Sie mit einem Doppelklick in den Text „Thema“ und tragen Sie den Titel ein, wie hier unten „Digitale Medien im Alltag“</w:t>
      </w:r>
    </w:p>
    <w:p w14:paraId="4C591541" w14:textId="092DF371" w:rsidR="006C6855" w:rsidRPr="008C50E2" w:rsidRDefault="006C6855" w:rsidP="006C6855">
      <w:pPr>
        <w:pStyle w:val="StandardWeb"/>
        <w:spacing w:before="0" w:beforeAutospacing="0" w:after="0" w:afterAutospacing="0" w:line="276" w:lineRule="auto"/>
        <w:rPr>
          <w:rFonts w:ascii="Calibri" w:hAnsi="Calibri" w:cs="Calibri"/>
          <w:color w:val="000000"/>
          <w:sz w:val="22"/>
          <w:szCs w:val="22"/>
        </w:rPr>
      </w:pPr>
      <w:r>
        <w:rPr>
          <w:rFonts w:ascii="Calibri" w:hAnsi="Calibri" w:cs="Calibri"/>
          <w:color w:val="000000"/>
          <w:sz w:val="22"/>
          <w:szCs w:val="22"/>
        </w:rPr>
        <w:t xml:space="preserve">&gt; Mit der + und – Schaltfläche fügen Sie neue Elemente </w:t>
      </w:r>
      <w:r w:rsidR="000911CA">
        <w:rPr>
          <w:rFonts w:ascii="Calibri" w:hAnsi="Calibri" w:cs="Calibri"/>
          <w:color w:val="000000"/>
          <w:sz w:val="22"/>
          <w:szCs w:val="22"/>
        </w:rPr>
        <w:t xml:space="preserve">hinzu </w:t>
      </w:r>
      <w:r w:rsidRPr="008C50E2">
        <w:rPr>
          <w:rFonts w:ascii="Calibri" w:hAnsi="Calibri" w:cs="Calibri"/>
          <w:color w:val="000000"/>
          <w:sz w:val="22"/>
          <w:szCs w:val="22"/>
        </w:rPr>
        <w:t>oder entfernen sie.</w:t>
      </w:r>
    </w:p>
    <w:p w14:paraId="1091481E" w14:textId="77777777" w:rsidR="006C6855" w:rsidRDefault="006C6855" w:rsidP="006C6855">
      <w:pPr>
        <w:pStyle w:val="StandardWeb"/>
        <w:spacing w:before="0" w:beforeAutospacing="0" w:after="0" w:afterAutospacing="0" w:line="276" w:lineRule="auto"/>
      </w:pPr>
      <w:r>
        <w:rPr>
          <w:rFonts w:ascii="Calibri" w:hAnsi="Calibri" w:cs="Calibri"/>
          <w:color w:val="000000"/>
          <w:sz w:val="22"/>
          <w:szCs w:val="22"/>
        </w:rPr>
        <w:t xml:space="preserve">&gt; </w:t>
      </w:r>
      <w:proofErr w:type="gramStart"/>
      <w:r>
        <w:rPr>
          <w:rFonts w:ascii="Calibri" w:hAnsi="Calibri" w:cs="Calibri"/>
          <w:color w:val="000000"/>
          <w:sz w:val="22"/>
          <w:szCs w:val="22"/>
        </w:rPr>
        <w:t>Fertig</w:t>
      </w:r>
      <w:proofErr w:type="gramEnd"/>
      <w:r>
        <w:rPr>
          <w:rFonts w:ascii="Calibri" w:hAnsi="Calibri" w:cs="Calibri"/>
          <w:color w:val="000000"/>
          <w:sz w:val="22"/>
          <w:szCs w:val="22"/>
        </w:rPr>
        <w:t>!</w:t>
      </w:r>
    </w:p>
    <w:p w14:paraId="308850C9" w14:textId="77777777" w:rsidR="006C6855" w:rsidRDefault="006C6855" w:rsidP="006C6855">
      <w:pPr>
        <w:pStyle w:val="StandardWeb"/>
        <w:spacing w:before="0" w:beforeAutospacing="0" w:after="0" w:afterAutospacing="0" w:line="276" w:lineRule="auto"/>
      </w:pPr>
      <w:r>
        <w:rPr>
          <w:rFonts w:ascii="Calibri" w:hAnsi="Calibri" w:cs="Calibri"/>
          <w:color w:val="000000"/>
          <w:sz w:val="22"/>
          <w:szCs w:val="22"/>
        </w:rPr>
        <w:t>&gt; Klicken Sie links oben auf das Teilen-Symbol und geben Sie den QR-Code an die Lernenden bzw. an die Gruppe. </w:t>
      </w:r>
    </w:p>
    <w:p w14:paraId="4607703E" w14:textId="5EC1114F" w:rsidR="006C6855" w:rsidRDefault="006C6855" w:rsidP="006C6855">
      <w:pPr>
        <w:pStyle w:val="StandardWeb"/>
        <w:spacing w:before="0" w:beforeAutospacing="0" w:after="0" w:afterAutospacing="0" w:line="276" w:lineRule="auto"/>
        <w:rPr>
          <w:rFonts w:cstheme="minorHAnsi"/>
          <w:color w:val="FF0000"/>
          <w:highlight w:val="lightGray"/>
        </w:rPr>
      </w:pPr>
      <w:r>
        <w:rPr>
          <w:rFonts w:ascii="Calibri" w:hAnsi="Calibri" w:cs="Calibri"/>
          <w:color w:val="000000"/>
          <w:sz w:val="22"/>
          <w:szCs w:val="22"/>
        </w:rPr>
        <w:t>&gt; Wenn Sie die Mindmap kollaborativ erstellen möchten, geben sie den QR-Code gleich nach dem Erstellen der Mindmap an die Lerngruppe.</w:t>
      </w:r>
    </w:p>
    <w:p w14:paraId="39E99860" w14:textId="77777777" w:rsidR="006C6855" w:rsidRDefault="006C6855" w:rsidP="006C6855">
      <w:pPr>
        <w:pStyle w:val="StandardWeb"/>
        <w:spacing w:before="0" w:beforeAutospacing="0" w:after="0" w:afterAutospacing="0" w:line="276" w:lineRule="auto"/>
        <w:rPr>
          <w:rFonts w:ascii="Calibri" w:hAnsi="Calibri" w:cs="Calibri"/>
          <w:color w:val="000000"/>
          <w:sz w:val="22"/>
          <w:szCs w:val="22"/>
        </w:rPr>
      </w:pPr>
    </w:p>
    <w:p w14:paraId="6A57F3A3" w14:textId="664205C1" w:rsidR="006C6855" w:rsidRPr="00F7420F" w:rsidRDefault="006C6855" w:rsidP="006C6855">
      <w:pPr>
        <w:rPr>
          <w:rFonts w:cstheme="minorHAnsi"/>
          <w:sz w:val="24"/>
          <w:szCs w:val="24"/>
          <w:highlight w:val="yellow"/>
        </w:rPr>
      </w:pPr>
      <w:r>
        <w:rPr>
          <w:rFonts w:cstheme="minorHAnsi"/>
          <w:sz w:val="24"/>
          <w:szCs w:val="24"/>
        </w:rPr>
        <w:t xml:space="preserve">Ein </w:t>
      </w:r>
      <w:r w:rsidRPr="00886EAD">
        <w:rPr>
          <w:rFonts w:cstheme="minorHAnsi"/>
          <w:sz w:val="24"/>
          <w:szCs w:val="24"/>
        </w:rPr>
        <w:t>Beispiel</w:t>
      </w:r>
      <w:r>
        <w:rPr>
          <w:rFonts w:cstheme="minorHAnsi"/>
          <w:sz w:val="24"/>
          <w:szCs w:val="24"/>
        </w:rPr>
        <w:t xml:space="preserve"> finden Sie </w:t>
      </w:r>
      <w:r w:rsidR="009B2596">
        <w:rPr>
          <w:rFonts w:cstheme="minorHAnsi"/>
          <w:sz w:val="24"/>
          <w:szCs w:val="24"/>
        </w:rPr>
        <w:t>unter</w:t>
      </w:r>
      <w:r>
        <w:rPr>
          <w:rFonts w:cstheme="minorHAnsi"/>
          <w:sz w:val="24"/>
          <w:szCs w:val="24"/>
        </w:rPr>
        <w:t xml:space="preserve"> </w:t>
      </w:r>
      <w:hyperlink r:id="rId39" w:history="1">
        <w:r w:rsidRPr="00DA1B76">
          <w:rPr>
            <w:rStyle w:val="Hyperlink"/>
            <w:rFonts w:cstheme="minorHAnsi"/>
            <w:sz w:val="24"/>
            <w:szCs w:val="24"/>
          </w:rPr>
          <w:t>https://map.kits.blog</w:t>
        </w:r>
      </w:hyperlink>
      <w:r>
        <w:rPr>
          <w:rFonts w:cstheme="minorHAnsi"/>
          <w:sz w:val="24"/>
          <w:szCs w:val="24"/>
        </w:rPr>
        <w:t xml:space="preserve"> </w:t>
      </w:r>
      <w:r w:rsidRPr="00F7420F">
        <w:rPr>
          <w:rFonts w:cstheme="minorHAnsi"/>
          <w:sz w:val="24"/>
          <w:szCs w:val="24"/>
          <w:highlight w:val="yellow"/>
        </w:rPr>
        <w:t xml:space="preserve">((Link zu </w:t>
      </w:r>
      <w:hyperlink r:id="rId40" w:history="1">
        <w:r w:rsidRPr="00F7420F">
          <w:rPr>
            <w:rStyle w:val="Hyperlink"/>
            <w:rFonts w:cstheme="minorHAnsi"/>
            <w:sz w:val="24"/>
            <w:szCs w:val="24"/>
            <w:highlight w:val="yellow"/>
          </w:rPr>
          <w:t>https://map.kits.blog/map/1c3797cc-e37d-4e4a-b7c9-b473bb93844a#7d567885-bf36-4228-82a9-8083bed534de</w:t>
        </w:r>
      </w:hyperlink>
      <w:r w:rsidRPr="00F7420F">
        <w:rPr>
          <w:rFonts w:cstheme="minorHAnsi"/>
          <w:sz w:val="24"/>
          <w:szCs w:val="24"/>
          <w:highlight w:val="yellow"/>
        </w:rPr>
        <w:t>))</w:t>
      </w:r>
    </w:p>
    <w:p w14:paraId="511D411E" w14:textId="76E92EE7" w:rsidR="006C6855" w:rsidRDefault="006C6855" w:rsidP="006C6855">
      <w:pPr>
        <w:pStyle w:val="StandardWeb"/>
        <w:spacing w:before="0" w:beforeAutospacing="0" w:after="0" w:afterAutospacing="0" w:line="276" w:lineRule="auto"/>
      </w:pPr>
      <w:r w:rsidRPr="00167A32">
        <w:rPr>
          <w:rFonts w:cstheme="minorHAnsi"/>
          <w:noProof/>
          <w:color w:val="FF0000"/>
        </w:rPr>
        <w:drawing>
          <wp:inline distT="0" distB="0" distL="0" distR="0" wp14:anchorId="6AB95624" wp14:editId="632A9797">
            <wp:extent cx="4461179" cy="2026920"/>
            <wp:effectExtent l="0" t="0" r="0" b="0"/>
            <wp:docPr id="1111225450" name="Grafik 1"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65431" name="Grafik 1" descr="Ein Bild, das Text, Screenshot, Schrift, Design enthält.&#10;&#10;Automatisch generierte Beschreibu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61179" cy="2026920"/>
                    </a:xfrm>
                    <a:prstGeom prst="rect">
                      <a:avLst/>
                    </a:prstGeom>
                  </pic:spPr>
                </pic:pic>
              </a:graphicData>
            </a:graphic>
          </wp:inline>
        </w:drawing>
      </w:r>
    </w:p>
    <w:p w14:paraId="6C391781" w14:textId="64D86147" w:rsidR="006C6855" w:rsidRDefault="006C6855">
      <w:pPr>
        <w:rPr>
          <w:rFonts w:cstheme="minorHAnsi"/>
          <w:color w:val="FF0000"/>
          <w:sz w:val="24"/>
          <w:szCs w:val="24"/>
        </w:rPr>
      </w:pPr>
      <w:r>
        <w:rPr>
          <w:rFonts w:cstheme="minorHAnsi"/>
          <w:color w:val="FF0000"/>
          <w:sz w:val="24"/>
          <w:szCs w:val="24"/>
        </w:rPr>
        <w:br w:type="page"/>
      </w:r>
    </w:p>
    <w:p w14:paraId="10CB5B91" w14:textId="79393279" w:rsidR="003267F6" w:rsidRPr="006E4707" w:rsidRDefault="003267F6" w:rsidP="003267F6">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F7420F">
        <w:rPr>
          <w:rFonts w:cstheme="minorHAnsi"/>
          <w:color w:val="FF0000"/>
          <w:sz w:val="24"/>
          <w:szCs w:val="24"/>
          <w:highlight w:val="lightGray"/>
        </w:rPr>
        <w:t>5</w:t>
      </w:r>
      <w:r w:rsidRPr="006E4707">
        <w:rPr>
          <w:rFonts w:cstheme="minorHAnsi"/>
          <w:color w:val="FF0000"/>
          <w:sz w:val="24"/>
          <w:szCs w:val="24"/>
          <w:highlight w:val="lightGray"/>
        </w:rPr>
        <w:t>))</w:t>
      </w:r>
      <w:r w:rsidRPr="006E4707">
        <w:rPr>
          <w:rFonts w:cstheme="minorHAnsi"/>
          <w:color w:val="FF0000"/>
          <w:sz w:val="24"/>
          <w:szCs w:val="24"/>
        </w:rPr>
        <w:t xml:space="preserve"> </w:t>
      </w:r>
    </w:p>
    <w:p w14:paraId="04272898" w14:textId="77777777" w:rsidR="003267F6" w:rsidRDefault="00543FD6" w:rsidP="00543FD6">
      <w:pPr>
        <w:rPr>
          <w:rFonts w:cstheme="minorHAnsi"/>
          <w:b/>
          <w:bCs/>
          <w:sz w:val="28"/>
          <w:szCs w:val="28"/>
        </w:rPr>
      </w:pPr>
      <w:r w:rsidRPr="003267F6">
        <w:rPr>
          <w:rFonts w:cstheme="minorHAnsi"/>
          <w:b/>
          <w:bCs/>
          <w:sz w:val="28"/>
          <w:szCs w:val="28"/>
        </w:rPr>
        <w:t>Anhang 2</w:t>
      </w:r>
    </w:p>
    <w:p w14:paraId="1B74BC7C" w14:textId="6D4CF607" w:rsidR="00543FD6" w:rsidRPr="003267F6" w:rsidRDefault="00543FD6" w:rsidP="00543FD6">
      <w:pPr>
        <w:rPr>
          <w:rFonts w:cstheme="minorHAnsi"/>
          <w:b/>
          <w:bCs/>
          <w:sz w:val="28"/>
          <w:szCs w:val="28"/>
        </w:rPr>
      </w:pPr>
      <w:r w:rsidRPr="003267F6">
        <w:rPr>
          <w:rFonts w:cstheme="minorHAnsi"/>
          <w:b/>
          <w:bCs/>
          <w:sz w:val="28"/>
          <w:szCs w:val="28"/>
        </w:rPr>
        <w:t>SMARTe Ziele formulieren</w:t>
      </w:r>
    </w:p>
    <w:p w14:paraId="686FAF0C" w14:textId="6790F7C6" w:rsidR="00543FD6" w:rsidRPr="003267F6" w:rsidRDefault="003267F6" w:rsidP="00543FD6">
      <w:pPr>
        <w:rPr>
          <w:rFonts w:cstheme="minorHAnsi"/>
          <w:sz w:val="24"/>
          <w:szCs w:val="24"/>
          <w:highlight w:val="yellow"/>
        </w:rPr>
      </w:pPr>
      <w:r w:rsidRPr="003267F6">
        <w:rPr>
          <w:rFonts w:cstheme="minorHAnsi"/>
          <w:sz w:val="24"/>
          <w:szCs w:val="24"/>
          <w:highlight w:val="yellow"/>
        </w:rPr>
        <w:t>((@Satz: Hier ist es nur ein Screenshot. Bitte beigefügtes Dokument verwenden))</w:t>
      </w:r>
    </w:p>
    <w:p w14:paraId="1F9B3C93" w14:textId="6A55BC66" w:rsidR="00543FD6" w:rsidRPr="00167A32" w:rsidRDefault="003267F6" w:rsidP="00543FD6">
      <w:pPr>
        <w:rPr>
          <w:rFonts w:cstheme="minorHAnsi"/>
          <w:color w:val="FF0000"/>
          <w:sz w:val="24"/>
          <w:szCs w:val="24"/>
          <w:highlight w:val="lightGray"/>
        </w:rPr>
      </w:pPr>
      <w:r w:rsidRPr="003267F6">
        <w:rPr>
          <w:rFonts w:cstheme="minorHAnsi"/>
          <w:noProof/>
          <w:color w:val="FF0000"/>
          <w:sz w:val="24"/>
          <w:szCs w:val="24"/>
        </w:rPr>
        <w:drawing>
          <wp:inline distT="0" distB="0" distL="0" distR="0" wp14:anchorId="762971D0" wp14:editId="3EAE4C90">
            <wp:extent cx="5760720" cy="1744980"/>
            <wp:effectExtent l="0" t="0" r="0" b="7620"/>
            <wp:docPr id="2040724649" name="Grafik 1" descr="Ein Bild, das Text, Schrift, Zahl,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24649" name="Grafik 1" descr="Ein Bild, das Text, Schrift, Zahl, Screenshot enthält.&#10;&#10;Automatisch generierte Beschreibung"/>
                    <pic:cNvPicPr/>
                  </pic:nvPicPr>
                  <pic:blipFill>
                    <a:blip r:embed="rId42"/>
                    <a:stretch>
                      <a:fillRect/>
                    </a:stretch>
                  </pic:blipFill>
                  <pic:spPr>
                    <a:xfrm>
                      <a:off x="0" y="0"/>
                      <a:ext cx="5760720" cy="1744980"/>
                    </a:xfrm>
                    <a:prstGeom prst="rect">
                      <a:avLst/>
                    </a:prstGeom>
                  </pic:spPr>
                </pic:pic>
              </a:graphicData>
            </a:graphic>
          </wp:inline>
        </w:drawing>
      </w:r>
    </w:p>
    <w:p w14:paraId="2B415D3C" w14:textId="77777777" w:rsidR="001B6D9E" w:rsidRDefault="001B6D9E">
      <w:pPr>
        <w:rPr>
          <w:rFonts w:cstheme="minorHAnsi"/>
          <w:b/>
          <w:bCs/>
          <w:sz w:val="24"/>
          <w:szCs w:val="24"/>
        </w:rPr>
      </w:pPr>
      <w:r>
        <w:rPr>
          <w:rFonts w:cstheme="minorHAnsi"/>
          <w:b/>
          <w:bCs/>
          <w:sz w:val="24"/>
          <w:szCs w:val="24"/>
        </w:rPr>
        <w:br w:type="page"/>
      </w:r>
    </w:p>
    <w:p w14:paraId="46400ADD" w14:textId="4A93EED1" w:rsidR="003267F6" w:rsidRPr="006E4707" w:rsidRDefault="003267F6" w:rsidP="003267F6">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F7420F">
        <w:rPr>
          <w:rFonts w:cstheme="minorHAnsi"/>
          <w:color w:val="FF0000"/>
          <w:sz w:val="24"/>
          <w:szCs w:val="24"/>
          <w:highlight w:val="lightGray"/>
        </w:rPr>
        <w:t>6</w:t>
      </w:r>
      <w:r w:rsidRPr="006E4707">
        <w:rPr>
          <w:rFonts w:cstheme="minorHAnsi"/>
          <w:color w:val="FF0000"/>
          <w:sz w:val="24"/>
          <w:szCs w:val="24"/>
          <w:highlight w:val="lightGray"/>
        </w:rPr>
        <w:t>))</w:t>
      </w:r>
      <w:r w:rsidRPr="006E4707">
        <w:rPr>
          <w:rFonts w:cstheme="minorHAnsi"/>
          <w:color w:val="FF0000"/>
          <w:sz w:val="24"/>
          <w:szCs w:val="24"/>
        </w:rPr>
        <w:t xml:space="preserve"> </w:t>
      </w:r>
    </w:p>
    <w:p w14:paraId="44DD6792" w14:textId="77777777" w:rsidR="003267F6" w:rsidRDefault="002F1CB1" w:rsidP="00543FD6">
      <w:pPr>
        <w:rPr>
          <w:rFonts w:cstheme="minorHAnsi"/>
          <w:b/>
          <w:bCs/>
          <w:sz w:val="28"/>
          <w:szCs w:val="28"/>
        </w:rPr>
      </w:pPr>
      <w:r w:rsidRPr="003267F6">
        <w:rPr>
          <w:rFonts w:cstheme="minorHAnsi"/>
          <w:b/>
          <w:bCs/>
          <w:sz w:val="28"/>
          <w:szCs w:val="28"/>
        </w:rPr>
        <w:t xml:space="preserve">Anhang 3 </w:t>
      </w:r>
    </w:p>
    <w:p w14:paraId="3B290D12" w14:textId="5A6DE455" w:rsidR="009F7F54" w:rsidRPr="003267F6" w:rsidRDefault="009F7F54" w:rsidP="00543FD6">
      <w:pPr>
        <w:rPr>
          <w:rFonts w:cstheme="minorHAnsi"/>
          <w:b/>
          <w:bCs/>
          <w:sz w:val="28"/>
          <w:szCs w:val="28"/>
        </w:rPr>
      </w:pPr>
      <w:r w:rsidRPr="003267F6">
        <w:rPr>
          <w:rFonts w:cstheme="minorHAnsi"/>
          <w:b/>
          <w:bCs/>
          <w:sz w:val="28"/>
          <w:szCs w:val="28"/>
        </w:rPr>
        <w:t>Liste</w:t>
      </w:r>
      <w:r w:rsidR="002F1CB1" w:rsidRPr="003267F6">
        <w:rPr>
          <w:rFonts w:cstheme="minorHAnsi"/>
          <w:b/>
          <w:bCs/>
          <w:sz w:val="28"/>
          <w:szCs w:val="28"/>
        </w:rPr>
        <w:t xml:space="preserve"> mit einer Auswahl von passenden Apps </w:t>
      </w:r>
    </w:p>
    <w:p w14:paraId="00536BDE" w14:textId="0F00CA60" w:rsidR="009F7F54" w:rsidRPr="009F7F54" w:rsidRDefault="009F7F54" w:rsidP="009F7F54">
      <w:pPr>
        <w:rPr>
          <w:rFonts w:cstheme="minorHAnsi"/>
          <w:b/>
          <w:bCs/>
        </w:rPr>
      </w:pPr>
      <w:r w:rsidRPr="009F7F54">
        <w:rPr>
          <w:rFonts w:cstheme="minorHAnsi"/>
          <w:b/>
          <w:bCs/>
        </w:rPr>
        <w:t>a) Körperliche Aktivität</w:t>
      </w:r>
    </w:p>
    <w:p w14:paraId="1B5DE178" w14:textId="47E735A0" w:rsidR="009F7F54" w:rsidRDefault="00F7420F" w:rsidP="009F7F54">
      <w:pPr>
        <w:rPr>
          <w:ins w:id="335" w:author="Michael Kohl" w:date="2024-07-17T14:38:00Z" w16du:dateUtc="2024-07-17T12:38:00Z"/>
          <w:rFonts w:cstheme="minorHAnsi"/>
        </w:rPr>
      </w:pPr>
      <w:r>
        <w:rPr>
          <w:rFonts w:cstheme="minorHAnsi"/>
        </w:rPr>
        <w:t>–</w:t>
      </w:r>
      <w:r w:rsidR="009F7F54" w:rsidRPr="009F7F54">
        <w:rPr>
          <w:rFonts w:cstheme="minorHAnsi"/>
        </w:rPr>
        <w:t xml:space="preserve"> </w:t>
      </w:r>
      <w:commentRangeStart w:id="336"/>
      <w:commentRangeStart w:id="337"/>
      <w:commentRangeStart w:id="338"/>
      <w:commentRangeStart w:id="339"/>
      <w:commentRangeStart w:id="340"/>
      <w:r>
        <w:rPr>
          <w:rFonts w:cstheme="minorHAnsi"/>
        </w:rPr>
        <w:t>a</w:t>
      </w:r>
      <w:r w:rsidR="009F7F54" w:rsidRPr="009F7F54">
        <w:rPr>
          <w:rFonts w:cstheme="minorHAnsi"/>
        </w:rPr>
        <w:t xml:space="preserve">didas </w:t>
      </w:r>
      <w:commentRangeEnd w:id="336"/>
      <w:r w:rsidR="00927044">
        <w:rPr>
          <w:rStyle w:val="Kommentarzeichen"/>
        </w:rPr>
        <w:commentReference w:id="336"/>
      </w:r>
      <w:commentRangeEnd w:id="337"/>
      <w:r w:rsidR="00243207">
        <w:rPr>
          <w:rStyle w:val="Kommentarzeichen"/>
        </w:rPr>
        <w:commentReference w:id="337"/>
      </w:r>
      <w:commentRangeEnd w:id="338"/>
      <w:r w:rsidR="009E7F1C">
        <w:rPr>
          <w:rStyle w:val="Kommentarzeichen"/>
        </w:rPr>
        <w:commentReference w:id="338"/>
      </w:r>
      <w:commentRangeEnd w:id="339"/>
      <w:r w:rsidR="00271125">
        <w:rPr>
          <w:rStyle w:val="Kommentarzeichen"/>
        </w:rPr>
        <w:commentReference w:id="339"/>
      </w:r>
      <w:commentRangeEnd w:id="340"/>
      <w:r w:rsidR="004444B0">
        <w:rPr>
          <w:rStyle w:val="Kommentarzeichen"/>
        </w:rPr>
        <w:commentReference w:id="340"/>
      </w:r>
      <w:r w:rsidR="009F7F54" w:rsidRPr="009F7F54">
        <w:rPr>
          <w:rFonts w:cstheme="minorHAnsi"/>
        </w:rPr>
        <w:t xml:space="preserve">Training by Runtastic: Trainingspläne, Workouts und Übungen für verschiedene Fitnesslevel </w:t>
      </w:r>
    </w:p>
    <w:p w14:paraId="2E3AC149" w14:textId="3ADC6E55" w:rsidR="004444B0" w:rsidRDefault="004444B0" w:rsidP="009F7F54">
      <w:pPr>
        <w:rPr>
          <w:ins w:id="341" w:author="Michael Kohl" w:date="2024-07-17T14:39:00Z" w16du:dateUtc="2024-07-17T12:39:00Z"/>
          <w:rFonts w:cstheme="minorHAnsi"/>
        </w:rPr>
      </w:pPr>
      <w:ins w:id="342" w:author="Michael Kohl" w:date="2024-07-17T14:38:00Z" w16du:dateUtc="2024-07-17T12:38:00Z">
        <w:r>
          <w:rPr>
            <w:rFonts w:cstheme="minorHAnsi"/>
          </w:rPr>
          <w:t xml:space="preserve">- Pumatrac: </w:t>
        </w:r>
      </w:ins>
      <w:ins w:id="343" w:author="Michael Kohl" w:date="2024-07-17T14:39:00Z" w16du:dateUtc="2024-07-17T12:39:00Z">
        <w:r>
          <w:rPr>
            <w:rFonts w:cstheme="minorHAnsi"/>
          </w:rPr>
          <w:t>Trainings, Tools zur Workoutplanung, verschiedenste Workouts</w:t>
        </w:r>
      </w:ins>
    </w:p>
    <w:p w14:paraId="1C09D446" w14:textId="4E1C6536" w:rsidR="004444B0" w:rsidRPr="004444B0" w:rsidRDefault="004444B0" w:rsidP="009F7F54">
      <w:pPr>
        <w:rPr>
          <w:rFonts w:cstheme="minorHAnsi"/>
        </w:rPr>
      </w:pPr>
      <w:ins w:id="344" w:author="Michael Kohl" w:date="2024-07-17T14:40:00Z" w16du:dateUtc="2024-07-17T12:40:00Z">
        <w:r w:rsidRPr="004444B0">
          <w:rPr>
            <w:rFonts w:cstheme="minorHAnsi"/>
          </w:rPr>
          <w:t>- Nike Training Club: Fitness: Ganz</w:t>
        </w:r>
        <w:r w:rsidRPr="004444B0">
          <w:rPr>
            <w:rFonts w:cstheme="minorHAnsi"/>
            <w:rPrChange w:id="345" w:author="Michael Kohl" w:date="2024-07-17T14:41:00Z" w16du:dateUtc="2024-07-17T12:41:00Z">
              <w:rPr>
                <w:rFonts w:cstheme="minorHAnsi"/>
                <w:lang w:val="en-US"/>
              </w:rPr>
            </w:rPrChange>
          </w:rPr>
          <w:t>heitlicher Fitness-Ansatz</w:t>
        </w:r>
      </w:ins>
      <w:ins w:id="346" w:author="Michael Kohl" w:date="2024-07-17T14:41:00Z" w16du:dateUtc="2024-07-17T12:41:00Z">
        <w:r w:rsidRPr="004444B0">
          <w:rPr>
            <w:rFonts w:cstheme="minorHAnsi"/>
            <w:rPrChange w:id="347" w:author="Michael Kohl" w:date="2024-07-17T14:41:00Z" w16du:dateUtc="2024-07-17T12:41:00Z">
              <w:rPr>
                <w:rFonts w:cstheme="minorHAnsi"/>
                <w:lang w:val="en-US"/>
              </w:rPr>
            </w:rPrChange>
          </w:rPr>
          <w:t xml:space="preserve"> für Trainings z</w:t>
        </w:r>
        <w:r>
          <w:rPr>
            <w:rFonts w:cstheme="minorHAnsi"/>
          </w:rPr>
          <w:t>u Hause</w:t>
        </w:r>
      </w:ins>
    </w:p>
    <w:p w14:paraId="7B9F6673" w14:textId="21B62C15" w:rsidR="009F7F54" w:rsidRP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Freeletics: Bodyweight-Training, das sich an den eigenen Fitnessstand anpasst</w:t>
      </w:r>
    </w:p>
    <w:p w14:paraId="2D2A384C" w14:textId="1C9928FE" w:rsidR="009F7F54" w:rsidRP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7</w:t>
      </w:r>
      <w:r>
        <w:rPr>
          <w:rFonts w:cstheme="minorHAnsi"/>
        </w:rPr>
        <w:t>-</w:t>
      </w:r>
      <w:r w:rsidR="009F7F54" w:rsidRPr="009F7F54">
        <w:rPr>
          <w:rFonts w:cstheme="minorHAnsi"/>
        </w:rPr>
        <w:t>Minute</w:t>
      </w:r>
      <w:r>
        <w:rPr>
          <w:rFonts w:cstheme="minorHAnsi"/>
        </w:rPr>
        <w:t>n-</w:t>
      </w:r>
      <w:r w:rsidR="009F7F54" w:rsidRPr="009F7F54">
        <w:rPr>
          <w:rFonts w:cstheme="minorHAnsi"/>
        </w:rPr>
        <w:t xml:space="preserve">Workout: </w:t>
      </w:r>
      <w:r>
        <w:rPr>
          <w:rFonts w:cstheme="minorHAnsi"/>
        </w:rPr>
        <w:t>e</w:t>
      </w:r>
      <w:r w:rsidR="009F7F54" w:rsidRPr="009F7F54">
        <w:rPr>
          <w:rFonts w:cstheme="minorHAnsi"/>
        </w:rPr>
        <w:t>ffektives Intervalltraining mit Übungen für den ganzen Körper</w:t>
      </w:r>
    </w:p>
    <w:p w14:paraId="47BE9273" w14:textId="42B6B79B" w:rsid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Asana Rebel: Yoga</w:t>
      </w:r>
      <w:r w:rsidR="00A471F7">
        <w:rPr>
          <w:rFonts w:cstheme="minorHAnsi"/>
        </w:rPr>
        <w:t xml:space="preserve"> </w:t>
      </w:r>
      <w:r w:rsidR="009F7F54" w:rsidRPr="009F7F54">
        <w:rPr>
          <w:rFonts w:cstheme="minorHAnsi"/>
        </w:rPr>
        <w:t>inspirierte Fitness</w:t>
      </w:r>
      <w:r w:rsidR="00E21464">
        <w:rPr>
          <w:rFonts w:cstheme="minorHAnsi"/>
        </w:rPr>
        <w:t>a</w:t>
      </w:r>
      <w:r w:rsidR="009F7F54" w:rsidRPr="009F7F54">
        <w:rPr>
          <w:rFonts w:cstheme="minorHAnsi"/>
        </w:rPr>
        <w:t>pp mit Workouts, Meditationen und Ernährungstipps</w:t>
      </w:r>
    </w:p>
    <w:p w14:paraId="43B3D4F3" w14:textId="77777777" w:rsidR="003267F6" w:rsidRPr="009F7F54" w:rsidRDefault="003267F6" w:rsidP="009F7F54">
      <w:pPr>
        <w:rPr>
          <w:rFonts w:cstheme="minorHAnsi"/>
        </w:rPr>
      </w:pPr>
    </w:p>
    <w:p w14:paraId="2F8476D0" w14:textId="6A2F855C" w:rsidR="009F7F54" w:rsidRPr="009F7F54" w:rsidRDefault="009F7F54" w:rsidP="009F7F54">
      <w:pPr>
        <w:rPr>
          <w:rFonts w:cstheme="minorHAnsi"/>
          <w:b/>
          <w:bCs/>
        </w:rPr>
      </w:pPr>
      <w:r w:rsidRPr="009F7F54">
        <w:rPr>
          <w:rFonts w:cstheme="minorHAnsi"/>
          <w:b/>
          <w:bCs/>
        </w:rPr>
        <w:t xml:space="preserve">b) Ernährung </w:t>
      </w:r>
    </w:p>
    <w:p w14:paraId="07CECFB3" w14:textId="5F8B65B2" w:rsidR="009F7F54" w:rsidRP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MyFitnessPal: Kalorienzähler mit großer Nährwertdatenbank</w:t>
      </w:r>
      <w:r>
        <w:rPr>
          <w:rFonts w:cstheme="minorHAnsi"/>
        </w:rPr>
        <w:t xml:space="preserve">, </w:t>
      </w:r>
      <w:r w:rsidR="009F7F54" w:rsidRPr="009F7F54">
        <w:rPr>
          <w:rFonts w:cstheme="minorHAnsi"/>
        </w:rPr>
        <w:t>Tagebuch zum Tracken der Ernährung</w:t>
      </w:r>
    </w:p>
    <w:p w14:paraId="2402BA1B" w14:textId="6EB8A125" w:rsidR="009F7F54" w:rsidRP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 xml:space="preserve">Yazio: </w:t>
      </w:r>
      <w:r>
        <w:rPr>
          <w:rFonts w:cstheme="minorHAnsi"/>
        </w:rPr>
        <w:t>Hilfe</w:t>
      </w:r>
      <w:r w:rsidR="009F7F54" w:rsidRPr="009F7F54">
        <w:rPr>
          <w:rFonts w:cstheme="minorHAnsi"/>
        </w:rPr>
        <w:t xml:space="preserve"> beim Abnehmen durch Kalorienzählen</w:t>
      </w:r>
      <w:r>
        <w:rPr>
          <w:rFonts w:cstheme="minorHAnsi"/>
        </w:rPr>
        <w:t xml:space="preserve">, </w:t>
      </w:r>
      <w:r w:rsidR="009F7F54" w:rsidRPr="009F7F54">
        <w:rPr>
          <w:rFonts w:cstheme="minorHAnsi"/>
        </w:rPr>
        <w:t xml:space="preserve">Rezepte und Ernährungspläne </w:t>
      </w:r>
    </w:p>
    <w:p w14:paraId="17AA5A81" w14:textId="09F52E58" w:rsidR="009F7F54" w:rsidRP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 xml:space="preserve">Lifesum: </w:t>
      </w:r>
      <w:r>
        <w:rPr>
          <w:rFonts w:cstheme="minorHAnsi"/>
        </w:rPr>
        <w:t>g</w:t>
      </w:r>
      <w:r w:rsidR="009F7F54" w:rsidRPr="009F7F54">
        <w:rPr>
          <w:rFonts w:cstheme="minorHAnsi"/>
        </w:rPr>
        <w:t>esunde Rezeptideen und Ernährungstipps</w:t>
      </w:r>
      <w:r>
        <w:rPr>
          <w:rFonts w:cstheme="minorHAnsi"/>
        </w:rPr>
        <w:t xml:space="preserve">, </w:t>
      </w:r>
      <w:r w:rsidR="009F7F54" w:rsidRPr="009F7F54">
        <w:rPr>
          <w:rFonts w:cstheme="minorHAnsi"/>
        </w:rPr>
        <w:t xml:space="preserve">Wasser- und Makronährstoff-Tracking </w:t>
      </w:r>
    </w:p>
    <w:p w14:paraId="36DD24BE" w14:textId="55D67A1D" w:rsid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Mein Weg: fundierte Infos rund um gesunde Ernährung</w:t>
      </w:r>
      <w:r w:rsidR="00A471F7">
        <w:rPr>
          <w:rFonts w:cstheme="minorHAnsi"/>
        </w:rPr>
        <w:t xml:space="preserve"> von </w:t>
      </w:r>
      <w:r w:rsidR="00A471F7" w:rsidRPr="009F7F54">
        <w:rPr>
          <w:rFonts w:cstheme="minorHAnsi"/>
        </w:rPr>
        <w:t>der Deutschen Gesellschaft für Ernährung</w:t>
      </w:r>
    </w:p>
    <w:p w14:paraId="612F5650" w14:textId="77777777" w:rsidR="003267F6" w:rsidRPr="009F7F54" w:rsidRDefault="003267F6" w:rsidP="009F7F54">
      <w:pPr>
        <w:rPr>
          <w:rFonts w:cstheme="minorHAnsi"/>
        </w:rPr>
      </w:pPr>
    </w:p>
    <w:p w14:paraId="4DFC84AE" w14:textId="798296C8" w:rsidR="009F7F54" w:rsidRPr="009F7F54" w:rsidRDefault="009F7F54" w:rsidP="009F7F54">
      <w:pPr>
        <w:rPr>
          <w:rFonts w:cstheme="minorHAnsi"/>
          <w:b/>
          <w:bCs/>
        </w:rPr>
      </w:pPr>
      <w:r w:rsidRPr="009F7F54">
        <w:rPr>
          <w:rFonts w:cstheme="minorHAnsi"/>
          <w:b/>
          <w:bCs/>
        </w:rPr>
        <w:t>c) Prävention</w:t>
      </w:r>
    </w:p>
    <w:p w14:paraId="6B7AF714" w14:textId="1720EA15" w:rsidR="009F7F54" w:rsidRP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Ada: Symptom</w:t>
      </w:r>
      <w:r w:rsidR="00A471F7">
        <w:rPr>
          <w:rFonts w:cstheme="minorHAnsi"/>
        </w:rPr>
        <w:t>c</w:t>
      </w:r>
      <w:r w:rsidR="009F7F54" w:rsidRPr="009F7F54">
        <w:rPr>
          <w:rFonts w:cstheme="minorHAnsi"/>
        </w:rPr>
        <w:t>heck und Ersteinschätzung bei Beschwerden durch KI</w:t>
      </w:r>
      <w:r w:rsidR="00A471F7">
        <w:rPr>
          <w:rFonts w:cstheme="minorHAnsi"/>
        </w:rPr>
        <w:t xml:space="preserve">, </w:t>
      </w:r>
      <w:r w:rsidR="009F7F54" w:rsidRPr="009F7F54">
        <w:rPr>
          <w:rFonts w:cstheme="minorHAnsi"/>
        </w:rPr>
        <w:t>Risikofaktoren</w:t>
      </w:r>
      <w:r w:rsidR="00A471F7">
        <w:rPr>
          <w:rFonts w:cstheme="minorHAnsi"/>
        </w:rPr>
        <w:t>a</w:t>
      </w:r>
      <w:r w:rsidR="009F7F54" w:rsidRPr="009F7F54">
        <w:rPr>
          <w:rFonts w:cstheme="minorHAnsi"/>
        </w:rPr>
        <w:t xml:space="preserve">nalyse </w:t>
      </w:r>
    </w:p>
    <w:p w14:paraId="67659B5F" w14:textId="7CB8FF21" w:rsidR="009F7F54" w:rsidRPr="009F7F54" w:rsidRDefault="00F7420F" w:rsidP="009F7F54">
      <w:pPr>
        <w:rPr>
          <w:rFonts w:cstheme="minorHAnsi"/>
        </w:rPr>
      </w:pPr>
      <w:r>
        <w:rPr>
          <w:rFonts w:cstheme="minorHAnsi"/>
        </w:rPr>
        <w:t>–</w:t>
      </w:r>
      <w:r w:rsidRPr="009F7F54">
        <w:rPr>
          <w:rFonts w:cstheme="minorHAnsi"/>
        </w:rPr>
        <w:t xml:space="preserve"> </w:t>
      </w:r>
      <w:r w:rsidR="00A471F7" w:rsidRPr="00A471F7">
        <w:rPr>
          <w:rFonts w:cstheme="minorHAnsi"/>
        </w:rPr>
        <w:t>Erste Hilfe DRK</w:t>
      </w:r>
      <w:r w:rsidR="009F7F54" w:rsidRPr="009F7F54">
        <w:rPr>
          <w:rFonts w:cstheme="minorHAnsi"/>
        </w:rPr>
        <w:t xml:space="preserve">: Anleitung für Erste Hilfe und Verhalten im Notfall vom Deutschen Roten Kreuz </w:t>
      </w:r>
    </w:p>
    <w:p w14:paraId="400674F0" w14:textId="16C6E5E3" w:rsid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 xml:space="preserve">Mimi Hearing Test: </w:t>
      </w:r>
      <w:proofErr w:type="gramStart"/>
      <w:r w:rsidR="009F7F54" w:rsidRPr="009F7F54">
        <w:rPr>
          <w:rFonts w:cstheme="minorHAnsi"/>
        </w:rPr>
        <w:t>Hörtest</w:t>
      </w:r>
      <w:proofErr w:type="gramEnd"/>
      <w:r w:rsidR="009F7F54" w:rsidRPr="009F7F54">
        <w:rPr>
          <w:rFonts w:cstheme="minorHAnsi"/>
        </w:rPr>
        <w:t xml:space="preserve"> zur Früherkennung von Hörverlust </w:t>
      </w:r>
    </w:p>
    <w:p w14:paraId="11A1058E" w14:textId="77777777" w:rsidR="003267F6" w:rsidRPr="009F7F54" w:rsidRDefault="003267F6" w:rsidP="009F7F54">
      <w:pPr>
        <w:rPr>
          <w:rFonts w:cstheme="minorHAnsi"/>
        </w:rPr>
      </w:pPr>
      <w:commentRangeStart w:id="348"/>
    </w:p>
    <w:p w14:paraId="23433FED" w14:textId="504C0472" w:rsidR="009F7F54" w:rsidRPr="009F7F54" w:rsidRDefault="009F7F54" w:rsidP="009F7F54">
      <w:pPr>
        <w:rPr>
          <w:rFonts w:cstheme="minorHAnsi"/>
          <w:b/>
          <w:bCs/>
        </w:rPr>
      </w:pPr>
      <w:r w:rsidRPr="009F7F54">
        <w:rPr>
          <w:rFonts w:cstheme="minorHAnsi"/>
          <w:b/>
          <w:bCs/>
        </w:rPr>
        <w:t>d) Mentale Gesundheit / Stressmanagement</w:t>
      </w:r>
      <w:commentRangeEnd w:id="348"/>
      <w:r w:rsidR="00243207">
        <w:rPr>
          <w:rStyle w:val="Kommentarzeichen"/>
        </w:rPr>
        <w:commentReference w:id="348"/>
      </w:r>
    </w:p>
    <w:p w14:paraId="65F83DDD" w14:textId="4827ABD3" w:rsidR="009F7F54" w:rsidRP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7Mind</w:t>
      </w:r>
      <w:ins w:id="349" w:author="Samime Kutlu" w:date="2024-07-12T13:51:00Z">
        <w:r w:rsidR="00243207">
          <w:rPr>
            <w:rFonts w:cstheme="minorHAnsi"/>
          </w:rPr>
          <w:t>@School (Zugriff über 7Mind)</w:t>
        </w:r>
      </w:ins>
      <w:r w:rsidR="009F7F54" w:rsidRPr="009F7F54">
        <w:rPr>
          <w:rFonts w:cstheme="minorHAnsi"/>
        </w:rPr>
        <w:t>: Meditationen, Achtsamkeitsübungen, Einschlafhilfen und Entspannungsmusik</w:t>
      </w:r>
    </w:p>
    <w:p w14:paraId="7F6A2E28" w14:textId="61CE3DF5" w:rsidR="009F7F54" w:rsidRPr="009F7F54" w:rsidRDefault="00F7420F" w:rsidP="009F7F54">
      <w:pPr>
        <w:rPr>
          <w:rFonts w:cstheme="minorHAnsi"/>
        </w:rPr>
      </w:pPr>
      <w:r>
        <w:rPr>
          <w:rFonts w:cstheme="minorHAnsi"/>
        </w:rPr>
        <w:t>–</w:t>
      </w:r>
      <w:r w:rsidRPr="009F7F54">
        <w:rPr>
          <w:rFonts w:cstheme="minorHAnsi"/>
        </w:rPr>
        <w:t xml:space="preserve"> </w:t>
      </w:r>
      <w:r w:rsidR="009F7F54" w:rsidRPr="009F7F54">
        <w:rPr>
          <w:rFonts w:cstheme="minorHAnsi"/>
        </w:rPr>
        <w:t xml:space="preserve">Headspace: </w:t>
      </w:r>
      <w:r w:rsidR="00A471F7">
        <w:rPr>
          <w:rFonts w:cstheme="minorHAnsi"/>
        </w:rPr>
        <w:t>g</w:t>
      </w:r>
      <w:r w:rsidR="009F7F54" w:rsidRPr="009F7F54">
        <w:rPr>
          <w:rFonts w:cstheme="minorHAnsi"/>
        </w:rPr>
        <w:t>eführte Meditationen, Atemübungen und Achtsamkeitstechniken</w:t>
      </w:r>
    </w:p>
    <w:p w14:paraId="25909817" w14:textId="27DBA469" w:rsidR="00392C0F" w:rsidRDefault="00F7420F">
      <w:pPr>
        <w:rPr>
          <w:rFonts w:cstheme="minorHAnsi"/>
          <w:sz w:val="24"/>
          <w:szCs w:val="24"/>
          <w:highlight w:val="lightGray"/>
        </w:rPr>
      </w:pPr>
      <w:r>
        <w:rPr>
          <w:rFonts w:cstheme="minorHAnsi"/>
        </w:rPr>
        <w:t>–</w:t>
      </w:r>
      <w:r w:rsidRPr="009F7F54">
        <w:rPr>
          <w:rFonts w:cstheme="minorHAnsi"/>
        </w:rPr>
        <w:t xml:space="preserve"> </w:t>
      </w:r>
      <w:r w:rsidR="009F7F54" w:rsidRPr="009F7F54">
        <w:rPr>
          <w:rFonts w:cstheme="minorHAnsi"/>
        </w:rPr>
        <w:t xml:space="preserve">Calm: Meditationen, Entspannungsübungen und Einschlafgeschichten </w:t>
      </w:r>
    </w:p>
    <w:p w14:paraId="2FDE5662" w14:textId="38C95075" w:rsidR="003B0D1B" w:rsidRDefault="003B0D1B">
      <w:pPr>
        <w:rPr>
          <w:rFonts w:cstheme="minorHAnsi"/>
          <w:color w:val="FF0000"/>
          <w:sz w:val="24"/>
          <w:szCs w:val="24"/>
          <w:highlight w:val="lightGray"/>
        </w:rPr>
      </w:pPr>
      <w:r w:rsidRPr="00167A32">
        <w:rPr>
          <w:rFonts w:cstheme="minorHAnsi"/>
          <w:color w:val="FF0000"/>
          <w:sz w:val="24"/>
          <w:szCs w:val="24"/>
          <w:highlight w:val="lightGray"/>
        </w:rPr>
        <w:br w:type="page"/>
      </w:r>
    </w:p>
    <w:p w14:paraId="73576409" w14:textId="169EE432" w:rsidR="003267F6" w:rsidRPr="006E4707" w:rsidRDefault="003267F6" w:rsidP="003267F6">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7356E7">
        <w:rPr>
          <w:rFonts w:cstheme="minorHAnsi"/>
          <w:color w:val="FF0000"/>
          <w:sz w:val="24"/>
          <w:szCs w:val="24"/>
          <w:highlight w:val="lightGray"/>
        </w:rPr>
        <w:t>6</w:t>
      </w:r>
      <w:r w:rsidRPr="006E4707">
        <w:rPr>
          <w:rFonts w:cstheme="minorHAnsi"/>
          <w:color w:val="FF0000"/>
          <w:sz w:val="24"/>
          <w:szCs w:val="24"/>
          <w:highlight w:val="lightGray"/>
        </w:rPr>
        <w:t>))</w:t>
      </w:r>
      <w:r w:rsidRPr="006E4707">
        <w:rPr>
          <w:rFonts w:cstheme="minorHAnsi"/>
          <w:color w:val="FF0000"/>
          <w:sz w:val="24"/>
          <w:szCs w:val="24"/>
        </w:rPr>
        <w:t xml:space="preserve"> </w:t>
      </w:r>
    </w:p>
    <w:p w14:paraId="3F7B9E09" w14:textId="77777777" w:rsidR="003267F6" w:rsidRDefault="001B6D9E" w:rsidP="001B6D9E">
      <w:pPr>
        <w:spacing w:line="276" w:lineRule="auto"/>
        <w:rPr>
          <w:b/>
          <w:bCs/>
          <w:sz w:val="28"/>
          <w:szCs w:val="28"/>
        </w:rPr>
      </w:pPr>
      <w:commentRangeStart w:id="350"/>
      <w:commentRangeStart w:id="351"/>
      <w:r>
        <w:rPr>
          <w:b/>
          <w:bCs/>
          <w:sz w:val="28"/>
          <w:szCs w:val="28"/>
        </w:rPr>
        <w:t>Anhang 4</w:t>
      </w:r>
      <w:commentRangeEnd w:id="350"/>
      <w:r w:rsidR="00927044">
        <w:rPr>
          <w:rStyle w:val="Kommentarzeichen"/>
        </w:rPr>
        <w:commentReference w:id="350"/>
      </w:r>
      <w:commentRangeEnd w:id="351"/>
      <w:r w:rsidR="009E7F1C">
        <w:rPr>
          <w:rStyle w:val="Kommentarzeichen"/>
        </w:rPr>
        <w:commentReference w:id="351"/>
      </w:r>
    </w:p>
    <w:p w14:paraId="6B1B9048" w14:textId="27649C22" w:rsidR="001B6D9E" w:rsidRDefault="001B6D9E" w:rsidP="001B6D9E">
      <w:pPr>
        <w:spacing w:line="276" w:lineRule="auto"/>
        <w:rPr>
          <w:b/>
          <w:bCs/>
          <w:sz w:val="28"/>
          <w:szCs w:val="28"/>
        </w:rPr>
      </w:pPr>
      <w:bookmarkStart w:id="352" w:name="_Hlk172036117"/>
      <w:r w:rsidRPr="005A2F9F">
        <w:rPr>
          <w:b/>
          <w:bCs/>
          <w:sz w:val="28"/>
          <w:szCs w:val="28"/>
        </w:rPr>
        <w:t>Mein digital gestützter Gesundheitsplan</w:t>
      </w:r>
      <w:r>
        <w:rPr>
          <w:b/>
          <w:bCs/>
          <w:sz w:val="28"/>
          <w:szCs w:val="28"/>
        </w:rPr>
        <w:t xml:space="preserve"> (ausgefülltes Beispiel)</w:t>
      </w:r>
    </w:p>
    <w:p w14:paraId="1B7B0FB9" w14:textId="77777777" w:rsidR="001B6D9E" w:rsidRPr="005A2F9F" w:rsidRDefault="001B6D9E" w:rsidP="001B6D9E">
      <w:pPr>
        <w:spacing w:line="276" w:lineRule="auto"/>
        <w:rPr>
          <w:b/>
          <w:bCs/>
          <w:sz w:val="28"/>
          <w:szCs w:val="28"/>
        </w:rPr>
      </w:pPr>
    </w:p>
    <w:tbl>
      <w:tblPr>
        <w:tblW w:w="9346" w:type="dxa"/>
        <w:tblLayout w:type="fixed"/>
        <w:tblCellMar>
          <w:top w:w="15" w:type="dxa"/>
          <w:left w:w="113" w:type="dxa"/>
          <w:bottom w:w="15" w:type="dxa"/>
          <w:right w:w="15" w:type="dxa"/>
        </w:tblCellMar>
        <w:tblLook w:val="04A0" w:firstRow="1" w:lastRow="0" w:firstColumn="1" w:lastColumn="0" w:noHBand="0" w:noVBand="1"/>
      </w:tblPr>
      <w:tblGrid>
        <w:gridCol w:w="1408"/>
        <w:gridCol w:w="1605"/>
        <w:gridCol w:w="1393"/>
        <w:gridCol w:w="1314"/>
        <w:gridCol w:w="1925"/>
        <w:gridCol w:w="1701"/>
      </w:tblGrid>
      <w:tr w:rsidR="001B6D9E" w:rsidRPr="005A2F9F" w14:paraId="09D9749B" w14:textId="77777777" w:rsidTr="003267F6">
        <w:trPr>
          <w:trHeight w:val="485"/>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6DF88" w14:textId="77777777" w:rsidR="001B6D9E" w:rsidRPr="00A322BF" w:rsidRDefault="001B6D9E" w:rsidP="00FB679F">
            <w:pPr>
              <w:rPr>
                <w:b/>
                <w:bCs/>
                <w:lang w:eastAsia="de-DE"/>
              </w:rPr>
            </w:pPr>
            <w:r w:rsidRPr="00A322BF">
              <w:rPr>
                <w:b/>
                <w:bCs/>
                <w:lang w:eastAsia="de-DE"/>
              </w:rPr>
              <w:t>Zielbereich</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A4E82" w14:textId="77777777" w:rsidR="001B6D9E" w:rsidRPr="00A322BF" w:rsidRDefault="001B6D9E" w:rsidP="00FB679F">
            <w:pPr>
              <w:rPr>
                <w:b/>
                <w:bCs/>
                <w:lang w:eastAsia="de-DE"/>
              </w:rPr>
            </w:pPr>
            <w:r w:rsidRPr="00A322BF">
              <w:rPr>
                <w:b/>
                <w:bCs/>
                <w:lang w:eastAsia="de-DE"/>
              </w:rPr>
              <w:t>Ziel (konkrete und nachprüfbare Angaben)</w:t>
            </w:r>
          </w:p>
        </w:tc>
        <w:tc>
          <w:tcPr>
            <w:tcW w:w="13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28C7F" w14:textId="77777777" w:rsidR="001B6D9E" w:rsidRPr="00A322BF" w:rsidRDefault="001B6D9E" w:rsidP="00FB679F">
            <w:pPr>
              <w:rPr>
                <w:b/>
                <w:bCs/>
                <w:lang w:eastAsia="de-DE"/>
              </w:rPr>
            </w:pPr>
            <w:r w:rsidRPr="00A322BF">
              <w:rPr>
                <w:b/>
                <w:bCs/>
                <w:lang w:eastAsia="de-DE"/>
              </w:rPr>
              <w:t xml:space="preserve">Digital </w:t>
            </w:r>
          </w:p>
          <w:p w14:paraId="0704B19E" w14:textId="77777777" w:rsidR="001B6D9E" w:rsidRPr="00A322BF" w:rsidRDefault="001B6D9E" w:rsidP="00FB679F">
            <w:pPr>
              <w:rPr>
                <w:b/>
                <w:bCs/>
                <w:lang w:eastAsia="de-DE"/>
              </w:rPr>
            </w:pPr>
            <w:r w:rsidRPr="00A322BF">
              <w:rPr>
                <w:b/>
                <w:bCs/>
                <w:lang w:eastAsia="de-DE"/>
              </w:rPr>
              <w:t>unterstützende App</w:t>
            </w:r>
          </w:p>
        </w:tc>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EA6D4" w14:textId="77777777" w:rsidR="001B6D9E" w:rsidRPr="00A322BF" w:rsidRDefault="001B6D9E" w:rsidP="00FB679F">
            <w:pPr>
              <w:rPr>
                <w:b/>
                <w:bCs/>
                <w:lang w:eastAsia="de-DE"/>
              </w:rPr>
            </w:pPr>
            <w:r w:rsidRPr="00A322BF">
              <w:rPr>
                <w:b/>
                <w:bCs/>
                <w:lang w:eastAsia="de-DE"/>
              </w:rPr>
              <w:t xml:space="preserve">Wann? </w:t>
            </w:r>
          </w:p>
          <w:p w14:paraId="64F30834" w14:textId="77777777" w:rsidR="001B6D9E" w:rsidRPr="00A322BF" w:rsidRDefault="001B6D9E" w:rsidP="00FB679F">
            <w:pPr>
              <w:rPr>
                <w:b/>
                <w:bCs/>
                <w:lang w:eastAsia="de-DE"/>
              </w:rPr>
            </w:pPr>
            <w:r w:rsidRPr="00A322BF">
              <w:rPr>
                <w:b/>
                <w:bCs/>
                <w:lang w:eastAsia="de-DE"/>
              </w:rPr>
              <w:t>Integration in den Alltag</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E9006" w14:textId="77777777" w:rsidR="001B6D9E" w:rsidRDefault="001B6D9E" w:rsidP="00FB679F">
            <w:pPr>
              <w:rPr>
                <w:b/>
                <w:bCs/>
                <w:lang w:eastAsia="de-DE"/>
              </w:rPr>
            </w:pPr>
            <w:r w:rsidRPr="00A322BF">
              <w:rPr>
                <w:b/>
                <w:bCs/>
                <w:lang w:eastAsia="de-DE"/>
              </w:rPr>
              <w:t>Dokumentation</w:t>
            </w:r>
          </w:p>
          <w:p w14:paraId="2A382DEB" w14:textId="3DEF1E7F" w:rsidR="001B6D9E" w:rsidRPr="00A322BF" w:rsidRDefault="001B6D9E" w:rsidP="00FB679F">
            <w:pPr>
              <w:rPr>
                <w:b/>
                <w:bCs/>
                <w:lang w:eastAsia="de-DE"/>
              </w:rPr>
            </w:pPr>
            <w:r>
              <w:rPr>
                <w:b/>
                <w:bCs/>
                <w:lang w:eastAsia="de-DE"/>
              </w:rPr>
              <w:t>Wie dokumentiere ich den Ablauf</w:t>
            </w:r>
            <w:r w:rsidR="00A471F7">
              <w:rPr>
                <w:b/>
                <w:bCs/>
                <w:lang w:eastAsia="de-DE"/>
              </w:rPr>
              <w:t> </w:t>
            </w:r>
            <w:r>
              <w:rPr>
                <w:b/>
                <w:bCs/>
                <w:lang w:eastAsia="de-DE"/>
              </w:rPr>
              <w:t>/</w:t>
            </w:r>
            <w:r w:rsidR="00A471F7">
              <w:rPr>
                <w:b/>
                <w:bCs/>
                <w:lang w:eastAsia="de-DE"/>
              </w:rPr>
              <w:t xml:space="preserve"> </w:t>
            </w:r>
            <w:r>
              <w:rPr>
                <w:b/>
                <w:bCs/>
                <w:lang w:eastAsia="de-DE"/>
              </w:rPr>
              <w:t>den Fortschritt?</w:t>
            </w:r>
          </w:p>
        </w:tc>
        <w:tc>
          <w:tcPr>
            <w:tcW w:w="1701" w:type="dxa"/>
            <w:tcBorders>
              <w:top w:val="single" w:sz="8" w:space="0" w:color="000000"/>
              <w:left w:val="single" w:sz="8" w:space="0" w:color="000000"/>
              <w:bottom w:val="single" w:sz="8" w:space="0" w:color="000000"/>
              <w:right w:val="single" w:sz="8" w:space="0" w:color="000000"/>
            </w:tcBorders>
          </w:tcPr>
          <w:p w14:paraId="48464DE3" w14:textId="77777777" w:rsidR="001B6D9E" w:rsidRDefault="001B6D9E" w:rsidP="00FB679F">
            <w:pPr>
              <w:rPr>
                <w:b/>
                <w:bCs/>
                <w:lang w:eastAsia="de-DE"/>
              </w:rPr>
            </w:pPr>
            <w:r w:rsidRPr="00A322BF">
              <w:rPr>
                <w:b/>
                <w:bCs/>
                <w:lang w:eastAsia="de-DE"/>
              </w:rPr>
              <w:t>Tandem</w:t>
            </w:r>
          </w:p>
          <w:p w14:paraId="4C26DC2C" w14:textId="1A91676E" w:rsidR="001B6D9E" w:rsidRPr="00A322BF" w:rsidRDefault="001B6D9E" w:rsidP="00FB679F">
            <w:pPr>
              <w:rPr>
                <w:b/>
                <w:bCs/>
                <w:lang w:eastAsia="de-DE"/>
              </w:rPr>
            </w:pPr>
            <w:commentRangeStart w:id="353"/>
            <w:commentRangeStart w:id="354"/>
            <w:del w:id="355" w:author="Theresa Salge" w:date="2024-07-09T17:42:00Z">
              <w:r w:rsidDel="00927044">
                <w:rPr>
                  <w:b/>
                  <w:bCs/>
                  <w:lang w:eastAsia="de-DE"/>
                </w:rPr>
                <w:delText>Wem</w:delText>
              </w:r>
            </w:del>
            <w:commentRangeEnd w:id="353"/>
            <w:r w:rsidR="00927044">
              <w:rPr>
                <w:rStyle w:val="Kommentarzeichen"/>
              </w:rPr>
              <w:commentReference w:id="353"/>
            </w:r>
            <w:commentRangeEnd w:id="354"/>
            <w:r w:rsidR="009E7F1C">
              <w:rPr>
                <w:rStyle w:val="Kommentarzeichen"/>
              </w:rPr>
              <w:commentReference w:id="354"/>
            </w:r>
            <w:del w:id="356" w:author="Theresa Salge" w:date="2024-07-09T17:42:00Z">
              <w:r w:rsidDel="00927044">
                <w:rPr>
                  <w:b/>
                  <w:bCs/>
                  <w:lang w:eastAsia="de-DE"/>
                </w:rPr>
                <w:delText xml:space="preserve"> lege ich Rechenschaft ab?</w:delText>
              </w:r>
            </w:del>
            <w:ins w:id="357" w:author="Michael Kohl" w:date="2024-07-16T15:07:00Z" w16du:dateUtc="2024-07-16T13:07:00Z">
              <w:r w:rsidR="009E7F1C">
                <w:rPr>
                  <w:b/>
                  <w:bCs/>
                  <w:lang w:eastAsia="de-DE"/>
                </w:rPr>
                <w:t xml:space="preserve"> An wen muss ich Bericht erstatt</w:t>
              </w:r>
            </w:ins>
            <w:ins w:id="358" w:author="Michael Kohl" w:date="2024-07-16T15:08:00Z" w16du:dateUtc="2024-07-16T13:08:00Z">
              <w:r w:rsidR="009E7F1C">
                <w:rPr>
                  <w:b/>
                  <w:bCs/>
                  <w:lang w:eastAsia="de-DE"/>
                </w:rPr>
                <w:t>en?</w:t>
              </w:r>
            </w:ins>
          </w:p>
        </w:tc>
      </w:tr>
      <w:tr w:rsidR="001B6D9E" w:rsidRPr="005A2F9F" w14:paraId="1A772CB6" w14:textId="77777777" w:rsidTr="003267F6">
        <w:trPr>
          <w:trHeight w:val="74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B1202" w14:textId="77777777" w:rsidR="001B6D9E" w:rsidRPr="005A2F9F" w:rsidRDefault="001B6D9E" w:rsidP="00FB679F">
            <w:pPr>
              <w:rPr>
                <w:lang w:eastAsia="de-DE"/>
              </w:rPr>
            </w:pPr>
            <w:r w:rsidRPr="005A2F9F">
              <w:rPr>
                <w:lang w:eastAsia="de-DE"/>
              </w:rPr>
              <w:t>Körperliche Aktivität</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ECEBD4E" w14:textId="26A7AF65" w:rsidR="001B6D9E" w:rsidRPr="005A2F9F" w:rsidRDefault="003267F6" w:rsidP="00FB679F">
            <w:pPr>
              <w:rPr>
                <w:lang w:eastAsia="de-DE"/>
              </w:rPr>
            </w:pPr>
            <w:r>
              <w:rPr>
                <w:lang w:eastAsia="de-DE"/>
              </w:rPr>
              <w:t>d</w:t>
            </w:r>
            <w:r w:rsidR="001B6D9E" w:rsidRPr="005A2F9F">
              <w:rPr>
                <w:lang w:eastAsia="de-DE"/>
              </w:rPr>
              <w:t>rei Mal pro Woche 30</w:t>
            </w:r>
            <w:r w:rsidR="00A471F7">
              <w:rPr>
                <w:lang w:eastAsia="de-DE"/>
              </w:rPr>
              <w:t> </w:t>
            </w:r>
            <w:r w:rsidR="001B6D9E" w:rsidRPr="005A2F9F">
              <w:rPr>
                <w:lang w:eastAsia="de-DE"/>
              </w:rPr>
              <w:t>Min</w:t>
            </w:r>
            <w:r w:rsidR="00A471F7">
              <w:rPr>
                <w:lang w:eastAsia="de-DE"/>
              </w:rPr>
              <w:t>.</w:t>
            </w:r>
            <w:r w:rsidR="001B6D9E" w:rsidRPr="005A2F9F">
              <w:rPr>
                <w:lang w:eastAsia="de-DE"/>
              </w:rPr>
              <w:t xml:space="preserve"> </w:t>
            </w:r>
            <w:r w:rsidR="00366D67">
              <w:rPr>
                <w:lang w:eastAsia="de-DE"/>
              </w:rPr>
              <w:t>j</w:t>
            </w:r>
            <w:r w:rsidR="001B6D9E" w:rsidRPr="005A2F9F">
              <w:rPr>
                <w:lang w:eastAsia="de-DE"/>
              </w:rPr>
              <w:t>oggen</w:t>
            </w:r>
          </w:p>
        </w:tc>
        <w:tc>
          <w:tcPr>
            <w:tcW w:w="13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1266F" w14:textId="77777777" w:rsidR="001B6D9E" w:rsidRPr="005A2F9F" w:rsidRDefault="001B6D9E" w:rsidP="00FB679F">
            <w:pPr>
              <w:rPr>
                <w:lang w:eastAsia="de-DE"/>
              </w:rPr>
            </w:pPr>
            <w:r w:rsidRPr="005A2F9F">
              <w:rPr>
                <w:lang w:eastAsia="de-DE"/>
              </w:rPr>
              <w:t>Nike Run Club</w:t>
            </w:r>
          </w:p>
        </w:tc>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C6D01" w14:textId="01EC6AEE" w:rsidR="001B6D9E" w:rsidRPr="005A2F9F" w:rsidRDefault="001B6D9E" w:rsidP="00FB679F">
            <w:pPr>
              <w:rPr>
                <w:lang w:eastAsia="de-DE"/>
              </w:rPr>
            </w:pPr>
            <w:r>
              <w:rPr>
                <w:lang w:eastAsia="de-DE"/>
              </w:rPr>
              <w:t>Mo</w:t>
            </w:r>
            <w:r w:rsidR="003267F6">
              <w:rPr>
                <w:lang w:eastAsia="de-DE"/>
              </w:rPr>
              <w:t>ntag</w:t>
            </w:r>
            <w:r>
              <w:rPr>
                <w:lang w:eastAsia="de-DE"/>
              </w:rPr>
              <w:t>, Mi</w:t>
            </w:r>
            <w:r w:rsidR="003267F6">
              <w:rPr>
                <w:lang w:eastAsia="de-DE"/>
              </w:rPr>
              <w:t>ttwoch</w:t>
            </w:r>
            <w:r>
              <w:rPr>
                <w:lang w:eastAsia="de-DE"/>
              </w:rPr>
              <w:t>, Sa</w:t>
            </w:r>
            <w:r w:rsidR="003267F6">
              <w:rPr>
                <w:lang w:eastAsia="de-DE"/>
              </w:rPr>
              <w:t>mstag</w:t>
            </w:r>
            <w:r>
              <w:rPr>
                <w:lang w:eastAsia="de-DE"/>
              </w:rPr>
              <w:t>abend</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EA2CB" w14:textId="36A71DBC" w:rsidR="001B6D9E" w:rsidRPr="005A2F9F" w:rsidRDefault="003267F6" w:rsidP="00FB679F">
            <w:pPr>
              <w:rPr>
                <w:lang w:eastAsia="de-DE"/>
              </w:rPr>
            </w:pPr>
            <w:r>
              <w:rPr>
                <w:lang w:eastAsia="de-DE"/>
              </w:rPr>
              <w:t>t</w:t>
            </w:r>
            <w:r w:rsidR="001B6D9E" w:rsidRPr="005A2F9F">
              <w:rPr>
                <w:lang w:eastAsia="de-DE"/>
              </w:rPr>
              <w:t>ägliches Logbuch in der App führen</w:t>
            </w:r>
          </w:p>
        </w:tc>
        <w:tc>
          <w:tcPr>
            <w:tcW w:w="1701" w:type="dxa"/>
            <w:tcBorders>
              <w:top w:val="single" w:sz="8" w:space="0" w:color="000000"/>
              <w:left w:val="single" w:sz="8" w:space="0" w:color="000000"/>
              <w:bottom w:val="single" w:sz="8" w:space="0" w:color="000000"/>
              <w:right w:val="single" w:sz="8" w:space="0" w:color="000000"/>
            </w:tcBorders>
          </w:tcPr>
          <w:p w14:paraId="4CD82102" w14:textId="0F75023B" w:rsidR="001B6D9E" w:rsidRPr="005A2F9F" w:rsidRDefault="003267F6" w:rsidP="00FB679F">
            <w:pPr>
              <w:rPr>
                <w:lang w:eastAsia="de-DE"/>
              </w:rPr>
            </w:pPr>
            <w:r>
              <w:rPr>
                <w:lang w:eastAsia="de-DE"/>
              </w:rPr>
              <w:t xml:space="preserve">Kolleginnen und Kollegen aus meiner </w:t>
            </w:r>
            <w:r w:rsidR="001B6D9E">
              <w:rPr>
                <w:lang w:eastAsia="de-DE"/>
              </w:rPr>
              <w:t>Mannschaft</w:t>
            </w:r>
          </w:p>
        </w:tc>
      </w:tr>
      <w:tr w:rsidR="001B6D9E" w:rsidRPr="005A2F9F" w14:paraId="1740E054" w14:textId="77777777" w:rsidTr="003267F6">
        <w:trPr>
          <w:trHeight w:val="485"/>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AF391" w14:textId="77777777" w:rsidR="001B6D9E" w:rsidRPr="005A2F9F" w:rsidRDefault="001B6D9E" w:rsidP="00FB679F">
            <w:pPr>
              <w:rPr>
                <w:lang w:eastAsia="de-DE"/>
              </w:rPr>
            </w:pPr>
            <w:r w:rsidRPr="005A2F9F">
              <w:rPr>
                <w:lang w:eastAsia="de-DE"/>
              </w:rPr>
              <w:t>Ernährung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EFD61" w14:textId="273DD810" w:rsidR="001B6D9E" w:rsidRPr="005A2F9F" w:rsidRDefault="003267F6" w:rsidP="00FB679F">
            <w:pPr>
              <w:rPr>
                <w:lang w:eastAsia="de-DE"/>
              </w:rPr>
            </w:pPr>
            <w:r>
              <w:rPr>
                <w:lang w:eastAsia="de-DE"/>
              </w:rPr>
              <w:t>f</w:t>
            </w:r>
            <w:r w:rsidR="001B6D9E" w:rsidRPr="005A2F9F">
              <w:rPr>
                <w:lang w:eastAsia="de-DE"/>
              </w:rPr>
              <w:t>ünf Portionen Obst und Gemüse pro Tag essen</w:t>
            </w:r>
          </w:p>
        </w:tc>
        <w:tc>
          <w:tcPr>
            <w:tcW w:w="13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B6E2C" w14:textId="77777777" w:rsidR="001B6D9E" w:rsidRPr="005A2F9F" w:rsidRDefault="001B6D9E" w:rsidP="00FB679F">
            <w:pPr>
              <w:rPr>
                <w:lang w:eastAsia="de-DE"/>
              </w:rPr>
            </w:pPr>
            <w:r w:rsidRPr="005A2F9F">
              <w:rPr>
                <w:lang w:eastAsia="de-DE"/>
              </w:rPr>
              <w:t>MyFitnessPal</w:t>
            </w:r>
          </w:p>
        </w:tc>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E523F" w14:textId="4AFC1CAC" w:rsidR="001B6D9E" w:rsidRPr="005A2F9F" w:rsidRDefault="003267F6" w:rsidP="00FB679F">
            <w:pPr>
              <w:rPr>
                <w:lang w:eastAsia="de-DE"/>
              </w:rPr>
            </w:pPr>
            <w:r>
              <w:rPr>
                <w:lang w:eastAsia="de-DE"/>
              </w:rPr>
              <w:t>z</w:t>
            </w:r>
            <w:r w:rsidR="001B6D9E">
              <w:rPr>
                <w:lang w:eastAsia="de-DE"/>
              </w:rPr>
              <w:t>u den Mahlzeiten und als Snacks</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60092" w14:textId="790F4AD4" w:rsidR="001B6D9E" w:rsidRPr="005A2F9F" w:rsidRDefault="003267F6" w:rsidP="00FB679F">
            <w:pPr>
              <w:rPr>
                <w:lang w:eastAsia="de-DE"/>
              </w:rPr>
            </w:pPr>
            <w:r>
              <w:rPr>
                <w:lang w:eastAsia="de-DE"/>
              </w:rPr>
              <w:t>t</w:t>
            </w:r>
            <w:r w:rsidR="001B6D9E" w:rsidRPr="005A2F9F">
              <w:rPr>
                <w:lang w:eastAsia="de-DE"/>
              </w:rPr>
              <w:t>ägliche Ernährung in der App protokollieren</w:t>
            </w:r>
          </w:p>
        </w:tc>
        <w:tc>
          <w:tcPr>
            <w:tcW w:w="1701" w:type="dxa"/>
            <w:tcBorders>
              <w:top w:val="single" w:sz="8" w:space="0" w:color="000000"/>
              <w:left w:val="single" w:sz="8" w:space="0" w:color="000000"/>
              <w:bottom w:val="single" w:sz="8" w:space="0" w:color="000000"/>
              <w:right w:val="single" w:sz="8" w:space="0" w:color="000000"/>
            </w:tcBorders>
          </w:tcPr>
          <w:p w14:paraId="1920B809" w14:textId="77777777" w:rsidR="001B6D9E" w:rsidRPr="005A2F9F" w:rsidRDefault="001B6D9E" w:rsidP="00FB679F">
            <w:pPr>
              <w:rPr>
                <w:lang w:eastAsia="de-DE"/>
              </w:rPr>
            </w:pPr>
            <w:r>
              <w:rPr>
                <w:lang w:eastAsia="de-DE"/>
              </w:rPr>
              <w:t>Eltern</w:t>
            </w:r>
          </w:p>
        </w:tc>
      </w:tr>
      <w:tr w:rsidR="001B6D9E" w:rsidRPr="005A2F9F" w14:paraId="760957CF" w14:textId="77777777" w:rsidTr="003267F6">
        <w:trPr>
          <w:trHeight w:val="74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AACB1" w14:textId="77777777" w:rsidR="001B6D9E" w:rsidRPr="005A2F9F" w:rsidRDefault="001B6D9E" w:rsidP="00FB679F">
            <w:pPr>
              <w:rPr>
                <w:lang w:eastAsia="de-DE"/>
              </w:rPr>
            </w:pPr>
            <w:r w:rsidRPr="005A2F9F">
              <w:rPr>
                <w:lang w:eastAsia="de-DE"/>
              </w:rPr>
              <w:t>Prävention</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FC249" w14:textId="53479FE1" w:rsidR="001B6D9E" w:rsidRPr="005A2F9F" w:rsidRDefault="003267F6" w:rsidP="00FB679F">
            <w:pPr>
              <w:rPr>
                <w:lang w:eastAsia="de-DE"/>
              </w:rPr>
            </w:pPr>
            <w:r>
              <w:rPr>
                <w:lang w:eastAsia="de-DE"/>
              </w:rPr>
              <w:t>z</w:t>
            </w:r>
            <w:r w:rsidR="001B6D9E" w:rsidRPr="005A2F9F">
              <w:rPr>
                <w:lang w:eastAsia="de-DE"/>
              </w:rPr>
              <w:t>wei Mal im Jahr zur Vorsorge</w:t>
            </w:r>
            <w:r>
              <w:rPr>
                <w:lang w:eastAsia="de-DE"/>
              </w:rPr>
              <w:t>-</w:t>
            </w:r>
            <w:r w:rsidR="001B6D9E" w:rsidRPr="005A2F9F">
              <w:rPr>
                <w:lang w:eastAsia="de-DE"/>
              </w:rPr>
              <w:t>untersuchung gehen</w:t>
            </w:r>
          </w:p>
        </w:tc>
        <w:tc>
          <w:tcPr>
            <w:tcW w:w="13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D6F5E" w14:textId="77777777" w:rsidR="001B6D9E" w:rsidRPr="005A2F9F" w:rsidRDefault="001B6D9E" w:rsidP="00FB679F">
            <w:pPr>
              <w:rPr>
                <w:lang w:eastAsia="de-DE"/>
              </w:rPr>
            </w:pPr>
            <w:r w:rsidRPr="005A2F9F">
              <w:rPr>
                <w:lang w:eastAsia="de-DE"/>
              </w:rPr>
              <w:t>Health Reminder</w:t>
            </w:r>
          </w:p>
        </w:tc>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644F0" w14:textId="44E4E187" w:rsidR="001B6D9E" w:rsidRPr="005A2F9F" w:rsidRDefault="001B6D9E" w:rsidP="00FB679F">
            <w:pPr>
              <w:rPr>
                <w:lang w:eastAsia="de-DE"/>
              </w:rPr>
            </w:pPr>
            <w:r>
              <w:rPr>
                <w:lang w:eastAsia="de-DE"/>
              </w:rPr>
              <w:t>Termin vereinbaren</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F7238" w14:textId="77777777" w:rsidR="001B6D9E" w:rsidRPr="005A2F9F" w:rsidRDefault="001B6D9E" w:rsidP="00FB679F">
            <w:pPr>
              <w:rPr>
                <w:lang w:eastAsia="de-DE"/>
              </w:rPr>
            </w:pPr>
            <w:r w:rsidRPr="005A2F9F">
              <w:rPr>
                <w:lang w:eastAsia="de-DE"/>
              </w:rPr>
              <w:t>Termine und Erinnerungen in der App eintragen</w:t>
            </w:r>
          </w:p>
        </w:tc>
        <w:tc>
          <w:tcPr>
            <w:tcW w:w="1701" w:type="dxa"/>
            <w:tcBorders>
              <w:top w:val="single" w:sz="8" w:space="0" w:color="000000"/>
              <w:left w:val="single" w:sz="8" w:space="0" w:color="000000"/>
              <w:bottom w:val="single" w:sz="8" w:space="0" w:color="000000"/>
              <w:right w:val="single" w:sz="8" w:space="0" w:color="000000"/>
            </w:tcBorders>
          </w:tcPr>
          <w:p w14:paraId="46BDAFAD" w14:textId="43B650F8" w:rsidR="003267F6" w:rsidRPr="005A2F9F" w:rsidRDefault="003267F6" w:rsidP="00FB679F">
            <w:pPr>
              <w:rPr>
                <w:lang w:eastAsia="de-DE"/>
              </w:rPr>
            </w:pPr>
            <w:r>
              <w:rPr>
                <w:lang w:eastAsia="de-DE"/>
              </w:rPr>
              <w:t>–</w:t>
            </w:r>
          </w:p>
        </w:tc>
      </w:tr>
      <w:tr w:rsidR="001B6D9E" w:rsidRPr="005A2F9F" w14:paraId="674038AC" w14:textId="77777777" w:rsidTr="003267F6">
        <w:trPr>
          <w:trHeight w:val="485"/>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AA9D7" w14:textId="77777777" w:rsidR="001B6D9E" w:rsidRPr="005A2F9F" w:rsidRDefault="001B6D9E" w:rsidP="00FB679F">
            <w:pPr>
              <w:rPr>
                <w:lang w:eastAsia="de-DE"/>
              </w:rPr>
            </w:pPr>
            <w:r w:rsidRPr="005A2F9F">
              <w:rPr>
                <w:lang w:eastAsia="de-DE"/>
              </w:rPr>
              <w:t>Mentale Gesundheit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290DE" w14:textId="064C55D0" w:rsidR="001B6D9E" w:rsidRPr="005A2F9F" w:rsidRDefault="003267F6" w:rsidP="00FB679F">
            <w:pPr>
              <w:rPr>
                <w:lang w:eastAsia="de-DE"/>
              </w:rPr>
            </w:pPr>
            <w:r>
              <w:rPr>
                <w:lang w:eastAsia="de-DE"/>
              </w:rPr>
              <w:t>t</w:t>
            </w:r>
            <w:r w:rsidR="001B6D9E" w:rsidRPr="005A2F9F">
              <w:rPr>
                <w:lang w:eastAsia="de-DE"/>
              </w:rPr>
              <w:t xml:space="preserve">äglich </w:t>
            </w:r>
            <w:r w:rsidR="00550552">
              <w:rPr>
                <w:lang w:eastAsia="de-DE"/>
              </w:rPr>
              <w:t>zehn</w:t>
            </w:r>
            <w:r w:rsidR="00A471F7">
              <w:rPr>
                <w:lang w:eastAsia="de-DE"/>
              </w:rPr>
              <w:t> </w:t>
            </w:r>
            <w:r w:rsidR="001B6D9E" w:rsidRPr="005A2F9F">
              <w:rPr>
                <w:lang w:eastAsia="de-DE"/>
              </w:rPr>
              <w:t>Min</w:t>
            </w:r>
            <w:r w:rsidR="00A471F7">
              <w:rPr>
                <w:lang w:eastAsia="de-DE"/>
              </w:rPr>
              <w:t>.</w:t>
            </w:r>
            <w:r w:rsidR="001B6D9E" w:rsidRPr="005A2F9F">
              <w:rPr>
                <w:lang w:eastAsia="de-DE"/>
              </w:rPr>
              <w:t xml:space="preserve"> meditieren</w:t>
            </w:r>
          </w:p>
        </w:tc>
        <w:tc>
          <w:tcPr>
            <w:tcW w:w="13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C86D7" w14:textId="77777777" w:rsidR="001B6D9E" w:rsidRPr="005A2F9F" w:rsidRDefault="001B6D9E" w:rsidP="00FB679F">
            <w:pPr>
              <w:rPr>
                <w:lang w:eastAsia="de-DE"/>
              </w:rPr>
            </w:pPr>
            <w:r>
              <w:rPr>
                <w:lang w:eastAsia="de-DE"/>
              </w:rPr>
              <w:t>7Mind</w:t>
            </w:r>
          </w:p>
        </w:tc>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DB90E" w14:textId="0DE0701C" w:rsidR="001B6D9E" w:rsidRPr="005A2F9F" w:rsidRDefault="003267F6" w:rsidP="00FB679F">
            <w:pPr>
              <w:rPr>
                <w:lang w:eastAsia="de-DE"/>
              </w:rPr>
            </w:pPr>
            <w:r>
              <w:rPr>
                <w:lang w:eastAsia="de-DE"/>
              </w:rPr>
              <w:t>v</w:t>
            </w:r>
            <w:r w:rsidR="001B6D9E">
              <w:rPr>
                <w:lang w:eastAsia="de-DE"/>
              </w:rPr>
              <w:t>or dem Schlafengehen</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1047D" w14:textId="77777777" w:rsidR="001B6D9E" w:rsidRPr="005A2F9F" w:rsidRDefault="001B6D9E" w:rsidP="00FB679F">
            <w:pPr>
              <w:rPr>
                <w:lang w:eastAsia="de-DE"/>
              </w:rPr>
            </w:pPr>
            <w:r w:rsidRPr="005A2F9F">
              <w:rPr>
                <w:lang w:eastAsia="de-DE"/>
              </w:rPr>
              <w:t>Meditationszeiten in der App protokollieren</w:t>
            </w:r>
          </w:p>
        </w:tc>
        <w:tc>
          <w:tcPr>
            <w:tcW w:w="1701" w:type="dxa"/>
            <w:tcBorders>
              <w:top w:val="single" w:sz="8" w:space="0" w:color="000000"/>
              <w:left w:val="single" w:sz="8" w:space="0" w:color="000000"/>
              <w:bottom w:val="single" w:sz="8" w:space="0" w:color="000000"/>
              <w:right w:val="single" w:sz="8" w:space="0" w:color="000000"/>
            </w:tcBorders>
          </w:tcPr>
          <w:p w14:paraId="25A5DDF1" w14:textId="0B537063" w:rsidR="001B6D9E" w:rsidRPr="005A2F9F" w:rsidRDefault="00831E84" w:rsidP="00FB679F">
            <w:pPr>
              <w:rPr>
                <w:lang w:eastAsia="de-DE"/>
              </w:rPr>
            </w:pPr>
            <w:r>
              <w:rPr>
                <w:lang w:eastAsia="de-DE"/>
              </w:rPr>
              <w:t>Freundeskreis</w:t>
            </w:r>
          </w:p>
        </w:tc>
      </w:tr>
    </w:tbl>
    <w:p w14:paraId="25CAFB53" w14:textId="77777777" w:rsidR="001B6D9E" w:rsidRDefault="001B6D9E" w:rsidP="001B6D9E">
      <w:pPr>
        <w:rPr>
          <w:rFonts w:cstheme="minorHAnsi"/>
          <w:b/>
          <w:bCs/>
        </w:rPr>
      </w:pPr>
    </w:p>
    <w:p w14:paraId="46C92F20" w14:textId="31BDC5AF" w:rsidR="001B6D9E" w:rsidRDefault="001B6D9E">
      <w:pPr>
        <w:rPr>
          <w:rFonts w:cstheme="minorHAnsi"/>
          <w:color w:val="FF0000"/>
          <w:sz w:val="24"/>
          <w:szCs w:val="24"/>
          <w:highlight w:val="lightGray"/>
        </w:rPr>
      </w:pPr>
      <w:r>
        <w:rPr>
          <w:rFonts w:cstheme="minorHAnsi"/>
          <w:color w:val="FF0000"/>
          <w:sz w:val="24"/>
          <w:szCs w:val="24"/>
          <w:highlight w:val="lightGray"/>
        </w:rPr>
        <w:br w:type="page"/>
      </w:r>
    </w:p>
    <w:bookmarkEnd w:id="352"/>
    <w:p w14:paraId="7FE3382F" w14:textId="47EE4258" w:rsidR="00662ADA" w:rsidRPr="00167A32" w:rsidRDefault="00662ADA" w:rsidP="00662ADA">
      <w:pPr>
        <w:spacing w:line="276" w:lineRule="auto"/>
        <w:rPr>
          <w:rFonts w:cstheme="minorHAnsi"/>
          <w:color w:val="FF0000"/>
          <w:sz w:val="24"/>
          <w:szCs w:val="24"/>
        </w:rPr>
      </w:pPr>
      <w:r w:rsidRPr="00167A32">
        <w:rPr>
          <w:rFonts w:cstheme="minorHAnsi"/>
          <w:color w:val="FF0000"/>
          <w:sz w:val="24"/>
          <w:szCs w:val="24"/>
          <w:highlight w:val="lightGray"/>
        </w:rPr>
        <w:lastRenderedPageBreak/>
        <w:t xml:space="preserve">((Seite </w:t>
      </w:r>
      <w:r w:rsidR="00831E84">
        <w:rPr>
          <w:rFonts w:cstheme="minorHAnsi"/>
          <w:color w:val="FF0000"/>
          <w:sz w:val="24"/>
          <w:szCs w:val="24"/>
          <w:highlight w:val="lightGray"/>
        </w:rPr>
        <w:t>15</w:t>
      </w:r>
      <w:r w:rsidRPr="00167A32">
        <w:rPr>
          <w:rFonts w:cstheme="minorHAnsi"/>
          <w:color w:val="FF0000"/>
          <w:sz w:val="24"/>
          <w:szCs w:val="24"/>
          <w:highlight w:val="lightGray"/>
        </w:rPr>
        <w:t>))</w:t>
      </w:r>
      <w:r w:rsidRPr="00167A32">
        <w:rPr>
          <w:rFonts w:cstheme="minorHAnsi"/>
          <w:color w:val="FF0000"/>
          <w:sz w:val="24"/>
          <w:szCs w:val="24"/>
        </w:rPr>
        <w:t xml:space="preserve"> </w:t>
      </w:r>
    </w:p>
    <w:p w14:paraId="5B421DD0" w14:textId="0C3940DA" w:rsidR="00662ADA" w:rsidRPr="00831E84" w:rsidRDefault="00662ADA" w:rsidP="00662ADA">
      <w:pPr>
        <w:spacing w:after="0" w:line="240" w:lineRule="auto"/>
        <w:rPr>
          <w:rFonts w:cstheme="minorHAnsi"/>
          <w:b/>
          <w:bCs/>
          <w:sz w:val="28"/>
          <w:szCs w:val="28"/>
        </w:rPr>
      </w:pPr>
      <w:r w:rsidRPr="00831E84">
        <w:rPr>
          <w:rFonts w:cstheme="minorHAnsi"/>
          <w:b/>
          <w:bCs/>
          <w:sz w:val="28"/>
          <w:szCs w:val="28"/>
        </w:rPr>
        <w:t xml:space="preserve">Interessante Links </w:t>
      </w:r>
      <w:bookmarkStart w:id="359" w:name="_Hlk140049818"/>
      <w:r w:rsidRPr="00831E84">
        <w:rPr>
          <w:rFonts w:cstheme="minorHAnsi"/>
          <w:b/>
          <w:bCs/>
          <w:sz w:val="28"/>
          <w:szCs w:val="28"/>
        </w:rPr>
        <w:t>zum Thema „</w:t>
      </w:r>
      <w:r w:rsidR="003F1729" w:rsidRPr="00831E84">
        <w:rPr>
          <w:rFonts w:cstheme="minorHAnsi"/>
          <w:b/>
          <w:bCs/>
          <w:sz w:val="28"/>
          <w:szCs w:val="28"/>
        </w:rPr>
        <w:t xml:space="preserve">Mein </w:t>
      </w:r>
      <w:del w:id="360" w:author="Theresa Salge" w:date="2024-07-09T17:43:00Z">
        <w:r w:rsidR="003F1729" w:rsidRPr="00831E84" w:rsidDel="00927044">
          <w:rPr>
            <w:rFonts w:cstheme="minorHAnsi"/>
            <w:b/>
            <w:bCs/>
            <w:sz w:val="28"/>
            <w:szCs w:val="28"/>
          </w:rPr>
          <w:delText>digital</w:delText>
        </w:r>
        <w:r w:rsidR="00831E84" w:rsidRPr="00831E84" w:rsidDel="00927044">
          <w:rPr>
            <w:rFonts w:cstheme="minorHAnsi"/>
            <w:b/>
            <w:bCs/>
            <w:sz w:val="28"/>
            <w:szCs w:val="28"/>
          </w:rPr>
          <w:delText>er</w:delText>
        </w:r>
        <w:r w:rsidR="003F1729" w:rsidRPr="00831E84" w:rsidDel="00927044">
          <w:rPr>
            <w:rFonts w:cstheme="minorHAnsi"/>
            <w:b/>
            <w:bCs/>
            <w:sz w:val="28"/>
            <w:szCs w:val="28"/>
          </w:rPr>
          <w:delText>Gesundheitsplan</w:delText>
        </w:r>
      </w:del>
      <w:ins w:id="361" w:author="Theresa Salge" w:date="2024-07-09T17:43:00Z">
        <w:r w:rsidR="00927044">
          <w:rPr>
            <w:rFonts w:cstheme="minorHAnsi"/>
            <w:b/>
            <w:bCs/>
            <w:sz w:val="28"/>
            <w:szCs w:val="28"/>
          </w:rPr>
          <w:t>Gesundheit im digitalen Alltag</w:t>
        </w:r>
      </w:ins>
      <w:r w:rsidRPr="00831E84">
        <w:rPr>
          <w:rFonts w:cstheme="minorHAnsi"/>
          <w:b/>
          <w:bCs/>
          <w:sz w:val="28"/>
          <w:szCs w:val="28"/>
        </w:rPr>
        <w:t>“</w:t>
      </w:r>
    </w:p>
    <w:p w14:paraId="127EA6E8" w14:textId="77777777" w:rsidR="00662ADA" w:rsidRPr="00E406C3" w:rsidRDefault="00662ADA" w:rsidP="00662ADA">
      <w:pPr>
        <w:spacing w:after="0" w:line="240" w:lineRule="auto"/>
        <w:rPr>
          <w:rFonts w:cstheme="minorHAnsi"/>
        </w:rPr>
      </w:pPr>
      <w:bookmarkStart w:id="362" w:name="_Hlk166749199"/>
    </w:p>
    <w:bookmarkEnd w:id="359"/>
    <w:bookmarkEnd w:id="362"/>
    <w:p w14:paraId="4F9DDE0F" w14:textId="77777777" w:rsidR="004431A6" w:rsidRPr="00E406C3" w:rsidRDefault="00D918D0" w:rsidP="00A471F7">
      <w:pPr>
        <w:pStyle w:val="Listenabsatz"/>
        <w:numPr>
          <w:ilvl w:val="0"/>
          <w:numId w:val="39"/>
        </w:numPr>
      </w:pPr>
      <w:r w:rsidRPr="00E406C3">
        <w:t xml:space="preserve">Bewegung: </w:t>
      </w:r>
    </w:p>
    <w:p w14:paraId="752A6E96" w14:textId="151F035F" w:rsidR="00E406C3" w:rsidRDefault="00E406C3" w:rsidP="00E406C3">
      <w:r w:rsidRPr="009B2596">
        <w:t xml:space="preserve">„Sport als Prävention: Fakten und Zahlen für das individuelle Maß an Bewegung“ unter </w:t>
      </w:r>
      <w:hyperlink r:id="rId43" w:history="1">
        <w:r w:rsidRPr="009B2596">
          <w:rPr>
            <w:rStyle w:val="Hyperlink"/>
          </w:rPr>
          <w:t>www.aerzteblatt.de</w:t>
        </w:r>
      </w:hyperlink>
      <w:r w:rsidRPr="009B2596">
        <w:t xml:space="preserve"> ((Link zu: https://www.aerzteblatt.de/archiv/209444/Sport-als-Praevention-Fakten-und-Zahlen-fuer-das-individuelle-Mass-an-Bewegung#:~:text=%E2%80%9ERegelm%C3%A4%C3%9Fige%20k%C3%B6rperliche%20Bewegung%20eignet%20sich,der%20Deutschen%20Sporthochschule%20in%20K%C3%B6ln))</w:t>
      </w:r>
    </w:p>
    <w:p w14:paraId="5DC6A3DC" w14:textId="22CA9C07" w:rsidR="004431A6" w:rsidRDefault="004431A6" w:rsidP="00D918D0"/>
    <w:p w14:paraId="3D481802" w14:textId="35C3A69C" w:rsidR="009F54D2" w:rsidRPr="00E406C3" w:rsidRDefault="00E406C3" w:rsidP="00E406C3">
      <w:r>
        <w:t>„</w:t>
      </w:r>
      <w:r w:rsidRPr="00E406C3">
        <w:t>Bewegungsempfehlungen</w:t>
      </w:r>
      <w:r>
        <w:t xml:space="preserve">“ unter </w:t>
      </w:r>
      <w:hyperlink r:id="rId44" w:history="1">
        <w:r w:rsidRPr="00731B02">
          <w:rPr>
            <w:rStyle w:val="Hyperlink"/>
          </w:rPr>
          <w:t>www.bundesgesundheitsministerium.de</w:t>
        </w:r>
      </w:hyperlink>
      <w:r>
        <w:t xml:space="preserve"> ((Link zu </w:t>
      </w:r>
      <w:hyperlink r:id="rId45" w:history="1">
        <w:r w:rsidR="009F54D2" w:rsidRPr="00E406C3">
          <w:rPr>
            <w:rStyle w:val="Hyperlink"/>
          </w:rPr>
          <w:t>https://www.bundesgesundheitsministerium.de/service/begriffe-von-a-z/b/bewegungsempfehlungen.html</w:t>
        </w:r>
      </w:hyperlink>
      <w:r>
        <w:t>))</w:t>
      </w:r>
    </w:p>
    <w:p w14:paraId="58534F4E" w14:textId="77777777" w:rsidR="00E406C3" w:rsidRDefault="00E406C3" w:rsidP="00D918D0"/>
    <w:p w14:paraId="780F690B" w14:textId="2DDB7CE6" w:rsidR="004431A6" w:rsidRPr="00E406C3" w:rsidRDefault="00D918D0" w:rsidP="00E406C3">
      <w:pPr>
        <w:pStyle w:val="Listenabsatz"/>
        <w:numPr>
          <w:ilvl w:val="0"/>
          <w:numId w:val="39"/>
        </w:numPr>
      </w:pPr>
      <w:r w:rsidRPr="00E406C3">
        <w:t xml:space="preserve">Ernährung: </w:t>
      </w:r>
    </w:p>
    <w:p w14:paraId="2B009480" w14:textId="2CCAE66A" w:rsidR="00D918D0" w:rsidRDefault="00E406C3" w:rsidP="00D918D0">
      <w:r>
        <w:t>„</w:t>
      </w:r>
      <w:r w:rsidRPr="00E406C3">
        <w:t>Gut essen und trinken – die DGE-Empfehlungen</w:t>
      </w:r>
      <w:r>
        <w:t xml:space="preserve">“ unter </w:t>
      </w:r>
      <w:r w:rsidR="00D918D0" w:rsidRPr="00E406C3">
        <w:t xml:space="preserve">www.dge.de ((Link zu </w:t>
      </w:r>
      <w:hyperlink r:id="rId46" w:history="1">
        <w:r w:rsidR="009F54D2" w:rsidRPr="00E406C3">
          <w:rPr>
            <w:rStyle w:val="Hyperlink"/>
          </w:rPr>
          <w:t>https://www.dge.de/gesunde-ernaehrung/gut-essen-und-trinken/dge-empfehlungen/)</w:t>
        </w:r>
      </w:hyperlink>
      <w:r w:rsidR="00D918D0" w:rsidRPr="00E406C3">
        <w:t>)</w:t>
      </w:r>
    </w:p>
    <w:p w14:paraId="4F68595E" w14:textId="77777777" w:rsidR="00E406C3" w:rsidRDefault="00E406C3" w:rsidP="00D918D0"/>
    <w:p w14:paraId="6259C698" w14:textId="512CB194" w:rsidR="009F54D2" w:rsidRPr="00E406C3" w:rsidRDefault="00E406C3" w:rsidP="00E406C3">
      <w:r>
        <w:t>„</w:t>
      </w:r>
      <w:r w:rsidRPr="00E406C3">
        <w:t>Prävention und Ernährung</w:t>
      </w:r>
      <w:r>
        <w:t xml:space="preserve">“ unter </w:t>
      </w:r>
      <w:r w:rsidRPr="00E406C3">
        <w:t xml:space="preserve">https://www.gesundheitsforschung-bmbf.de </w:t>
      </w:r>
      <w:r>
        <w:t xml:space="preserve">((Link zu </w:t>
      </w:r>
      <w:hyperlink r:id="rId47" w:history="1">
        <w:r w:rsidR="009F54D2" w:rsidRPr="00E406C3">
          <w:rPr>
            <w:rStyle w:val="Hyperlink"/>
          </w:rPr>
          <w:t>https://www.gesundheitsforschung-bmbf.de/de/praevention-und-ernaehrung.php</w:t>
        </w:r>
      </w:hyperlink>
      <w:r>
        <w:t>))</w:t>
      </w:r>
    </w:p>
    <w:p w14:paraId="7307B759" w14:textId="77777777" w:rsidR="00E406C3" w:rsidRDefault="00E406C3" w:rsidP="00D918D0"/>
    <w:p w14:paraId="2007E11A" w14:textId="630EF910" w:rsidR="00D918D0" w:rsidRPr="00E406C3" w:rsidRDefault="00D918D0" w:rsidP="00E406C3">
      <w:pPr>
        <w:pStyle w:val="Listenabsatz"/>
        <w:numPr>
          <w:ilvl w:val="0"/>
          <w:numId w:val="39"/>
        </w:numPr>
      </w:pPr>
      <w:r w:rsidRPr="00E406C3">
        <w:t xml:space="preserve">Prävention: </w:t>
      </w:r>
    </w:p>
    <w:p w14:paraId="079729A8" w14:textId="574F4422" w:rsidR="00D918D0" w:rsidRPr="00E406C3" w:rsidRDefault="00E406C3" w:rsidP="00D918D0">
      <w:r>
        <w:t xml:space="preserve">„Prävention“ unter www.rki.de ((Link zu </w:t>
      </w:r>
      <w:hyperlink r:id="rId48" w:anchor=":~:text=%C3%9Cbersicht,oder%20weniger%20wahrscheinlich%20zu%20machen" w:history="1">
        <w:r w:rsidR="00D918D0" w:rsidRPr="00E406C3">
          <w:rPr>
            <w:rStyle w:val="Hyperlink"/>
          </w:rPr>
          <w:t>https://www.rki.de/DE/Content/GesundAZ/P/Praevention/Praevention_node.html#:~:text=%C3%9Cbersicht,oder%20weniger%20wahrscheinlich%20zu%20machen</w:t>
        </w:r>
      </w:hyperlink>
      <w:r>
        <w:t>))</w:t>
      </w:r>
    </w:p>
    <w:p w14:paraId="3A04FA61" w14:textId="77777777" w:rsidR="00E406C3" w:rsidRDefault="00E406C3" w:rsidP="00D918D0"/>
    <w:p w14:paraId="48EA26A4" w14:textId="0197D154" w:rsidR="00D918D0" w:rsidRPr="00E406C3" w:rsidRDefault="00E406C3" w:rsidP="00D918D0">
      <w:r>
        <w:t>„</w:t>
      </w:r>
      <w:r w:rsidRPr="00E406C3">
        <w:t>Was ist Prävention und welche Arten von Prävention gibt es?</w:t>
      </w:r>
      <w:r>
        <w:t xml:space="preserve">“ unter </w:t>
      </w:r>
      <w:hyperlink r:id="rId49" w:history="1">
        <w:r w:rsidRPr="00731B02">
          <w:rPr>
            <w:rStyle w:val="Hyperlink"/>
          </w:rPr>
          <w:t>www.barmer.de</w:t>
        </w:r>
      </w:hyperlink>
      <w:r>
        <w:t xml:space="preserve"> ((Link zu </w:t>
      </w:r>
      <w:r w:rsidR="004431A6" w:rsidRPr="00E406C3">
        <w:t>https://www.barmer.de/unsere-leistungen/leistungen-a-z/praeventionangebote/praevention-erklaert-1056076</w:t>
      </w:r>
      <w:r>
        <w:t>))</w:t>
      </w:r>
    </w:p>
    <w:p w14:paraId="6B795A80" w14:textId="77777777" w:rsidR="00E406C3" w:rsidRDefault="00E406C3" w:rsidP="00D918D0"/>
    <w:p w14:paraId="0EC5E1F3" w14:textId="16F5B6FA" w:rsidR="004431A6" w:rsidRPr="00E406C3" w:rsidRDefault="00D918D0" w:rsidP="00E406C3">
      <w:pPr>
        <w:pStyle w:val="Listenabsatz"/>
        <w:numPr>
          <w:ilvl w:val="0"/>
          <w:numId w:val="39"/>
        </w:numPr>
      </w:pPr>
      <w:r w:rsidRPr="00E406C3">
        <w:t xml:space="preserve">Mentale Gesundheit: </w:t>
      </w:r>
    </w:p>
    <w:p w14:paraId="27C199FE" w14:textId="77777777" w:rsidR="009B2596" w:rsidRDefault="009B2596" w:rsidP="00D918D0">
      <w:r w:rsidRPr="009B2596">
        <w:t xml:space="preserve">„Psychische Gesundheit: Wo gibt es Hilfe?“ unter www.barmer.de ((Link zu https://www.barmer.de/gesundheit-verstehen/psyche/psychische-gesundheit/offensive-psychische-gesundheit-1065562)) </w:t>
      </w:r>
    </w:p>
    <w:commentRangeStart w:id="363"/>
    <w:p w14:paraId="554E23B5" w14:textId="20473AFF" w:rsidR="009B2596" w:rsidRDefault="00927044" w:rsidP="00D918D0">
      <w:ins w:id="364" w:author="Theresa Salge" w:date="2024-07-09T17:44:00Z">
        <w:r>
          <w:fldChar w:fldCharType="begin"/>
        </w:r>
        <w:r>
          <w:instrText xml:space="preserve"> HYPERLINK "https://www.durch-blickt.de/7mind-im-unterricht" </w:instrText>
        </w:r>
        <w:r>
          <w:fldChar w:fldCharType="separate"/>
        </w:r>
        <w:r>
          <w:rPr>
            <w:rStyle w:val="Hyperlink"/>
          </w:rPr>
          <w:t>BARMER DURCHBLICKT: Blog – Entspannt unterrichten mit 7Mind@School! (durch-blickt.de)</w:t>
        </w:r>
        <w:r>
          <w:fldChar w:fldCharType="end"/>
        </w:r>
        <w:commentRangeEnd w:id="363"/>
        <w:r>
          <w:rPr>
            <w:rStyle w:val="Kommentarzeichen"/>
          </w:rPr>
          <w:commentReference w:id="363"/>
        </w:r>
      </w:ins>
    </w:p>
    <w:p w14:paraId="73089C7A" w14:textId="48126734" w:rsidR="00831E84" w:rsidRPr="00E406C3" w:rsidRDefault="00E406C3" w:rsidP="00D918D0">
      <w:r>
        <w:t>„</w:t>
      </w:r>
      <w:r w:rsidRPr="00E406C3">
        <w:t>Sieben Tipps fürs psychische Wohlbefinden</w:t>
      </w:r>
      <w:r>
        <w:t xml:space="preserve">“ unter </w:t>
      </w:r>
      <w:r w:rsidR="00D918D0" w:rsidRPr="00E406C3">
        <w:t>www.zdf.de ((Link zu https://www.zdf.de/nachrichten/ratgeber/gesundheit/gesundheit-mental-psychologie-100.html))</w:t>
      </w:r>
      <w:r w:rsidR="00831E84" w:rsidRPr="00E406C3">
        <w:br w:type="page"/>
      </w:r>
    </w:p>
    <w:p w14:paraId="2C67F520" w14:textId="77777777" w:rsidR="00831E84" w:rsidRPr="008663B5" w:rsidRDefault="00831E84" w:rsidP="00831E84">
      <w:bookmarkStart w:id="365" w:name="_Hlk166746995"/>
      <w:r w:rsidRPr="00425B9D">
        <w:rPr>
          <w:highlight w:val="yellow"/>
        </w:rPr>
        <w:lastRenderedPageBreak/>
        <w:t xml:space="preserve">((Impressum – </w:t>
      </w:r>
      <w:r w:rsidRPr="00425B9D">
        <w:rPr>
          <w:b/>
          <w:bCs/>
          <w:highlight w:val="yellow"/>
        </w:rPr>
        <w:t>Bitte neuen Inhalt beachten!</w:t>
      </w:r>
      <w:r w:rsidRPr="00425B9D">
        <w:rPr>
          <w:highlight w:val="yellow"/>
        </w:rPr>
        <w:t>))</w:t>
      </w:r>
    </w:p>
    <w:bookmarkEnd w:id="365"/>
    <w:p w14:paraId="2B338965" w14:textId="77777777" w:rsidR="00831E84" w:rsidRDefault="00831E84" w:rsidP="00831E84"/>
    <w:p w14:paraId="732AA714" w14:textId="77777777" w:rsidR="00831E84" w:rsidRDefault="00831E84" w:rsidP="00831E84"/>
    <w:p w14:paraId="46589DBB" w14:textId="77777777" w:rsidR="00831E84" w:rsidRPr="00425B9D" w:rsidRDefault="00831E84" w:rsidP="00831E84">
      <w:pPr>
        <w:rPr>
          <w:b/>
          <w:bCs/>
        </w:rPr>
      </w:pPr>
      <w:r w:rsidRPr="00425B9D">
        <w:rPr>
          <w:b/>
          <w:bCs/>
        </w:rPr>
        <w:t>Impressum</w:t>
      </w:r>
    </w:p>
    <w:p w14:paraId="50A7E553" w14:textId="77777777" w:rsidR="00831E84" w:rsidRDefault="00831E84" w:rsidP="00831E84">
      <w:r>
        <w:t xml:space="preserve">1. Auflage Oktober 2024.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 </w:t>
      </w:r>
    </w:p>
    <w:p w14:paraId="54158B8D" w14:textId="77777777" w:rsidR="00831E84" w:rsidRDefault="00831E84" w:rsidP="00831E84">
      <w: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(p.woehner@klett-mex.de) davon in Kenntnis zu setzen, damit bei Nachdruck der Nachweis gelöscht wird. </w:t>
      </w:r>
    </w:p>
    <w:p w14:paraId="5997775D" w14:textId="77777777" w:rsidR="00831E84" w:rsidRDefault="00831E84" w:rsidP="00831E84">
      <w:r w:rsidRPr="00650835">
        <w:t>Autor</w:t>
      </w:r>
      <w:r>
        <w:t>: Michael Kohl</w:t>
      </w:r>
    </w:p>
    <w:p w14:paraId="22CB0E24" w14:textId="77777777" w:rsidR="00831E84" w:rsidRDefault="00831E84" w:rsidP="00831E84">
      <w:r>
        <w:t xml:space="preserve">Redaktion und Autorenkoordination: Fabienne Schmaus </w:t>
      </w:r>
    </w:p>
    <w:p w14:paraId="62EA4F5F" w14:textId="77777777" w:rsidR="00831E84" w:rsidRDefault="00831E84" w:rsidP="00831E84">
      <w:r>
        <w:t xml:space="preserve">Projektkoordination: Petra Wöhner, Klett MEX GmbH </w:t>
      </w:r>
    </w:p>
    <w:p w14:paraId="51F3D69D" w14:textId="77777777" w:rsidR="00831E84" w:rsidRDefault="00831E84" w:rsidP="00831E84">
      <w:r w:rsidRPr="003E5008">
        <w:rPr>
          <w:lang w:val="en-US"/>
        </w:rPr>
        <w:t xml:space="preserve">Layout und Satz: We are Family GmbH &amp; Co. </w:t>
      </w:r>
      <w:r>
        <w:t xml:space="preserve">KG, Stuttgart </w:t>
      </w:r>
    </w:p>
    <w:p w14:paraId="127D1C7B" w14:textId="77777777" w:rsidR="00831E84" w:rsidRDefault="00831E84" w:rsidP="00831E84">
      <w:r>
        <w:t xml:space="preserve">Eine Zusammenarbeit der BARMER und der Klett MEX GmbH </w:t>
      </w:r>
    </w:p>
    <w:p w14:paraId="64BA4D2F" w14:textId="77777777" w:rsidR="00831E84" w:rsidRPr="00425B9D" w:rsidRDefault="00831E84" w:rsidP="00831E84">
      <w:r>
        <w:t>©BARMER, Berlin, Klett MEX GmbH, Stuttgart und We are Family GmbH &amp; Co. KG, Stuttgart.</w:t>
      </w:r>
    </w:p>
    <w:p w14:paraId="5A2FEE3F" w14:textId="77777777" w:rsidR="00831E84" w:rsidRPr="00425B9D" w:rsidRDefault="00831E84" w:rsidP="00831E84">
      <w:pPr>
        <w:rPr>
          <w:b/>
          <w:bCs/>
        </w:rPr>
      </w:pPr>
      <w:r w:rsidRPr="00425B9D">
        <w:rPr>
          <w:b/>
          <w:bCs/>
        </w:rPr>
        <w:t>Digital in eine gesunde Zukunft.</w:t>
      </w:r>
    </w:p>
    <w:p w14:paraId="7BD3CF7C" w14:textId="77777777" w:rsidR="00831E84" w:rsidRPr="00425B9D" w:rsidRDefault="00831E84" w:rsidP="00831E84">
      <w:r>
        <w:t>Wir wollen die Chancen und Potenziale der Digitalisierung für unsere Gesundheit nutzen, indem wir digitale Kompetenz für selbstbestimmte Entscheidungen in allen Gesundheitsfragen vermitteln.</w:t>
      </w:r>
    </w:p>
    <w:p w14:paraId="07CBB7C5" w14:textId="77777777" w:rsidR="00831E84" w:rsidRDefault="00831E84" w:rsidP="00831E84"/>
    <w:p w14:paraId="4AEBE70C" w14:textId="3D33D9F6" w:rsidR="00831E84" w:rsidRPr="008663B5" w:rsidRDefault="00831E84" w:rsidP="00831E84">
      <w:r w:rsidRPr="00CB7A2D">
        <w:rPr>
          <w:highlight w:val="yellow"/>
        </w:rPr>
        <w:t>((Logo Klett MEX))</w:t>
      </w:r>
    </w:p>
    <w:sectPr w:rsidR="00831E84" w:rsidRPr="008663B5" w:rsidSect="005674E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heresa Salge" w:date="2024-07-09T16:09:00Z" w:initials="TS">
    <w:p w14:paraId="2365028F" w14:textId="77777777" w:rsidR="00FB679F" w:rsidRDefault="00FB679F">
      <w:pPr>
        <w:pStyle w:val="Kommentartext"/>
      </w:pPr>
      <w:r>
        <w:rPr>
          <w:rStyle w:val="Kommentarzeichen"/>
        </w:rPr>
        <w:annotationRef/>
      </w:r>
      <w:r>
        <w:t>Würd hier einen anderen Titel wählen</w:t>
      </w:r>
    </w:p>
    <w:p w14:paraId="64E3973B" w14:textId="77777777" w:rsidR="00FB679F" w:rsidRDefault="00FB679F">
      <w:pPr>
        <w:pStyle w:val="Kommentartext"/>
      </w:pPr>
    </w:p>
    <w:p w14:paraId="3D7A9814" w14:textId="751FED68" w:rsidR="00FB679F" w:rsidRDefault="00FB679F">
      <w:pPr>
        <w:pStyle w:val="Kommentartext"/>
      </w:pPr>
      <w:r>
        <w:t xml:space="preserve">Neue Titel Ideen </w:t>
      </w:r>
    </w:p>
    <w:p w14:paraId="774BC3F4" w14:textId="77777777" w:rsidR="00FB679F" w:rsidRDefault="00FB679F">
      <w:pPr>
        <w:pStyle w:val="Kommentartext"/>
      </w:pPr>
    </w:p>
    <w:p w14:paraId="38ED9C7D" w14:textId="77777777" w:rsidR="00FB679F" w:rsidRDefault="00FB679F">
      <w:pPr>
        <w:pStyle w:val="Kommentartext"/>
      </w:pPr>
      <w:r>
        <w:t xml:space="preserve">Gesundheit im digitalen Alltag </w:t>
      </w:r>
    </w:p>
    <w:p w14:paraId="79F942EF" w14:textId="55A63BA2" w:rsidR="00FB679F" w:rsidRDefault="00FB679F">
      <w:pPr>
        <w:pStyle w:val="Kommentartext"/>
      </w:pPr>
      <w:r>
        <w:t xml:space="preserve">Gesund bleiben mit digitaler Unterstützung </w:t>
      </w:r>
    </w:p>
    <w:p w14:paraId="654A8666" w14:textId="045104B8" w:rsidR="00FB679F" w:rsidRDefault="00FB679F">
      <w:pPr>
        <w:pStyle w:val="Kommentartext"/>
      </w:pPr>
      <w:r>
        <w:t>Gesundheitsplan für die digitale Welt</w:t>
      </w:r>
    </w:p>
    <w:p w14:paraId="4611E4CC" w14:textId="77777777" w:rsidR="00FB679F" w:rsidRDefault="00FB679F">
      <w:pPr>
        <w:pStyle w:val="Kommentartext"/>
      </w:pPr>
    </w:p>
    <w:p w14:paraId="189B3236" w14:textId="26F16F91" w:rsidR="00FB679F" w:rsidRDefault="00FB679F">
      <w:pPr>
        <w:pStyle w:val="Kommentartext"/>
      </w:pPr>
    </w:p>
  </w:comment>
  <w:comment w:id="1" w:author="Michael Kohl" w:date="2024-07-16T14:23:00Z" w:initials="MK">
    <w:p w14:paraId="766D7359" w14:textId="77777777" w:rsidR="00452D1C" w:rsidRDefault="00452D1C" w:rsidP="00452D1C">
      <w:pPr>
        <w:pStyle w:val="Kommentartext"/>
      </w:pPr>
      <w:r>
        <w:rPr>
          <w:rStyle w:val="Kommentarzeichen"/>
        </w:rPr>
        <w:annotationRef/>
      </w:r>
      <w:r>
        <w:t>Ich kombiniere mal 1 und 2</w:t>
      </w:r>
    </w:p>
  </w:comment>
  <w:comment w:id="10" w:author="Theresa Salge" w:date="2024-07-09T16:11:00Z" w:initials="TS">
    <w:p w14:paraId="3F53D34C" w14:textId="4406B941" w:rsidR="00FB679F" w:rsidRDefault="00FB679F">
      <w:pPr>
        <w:pStyle w:val="Kommentartext"/>
      </w:pPr>
      <w:r>
        <w:rPr>
          <w:rStyle w:val="Kommentarzeichen"/>
        </w:rPr>
        <w:annotationRef/>
      </w:r>
      <w:r>
        <w:t xml:space="preserve">Prävention ist ja nicht wirklich ein Lebensstil. Vielleicht ein ergänzender Satz zu präventiven Maßnahmen hier? </w:t>
      </w:r>
    </w:p>
  </w:comment>
  <w:comment w:id="11" w:author="Michael Kohl" w:date="2024-07-16T14:24:00Z" w:initials="MK">
    <w:p w14:paraId="23D4D543" w14:textId="77777777" w:rsidR="00452D1C" w:rsidRDefault="00452D1C" w:rsidP="00452D1C">
      <w:pPr>
        <w:pStyle w:val="Kommentartext"/>
      </w:pPr>
      <w:r>
        <w:rPr>
          <w:rStyle w:val="Kommentarzeichen"/>
        </w:rPr>
        <w:annotationRef/>
      </w:r>
      <w:r>
        <w:t>Passt</w:t>
      </w:r>
    </w:p>
  </w:comment>
  <w:comment w:id="25" w:author="Theresa Salge" w:date="2024-07-09T16:22:00Z" w:initials="TS">
    <w:p w14:paraId="2E9921E0" w14:textId="675435B2" w:rsidR="00FB679F" w:rsidRDefault="00FB679F">
      <w:pPr>
        <w:pStyle w:val="Kommentartext"/>
      </w:pPr>
      <w:r>
        <w:rPr>
          <w:rStyle w:val="Kommentarzeichen"/>
        </w:rPr>
        <w:annotationRef/>
      </w:r>
      <w:r>
        <w:t xml:space="preserve">Hyperlink hier? </w:t>
      </w:r>
      <w:hyperlink r:id="rId1" w:history="1">
        <w:r>
          <w:rPr>
            <w:rStyle w:val="Hyperlink"/>
            <w:rFonts w:ascii="Calibri" w:hAnsi="Calibri" w:cs="Calibri"/>
            <w:sz w:val="22"/>
            <w:szCs w:val="22"/>
          </w:rPr>
          <w:t>https://map.kits.blog/</w:t>
        </w:r>
      </w:hyperlink>
      <w:r>
        <w:rPr>
          <w:rStyle w:val="Hyperlink"/>
          <w:rFonts w:ascii="Calibri" w:hAnsi="Calibri" w:cs="Calibri"/>
          <w:sz w:val="22"/>
          <w:szCs w:val="22"/>
        </w:rPr>
        <w:t xml:space="preserve"> </w:t>
      </w:r>
    </w:p>
  </w:comment>
  <w:comment w:id="26" w:author="Michael Kohl" w:date="2024-07-16T14:26:00Z" w:initials="MK">
    <w:p w14:paraId="4BC034B8" w14:textId="77777777" w:rsidR="00452D1C" w:rsidRDefault="00452D1C" w:rsidP="00452D1C">
      <w:pPr>
        <w:pStyle w:val="Kommentartext"/>
      </w:pPr>
      <w:r>
        <w:rPr>
          <w:rStyle w:val="Kommentarzeichen"/>
        </w:rPr>
        <w:annotationRef/>
      </w:r>
      <w:r>
        <w:t>Ist ja im Kasten vorher verlinkt.</w:t>
      </w:r>
    </w:p>
  </w:comment>
  <w:comment w:id="27" w:author="Theresa Salge" w:date="2024-07-09T16:23:00Z" w:initials="TS">
    <w:p w14:paraId="643DC4F4" w14:textId="59394D7B" w:rsidR="00FB679F" w:rsidRDefault="00FB679F">
      <w:pPr>
        <w:pStyle w:val="Kommentartext"/>
      </w:pPr>
      <w:r>
        <w:rPr>
          <w:rStyle w:val="Kommentarzeichen"/>
        </w:rPr>
        <w:annotationRef/>
      </w:r>
      <w:r>
        <w:t xml:space="preserve">Hyperlink hier? </w:t>
      </w:r>
      <w:hyperlink r:id="rId2" w:history="1">
        <w:r>
          <w:rPr>
            <w:rStyle w:val="Hyperlink"/>
          </w:rPr>
          <w:t>Mindwendel (kits.blog)</w:t>
        </w:r>
      </w:hyperlink>
    </w:p>
  </w:comment>
  <w:comment w:id="37" w:author="Theresa Salge" w:date="2024-07-09T16:32:00Z" w:initials="TS">
    <w:p w14:paraId="6D067053" w14:textId="4DC2CA83" w:rsidR="00FB679F" w:rsidRDefault="00FB679F">
      <w:pPr>
        <w:pStyle w:val="Kommentartext"/>
      </w:pPr>
      <w:r>
        <w:rPr>
          <w:rStyle w:val="Kommentarzeichen"/>
        </w:rPr>
        <w:annotationRef/>
      </w:r>
      <w:r>
        <w:t xml:space="preserve">Umformulieren, da diese Frage zu komplex ist und von SuS nicht verstanden wird bzw. die sicher keine Antwort darauf wissen. </w:t>
      </w:r>
    </w:p>
    <w:p w14:paraId="5A921E64" w14:textId="77777777" w:rsidR="00FB679F" w:rsidRDefault="00FB679F">
      <w:pPr>
        <w:pStyle w:val="Kommentartext"/>
      </w:pPr>
    </w:p>
    <w:p w14:paraId="4F557E22" w14:textId="77777777" w:rsidR="00FB679F" w:rsidRDefault="00FB679F">
      <w:pPr>
        <w:pStyle w:val="Kommentartext"/>
      </w:pPr>
      <w:r>
        <w:t>Vllt. eher was bedeutet es, gesund zu bleiben mit Hilfe von Technologie?</w:t>
      </w:r>
    </w:p>
    <w:p w14:paraId="1744E895" w14:textId="5CE484AD" w:rsidR="00FB679F" w:rsidRDefault="00FB679F">
      <w:pPr>
        <w:pStyle w:val="Kommentartext"/>
      </w:pPr>
      <w:r>
        <w:t>Wie kann Technologie dir helfen, gesund zu bleiben?</w:t>
      </w:r>
    </w:p>
  </w:comment>
  <w:comment w:id="38" w:author="Michael Kohl" w:date="2024-07-16T14:29:00Z" w:initials="MK">
    <w:p w14:paraId="5364DB16" w14:textId="77777777" w:rsidR="00452D1C" w:rsidRDefault="00452D1C" w:rsidP="00452D1C">
      <w:pPr>
        <w:pStyle w:val="Kommentartext"/>
      </w:pPr>
      <w:r>
        <w:rPr>
          <w:rStyle w:val="Kommentarzeichen"/>
        </w:rPr>
        <w:annotationRef/>
      </w:r>
      <w:r>
        <w:t>angepasst</w:t>
      </w:r>
    </w:p>
  </w:comment>
  <w:comment w:id="41" w:author="Theresa Salge" w:date="2024-07-09T16:33:00Z" w:initials="TS">
    <w:p w14:paraId="3FB9DA2F" w14:textId="197E958E" w:rsidR="00FB679F" w:rsidRDefault="00FB679F">
      <w:pPr>
        <w:pStyle w:val="Kommentartext"/>
      </w:pPr>
      <w:r>
        <w:rPr>
          <w:rStyle w:val="Kommentarzeichen"/>
        </w:rPr>
        <w:annotationRef/>
      </w:r>
      <w:r>
        <w:t>Soll doch zum Thema Gesundheit sein oder?</w:t>
      </w:r>
    </w:p>
  </w:comment>
  <w:comment w:id="42" w:author="Michael Kohl" w:date="2024-07-16T14:27:00Z" w:initials="MK">
    <w:p w14:paraId="7E5B0650" w14:textId="77777777" w:rsidR="00452D1C" w:rsidRDefault="00452D1C" w:rsidP="00452D1C">
      <w:pPr>
        <w:pStyle w:val="Kommentartext"/>
      </w:pPr>
      <w:r>
        <w:rPr>
          <w:rStyle w:val="Kommentarzeichen"/>
        </w:rPr>
        <w:annotationRef/>
      </w:r>
      <w:r>
        <w:t>Ja, genau!</w:t>
      </w:r>
    </w:p>
  </w:comment>
  <w:comment w:id="44" w:author="Theresa Salge" w:date="2024-07-09T16:37:00Z" w:initials="TS">
    <w:p w14:paraId="571F88A3" w14:textId="4DBA62F9" w:rsidR="00FB679F" w:rsidRDefault="00FB679F">
      <w:pPr>
        <w:pStyle w:val="Kommentartext"/>
      </w:pPr>
      <w:r>
        <w:rPr>
          <w:rStyle w:val="Kommentarzeichen"/>
        </w:rPr>
        <w:annotationRef/>
      </w:r>
      <w:r>
        <w:t>Ggf. nur drei? Prävention ist ein so komplexes Thema und schwer zu verstehen. Vllt nur andere Themen hier</w:t>
      </w:r>
    </w:p>
  </w:comment>
  <w:comment w:id="45" w:author="Michael Kohl" w:date="2024-07-16T14:27:00Z" w:initials="MK">
    <w:p w14:paraId="367B7C2B" w14:textId="77777777" w:rsidR="00452D1C" w:rsidRDefault="00452D1C" w:rsidP="00452D1C">
      <w:pPr>
        <w:pStyle w:val="Kommentartext"/>
      </w:pPr>
      <w:r>
        <w:rPr>
          <w:rStyle w:val="Kommentarzeichen"/>
        </w:rPr>
        <w:annotationRef/>
      </w:r>
      <w:r>
        <w:t>gerne</w:t>
      </w:r>
    </w:p>
  </w:comment>
  <w:comment w:id="51" w:author="Theresa Salge" w:date="2024-07-09T17:32:00Z" w:initials="TS">
    <w:p w14:paraId="0BB4FFBD" w14:textId="7362E4F6" w:rsidR="00FB679F" w:rsidRDefault="00FB679F">
      <w:pPr>
        <w:pStyle w:val="Kommentartext"/>
      </w:pPr>
      <w:r>
        <w:rPr>
          <w:rStyle w:val="Kommentarzeichen"/>
        </w:rPr>
        <w:annotationRef/>
      </w:r>
      <w:r>
        <w:t xml:space="preserve">Wir haben eine schöne Folge zum Thema Mentaler Gesundheit. Vielleicht könnte man die auch mit in die Aufgabe oder noch im Erwartungshorizont als Referenz / On top Aufgabe oder so angeben. Ist so schade, dass wir den Podcast nie mit in die Einheiten inkludieren. </w:t>
      </w:r>
    </w:p>
    <w:p w14:paraId="2472BBE9" w14:textId="77777777" w:rsidR="00FB679F" w:rsidRDefault="00FB679F">
      <w:pPr>
        <w:pStyle w:val="Kommentartext"/>
      </w:pPr>
    </w:p>
    <w:p w14:paraId="619BB552" w14:textId="2275819C" w:rsidR="00FB679F" w:rsidRDefault="00FB679F">
      <w:pPr>
        <w:pStyle w:val="Kommentartext"/>
      </w:pPr>
      <w:r>
        <w:rPr>
          <w:noProof/>
        </w:rPr>
        <w:drawing>
          <wp:inline distT="0" distB="0" distL="0" distR="0" wp14:anchorId="10FA0C6D" wp14:editId="1C0C510C">
            <wp:extent cx="2412559" cy="1301750"/>
            <wp:effectExtent l="0" t="0" r="698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2434960" cy="1313837"/>
                    </a:xfrm>
                    <a:prstGeom prst="rect">
                      <a:avLst/>
                    </a:prstGeom>
                  </pic:spPr>
                </pic:pic>
              </a:graphicData>
            </a:graphic>
          </wp:inline>
        </w:drawing>
      </w:r>
    </w:p>
  </w:comment>
  <w:comment w:id="52" w:author="Michael Kohl" w:date="2024-07-16T14:37:00Z" w:initials="MK">
    <w:p w14:paraId="5FD2225E" w14:textId="77777777" w:rsidR="005860B0" w:rsidRDefault="005860B0" w:rsidP="005860B0">
      <w:pPr>
        <w:pStyle w:val="Kommentartext"/>
      </w:pPr>
      <w:r>
        <w:rPr>
          <w:rStyle w:val="Kommentarzeichen"/>
        </w:rPr>
        <w:annotationRef/>
      </w:r>
      <w:r>
        <w:t>Hab im EWH an entsprechender Stelle noch einen Kommentar eingefügt</w:t>
      </w:r>
    </w:p>
  </w:comment>
  <w:comment w:id="59" w:author="Theresa Salge" w:date="2024-07-09T16:43:00Z" w:initials="TS">
    <w:p w14:paraId="4B8A9D5E" w14:textId="6EF2836C" w:rsidR="00FB679F" w:rsidRDefault="00FB679F">
      <w:pPr>
        <w:pStyle w:val="Kommentartext"/>
      </w:pPr>
      <w:r>
        <w:rPr>
          <w:rStyle w:val="Kommentarzeichen"/>
        </w:rPr>
        <w:annotationRef/>
      </w:r>
      <w:r>
        <w:t>Hier noch ein Beispieltool nennen</w:t>
      </w:r>
    </w:p>
  </w:comment>
  <w:comment w:id="60" w:author="Michael Kohl" w:date="2024-07-16T14:38:00Z" w:initials="MK">
    <w:p w14:paraId="4EED369B" w14:textId="77777777" w:rsidR="005860B0" w:rsidRDefault="005860B0" w:rsidP="005860B0">
      <w:pPr>
        <w:pStyle w:val="Kommentartext"/>
      </w:pPr>
      <w:r>
        <w:rPr>
          <w:rStyle w:val="Kommentarzeichen"/>
        </w:rPr>
        <w:annotationRef/>
      </w:r>
      <w:r>
        <w:t>erledigt</w:t>
      </w:r>
    </w:p>
  </w:comment>
  <w:comment w:id="65" w:author="Theresa Salge" w:date="2024-07-09T16:46:00Z" w:initials="TS">
    <w:p w14:paraId="0C2F6C3F" w14:textId="46716D33" w:rsidR="00FB679F" w:rsidRDefault="00FB679F">
      <w:pPr>
        <w:pStyle w:val="Kommentartext"/>
      </w:pPr>
      <w:r>
        <w:rPr>
          <w:rStyle w:val="Kommentarzeichen"/>
        </w:rPr>
        <w:annotationRef/>
      </w:r>
      <w:r>
        <w:t>Sind ja 2 Fragen</w:t>
      </w:r>
    </w:p>
  </w:comment>
  <w:comment w:id="66" w:author="Michael Kohl" w:date="2024-07-16T14:38:00Z" w:initials="MK">
    <w:p w14:paraId="63495F85" w14:textId="77777777" w:rsidR="005860B0" w:rsidRDefault="005860B0" w:rsidP="005860B0">
      <w:pPr>
        <w:pStyle w:val="Kommentartext"/>
      </w:pPr>
      <w:r>
        <w:rPr>
          <w:rStyle w:val="Kommentarzeichen"/>
        </w:rPr>
        <w:annotationRef/>
      </w:r>
      <w:r>
        <w:t>😊</w:t>
      </w:r>
    </w:p>
  </w:comment>
  <w:comment w:id="73" w:author="Theresa Salge" w:date="2024-07-09T16:49:00Z" w:initials="TS">
    <w:p w14:paraId="3CA8725A" w14:textId="793B2410" w:rsidR="00FB679F" w:rsidRDefault="00FB679F">
      <w:pPr>
        <w:pStyle w:val="Kommentartext"/>
      </w:pPr>
      <w:r>
        <w:rPr>
          <w:rStyle w:val="Kommentarzeichen"/>
        </w:rPr>
        <w:annotationRef/>
      </w:r>
      <w:r>
        <w:t>Prävention ist vielen SuS sicher kein Begriff. Vllt sollte man das für die Lehrkraft nochmal vermerken oder erläutern, wie sie präventive Maßnahmen näher an die Schüler bringen kann.</w:t>
      </w:r>
    </w:p>
  </w:comment>
  <w:comment w:id="74" w:author="Michael Kohl" w:date="2024-07-16T14:41:00Z" w:initials="MK">
    <w:p w14:paraId="18F5906A" w14:textId="77777777" w:rsidR="005860B0" w:rsidRDefault="005860B0" w:rsidP="005860B0">
      <w:pPr>
        <w:pStyle w:val="Kommentartext"/>
      </w:pPr>
      <w:r>
        <w:rPr>
          <w:rStyle w:val="Kommentarzeichen"/>
        </w:rPr>
        <w:annotationRef/>
      </w:r>
      <w:r>
        <w:t>Reicht das oder noch ausführlicher und mit Beispielen das Thema illustrieren?</w:t>
      </w:r>
    </w:p>
  </w:comment>
  <w:comment w:id="75" w:author="Michael Kohl" w:date="2024-07-16T14:42:00Z" w:initials="MK">
    <w:p w14:paraId="6F5E91A6" w14:textId="77777777" w:rsidR="005860B0" w:rsidRDefault="005860B0" w:rsidP="005860B0">
      <w:pPr>
        <w:pStyle w:val="Kommentartext"/>
      </w:pPr>
      <w:r>
        <w:rPr>
          <w:rStyle w:val="Kommentarzeichen"/>
        </w:rPr>
        <w:annotationRef/>
      </w:r>
      <w:r>
        <w:t xml:space="preserve">Erweiterter Vorschlag: Prävention in der Gesundheitsfürsorge bedeutet, auf sich selbst aufzupassen, indem man gesund isst, sich bewegt, gut schläft, Stress managt, auf Hygiene achtet und riskantes Verhalten vermeidet. So kannst du dein Risiko für Krankheiten verringern und ein gesundes, glückliches Leben führen. </w:t>
      </w:r>
    </w:p>
  </w:comment>
  <w:comment w:id="76" w:author="Theresa Salge" w:date="2024-07-09T16:51:00Z" w:initials="TS">
    <w:p w14:paraId="2EC10F25" w14:textId="701C212D" w:rsidR="00FB679F" w:rsidRDefault="00FB679F" w:rsidP="00621333">
      <w:pPr>
        <w:pStyle w:val="Kommentartext"/>
        <w:rPr>
          <w:rStyle w:val="Hyperlink"/>
          <w:rFonts w:ascii="Calibri" w:hAnsi="Calibri" w:cs="Calibri"/>
          <w:sz w:val="22"/>
          <w:szCs w:val="22"/>
        </w:rPr>
      </w:pPr>
      <w:r>
        <w:rPr>
          <w:rStyle w:val="Kommentarzeichen"/>
        </w:rPr>
        <w:annotationRef/>
      </w:r>
      <w:r>
        <w:t xml:space="preserve">Hyperlink hier? </w:t>
      </w:r>
      <w:hyperlink r:id="rId4" w:history="1">
        <w:r>
          <w:rPr>
            <w:rStyle w:val="Hyperlink"/>
            <w:rFonts w:ascii="Calibri" w:hAnsi="Calibri" w:cs="Calibri"/>
            <w:sz w:val="22"/>
            <w:szCs w:val="22"/>
          </w:rPr>
          <w:t>https://map.kits.blog/</w:t>
        </w:r>
      </w:hyperlink>
      <w:r>
        <w:rPr>
          <w:rStyle w:val="Hyperlink"/>
          <w:rFonts w:ascii="Calibri" w:hAnsi="Calibri" w:cs="Calibri"/>
          <w:sz w:val="22"/>
          <w:szCs w:val="22"/>
        </w:rPr>
        <w:t xml:space="preserve"> </w:t>
      </w:r>
    </w:p>
    <w:p w14:paraId="4CD0BEBE" w14:textId="39882CD2" w:rsidR="00FB679F" w:rsidRDefault="00FB679F" w:rsidP="00621333">
      <w:pPr>
        <w:pStyle w:val="Kommentartext"/>
      </w:pPr>
    </w:p>
  </w:comment>
  <w:comment w:id="77" w:author="Michael Kohl" w:date="2024-07-16T14:43:00Z" w:initials="MK">
    <w:p w14:paraId="3BD2EE56" w14:textId="77777777" w:rsidR="00A206C0" w:rsidRDefault="00A206C0" w:rsidP="00A206C0">
      <w:pPr>
        <w:pStyle w:val="Kommentartext"/>
      </w:pPr>
      <w:r>
        <w:rPr>
          <w:rStyle w:val="Kommentarzeichen"/>
        </w:rPr>
        <w:annotationRef/>
      </w:r>
      <w:r>
        <w:t>Einfach den Begriff gleich mit Link versehen oder Link extra hinterher? Ist die Frage für mich 😊</w:t>
      </w:r>
    </w:p>
  </w:comment>
  <w:comment w:id="78" w:author="Theresa Salge" w:date="2024-07-09T16:51:00Z" w:initials="TS">
    <w:p w14:paraId="382C5A1E" w14:textId="63FF040D" w:rsidR="00FB679F" w:rsidRDefault="00FB679F">
      <w:pPr>
        <w:pStyle w:val="Kommentartext"/>
      </w:pPr>
      <w:r>
        <w:rPr>
          <w:rStyle w:val="Kommentarzeichen"/>
        </w:rPr>
        <w:annotationRef/>
      </w:r>
      <w:r>
        <w:t xml:space="preserve">Hyperlink hier? </w:t>
      </w:r>
      <w:hyperlink r:id="rId5" w:history="1">
        <w:r>
          <w:rPr>
            <w:rStyle w:val="Hyperlink"/>
          </w:rPr>
          <w:t>Mindwendel (kits.blog)</w:t>
        </w:r>
      </w:hyperlink>
    </w:p>
  </w:comment>
  <w:comment w:id="79" w:author="Michael Kohl" w:date="2024-07-16T14:43:00Z" w:initials="MK">
    <w:p w14:paraId="5A94BD4B" w14:textId="77777777" w:rsidR="00A206C0" w:rsidRDefault="00A206C0" w:rsidP="00A206C0">
      <w:pPr>
        <w:pStyle w:val="Kommentartext"/>
      </w:pPr>
      <w:r>
        <w:rPr>
          <w:rStyle w:val="Kommentarzeichen"/>
        </w:rPr>
        <w:annotationRef/>
      </w:r>
      <w:r>
        <w:t>Siehe oben</w:t>
      </w:r>
    </w:p>
  </w:comment>
  <w:comment w:id="81" w:author="Theresa Salge" w:date="2024-07-09T16:52:00Z" w:initials="TS">
    <w:p w14:paraId="6F4B5B35" w14:textId="045484D5" w:rsidR="00FB679F" w:rsidRDefault="00FB679F">
      <w:pPr>
        <w:pStyle w:val="Kommentartext"/>
      </w:pPr>
      <w:r>
        <w:rPr>
          <w:rStyle w:val="Kommentarzeichen"/>
        </w:rPr>
        <w:annotationRef/>
      </w:r>
      <w:r>
        <w:t>Wenn Frage oben geändert wird, dann bitte auch hier</w:t>
      </w:r>
    </w:p>
  </w:comment>
  <w:comment w:id="82" w:author="Michael Kohl" w:date="2024-07-16T14:30:00Z" w:initials="MK">
    <w:p w14:paraId="0A34CB0A" w14:textId="77777777" w:rsidR="00452D1C" w:rsidRDefault="00452D1C" w:rsidP="00452D1C">
      <w:pPr>
        <w:pStyle w:val="Kommentartext"/>
      </w:pPr>
      <w:r>
        <w:rPr>
          <w:rStyle w:val="Kommentarzeichen"/>
        </w:rPr>
        <w:annotationRef/>
      </w:r>
      <w:r>
        <w:t>erledigt</w:t>
      </w:r>
    </w:p>
  </w:comment>
  <w:comment w:id="89" w:author="Theresa Salge" w:date="2024-07-09T17:03:00Z" w:initials="TS">
    <w:p w14:paraId="7F816EB5" w14:textId="49E047C8" w:rsidR="00FB679F" w:rsidRDefault="00FB679F">
      <w:pPr>
        <w:pStyle w:val="Kommentartext"/>
      </w:pPr>
      <w:r>
        <w:rPr>
          <w:rStyle w:val="Kommentarzeichen"/>
        </w:rPr>
        <w:annotationRef/>
      </w:r>
      <w:r>
        <w:t>@Samime: Hier okay?</w:t>
      </w:r>
    </w:p>
  </w:comment>
  <w:comment w:id="90" w:author="Samime Kutlu" w:date="2024-07-12T13:28:00Z" w:initials="SK">
    <w:p w14:paraId="45AFC4BA" w14:textId="14AD460F" w:rsidR="001F7A20" w:rsidRDefault="001F7A20">
      <w:pPr>
        <w:pStyle w:val="Kommentartext"/>
      </w:pPr>
      <w:r>
        <w:rPr>
          <w:rStyle w:val="Kommentarzeichen"/>
        </w:rPr>
        <w:annotationRef/>
      </w:r>
      <w:r>
        <w:t>Find ich kritisch. Bitte Alternative wählen oder weitere von Sportbekleidungsherstellern angeben.</w:t>
      </w:r>
      <w:r>
        <w:br/>
        <w:t>Ansonsten verallgemeinern: „Ich werde meine Läufe in meiner Running-App protokollieren.“</w:t>
      </w:r>
    </w:p>
  </w:comment>
  <w:comment w:id="91" w:author="Michael Kohl" w:date="2024-07-16T14:44:00Z" w:initials="MK">
    <w:p w14:paraId="2D98F342" w14:textId="77777777" w:rsidR="001A1AF1" w:rsidRDefault="001A1AF1" w:rsidP="001A1AF1">
      <w:pPr>
        <w:pStyle w:val="Kommentartext"/>
      </w:pPr>
      <w:r>
        <w:rPr>
          <w:rStyle w:val="Kommentarzeichen"/>
        </w:rPr>
        <w:annotationRef/>
      </w:r>
      <w:r>
        <w:t>Ja gibt’s von vielen Herstellern, Puma, Nike, Adidas, Asics</w:t>
      </w:r>
    </w:p>
  </w:comment>
  <w:comment w:id="93" w:author="Samime Kutlu" w:date="2024-07-12T13:34:00Z" w:initials="SK">
    <w:p w14:paraId="56655815" w14:textId="38418A40" w:rsidR="001F7A20" w:rsidRDefault="001F7A20">
      <w:pPr>
        <w:pStyle w:val="Kommentartext"/>
      </w:pPr>
      <w:r>
        <w:rPr>
          <w:rStyle w:val="Kommentarzeichen"/>
        </w:rPr>
        <w:annotationRef/>
      </w:r>
      <w:r>
        <w:t>Können wir hier auch mehrere Apps nennen? Und wurde hier darauf geachtet, dass sie geprüft sind? Also gesundheitlich unschädlich sind?</w:t>
      </w:r>
    </w:p>
  </w:comment>
  <w:comment w:id="94" w:author="Michael Kohl" w:date="2024-07-16T14:48:00Z" w:initials="MK">
    <w:p w14:paraId="676628AB" w14:textId="77777777" w:rsidR="001A1AF1" w:rsidRDefault="001A1AF1" w:rsidP="001A1AF1">
      <w:pPr>
        <w:pStyle w:val="Kommentartext"/>
      </w:pPr>
      <w:r>
        <w:rPr>
          <w:rStyle w:val="Kommentarzeichen"/>
        </w:rPr>
        <w:annotationRef/>
      </w:r>
      <w:r>
        <w:t xml:space="preserve">Das ist neben Yazio die wohl „beste“ App in diesem Zusammenhang: </w:t>
      </w:r>
      <w:hyperlink r:id="rId6" w:history="1">
        <w:r w:rsidRPr="000A4D4B">
          <w:rPr>
            <w:rStyle w:val="Hyperlink"/>
          </w:rPr>
          <w:t>https://www.fitforfun.de/abnehmen/lifesum-im-test-lifestyletracker-und-kalorienzaehler-im-handy-bringt-das-was-190660.html</w:t>
        </w:r>
      </w:hyperlink>
    </w:p>
  </w:comment>
  <w:comment w:id="97" w:author="Samime Kutlu" w:date="2024-07-12T13:35:00Z" w:initials="SK">
    <w:p w14:paraId="576BB3A0" w14:textId="38A1BC2F" w:rsidR="001F7A20" w:rsidRDefault="001F7A20">
      <w:pPr>
        <w:pStyle w:val="Kommentartext"/>
      </w:pPr>
      <w:r>
        <w:rPr>
          <w:rStyle w:val="Kommentarzeichen"/>
        </w:rPr>
        <w:annotationRef/>
      </w:r>
      <w:r>
        <w:t>Wäre hier nicht auch eine Zeitkapsel cool fürs Klassenzimmer? Dass die SuS ihre Ziele notieren und was sie hoffen in 3 Monaten als Routine etabliert zu haben?</w:t>
      </w:r>
    </w:p>
  </w:comment>
  <w:comment w:id="98" w:author="Michael Kohl" w:date="2024-07-16T14:48:00Z" w:initials="MK">
    <w:p w14:paraId="6B432D7B" w14:textId="77777777" w:rsidR="001A1AF1" w:rsidRDefault="001A1AF1" w:rsidP="001A1AF1">
      <w:pPr>
        <w:pStyle w:val="Kommentartext"/>
      </w:pPr>
      <w:r>
        <w:rPr>
          <w:rStyle w:val="Kommentarzeichen"/>
        </w:rPr>
        <w:annotationRef/>
      </w:r>
      <w:r>
        <w:t>Oh, coole Idee. Umsetzung gewünscht?</w:t>
      </w:r>
    </w:p>
  </w:comment>
  <w:comment w:id="99" w:author="Fabienne Schmaus" w:date="2024-07-17T10:14:00Z" w:initials="FS">
    <w:p w14:paraId="265126E3" w14:textId="77777777" w:rsidR="00C753EB" w:rsidRDefault="00C753EB" w:rsidP="00C753EB">
      <w:pPr>
        <w:pStyle w:val="Kommentartext"/>
      </w:pPr>
      <w:r>
        <w:rPr>
          <w:rStyle w:val="Kommentarzeichen"/>
        </w:rPr>
        <w:annotationRef/>
      </w:r>
      <w:r>
        <w:t>@Michael: Ja, bitte!</w:t>
      </w:r>
    </w:p>
  </w:comment>
  <w:comment w:id="100" w:author="Michael Kohl" w:date="2024-07-17T14:47:00Z" w:initials="MK">
    <w:p w14:paraId="091CD6D9" w14:textId="77777777" w:rsidR="004444B0" w:rsidRDefault="004444B0" w:rsidP="004444B0">
      <w:pPr>
        <w:pStyle w:val="Kommentartext"/>
      </w:pPr>
      <w:r>
        <w:rPr>
          <w:rStyle w:val="Kommentarzeichen"/>
        </w:rPr>
        <w:annotationRef/>
      </w:r>
      <w:r>
        <w:t>So in etwa?</w:t>
      </w:r>
    </w:p>
  </w:comment>
  <w:comment w:id="101" w:author="Michael Kohl" w:date="2024-07-17T14:52:00Z" w:initials="MK">
    <w:p w14:paraId="435FCC72" w14:textId="77777777" w:rsidR="00B7106B" w:rsidRDefault="00B7106B" w:rsidP="00B7106B">
      <w:pPr>
        <w:pStyle w:val="Kommentartext"/>
      </w:pPr>
      <w:r>
        <w:rPr>
          <w:rStyle w:val="Kommentarzeichen"/>
        </w:rPr>
        <w:annotationRef/>
      </w:r>
      <w:r>
        <w:t>Noch einen Anhang mit einer A5 Vorlage für die Zeitkapsel: Name / Datum / Meine Ziele im Bereich a) Ernährung b) Bewegung c) Stressmanagement / Unterschrift</w:t>
      </w:r>
    </w:p>
  </w:comment>
  <w:comment w:id="110" w:author="Theresa Salge" w:date="2024-07-09T16:37:00Z" w:initials="TS">
    <w:p w14:paraId="0CCA349A" w14:textId="3EF9801A" w:rsidR="00452D1C" w:rsidRDefault="00452D1C" w:rsidP="00452D1C">
      <w:pPr>
        <w:pStyle w:val="Kommentartext"/>
      </w:pPr>
      <w:r>
        <w:rPr>
          <w:rStyle w:val="Kommentarzeichen"/>
        </w:rPr>
        <w:annotationRef/>
      </w:r>
      <w:r>
        <w:t>Ggf. nur drei? Prävention ist ein so komplexes Thema und schwer zu verstehen. Vllt nur andere Themen hier</w:t>
      </w:r>
    </w:p>
  </w:comment>
  <w:comment w:id="111" w:author="Michael Kohl" w:date="2024-07-16T14:31:00Z" w:initials="MK">
    <w:p w14:paraId="5D273F94" w14:textId="77777777" w:rsidR="00452D1C" w:rsidRDefault="00452D1C" w:rsidP="00452D1C">
      <w:pPr>
        <w:pStyle w:val="Kommentartext"/>
      </w:pPr>
      <w:r>
        <w:rPr>
          <w:rStyle w:val="Kommentarzeichen"/>
        </w:rPr>
        <w:annotationRef/>
      </w:r>
      <w:r>
        <w:t>Prävention gestrichen</w:t>
      </w:r>
    </w:p>
  </w:comment>
  <w:comment w:id="162" w:author="Theresa Salge" w:date="2024-07-09T17:15:00Z" w:initials="TS">
    <w:p w14:paraId="69C140CF" w14:textId="0C1D04B9" w:rsidR="00FB679F" w:rsidRDefault="00FB679F">
      <w:pPr>
        <w:pStyle w:val="Kommentartext"/>
      </w:pPr>
      <w:r>
        <w:rPr>
          <w:rStyle w:val="Kommentarzeichen"/>
        </w:rPr>
        <w:annotationRef/>
      </w:r>
      <w:r>
        <w:t>Einzelarbeit in 4er-Gruppen? Wie ist das gemeint? Funktioniert das?</w:t>
      </w:r>
    </w:p>
  </w:comment>
  <w:comment w:id="163" w:author="Michael Kohl" w:date="2024-07-16T14:55:00Z" w:initials="MK">
    <w:p w14:paraId="1AEC6CBE" w14:textId="77777777" w:rsidR="00C309E1" w:rsidRDefault="00C309E1" w:rsidP="00C309E1">
      <w:pPr>
        <w:pStyle w:val="Kommentartext"/>
      </w:pPr>
      <w:r>
        <w:rPr>
          <w:rStyle w:val="Kommentarzeichen"/>
        </w:rPr>
        <w:annotationRef/>
      </w:r>
      <w:r>
        <w:t>Sätze umgebaut</w:t>
      </w:r>
    </w:p>
  </w:comment>
  <w:comment w:id="160" w:author="Theresa Salge" w:date="2024-07-09T17:18:00Z" w:initials="TS">
    <w:p w14:paraId="702076A5" w14:textId="2B49C250" w:rsidR="00FB679F" w:rsidRDefault="00FB679F">
      <w:pPr>
        <w:pStyle w:val="Kommentartext"/>
      </w:pPr>
      <w:r>
        <w:rPr>
          <w:rStyle w:val="Kommentarzeichen"/>
        </w:rPr>
        <w:annotationRef/>
      </w:r>
      <w:r>
        <w:t xml:space="preserve">Bisschen umformulier, da Satz sehr lang </w:t>
      </w:r>
    </w:p>
  </w:comment>
  <w:comment w:id="161" w:author="Michael Kohl" w:date="2024-07-16T14:52:00Z" w:initials="MK">
    <w:p w14:paraId="24BD4093" w14:textId="77777777" w:rsidR="001A1AF1" w:rsidRDefault="001A1AF1" w:rsidP="001A1AF1">
      <w:pPr>
        <w:pStyle w:val="Kommentartext"/>
      </w:pPr>
      <w:r>
        <w:rPr>
          <w:rStyle w:val="Kommentarzeichen"/>
        </w:rPr>
        <w:annotationRef/>
      </w:r>
      <w:r>
        <w:t>Hast du schon erledigt, oder noch kürzer?</w:t>
      </w:r>
    </w:p>
  </w:comment>
  <w:comment w:id="200" w:author="Theresa Salge" w:date="2024-07-09T17:22:00Z" w:initials="TS">
    <w:p w14:paraId="5F80464F" w14:textId="4268282E" w:rsidR="00FB679F" w:rsidRDefault="00FB679F">
      <w:pPr>
        <w:pStyle w:val="Kommentartext"/>
      </w:pPr>
      <w:r>
        <w:rPr>
          <w:rStyle w:val="Kommentarzeichen"/>
        </w:rPr>
        <w:annotationRef/>
      </w:r>
      <w:r>
        <w:t>Das ist sehr erwachsen/Lehrkraftmäßig formuliert, vllt. etwas mehr in „Schülersprache“ formulieren.</w:t>
      </w:r>
    </w:p>
    <w:p w14:paraId="08B22DE2" w14:textId="0403A99E" w:rsidR="00FB679F" w:rsidRDefault="00FB679F">
      <w:pPr>
        <w:pStyle w:val="Kommentartext"/>
      </w:pPr>
    </w:p>
    <w:p w14:paraId="1B8EC2CE" w14:textId="20E2B709" w:rsidR="00FB679F" w:rsidRDefault="00FB679F">
      <w:pPr>
        <w:pStyle w:val="Kommentartext"/>
      </w:pPr>
      <w:r>
        <w:t xml:space="preserve">Zum Beispiel: </w:t>
      </w:r>
    </w:p>
    <w:p w14:paraId="3494A2CC" w14:textId="77777777" w:rsidR="00FB679F" w:rsidRDefault="00FB679F">
      <w:pPr>
        <w:pStyle w:val="Kommentartext"/>
      </w:pPr>
    </w:p>
    <w:p w14:paraId="12EEAC99" w14:textId="7E93D630" w:rsidR="00FB679F" w:rsidRDefault="00FB679F" w:rsidP="00DB215B">
      <w:pPr>
        <w:pStyle w:val="Kommentartext"/>
      </w:pPr>
      <w:r w:rsidRPr="00DB215B">
        <w:t>Einleitung: Dein Gesundheitsplan ist super organisiert und deine Ziele sind klar formuliert. Das hat mir besonders gut gefallen.</w:t>
      </w:r>
    </w:p>
    <w:p w14:paraId="088CFC75" w14:textId="77777777" w:rsidR="00FB679F" w:rsidRPr="00DB215B" w:rsidRDefault="00FB679F" w:rsidP="00DB215B">
      <w:pPr>
        <w:pStyle w:val="Kommentartext"/>
      </w:pPr>
    </w:p>
    <w:p w14:paraId="69602C31" w14:textId="23BDC24A" w:rsidR="00FB679F" w:rsidRDefault="00FB679F" w:rsidP="00DB215B">
      <w:pPr>
        <w:pStyle w:val="Kommentartext"/>
      </w:pPr>
      <w:r w:rsidRPr="00DB215B">
        <w:t>Wertschätzendes Feedback: Es ist toll, wie genau du die verschiedenen Gesundheitsthemen in deinem Plan beschrieben hast.</w:t>
      </w:r>
    </w:p>
    <w:p w14:paraId="41D343AF" w14:textId="77777777" w:rsidR="00FB679F" w:rsidRPr="00DB215B" w:rsidRDefault="00FB679F" w:rsidP="00DB215B">
      <w:pPr>
        <w:pStyle w:val="Kommentartext"/>
      </w:pPr>
    </w:p>
    <w:p w14:paraId="298C4000" w14:textId="77777777" w:rsidR="00FB679F" w:rsidRPr="00DB215B" w:rsidRDefault="00FB679F" w:rsidP="00DB215B">
      <w:pPr>
        <w:pStyle w:val="Kommentartext"/>
      </w:pPr>
      <w:r w:rsidRPr="00DB215B">
        <w:t>Konstruktives Feedback: Ich finde, deine Beschreibung von Bewegung ist schon sehr gut. Vielleicht könntest du beim Thema Ernährung noch etwas mehr ins Detail gehen, zum Beispiel mit konkreten Essensplänen. Hast du darüber nachgedacht, wie du besser schlafen könntest?</w:t>
      </w:r>
    </w:p>
    <w:p w14:paraId="06284673" w14:textId="77777777" w:rsidR="00FB679F" w:rsidRDefault="00FB679F" w:rsidP="00DB215B">
      <w:pPr>
        <w:pStyle w:val="Kommentartext"/>
      </w:pPr>
    </w:p>
    <w:p w14:paraId="047FFE92" w14:textId="2BBCC5F9" w:rsidR="00FB679F" w:rsidRPr="00DB215B" w:rsidRDefault="00FB679F" w:rsidP="00DB215B">
      <w:pPr>
        <w:pStyle w:val="Kommentartext"/>
        <w:rPr>
          <w:rFonts w:ascii="Times New Roman" w:eastAsia="Times New Roman" w:hAnsi="Times New Roman" w:cs="Times New Roman"/>
          <w:sz w:val="24"/>
          <w:szCs w:val="24"/>
          <w:lang w:eastAsia="de-DE"/>
        </w:rPr>
      </w:pPr>
      <w:r w:rsidRPr="00DB215B">
        <w:t xml:space="preserve">Schluss: Mach weiter so, deine Arbeit bis jetzt ist echt klasse. Wenn du Hilfe brauchst, gesunde Rezepte zu finden, </w:t>
      </w:r>
      <w:r>
        <w:t>helfe</w:t>
      </w:r>
      <w:r w:rsidRPr="00DB215B">
        <w:t xml:space="preserve"> ich </w:t>
      </w:r>
      <w:r>
        <w:t xml:space="preserve">dir </w:t>
      </w:r>
      <w:r w:rsidRPr="00DB215B">
        <w:t>gerne.</w:t>
      </w:r>
    </w:p>
    <w:p w14:paraId="7BA746B5" w14:textId="57162C66" w:rsidR="00FB679F" w:rsidRDefault="00FB679F">
      <w:pPr>
        <w:pStyle w:val="Kommentartext"/>
      </w:pPr>
    </w:p>
  </w:comment>
  <w:comment w:id="201" w:author="Michael Kohl" w:date="2024-07-16T14:57:00Z" w:initials="MK">
    <w:p w14:paraId="14286A45" w14:textId="77777777" w:rsidR="008D4932" w:rsidRDefault="008D4932" w:rsidP="008D4932">
      <w:pPr>
        <w:pStyle w:val="Kommentartext"/>
      </w:pPr>
      <w:r>
        <w:rPr>
          <w:rStyle w:val="Kommentarzeichen"/>
        </w:rPr>
        <w:annotationRef/>
      </w:r>
      <w:r>
        <w:t>Ja, das klingt schon sehr viel besser was du hier vorschlägst. Das kann man einfach so einbauen.</w:t>
      </w:r>
    </w:p>
  </w:comment>
  <w:comment w:id="202" w:author="Michael Kohl" w:date="2024-07-16T14:36:00Z" w:initials="MK">
    <w:p w14:paraId="0C1CC8EE" w14:textId="5A9556F1" w:rsidR="007A52B0" w:rsidRDefault="007A52B0" w:rsidP="007A52B0">
      <w:pPr>
        <w:pStyle w:val="Kommentartext"/>
      </w:pPr>
      <w:r>
        <w:rPr>
          <w:rStyle w:val="Kommentarzeichen"/>
        </w:rPr>
        <w:annotationRef/>
      </w:r>
      <w:r>
        <w:t>Hier noch irgendwo den Podcast (siehe Kommentar oben im Ablauf „Vertiefung 2“) verlinken, oder ganz ans Ende bei den Links?</w:t>
      </w:r>
    </w:p>
  </w:comment>
  <w:comment w:id="204" w:author="Theresa Salge" w:date="2024-07-09T17:23:00Z" w:initials="TS">
    <w:p w14:paraId="45362D5F" w14:textId="3273D4C0" w:rsidR="00FB679F" w:rsidRDefault="00FB679F">
      <w:pPr>
        <w:pStyle w:val="Kommentartext"/>
      </w:pPr>
      <w:r>
        <w:rPr>
          <w:rStyle w:val="Kommentarzeichen"/>
        </w:rPr>
        <w:annotationRef/>
      </w:r>
      <w:r>
        <w:t xml:space="preserve">Vllt hier noch einbringen, das sich das schon geändert hat und viel mehr über das Thema Mental Health gesprochen wird, besonders auf Social Media. </w:t>
      </w:r>
    </w:p>
  </w:comment>
  <w:comment w:id="205" w:author="Michael Kohl" w:date="2024-07-16T15:00:00Z" w:initials="MK">
    <w:p w14:paraId="1EC59A74" w14:textId="77777777" w:rsidR="008D4932" w:rsidRDefault="008D4932" w:rsidP="008D4932">
      <w:pPr>
        <w:pStyle w:val="Kommentartext"/>
      </w:pPr>
      <w:r>
        <w:rPr>
          <w:rStyle w:val="Kommentarzeichen"/>
        </w:rPr>
        <w:annotationRef/>
      </w:r>
      <w:r>
        <w:t>eingefügt</w:t>
      </w:r>
    </w:p>
  </w:comment>
  <w:comment w:id="206" w:author="Samime Kutlu" w:date="2024-07-12T13:39:00Z" w:initials="SK">
    <w:p w14:paraId="175B3F7A" w14:textId="4EAA677F" w:rsidR="00907988" w:rsidRDefault="00907988">
      <w:pPr>
        <w:pStyle w:val="Kommentartext"/>
      </w:pPr>
      <w:r>
        <w:rPr>
          <w:rStyle w:val="Kommentarzeichen"/>
        </w:rPr>
        <w:annotationRef/>
      </w:r>
      <w:r>
        <w:t>Ist das immer noch aktuell? Gibt es dafür belege? Ich bin gerade unsicher, ob das noch so zutrifft, aber ist natürlich auch abhängig vom sozialen Raum?</w:t>
      </w:r>
    </w:p>
  </w:comment>
  <w:comment w:id="207" w:author="Michael Kohl" w:date="2024-07-16T14:59:00Z" w:initials="MK">
    <w:p w14:paraId="09F9604D" w14:textId="77777777" w:rsidR="008D4932" w:rsidRDefault="008D4932" w:rsidP="008D4932">
      <w:pPr>
        <w:pStyle w:val="Kommentartext"/>
      </w:pPr>
      <w:r>
        <w:rPr>
          <w:rStyle w:val="Kommentarzeichen"/>
        </w:rPr>
        <w:annotationRef/>
      </w:r>
      <w:r>
        <w:t>Ja, wenn du da in die falsche Bubble kommst, gibt es immer noch die Klassiker: Bulimie? Dann soll sie halt einfach mehr essen. Depression? Ja, ich hab auch schlechte Tage. Dick? Dann soll sie halt ne Diät machen.</w:t>
      </w:r>
    </w:p>
  </w:comment>
  <w:comment w:id="210" w:author="Samime Kutlu" w:date="2024-07-12T13:40:00Z" w:initials="SK">
    <w:p w14:paraId="25667F9D" w14:textId="29980E9E" w:rsidR="00907988" w:rsidRDefault="00907988">
      <w:pPr>
        <w:pStyle w:val="Kommentartext"/>
      </w:pPr>
      <w:r>
        <w:rPr>
          <w:rStyle w:val="Kommentarzeichen"/>
        </w:rPr>
        <w:annotationRef/>
      </w:r>
      <w:r>
        <w:t>Hier könnte man auch auf die Fortbildung Modul 3  „Mentale Gesundheit“ hinweisen. Könnten wir hier oder im Anhang oder wo, dazu eine kurze Info geben, dass Lehrkräfte auch dort mehr Informationen zum Thema erhalten können?</w:t>
      </w:r>
    </w:p>
  </w:comment>
  <w:comment w:id="211" w:author="Michael Kohl" w:date="2024-07-16T15:00:00Z" w:initials="MK">
    <w:p w14:paraId="64CB8AE3" w14:textId="77777777" w:rsidR="008D4932" w:rsidRDefault="008D4932" w:rsidP="008D4932">
      <w:pPr>
        <w:pStyle w:val="Kommentartext"/>
      </w:pPr>
      <w:r>
        <w:rPr>
          <w:rStyle w:val="Kommentarzeichen"/>
        </w:rPr>
        <w:annotationRef/>
      </w:r>
      <w:r>
        <w:t>Nicht meine Baustelle, oder?</w:t>
      </w:r>
    </w:p>
  </w:comment>
  <w:comment w:id="212" w:author="Samime Kutlu" w:date="2024-07-12T13:42:00Z" w:initials="SK">
    <w:p w14:paraId="3995D57A" w14:textId="3F3C5F3E" w:rsidR="00907988" w:rsidRDefault="00907988">
      <w:pPr>
        <w:pStyle w:val="Kommentartext"/>
      </w:pPr>
      <w:r>
        <w:rPr>
          <w:rStyle w:val="Kommentarzeichen"/>
        </w:rPr>
        <w:annotationRef/>
      </w:r>
      <w:r>
        <w:t>Hier kann auch auf folgende Inhalte verwiesen werden:</w:t>
      </w:r>
      <w:r w:rsidRPr="00907988">
        <w:t xml:space="preserve"> </w:t>
      </w:r>
      <w:hyperlink r:id="rId7" w:history="1">
        <w:r w:rsidRPr="002A53EB">
          <w:rPr>
            <w:rStyle w:val="Hyperlink"/>
          </w:rPr>
          <w:t>https://www.barmer.de/gesundheit-verstehen/psyche/depression/depression-symptome-1252782</w:t>
        </w:r>
      </w:hyperlink>
    </w:p>
    <w:p w14:paraId="45CCB5E7" w14:textId="77777777" w:rsidR="00907988" w:rsidRDefault="00907988">
      <w:pPr>
        <w:pStyle w:val="Kommentartext"/>
      </w:pPr>
    </w:p>
    <w:p w14:paraId="69DDB6C5" w14:textId="77777777" w:rsidR="00FF7721" w:rsidRDefault="00791759" w:rsidP="00FF7721">
      <w:pPr>
        <w:shd w:val="clear" w:color="auto" w:fill="FFFFFF"/>
        <w:rPr>
          <w:rStyle w:val="Hyperlink"/>
          <w:rFonts w:ascii="Arial" w:hAnsi="Arial" w:cs="Arial"/>
          <w:color w:val="000000"/>
          <w:sz w:val="15"/>
          <w:szCs w:val="15"/>
        </w:rPr>
      </w:pPr>
      <w:r>
        <w:t>Oder hier der Hinweis auf die Fortbildung auf durchblickt geben, da gibt es ganze Videoeinheiten dazu</w:t>
      </w:r>
      <w:r w:rsidR="00FF7721">
        <w:t>:</w:t>
      </w:r>
      <w:r w:rsidR="00FF7721">
        <w:br/>
      </w:r>
      <w:r w:rsidR="00FF7721">
        <w:rPr>
          <w:rFonts w:ascii="Arial" w:hAnsi="Arial" w:cs="Arial"/>
          <w:color w:val="000000"/>
          <w:sz w:val="15"/>
          <w:szCs w:val="15"/>
        </w:rPr>
        <w:fldChar w:fldCharType="begin"/>
      </w:r>
      <w:r w:rsidR="00FF7721">
        <w:rPr>
          <w:rFonts w:ascii="Arial" w:hAnsi="Arial" w:cs="Arial"/>
          <w:color w:val="000000"/>
          <w:sz w:val="15"/>
          <w:szCs w:val="15"/>
        </w:rPr>
        <w:instrText xml:space="preserve"> HYPERLINK "https://www.durch-blickt.de/fortbildung-durchblickt/module/main-webinar/modul-3-mental-health/modul3/kapitel-2-modul-3/modul3-kapitel2-1-einflussfaktoren-auf-die-mentale-gesundheit" </w:instrText>
      </w:r>
      <w:r w:rsidR="00FF7721">
        <w:rPr>
          <w:rFonts w:ascii="Arial" w:hAnsi="Arial" w:cs="Arial"/>
          <w:color w:val="000000"/>
          <w:sz w:val="15"/>
          <w:szCs w:val="15"/>
        </w:rPr>
      </w:r>
      <w:r w:rsidR="00FF7721">
        <w:rPr>
          <w:rFonts w:ascii="Arial" w:hAnsi="Arial" w:cs="Arial"/>
          <w:color w:val="000000"/>
          <w:sz w:val="15"/>
          <w:szCs w:val="15"/>
        </w:rPr>
        <w:fldChar w:fldCharType="separate"/>
      </w:r>
    </w:p>
    <w:p w14:paraId="79B98977" w14:textId="77777777" w:rsidR="00FF7721" w:rsidRDefault="00FF7721" w:rsidP="00FF7721">
      <w:pPr>
        <w:shd w:val="clear" w:color="auto" w:fill="FFFFFF"/>
      </w:pPr>
      <w:r>
        <w:rPr>
          <w:rFonts w:ascii="Arial" w:hAnsi="Arial" w:cs="Arial"/>
          <w:color w:val="000000"/>
          <w:sz w:val="15"/>
          <w:szCs w:val="15"/>
        </w:rPr>
        <w:fldChar w:fldCharType="end"/>
      </w:r>
      <w:r>
        <w:rPr>
          <w:rFonts w:ascii="Arial" w:hAnsi="Arial" w:cs="Arial"/>
          <w:color w:val="000000"/>
          <w:sz w:val="15"/>
          <w:szCs w:val="15"/>
        </w:rPr>
        <w:t> </w:t>
      </w:r>
    </w:p>
    <w:p w14:paraId="5DDB9BA1" w14:textId="77777777" w:rsidR="00FF7721" w:rsidRDefault="00FF7721" w:rsidP="00FF7721">
      <w:pPr>
        <w:shd w:val="clear" w:color="auto" w:fill="FFFFFF"/>
        <w:textAlignment w:val="top"/>
        <w:rPr>
          <w:rStyle w:val="Hyperlink"/>
          <w:color w:val="000000"/>
        </w:rPr>
      </w:pPr>
      <w:r>
        <w:rPr>
          <w:rFonts w:ascii="Arial" w:hAnsi="Arial" w:cs="Arial"/>
          <w:color w:val="000000"/>
          <w:sz w:val="15"/>
          <w:szCs w:val="15"/>
        </w:rPr>
        <w:fldChar w:fldCharType="begin"/>
      </w:r>
      <w:r>
        <w:rPr>
          <w:rFonts w:ascii="Arial" w:hAnsi="Arial" w:cs="Arial"/>
          <w:color w:val="000000"/>
          <w:sz w:val="15"/>
          <w:szCs w:val="15"/>
        </w:rPr>
        <w:instrText xml:space="preserve"> HYPERLINK "https://www.durch-blickt.de/fortbildung-durchblickt/module/main-webinar/modul-3-mental-health/modul3/kapitel-2-modul-3/modul3-kapitel2-1-einflussfaktoren-auf-die-mentale-gesundheit" </w:instrText>
      </w:r>
      <w:r>
        <w:rPr>
          <w:rFonts w:ascii="Arial" w:hAnsi="Arial" w:cs="Arial"/>
          <w:color w:val="000000"/>
          <w:sz w:val="15"/>
          <w:szCs w:val="15"/>
        </w:rPr>
      </w:r>
      <w:r>
        <w:rPr>
          <w:rFonts w:ascii="Arial" w:hAnsi="Arial" w:cs="Arial"/>
          <w:color w:val="000000"/>
          <w:sz w:val="15"/>
          <w:szCs w:val="15"/>
        </w:rPr>
        <w:fldChar w:fldCharType="separate"/>
      </w:r>
    </w:p>
    <w:p w14:paraId="4CEE6400" w14:textId="77777777" w:rsidR="00FF7721" w:rsidRDefault="00FF7721" w:rsidP="00FF7721">
      <w:pPr>
        <w:shd w:val="clear" w:color="auto" w:fill="FFFFFF"/>
        <w:textAlignment w:val="top"/>
        <w:rPr>
          <w:sz w:val="27"/>
          <w:szCs w:val="27"/>
        </w:rPr>
      </w:pPr>
      <w:r>
        <w:rPr>
          <w:rFonts w:ascii="Arial" w:hAnsi="Arial" w:cs="Arial"/>
          <w:color w:val="000000"/>
          <w:sz w:val="27"/>
          <w:szCs w:val="27"/>
          <w:u w:val="single"/>
        </w:rPr>
        <w:t>1. Einflussfaktoren auf die mentale Gesundheit</w:t>
      </w:r>
    </w:p>
    <w:p w14:paraId="707F3F25" w14:textId="77777777" w:rsidR="00FF7721" w:rsidRDefault="00FF7721" w:rsidP="00FF7721">
      <w:pPr>
        <w:shd w:val="clear" w:color="auto" w:fill="FFFFFF"/>
        <w:textAlignment w:val="top"/>
        <w:rPr>
          <w:rFonts w:ascii="Arial" w:hAnsi="Arial" w:cs="Arial"/>
          <w:color w:val="A4A4A4"/>
          <w:sz w:val="21"/>
          <w:szCs w:val="21"/>
          <w:u w:val="single"/>
        </w:rPr>
      </w:pPr>
      <w:r>
        <w:rPr>
          <w:rFonts w:ascii="Arial" w:hAnsi="Arial" w:cs="Arial"/>
          <w:color w:val="A4A4A4"/>
          <w:sz w:val="21"/>
          <w:szCs w:val="21"/>
          <w:u w:val="single"/>
        </w:rPr>
        <w:t>1:16 min</w:t>
      </w:r>
    </w:p>
    <w:p w14:paraId="5CA664E7" w14:textId="77777777" w:rsidR="00FF7721" w:rsidRDefault="00FF7721" w:rsidP="00FF7721">
      <w:pPr>
        <w:shd w:val="clear" w:color="auto" w:fill="FFFFFF"/>
        <w:textAlignment w:val="top"/>
        <w:rPr>
          <w:rFonts w:ascii="Arial" w:hAnsi="Arial" w:cs="Arial"/>
          <w:color w:val="000000"/>
          <w:sz w:val="15"/>
          <w:szCs w:val="15"/>
        </w:rPr>
      </w:pPr>
      <w:r>
        <w:rPr>
          <w:rFonts w:ascii="Arial" w:hAnsi="Arial" w:cs="Arial"/>
          <w:color w:val="000000"/>
          <w:sz w:val="15"/>
          <w:szCs w:val="15"/>
        </w:rPr>
        <w:fldChar w:fldCharType="end"/>
      </w:r>
    </w:p>
    <w:p w14:paraId="7679D27F" w14:textId="77777777" w:rsidR="00FF7721" w:rsidRDefault="00FF7721" w:rsidP="00FF7721">
      <w:pPr>
        <w:rPr>
          <w:rFonts w:ascii="Times New Roman" w:hAnsi="Times New Roman" w:cs="Times New Roman"/>
          <w:sz w:val="24"/>
          <w:szCs w:val="24"/>
        </w:rPr>
      </w:pPr>
      <w:r>
        <w:rPr>
          <w:rFonts w:ascii="Arial" w:hAnsi="Arial" w:cs="Arial"/>
          <w:color w:val="000000"/>
          <w:sz w:val="15"/>
          <w:szCs w:val="15"/>
          <w:shd w:val="clear" w:color="auto" w:fill="FFFFFF"/>
        </w:rPr>
        <w:t> </w:t>
      </w:r>
    </w:p>
    <w:p w14:paraId="3A8D5782" w14:textId="77777777" w:rsidR="00FF7721" w:rsidRDefault="00FF7721" w:rsidP="00FF7721">
      <w:pPr>
        <w:shd w:val="clear" w:color="auto" w:fill="FFFFFF"/>
        <w:rPr>
          <w:rStyle w:val="Hyperlink"/>
          <w:rFonts w:ascii="Arial" w:hAnsi="Arial" w:cs="Arial"/>
          <w:color w:val="000000"/>
          <w:sz w:val="15"/>
          <w:szCs w:val="15"/>
        </w:rPr>
      </w:pPr>
      <w:r>
        <w:rPr>
          <w:rFonts w:ascii="Arial" w:hAnsi="Arial" w:cs="Arial"/>
          <w:color w:val="000000"/>
          <w:sz w:val="15"/>
          <w:szCs w:val="15"/>
        </w:rPr>
        <w:fldChar w:fldCharType="begin"/>
      </w:r>
      <w:r>
        <w:rPr>
          <w:rFonts w:ascii="Arial" w:hAnsi="Arial" w:cs="Arial"/>
          <w:color w:val="000000"/>
          <w:sz w:val="15"/>
          <w:szCs w:val="15"/>
        </w:rPr>
        <w:instrText xml:space="preserve"> HYPERLINK "https://www.durch-blickt.de/fortbildung-durchblickt/module/main-webinar/modul-3-mental-health/modul3/kapitel-2-modul-3/modul3-kapitel2-2-faktoren-fuer-die-mentale-gesundheit" </w:instrText>
      </w:r>
      <w:r>
        <w:rPr>
          <w:rFonts w:ascii="Arial" w:hAnsi="Arial" w:cs="Arial"/>
          <w:color w:val="000000"/>
          <w:sz w:val="15"/>
          <w:szCs w:val="15"/>
        </w:rPr>
      </w:r>
      <w:r>
        <w:rPr>
          <w:rFonts w:ascii="Arial" w:hAnsi="Arial" w:cs="Arial"/>
          <w:color w:val="000000"/>
          <w:sz w:val="15"/>
          <w:szCs w:val="15"/>
        </w:rPr>
        <w:fldChar w:fldCharType="separate"/>
      </w:r>
    </w:p>
    <w:p w14:paraId="5B62FC5A" w14:textId="77777777" w:rsidR="00FF7721" w:rsidRDefault="00FF7721" w:rsidP="00FF7721">
      <w:pPr>
        <w:shd w:val="clear" w:color="auto" w:fill="FFFFFF"/>
      </w:pPr>
      <w:r>
        <w:rPr>
          <w:rFonts w:ascii="Arial" w:hAnsi="Arial" w:cs="Arial"/>
          <w:color w:val="000000"/>
          <w:sz w:val="15"/>
          <w:szCs w:val="15"/>
        </w:rPr>
        <w:fldChar w:fldCharType="end"/>
      </w:r>
      <w:r>
        <w:rPr>
          <w:rFonts w:ascii="Arial" w:hAnsi="Arial" w:cs="Arial"/>
          <w:color w:val="000000"/>
          <w:sz w:val="15"/>
          <w:szCs w:val="15"/>
        </w:rPr>
        <w:t> </w:t>
      </w:r>
    </w:p>
    <w:p w14:paraId="7F77F8A2" w14:textId="77777777" w:rsidR="00FF7721" w:rsidRDefault="00FF7721" w:rsidP="00FF7721">
      <w:pPr>
        <w:shd w:val="clear" w:color="auto" w:fill="FFFFFF"/>
        <w:textAlignment w:val="top"/>
        <w:rPr>
          <w:rStyle w:val="Hyperlink"/>
          <w:color w:val="000000"/>
        </w:rPr>
      </w:pPr>
      <w:r>
        <w:rPr>
          <w:rFonts w:ascii="Arial" w:hAnsi="Arial" w:cs="Arial"/>
          <w:color w:val="000000"/>
          <w:sz w:val="15"/>
          <w:szCs w:val="15"/>
        </w:rPr>
        <w:fldChar w:fldCharType="begin"/>
      </w:r>
      <w:r>
        <w:rPr>
          <w:rFonts w:ascii="Arial" w:hAnsi="Arial" w:cs="Arial"/>
          <w:color w:val="000000"/>
          <w:sz w:val="15"/>
          <w:szCs w:val="15"/>
        </w:rPr>
        <w:instrText xml:space="preserve"> HYPERLINK "https://www.durch-blickt.de/fortbildung-durchblickt/module/main-webinar/modul-3-mental-health/modul3/kapitel-2-modul-3/modul3-kapitel2-2-faktoren-fuer-die-mentale-gesundheit" </w:instrText>
      </w:r>
      <w:r>
        <w:rPr>
          <w:rFonts w:ascii="Arial" w:hAnsi="Arial" w:cs="Arial"/>
          <w:color w:val="000000"/>
          <w:sz w:val="15"/>
          <w:szCs w:val="15"/>
        </w:rPr>
      </w:r>
      <w:r>
        <w:rPr>
          <w:rFonts w:ascii="Arial" w:hAnsi="Arial" w:cs="Arial"/>
          <w:color w:val="000000"/>
          <w:sz w:val="15"/>
          <w:szCs w:val="15"/>
        </w:rPr>
        <w:fldChar w:fldCharType="separate"/>
      </w:r>
    </w:p>
    <w:p w14:paraId="388A6D4B" w14:textId="77777777" w:rsidR="00FF7721" w:rsidRDefault="00FF7721" w:rsidP="00FF7721">
      <w:pPr>
        <w:shd w:val="clear" w:color="auto" w:fill="FFFFFF"/>
        <w:textAlignment w:val="top"/>
        <w:rPr>
          <w:sz w:val="27"/>
          <w:szCs w:val="27"/>
        </w:rPr>
      </w:pPr>
      <w:r>
        <w:rPr>
          <w:rFonts w:ascii="Arial" w:hAnsi="Arial" w:cs="Arial"/>
          <w:color w:val="000000"/>
          <w:sz w:val="27"/>
          <w:szCs w:val="27"/>
          <w:u w:val="single"/>
        </w:rPr>
        <w:t>2. Negative Faktoren für die mentale Gesundheit</w:t>
      </w:r>
    </w:p>
    <w:p w14:paraId="318F9543" w14:textId="77777777" w:rsidR="00FF7721" w:rsidRDefault="00FF7721" w:rsidP="00FF7721">
      <w:pPr>
        <w:shd w:val="clear" w:color="auto" w:fill="FFFFFF"/>
        <w:textAlignment w:val="top"/>
        <w:rPr>
          <w:rFonts w:ascii="Arial" w:hAnsi="Arial" w:cs="Arial"/>
          <w:color w:val="A4A4A4"/>
          <w:sz w:val="21"/>
          <w:szCs w:val="21"/>
          <w:u w:val="single"/>
        </w:rPr>
      </w:pPr>
      <w:r>
        <w:rPr>
          <w:rFonts w:ascii="Arial" w:hAnsi="Arial" w:cs="Arial"/>
          <w:color w:val="A4A4A4"/>
          <w:sz w:val="21"/>
          <w:szCs w:val="21"/>
          <w:u w:val="single"/>
        </w:rPr>
        <w:t>2:56 min</w:t>
      </w:r>
    </w:p>
    <w:p w14:paraId="6C5DFBF6" w14:textId="77777777" w:rsidR="00FF7721" w:rsidRDefault="00FF7721" w:rsidP="00FF7721">
      <w:pPr>
        <w:shd w:val="clear" w:color="auto" w:fill="FFFFFF"/>
        <w:textAlignment w:val="top"/>
        <w:rPr>
          <w:rFonts w:ascii="Arial" w:hAnsi="Arial" w:cs="Arial"/>
          <w:color w:val="000000"/>
          <w:sz w:val="15"/>
          <w:szCs w:val="15"/>
        </w:rPr>
      </w:pPr>
      <w:r>
        <w:rPr>
          <w:rFonts w:ascii="Arial" w:hAnsi="Arial" w:cs="Arial"/>
          <w:color w:val="000000"/>
          <w:sz w:val="15"/>
          <w:szCs w:val="15"/>
        </w:rPr>
        <w:fldChar w:fldCharType="end"/>
      </w:r>
    </w:p>
    <w:p w14:paraId="6C97F74A" w14:textId="77777777" w:rsidR="00FF7721" w:rsidRDefault="00FF7721" w:rsidP="00FF7721">
      <w:pPr>
        <w:rPr>
          <w:rFonts w:ascii="Times New Roman" w:hAnsi="Times New Roman" w:cs="Times New Roman"/>
          <w:sz w:val="24"/>
          <w:szCs w:val="24"/>
        </w:rPr>
      </w:pPr>
      <w:r>
        <w:rPr>
          <w:rFonts w:ascii="Arial" w:hAnsi="Arial" w:cs="Arial"/>
          <w:color w:val="000000"/>
          <w:sz w:val="15"/>
          <w:szCs w:val="15"/>
          <w:shd w:val="clear" w:color="auto" w:fill="FFFFFF"/>
        </w:rPr>
        <w:t> </w:t>
      </w:r>
    </w:p>
    <w:p w14:paraId="1CF6B384" w14:textId="77777777" w:rsidR="00FF7721" w:rsidRDefault="00FF7721" w:rsidP="00FF7721">
      <w:pPr>
        <w:shd w:val="clear" w:color="auto" w:fill="FFFFFF"/>
        <w:rPr>
          <w:rStyle w:val="Hyperlink"/>
          <w:rFonts w:ascii="Arial" w:hAnsi="Arial" w:cs="Arial"/>
          <w:color w:val="000000"/>
          <w:sz w:val="15"/>
          <w:szCs w:val="15"/>
        </w:rPr>
      </w:pPr>
      <w:r>
        <w:rPr>
          <w:rFonts w:ascii="Arial" w:hAnsi="Arial" w:cs="Arial"/>
          <w:color w:val="000000"/>
          <w:sz w:val="15"/>
          <w:szCs w:val="15"/>
        </w:rPr>
        <w:fldChar w:fldCharType="begin"/>
      </w:r>
      <w:r>
        <w:rPr>
          <w:rFonts w:ascii="Arial" w:hAnsi="Arial" w:cs="Arial"/>
          <w:color w:val="000000"/>
          <w:sz w:val="15"/>
          <w:szCs w:val="15"/>
        </w:rPr>
        <w:instrText xml:space="preserve"> HYPERLINK "https://www.durch-blickt.de/fortbildung-durchblickt/module/main-webinar/modul-3-mental-health/modul3/kapitel-2-modul-3/modul3-kapitel2-3-so-unterstuetzen-sie-ihre-schuelerinnen-und-schueler" </w:instrText>
      </w:r>
      <w:r>
        <w:rPr>
          <w:rFonts w:ascii="Arial" w:hAnsi="Arial" w:cs="Arial"/>
          <w:color w:val="000000"/>
          <w:sz w:val="15"/>
          <w:szCs w:val="15"/>
        </w:rPr>
      </w:r>
      <w:r>
        <w:rPr>
          <w:rFonts w:ascii="Arial" w:hAnsi="Arial" w:cs="Arial"/>
          <w:color w:val="000000"/>
          <w:sz w:val="15"/>
          <w:szCs w:val="15"/>
        </w:rPr>
        <w:fldChar w:fldCharType="separate"/>
      </w:r>
    </w:p>
    <w:p w14:paraId="3F519C81" w14:textId="77777777" w:rsidR="00FF7721" w:rsidRDefault="00FF7721" w:rsidP="00FF7721">
      <w:pPr>
        <w:shd w:val="clear" w:color="auto" w:fill="FFFFFF"/>
      </w:pPr>
      <w:r>
        <w:rPr>
          <w:rFonts w:ascii="Arial" w:hAnsi="Arial" w:cs="Arial"/>
          <w:color w:val="000000"/>
          <w:sz w:val="15"/>
          <w:szCs w:val="15"/>
        </w:rPr>
        <w:fldChar w:fldCharType="end"/>
      </w:r>
      <w:r>
        <w:rPr>
          <w:rFonts w:ascii="Arial" w:hAnsi="Arial" w:cs="Arial"/>
          <w:color w:val="000000"/>
          <w:sz w:val="15"/>
          <w:szCs w:val="15"/>
        </w:rPr>
        <w:t> </w:t>
      </w:r>
    </w:p>
    <w:p w14:paraId="38EDDAA1" w14:textId="77777777" w:rsidR="00FF7721" w:rsidRDefault="00FF7721" w:rsidP="00FF7721">
      <w:pPr>
        <w:shd w:val="clear" w:color="auto" w:fill="FFFFFF"/>
        <w:textAlignment w:val="top"/>
        <w:rPr>
          <w:rStyle w:val="Hyperlink"/>
          <w:color w:val="000000"/>
        </w:rPr>
      </w:pPr>
      <w:r>
        <w:rPr>
          <w:rFonts w:ascii="Arial" w:hAnsi="Arial" w:cs="Arial"/>
          <w:color w:val="000000"/>
          <w:sz w:val="15"/>
          <w:szCs w:val="15"/>
        </w:rPr>
        <w:fldChar w:fldCharType="begin"/>
      </w:r>
      <w:r>
        <w:rPr>
          <w:rFonts w:ascii="Arial" w:hAnsi="Arial" w:cs="Arial"/>
          <w:color w:val="000000"/>
          <w:sz w:val="15"/>
          <w:szCs w:val="15"/>
        </w:rPr>
        <w:instrText xml:space="preserve"> HYPERLINK "https://www.durch-blickt.de/fortbildung-durchblickt/module/main-webinar/modul-3-mental-health/modul3/kapitel-2-modul-3/modul3-kapitel2-3-so-unterstuetzen-sie-ihre-schuelerinnen-und-schueler" </w:instrText>
      </w:r>
      <w:r>
        <w:rPr>
          <w:rFonts w:ascii="Arial" w:hAnsi="Arial" w:cs="Arial"/>
          <w:color w:val="000000"/>
          <w:sz w:val="15"/>
          <w:szCs w:val="15"/>
        </w:rPr>
      </w:r>
      <w:r>
        <w:rPr>
          <w:rFonts w:ascii="Arial" w:hAnsi="Arial" w:cs="Arial"/>
          <w:color w:val="000000"/>
          <w:sz w:val="15"/>
          <w:szCs w:val="15"/>
        </w:rPr>
        <w:fldChar w:fldCharType="separate"/>
      </w:r>
    </w:p>
    <w:p w14:paraId="17E91D32" w14:textId="77777777" w:rsidR="00FF7721" w:rsidRDefault="00FF7721" w:rsidP="00FF7721">
      <w:pPr>
        <w:shd w:val="clear" w:color="auto" w:fill="FFFFFF"/>
        <w:textAlignment w:val="top"/>
        <w:rPr>
          <w:sz w:val="27"/>
          <w:szCs w:val="27"/>
        </w:rPr>
      </w:pPr>
      <w:r>
        <w:rPr>
          <w:rFonts w:ascii="Arial" w:hAnsi="Arial" w:cs="Arial"/>
          <w:color w:val="000000"/>
          <w:sz w:val="27"/>
          <w:szCs w:val="27"/>
          <w:u w:val="single"/>
        </w:rPr>
        <w:t>3. So unterstützen Sie Ihre Schülerinnen und Schüler</w:t>
      </w:r>
    </w:p>
    <w:p w14:paraId="6511BE4F" w14:textId="77777777" w:rsidR="00FF7721" w:rsidRDefault="00FF7721" w:rsidP="00FF7721">
      <w:pPr>
        <w:shd w:val="clear" w:color="auto" w:fill="FFFFFF"/>
        <w:textAlignment w:val="top"/>
        <w:rPr>
          <w:rFonts w:ascii="Arial" w:hAnsi="Arial" w:cs="Arial"/>
          <w:color w:val="A4A4A4"/>
          <w:sz w:val="21"/>
          <w:szCs w:val="21"/>
          <w:u w:val="single"/>
        </w:rPr>
      </w:pPr>
      <w:r>
        <w:rPr>
          <w:rFonts w:ascii="Arial" w:hAnsi="Arial" w:cs="Arial"/>
          <w:color w:val="A4A4A4"/>
          <w:sz w:val="21"/>
          <w:szCs w:val="21"/>
          <w:u w:val="single"/>
        </w:rPr>
        <w:t>1:09 min</w:t>
      </w:r>
    </w:p>
    <w:p w14:paraId="74BED0E9" w14:textId="77777777" w:rsidR="00FF7721" w:rsidRDefault="00FF7721" w:rsidP="00FF7721">
      <w:pPr>
        <w:shd w:val="clear" w:color="auto" w:fill="FFFFFF"/>
        <w:textAlignment w:val="top"/>
        <w:rPr>
          <w:rFonts w:ascii="Arial" w:hAnsi="Arial" w:cs="Arial"/>
          <w:color w:val="000000"/>
          <w:sz w:val="15"/>
          <w:szCs w:val="15"/>
        </w:rPr>
      </w:pPr>
      <w:r>
        <w:rPr>
          <w:rFonts w:ascii="Arial" w:hAnsi="Arial" w:cs="Arial"/>
          <w:color w:val="000000"/>
          <w:sz w:val="15"/>
          <w:szCs w:val="15"/>
        </w:rPr>
        <w:fldChar w:fldCharType="end"/>
      </w:r>
    </w:p>
    <w:p w14:paraId="7D668043" w14:textId="647FAC62" w:rsidR="00907988" w:rsidRDefault="00907988">
      <w:pPr>
        <w:pStyle w:val="Kommentartext"/>
      </w:pPr>
    </w:p>
  </w:comment>
  <w:comment w:id="219" w:author="Theresa Salge" w:date="2024-07-09T17:35:00Z" w:initials="TS">
    <w:p w14:paraId="71C919AE" w14:textId="0323F0FC" w:rsidR="00FB679F" w:rsidRDefault="00FB679F">
      <w:pPr>
        <w:pStyle w:val="Kommentartext"/>
      </w:pPr>
      <w:r>
        <w:rPr>
          <w:rStyle w:val="Kommentarzeichen"/>
        </w:rPr>
        <w:annotationRef/>
      </w:r>
      <w:hyperlink r:id="rId8" w:tgtFrame="_blank" w:history="1">
        <w:r>
          <w:rPr>
            <w:rStyle w:val="Hyperlink"/>
            <w:rFonts w:ascii="Arial" w:hAnsi="Arial" w:cs="Arial"/>
            <w:color w:val="000000"/>
            <w:sz w:val="27"/>
            <w:szCs w:val="27"/>
            <w:shd w:val="clear" w:color="auto" w:fill="FFFFFF"/>
          </w:rPr>
          <w:t>krisenchat.de</w:t>
        </w:r>
      </w:hyperlink>
      <w:r>
        <w:rPr>
          <w:rFonts w:ascii="Arial" w:hAnsi="Arial" w:cs="Arial"/>
          <w:color w:val="000000"/>
          <w:sz w:val="27"/>
          <w:szCs w:val="27"/>
          <w:shd w:val="clear" w:color="auto" w:fill="FFFFFF"/>
        </w:rPr>
        <w:t xml:space="preserve"> (24/7 Krisenberatung per Chat) ergänzen </w:t>
      </w:r>
    </w:p>
  </w:comment>
  <w:comment w:id="220" w:author="Michael Kohl" w:date="2024-07-16T15:01:00Z" w:initials="MK">
    <w:p w14:paraId="0893DA80" w14:textId="77777777" w:rsidR="008D4932" w:rsidRDefault="008D4932" w:rsidP="008D4932">
      <w:pPr>
        <w:pStyle w:val="Kommentartext"/>
      </w:pPr>
      <w:r>
        <w:rPr>
          <w:rStyle w:val="Kommentarzeichen"/>
        </w:rPr>
        <w:annotationRef/>
      </w:r>
      <w:r>
        <w:t>eingefügt</w:t>
      </w:r>
    </w:p>
  </w:comment>
  <w:comment w:id="228" w:author="Theresa Salge" w:date="2024-07-09T17:34:00Z" w:initials="TS">
    <w:p w14:paraId="1E4AEE21" w14:textId="79977060" w:rsidR="00FB679F" w:rsidRDefault="00FB679F">
      <w:pPr>
        <w:pStyle w:val="Kommentartext"/>
      </w:pPr>
      <w:r>
        <w:rPr>
          <w:rStyle w:val="Kommentarzeichen"/>
        </w:rPr>
        <w:annotationRef/>
      </w:r>
      <w:r>
        <w:t xml:space="preserve">Mental Health Podcast DURCHBLICKT! Folge hier auch anmerken / siehe oben im Ablauf </w:t>
      </w:r>
    </w:p>
  </w:comment>
  <w:comment w:id="230" w:author="Theresa Salge" w:date="2024-07-09T17:36:00Z" w:initials="TS">
    <w:p w14:paraId="14E0B0FE" w14:textId="0C9D4E81" w:rsidR="00FB679F" w:rsidRDefault="00FB679F">
      <w:pPr>
        <w:pStyle w:val="Kommentartext"/>
      </w:pPr>
      <w:r>
        <w:rPr>
          <w:rStyle w:val="Kommentarzeichen"/>
        </w:rPr>
        <w:annotationRef/>
      </w:r>
      <w:r>
        <w:t>Siehe Ablauf oben, Frage ggf. umformulieren? Nicht so verständlich für SuS?</w:t>
      </w:r>
    </w:p>
  </w:comment>
  <w:comment w:id="231" w:author="Michael Kohl" w:date="2024-07-16T15:03:00Z" w:initials="MK">
    <w:p w14:paraId="3F4D5899" w14:textId="77777777" w:rsidR="008D4932" w:rsidRDefault="008D4932" w:rsidP="008D4932">
      <w:pPr>
        <w:pStyle w:val="Kommentartext"/>
      </w:pPr>
      <w:r>
        <w:rPr>
          <w:rStyle w:val="Kommentarzeichen"/>
        </w:rPr>
        <w:annotationRef/>
      </w:r>
      <w:r>
        <w:t>Umformuliert wie oben</w:t>
      </w:r>
    </w:p>
  </w:comment>
  <w:comment w:id="247" w:author="Theresa Salge" w:date="2024-07-09T17:37:00Z" w:initials="TS">
    <w:p w14:paraId="0841DB00" w14:textId="59C07EBB" w:rsidR="00FB679F" w:rsidRDefault="00FB679F">
      <w:pPr>
        <w:pStyle w:val="Kommentartext"/>
      </w:pPr>
      <w:r>
        <w:rPr>
          <w:rStyle w:val="Kommentarzeichen"/>
        </w:rPr>
        <w:annotationRef/>
      </w:r>
      <w:r>
        <w:t>Umformulieren An wen muss ich Bericht erstatten?</w:t>
      </w:r>
    </w:p>
  </w:comment>
  <w:comment w:id="250" w:author="Michael Kohl" w:date="2024-07-16T15:43:00Z" w:initials="MK">
    <w:p w14:paraId="2896A490" w14:textId="77777777" w:rsidR="00F3217C" w:rsidRDefault="00F3217C" w:rsidP="00F3217C">
      <w:pPr>
        <w:pStyle w:val="Kommentartext"/>
      </w:pPr>
      <w:r>
        <w:rPr>
          <w:rStyle w:val="Kommentarzeichen"/>
        </w:rPr>
        <w:annotationRef/>
      </w:r>
      <w:r>
        <w:t>Soll die Prävention dann hier auch rausfliegen?</w:t>
      </w:r>
    </w:p>
  </w:comment>
  <w:comment w:id="255" w:author="Michael Kohl" w:date="2024-07-16T16:16:00Z" w:initials="MK">
    <w:p w14:paraId="0B984D5A" w14:textId="77777777" w:rsidR="000E5551" w:rsidRDefault="000E5551" w:rsidP="000E5551">
      <w:pPr>
        <w:pStyle w:val="Kommentartext"/>
      </w:pPr>
      <w:r>
        <w:rPr>
          <w:rStyle w:val="Kommentarzeichen"/>
        </w:rPr>
        <w:annotationRef/>
      </w:r>
      <w:r>
        <w:t>Hier noch an geeigneten Stellen Platz für Notizen einfügen?</w:t>
      </w:r>
    </w:p>
  </w:comment>
  <w:comment w:id="326" w:author="Theresa Salge" w:date="2024-07-09T17:38:00Z" w:initials="TS">
    <w:p w14:paraId="7430612F" w14:textId="09EF6082" w:rsidR="00FB679F" w:rsidRDefault="00FB679F">
      <w:pPr>
        <w:pStyle w:val="Kommentartext"/>
      </w:pPr>
      <w:r>
        <w:rPr>
          <w:rStyle w:val="Kommentarzeichen"/>
        </w:rPr>
        <w:annotationRef/>
      </w:r>
      <w:r>
        <w:t xml:space="preserve">Das sehe ich eher als Anhang. Ist für mich kein richtiges Arbeitsblatt. Könnte man hier ein AB erstellen? Dass sich die Schüler überlegen, wie man ein konstruktives Feedback gibt? Oder hier Felder lassen zum ausfüllen….so ist es für mich sonst ein Anhang </w:t>
      </w:r>
    </w:p>
    <w:p w14:paraId="67713C32" w14:textId="38C44C74" w:rsidR="00FB679F" w:rsidRDefault="00FB679F">
      <w:pPr>
        <w:pStyle w:val="Kommentartext"/>
      </w:pPr>
    </w:p>
  </w:comment>
  <w:comment w:id="327" w:author="Samime Kutlu" w:date="2024-07-12T13:47:00Z" w:initials="SK">
    <w:p w14:paraId="2BB399E0" w14:textId="21E86326" w:rsidR="005A7B9B" w:rsidRDefault="005A7B9B">
      <w:pPr>
        <w:pStyle w:val="Kommentartext"/>
      </w:pPr>
      <w:r>
        <w:rPr>
          <w:rStyle w:val="Kommentarzeichen"/>
        </w:rPr>
        <w:annotationRef/>
      </w:r>
      <w:r>
        <w:t>Ich finde das einen wertvollen Input, aber ich verstehe nicht genau, wie das hilft, wenn man einen digital gestützten Gesundheitsplan erstellt und den verwendet. Könnten wir das, wie Theresa sagte als Anhang nutzen und stattdessen hier nochmal näher auf den gesundheitsplan eingehen oder vllt auch wie setze ich Prioritäten? Womit fange ich realistisch an? Erst Ernährung, Sport oder sonstiges? Ich denke, dass das „wie starte“ ich doch am schwierigsten ist und hier eine Unterstützung toll wäre.</w:t>
      </w:r>
      <w:r w:rsidR="00243207">
        <w:t xml:space="preserve"> Oder auch etwas analoges, was die SuS begleitet oder so, könnte ich mir gut vorstellen.</w:t>
      </w:r>
    </w:p>
  </w:comment>
  <w:comment w:id="328" w:author="Michael Kohl" w:date="2024-07-16T15:25:00Z" w:initials="MK">
    <w:p w14:paraId="71F91403" w14:textId="77777777" w:rsidR="00AB7E39" w:rsidRDefault="00AB7E39" w:rsidP="00AB7E39">
      <w:pPr>
        <w:pStyle w:val="Kommentartext"/>
      </w:pPr>
      <w:r>
        <w:rPr>
          <w:rStyle w:val="Kommentarzeichen"/>
        </w:rPr>
        <w:annotationRef/>
      </w:r>
      <w:r>
        <w:t>Ist für diese Zielgruppe eine meiner Meinung nach äußerst wichtige Kompetenz/Fähigkeit, die natürlich nicht nur auf diesen Gesundheitsplan limitiert ist. Dachte mir, das kann man hier gut unterbringen, auch im Sinne der dGK, wo man seine Anliegen (digital) formulieren können soll.</w:t>
      </w:r>
    </w:p>
  </w:comment>
  <w:comment w:id="329" w:author="Michael Kohl" w:date="2024-07-16T16:24:00Z" w:initials="MK">
    <w:p w14:paraId="248B2EA5" w14:textId="77777777" w:rsidR="00FA0FC9" w:rsidRDefault="00FA0FC9" w:rsidP="00FA0FC9">
      <w:pPr>
        <w:pStyle w:val="Kommentartext"/>
      </w:pPr>
      <w:r>
        <w:rPr>
          <w:rStyle w:val="Kommentarzeichen"/>
        </w:rPr>
        <w:annotationRef/>
      </w:r>
      <w:r>
        <w:t>Hab jetzt mal auf die schnelle noch eine Idee für ein Arbeitsblatt mit eingebaut. Feedback dazu?</w:t>
      </w:r>
    </w:p>
  </w:comment>
  <w:comment w:id="336" w:author="Theresa Salge" w:date="2024-07-09T17:41:00Z" w:initials="TS">
    <w:p w14:paraId="5DB5E132" w14:textId="1D5CF32C" w:rsidR="00FB679F" w:rsidRDefault="00FB679F">
      <w:pPr>
        <w:pStyle w:val="Kommentartext"/>
      </w:pPr>
      <w:r>
        <w:rPr>
          <w:rStyle w:val="Kommentarzeichen"/>
        </w:rPr>
        <w:annotationRef/>
      </w:r>
      <w:r>
        <w:t>@Samime ok?</w:t>
      </w:r>
    </w:p>
  </w:comment>
  <w:comment w:id="337" w:author="Samime Kutlu" w:date="2024-07-12T13:50:00Z" w:initials="SK">
    <w:p w14:paraId="6B3074DB" w14:textId="6CBD61DE" w:rsidR="00243207" w:rsidRDefault="00243207">
      <w:pPr>
        <w:pStyle w:val="Kommentartext"/>
      </w:pPr>
      <w:r>
        <w:rPr>
          <w:rStyle w:val="Kommentarzeichen"/>
        </w:rPr>
        <w:annotationRef/>
      </w:r>
      <w:r>
        <w:t>@Klett hier brauchen wir mehrere Vorschläge von anderen Anbietern aus dem selben Bereich, sonst ist es kritisch. Das gilt für alle genannten Apps auf dieser Seite.</w:t>
      </w:r>
    </w:p>
  </w:comment>
  <w:comment w:id="338" w:author="Michael Kohl" w:date="2024-07-16T15:06:00Z" w:initials="MK">
    <w:p w14:paraId="463AE246" w14:textId="77777777" w:rsidR="009E7F1C" w:rsidRDefault="009E7F1C" w:rsidP="009E7F1C">
      <w:pPr>
        <w:pStyle w:val="Kommentartext"/>
      </w:pPr>
      <w:r>
        <w:rPr>
          <w:rStyle w:val="Kommentarzeichen"/>
        </w:rPr>
        <w:annotationRef/>
      </w:r>
      <w:r>
        <w:t>Also Puma und Nike mit rein? Oder einfach Adidas raus?</w:t>
      </w:r>
    </w:p>
  </w:comment>
  <w:comment w:id="339" w:author="Fabienne Schmaus" w:date="2024-07-17T10:55:00Z" w:initials="FS">
    <w:p w14:paraId="26BD97AD" w14:textId="77777777" w:rsidR="00271125" w:rsidRDefault="00271125" w:rsidP="00271125">
      <w:pPr>
        <w:pStyle w:val="Kommentartext"/>
      </w:pPr>
      <w:r>
        <w:rPr>
          <w:rStyle w:val="Kommentarzeichen"/>
        </w:rPr>
        <w:annotationRef/>
      </w:r>
      <w:r>
        <w:t>@Michael: Ich glaube, sie meinen verschiedene Sport-Apps, oder? Also nicht nur 1 Sportmarke. Kannst du ergänzen?</w:t>
      </w:r>
    </w:p>
  </w:comment>
  <w:comment w:id="340" w:author="Michael Kohl" w:date="2024-07-17T14:41:00Z" w:initials="MK">
    <w:p w14:paraId="5E299C86" w14:textId="77777777" w:rsidR="004444B0" w:rsidRDefault="004444B0" w:rsidP="004444B0">
      <w:pPr>
        <w:pStyle w:val="Kommentartext"/>
      </w:pPr>
      <w:r>
        <w:rPr>
          <w:rStyle w:val="Kommentarzeichen"/>
        </w:rPr>
        <w:annotationRef/>
      </w:r>
      <w:r>
        <w:t>So?</w:t>
      </w:r>
    </w:p>
  </w:comment>
  <w:comment w:id="348" w:author="Samime Kutlu" w:date="2024-07-12T13:51:00Z" w:initials="SK">
    <w:p w14:paraId="38607D35" w14:textId="7A3B7A46" w:rsidR="00243207" w:rsidRDefault="00243207">
      <w:pPr>
        <w:pStyle w:val="Kommentartext"/>
      </w:pPr>
      <w:r>
        <w:rPr>
          <w:rStyle w:val="Kommentarzeichen"/>
        </w:rPr>
        <w:annotationRef/>
      </w:r>
      <w:r>
        <w:t>Hier ist es zum Beispiel gut</w:t>
      </w:r>
    </w:p>
  </w:comment>
  <w:comment w:id="350" w:author="Theresa Salge" w:date="2024-07-09T17:42:00Z" w:initials="TS">
    <w:p w14:paraId="099549FF" w14:textId="3ED719B0" w:rsidR="00FB679F" w:rsidRDefault="00FB679F">
      <w:pPr>
        <w:pStyle w:val="Kommentartext"/>
      </w:pPr>
      <w:r>
        <w:rPr>
          <w:rStyle w:val="Kommentarzeichen"/>
        </w:rPr>
        <w:annotationRef/>
      </w:r>
      <w:r>
        <w:t>Das könnte auch in den Erwartungshorizont oder?</w:t>
      </w:r>
    </w:p>
  </w:comment>
  <w:comment w:id="351" w:author="Michael Kohl" w:date="2024-07-16T15:07:00Z" w:initials="MK">
    <w:p w14:paraId="098704F9" w14:textId="77777777" w:rsidR="009E7F1C" w:rsidRDefault="009E7F1C" w:rsidP="009E7F1C">
      <w:pPr>
        <w:pStyle w:val="Kommentartext"/>
      </w:pPr>
      <w:r>
        <w:rPr>
          <w:rStyle w:val="Kommentarzeichen"/>
        </w:rPr>
        <w:annotationRef/>
      </w:r>
      <w:r>
        <w:t>Ist nur eine Hilfe/Stütze für die Lehrkraft...weiß nicht, ob das in den EWH muss...</w:t>
      </w:r>
    </w:p>
  </w:comment>
  <w:comment w:id="353" w:author="Theresa Salge" w:date="2024-07-09T17:42:00Z" w:initials="TS">
    <w:p w14:paraId="33D777D7" w14:textId="49761620" w:rsidR="00FB679F" w:rsidRDefault="00FB679F" w:rsidP="00927044">
      <w:pPr>
        <w:pStyle w:val="Kommentartext"/>
      </w:pPr>
      <w:r>
        <w:rPr>
          <w:rStyle w:val="Kommentarzeichen"/>
        </w:rPr>
        <w:annotationRef/>
      </w:r>
      <w:r>
        <w:t>Umformulieren:</w:t>
      </w:r>
      <w:r w:rsidRPr="00927044">
        <w:t xml:space="preserve"> </w:t>
      </w:r>
      <w:r>
        <w:t>An wen muss ich Bericht erstatten?</w:t>
      </w:r>
    </w:p>
    <w:p w14:paraId="586F1367" w14:textId="6C1D314B" w:rsidR="00FB679F" w:rsidRDefault="00FB679F">
      <w:pPr>
        <w:pStyle w:val="Kommentartext"/>
      </w:pPr>
    </w:p>
    <w:p w14:paraId="180C84E3" w14:textId="794EA078" w:rsidR="00FB679F" w:rsidRDefault="00FB679F">
      <w:pPr>
        <w:pStyle w:val="Kommentartext"/>
      </w:pPr>
    </w:p>
  </w:comment>
  <w:comment w:id="354" w:author="Michael Kohl" w:date="2024-07-16T15:07:00Z" w:initials="MK">
    <w:p w14:paraId="0DD8EE5A" w14:textId="77777777" w:rsidR="009E7F1C" w:rsidRDefault="009E7F1C" w:rsidP="009E7F1C">
      <w:pPr>
        <w:pStyle w:val="Kommentartext"/>
      </w:pPr>
      <w:r>
        <w:rPr>
          <w:rStyle w:val="Kommentarzeichen"/>
        </w:rPr>
        <w:annotationRef/>
      </w:r>
      <w:r>
        <w:t>umformuliert</w:t>
      </w:r>
    </w:p>
  </w:comment>
  <w:comment w:id="363" w:author="Theresa Salge" w:date="2024-07-09T17:44:00Z" w:initials="TS">
    <w:p w14:paraId="3DDA8480" w14:textId="03164CE1" w:rsidR="00FB679F" w:rsidRDefault="00FB679F">
      <w:pPr>
        <w:pStyle w:val="Kommentartext"/>
      </w:pPr>
      <w:r>
        <w:rPr>
          <w:rStyle w:val="Kommentarzeichen"/>
        </w:rPr>
        <w:annotationRef/>
      </w:r>
      <w:r>
        <w:t xml:space="preserve">Hier ergänzen Entspannt Unterrichten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89B3236" w15:done="0"/>
  <w15:commentEx w15:paraId="766D7359" w15:paraIdParent="189B3236" w15:done="0"/>
  <w15:commentEx w15:paraId="3F53D34C" w15:done="0"/>
  <w15:commentEx w15:paraId="23D4D543" w15:paraIdParent="3F53D34C" w15:done="0"/>
  <w15:commentEx w15:paraId="2E9921E0" w15:done="0"/>
  <w15:commentEx w15:paraId="4BC034B8" w15:paraIdParent="2E9921E0" w15:done="0"/>
  <w15:commentEx w15:paraId="643DC4F4" w15:done="0"/>
  <w15:commentEx w15:paraId="1744E895" w15:done="0"/>
  <w15:commentEx w15:paraId="5364DB16" w15:paraIdParent="1744E895" w15:done="0"/>
  <w15:commentEx w15:paraId="3FB9DA2F" w15:done="0"/>
  <w15:commentEx w15:paraId="7E5B0650" w15:paraIdParent="3FB9DA2F" w15:done="0"/>
  <w15:commentEx w15:paraId="571F88A3" w15:done="0"/>
  <w15:commentEx w15:paraId="367B7C2B" w15:paraIdParent="571F88A3" w15:done="0"/>
  <w15:commentEx w15:paraId="619BB552" w15:done="0"/>
  <w15:commentEx w15:paraId="5FD2225E" w15:paraIdParent="619BB552" w15:done="0"/>
  <w15:commentEx w15:paraId="4B8A9D5E" w15:done="0"/>
  <w15:commentEx w15:paraId="4EED369B" w15:paraIdParent="4B8A9D5E" w15:done="0"/>
  <w15:commentEx w15:paraId="0C2F6C3F" w15:done="0"/>
  <w15:commentEx w15:paraId="63495F85" w15:paraIdParent="0C2F6C3F" w15:done="0"/>
  <w15:commentEx w15:paraId="3CA8725A" w15:done="0"/>
  <w15:commentEx w15:paraId="18F5906A" w15:paraIdParent="3CA8725A" w15:done="0"/>
  <w15:commentEx w15:paraId="6F5E91A6" w15:paraIdParent="3CA8725A" w15:done="0"/>
  <w15:commentEx w15:paraId="4CD0BEBE" w15:done="0"/>
  <w15:commentEx w15:paraId="3BD2EE56" w15:paraIdParent="4CD0BEBE" w15:done="0"/>
  <w15:commentEx w15:paraId="382C5A1E" w15:done="0"/>
  <w15:commentEx w15:paraId="5A94BD4B" w15:paraIdParent="382C5A1E" w15:done="0"/>
  <w15:commentEx w15:paraId="6F4B5B35" w15:done="0"/>
  <w15:commentEx w15:paraId="0A34CB0A" w15:paraIdParent="6F4B5B35" w15:done="0"/>
  <w15:commentEx w15:paraId="7F816EB5" w15:done="0"/>
  <w15:commentEx w15:paraId="45AFC4BA" w15:paraIdParent="7F816EB5" w15:done="0"/>
  <w15:commentEx w15:paraId="2D98F342" w15:paraIdParent="7F816EB5" w15:done="0"/>
  <w15:commentEx w15:paraId="56655815" w15:done="0"/>
  <w15:commentEx w15:paraId="676628AB" w15:paraIdParent="56655815" w15:done="0"/>
  <w15:commentEx w15:paraId="576BB3A0" w15:done="0"/>
  <w15:commentEx w15:paraId="6B432D7B" w15:paraIdParent="576BB3A0" w15:done="0"/>
  <w15:commentEx w15:paraId="265126E3" w15:paraIdParent="576BB3A0" w15:done="0"/>
  <w15:commentEx w15:paraId="091CD6D9" w15:paraIdParent="576BB3A0" w15:done="0"/>
  <w15:commentEx w15:paraId="435FCC72" w15:paraIdParent="576BB3A0" w15:done="0"/>
  <w15:commentEx w15:paraId="0CCA349A" w15:done="0"/>
  <w15:commentEx w15:paraId="5D273F94" w15:paraIdParent="0CCA349A" w15:done="0"/>
  <w15:commentEx w15:paraId="69C140CF" w15:done="0"/>
  <w15:commentEx w15:paraId="1AEC6CBE" w15:paraIdParent="69C140CF" w15:done="0"/>
  <w15:commentEx w15:paraId="702076A5" w15:done="0"/>
  <w15:commentEx w15:paraId="24BD4093" w15:paraIdParent="702076A5" w15:done="0"/>
  <w15:commentEx w15:paraId="7BA746B5" w15:done="0"/>
  <w15:commentEx w15:paraId="14286A45" w15:paraIdParent="7BA746B5" w15:done="0"/>
  <w15:commentEx w15:paraId="0C1CC8EE" w15:done="0"/>
  <w15:commentEx w15:paraId="45362D5F" w15:done="0"/>
  <w15:commentEx w15:paraId="1EC59A74" w15:paraIdParent="45362D5F" w15:done="0"/>
  <w15:commentEx w15:paraId="175B3F7A" w15:done="0"/>
  <w15:commentEx w15:paraId="09F9604D" w15:paraIdParent="175B3F7A" w15:done="0"/>
  <w15:commentEx w15:paraId="25667F9D" w15:done="0"/>
  <w15:commentEx w15:paraId="64CB8AE3" w15:paraIdParent="25667F9D" w15:done="0"/>
  <w15:commentEx w15:paraId="7D668043" w15:done="0"/>
  <w15:commentEx w15:paraId="71C919AE" w15:done="0"/>
  <w15:commentEx w15:paraId="0893DA80" w15:paraIdParent="71C919AE" w15:done="0"/>
  <w15:commentEx w15:paraId="1E4AEE21" w15:done="0"/>
  <w15:commentEx w15:paraId="14E0B0FE" w15:done="0"/>
  <w15:commentEx w15:paraId="3F4D5899" w15:paraIdParent="14E0B0FE" w15:done="0"/>
  <w15:commentEx w15:paraId="0841DB00" w15:done="0"/>
  <w15:commentEx w15:paraId="2896A490" w15:done="0"/>
  <w15:commentEx w15:paraId="0B984D5A" w15:done="0"/>
  <w15:commentEx w15:paraId="67713C32" w15:done="0"/>
  <w15:commentEx w15:paraId="2BB399E0" w15:paraIdParent="67713C32" w15:done="0"/>
  <w15:commentEx w15:paraId="71F91403" w15:paraIdParent="67713C32" w15:done="0"/>
  <w15:commentEx w15:paraId="248B2EA5" w15:paraIdParent="67713C32" w15:done="0"/>
  <w15:commentEx w15:paraId="5DB5E132" w15:done="0"/>
  <w15:commentEx w15:paraId="6B3074DB" w15:paraIdParent="5DB5E132" w15:done="0"/>
  <w15:commentEx w15:paraId="463AE246" w15:paraIdParent="5DB5E132" w15:done="0"/>
  <w15:commentEx w15:paraId="26BD97AD" w15:paraIdParent="5DB5E132" w15:done="0"/>
  <w15:commentEx w15:paraId="5E299C86" w15:paraIdParent="5DB5E132" w15:done="0"/>
  <w15:commentEx w15:paraId="38607D35" w15:done="0"/>
  <w15:commentEx w15:paraId="099549FF" w15:done="0"/>
  <w15:commentEx w15:paraId="098704F9" w15:paraIdParent="099549FF" w15:done="0"/>
  <w15:commentEx w15:paraId="180C84E3" w15:done="0"/>
  <w15:commentEx w15:paraId="0DD8EE5A" w15:paraIdParent="180C84E3" w15:done="0"/>
  <w15:commentEx w15:paraId="3DDA84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37DF3D" w16cex:dateUtc="2024-07-09T14:09:00Z"/>
  <w16cex:commentExtensible w16cex:durableId="11654EFA" w16cex:dateUtc="2024-07-16T12:23:00Z"/>
  <w16cex:commentExtensible w16cex:durableId="2A37DFAC" w16cex:dateUtc="2024-07-09T14:11:00Z"/>
  <w16cex:commentExtensible w16cex:durableId="2D75D617" w16cex:dateUtc="2024-07-16T12:24:00Z"/>
  <w16cex:commentExtensible w16cex:durableId="2A37E258" w16cex:dateUtc="2024-07-09T14:22:00Z"/>
  <w16cex:commentExtensible w16cex:durableId="558ED4E0" w16cex:dateUtc="2024-07-16T12:26:00Z"/>
  <w16cex:commentExtensible w16cex:durableId="2A37E26B" w16cex:dateUtc="2024-07-09T14:23:00Z"/>
  <w16cex:commentExtensible w16cex:durableId="2A37E4B5" w16cex:dateUtc="2024-07-09T14:32:00Z"/>
  <w16cex:commentExtensible w16cex:durableId="508C3310" w16cex:dateUtc="2024-07-16T12:29:00Z"/>
  <w16cex:commentExtensible w16cex:durableId="2A37E4D9" w16cex:dateUtc="2024-07-09T14:33:00Z"/>
  <w16cex:commentExtensible w16cex:durableId="31497A70" w16cex:dateUtc="2024-07-16T12:27:00Z"/>
  <w16cex:commentExtensible w16cex:durableId="2A37E5B9" w16cex:dateUtc="2024-07-09T14:37:00Z"/>
  <w16cex:commentExtensible w16cex:durableId="2C21E458" w16cex:dateUtc="2024-07-16T12:27:00Z"/>
  <w16cex:commentExtensible w16cex:durableId="2A37F2C9" w16cex:dateUtc="2024-07-09T15:32:00Z"/>
  <w16cex:commentExtensible w16cex:durableId="7412AACA" w16cex:dateUtc="2024-07-16T12:37:00Z"/>
  <w16cex:commentExtensible w16cex:durableId="2A37E716" w16cex:dateUtc="2024-07-09T14:43:00Z"/>
  <w16cex:commentExtensible w16cex:durableId="055335A5" w16cex:dateUtc="2024-07-16T12:38:00Z"/>
  <w16cex:commentExtensible w16cex:durableId="2A37E7E6" w16cex:dateUtc="2024-07-09T14:46:00Z"/>
  <w16cex:commentExtensible w16cex:durableId="62D772CE" w16cex:dateUtc="2024-07-16T12:38:00Z"/>
  <w16cex:commentExtensible w16cex:durableId="2A37E8A8" w16cex:dateUtc="2024-07-09T14:49:00Z"/>
  <w16cex:commentExtensible w16cex:durableId="3611FC6A" w16cex:dateUtc="2024-07-16T12:41:00Z"/>
  <w16cex:commentExtensible w16cex:durableId="6571AF8D" w16cex:dateUtc="2024-07-16T12:42:00Z"/>
  <w16cex:commentExtensible w16cex:durableId="2A37E911" w16cex:dateUtc="2024-07-09T14:51:00Z"/>
  <w16cex:commentExtensible w16cex:durableId="36E45105" w16cex:dateUtc="2024-07-16T12:43:00Z"/>
  <w16cex:commentExtensible w16cex:durableId="2A37E917" w16cex:dateUtc="2024-07-09T14:51:00Z"/>
  <w16cex:commentExtensible w16cex:durableId="3A1A8881" w16cex:dateUtc="2024-07-16T12:43:00Z"/>
  <w16cex:commentExtensible w16cex:durableId="2A37E95E" w16cex:dateUtc="2024-07-09T14:52:00Z"/>
  <w16cex:commentExtensible w16cex:durableId="6C334C11" w16cex:dateUtc="2024-07-16T12:30:00Z"/>
  <w16cex:commentExtensible w16cex:durableId="2A37EBF9" w16cex:dateUtc="2024-07-09T15:03:00Z"/>
  <w16cex:commentExtensible w16cex:durableId="310C5736" w16cex:dateUtc="2024-07-16T12:44:00Z"/>
  <w16cex:commentExtensible w16cex:durableId="467FA640" w16cex:dateUtc="2024-07-16T12:48:00Z"/>
  <w16cex:commentExtensible w16cex:durableId="12940820" w16cex:dateUtc="2024-07-16T12:48:00Z"/>
  <w16cex:commentExtensible w16cex:durableId="1DB9C753" w16cex:dateUtc="2024-07-17T08:14:00Z"/>
  <w16cex:commentExtensible w16cex:durableId="1118B83A" w16cex:dateUtc="2024-07-17T12:47:00Z"/>
  <w16cex:commentExtensible w16cex:durableId="469C45AB" w16cex:dateUtc="2024-07-17T12:52:00Z"/>
  <w16cex:commentExtensible w16cex:durableId="29A0F61D" w16cex:dateUtc="2024-07-09T14:37:00Z"/>
  <w16cex:commentExtensible w16cex:durableId="1C1A4EF3" w16cex:dateUtc="2024-07-16T12:31:00Z"/>
  <w16cex:commentExtensible w16cex:durableId="2A37EEB1" w16cex:dateUtc="2024-07-09T15:15:00Z"/>
  <w16cex:commentExtensible w16cex:durableId="3045FFC4" w16cex:dateUtc="2024-07-16T12:55:00Z"/>
  <w16cex:commentExtensible w16cex:durableId="2A37EF62" w16cex:dateUtc="2024-07-09T15:18:00Z"/>
  <w16cex:commentExtensible w16cex:durableId="5090DB26" w16cex:dateUtc="2024-07-16T12:52:00Z"/>
  <w16cex:commentExtensible w16cex:durableId="2A37F041" w16cex:dateUtc="2024-07-09T15:22:00Z"/>
  <w16cex:commentExtensible w16cex:durableId="1BA7472C" w16cex:dateUtc="2024-07-16T12:57:00Z"/>
  <w16cex:commentExtensible w16cex:durableId="5D2DA6AE" w16cex:dateUtc="2024-07-16T12:36:00Z"/>
  <w16cex:commentExtensible w16cex:durableId="2A37F0A7" w16cex:dateUtc="2024-07-09T15:23:00Z"/>
  <w16cex:commentExtensible w16cex:durableId="316E55A9" w16cex:dateUtc="2024-07-16T13:00:00Z"/>
  <w16cex:commentExtensible w16cex:durableId="1206EC5F" w16cex:dateUtc="2024-07-16T12:59:00Z"/>
  <w16cex:commentExtensible w16cex:durableId="46A3FB61" w16cex:dateUtc="2024-07-16T13:00:00Z"/>
  <w16cex:commentExtensible w16cex:durableId="2A37F350" w16cex:dateUtc="2024-07-09T15:35:00Z"/>
  <w16cex:commentExtensible w16cex:durableId="217F8150" w16cex:dateUtc="2024-07-16T13:01:00Z"/>
  <w16cex:commentExtensible w16cex:durableId="2A37F33F" w16cex:dateUtc="2024-07-09T15:34:00Z"/>
  <w16cex:commentExtensible w16cex:durableId="2A37F38D" w16cex:dateUtc="2024-07-09T15:36:00Z"/>
  <w16cex:commentExtensible w16cex:durableId="7605D071" w16cex:dateUtc="2024-07-16T13:03:00Z"/>
  <w16cex:commentExtensible w16cex:durableId="2A37F3C8" w16cex:dateUtc="2024-07-09T15:37:00Z"/>
  <w16cex:commentExtensible w16cex:durableId="1AC1C482" w16cex:dateUtc="2024-07-16T13:43:00Z"/>
  <w16cex:commentExtensible w16cex:durableId="31732594" w16cex:dateUtc="2024-07-16T14:16:00Z"/>
  <w16cex:commentExtensible w16cex:durableId="2A37F425" w16cex:dateUtc="2024-07-09T15:38:00Z"/>
  <w16cex:commentExtensible w16cex:durableId="6FBD15A2" w16cex:dateUtc="2024-07-16T13:25:00Z"/>
  <w16cex:commentExtensible w16cex:durableId="304220D8" w16cex:dateUtc="2024-07-16T14:24:00Z"/>
  <w16cex:commentExtensible w16cex:durableId="2A37F4D2" w16cex:dateUtc="2024-07-09T15:41:00Z"/>
  <w16cex:commentExtensible w16cex:durableId="69908DFF" w16cex:dateUtc="2024-07-16T13:06:00Z"/>
  <w16cex:commentExtensible w16cex:durableId="3E9B879B" w16cex:dateUtc="2024-07-17T08:55:00Z"/>
  <w16cex:commentExtensible w16cex:durableId="7FA80A7E" w16cex:dateUtc="2024-07-17T12:41:00Z"/>
  <w16cex:commentExtensible w16cex:durableId="2A37F4F5" w16cex:dateUtc="2024-07-09T15:42:00Z"/>
  <w16cex:commentExtensible w16cex:durableId="620B4799" w16cex:dateUtc="2024-07-16T13:07:00Z"/>
  <w16cex:commentExtensible w16cex:durableId="2A37F504" w16cex:dateUtc="2024-07-09T15:42:00Z"/>
  <w16cex:commentExtensible w16cex:durableId="291D9AC0" w16cex:dateUtc="2024-07-16T13:07:00Z"/>
  <w16cex:commentExtensible w16cex:durableId="2A37F566" w16cex:dateUtc="2024-07-09T1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89B3236" w16cid:durableId="2A37DF3D"/>
  <w16cid:commentId w16cid:paraId="766D7359" w16cid:durableId="11654EFA"/>
  <w16cid:commentId w16cid:paraId="3F53D34C" w16cid:durableId="2A37DFAC"/>
  <w16cid:commentId w16cid:paraId="23D4D543" w16cid:durableId="2D75D617"/>
  <w16cid:commentId w16cid:paraId="2E9921E0" w16cid:durableId="2A37E258"/>
  <w16cid:commentId w16cid:paraId="4BC034B8" w16cid:durableId="558ED4E0"/>
  <w16cid:commentId w16cid:paraId="643DC4F4" w16cid:durableId="2A37E26B"/>
  <w16cid:commentId w16cid:paraId="1744E895" w16cid:durableId="2A37E4B5"/>
  <w16cid:commentId w16cid:paraId="5364DB16" w16cid:durableId="508C3310"/>
  <w16cid:commentId w16cid:paraId="3FB9DA2F" w16cid:durableId="2A37E4D9"/>
  <w16cid:commentId w16cid:paraId="7E5B0650" w16cid:durableId="31497A70"/>
  <w16cid:commentId w16cid:paraId="571F88A3" w16cid:durableId="2A37E5B9"/>
  <w16cid:commentId w16cid:paraId="367B7C2B" w16cid:durableId="2C21E458"/>
  <w16cid:commentId w16cid:paraId="619BB552" w16cid:durableId="2A37F2C9"/>
  <w16cid:commentId w16cid:paraId="5FD2225E" w16cid:durableId="7412AACA"/>
  <w16cid:commentId w16cid:paraId="4B8A9D5E" w16cid:durableId="2A37E716"/>
  <w16cid:commentId w16cid:paraId="4EED369B" w16cid:durableId="055335A5"/>
  <w16cid:commentId w16cid:paraId="0C2F6C3F" w16cid:durableId="2A37E7E6"/>
  <w16cid:commentId w16cid:paraId="63495F85" w16cid:durableId="62D772CE"/>
  <w16cid:commentId w16cid:paraId="3CA8725A" w16cid:durableId="2A37E8A8"/>
  <w16cid:commentId w16cid:paraId="18F5906A" w16cid:durableId="3611FC6A"/>
  <w16cid:commentId w16cid:paraId="6F5E91A6" w16cid:durableId="6571AF8D"/>
  <w16cid:commentId w16cid:paraId="4CD0BEBE" w16cid:durableId="2A37E911"/>
  <w16cid:commentId w16cid:paraId="3BD2EE56" w16cid:durableId="36E45105"/>
  <w16cid:commentId w16cid:paraId="382C5A1E" w16cid:durableId="2A37E917"/>
  <w16cid:commentId w16cid:paraId="5A94BD4B" w16cid:durableId="3A1A8881"/>
  <w16cid:commentId w16cid:paraId="6F4B5B35" w16cid:durableId="2A37E95E"/>
  <w16cid:commentId w16cid:paraId="0A34CB0A" w16cid:durableId="6C334C11"/>
  <w16cid:commentId w16cid:paraId="7F816EB5" w16cid:durableId="2A37EBF9"/>
  <w16cid:commentId w16cid:paraId="45AFC4BA" w16cid:durableId="2A3BAE09"/>
  <w16cid:commentId w16cid:paraId="2D98F342" w16cid:durableId="310C5736"/>
  <w16cid:commentId w16cid:paraId="56655815" w16cid:durableId="2A3BAF4A"/>
  <w16cid:commentId w16cid:paraId="676628AB" w16cid:durableId="467FA640"/>
  <w16cid:commentId w16cid:paraId="576BB3A0" w16cid:durableId="2A3BAF97"/>
  <w16cid:commentId w16cid:paraId="6B432D7B" w16cid:durableId="12940820"/>
  <w16cid:commentId w16cid:paraId="265126E3" w16cid:durableId="1DB9C753"/>
  <w16cid:commentId w16cid:paraId="091CD6D9" w16cid:durableId="1118B83A"/>
  <w16cid:commentId w16cid:paraId="435FCC72" w16cid:durableId="469C45AB"/>
  <w16cid:commentId w16cid:paraId="0CCA349A" w16cid:durableId="29A0F61D"/>
  <w16cid:commentId w16cid:paraId="5D273F94" w16cid:durableId="1C1A4EF3"/>
  <w16cid:commentId w16cid:paraId="69C140CF" w16cid:durableId="2A37EEB1"/>
  <w16cid:commentId w16cid:paraId="1AEC6CBE" w16cid:durableId="3045FFC4"/>
  <w16cid:commentId w16cid:paraId="702076A5" w16cid:durableId="2A37EF62"/>
  <w16cid:commentId w16cid:paraId="24BD4093" w16cid:durableId="5090DB26"/>
  <w16cid:commentId w16cid:paraId="7BA746B5" w16cid:durableId="2A37F041"/>
  <w16cid:commentId w16cid:paraId="14286A45" w16cid:durableId="1BA7472C"/>
  <w16cid:commentId w16cid:paraId="0C1CC8EE" w16cid:durableId="5D2DA6AE"/>
  <w16cid:commentId w16cid:paraId="45362D5F" w16cid:durableId="2A37F0A7"/>
  <w16cid:commentId w16cid:paraId="1EC59A74" w16cid:durableId="316E55A9"/>
  <w16cid:commentId w16cid:paraId="175B3F7A" w16cid:durableId="2A3BB07E"/>
  <w16cid:commentId w16cid:paraId="09F9604D" w16cid:durableId="1206EC5F"/>
  <w16cid:commentId w16cid:paraId="25667F9D" w16cid:durableId="2A3BB0C0"/>
  <w16cid:commentId w16cid:paraId="64CB8AE3" w16cid:durableId="46A3FB61"/>
  <w16cid:commentId w16cid:paraId="7D668043" w16cid:durableId="2A3BB142"/>
  <w16cid:commentId w16cid:paraId="71C919AE" w16cid:durableId="2A37F350"/>
  <w16cid:commentId w16cid:paraId="0893DA80" w16cid:durableId="217F8150"/>
  <w16cid:commentId w16cid:paraId="1E4AEE21" w16cid:durableId="2A37F33F"/>
  <w16cid:commentId w16cid:paraId="14E0B0FE" w16cid:durableId="2A37F38D"/>
  <w16cid:commentId w16cid:paraId="3F4D5899" w16cid:durableId="7605D071"/>
  <w16cid:commentId w16cid:paraId="0841DB00" w16cid:durableId="2A37F3C8"/>
  <w16cid:commentId w16cid:paraId="2896A490" w16cid:durableId="1AC1C482"/>
  <w16cid:commentId w16cid:paraId="0B984D5A" w16cid:durableId="31732594"/>
  <w16cid:commentId w16cid:paraId="67713C32" w16cid:durableId="2A37F425"/>
  <w16cid:commentId w16cid:paraId="2BB399E0" w16cid:durableId="2A3BB284"/>
  <w16cid:commentId w16cid:paraId="71F91403" w16cid:durableId="6FBD15A2"/>
  <w16cid:commentId w16cid:paraId="248B2EA5" w16cid:durableId="304220D8"/>
  <w16cid:commentId w16cid:paraId="5DB5E132" w16cid:durableId="2A37F4D2"/>
  <w16cid:commentId w16cid:paraId="6B3074DB" w16cid:durableId="2A3BB32A"/>
  <w16cid:commentId w16cid:paraId="463AE246" w16cid:durableId="69908DFF"/>
  <w16cid:commentId w16cid:paraId="26BD97AD" w16cid:durableId="3E9B879B"/>
  <w16cid:commentId w16cid:paraId="5E299C86" w16cid:durableId="7FA80A7E"/>
  <w16cid:commentId w16cid:paraId="38607D35" w16cid:durableId="2A3BB356"/>
  <w16cid:commentId w16cid:paraId="099549FF" w16cid:durableId="2A37F4F5"/>
  <w16cid:commentId w16cid:paraId="098704F9" w16cid:durableId="620B4799"/>
  <w16cid:commentId w16cid:paraId="180C84E3" w16cid:durableId="2A37F504"/>
  <w16cid:commentId w16cid:paraId="0DD8EE5A" w16cid:durableId="291D9AC0"/>
  <w16cid:commentId w16cid:paraId="3DDA8480" w16cid:durableId="2A37F5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1DB65F" w14:textId="77777777" w:rsidR="00917440" w:rsidRDefault="00917440" w:rsidP="00DE2E6C">
      <w:pPr>
        <w:spacing w:after="0" w:line="240" w:lineRule="auto"/>
      </w:pPr>
      <w:r>
        <w:separator/>
      </w:r>
    </w:p>
  </w:endnote>
  <w:endnote w:type="continuationSeparator" w:id="0">
    <w:p w14:paraId="29A4E9D5" w14:textId="77777777" w:rsidR="00917440" w:rsidRDefault="00917440"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BGEK Titillium Ligh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5D643A" w14:textId="77777777" w:rsidR="00917440" w:rsidRDefault="00917440" w:rsidP="00DE2E6C">
      <w:pPr>
        <w:spacing w:after="0" w:line="240" w:lineRule="auto"/>
      </w:pPr>
      <w:r>
        <w:separator/>
      </w:r>
    </w:p>
  </w:footnote>
  <w:footnote w:type="continuationSeparator" w:id="0">
    <w:p w14:paraId="1BACD01A" w14:textId="77777777" w:rsidR="00917440" w:rsidRDefault="00917440"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FA9FB" w14:textId="56F1E4CB"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 für Lehrkräfte</w:t>
    </w:r>
    <w:r w:rsidRPr="00DE2E6C">
      <w:rPr>
        <w:sz w:val="20"/>
        <w:szCs w:val="20"/>
      </w:rPr>
      <w:t xml:space="preserve"> </w:t>
    </w:r>
    <w:r>
      <w:rPr>
        <w:sz w:val="20"/>
        <w:szCs w:val="20"/>
      </w:rPr>
      <w:t xml:space="preserve">– </w:t>
    </w:r>
    <w:r w:rsidRPr="00431435">
      <w:rPr>
        <w:sz w:val="20"/>
        <w:szCs w:val="20"/>
      </w:rPr>
      <w:t xml:space="preserve">Mein digitaler </w:t>
    </w:r>
    <w:r>
      <w:rPr>
        <w:sz w:val="20"/>
        <w:szCs w:val="20"/>
      </w:rPr>
      <w:t xml:space="preserve">Gesundheitsplan </w:t>
    </w:r>
    <w:r w:rsidRPr="0059741F">
      <w:rPr>
        <w:sz w:val="20"/>
        <w:szCs w:val="20"/>
      </w:rPr>
      <w:t xml:space="preserve">– </w:t>
    </w:r>
    <w:r>
      <w:rPr>
        <w:sz w:val="20"/>
        <w:szCs w:val="20"/>
      </w:rPr>
      <w:t>Berufsschule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CED56" w14:textId="69EFFE8E"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Pr="00431435">
      <w:rPr>
        <w:sz w:val="20"/>
        <w:szCs w:val="20"/>
      </w:rPr>
      <w:t xml:space="preserve">Mein digitaler </w:t>
    </w:r>
    <w:r>
      <w:rPr>
        <w:sz w:val="20"/>
        <w:szCs w:val="20"/>
      </w:rPr>
      <w:t xml:space="preserve">Gesundheitsplan </w:t>
    </w:r>
    <w:r w:rsidRPr="0059741F">
      <w:rPr>
        <w:sz w:val="20"/>
        <w:szCs w:val="20"/>
      </w:rPr>
      <w:t xml:space="preserve">– </w:t>
    </w:r>
    <w:r>
      <w:rPr>
        <w:sz w:val="20"/>
        <w:szCs w:val="20"/>
      </w:rPr>
      <w:t>Berufsschule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A9E82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A54434"/>
    <w:multiLevelType w:val="hybridMultilevel"/>
    <w:tmpl w:val="1AF8249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7255E1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24776F"/>
    <w:multiLevelType w:val="hybridMultilevel"/>
    <w:tmpl w:val="735269AE"/>
    <w:lvl w:ilvl="0" w:tplc="B8C8647C">
      <w:start w:val="1"/>
      <w:numFmt w:val="decimal"/>
      <w:lvlText w:val="%1."/>
      <w:lvlJc w:val="left"/>
      <w:pPr>
        <w:ind w:left="1098" w:hanging="360"/>
      </w:pPr>
      <w:rPr>
        <w:rFonts w:hint="default"/>
      </w:rPr>
    </w:lvl>
    <w:lvl w:ilvl="1" w:tplc="04070019" w:tentative="1">
      <w:start w:val="1"/>
      <w:numFmt w:val="lowerLetter"/>
      <w:lvlText w:val="%2."/>
      <w:lvlJc w:val="left"/>
      <w:pPr>
        <w:ind w:left="1818" w:hanging="360"/>
      </w:pPr>
    </w:lvl>
    <w:lvl w:ilvl="2" w:tplc="0407001B" w:tentative="1">
      <w:start w:val="1"/>
      <w:numFmt w:val="lowerRoman"/>
      <w:lvlText w:val="%3."/>
      <w:lvlJc w:val="right"/>
      <w:pPr>
        <w:ind w:left="2538" w:hanging="180"/>
      </w:pPr>
    </w:lvl>
    <w:lvl w:ilvl="3" w:tplc="0407000F" w:tentative="1">
      <w:start w:val="1"/>
      <w:numFmt w:val="decimal"/>
      <w:lvlText w:val="%4."/>
      <w:lvlJc w:val="left"/>
      <w:pPr>
        <w:ind w:left="3258" w:hanging="360"/>
      </w:pPr>
    </w:lvl>
    <w:lvl w:ilvl="4" w:tplc="04070019" w:tentative="1">
      <w:start w:val="1"/>
      <w:numFmt w:val="lowerLetter"/>
      <w:lvlText w:val="%5."/>
      <w:lvlJc w:val="left"/>
      <w:pPr>
        <w:ind w:left="3978" w:hanging="360"/>
      </w:pPr>
    </w:lvl>
    <w:lvl w:ilvl="5" w:tplc="0407001B" w:tentative="1">
      <w:start w:val="1"/>
      <w:numFmt w:val="lowerRoman"/>
      <w:lvlText w:val="%6."/>
      <w:lvlJc w:val="right"/>
      <w:pPr>
        <w:ind w:left="4698" w:hanging="180"/>
      </w:pPr>
    </w:lvl>
    <w:lvl w:ilvl="6" w:tplc="0407000F" w:tentative="1">
      <w:start w:val="1"/>
      <w:numFmt w:val="decimal"/>
      <w:lvlText w:val="%7."/>
      <w:lvlJc w:val="left"/>
      <w:pPr>
        <w:ind w:left="5418" w:hanging="360"/>
      </w:pPr>
    </w:lvl>
    <w:lvl w:ilvl="7" w:tplc="04070019" w:tentative="1">
      <w:start w:val="1"/>
      <w:numFmt w:val="lowerLetter"/>
      <w:lvlText w:val="%8."/>
      <w:lvlJc w:val="left"/>
      <w:pPr>
        <w:ind w:left="6138" w:hanging="360"/>
      </w:pPr>
    </w:lvl>
    <w:lvl w:ilvl="8" w:tplc="0407001B" w:tentative="1">
      <w:start w:val="1"/>
      <w:numFmt w:val="lowerRoman"/>
      <w:lvlText w:val="%9."/>
      <w:lvlJc w:val="right"/>
      <w:pPr>
        <w:ind w:left="6858" w:hanging="180"/>
      </w:pPr>
    </w:lvl>
  </w:abstractNum>
  <w:abstractNum w:abstractNumId="4" w15:restartNumberingAfterBreak="0">
    <w:nsid w:val="114A01FB"/>
    <w:multiLevelType w:val="hybridMultilevel"/>
    <w:tmpl w:val="6936D8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1AB7441"/>
    <w:multiLevelType w:val="hybridMultilevel"/>
    <w:tmpl w:val="AC8E4F10"/>
    <w:lvl w:ilvl="0" w:tplc="AAF031B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1FD5C47"/>
    <w:multiLevelType w:val="hybridMultilevel"/>
    <w:tmpl w:val="C1125B2C"/>
    <w:lvl w:ilvl="0" w:tplc="04070001">
      <w:start w:val="1"/>
      <w:numFmt w:val="bullet"/>
      <w:lvlText w:val=""/>
      <w:lvlJc w:val="left"/>
      <w:pPr>
        <w:ind w:left="1461" w:hanging="360"/>
      </w:pPr>
      <w:rPr>
        <w:rFonts w:ascii="Symbol" w:hAnsi="Symbol" w:hint="default"/>
        <w:color w:val="auto"/>
        <w:sz w:val="20"/>
      </w:rPr>
    </w:lvl>
    <w:lvl w:ilvl="1" w:tplc="04070003" w:tentative="1">
      <w:start w:val="1"/>
      <w:numFmt w:val="bullet"/>
      <w:lvlText w:val="o"/>
      <w:lvlJc w:val="left"/>
      <w:pPr>
        <w:ind w:left="2181" w:hanging="360"/>
      </w:pPr>
      <w:rPr>
        <w:rFonts w:ascii="Courier New" w:hAnsi="Courier New" w:cs="Courier New" w:hint="default"/>
      </w:rPr>
    </w:lvl>
    <w:lvl w:ilvl="2" w:tplc="04070005" w:tentative="1">
      <w:start w:val="1"/>
      <w:numFmt w:val="bullet"/>
      <w:lvlText w:val=""/>
      <w:lvlJc w:val="left"/>
      <w:pPr>
        <w:ind w:left="2901" w:hanging="360"/>
      </w:pPr>
      <w:rPr>
        <w:rFonts w:ascii="Wingdings" w:hAnsi="Wingdings" w:hint="default"/>
      </w:rPr>
    </w:lvl>
    <w:lvl w:ilvl="3" w:tplc="04070001" w:tentative="1">
      <w:start w:val="1"/>
      <w:numFmt w:val="bullet"/>
      <w:lvlText w:val=""/>
      <w:lvlJc w:val="left"/>
      <w:pPr>
        <w:ind w:left="3621" w:hanging="360"/>
      </w:pPr>
      <w:rPr>
        <w:rFonts w:ascii="Symbol" w:hAnsi="Symbol" w:hint="default"/>
      </w:rPr>
    </w:lvl>
    <w:lvl w:ilvl="4" w:tplc="04070003" w:tentative="1">
      <w:start w:val="1"/>
      <w:numFmt w:val="bullet"/>
      <w:lvlText w:val="o"/>
      <w:lvlJc w:val="left"/>
      <w:pPr>
        <w:ind w:left="4341" w:hanging="360"/>
      </w:pPr>
      <w:rPr>
        <w:rFonts w:ascii="Courier New" w:hAnsi="Courier New" w:cs="Courier New" w:hint="default"/>
      </w:rPr>
    </w:lvl>
    <w:lvl w:ilvl="5" w:tplc="04070005" w:tentative="1">
      <w:start w:val="1"/>
      <w:numFmt w:val="bullet"/>
      <w:lvlText w:val=""/>
      <w:lvlJc w:val="left"/>
      <w:pPr>
        <w:ind w:left="5061" w:hanging="360"/>
      </w:pPr>
      <w:rPr>
        <w:rFonts w:ascii="Wingdings" w:hAnsi="Wingdings" w:hint="default"/>
      </w:rPr>
    </w:lvl>
    <w:lvl w:ilvl="6" w:tplc="04070001" w:tentative="1">
      <w:start w:val="1"/>
      <w:numFmt w:val="bullet"/>
      <w:lvlText w:val=""/>
      <w:lvlJc w:val="left"/>
      <w:pPr>
        <w:ind w:left="5781" w:hanging="360"/>
      </w:pPr>
      <w:rPr>
        <w:rFonts w:ascii="Symbol" w:hAnsi="Symbol" w:hint="default"/>
      </w:rPr>
    </w:lvl>
    <w:lvl w:ilvl="7" w:tplc="04070003" w:tentative="1">
      <w:start w:val="1"/>
      <w:numFmt w:val="bullet"/>
      <w:lvlText w:val="o"/>
      <w:lvlJc w:val="left"/>
      <w:pPr>
        <w:ind w:left="6501" w:hanging="360"/>
      </w:pPr>
      <w:rPr>
        <w:rFonts w:ascii="Courier New" w:hAnsi="Courier New" w:cs="Courier New" w:hint="default"/>
      </w:rPr>
    </w:lvl>
    <w:lvl w:ilvl="8" w:tplc="04070005" w:tentative="1">
      <w:start w:val="1"/>
      <w:numFmt w:val="bullet"/>
      <w:lvlText w:val=""/>
      <w:lvlJc w:val="left"/>
      <w:pPr>
        <w:ind w:left="7221" w:hanging="360"/>
      </w:pPr>
      <w:rPr>
        <w:rFonts w:ascii="Wingdings" w:hAnsi="Wingdings" w:hint="default"/>
      </w:rPr>
    </w:lvl>
  </w:abstractNum>
  <w:abstractNum w:abstractNumId="7" w15:restartNumberingAfterBreak="0">
    <w:nsid w:val="1289331F"/>
    <w:multiLevelType w:val="hybridMultilevel"/>
    <w:tmpl w:val="CEEEF588"/>
    <w:lvl w:ilvl="0" w:tplc="0407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57271AD"/>
    <w:multiLevelType w:val="hybridMultilevel"/>
    <w:tmpl w:val="2A0A0B24"/>
    <w:lvl w:ilvl="0" w:tplc="418E60C0">
      <w:start w:val="4"/>
      <w:numFmt w:val="bullet"/>
      <w:lvlText w:val="-"/>
      <w:lvlJc w:val="left"/>
      <w:pPr>
        <w:ind w:left="720" w:hanging="360"/>
      </w:pPr>
      <w:rPr>
        <w:rFonts w:ascii="Calibri" w:eastAsiaTheme="minorHAnsi" w:hAnsi="Calibri" w:cs="Calibri"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6D5149A"/>
    <w:multiLevelType w:val="hybridMultilevel"/>
    <w:tmpl w:val="66403E98"/>
    <w:lvl w:ilvl="0" w:tplc="6ACC6F68">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8AD4155"/>
    <w:multiLevelType w:val="hybridMultilevel"/>
    <w:tmpl w:val="48008F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0F25FFB"/>
    <w:multiLevelType w:val="hybridMultilevel"/>
    <w:tmpl w:val="FBC0AF1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31B23DF1"/>
    <w:multiLevelType w:val="hybridMultilevel"/>
    <w:tmpl w:val="421CAE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356386D"/>
    <w:multiLevelType w:val="hybridMultilevel"/>
    <w:tmpl w:val="8D4AFA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E0097B"/>
    <w:multiLevelType w:val="hybridMultilevel"/>
    <w:tmpl w:val="2CA4D974"/>
    <w:lvl w:ilvl="0" w:tplc="986A970C">
      <w:start w:val="15"/>
      <w:numFmt w:val="bullet"/>
      <w:lvlText w:val="-"/>
      <w:lvlJc w:val="left"/>
      <w:pPr>
        <w:ind w:left="720" w:hanging="360"/>
      </w:pPr>
      <w:rPr>
        <w:rFonts w:ascii="Montserrat" w:eastAsiaTheme="minorHAnsi" w:hAnsi="Montserrat" w:cstheme="minorBidi" w:hint="default"/>
        <w:color w:val="3A3A3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80A8A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B6E2CD9"/>
    <w:multiLevelType w:val="hybridMultilevel"/>
    <w:tmpl w:val="1E88C5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28E7485"/>
    <w:multiLevelType w:val="hybridMultilevel"/>
    <w:tmpl w:val="AB0EDD1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9" w15:restartNumberingAfterBreak="0">
    <w:nsid w:val="45B2077A"/>
    <w:multiLevelType w:val="hybridMultilevel"/>
    <w:tmpl w:val="B42EDF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7B65094"/>
    <w:multiLevelType w:val="hybridMultilevel"/>
    <w:tmpl w:val="F32C6C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B6114B5"/>
    <w:multiLevelType w:val="hybridMultilevel"/>
    <w:tmpl w:val="A8EE5C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E17E0C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35D6AB3"/>
    <w:multiLevelType w:val="hybridMultilevel"/>
    <w:tmpl w:val="B72474A8"/>
    <w:lvl w:ilvl="0" w:tplc="04070001">
      <w:start w:val="1"/>
      <w:numFmt w:val="bullet"/>
      <w:lvlText w:val=""/>
      <w:lvlJc w:val="left"/>
      <w:pPr>
        <w:ind w:left="720" w:hanging="360"/>
      </w:pPr>
      <w:rPr>
        <w:rFonts w:ascii="Symbol" w:hAnsi="Symbol"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5BA792C"/>
    <w:multiLevelType w:val="hybridMultilevel"/>
    <w:tmpl w:val="FFD65BA6"/>
    <w:lvl w:ilvl="0" w:tplc="CF849DB0">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86275AD"/>
    <w:multiLevelType w:val="hybridMultilevel"/>
    <w:tmpl w:val="70A6F88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5A5370E5"/>
    <w:multiLevelType w:val="hybridMultilevel"/>
    <w:tmpl w:val="07A493E8"/>
    <w:lvl w:ilvl="0" w:tplc="E79CCCD0">
      <w:start w:val="1"/>
      <w:numFmt w:val="bullet"/>
      <w:lvlText w:val="-"/>
      <w:lvlJc w:val="left"/>
      <w:pPr>
        <w:ind w:left="1068" w:hanging="360"/>
      </w:pPr>
      <w:rPr>
        <w:rFonts w:ascii="Calibri" w:eastAsiaTheme="minorHAns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7" w15:restartNumberingAfterBreak="0">
    <w:nsid w:val="5D1831E7"/>
    <w:multiLevelType w:val="hybridMultilevel"/>
    <w:tmpl w:val="E870BF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F2843C8"/>
    <w:multiLevelType w:val="hybridMultilevel"/>
    <w:tmpl w:val="02E435EC"/>
    <w:lvl w:ilvl="0" w:tplc="E700A888">
      <w:start w:val="1"/>
      <w:numFmt w:val="decimal"/>
      <w:lvlText w:val="%1."/>
      <w:lvlJc w:val="left"/>
      <w:pPr>
        <w:ind w:left="1020" w:hanging="360"/>
      </w:pPr>
    </w:lvl>
    <w:lvl w:ilvl="1" w:tplc="D310A3B8">
      <w:start w:val="1"/>
      <w:numFmt w:val="decimal"/>
      <w:lvlText w:val="%2."/>
      <w:lvlJc w:val="left"/>
      <w:pPr>
        <w:ind w:left="1020" w:hanging="360"/>
      </w:pPr>
    </w:lvl>
    <w:lvl w:ilvl="2" w:tplc="408A8258">
      <w:start w:val="1"/>
      <w:numFmt w:val="decimal"/>
      <w:lvlText w:val="%3."/>
      <w:lvlJc w:val="left"/>
      <w:pPr>
        <w:ind w:left="1020" w:hanging="360"/>
      </w:pPr>
    </w:lvl>
    <w:lvl w:ilvl="3" w:tplc="EA36AE1A">
      <w:start w:val="1"/>
      <w:numFmt w:val="decimal"/>
      <w:lvlText w:val="%4."/>
      <w:lvlJc w:val="left"/>
      <w:pPr>
        <w:ind w:left="1020" w:hanging="360"/>
      </w:pPr>
    </w:lvl>
    <w:lvl w:ilvl="4" w:tplc="C7FE0A1E">
      <w:start w:val="1"/>
      <w:numFmt w:val="decimal"/>
      <w:lvlText w:val="%5."/>
      <w:lvlJc w:val="left"/>
      <w:pPr>
        <w:ind w:left="1020" w:hanging="360"/>
      </w:pPr>
    </w:lvl>
    <w:lvl w:ilvl="5" w:tplc="839EEBC4">
      <w:start w:val="1"/>
      <w:numFmt w:val="decimal"/>
      <w:lvlText w:val="%6."/>
      <w:lvlJc w:val="left"/>
      <w:pPr>
        <w:ind w:left="1020" w:hanging="360"/>
      </w:pPr>
    </w:lvl>
    <w:lvl w:ilvl="6" w:tplc="4CF4B07E">
      <w:start w:val="1"/>
      <w:numFmt w:val="decimal"/>
      <w:lvlText w:val="%7."/>
      <w:lvlJc w:val="left"/>
      <w:pPr>
        <w:ind w:left="1020" w:hanging="360"/>
      </w:pPr>
    </w:lvl>
    <w:lvl w:ilvl="7" w:tplc="54388168">
      <w:start w:val="1"/>
      <w:numFmt w:val="decimal"/>
      <w:lvlText w:val="%8."/>
      <w:lvlJc w:val="left"/>
      <w:pPr>
        <w:ind w:left="1020" w:hanging="360"/>
      </w:pPr>
    </w:lvl>
    <w:lvl w:ilvl="8" w:tplc="FC24B1D0">
      <w:start w:val="1"/>
      <w:numFmt w:val="decimal"/>
      <w:lvlText w:val="%9."/>
      <w:lvlJc w:val="left"/>
      <w:pPr>
        <w:ind w:left="1020" w:hanging="360"/>
      </w:pPr>
    </w:lvl>
  </w:abstractNum>
  <w:abstractNum w:abstractNumId="29" w15:restartNumberingAfterBreak="0">
    <w:nsid w:val="66E11B10"/>
    <w:multiLevelType w:val="hybridMultilevel"/>
    <w:tmpl w:val="EB081FE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0" w15:restartNumberingAfterBreak="0">
    <w:nsid w:val="6F376257"/>
    <w:multiLevelType w:val="hybridMultilevel"/>
    <w:tmpl w:val="F5F20AE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1" w15:restartNumberingAfterBreak="0">
    <w:nsid w:val="709A17E9"/>
    <w:multiLevelType w:val="hybridMultilevel"/>
    <w:tmpl w:val="087A8DB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72A87551"/>
    <w:multiLevelType w:val="hybridMultilevel"/>
    <w:tmpl w:val="F524ED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47201F4"/>
    <w:multiLevelType w:val="hybridMultilevel"/>
    <w:tmpl w:val="A7920DCC"/>
    <w:lvl w:ilvl="0" w:tplc="4AB09E62">
      <w:start w:val="1"/>
      <w:numFmt w:val="bullet"/>
      <w:lvlText w:val="-"/>
      <w:lvlJc w:val="left"/>
      <w:pPr>
        <w:ind w:left="410" w:hanging="360"/>
      </w:pPr>
      <w:rPr>
        <w:rFonts w:ascii="Calibri" w:eastAsiaTheme="minorHAnsi" w:hAnsi="Calibri" w:cs="Calibri" w:hint="default"/>
      </w:rPr>
    </w:lvl>
    <w:lvl w:ilvl="1" w:tplc="04070003" w:tentative="1">
      <w:start w:val="1"/>
      <w:numFmt w:val="bullet"/>
      <w:lvlText w:val="o"/>
      <w:lvlJc w:val="left"/>
      <w:pPr>
        <w:ind w:left="1130" w:hanging="360"/>
      </w:pPr>
      <w:rPr>
        <w:rFonts w:ascii="Courier New" w:hAnsi="Courier New" w:cs="Courier New" w:hint="default"/>
      </w:rPr>
    </w:lvl>
    <w:lvl w:ilvl="2" w:tplc="04070005" w:tentative="1">
      <w:start w:val="1"/>
      <w:numFmt w:val="bullet"/>
      <w:lvlText w:val=""/>
      <w:lvlJc w:val="left"/>
      <w:pPr>
        <w:ind w:left="1850" w:hanging="360"/>
      </w:pPr>
      <w:rPr>
        <w:rFonts w:ascii="Wingdings" w:hAnsi="Wingdings" w:hint="default"/>
      </w:rPr>
    </w:lvl>
    <w:lvl w:ilvl="3" w:tplc="04070001" w:tentative="1">
      <w:start w:val="1"/>
      <w:numFmt w:val="bullet"/>
      <w:lvlText w:val=""/>
      <w:lvlJc w:val="left"/>
      <w:pPr>
        <w:ind w:left="2570" w:hanging="360"/>
      </w:pPr>
      <w:rPr>
        <w:rFonts w:ascii="Symbol" w:hAnsi="Symbol" w:hint="default"/>
      </w:rPr>
    </w:lvl>
    <w:lvl w:ilvl="4" w:tplc="04070003" w:tentative="1">
      <w:start w:val="1"/>
      <w:numFmt w:val="bullet"/>
      <w:lvlText w:val="o"/>
      <w:lvlJc w:val="left"/>
      <w:pPr>
        <w:ind w:left="3290" w:hanging="360"/>
      </w:pPr>
      <w:rPr>
        <w:rFonts w:ascii="Courier New" w:hAnsi="Courier New" w:cs="Courier New" w:hint="default"/>
      </w:rPr>
    </w:lvl>
    <w:lvl w:ilvl="5" w:tplc="04070005" w:tentative="1">
      <w:start w:val="1"/>
      <w:numFmt w:val="bullet"/>
      <w:lvlText w:val=""/>
      <w:lvlJc w:val="left"/>
      <w:pPr>
        <w:ind w:left="4010" w:hanging="360"/>
      </w:pPr>
      <w:rPr>
        <w:rFonts w:ascii="Wingdings" w:hAnsi="Wingdings" w:hint="default"/>
      </w:rPr>
    </w:lvl>
    <w:lvl w:ilvl="6" w:tplc="04070001" w:tentative="1">
      <w:start w:val="1"/>
      <w:numFmt w:val="bullet"/>
      <w:lvlText w:val=""/>
      <w:lvlJc w:val="left"/>
      <w:pPr>
        <w:ind w:left="4730" w:hanging="360"/>
      </w:pPr>
      <w:rPr>
        <w:rFonts w:ascii="Symbol" w:hAnsi="Symbol" w:hint="default"/>
      </w:rPr>
    </w:lvl>
    <w:lvl w:ilvl="7" w:tplc="04070003" w:tentative="1">
      <w:start w:val="1"/>
      <w:numFmt w:val="bullet"/>
      <w:lvlText w:val="o"/>
      <w:lvlJc w:val="left"/>
      <w:pPr>
        <w:ind w:left="5450" w:hanging="360"/>
      </w:pPr>
      <w:rPr>
        <w:rFonts w:ascii="Courier New" w:hAnsi="Courier New" w:cs="Courier New" w:hint="default"/>
      </w:rPr>
    </w:lvl>
    <w:lvl w:ilvl="8" w:tplc="04070005" w:tentative="1">
      <w:start w:val="1"/>
      <w:numFmt w:val="bullet"/>
      <w:lvlText w:val=""/>
      <w:lvlJc w:val="left"/>
      <w:pPr>
        <w:ind w:left="6170" w:hanging="360"/>
      </w:pPr>
      <w:rPr>
        <w:rFonts w:ascii="Wingdings" w:hAnsi="Wingdings" w:hint="default"/>
      </w:rPr>
    </w:lvl>
  </w:abstractNum>
  <w:abstractNum w:abstractNumId="34" w15:restartNumberingAfterBreak="0">
    <w:nsid w:val="74C2008E"/>
    <w:multiLevelType w:val="hybridMultilevel"/>
    <w:tmpl w:val="F118DC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8F22141"/>
    <w:multiLevelType w:val="hybridMultilevel"/>
    <w:tmpl w:val="09CE9C1A"/>
    <w:lvl w:ilvl="0" w:tplc="04070001">
      <w:start w:val="1"/>
      <w:numFmt w:val="bullet"/>
      <w:lvlText w:val=""/>
      <w:lvlJc w:val="left"/>
      <w:pPr>
        <w:ind w:left="1458" w:hanging="360"/>
      </w:pPr>
      <w:rPr>
        <w:rFonts w:ascii="Symbol" w:hAnsi="Symbol" w:hint="default"/>
        <w:color w:val="auto"/>
        <w:sz w:val="20"/>
      </w:rPr>
    </w:lvl>
    <w:lvl w:ilvl="1" w:tplc="04070003" w:tentative="1">
      <w:start w:val="1"/>
      <w:numFmt w:val="bullet"/>
      <w:lvlText w:val="o"/>
      <w:lvlJc w:val="left"/>
      <w:pPr>
        <w:ind w:left="2178" w:hanging="360"/>
      </w:pPr>
      <w:rPr>
        <w:rFonts w:ascii="Courier New" w:hAnsi="Courier New" w:cs="Courier New" w:hint="default"/>
      </w:rPr>
    </w:lvl>
    <w:lvl w:ilvl="2" w:tplc="04070005" w:tentative="1">
      <w:start w:val="1"/>
      <w:numFmt w:val="bullet"/>
      <w:lvlText w:val=""/>
      <w:lvlJc w:val="left"/>
      <w:pPr>
        <w:ind w:left="2898" w:hanging="360"/>
      </w:pPr>
      <w:rPr>
        <w:rFonts w:ascii="Wingdings" w:hAnsi="Wingdings" w:hint="default"/>
      </w:rPr>
    </w:lvl>
    <w:lvl w:ilvl="3" w:tplc="04070001" w:tentative="1">
      <w:start w:val="1"/>
      <w:numFmt w:val="bullet"/>
      <w:lvlText w:val=""/>
      <w:lvlJc w:val="left"/>
      <w:pPr>
        <w:ind w:left="3618" w:hanging="360"/>
      </w:pPr>
      <w:rPr>
        <w:rFonts w:ascii="Symbol" w:hAnsi="Symbol" w:hint="default"/>
      </w:rPr>
    </w:lvl>
    <w:lvl w:ilvl="4" w:tplc="04070003" w:tentative="1">
      <w:start w:val="1"/>
      <w:numFmt w:val="bullet"/>
      <w:lvlText w:val="o"/>
      <w:lvlJc w:val="left"/>
      <w:pPr>
        <w:ind w:left="4338" w:hanging="360"/>
      </w:pPr>
      <w:rPr>
        <w:rFonts w:ascii="Courier New" w:hAnsi="Courier New" w:cs="Courier New" w:hint="default"/>
      </w:rPr>
    </w:lvl>
    <w:lvl w:ilvl="5" w:tplc="04070005" w:tentative="1">
      <w:start w:val="1"/>
      <w:numFmt w:val="bullet"/>
      <w:lvlText w:val=""/>
      <w:lvlJc w:val="left"/>
      <w:pPr>
        <w:ind w:left="5058" w:hanging="360"/>
      </w:pPr>
      <w:rPr>
        <w:rFonts w:ascii="Wingdings" w:hAnsi="Wingdings" w:hint="default"/>
      </w:rPr>
    </w:lvl>
    <w:lvl w:ilvl="6" w:tplc="04070001" w:tentative="1">
      <w:start w:val="1"/>
      <w:numFmt w:val="bullet"/>
      <w:lvlText w:val=""/>
      <w:lvlJc w:val="left"/>
      <w:pPr>
        <w:ind w:left="5778" w:hanging="360"/>
      </w:pPr>
      <w:rPr>
        <w:rFonts w:ascii="Symbol" w:hAnsi="Symbol" w:hint="default"/>
      </w:rPr>
    </w:lvl>
    <w:lvl w:ilvl="7" w:tplc="04070003" w:tentative="1">
      <w:start w:val="1"/>
      <w:numFmt w:val="bullet"/>
      <w:lvlText w:val="o"/>
      <w:lvlJc w:val="left"/>
      <w:pPr>
        <w:ind w:left="6498" w:hanging="360"/>
      </w:pPr>
      <w:rPr>
        <w:rFonts w:ascii="Courier New" w:hAnsi="Courier New" w:cs="Courier New" w:hint="default"/>
      </w:rPr>
    </w:lvl>
    <w:lvl w:ilvl="8" w:tplc="04070005" w:tentative="1">
      <w:start w:val="1"/>
      <w:numFmt w:val="bullet"/>
      <w:lvlText w:val=""/>
      <w:lvlJc w:val="left"/>
      <w:pPr>
        <w:ind w:left="7218" w:hanging="360"/>
      </w:pPr>
      <w:rPr>
        <w:rFonts w:ascii="Wingdings" w:hAnsi="Wingdings" w:hint="default"/>
      </w:rPr>
    </w:lvl>
  </w:abstractNum>
  <w:abstractNum w:abstractNumId="36" w15:restartNumberingAfterBreak="0">
    <w:nsid w:val="7C05145E"/>
    <w:multiLevelType w:val="hybridMultilevel"/>
    <w:tmpl w:val="1D0238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D15688A"/>
    <w:multiLevelType w:val="hybridMultilevel"/>
    <w:tmpl w:val="37DAF9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E1C47B4"/>
    <w:multiLevelType w:val="hybridMultilevel"/>
    <w:tmpl w:val="10201CD6"/>
    <w:lvl w:ilvl="0" w:tplc="14B2352A">
      <w:start w:val="50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66381077">
    <w:abstractNumId w:val="12"/>
  </w:num>
  <w:num w:numId="2" w16cid:durableId="244538300">
    <w:abstractNumId w:val="22"/>
  </w:num>
  <w:num w:numId="3" w16cid:durableId="1251037297">
    <w:abstractNumId w:val="16"/>
  </w:num>
  <w:num w:numId="4" w16cid:durableId="983586499">
    <w:abstractNumId w:val="9"/>
  </w:num>
  <w:num w:numId="5" w16cid:durableId="390620866">
    <w:abstractNumId w:val="32"/>
  </w:num>
  <w:num w:numId="6" w16cid:durableId="1591893293">
    <w:abstractNumId w:val="10"/>
  </w:num>
  <w:num w:numId="7" w16cid:durableId="313417030">
    <w:abstractNumId w:val="14"/>
  </w:num>
  <w:num w:numId="8" w16cid:durableId="2113545417">
    <w:abstractNumId w:val="8"/>
  </w:num>
  <w:num w:numId="9" w16cid:durableId="1696688995">
    <w:abstractNumId w:val="23"/>
  </w:num>
  <w:num w:numId="10" w16cid:durableId="1598294041">
    <w:abstractNumId w:val="35"/>
  </w:num>
  <w:num w:numId="11" w16cid:durableId="2073504297">
    <w:abstractNumId w:val="6"/>
  </w:num>
  <w:num w:numId="12" w16cid:durableId="1513102386">
    <w:abstractNumId w:val="19"/>
  </w:num>
  <w:num w:numId="13" w16cid:durableId="1638993081">
    <w:abstractNumId w:val="0"/>
  </w:num>
  <w:num w:numId="14" w16cid:durableId="105394895">
    <w:abstractNumId w:val="5"/>
  </w:num>
  <w:num w:numId="15" w16cid:durableId="1296135134">
    <w:abstractNumId w:val="15"/>
  </w:num>
  <w:num w:numId="16" w16cid:durableId="2088526225">
    <w:abstractNumId w:val="2"/>
  </w:num>
  <w:num w:numId="17" w16cid:durableId="616059047">
    <w:abstractNumId w:val="7"/>
  </w:num>
  <w:num w:numId="18" w16cid:durableId="1276986903">
    <w:abstractNumId w:val="27"/>
  </w:num>
  <w:num w:numId="19" w16cid:durableId="1485049209">
    <w:abstractNumId w:val="33"/>
  </w:num>
  <w:num w:numId="20" w16cid:durableId="1307665668">
    <w:abstractNumId w:val="3"/>
  </w:num>
  <w:num w:numId="21" w16cid:durableId="595212274">
    <w:abstractNumId w:val="26"/>
  </w:num>
  <w:num w:numId="22" w16cid:durableId="689339399">
    <w:abstractNumId w:val="37"/>
  </w:num>
  <w:num w:numId="23" w16cid:durableId="1323700769">
    <w:abstractNumId w:val="17"/>
  </w:num>
  <w:num w:numId="24" w16cid:durableId="1548226765">
    <w:abstractNumId w:val="29"/>
  </w:num>
  <w:num w:numId="25" w16cid:durableId="618950773">
    <w:abstractNumId w:val="30"/>
  </w:num>
  <w:num w:numId="26" w16cid:durableId="1263026363">
    <w:abstractNumId w:val="18"/>
  </w:num>
  <w:num w:numId="27" w16cid:durableId="1785149393">
    <w:abstractNumId w:val="13"/>
  </w:num>
  <w:num w:numId="28" w16cid:durableId="1148744479">
    <w:abstractNumId w:val="38"/>
  </w:num>
  <w:num w:numId="29" w16cid:durableId="122967324">
    <w:abstractNumId w:val="34"/>
  </w:num>
  <w:num w:numId="30" w16cid:durableId="1178273954">
    <w:abstractNumId w:val="36"/>
  </w:num>
  <w:num w:numId="31" w16cid:durableId="1491601925">
    <w:abstractNumId w:val="20"/>
  </w:num>
  <w:num w:numId="32" w16cid:durableId="1695231705">
    <w:abstractNumId w:val="1"/>
  </w:num>
  <w:num w:numId="33" w16cid:durableId="321006688">
    <w:abstractNumId w:val="4"/>
  </w:num>
  <w:num w:numId="34" w16cid:durableId="1093429214">
    <w:abstractNumId w:val="11"/>
  </w:num>
  <w:num w:numId="35" w16cid:durableId="1738622693">
    <w:abstractNumId w:val="31"/>
  </w:num>
  <w:num w:numId="36" w16cid:durableId="1596397205">
    <w:abstractNumId w:val="25"/>
  </w:num>
  <w:num w:numId="37" w16cid:durableId="1246256915">
    <w:abstractNumId w:val="28"/>
  </w:num>
  <w:num w:numId="38" w16cid:durableId="485822571">
    <w:abstractNumId w:val="24"/>
  </w:num>
  <w:num w:numId="39" w16cid:durableId="877201487">
    <w:abstractNumId w:val="2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hael Kohl">
    <w15:presenceInfo w15:providerId="Windows Live" w15:userId="1d6fefbaf845a217"/>
  </w15:person>
  <w15:person w15:author="Theresa Salge">
    <w15:presenceInfo w15:providerId="AD" w15:userId="S::Theresa.s@we-are-family.de::c22d9e57-6323-4187-95da-07a03f20acdd"/>
  </w15:person>
  <w15:person w15:author="Samime Kutlu">
    <w15:presenceInfo w15:providerId="AD" w15:userId="S-1-5-21-935945672-1857718832-1870586423-5202"/>
  </w15:person>
  <w15:person w15:author="Fabienne Schmaus">
    <w15:presenceInfo w15:providerId="Windows Live" w15:userId="03367ccf035eb6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27EC"/>
    <w:rsid w:val="000031A5"/>
    <w:rsid w:val="00003505"/>
    <w:rsid w:val="00003903"/>
    <w:rsid w:val="00006184"/>
    <w:rsid w:val="00006C95"/>
    <w:rsid w:val="00007733"/>
    <w:rsid w:val="00007820"/>
    <w:rsid w:val="00011BC7"/>
    <w:rsid w:val="00012669"/>
    <w:rsid w:val="00015428"/>
    <w:rsid w:val="00017E9E"/>
    <w:rsid w:val="00023038"/>
    <w:rsid w:val="0002346A"/>
    <w:rsid w:val="000237D3"/>
    <w:rsid w:val="00023BFA"/>
    <w:rsid w:val="00023D05"/>
    <w:rsid w:val="000267AB"/>
    <w:rsid w:val="00027395"/>
    <w:rsid w:val="00030284"/>
    <w:rsid w:val="0003279F"/>
    <w:rsid w:val="0003344A"/>
    <w:rsid w:val="000351E4"/>
    <w:rsid w:val="00035648"/>
    <w:rsid w:val="00035D98"/>
    <w:rsid w:val="00036133"/>
    <w:rsid w:val="00036C3C"/>
    <w:rsid w:val="0003745B"/>
    <w:rsid w:val="000375A8"/>
    <w:rsid w:val="000376B8"/>
    <w:rsid w:val="000379DE"/>
    <w:rsid w:val="00040285"/>
    <w:rsid w:val="0004121A"/>
    <w:rsid w:val="00041D84"/>
    <w:rsid w:val="00042D78"/>
    <w:rsid w:val="000442AC"/>
    <w:rsid w:val="0004526B"/>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4798"/>
    <w:rsid w:val="00064E9B"/>
    <w:rsid w:val="0006578F"/>
    <w:rsid w:val="00066A21"/>
    <w:rsid w:val="00066ABE"/>
    <w:rsid w:val="00066DCB"/>
    <w:rsid w:val="00070C32"/>
    <w:rsid w:val="00071235"/>
    <w:rsid w:val="00072175"/>
    <w:rsid w:val="0007322D"/>
    <w:rsid w:val="000740AF"/>
    <w:rsid w:val="0007414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A0AB6"/>
    <w:rsid w:val="000A0CD3"/>
    <w:rsid w:val="000A0D4C"/>
    <w:rsid w:val="000A122D"/>
    <w:rsid w:val="000A1303"/>
    <w:rsid w:val="000A19A9"/>
    <w:rsid w:val="000A292F"/>
    <w:rsid w:val="000A3028"/>
    <w:rsid w:val="000A5AD8"/>
    <w:rsid w:val="000B055D"/>
    <w:rsid w:val="000B0B32"/>
    <w:rsid w:val="000B1D3B"/>
    <w:rsid w:val="000B27CC"/>
    <w:rsid w:val="000B475C"/>
    <w:rsid w:val="000B4AE9"/>
    <w:rsid w:val="000B5F5A"/>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A80"/>
    <w:rsid w:val="000D79FC"/>
    <w:rsid w:val="000E1512"/>
    <w:rsid w:val="000E194F"/>
    <w:rsid w:val="000E2212"/>
    <w:rsid w:val="000E2B6E"/>
    <w:rsid w:val="000E3B42"/>
    <w:rsid w:val="000E5551"/>
    <w:rsid w:val="000E649C"/>
    <w:rsid w:val="000E6FB8"/>
    <w:rsid w:val="000F1A1B"/>
    <w:rsid w:val="000F257B"/>
    <w:rsid w:val="000F2865"/>
    <w:rsid w:val="000F4365"/>
    <w:rsid w:val="000F49E3"/>
    <w:rsid w:val="000F4B3C"/>
    <w:rsid w:val="000F5557"/>
    <w:rsid w:val="000F5F1A"/>
    <w:rsid w:val="000F6B39"/>
    <w:rsid w:val="000F6BC6"/>
    <w:rsid w:val="000F6CC1"/>
    <w:rsid w:val="000F7396"/>
    <w:rsid w:val="000F749C"/>
    <w:rsid w:val="001002B7"/>
    <w:rsid w:val="00101ECD"/>
    <w:rsid w:val="00104846"/>
    <w:rsid w:val="001103BE"/>
    <w:rsid w:val="00110A50"/>
    <w:rsid w:val="001113E3"/>
    <w:rsid w:val="0011717A"/>
    <w:rsid w:val="001212C9"/>
    <w:rsid w:val="00121A47"/>
    <w:rsid w:val="00121D2C"/>
    <w:rsid w:val="00121E21"/>
    <w:rsid w:val="0012207B"/>
    <w:rsid w:val="00122A14"/>
    <w:rsid w:val="00125AA6"/>
    <w:rsid w:val="00125F84"/>
    <w:rsid w:val="001272A6"/>
    <w:rsid w:val="00130CF8"/>
    <w:rsid w:val="0013110C"/>
    <w:rsid w:val="001312D8"/>
    <w:rsid w:val="0013190B"/>
    <w:rsid w:val="00131991"/>
    <w:rsid w:val="00131DDC"/>
    <w:rsid w:val="001321BE"/>
    <w:rsid w:val="00133A74"/>
    <w:rsid w:val="00134844"/>
    <w:rsid w:val="00135020"/>
    <w:rsid w:val="001353E2"/>
    <w:rsid w:val="00135B2D"/>
    <w:rsid w:val="00140609"/>
    <w:rsid w:val="001422F6"/>
    <w:rsid w:val="00142F5F"/>
    <w:rsid w:val="00144748"/>
    <w:rsid w:val="00146108"/>
    <w:rsid w:val="00151247"/>
    <w:rsid w:val="001535CC"/>
    <w:rsid w:val="001540CD"/>
    <w:rsid w:val="001545E1"/>
    <w:rsid w:val="00156007"/>
    <w:rsid w:val="00156AD6"/>
    <w:rsid w:val="0015767B"/>
    <w:rsid w:val="00161303"/>
    <w:rsid w:val="001629A7"/>
    <w:rsid w:val="001631B6"/>
    <w:rsid w:val="00167A32"/>
    <w:rsid w:val="001705C8"/>
    <w:rsid w:val="00170ABF"/>
    <w:rsid w:val="00170DF9"/>
    <w:rsid w:val="00170E13"/>
    <w:rsid w:val="0017174F"/>
    <w:rsid w:val="00172703"/>
    <w:rsid w:val="00173572"/>
    <w:rsid w:val="001739B1"/>
    <w:rsid w:val="0017472E"/>
    <w:rsid w:val="00174DC3"/>
    <w:rsid w:val="0017517C"/>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6A3D"/>
    <w:rsid w:val="00186D76"/>
    <w:rsid w:val="0018721F"/>
    <w:rsid w:val="00187EB1"/>
    <w:rsid w:val="00190034"/>
    <w:rsid w:val="00190793"/>
    <w:rsid w:val="001947FB"/>
    <w:rsid w:val="00194BE5"/>
    <w:rsid w:val="00195814"/>
    <w:rsid w:val="00195E58"/>
    <w:rsid w:val="00197CDA"/>
    <w:rsid w:val="001A1AF1"/>
    <w:rsid w:val="001A2251"/>
    <w:rsid w:val="001A233C"/>
    <w:rsid w:val="001A4A5C"/>
    <w:rsid w:val="001A4A77"/>
    <w:rsid w:val="001A5075"/>
    <w:rsid w:val="001A5938"/>
    <w:rsid w:val="001A61B2"/>
    <w:rsid w:val="001B06A5"/>
    <w:rsid w:val="001B1080"/>
    <w:rsid w:val="001B1368"/>
    <w:rsid w:val="001B42F1"/>
    <w:rsid w:val="001B6D9E"/>
    <w:rsid w:val="001B71A2"/>
    <w:rsid w:val="001C05D0"/>
    <w:rsid w:val="001C14EF"/>
    <w:rsid w:val="001C15D4"/>
    <w:rsid w:val="001C1F8A"/>
    <w:rsid w:val="001C23EF"/>
    <w:rsid w:val="001C2C4A"/>
    <w:rsid w:val="001C399E"/>
    <w:rsid w:val="001C3A27"/>
    <w:rsid w:val="001C4C82"/>
    <w:rsid w:val="001C5E8D"/>
    <w:rsid w:val="001C6161"/>
    <w:rsid w:val="001D0467"/>
    <w:rsid w:val="001D057D"/>
    <w:rsid w:val="001D1D0B"/>
    <w:rsid w:val="001D40EB"/>
    <w:rsid w:val="001D4AB6"/>
    <w:rsid w:val="001D5021"/>
    <w:rsid w:val="001D64D4"/>
    <w:rsid w:val="001D6690"/>
    <w:rsid w:val="001D74FB"/>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5612"/>
    <w:rsid w:val="00205F99"/>
    <w:rsid w:val="00207A01"/>
    <w:rsid w:val="00207EB9"/>
    <w:rsid w:val="00210E83"/>
    <w:rsid w:val="00211118"/>
    <w:rsid w:val="00212286"/>
    <w:rsid w:val="00212E72"/>
    <w:rsid w:val="002151F1"/>
    <w:rsid w:val="0021780E"/>
    <w:rsid w:val="00217E32"/>
    <w:rsid w:val="002214BF"/>
    <w:rsid w:val="00224380"/>
    <w:rsid w:val="00224650"/>
    <w:rsid w:val="00224699"/>
    <w:rsid w:val="00225440"/>
    <w:rsid w:val="0022545C"/>
    <w:rsid w:val="00225533"/>
    <w:rsid w:val="0022583F"/>
    <w:rsid w:val="00230142"/>
    <w:rsid w:val="00232242"/>
    <w:rsid w:val="002324A8"/>
    <w:rsid w:val="00233360"/>
    <w:rsid w:val="00237E50"/>
    <w:rsid w:val="00242A24"/>
    <w:rsid w:val="00243207"/>
    <w:rsid w:val="00246CE6"/>
    <w:rsid w:val="00246DF0"/>
    <w:rsid w:val="00246E18"/>
    <w:rsid w:val="0024735E"/>
    <w:rsid w:val="00247CF9"/>
    <w:rsid w:val="00250E4C"/>
    <w:rsid w:val="00251439"/>
    <w:rsid w:val="00251D27"/>
    <w:rsid w:val="00252DE3"/>
    <w:rsid w:val="00253FA3"/>
    <w:rsid w:val="00254C69"/>
    <w:rsid w:val="0025501D"/>
    <w:rsid w:val="00255356"/>
    <w:rsid w:val="0025715F"/>
    <w:rsid w:val="00260582"/>
    <w:rsid w:val="0026080A"/>
    <w:rsid w:val="00261E3D"/>
    <w:rsid w:val="00262C81"/>
    <w:rsid w:val="00264D3B"/>
    <w:rsid w:val="00265F5F"/>
    <w:rsid w:val="0026745A"/>
    <w:rsid w:val="00270ABF"/>
    <w:rsid w:val="00271125"/>
    <w:rsid w:val="00271902"/>
    <w:rsid w:val="0027615A"/>
    <w:rsid w:val="00284806"/>
    <w:rsid w:val="00284A72"/>
    <w:rsid w:val="0028656F"/>
    <w:rsid w:val="0029136F"/>
    <w:rsid w:val="0029390D"/>
    <w:rsid w:val="00297732"/>
    <w:rsid w:val="00297872"/>
    <w:rsid w:val="002A0C3C"/>
    <w:rsid w:val="002A1C9E"/>
    <w:rsid w:val="002A2C0A"/>
    <w:rsid w:val="002A3717"/>
    <w:rsid w:val="002A55F4"/>
    <w:rsid w:val="002A7A7A"/>
    <w:rsid w:val="002A7ABC"/>
    <w:rsid w:val="002B181F"/>
    <w:rsid w:val="002B27F4"/>
    <w:rsid w:val="002B3960"/>
    <w:rsid w:val="002B5909"/>
    <w:rsid w:val="002B75A8"/>
    <w:rsid w:val="002C0A05"/>
    <w:rsid w:val="002C0AF9"/>
    <w:rsid w:val="002C12B8"/>
    <w:rsid w:val="002C2822"/>
    <w:rsid w:val="002C4A1D"/>
    <w:rsid w:val="002C705E"/>
    <w:rsid w:val="002C7562"/>
    <w:rsid w:val="002C7E9A"/>
    <w:rsid w:val="002D10D7"/>
    <w:rsid w:val="002D440D"/>
    <w:rsid w:val="002D6E38"/>
    <w:rsid w:val="002D7920"/>
    <w:rsid w:val="002D7EA8"/>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61D9"/>
    <w:rsid w:val="00307546"/>
    <w:rsid w:val="0031077A"/>
    <w:rsid w:val="003118E1"/>
    <w:rsid w:val="00312D9F"/>
    <w:rsid w:val="00314B21"/>
    <w:rsid w:val="003154D2"/>
    <w:rsid w:val="003202AE"/>
    <w:rsid w:val="003204CA"/>
    <w:rsid w:val="00321832"/>
    <w:rsid w:val="00323656"/>
    <w:rsid w:val="00325139"/>
    <w:rsid w:val="0032545A"/>
    <w:rsid w:val="0032628D"/>
    <w:rsid w:val="003267F6"/>
    <w:rsid w:val="00327536"/>
    <w:rsid w:val="00327A73"/>
    <w:rsid w:val="003323F8"/>
    <w:rsid w:val="00333041"/>
    <w:rsid w:val="00333AB3"/>
    <w:rsid w:val="003354E5"/>
    <w:rsid w:val="00335D18"/>
    <w:rsid w:val="00337407"/>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6263"/>
    <w:rsid w:val="00376613"/>
    <w:rsid w:val="00382599"/>
    <w:rsid w:val="00383496"/>
    <w:rsid w:val="00383C3E"/>
    <w:rsid w:val="00384853"/>
    <w:rsid w:val="00392C0F"/>
    <w:rsid w:val="00393697"/>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1309"/>
    <w:rsid w:val="003E1551"/>
    <w:rsid w:val="003E1C0C"/>
    <w:rsid w:val="003E3F0A"/>
    <w:rsid w:val="003E4D6A"/>
    <w:rsid w:val="003E56C7"/>
    <w:rsid w:val="003E6589"/>
    <w:rsid w:val="003E6B4D"/>
    <w:rsid w:val="003F0905"/>
    <w:rsid w:val="003F1729"/>
    <w:rsid w:val="003F23F5"/>
    <w:rsid w:val="003F3E88"/>
    <w:rsid w:val="003F694B"/>
    <w:rsid w:val="003F712A"/>
    <w:rsid w:val="003F737A"/>
    <w:rsid w:val="00401323"/>
    <w:rsid w:val="00402C9A"/>
    <w:rsid w:val="00402EEF"/>
    <w:rsid w:val="00403DED"/>
    <w:rsid w:val="0040563E"/>
    <w:rsid w:val="00405BEB"/>
    <w:rsid w:val="0040776E"/>
    <w:rsid w:val="00410B1D"/>
    <w:rsid w:val="004114EB"/>
    <w:rsid w:val="00411F11"/>
    <w:rsid w:val="00412D8D"/>
    <w:rsid w:val="0041365D"/>
    <w:rsid w:val="00413EE1"/>
    <w:rsid w:val="0041431E"/>
    <w:rsid w:val="00414E01"/>
    <w:rsid w:val="00417915"/>
    <w:rsid w:val="00417B64"/>
    <w:rsid w:val="00420DA0"/>
    <w:rsid w:val="00422173"/>
    <w:rsid w:val="004234DE"/>
    <w:rsid w:val="00423A7E"/>
    <w:rsid w:val="00423DAF"/>
    <w:rsid w:val="00424F42"/>
    <w:rsid w:val="004260E2"/>
    <w:rsid w:val="0042681E"/>
    <w:rsid w:val="00426EB8"/>
    <w:rsid w:val="00430F97"/>
    <w:rsid w:val="00431435"/>
    <w:rsid w:val="00431A40"/>
    <w:rsid w:val="00431AD2"/>
    <w:rsid w:val="00431C0C"/>
    <w:rsid w:val="004359F8"/>
    <w:rsid w:val="004407D9"/>
    <w:rsid w:val="00441CB9"/>
    <w:rsid w:val="00442B1C"/>
    <w:rsid w:val="004431A6"/>
    <w:rsid w:val="004444B0"/>
    <w:rsid w:val="00445925"/>
    <w:rsid w:val="00450130"/>
    <w:rsid w:val="00450381"/>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1D98"/>
    <w:rsid w:val="00484081"/>
    <w:rsid w:val="004841C5"/>
    <w:rsid w:val="0048463C"/>
    <w:rsid w:val="00484D10"/>
    <w:rsid w:val="00485071"/>
    <w:rsid w:val="00487F6F"/>
    <w:rsid w:val="004906E7"/>
    <w:rsid w:val="00490AD0"/>
    <w:rsid w:val="0049191D"/>
    <w:rsid w:val="004931E8"/>
    <w:rsid w:val="00493C3F"/>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59E"/>
    <w:rsid w:val="004C2B76"/>
    <w:rsid w:val="004C437B"/>
    <w:rsid w:val="004C47BB"/>
    <w:rsid w:val="004C6AB2"/>
    <w:rsid w:val="004C7251"/>
    <w:rsid w:val="004D03B9"/>
    <w:rsid w:val="004D04A4"/>
    <w:rsid w:val="004D265C"/>
    <w:rsid w:val="004D2E21"/>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13F0"/>
    <w:rsid w:val="004F214C"/>
    <w:rsid w:val="004F2B01"/>
    <w:rsid w:val="004F2F59"/>
    <w:rsid w:val="004F2F7A"/>
    <w:rsid w:val="004F59D3"/>
    <w:rsid w:val="004F7B2C"/>
    <w:rsid w:val="005013E0"/>
    <w:rsid w:val="005018EE"/>
    <w:rsid w:val="00501BB5"/>
    <w:rsid w:val="005025F8"/>
    <w:rsid w:val="00502826"/>
    <w:rsid w:val="0050442C"/>
    <w:rsid w:val="00504852"/>
    <w:rsid w:val="00504E16"/>
    <w:rsid w:val="00505E54"/>
    <w:rsid w:val="00506B07"/>
    <w:rsid w:val="00507286"/>
    <w:rsid w:val="005105C3"/>
    <w:rsid w:val="00510855"/>
    <w:rsid w:val="0051092F"/>
    <w:rsid w:val="0051096D"/>
    <w:rsid w:val="00513711"/>
    <w:rsid w:val="00515775"/>
    <w:rsid w:val="00516018"/>
    <w:rsid w:val="00522842"/>
    <w:rsid w:val="00522C11"/>
    <w:rsid w:val="005249E3"/>
    <w:rsid w:val="00525A25"/>
    <w:rsid w:val="00525ADE"/>
    <w:rsid w:val="00525E53"/>
    <w:rsid w:val="005275BA"/>
    <w:rsid w:val="00527D0B"/>
    <w:rsid w:val="00530283"/>
    <w:rsid w:val="0053098B"/>
    <w:rsid w:val="005313AB"/>
    <w:rsid w:val="005319EE"/>
    <w:rsid w:val="00531F74"/>
    <w:rsid w:val="0053227A"/>
    <w:rsid w:val="00532F36"/>
    <w:rsid w:val="005331BE"/>
    <w:rsid w:val="00533B92"/>
    <w:rsid w:val="00533C4E"/>
    <w:rsid w:val="00533C6B"/>
    <w:rsid w:val="005345E4"/>
    <w:rsid w:val="00536CE4"/>
    <w:rsid w:val="00537C70"/>
    <w:rsid w:val="00540DC1"/>
    <w:rsid w:val="00543C7B"/>
    <w:rsid w:val="00543FD6"/>
    <w:rsid w:val="00544D15"/>
    <w:rsid w:val="00544EAC"/>
    <w:rsid w:val="00545784"/>
    <w:rsid w:val="00550552"/>
    <w:rsid w:val="00550826"/>
    <w:rsid w:val="00550B13"/>
    <w:rsid w:val="005521DF"/>
    <w:rsid w:val="00552777"/>
    <w:rsid w:val="00554F2B"/>
    <w:rsid w:val="00555716"/>
    <w:rsid w:val="00556165"/>
    <w:rsid w:val="0055675D"/>
    <w:rsid w:val="005567F9"/>
    <w:rsid w:val="00556BE3"/>
    <w:rsid w:val="00557871"/>
    <w:rsid w:val="005608D1"/>
    <w:rsid w:val="00561C61"/>
    <w:rsid w:val="00561CDE"/>
    <w:rsid w:val="0056204F"/>
    <w:rsid w:val="005624BB"/>
    <w:rsid w:val="005638B1"/>
    <w:rsid w:val="005656FF"/>
    <w:rsid w:val="00566E18"/>
    <w:rsid w:val="005671D6"/>
    <w:rsid w:val="005674EF"/>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916"/>
    <w:rsid w:val="00584F37"/>
    <w:rsid w:val="005860B0"/>
    <w:rsid w:val="00586D00"/>
    <w:rsid w:val="00590020"/>
    <w:rsid w:val="00592463"/>
    <w:rsid w:val="005925B3"/>
    <w:rsid w:val="00594CFE"/>
    <w:rsid w:val="005957EA"/>
    <w:rsid w:val="005968D3"/>
    <w:rsid w:val="005A18B8"/>
    <w:rsid w:val="005A2F63"/>
    <w:rsid w:val="005A2F9F"/>
    <w:rsid w:val="005A3CF8"/>
    <w:rsid w:val="005A4540"/>
    <w:rsid w:val="005A4C26"/>
    <w:rsid w:val="005A586F"/>
    <w:rsid w:val="005A69CA"/>
    <w:rsid w:val="005A69DA"/>
    <w:rsid w:val="005A766B"/>
    <w:rsid w:val="005A7B9B"/>
    <w:rsid w:val="005B194D"/>
    <w:rsid w:val="005B2C28"/>
    <w:rsid w:val="005B3511"/>
    <w:rsid w:val="005B3BAB"/>
    <w:rsid w:val="005B6DC6"/>
    <w:rsid w:val="005B722C"/>
    <w:rsid w:val="005C0191"/>
    <w:rsid w:val="005C44C5"/>
    <w:rsid w:val="005C589D"/>
    <w:rsid w:val="005C5CF7"/>
    <w:rsid w:val="005C5CFC"/>
    <w:rsid w:val="005C65B8"/>
    <w:rsid w:val="005D0256"/>
    <w:rsid w:val="005D037A"/>
    <w:rsid w:val="005D1F8C"/>
    <w:rsid w:val="005D267A"/>
    <w:rsid w:val="005D3C62"/>
    <w:rsid w:val="005D43EC"/>
    <w:rsid w:val="005D4405"/>
    <w:rsid w:val="005D56D9"/>
    <w:rsid w:val="005D5944"/>
    <w:rsid w:val="005D5950"/>
    <w:rsid w:val="005D5D92"/>
    <w:rsid w:val="005D609B"/>
    <w:rsid w:val="005D6D0D"/>
    <w:rsid w:val="005D6DA0"/>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FD8"/>
    <w:rsid w:val="00610B87"/>
    <w:rsid w:val="00611C15"/>
    <w:rsid w:val="00612D78"/>
    <w:rsid w:val="0061430C"/>
    <w:rsid w:val="0061621A"/>
    <w:rsid w:val="00616C79"/>
    <w:rsid w:val="00617393"/>
    <w:rsid w:val="006211E4"/>
    <w:rsid w:val="00621333"/>
    <w:rsid w:val="00622AA5"/>
    <w:rsid w:val="00623B71"/>
    <w:rsid w:val="00623BFC"/>
    <w:rsid w:val="006248FB"/>
    <w:rsid w:val="00625DB6"/>
    <w:rsid w:val="00626172"/>
    <w:rsid w:val="006272F4"/>
    <w:rsid w:val="006301F4"/>
    <w:rsid w:val="006318FA"/>
    <w:rsid w:val="00633102"/>
    <w:rsid w:val="006337C2"/>
    <w:rsid w:val="00634196"/>
    <w:rsid w:val="006342D7"/>
    <w:rsid w:val="0063544C"/>
    <w:rsid w:val="00635DCA"/>
    <w:rsid w:val="00636AAD"/>
    <w:rsid w:val="00637693"/>
    <w:rsid w:val="00637EE9"/>
    <w:rsid w:val="00637FC7"/>
    <w:rsid w:val="00640A08"/>
    <w:rsid w:val="00640C7A"/>
    <w:rsid w:val="006435F8"/>
    <w:rsid w:val="00643CF5"/>
    <w:rsid w:val="00646342"/>
    <w:rsid w:val="006471C7"/>
    <w:rsid w:val="00647DF1"/>
    <w:rsid w:val="00652C31"/>
    <w:rsid w:val="00653D0C"/>
    <w:rsid w:val="00654588"/>
    <w:rsid w:val="00655405"/>
    <w:rsid w:val="00656135"/>
    <w:rsid w:val="00656477"/>
    <w:rsid w:val="00656888"/>
    <w:rsid w:val="00656F1F"/>
    <w:rsid w:val="0066100B"/>
    <w:rsid w:val="0066295E"/>
    <w:rsid w:val="00662ADA"/>
    <w:rsid w:val="00662C56"/>
    <w:rsid w:val="006633BE"/>
    <w:rsid w:val="00663AD7"/>
    <w:rsid w:val="00666A99"/>
    <w:rsid w:val="00670C5B"/>
    <w:rsid w:val="006715A0"/>
    <w:rsid w:val="00671BA6"/>
    <w:rsid w:val="00671E5E"/>
    <w:rsid w:val="006741C3"/>
    <w:rsid w:val="00674278"/>
    <w:rsid w:val="00675204"/>
    <w:rsid w:val="006754DB"/>
    <w:rsid w:val="00676961"/>
    <w:rsid w:val="006772EB"/>
    <w:rsid w:val="0067792C"/>
    <w:rsid w:val="006800B1"/>
    <w:rsid w:val="006838B2"/>
    <w:rsid w:val="00683D52"/>
    <w:rsid w:val="00684AD1"/>
    <w:rsid w:val="00686955"/>
    <w:rsid w:val="00686A98"/>
    <w:rsid w:val="00690D50"/>
    <w:rsid w:val="006919E2"/>
    <w:rsid w:val="006927F5"/>
    <w:rsid w:val="00692A61"/>
    <w:rsid w:val="00694625"/>
    <w:rsid w:val="006953CB"/>
    <w:rsid w:val="006A006E"/>
    <w:rsid w:val="006A183F"/>
    <w:rsid w:val="006A1C65"/>
    <w:rsid w:val="006A1E1A"/>
    <w:rsid w:val="006A2147"/>
    <w:rsid w:val="006A38B2"/>
    <w:rsid w:val="006A512D"/>
    <w:rsid w:val="006A582D"/>
    <w:rsid w:val="006A6979"/>
    <w:rsid w:val="006A7519"/>
    <w:rsid w:val="006B135C"/>
    <w:rsid w:val="006B2863"/>
    <w:rsid w:val="006B2FDB"/>
    <w:rsid w:val="006B3436"/>
    <w:rsid w:val="006B48CA"/>
    <w:rsid w:val="006B6E6D"/>
    <w:rsid w:val="006C0E14"/>
    <w:rsid w:val="006C2311"/>
    <w:rsid w:val="006C2C41"/>
    <w:rsid w:val="006C3359"/>
    <w:rsid w:val="006C3CC0"/>
    <w:rsid w:val="006C5BDB"/>
    <w:rsid w:val="006C5F4A"/>
    <w:rsid w:val="006C6855"/>
    <w:rsid w:val="006C76DA"/>
    <w:rsid w:val="006D08C9"/>
    <w:rsid w:val="006D15B7"/>
    <w:rsid w:val="006D389D"/>
    <w:rsid w:val="006D3C4F"/>
    <w:rsid w:val="006D44A1"/>
    <w:rsid w:val="006D514F"/>
    <w:rsid w:val="006D5591"/>
    <w:rsid w:val="006D5BD5"/>
    <w:rsid w:val="006D5EB2"/>
    <w:rsid w:val="006D68F7"/>
    <w:rsid w:val="006D6B7F"/>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5B28"/>
    <w:rsid w:val="00725E5E"/>
    <w:rsid w:val="00726D33"/>
    <w:rsid w:val="007278EA"/>
    <w:rsid w:val="007279BB"/>
    <w:rsid w:val="0073054B"/>
    <w:rsid w:val="00732F06"/>
    <w:rsid w:val="00733748"/>
    <w:rsid w:val="00733EB3"/>
    <w:rsid w:val="00734024"/>
    <w:rsid w:val="00734742"/>
    <w:rsid w:val="00734F04"/>
    <w:rsid w:val="007356E7"/>
    <w:rsid w:val="007359B0"/>
    <w:rsid w:val="0073678B"/>
    <w:rsid w:val="00737737"/>
    <w:rsid w:val="00737E6F"/>
    <w:rsid w:val="0074364B"/>
    <w:rsid w:val="00744D9E"/>
    <w:rsid w:val="007451DD"/>
    <w:rsid w:val="0074648B"/>
    <w:rsid w:val="00747298"/>
    <w:rsid w:val="00750A9F"/>
    <w:rsid w:val="00750FA9"/>
    <w:rsid w:val="0075217B"/>
    <w:rsid w:val="00755248"/>
    <w:rsid w:val="00755CEC"/>
    <w:rsid w:val="007570C7"/>
    <w:rsid w:val="00760008"/>
    <w:rsid w:val="0076363A"/>
    <w:rsid w:val="00764188"/>
    <w:rsid w:val="007643FE"/>
    <w:rsid w:val="00764931"/>
    <w:rsid w:val="007655FD"/>
    <w:rsid w:val="00766EFD"/>
    <w:rsid w:val="00767818"/>
    <w:rsid w:val="00770D70"/>
    <w:rsid w:val="0077414B"/>
    <w:rsid w:val="00775493"/>
    <w:rsid w:val="00776316"/>
    <w:rsid w:val="00776493"/>
    <w:rsid w:val="007767EE"/>
    <w:rsid w:val="00776E13"/>
    <w:rsid w:val="007771E2"/>
    <w:rsid w:val="00777401"/>
    <w:rsid w:val="00784D93"/>
    <w:rsid w:val="007861A6"/>
    <w:rsid w:val="00790108"/>
    <w:rsid w:val="007914C1"/>
    <w:rsid w:val="00791759"/>
    <w:rsid w:val="00791F25"/>
    <w:rsid w:val="00792187"/>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4305"/>
    <w:rsid w:val="007B4468"/>
    <w:rsid w:val="007B50E3"/>
    <w:rsid w:val="007B517C"/>
    <w:rsid w:val="007B7893"/>
    <w:rsid w:val="007C03C5"/>
    <w:rsid w:val="007C13D7"/>
    <w:rsid w:val="007C230F"/>
    <w:rsid w:val="007C349F"/>
    <w:rsid w:val="007C3CB0"/>
    <w:rsid w:val="007C46A1"/>
    <w:rsid w:val="007C51D9"/>
    <w:rsid w:val="007C5B4E"/>
    <w:rsid w:val="007C6395"/>
    <w:rsid w:val="007C6400"/>
    <w:rsid w:val="007C6687"/>
    <w:rsid w:val="007C7F53"/>
    <w:rsid w:val="007D4928"/>
    <w:rsid w:val="007D718C"/>
    <w:rsid w:val="007D7947"/>
    <w:rsid w:val="007D7E93"/>
    <w:rsid w:val="007E0013"/>
    <w:rsid w:val="007E17B8"/>
    <w:rsid w:val="007E1A23"/>
    <w:rsid w:val="007E2BFD"/>
    <w:rsid w:val="007E31F3"/>
    <w:rsid w:val="007E4599"/>
    <w:rsid w:val="007E5755"/>
    <w:rsid w:val="007E6355"/>
    <w:rsid w:val="007E6D33"/>
    <w:rsid w:val="007E7556"/>
    <w:rsid w:val="007F122C"/>
    <w:rsid w:val="007F27C1"/>
    <w:rsid w:val="007F4197"/>
    <w:rsid w:val="007F5F7C"/>
    <w:rsid w:val="007F5F99"/>
    <w:rsid w:val="007F6449"/>
    <w:rsid w:val="007F6926"/>
    <w:rsid w:val="007F7AEC"/>
    <w:rsid w:val="007F7B7B"/>
    <w:rsid w:val="007F7D73"/>
    <w:rsid w:val="00804097"/>
    <w:rsid w:val="00804F1B"/>
    <w:rsid w:val="008053D0"/>
    <w:rsid w:val="00806248"/>
    <w:rsid w:val="008067FF"/>
    <w:rsid w:val="00806FD5"/>
    <w:rsid w:val="00807634"/>
    <w:rsid w:val="00807CF5"/>
    <w:rsid w:val="008100B3"/>
    <w:rsid w:val="00810DF4"/>
    <w:rsid w:val="008117D2"/>
    <w:rsid w:val="00812E8C"/>
    <w:rsid w:val="008133B2"/>
    <w:rsid w:val="00814699"/>
    <w:rsid w:val="00815C6D"/>
    <w:rsid w:val="00816035"/>
    <w:rsid w:val="0081611F"/>
    <w:rsid w:val="0082062E"/>
    <w:rsid w:val="0082064F"/>
    <w:rsid w:val="00821572"/>
    <w:rsid w:val="00824F4F"/>
    <w:rsid w:val="0082571B"/>
    <w:rsid w:val="00825A16"/>
    <w:rsid w:val="00826D7A"/>
    <w:rsid w:val="00830DA9"/>
    <w:rsid w:val="00831DEE"/>
    <w:rsid w:val="00831E84"/>
    <w:rsid w:val="00831ECC"/>
    <w:rsid w:val="00832003"/>
    <w:rsid w:val="00834A7F"/>
    <w:rsid w:val="008357D8"/>
    <w:rsid w:val="00835DA7"/>
    <w:rsid w:val="00836D9B"/>
    <w:rsid w:val="008414B8"/>
    <w:rsid w:val="008422F8"/>
    <w:rsid w:val="00843F52"/>
    <w:rsid w:val="0084560F"/>
    <w:rsid w:val="00845C65"/>
    <w:rsid w:val="00846B49"/>
    <w:rsid w:val="00847693"/>
    <w:rsid w:val="0085026A"/>
    <w:rsid w:val="00850989"/>
    <w:rsid w:val="0085204F"/>
    <w:rsid w:val="00852261"/>
    <w:rsid w:val="00852CF1"/>
    <w:rsid w:val="00854220"/>
    <w:rsid w:val="008542A2"/>
    <w:rsid w:val="008543DD"/>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A8C"/>
    <w:rsid w:val="00875C61"/>
    <w:rsid w:val="00875D20"/>
    <w:rsid w:val="008760F1"/>
    <w:rsid w:val="0088010D"/>
    <w:rsid w:val="00880828"/>
    <w:rsid w:val="0088084B"/>
    <w:rsid w:val="00881436"/>
    <w:rsid w:val="00881B01"/>
    <w:rsid w:val="00881C3A"/>
    <w:rsid w:val="008845C1"/>
    <w:rsid w:val="00886242"/>
    <w:rsid w:val="00886EAD"/>
    <w:rsid w:val="00887549"/>
    <w:rsid w:val="008877FE"/>
    <w:rsid w:val="00890249"/>
    <w:rsid w:val="0089193B"/>
    <w:rsid w:val="00892C18"/>
    <w:rsid w:val="00894440"/>
    <w:rsid w:val="00894BA2"/>
    <w:rsid w:val="00895947"/>
    <w:rsid w:val="008968BA"/>
    <w:rsid w:val="008A08E2"/>
    <w:rsid w:val="008A204F"/>
    <w:rsid w:val="008A21C3"/>
    <w:rsid w:val="008A271D"/>
    <w:rsid w:val="008A4493"/>
    <w:rsid w:val="008A5EF5"/>
    <w:rsid w:val="008A6BBD"/>
    <w:rsid w:val="008A725E"/>
    <w:rsid w:val="008A7FB4"/>
    <w:rsid w:val="008B005A"/>
    <w:rsid w:val="008B1B9F"/>
    <w:rsid w:val="008B2D77"/>
    <w:rsid w:val="008B4479"/>
    <w:rsid w:val="008B6016"/>
    <w:rsid w:val="008B72FD"/>
    <w:rsid w:val="008B74B1"/>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38A2"/>
    <w:rsid w:val="008D439A"/>
    <w:rsid w:val="008D43C5"/>
    <w:rsid w:val="008D4932"/>
    <w:rsid w:val="008D7E9C"/>
    <w:rsid w:val="008E3C07"/>
    <w:rsid w:val="008E42E4"/>
    <w:rsid w:val="008E7AA5"/>
    <w:rsid w:val="008E7C1A"/>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548"/>
    <w:rsid w:val="0090564C"/>
    <w:rsid w:val="00905CD7"/>
    <w:rsid w:val="00906778"/>
    <w:rsid w:val="009067BE"/>
    <w:rsid w:val="009078D9"/>
    <w:rsid w:val="00907988"/>
    <w:rsid w:val="00907E4C"/>
    <w:rsid w:val="009107AB"/>
    <w:rsid w:val="00910EAE"/>
    <w:rsid w:val="0091149D"/>
    <w:rsid w:val="00912060"/>
    <w:rsid w:val="0091395D"/>
    <w:rsid w:val="009161A1"/>
    <w:rsid w:val="0091621C"/>
    <w:rsid w:val="00917440"/>
    <w:rsid w:val="00917B34"/>
    <w:rsid w:val="0092022F"/>
    <w:rsid w:val="0092025D"/>
    <w:rsid w:val="00920F2E"/>
    <w:rsid w:val="009225D3"/>
    <w:rsid w:val="00922A13"/>
    <w:rsid w:val="00923767"/>
    <w:rsid w:val="0092395A"/>
    <w:rsid w:val="009242F6"/>
    <w:rsid w:val="00927044"/>
    <w:rsid w:val="0092783C"/>
    <w:rsid w:val="00927B2A"/>
    <w:rsid w:val="009308C1"/>
    <w:rsid w:val="0093232C"/>
    <w:rsid w:val="009347D6"/>
    <w:rsid w:val="00934D13"/>
    <w:rsid w:val="00937A98"/>
    <w:rsid w:val="00941CE3"/>
    <w:rsid w:val="00942E55"/>
    <w:rsid w:val="00943A71"/>
    <w:rsid w:val="00945416"/>
    <w:rsid w:val="00945BA3"/>
    <w:rsid w:val="00947F72"/>
    <w:rsid w:val="00950EC5"/>
    <w:rsid w:val="0095382B"/>
    <w:rsid w:val="00954804"/>
    <w:rsid w:val="00954EBD"/>
    <w:rsid w:val="00955834"/>
    <w:rsid w:val="00955B36"/>
    <w:rsid w:val="009562D3"/>
    <w:rsid w:val="009574B3"/>
    <w:rsid w:val="009600BF"/>
    <w:rsid w:val="00960549"/>
    <w:rsid w:val="0096144C"/>
    <w:rsid w:val="00965B76"/>
    <w:rsid w:val="009668E7"/>
    <w:rsid w:val="00967552"/>
    <w:rsid w:val="00967741"/>
    <w:rsid w:val="00967DDD"/>
    <w:rsid w:val="00972AB5"/>
    <w:rsid w:val="009739F6"/>
    <w:rsid w:val="009758F8"/>
    <w:rsid w:val="0097650E"/>
    <w:rsid w:val="00977AE8"/>
    <w:rsid w:val="0098140C"/>
    <w:rsid w:val="00981716"/>
    <w:rsid w:val="0098186C"/>
    <w:rsid w:val="00984DFE"/>
    <w:rsid w:val="00985D22"/>
    <w:rsid w:val="00985F2A"/>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1193"/>
    <w:rsid w:val="009A305A"/>
    <w:rsid w:val="009A51CE"/>
    <w:rsid w:val="009A5638"/>
    <w:rsid w:val="009A6A6A"/>
    <w:rsid w:val="009A7276"/>
    <w:rsid w:val="009B12D4"/>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582"/>
    <w:rsid w:val="009C3949"/>
    <w:rsid w:val="009C410F"/>
    <w:rsid w:val="009C6B3F"/>
    <w:rsid w:val="009C7602"/>
    <w:rsid w:val="009D0065"/>
    <w:rsid w:val="009D07E1"/>
    <w:rsid w:val="009D289F"/>
    <w:rsid w:val="009D2C9A"/>
    <w:rsid w:val="009D450C"/>
    <w:rsid w:val="009D4796"/>
    <w:rsid w:val="009D551E"/>
    <w:rsid w:val="009D5B13"/>
    <w:rsid w:val="009D698B"/>
    <w:rsid w:val="009D6C01"/>
    <w:rsid w:val="009D72AE"/>
    <w:rsid w:val="009E065E"/>
    <w:rsid w:val="009E16E1"/>
    <w:rsid w:val="009E2326"/>
    <w:rsid w:val="009E3212"/>
    <w:rsid w:val="009E37C4"/>
    <w:rsid w:val="009E5D1A"/>
    <w:rsid w:val="009E691F"/>
    <w:rsid w:val="009E74E5"/>
    <w:rsid w:val="009E77DD"/>
    <w:rsid w:val="009E7F1C"/>
    <w:rsid w:val="009F0E77"/>
    <w:rsid w:val="009F1CB4"/>
    <w:rsid w:val="009F237D"/>
    <w:rsid w:val="009F2A1A"/>
    <w:rsid w:val="009F3848"/>
    <w:rsid w:val="009F51ED"/>
    <w:rsid w:val="009F54D2"/>
    <w:rsid w:val="009F5C14"/>
    <w:rsid w:val="009F669C"/>
    <w:rsid w:val="009F72C9"/>
    <w:rsid w:val="009F75AB"/>
    <w:rsid w:val="009F7E14"/>
    <w:rsid w:val="009F7F54"/>
    <w:rsid w:val="00A020D6"/>
    <w:rsid w:val="00A032B3"/>
    <w:rsid w:val="00A03586"/>
    <w:rsid w:val="00A03D49"/>
    <w:rsid w:val="00A03F10"/>
    <w:rsid w:val="00A053E5"/>
    <w:rsid w:val="00A07E8F"/>
    <w:rsid w:val="00A110FC"/>
    <w:rsid w:val="00A12671"/>
    <w:rsid w:val="00A12AA0"/>
    <w:rsid w:val="00A14FDE"/>
    <w:rsid w:val="00A1768F"/>
    <w:rsid w:val="00A17D8E"/>
    <w:rsid w:val="00A17F23"/>
    <w:rsid w:val="00A206C0"/>
    <w:rsid w:val="00A20E38"/>
    <w:rsid w:val="00A2134E"/>
    <w:rsid w:val="00A22F9B"/>
    <w:rsid w:val="00A23F96"/>
    <w:rsid w:val="00A24F99"/>
    <w:rsid w:val="00A25530"/>
    <w:rsid w:val="00A25B73"/>
    <w:rsid w:val="00A263B3"/>
    <w:rsid w:val="00A263DC"/>
    <w:rsid w:val="00A26698"/>
    <w:rsid w:val="00A30071"/>
    <w:rsid w:val="00A30251"/>
    <w:rsid w:val="00A317B0"/>
    <w:rsid w:val="00A322BF"/>
    <w:rsid w:val="00A353DE"/>
    <w:rsid w:val="00A36440"/>
    <w:rsid w:val="00A365ED"/>
    <w:rsid w:val="00A37A33"/>
    <w:rsid w:val="00A45657"/>
    <w:rsid w:val="00A45EE1"/>
    <w:rsid w:val="00A46A46"/>
    <w:rsid w:val="00A471F7"/>
    <w:rsid w:val="00A476B7"/>
    <w:rsid w:val="00A50925"/>
    <w:rsid w:val="00A521B0"/>
    <w:rsid w:val="00A545DA"/>
    <w:rsid w:val="00A563C2"/>
    <w:rsid w:val="00A602C1"/>
    <w:rsid w:val="00A61256"/>
    <w:rsid w:val="00A61725"/>
    <w:rsid w:val="00A62248"/>
    <w:rsid w:val="00A6268C"/>
    <w:rsid w:val="00A62FF0"/>
    <w:rsid w:val="00A642B3"/>
    <w:rsid w:val="00A649AD"/>
    <w:rsid w:val="00A666C4"/>
    <w:rsid w:val="00A716B0"/>
    <w:rsid w:val="00A74CF3"/>
    <w:rsid w:val="00A751A3"/>
    <w:rsid w:val="00A752EF"/>
    <w:rsid w:val="00A7694F"/>
    <w:rsid w:val="00A76CF4"/>
    <w:rsid w:val="00A76D3C"/>
    <w:rsid w:val="00A7713E"/>
    <w:rsid w:val="00A82323"/>
    <w:rsid w:val="00A8468A"/>
    <w:rsid w:val="00A8583D"/>
    <w:rsid w:val="00A86092"/>
    <w:rsid w:val="00A8624E"/>
    <w:rsid w:val="00A86476"/>
    <w:rsid w:val="00A877C0"/>
    <w:rsid w:val="00A90C58"/>
    <w:rsid w:val="00A90F9C"/>
    <w:rsid w:val="00A9241B"/>
    <w:rsid w:val="00A92849"/>
    <w:rsid w:val="00A93E06"/>
    <w:rsid w:val="00A95B50"/>
    <w:rsid w:val="00A95D33"/>
    <w:rsid w:val="00AA07DD"/>
    <w:rsid w:val="00AA104B"/>
    <w:rsid w:val="00AA260C"/>
    <w:rsid w:val="00AA3A7E"/>
    <w:rsid w:val="00AA46EA"/>
    <w:rsid w:val="00AA528F"/>
    <w:rsid w:val="00AA56DE"/>
    <w:rsid w:val="00AA6AB4"/>
    <w:rsid w:val="00AB073E"/>
    <w:rsid w:val="00AB2990"/>
    <w:rsid w:val="00AB31C1"/>
    <w:rsid w:val="00AB494A"/>
    <w:rsid w:val="00AB4A25"/>
    <w:rsid w:val="00AB64BD"/>
    <w:rsid w:val="00AB6672"/>
    <w:rsid w:val="00AB6B17"/>
    <w:rsid w:val="00AB73CF"/>
    <w:rsid w:val="00AB75A1"/>
    <w:rsid w:val="00AB7E39"/>
    <w:rsid w:val="00AB7F77"/>
    <w:rsid w:val="00AC008F"/>
    <w:rsid w:val="00AC2D88"/>
    <w:rsid w:val="00AC3080"/>
    <w:rsid w:val="00AC43DB"/>
    <w:rsid w:val="00AC5B1D"/>
    <w:rsid w:val="00AC68A2"/>
    <w:rsid w:val="00AC68FC"/>
    <w:rsid w:val="00AD03D9"/>
    <w:rsid w:val="00AD0C44"/>
    <w:rsid w:val="00AD186E"/>
    <w:rsid w:val="00AD24C8"/>
    <w:rsid w:val="00AD5FA0"/>
    <w:rsid w:val="00AD6C2A"/>
    <w:rsid w:val="00AD711A"/>
    <w:rsid w:val="00AE1229"/>
    <w:rsid w:val="00AE1BA6"/>
    <w:rsid w:val="00AE1E04"/>
    <w:rsid w:val="00AE37F6"/>
    <w:rsid w:val="00AE4528"/>
    <w:rsid w:val="00AE46A2"/>
    <w:rsid w:val="00AE5700"/>
    <w:rsid w:val="00AE5F0D"/>
    <w:rsid w:val="00AE7036"/>
    <w:rsid w:val="00AE76DA"/>
    <w:rsid w:val="00AF0786"/>
    <w:rsid w:val="00AF1617"/>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5583"/>
    <w:rsid w:val="00B30382"/>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5137"/>
    <w:rsid w:val="00B559C3"/>
    <w:rsid w:val="00B55E0F"/>
    <w:rsid w:val="00B55EEA"/>
    <w:rsid w:val="00B578D7"/>
    <w:rsid w:val="00B5793E"/>
    <w:rsid w:val="00B60A4B"/>
    <w:rsid w:val="00B62051"/>
    <w:rsid w:val="00B659DE"/>
    <w:rsid w:val="00B65A68"/>
    <w:rsid w:val="00B67045"/>
    <w:rsid w:val="00B70B48"/>
    <w:rsid w:val="00B7106B"/>
    <w:rsid w:val="00B71346"/>
    <w:rsid w:val="00B72AA4"/>
    <w:rsid w:val="00B765E3"/>
    <w:rsid w:val="00B76866"/>
    <w:rsid w:val="00B76D4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2D34"/>
    <w:rsid w:val="00BA3479"/>
    <w:rsid w:val="00BA3B08"/>
    <w:rsid w:val="00BA3F12"/>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B37"/>
    <w:rsid w:val="00BD2C5D"/>
    <w:rsid w:val="00BD2F9B"/>
    <w:rsid w:val="00BD4D7E"/>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80"/>
    <w:rsid w:val="00BF05DD"/>
    <w:rsid w:val="00BF2C22"/>
    <w:rsid w:val="00BF4271"/>
    <w:rsid w:val="00BF6D51"/>
    <w:rsid w:val="00BF76C8"/>
    <w:rsid w:val="00BF7872"/>
    <w:rsid w:val="00C00A3A"/>
    <w:rsid w:val="00C0168D"/>
    <w:rsid w:val="00C01AD3"/>
    <w:rsid w:val="00C030B9"/>
    <w:rsid w:val="00C03FD5"/>
    <w:rsid w:val="00C0507C"/>
    <w:rsid w:val="00C05692"/>
    <w:rsid w:val="00C06637"/>
    <w:rsid w:val="00C06C49"/>
    <w:rsid w:val="00C11632"/>
    <w:rsid w:val="00C131E5"/>
    <w:rsid w:val="00C1392B"/>
    <w:rsid w:val="00C13AC0"/>
    <w:rsid w:val="00C14BB1"/>
    <w:rsid w:val="00C14CBC"/>
    <w:rsid w:val="00C179CB"/>
    <w:rsid w:val="00C20AC9"/>
    <w:rsid w:val="00C21459"/>
    <w:rsid w:val="00C22377"/>
    <w:rsid w:val="00C223C1"/>
    <w:rsid w:val="00C23B6F"/>
    <w:rsid w:val="00C309E1"/>
    <w:rsid w:val="00C33259"/>
    <w:rsid w:val="00C3347E"/>
    <w:rsid w:val="00C3423C"/>
    <w:rsid w:val="00C35663"/>
    <w:rsid w:val="00C35BE0"/>
    <w:rsid w:val="00C35EE3"/>
    <w:rsid w:val="00C36D37"/>
    <w:rsid w:val="00C36D81"/>
    <w:rsid w:val="00C40359"/>
    <w:rsid w:val="00C403C7"/>
    <w:rsid w:val="00C40852"/>
    <w:rsid w:val="00C41B9B"/>
    <w:rsid w:val="00C43DEB"/>
    <w:rsid w:val="00C44555"/>
    <w:rsid w:val="00C44F8A"/>
    <w:rsid w:val="00C4580A"/>
    <w:rsid w:val="00C47075"/>
    <w:rsid w:val="00C47A8E"/>
    <w:rsid w:val="00C516C8"/>
    <w:rsid w:val="00C521CA"/>
    <w:rsid w:val="00C534B5"/>
    <w:rsid w:val="00C53615"/>
    <w:rsid w:val="00C5515F"/>
    <w:rsid w:val="00C55C45"/>
    <w:rsid w:val="00C56D33"/>
    <w:rsid w:val="00C57126"/>
    <w:rsid w:val="00C573E6"/>
    <w:rsid w:val="00C60E54"/>
    <w:rsid w:val="00C61248"/>
    <w:rsid w:val="00C6493E"/>
    <w:rsid w:val="00C65351"/>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687"/>
    <w:rsid w:val="00C8684F"/>
    <w:rsid w:val="00C86C45"/>
    <w:rsid w:val="00C87256"/>
    <w:rsid w:val="00C92034"/>
    <w:rsid w:val="00C9303E"/>
    <w:rsid w:val="00C93EAA"/>
    <w:rsid w:val="00C979FD"/>
    <w:rsid w:val="00CA028B"/>
    <w:rsid w:val="00CA1153"/>
    <w:rsid w:val="00CA15C9"/>
    <w:rsid w:val="00CA2560"/>
    <w:rsid w:val="00CA28D3"/>
    <w:rsid w:val="00CA370E"/>
    <w:rsid w:val="00CA3725"/>
    <w:rsid w:val="00CA46D2"/>
    <w:rsid w:val="00CA6C43"/>
    <w:rsid w:val="00CA6DDE"/>
    <w:rsid w:val="00CA7988"/>
    <w:rsid w:val="00CA7D74"/>
    <w:rsid w:val="00CB2667"/>
    <w:rsid w:val="00CB4BCA"/>
    <w:rsid w:val="00CC0071"/>
    <w:rsid w:val="00CC028D"/>
    <w:rsid w:val="00CC115E"/>
    <w:rsid w:val="00CC1921"/>
    <w:rsid w:val="00CC205B"/>
    <w:rsid w:val="00CC2105"/>
    <w:rsid w:val="00CC224C"/>
    <w:rsid w:val="00CC244A"/>
    <w:rsid w:val="00CC26A6"/>
    <w:rsid w:val="00CC6C1F"/>
    <w:rsid w:val="00CD0061"/>
    <w:rsid w:val="00CD1E73"/>
    <w:rsid w:val="00CD2AF1"/>
    <w:rsid w:val="00CD32BD"/>
    <w:rsid w:val="00CD3382"/>
    <w:rsid w:val="00CD3B7E"/>
    <w:rsid w:val="00CD3B9B"/>
    <w:rsid w:val="00CD482D"/>
    <w:rsid w:val="00CD55B7"/>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3DBA"/>
    <w:rsid w:val="00D04615"/>
    <w:rsid w:val="00D04691"/>
    <w:rsid w:val="00D06AF5"/>
    <w:rsid w:val="00D11B4A"/>
    <w:rsid w:val="00D11C56"/>
    <w:rsid w:val="00D12B28"/>
    <w:rsid w:val="00D1331A"/>
    <w:rsid w:val="00D15231"/>
    <w:rsid w:val="00D156A7"/>
    <w:rsid w:val="00D166A7"/>
    <w:rsid w:val="00D17BBE"/>
    <w:rsid w:val="00D21478"/>
    <w:rsid w:val="00D21B4F"/>
    <w:rsid w:val="00D24484"/>
    <w:rsid w:val="00D24C02"/>
    <w:rsid w:val="00D26544"/>
    <w:rsid w:val="00D2715F"/>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3AA7"/>
    <w:rsid w:val="00D5643C"/>
    <w:rsid w:val="00D5786F"/>
    <w:rsid w:val="00D605AA"/>
    <w:rsid w:val="00D60BB4"/>
    <w:rsid w:val="00D60EEE"/>
    <w:rsid w:val="00D611E8"/>
    <w:rsid w:val="00D61CEC"/>
    <w:rsid w:val="00D61EC1"/>
    <w:rsid w:val="00D64566"/>
    <w:rsid w:val="00D646B0"/>
    <w:rsid w:val="00D651F9"/>
    <w:rsid w:val="00D65785"/>
    <w:rsid w:val="00D674ED"/>
    <w:rsid w:val="00D67DE6"/>
    <w:rsid w:val="00D67EBC"/>
    <w:rsid w:val="00D7080E"/>
    <w:rsid w:val="00D72069"/>
    <w:rsid w:val="00D73486"/>
    <w:rsid w:val="00D73B0C"/>
    <w:rsid w:val="00D746DB"/>
    <w:rsid w:val="00D75EFC"/>
    <w:rsid w:val="00D76BDD"/>
    <w:rsid w:val="00D76C33"/>
    <w:rsid w:val="00D76EC8"/>
    <w:rsid w:val="00D81A76"/>
    <w:rsid w:val="00D8302C"/>
    <w:rsid w:val="00D8310B"/>
    <w:rsid w:val="00D83B0D"/>
    <w:rsid w:val="00D83F0C"/>
    <w:rsid w:val="00D84196"/>
    <w:rsid w:val="00D8522C"/>
    <w:rsid w:val="00D85984"/>
    <w:rsid w:val="00D85BB3"/>
    <w:rsid w:val="00D86900"/>
    <w:rsid w:val="00D8727E"/>
    <w:rsid w:val="00D90B77"/>
    <w:rsid w:val="00D918D0"/>
    <w:rsid w:val="00D922B8"/>
    <w:rsid w:val="00D92C0D"/>
    <w:rsid w:val="00D96C82"/>
    <w:rsid w:val="00DA28DB"/>
    <w:rsid w:val="00DA35FF"/>
    <w:rsid w:val="00DA4672"/>
    <w:rsid w:val="00DA62E9"/>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60A6"/>
    <w:rsid w:val="00DD732A"/>
    <w:rsid w:val="00DD7A27"/>
    <w:rsid w:val="00DE22C8"/>
    <w:rsid w:val="00DE2E6C"/>
    <w:rsid w:val="00DE4825"/>
    <w:rsid w:val="00DE50D5"/>
    <w:rsid w:val="00DE68C0"/>
    <w:rsid w:val="00DE71A0"/>
    <w:rsid w:val="00DE7305"/>
    <w:rsid w:val="00DE7CCA"/>
    <w:rsid w:val="00DE7EE9"/>
    <w:rsid w:val="00DF03AD"/>
    <w:rsid w:val="00DF0EC0"/>
    <w:rsid w:val="00DF3CF0"/>
    <w:rsid w:val="00DF669F"/>
    <w:rsid w:val="00DF68FB"/>
    <w:rsid w:val="00DF7DF0"/>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7077"/>
    <w:rsid w:val="00E17192"/>
    <w:rsid w:val="00E20844"/>
    <w:rsid w:val="00E20ABE"/>
    <w:rsid w:val="00E21464"/>
    <w:rsid w:val="00E24D8E"/>
    <w:rsid w:val="00E25ED4"/>
    <w:rsid w:val="00E27965"/>
    <w:rsid w:val="00E27972"/>
    <w:rsid w:val="00E302CF"/>
    <w:rsid w:val="00E321F1"/>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78C4"/>
    <w:rsid w:val="00E60078"/>
    <w:rsid w:val="00E6125A"/>
    <w:rsid w:val="00E62F1F"/>
    <w:rsid w:val="00E65762"/>
    <w:rsid w:val="00E66118"/>
    <w:rsid w:val="00E67F65"/>
    <w:rsid w:val="00E70FCF"/>
    <w:rsid w:val="00E72052"/>
    <w:rsid w:val="00E7507F"/>
    <w:rsid w:val="00E75D59"/>
    <w:rsid w:val="00E769FE"/>
    <w:rsid w:val="00E76F6F"/>
    <w:rsid w:val="00E77CDB"/>
    <w:rsid w:val="00E8030E"/>
    <w:rsid w:val="00E8102E"/>
    <w:rsid w:val="00E8166F"/>
    <w:rsid w:val="00E816F6"/>
    <w:rsid w:val="00E832A9"/>
    <w:rsid w:val="00E84583"/>
    <w:rsid w:val="00E85499"/>
    <w:rsid w:val="00E85E0A"/>
    <w:rsid w:val="00E85E36"/>
    <w:rsid w:val="00E90B0F"/>
    <w:rsid w:val="00E94026"/>
    <w:rsid w:val="00E94A11"/>
    <w:rsid w:val="00E96239"/>
    <w:rsid w:val="00E96360"/>
    <w:rsid w:val="00E96831"/>
    <w:rsid w:val="00E972D5"/>
    <w:rsid w:val="00E9796C"/>
    <w:rsid w:val="00EA17C0"/>
    <w:rsid w:val="00EA18EE"/>
    <w:rsid w:val="00EA2DB5"/>
    <w:rsid w:val="00EB06A0"/>
    <w:rsid w:val="00EB10CB"/>
    <w:rsid w:val="00EB1786"/>
    <w:rsid w:val="00EB1CD9"/>
    <w:rsid w:val="00EB2D96"/>
    <w:rsid w:val="00EB2DB4"/>
    <w:rsid w:val="00EB4BC9"/>
    <w:rsid w:val="00EB59D1"/>
    <w:rsid w:val="00EB6FB4"/>
    <w:rsid w:val="00EC027B"/>
    <w:rsid w:val="00EC2C83"/>
    <w:rsid w:val="00EC3580"/>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7C3D"/>
    <w:rsid w:val="00F00299"/>
    <w:rsid w:val="00F00352"/>
    <w:rsid w:val="00F0090F"/>
    <w:rsid w:val="00F009C4"/>
    <w:rsid w:val="00F01361"/>
    <w:rsid w:val="00F014A4"/>
    <w:rsid w:val="00F02BDB"/>
    <w:rsid w:val="00F06FD8"/>
    <w:rsid w:val="00F10DC5"/>
    <w:rsid w:val="00F114A6"/>
    <w:rsid w:val="00F11CD3"/>
    <w:rsid w:val="00F137BE"/>
    <w:rsid w:val="00F13B57"/>
    <w:rsid w:val="00F1561E"/>
    <w:rsid w:val="00F156CB"/>
    <w:rsid w:val="00F163F1"/>
    <w:rsid w:val="00F165C0"/>
    <w:rsid w:val="00F166F2"/>
    <w:rsid w:val="00F20499"/>
    <w:rsid w:val="00F20508"/>
    <w:rsid w:val="00F20F08"/>
    <w:rsid w:val="00F23CCA"/>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40489"/>
    <w:rsid w:val="00F40FB2"/>
    <w:rsid w:val="00F441D1"/>
    <w:rsid w:val="00F44405"/>
    <w:rsid w:val="00F45708"/>
    <w:rsid w:val="00F45833"/>
    <w:rsid w:val="00F4686F"/>
    <w:rsid w:val="00F47813"/>
    <w:rsid w:val="00F516B2"/>
    <w:rsid w:val="00F51CB1"/>
    <w:rsid w:val="00F52686"/>
    <w:rsid w:val="00F53575"/>
    <w:rsid w:val="00F53749"/>
    <w:rsid w:val="00F54191"/>
    <w:rsid w:val="00F600EA"/>
    <w:rsid w:val="00F60586"/>
    <w:rsid w:val="00F60743"/>
    <w:rsid w:val="00F60AC9"/>
    <w:rsid w:val="00F60D6A"/>
    <w:rsid w:val="00F63DD7"/>
    <w:rsid w:val="00F65174"/>
    <w:rsid w:val="00F658EE"/>
    <w:rsid w:val="00F66560"/>
    <w:rsid w:val="00F67049"/>
    <w:rsid w:val="00F71346"/>
    <w:rsid w:val="00F727E4"/>
    <w:rsid w:val="00F72A15"/>
    <w:rsid w:val="00F72CDB"/>
    <w:rsid w:val="00F73514"/>
    <w:rsid w:val="00F7420F"/>
    <w:rsid w:val="00F8043C"/>
    <w:rsid w:val="00F81B7F"/>
    <w:rsid w:val="00F825E3"/>
    <w:rsid w:val="00F8261D"/>
    <w:rsid w:val="00F84203"/>
    <w:rsid w:val="00F8530D"/>
    <w:rsid w:val="00F85583"/>
    <w:rsid w:val="00F92ECC"/>
    <w:rsid w:val="00F93123"/>
    <w:rsid w:val="00F940FA"/>
    <w:rsid w:val="00F95EB2"/>
    <w:rsid w:val="00FA028D"/>
    <w:rsid w:val="00FA04C3"/>
    <w:rsid w:val="00FA0920"/>
    <w:rsid w:val="00FA0DBF"/>
    <w:rsid w:val="00FA0FC6"/>
    <w:rsid w:val="00FA0FC9"/>
    <w:rsid w:val="00FA4348"/>
    <w:rsid w:val="00FA492C"/>
    <w:rsid w:val="00FA4C33"/>
    <w:rsid w:val="00FA67D7"/>
    <w:rsid w:val="00FA6937"/>
    <w:rsid w:val="00FB23E7"/>
    <w:rsid w:val="00FB38C9"/>
    <w:rsid w:val="00FB3E17"/>
    <w:rsid w:val="00FB5D20"/>
    <w:rsid w:val="00FB679F"/>
    <w:rsid w:val="00FC0060"/>
    <w:rsid w:val="00FC0389"/>
    <w:rsid w:val="00FC05E7"/>
    <w:rsid w:val="00FC0797"/>
    <w:rsid w:val="00FC1175"/>
    <w:rsid w:val="00FC149B"/>
    <w:rsid w:val="00FC2773"/>
    <w:rsid w:val="00FC29E9"/>
    <w:rsid w:val="00FC3993"/>
    <w:rsid w:val="00FC3D7F"/>
    <w:rsid w:val="00FC4213"/>
    <w:rsid w:val="00FC4569"/>
    <w:rsid w:val="00FC502A"/>
    <w:rsid w:val="00FC6C03"/>
    <w:rsid w:val="00FD1D97"/>
    <w:rsid w:val="00FD2530"/>
    <w:rsid w:val="00FD254B"/>
    <w:rsid w:val="00FD3F32"/>
    <w:rsid w:val="00FD405B"/>
    <w:rsid w:val="00FD5557"/>
    <w:rsid w:val="00FD5A7D"/>
    <w:rsid w:val="00FD60E8"/>
    <w:rsid w:val="00FD6185"/>
    <w:rsid w:val="00FD627A"/>
    <w:rsid w:val="00FD630F"/>
    <w:rsid w:val="00FE2C04"/>
    <w:rsid w:val="00FE2C95"/>
    <w:rsid w:val="00FE6582"/>
    <w:rsid w:val="00FE69F2"/>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52D1C"/>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krisenchat.de/" TargetMode="External"/><Relationship Id="rId3" Type="http://schemas.openxmlformats.org/officeDocument/2006/relationships/image" Target="media/image1.png"/><Relationship Id="rId7" Type="http://schemas.openxmlformats.org/officeDocument/2006/relationships/hyperlink" Target="https://www.barmer.de/gesundheit-verstehen/psyche/depression/depression-symptome-1252782" TargetMode="External"/><Relationship Id="rId2" Type="http://schemas.openxmlformats.org/officeDocument/2006/relationships/hyperlink" Target="https://idea.kits.blog/" TargetMode="External"/><Relationship Id="rId1" Type="http://schemas.openxmlformats.org/officeDocument/2006/relationships/hyperlink" Target="https://map.kits.blog/" TargetMode="External"/><Relationship Id="rId6" Type="http://schemas.openxmlformats.org/officeDocument/2006/relationships/hyperlink" Target="https://www.fitforfun.de/abnehmen/lifesum-im-test-lifestyletracker-und-kalorienzaehler-im-handy-bringt-das-was-190660.html" TargetMode="External"/><Relationship Id="rId5" Type="http://schemas.openxmlformats.org/officeDocument/2006/relationships/hyperlink" Target="https://idea.kits.blog/" TargetMode="External"/><Relationship Id="rId4" Type="http://schemas.openxmlformats.org/officeDocument/2006/relationships/hyperlink" Target="https://map.kits.blog/"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dge.de/gesunde-ernaehrung/gut-essen-und-trinken/dge-empfehlungen/" TargetMode="External"/><Relationship Id="rId26" Type="http://schemas.openxmlformats.org/officeDocument/2006/relationships/hyperlink" Target="https://jugendnotmail.de/" TargetMode="External"/><Relationship Id="rId39" Type="http://schemas.openxmlformats.org/officeDocument/2006/relationships/hyperlink" Target="https://map.kits.blog" TargetMode="External"/><Relationship Id="rId21" Type="http://schemas.openxmlformats.org/officeDocument/2006/relationships/hyperlink" Target="http://www.easy-tutor.eu" TargetMode="External"/><Relationship Id="rId34" Type="http://schemas.openxmlformats.org/officeDocument/2006/relationships/hyperlink" Target="https://idea.kits.blog/admin/brainstormings/f935beb8-214f-4888-bae2-b4cc7128fdb6/edit" TargetMode="External"/><Relationship Id="rId42" Type="http://schemas.openxmlformats.org/officeDocument/2006/relationships/image" Target="media/image5.png"/><Relationship Id="rId47" Type="http://schemas.openxmlformats.org/officeDocument/2006/relationships/hyperlink" Target="https://www.gesundheitsforschung-bmbf.de/de/praevention-und-ernaehrung.php"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shop.bzga.de" TargetMode="External"/><Relationship Id="rId29" Type="http://schemas.openxmlformats.org/officeDocument/2006/relationships/hyperlink" Target="http://www.youth-life-line.de" TargetMode="External"/><Relationship Id="rId11" Type="http://schemas.openxmlformats.org/officeDocument/2006/relationships/comments" Target="comments.xml"/><Relationship Id="rId24" Type="http://schemas.openxmlformats.org/officeDocument/2006/relationships/hyperlink" Target="https://www.netdoktor.de/)" TargetMode="External"/><Relationship Id="rId32" Type="http://schemas.openxmlformats.org/officeDocument/2006/relationships/header" Target="header2.xml"/><Relationship Id="rId37" Type="http://schemas.openxmlformats.org/officeDocument/2006/relationships/image" Target="media/image3.png"/><Relationship Id="rId40" Type="http://schemas.openxmlformats.org/officeDocument/2006/relationships/hyperlink" Target="https://map.kits.blog/map/1c3797cc-e37d-4e4a-b7c9-b473bb93844a%237d567885-bf36-4228-82a9-8083bed534de" TargetMode="External"/><Relationship Id="rId45" Type="http://schemas.openxmlformats.org/officeDocument/2006/relationships/hyperlink" Target="https://www.bundesgesundheitsministerium.de/service/begriffe-von-a-z/b/bewegungsempfehlungen.html"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www.barmer.de" TargetMode="External"/><Relationship Id="rId28" Type="http://schemas.openxmlformats.org/officeDocument/2006/relationships/hyperlink" Target="https://www.u25-deutschland.de/)" TargetMode="External"/><Relationship Id="rId36" Type="http://schemas.openxmlformats.org/officeDocument/2006/relationships/hyperlink" Target="https://idea.kits.blog/brainstormings/531d70f2-46e6-472d-bf18-6d0546be6977" TargetMode="External"/><Relationship Id="rId49" Type="http://schemas.openxmlformats.org/officeDocument/2006/relationships/hyperlink" Target="http://www.barmer.de" TargetMode="External"/><Relationship Id="rId10" Type="http://schemas.openxmlformats.org/officeDocument/2006/relationships/endnotes" Target="endnotes.xml"/><Relationship Id="rId19" Type="http://schemas.openxmlformats.org/officeDocument/2006/relationships/hyperlink" Target="http://www.zdf.de" TargetMode="External"/><Relationship Id="rId31" Type="http://schemas.openxmlformats.org/officeDocument/2006/relationships/header" Target="header1.xml"/><Relationship Id="rId44" Type="http://schemas.openxmlformats.org/officeDocument/2006/relationships/hyperlink" Target="http://www.bundesgesundheitsministerium.de"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easy-tutor.eu/journal/mentale-gesundheit-world-mental-health-day/)" TargetMode="External"/><Relationship Id="rId27" Type="http://schemas.openxmlformats.org/officeDocument/2006/relationships/hyperlink" Target="http://www.u25-deutschland.de" TargetMode="External"/><Relationship Id="rId30" Type="http://schemas.openxmlformats.org/officeDocument/2006/relationships/hyperlink" Target="https://www.u25-deutschland.de/)" TargetMode="External"/><Relationship Id="rId35" Type="http://schemas.openxmlformats.org/officeDocument/2006/relationships/hyperlink" Target="https://idea.kits.blog" TargetMode="External"/><Relationship Id="rId43" Type="http://schemas.openxmlformats.org/officeDocument/2006/relationships/hyperlink" Target="http://www.aerzteblatt.de" TargetMode="External"/><Relationship Id="rId48" Type="http://schemas.openxmlformats.org/officeDocument/2006/relationships/hyperlink" Target="https://www.rki.de/DE/Content/GesundAZ/P/Praevention/Praevention_node.html" TargetMode="Externa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dge.de" TargetMode="External"/><Relationship Id="rId25" Type="http://schemas.openxmlformats.org/officeDocument/2006/relationships/hyperlink" Target="http://www.jugendnotmail.de" TargetMode="External"/><Relationship Id="rId33" Type="http://schemas.openxmlformats.org/officeDocument/2006/relationships/hyperlink" Target="https://idea.kits.blog" TargetMode="External"/><Relationship Id="rId38" Type="http://schemas.openxmlformats.org/officeDocument/2006/relationships/hyperlink" Target="https://map.kits.blog/" TargetMode="External"/><Relationship Id="rId46" Type="http://schemas.openxmlformats.org/officeDocument/2006/relationships/hyperlink" Target="https://www.dge.de/gesunde-ernaehrung/gut-essen-und-trinken/dge-empfehlungen/)" TargetMode="External"/><Relationship Id="rId20" Type="http://schemas.openxmlformats.org/officeDocument/2006/relationships/hyperlink" Target="https://www.zdf.de/nachrichten/ratgeber/gesundheit/gesundheit-mental-psychologie-100.html)" TargetMode="External"/><Relationship Id="rId41"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2.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5980</Words>
  <Characters>37674</Characters>
  <Application>Microsoft Office Word</Application>
  <DocSecurity>0</DocSecurity>
  <Lines>313</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3</cp:revision>
  <cp:lastPrinted>2024-06-26T13:37:00Z</cp:lastPrinted>
  <dcterms:created xsi:type="dcterms:W3CDTF">2024-07-17T12:08:00Z</dcterms:created>
  <dcterms:modified xsi:type="dcterms:W3CDTF">2024-07-17T12:53:00Z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