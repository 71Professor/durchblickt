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999091" w14:textId="3EEF52A6" w:rsidR="0011717A" w:rsidRPr="006E4707" w:rsidRDefault="006E4707" w:rsidP="0011717A">
      <w:pPr>
        <w:spacing w:line="276" w:lineRule="auto"/>
        <w:rPr>
          <w:rFonts w:cstheme="minorHAnsi"/>
          <w:b/>
          <w:bCs/>
          <w:sz w:val="28"/>
          <w:szCs w:val="28"/>
        </w:rPr>
      </w:pPr>
      <w:commentRangeStart w:id="0"/>
      <w:commentRangeStart w:id="1"/>
      <w:commentRangeStart w:id="2"/>
      <w:r w:rsidRPr="006E4707">
        <w:rPr>
          <w:rFonts w:cstheme="minorHAnsi"/>
          <w:b/>
          <w:bCs/>
          <w:sz w:val="28"/>
          <w:szCs w:val="28"/>
          <w:lang w:val="de"/>
        </w:rPr>
        <w:t>Digitale Kompetenzen für ein ges</w:t>
      </w:r>
      <w:r w:rsidR="000B40A4">
        <w:rPr>
          <w:rFonts w:cstheme="minorHAnsi"/>
          <w:b/>
          <w:bCs/>
          <w:sz w:val="28"/>
          <w:szCs w:val="28"/>
          <w:lang w:val="de"/>
        </w:rPr>
        <w:t>undes</w:t>
      </w:r>
      <w:r w:rsidRPr="006E4707">
        <w:rPr>
          <w:rFonts w:cstheme="minorHAnsi"/>
          <w:b/>
          <w:bCs/>
          <w:sz w:val="28"/>
          <w:szCs w:val="28"/>
          <w:lang w:val="de"/>
        </w:rPr>
        <w:t xml:space="preserve"> Lernum</w:t>
      </w:r>
      <w:commentRangeEnd w:id="0"/>
      <w:commentRangeEnd w:id="1"/>
      <w:commentRangeEnd w:id="2"/>
      <w:r w:rsidR="000B40A4">
        <w:rPr>
          <w:rFonts w:cstheme="minorHAnsi"/>
          <w:b/>
          <w:bCs/>
          <w:sz w:val="28"/>
          <w:szCs w:val="28"/>
          <w:lang w:val="de"/>
        </w:rPr>
        <w:t>feld</w:t>
      </w:r>
      <w:r w:rsidR="003E3951">
        <w:rPr>
          <w:rStyle w:val="Kommentarzeichen"/>
        </w:rPr>
        <w:commentReference w:id="0"/>
      </w:r>
      <w:r w:rsidR="000B40A4">
        <w:rPr>
          <w:rStyle w:val="Kommentarzeichen"/>
        </w:rPr>
        <w:commentReference w:id="1"/>
      </w:r>
      <w:r w:rsidR="000B40A4">
        <w:rPr>
          <w:rStyle w:val="Kommentarzeichen"/>
        </w:rPr>
        <w:commentReference w:id="2"/>
      </w:r>
    </w:p>
    <w:p w14:paraId="5BEBEAA5" w14:textId="77777777" w:rsidR="00E048CE" w:rsidRPr="00D24C02" w:rsidRDefault="00E048CE" w:rsidP="00E048CE">
      <w:pPr>
        <w:shd w:val="clear" w:color="auto" w:fill="FBE4D5" w:themeFill="accent2" w:themeFillTint="33"/>
        <w:spacing w:after="0" w:line="276" w:lineRule="auto"/>
        <w:rPr>
          <w:rFonts w:cstheme="minorHAnsi"/>
        </w:rPr>
      </w:pPr>
      <w:r w:rsidRPr="00D24C02">
        <w:rPr>
          <w:rFonts w:cstheme="minorHAnsi"/>
        </w:rPr>
        <w:t>((Ideen für Einstiegsvideo))</w:t>
      </w:r>
    </w:p>
    <w:p w14:paraId="04959795" w14:textId="0F055AAB" w:rsidR="00E048CE" w:rsidRPr="00D24C02" w:rsidRDefault="000F5557" w:rsidP="00E048CE">
      <w:pPr>
        <w:shd w:val="clear" w:color="auto" w:fill="FBE4D5" w:themeFill="accent2" w:themeFillTint="33"/>
        <w:spacing w:after="0" w:line="276" w:lineRule="auto"/>
        <w:rPr>
          <w:rFonts w:cstheme="minorHAnsi"/>
        </w:rPr>
      </w:pPr>
      <w:commentRangeStart w:id="3"/>
      <w:commentRangeStart w:id="4"/>
      <w:r w:rsidRPr="00D24C02">
        <w:rPr>
          <w:rFonts w:cstheme="minorHAnsi"/>
          <w:b/>
          <w:bCs/>
        </w:rPr>
        <w:t>Videoinhalt</w:t>
      </w:r>
      <w:commentRangeEnd w:id="3"/>
      <w:r w:rsidR="0031131B">
        <w:rPr>
          <w:rStyle w:val="Kommentarzeichen"/>
        </w:rPr>
        <w:commentReference w:id="3"/>
      </w:r>
      <w:commentRangeEnd w:id="4"/>
      <w:r w:rsidR="005767CC">
        <w:rPr>
          <w:rStyle w:val="Kommentarzeichen"/>
        </w:rPr>
        <w:commentReference w:id="4"/>
      </w:r>
      <w:r w:rsidR="00E048CE" w:rsidRPr="00D24C02">
        <w:rPr>
          <w:rFonts w:cstheme="minorHAnsi"/>
          <w:b/>
          <w:bCs/>
        </w:rPr>
        <w:t>:</w:t>
      </w:r>
      <w:r w:rsidR="00E048CE" w:rsidRPr="00D24C02">
        <w:rPr>
          <w:rFonts w:cstheme="minorHAnsi"/>
        </w:rPr>
        <w:t xml:space="preserve"> </w:t>
      </w:r>
    </w:p>
    <w:p w14:paraId="4697A64B" w14:textId="7A3FBEF1" w:rsidR="00D24C02" w:rsidRPr="00D24C02" w:rsidRDefault="00B0695A" w:rsidP="00D24C02">
      <w:pPr>
        <w:shd w:val="clear" w:color="auto" w:fill="FBE4D5" w:themeFill="accent2" w:themeFillTint="33"/>
        <w:spacing w:after="0" w:line="276" w:lineRule="auto"/>
        <w:rPr>
          <w:rFonts w:cstheme="minorHAnsi"/>
        </w:rPr>
      </w:pPr>
      <w:commentRangeStart w:id="5"/>
      <w:commentRangeStart w:id="6"/>
      <w:commentRangeStart w:id="7"/>
      <w:r>
        <w:rPr>
          <w:rFonts w:cstheme="minorHAnsi"/>
        </w:rPr>
        <w:t>„</w:t>
      </w:r>
      <w:r w:rsidR="00D24C02" w:rsidRPr="00D24C02">
        <w:rPr>
          <w:rFonts w:cstheme="minorHAnsi"/>
        </w:rPr>
        <w:t>Gesunde Lernorte gestalten</w:t>
      </w:r>
      <w:r>
        <w:rPr>
          <w:rFonts w:cstheme="minorHAnsi"/>
        </w:rPr>
        <w:t>“</w:t>
      </w:r>
      <w:commentRangeEnd w:id="5"/>
      <w:r w:rsidR="00072447">
        <w:rPr>
          <w:rStyle w:val="Kommentarzeichen"/>
        </w:rPr>
        <w:commentReference w:id="5"/>
      </w:r>
      <w:commentRangeEnd w:id="6"/>
      <w:r w:rsidR="00072447">
        <w:rPr>
          <w:rStyle w:val="Kommentarzeichen"/>
        </w:rPr>
        <w:commentReference w:id="6"/>
      </w:r>
      <w:commentRangeEnd w:id="7"/>
      <w:r w:rsidR="000B40A4">
        <w:rPr>
          <w:rStyle w:val="Kommentarzeichen"/>
        </w:rPr>
        <w:commentReference w:id="7"/>
      </w:r>
    </w:p>
    <w:p w14:paraId="3A971340" w14:textId="77777777" w:rsidR="00D24C02" w:rsidRDefault="00D24C02" w:rsidP="00D24C02">
      <w:pPr>
        <w:shd w:val="clear" w:color="auto" w:fill="FBE4D5" w:themeFill="accent2" w:themeFillTint="33"/>
        <w:spacing w:after="0" w:line="276" w:lineRule="auto"/>
        <w:rPr>
          <w:rFonts w:cstheme="minorHAnsi"/>
        </w:rPr>
      </w:pPr>
    </w:p>
    <w:p w14:paraId="42D361B7" w14:textId="0CE4A4E8"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A) Video</w:t>
      </w:r>
    </w:p>
    <w:p w14:paraId="4258747C" w14:textId="77777777" w:rsidR="00D24C02" w:rsidRPr="00D24C02" w:rsidRDefault="00D24C02" w:rsidP="00D24C02">
      <w:pPr>
        <w:shd w:val="clear" w:color="auto" w:fill="FBE4D5" w:themeFill="accent2" w:themeFillTint="33"/>
        <w:spacing w:after="0" w:line="276" w:lineRule="auto"/>
        <w:rPr>
          <w:rFonts w:cstheme="minorHAnsi"/>
        </w:rPr>
      </w:pPr>
    </w:p>
    <w:p w14:paraId="56798C11"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Szene 1: Zu sehen ist ein chaotischer und unorganisierter Lernraum.</w:t>
      </w:r>
    </w:p>
    <w:p w14:paraId="0FFF4BE9" w14:textId="5FC130D6"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 xml:space="preserve">Erzähler: </w:t>
      </w:r>
      <w:r w:rsidR="00B0695A">
        <w:rPr>
          <w:rFonts w:cstheme="minorHAnsi"/>
        </w:rPr>
        <w:t>„</w:t>
      </w:r>
      <w:r w:rsidRPr="00D24C02">
        <w:rPr>
          <w:rFonts w:cstheme="minorHAnsi"/>
        </w:rPr>
        <w:t>So sollte ein Lernort nicht aussehen!</w:t>
      </w:r>
      <w:r w:rsidR="00B0695A">
        <w:rPr>
          <w:rFonts w:cstheme="minorHAnsi"/>
        </w:rPr>
        <w:t>“</w:t>
      </w:r>
    </w:p>
    <w:p w14:paraId="500FD40E"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Visuelle Darstellung: Überfüllter Schreibtisch, schlechte Beleuchtung, unergonomische Möbel.</w:t>
      </w:r>
    </w:p>
    <w:p w14:paraId="0A46EF96" w14:textId="77777777" w:rsidR="00D24C02" w:rsidRPr="00D24C02" w:rsidRDefault="00D24C02" w:rsidP="00D24C02">
      <w:pPr>
        <w:shd w:val="clear" w:color="auto" w:fill="FBE4D5" w:themeFill="accent2" w:themeFillTint="33"/>
        <w:spacing w:after="0" w:line="276" w:lineRule="auto"/>
        <w:rPr>
          <w:rFonts w:cstheme="minorHAnsi"/>
        </w:rPr>
      </w:pPr>
    </w:p>
    <w:p w14:paraId="5E620071" w14:textId="29CDF3C0"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Szene 2: Ein Mädchen/Junge wird in dem Lernraum aus Szene 1 gezeigt. Er/Sie hat sichtlich Stresssymptome während des Lernens (Kopfschmerzen, Unruhe</w:t>
      </w:r>
      <w:r w:rsidR="005B3511">
        <w:rPr>
          <w:rFonts w:cstheme="minorHAnsi"/>
        </w:rPr>
        <w:t>, usw.</w:t>
      </w:r>
      <w:r w:rsidRPr="00D24C02">
        <w:rPr>
          <w:rFonts w:cstheme="minorHAnsi"/>
        </w:rPr>
        <w:t>).</w:t>
      </w:r>
    </w:p>
    <w:p w14:paraId="70B7DCAB" w14:textId="2D49C88D"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 xml:space="preserve">Erzähler: </w:t>
      </w:r>
      <w:r w:rsidR="00B0695A">
        <w:rPr>
          <w:rFonts w:cstheme="minorHAnsi"/>
        </w:rPr>
        <w:t>„</w:t>
      </w:r>
      <w:r w:rsidRPr="00D24C02">
        <w:rPr>
          <w:rFonts w:cstheme="minorHAnsi"/>
        </w:rPr>
        <w:t>Stress kann unsere Gesundheit und unser Lernen beeinträchtigen.</w:t>
      </w:r>
      <w:r w:rsidR="00B0695A">
        <w:rPr>
          <w:rFonts w:cstheme="minorHAnsi"/>
        </w:rPr>
        <w:t>“</w:t>
      </w:r>
    </w:p>
    <w:p w14:paraId="5899825B" w14:textId="77777777" w:rsidR="00D24C02" w:rsidRPr="00D24C02" w:rsidRDefault="00D24C02" w:rsidP="00D24C02">
      <w:pPr>
        <w:shd w:val="clear" w:color="auto" w:fill="FBE4D5" w:themeFill="accent2" w:themeFillTint="33"/>
        <w:spacing w:after="0" w:line="276" w:lineRule="auto"/>
        <w:rPr>
          <w:rFonts w:cstheme="minorHAnsi"/>
        </w:rPr>
      </w:pPr>
    </w:p>
    <w:p w14:paraId="142ACF2D" w14:textId="336E4FBD"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 xml:space="preserve">Text: </w:t>
      </w:r>
      <w:r w:rsidR="00B0695A">
        <w:rPr>
          <w:rFonts w:cstheme="minorHAnsi"/>
        </w:rPr>
        <w:t>„</w:t>
      </w:r>
      <w:r w:rsidRPr="00D24C02">
        <w:rPr>
          <w:rFonts w:cstheme="minorHAnsi"/>
        </w:rPr>
        <w:t>Lasst uns herausfinden, was einen gesunden Lernort ausmacht.</w:t>
      </w:r>
      <w:r w:rsidR="00B0695A">
        <w:rPr>
          <w:rFonts w:cstheme="minorHAnsi"/>
        </w:rPr>
        <w:t>“</w:t>
      </w:r>
    </w:p>
    <w:p w14:paraId="495ABD53"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Visuelle Darstellung: Checkliste erscheint mit Punkten wie Ergonomie, Beleuchtung, Ordnung.</w:t>
      </w:r>
    </w:p>
    <w:p w14:paraId="391DFA09" w14:textId="77777777" w:rsidR="00D24C02" w:rsidRPr="00D24C02" w:rsidRDefault="00D24C02" w:rsidP="00D24C02">
      <w:pPr>
        <w:shd w:val="clear" w:color="auto" w:fill="FBE4D5" w:themeFill="accent2" w:themeFillTint="33"/>
        <w:spacing w:after="0" w:line="276" w:lineRule="auto"/>
        <w:rPr>
          <w:rFonts w:cstheme="minorHAnsi"/>
        </w:rPr>
      </w:pPr>
    </w:p>
    <w:p w14:paraId="4E0DFFCA" w14:textId="3B237028"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 xml:space="preserve">Szene 3: </w:t>
      </w:r>
      <w:r w:rsidR="00424363">
        <w:rPr>
          <w:rFonts w:cstheme="minorHAnsi"/>
        </w:rPr>
        <w:t>Jugendliche</w:t>
      </w:r>
      <w:r w:rsidRPr="00D24C02">
        <w:rPr>
          <w:rFonts w:cstheme="minorHAnsi"/>
        </w:rPr>
        <w:t xml:space="preserve"> gestalten gemeinsam den Raum neu.</w:t>
      </w:r>
    </w:p>
    <w:p w14:paraId="0A1ABE08" w14:textId="1371C4C0"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 xml:space="preserve">Text: </w:t>
      </w:r>
      <w:r w:rsidR="00B0695A">
        <w:rPr>
          <w:rFonts w:cstheme="minorHAnsi"/>
        </w:rPr>
        <w:t>„</w:t>
      </w:r>
      <w:r w:rsidRPr="00D24C02">
        <w:rPr>
          <w:rFonts w:cstheme="minorHAnsi"/>
        </w:rPr>
        <w:t>Ein gesunder Lernort fördert unser Wohlbefinden und unsere Produktivität.</w:t>
      </w:r>
      <w:r w:rsidR="00B0695A">
        <w:rPr>
          <w:rFonts w:cstheme="minorHAnsi"/>
        </w:rPr>
        <w:t>“</w:t>
      </w:r>
    </w:p>
    <w:p w14:paraId="3EF8DD9F" w14:textId="77777777" w:rsidR="00D24C02" w:rsidRPr="00D24C02" w:rsidRDefault="00D24C02" w:rsidP="00D24C02">
      <w:pPr>
        <w:shd w:val="clear" w:color="auto" w:fill="FBE4D5" w:themeFill="accent2" w:themeFillTint="33"/>
        <w:spacing w:after="0" w:line="276" w:lineRule="auto"/>
        <w:rPr>
          <w:rFonts w:cstheme="minorHAnsi"/>
        </w:rPr>
      </w:pPr>
    </w:p>
    <w:p w14:paraId="6C5AF6C0"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Szene 4 im optimierten Raum</w:t>
      </w:r>
    </w:p>
    <w:p w14:paraId="78B9035B"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Erzähler: Aber auch hier muss man weiter auf die Gesundheit achten!</w:t>
      </w:r>
    </w:p>
    <w:p w14:paraId="6CC2B191"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Die Person ist sichtlich ermüdet von der vielen Lernarbeit, öffnet das Fenster und atmet tief durch unterstützt von einer Smartwatch-Anzeige.</w:t>
      </w:r>
    </w:p>
    <w:p w14:paraId="0422FD18" w14:textId="77777777" w:rsidR="00D24C02" w:rsidRPr="00D24C02" w:rsidRDefault="00D24C02" w:rsidP="00D24C02">
      <w:pPr>
        <w:shd w:val="clear" w:color="auto" w:fill="FBE4D5" w:themeFill="accent2" w:themeFillTint="33"/>
        <w:spacing w:after="0" w:line="276" w:lineRule="auto"/>
        <w:rPr>
          <w:rFonts w:cstheme="minorHAnsi"/>
        </w:rPr>
      </w:pPr>
    </w:p>
    <w:p w14:paraId="4D54271C" w14:textId="656CEC7E"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Szene 5: Das Mädchen</w:t>
      </w:r>
      <w:r w:rsidR="00B0695A">
        <w:rPr>
          <w:rFonts w:cstheme="minorHAnsi"/>
        </w:rPr>
        <w:t xml:space="preserve"> </w:t>
      </w:r>
      <w:r w:rsidRPr="00D24C02">
        <w:rPr>
          <w:rFonts w:cstheme="minorHAnsi"/>
        </w:rPr>
        <w:t>/</w:t>
      </w:r>
      <w:r w:rsidR="00B0695A">
        <w:rPr>
          <w:rFonts w:cstheme="minorHAnsi"/>
        </w:rPr>
        <w:t xml:space="preserve"> </w:t>
      </w:r>
      <w:r w:rsidRPr="00D24C02">
        <w:rPr>
          <w:rFonts w:cstheme="minorHAnsi"/>
        </w:rPr>
        <w:t xml:space="preserve">der Junge geht zurück an den Schreibtisch und setzt ein/zwei To-Dos auf seiner Liste (PC/Tablet) auf </w:t>
      </w:r>
      <w:r w:rsidR="00424363">
        <w:rPr>
          <w:rFonts w:cstheme="minorHAnsi"/>
        </w:rPr>
        <w:t>„</w:t>
      </w:r>
      <w:r w:rsidRPr="00D24C02">
        <w:rPr>
          <w:rFonts w:cstheme="minorHAnsi"/>
        </w:rPr>
        <w:t>erledigt</w:t>
      </w:r>
      <w:r w:rsidR="00424363">
        <w:rPr>
          <w:rFonts w:cstheme="minorHAnsi"/>
        </w:rPr>
        <w:t>“</w:t>
      </w:r>
      <w:r w:rsidRPr="00D24C02">
        <w:rPr>
          <w:rFonts w:cstheme="minorHAnsi"/>
        </w:rPr>
        <w:t xml:space="preserve"> und arbeitet weiter.</w:t>
      </w:r>
    </w:p>
    <w:p w14:paraId="306D2927"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Text: Digitale Tools können uns beim richtigen Lernen unterstützen.</w:t>
      </w:r>
    </w:p>
    <w:p w14:paraId="66D077AF" w14:textId="77777777" w:rsidR="00D24C02" w:rsidRPr="00D24C02" w:rsidRDefault="00D24C02" w:rsidP="00D24C02">
      <w:pPr>
        <w:shd w:val="clear" w:color="auto" w:fill="FBE4D5" w:themeFill="accent2" w:themeFillTint="33"/>
        <w:spacing w:after="0" w:line="276" w:lineRule="auto"/>
        <w:rPr>
          <w:rFonts w:cstheme="minorHAnsi"/>
        </w:rPr>
      </w:pPr>
    </w:p>
    <w:p w14:paraId="668C6F74"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B) Fragen/Ziele:</w:t>
      </w:r>
    </w:p>
    <w:p w14:paraId="7A44C9E1"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Wie sieht ein gesunder Lernort aus?</w:t>
      </w:r>
    </w:p>
    <w:p w14:paraId="3C01BD17"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Welche Faktoren tragen zu einem gesunden Lernumfeld bei?</w:t>
      </w:r>
    </w:p>
    <w:p w14:paraId="29BFFB0A"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Wie können digitale Tools unser Wohlbefinden und das Lernen verbessern?</w:t>
      </w:r>
    </w:p>
    <w:p w14:paraId="450E86C0" w14:textId="77777777" w:rsidR="00D24C02" w:rsidRPr="00D24C02" w:rsidRDefault="00D24C02" w:rsidP="00D24C02">
      <w:pPr>
        <w:shd w:val="clear" w:color="auto" w:fill="FBE4D5" w:themeFill="accent2" w:themeFillTint="33"/>
        <w:spacing w:after="0" w:line="276" w:lineRule="auto"/>
        <w:rPr>
          <w:rFonts w:cstheme="minorHAnsi"/>
        </w:rPr>
      </w:pPr>
    </w:p>
    <w:p w14:paraId="59543E9A"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C) Verpflichtende Antworten/Geschichten:</w:t>
      </w:r>
    </w:p>
    <w:p w14:paraId="65F4394C"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Ergonomie, Beleuchtung, Ordnung und Luftqualität sind entscheidend für einen gesunden Lernort.</w:t>
      </w:r>
    </w:p>
    <w:p w14:paraId="65470EFE"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Ein gut gestalteter Lernort kann gesundheitlichen Problemen vorbeugen und die Konzentration fördern.</w:t>
      </w:r>
    </w:p>
    <w:p w14:paraId="0812CAFE" w14:textId="77777777" w:rsidR="00D24C02" w:rsidRPr="00D24C02" w:rsidRDefault="00D24C02" w:rsidP="00D24C02">
      <w:pPr>
        <w:shd w:val="clear" w:color="auto" w:fill="FBE4D5" w:themeFill="accent2" w:themeFillTint="33"/>
        <w:spacing w:after="0" w:line="276" w:lineRule="auto"/>
        <w:rPr>
          <w:rFonts w:cstheme="minorHAnsi"/>
        </w:rPr>
      </w:pPr>
      <w:r w:rsidRPr="00D24C02">
        <w:rPr>
          <w:rFonts w:cstheme="minorHAnsi"/>
        </w:rPr>
        <w:t>Digitale Werkzeuge unterstützen dabei, die mentale Gesundheit zu erhalten.</w:t>
      </w:r>
    </w:p>
    <w:p w14:paraId="499BE239" w14:textId="77777777" w:rsidR="00B0695A" w:rsidRDefault="00B0695A" w:rsidP="00610B02">
      <w:pPr>
        <w:shd w:val="clear" w:color="auto" w:fill="FBE4D5" w:themeFill="accent2" w:themeFillTint="33"/>
        <w:spacing w:after="0" w:line="276" w:lineRule="auto"/>
        <w:rPr>
          <w:rFonts w:cstheme="minorHAnsi"/>
          <w:i/>
          <w:iCs/>
          <w:highlight w:val="red"/>
        </w:rPr>
      </w:pPr>
    </w:p>
    <w:p w14:paraId="0B49B3B8" w14:textId="4947267A" w:rsidR="00ED6183" w:rsidRDefault="00E048CE" w:rsidP="00610B02">
      <w:pPr>
        <w:shd w:val="clear" w:color="auto" w:fill="FBE4D5" w:themeFill="accent2" w:themeFillTint="33"/>
        <w:spacing w:after="0" w:line="276" w:lineRule="auto"/>
        <w:rPr>
          <w:rFonts w:cstheme="minorHAnsi"/>
          <w:color w:val="FF0000"/>
          <w:sz w:val="24"/>
          <w:szCs w:val="24"/>
          <w:highlight w:val="lightGray"/>
        </w:rPr>
      </w:pPr>
      <w:r w:rsidRPr="00D24C02">
        <w:rPr>
          <w:rFonts w:cstheme="minorHAnsi"/>
          <w:i/>
          <w:iCs/>
          <w:highlight w:val="red"/>
        </w:rPr>
        <w:t xml:space="preserve">((bitte nicht ändern: </w:t>
      </w:r>
      <w:r w:rsidR="005B2C28" w:rsidRPr="00D24C02">
        <w:rPr>
          <w:rFonts w:cstheme="minorHAnsi"/>
          <w:i/>
          <w:iCs/>
          <w:highlight w:val="red"/>
        </w:rPr>
        <w:t>H</w:t>
      </w:r>
      <w:r w:rsidRPr="00D24C02">
        <w:rPr>
          <w:rFonts w:cstheme="minorHAnsi"/>
          <w:i/>
          <w:iCs/>
          <w:highlight w:val="red"/>
        </w:rPr>
        <w:t>andreichung</w:t>
      </w:r>
      <w:r w:rsidR="009D551E" w:rsidRPr="00D24C02">
        <w:rPr>
          <w:rFonts w:cstheme="minorHAnsi"/>
          <w:i/>
          <w:iCs/>
          <w:highlight w:val="red"/>
        </w:rPr>
        <w:t xml:space="preserve"> basiert</w:t>
      </w:r>
      <w:r w:rsidRPr="00D24C02">
        <w:rPr>
          <w:rFonts w:cstheme="minorHAnsi"/>
          <w:i/>
          <w:iCs/>
          <w:highlight w:val="red"/>
        </w:rPr>
        <w:t xml:space="preserve"> darauf))</w:t>
      </w:r>
      <w:r w:rsidR="00ED6183">
        <w:rPr>
          <w:rFonts w:cstheme="minorHAnsi"/>
          <w:color w:val="FF0000"/>
          <w:sz w:val="24"/>
          <w:szCs w:val="24"/>
          <w:highlight w:val="lightGray"/>
        </w:rPr>
        <w:br w:type="page"/>
      </w:r>
    </w:p>
    <w:p w14:paraId="55F03719" w14:textId="0629C3D0" w:rsidR="00706FBE" w:rsidRPr="006E4707" w:rsidRDefault="00706FBE" w:rsidP="00706FBE">
      <w:pPr>
        <w:spacing w:line="276" w:lineRule="auto"/>
        <w:rPr>
          <w:rFonts w:cstheme="minorHAnsi"/>
          <w:color w:val="FF0000"/>
          <w:sz w:val="24"/>
          <w:szCs w:val="24"/>
        </w:rPr>
      </w:pPr>
      <w:r w:rsidRPr="006E4707">
        <w:rPr>
          <w:rFonts w:cstheme="minorHAnsi"/>
          <w:color w:val="FF0000"/>
          <w:sz w:val="24"/>
          <w:szCs w:val="24"/>
          <w:highlight w:val="lightGray"/>
        </w:rPr>
        <w:lastRenderedPageBreak/>
        <w:t>((Seite 1))</w:t>
      </w:r>
    </w:p>
    <w:tbl>
      <w:tblPr>
        <w:tblStyle w:val="Tabellenraster"/>
        <w:tblW w:w="0" w:type="auto"/>
        <w:tblLook w:val="04A0" w:firstRow="1" w:lastRow="0" w:firstColumn="1" w:lastColumn="0" w:noHBand="0" w:noVBand="1"/>
      </w:tblPr>
      <w:tblGrid>
        <w:gridCol w:w="9062"/>
      </w:tblGrid>
      <w:tr w:rsidR="004E1F93" w:rsidRPr="006E4707" w14:paraId="570BC8A0" w14:textId="77777777" w:rsidTr="002F47D0">
        <w:tc>
          <w:tcPr>
            <w:tcW w:w="9062" w:type="dxa"/>
            <w:shd w:val="clear" w:color="auto" w:fill="auto"/>
          </w:tcPr>
          <w:p w14:paraId="4C4BAC3E" w14:textId="1DFFBB8A" w:rsidR="0011717A" w:rsidRPr="00770D70" w:rsidRDefault="0011717A" w:rsidP="00D76BDD">
            <w:pPr>
              <w:spacing w:line="276" w:lineRule="auto"/>
              <w:rPr>
                <w:rFonts w:cstheme="minorHAnsi"/>
                <w:b/>
                <w:bCs/>
                <w:sz w:val="24"/>
                <w:szCs w:val="24"/>
              </w:rPr>
            </w:pPr>
            <w:r w:rsidRPr="00770D70">
              <w:rPr>
                <w:rFonts w:cstheme="minorHAnsi"/>
                <w:b/>
                <w:bCs/>
                <w:sz w:val="24"/>
                <w:szCs w:val="24"/>
              </w:rPr>
              <w:t>Allgemeine Kurzbeschreibung des Themas</w:t>
            </w:r>
            <w:r w:rsidR="00A110FC" w:rsidRPr="00770D70">
              <w:rPr>
                <w:rFonts w:cstheme="minorHAnsi"/>
                <w:b/>
                <w:bCs/>
                <w:sz w:val="24"/>
                <w:szCs w:val="24"/>
              </w:rPr>
              <w:t xml:space="preserve"> </w:t>
            </w:r>
          </w:p>
          <w:p w14:paraId="0E1BAEC1" w14:textId="14853B2D" w:rsidR="000B40A4" w:rsidRPr="006E4707" w:rsidRDefault="000B40A4" w:rsidP="0058388F">
            <w:pPr>
              <w:spacing w:line="276" w:lineRule="auto"/>
              <w:rPr>
                <w:rFonts w:cstheme="minorHAnsi"/>
                <w:color w:val="FF0000"/>
                <w:sz w:val="24"/>
                <w:szCs w:val="24"/>
              </w:rPr>
            </w:pPr>
            <w:r w:rsidRPr="000B40A4">
              <w:rPr>
                <w:rFonts w:ascii="Segoe UI" w:hAnsi="Segoe UI" w:cs="Segoe UI"/>
                <w:color w:val="0D0D0D"/>
                <w:sz w:val="24"/>
                <w:szCs w:val="24"/>
                <w:shd w:val="clear" w:color="auto" w:fill="FFFFFF"/>
              </w:rPr>
              <w:t xml:space="preserve">In dieser Unterrichtseinheit lernen die Schülerinnen und Schüler, wie sie ein gesundes und effektives Lernumfeld in der digitalen Welt schaffen können. Sie erkunden den Einfluss digitaler Medien und Geräte auf ihr Wohlbefinden und ihre Lernfähigkeit im Alltag. Dabei evaluieren sie Strategien zum Umgang mit digitalen Stressfaktoren und </w:t>
            </w:r>
            <w:r>
              <w:rPr>
                <w:rFonts w:ascii="Segoe UI" w:hAnsi="Segoe UI" w:cs="Segoe UI"/>
                <w:color w:val="0D0D0D"/>
                <w:sz w:val="24"/>
                <w:szCs w:val="24"/>
                <w:shd w:val="clear" w:color="auto" w:fill="FFFFFF"/>
              </w:rPr>
              <w:t>entdecken</w:t>
            </w:r>
            <w:r w:rsidRPr="000B40A4">
              <w:rPr>
                <w:rFonts w:ascii="Segoe UI" w:hAnsi="Segoe UI" w:cs="Segoe UI"/>
                <w:color w:val="0D0D0D"/>
                <w:sz w:val="24"/>
                <w:szCs w:val="24"/>
                <w:shd w:val="clear" w:color="auto" w:fill="FFFFFF"/>
              </w:rPr>
              <w:t xml:space="preserve"> digitale Tools für das Stressmanag</w:t>
            </w:r>
            <w:r>
              <w:rPr>
                <w:rFonts w:ascii="Segoe UI" w:hAnsi="Segoe UI" w:cs="Segoe UI"/>
                <w:color w:val="0D0D0D"/>
                <w:sz w:val="24"/>
                <w:szCs w:val="24"/>
                <w:shd w:val="clear" w:color="auto" w:fill="FFFFFF"/>
              </w:rPr>
              <w:t>e</w:t>
            </w:r>
            <w:r w:rsidRPr="000B40A4">
              <w:rPr>
                <w:rFonts w:ascii="Segoe UI" w:hAnsi="Segoe UI" w:cs="Segoe UI"/>
                <w:color w:val="0D0D0D"/>
                <w:sz w:val="24"/>
                <w:szCs w:val="24"/>
                <w:shd w:val="clear" w:color="auto" w:fill="FFFFFF"/>
              </w:rPr>
              <w:t>ment. Die Lernenden reflektieren ihre eigenen Mediennutzungsgewohnheiten. Sie erarbeiten individuelle Pläne und Strategien, um Achtsamkeitsübungen in ihren Alltag zu integrieren. Ziel ist es, die Lernorte sowohl analog als auch digital zu optimieren und ein gesundes Lernumfeld zu schaffen</w:t>
            </w:r>
            <w:r>
              <w:rPr>
                <w:rFonts w:ascii="Segoe UI" w:hAnsi="Segoe UI" w:cs="Segoe UI"/>
                <w:color w:val="0D0D0D"/>
                <w:sz w:val="24"/>
                <w:szCs w:val="24"/>
                <w:shd w:val="clear" w:color="auto" w:fill="FFFFFF"/>
              </w:rPr>
              <w:t>.</w:t>
            </w:r>
          </w:p>
        </w:tc>
      </w:tr>
    </w:tbl>
    <w:p w14:paraId="6942E230" w14:textId="3166CD02" w:rsidR="00DE2E6C" w:rsidRPr="006E4707" w:rsidRDefault="00DE2E6C" w:rsidP="00DE2E6C">
      <w:pPr>
        <w:spacing w:line="276" w:lineRule="auto"/>
        <w:rPr>
          <w:rFonts w:cstheme="minorHAnsi"/>
          <w:b/>
          <w:bCs/>
          <w:color w:val="FF0000"/>
        </w:rPr>
      </w:pPr>
    </w:p>
    <w:tbl>
      <w:tblPr>
        <w:tblStyle w:val="Tabellenraster"/>
        <w:tblW w:w="9038" w:type="dxa"/>
        <w:tblLook w:val="04A0" w:firstRow="1" w:lastRow="0" w:firstColumn="1" w:lastColumn="0" w:noHBand="0" w:noVBand="1"/>
      </w:tblPr>
      <w:tblGrid>
        <w:gridCol w:w="2972"/>
        <w:gridCol w:w="2835"/>
        <w:gridCol w:w="3231"/>
      </w:tblGrid>
      <w:tr w:rsidR="002D7920" w:rsidRPr="006E4707" w14:paraId="321F3DF5" w14:textId="2CEBD02A" w:rsidTr="30CE0E2E">
        <w:tc>
          <w:tcPr>
            <w:tcW w:w="2972" w:type="dxa"/>
          </w:tcPr>
          <w:p w14:paraId="66F42ACC" w14:textId="77777777" w:rsidR="00684AD1" w:rsidRDefault="005B3511" w:rsidP="30CE0E2E">
            <w:pPr>
              <w:spacing w:line="276" w:lineRule="auto"/>
            </w:pPr>
            <w:r>
              <w:t>Berufsschule</w:t>
            </w:r>
          </w:p>
          <w:p w14:paraId="0B825240" w14:textId="470C475C" w:rsidR="0058388F" w:rsidRPr="00D36E2F" w:rsidRDefault="0018584C" w:rsidP="30CE0E2E">
            <w:pPr>
              <w:spacing w:line="276" w:lineRule="auto"/>
            </w:pPr>
            <w:r>
              <w:t>15</w:t>
            </w:r>
            <w:r w:rsidR="00344561">
              <w:t xml:space="preserve"> – </w:t>
            </w:r>
            <w:r>
              <w:t xml:space="preserve">20 Jahre </w:t>
            </w:r>
          </w:p>
        </w:tc>
        <w:tc>
          <w:tcPr>
            <w:tcW w:w="2835" w:type="dxa"/>
          </w:tcPr>
          <w:p w14:paraId="7B4B0F68" w14:textId="4FB6FA80" w:rsidR="00684AD1" w:rsidRPr="00D36E2F" w:rsidRDefault="00684AD1" w:rsidP="00684AD1">
            <w:pPr>
              <w:spacing w:line="276" w:lineRule="auto"/>
              <w:rPr>
                <w:rFonts w:cstheme="minorHAnsi"/>
              </w:rPr>
            </w:pPr>
            <w:r w:rsidRPr="00D36E2F">
              <w:rPr>
                <w:rFonts w:cstheme="minorHAnsi"/>
              </w:rPr>
              <w:t xml:space="preserve">Unterrichtseinheit </w:t>
            </w:r>
          </w:p>
        </w:tc>
        <w:tc>
          <w:tcPr>
            <w:tcW w:w="3231" w:type="dxa"/>
          </w:tcPr>
          <w:p w14:paraId="6D9DB984" w14:textId="376C2517" w:rsidR="00684AD1" w:rsidRPr="00D36E2F" w:rsidRDefault="00684AD1" w:rsidP="00684AD1">
            <w:pPr>
              <w:spacing w:line="276" w:lineRule="auto"/>
              <w:rPr>
                <w:rFonts w:cstheme="minorHAnsi"/>
              </w:rPr>
            </w:pPr>
            <w:r w:rsidRPr="00D36E2F">
              <w:rPr>
                <w:rFonts w:cstheme="minorHAnsi"/>
              </w:rPr>
              <w:t xml:space="preserve">Dauer: </w:t>
            </w:r>
            <w:r w:rsidR="00B07553" w:rsidRPr="00D36E2F">
              <w:rPr>
                <w:rFonts w:cstheme="minorHAnsi"/>
              </w:rPr>
              <w:t xml:space="preserve">90 </w:t>
            </w:r>
            <w:r w:rsidR="00DE7305">
              <w:rPr>
                <w:rFonts w:cstheme="minorHAnsi"/>
              </w:rPr>
              <w:t>Min.</w:t>
            </w:r>
          </w:p>
        </w:tc>
      </w:tr>
    </w:tbl>
    <w:p w14:paraId="0F935D74" w14:textId="7F4E4FA8" w:rsidR="00767818" w:rsidRPr="006E4707" w:rsidRDefault="00767818" w:rsidP="000D79FC">
      <w:pPr>
        <w:spacing w:line="276" w:lineRule="auto"/>
        <w:rPr>
          <w:rFonts w:cstheme="minorHAnsi"/>
          <w:color w:val="FF0000"/>
        </w:rPr>
      </w:pPr>
    </w:p>
    <w:tbl>
      <w:tblPr>
        <w:tblStyle w:val="Tabellenraster"/>
        <w:tblW w:w="0" w:type="auto"/>
        <w:tblLook w:val="04A0" w:firstRow="1" w:lastRow="0" w:firstColumn="1" w:lastColumn="0" w:noHBand="0" w:noVBand="1"/>
      </w:tblPr>
      <w:tblGrid>
        <w:gridCol w:w="6091"/>
        <w:gridCol w:w="2971"/>
      </w:tblGrid>
      <w:tr w:rsidR="00E302CF" w:rsidRPr="009758F8" w14:paraId="5F6ECD1E" w14:textId="77777777" w:rsidTr="00E302CF">
        <w:trPr>
          <w:trHeight w:val="1267"/>
        </w:trPr>
        <w:tc>
          <w:tcPr>
            <w:tcW w:w="6091" w:type="dxa"/>
            <w:vMerge w:val="restart"/>
          </w:tcPr>
          <w:p w14:paraId="24B1294D" w14:textId="4D61EF7F" w:rsidR="00E302CF" w:rsidRPr="009758F8" w:rsidRDefault="00E302CF" w:rsidP="00D76BDD">
            <w:pPr>
              <w:spacing w:line="276" w:lineRule="auto"/>
              <w:rPr>
                <w:rFonts w:cstheme="minorHAnsi"/>
                <w:b/>
                <w:bCs/>
              </w:rPr>
            </w:pPr>
            <w:r w:rsidRPr="009758F8">
              <w:rPr>
                <w:rFonts w:cstheme="minorHAnsi"/>
                <w:b/>
                <w:bCs/>
              </w:rPr>
              <w:t xml:space="preserve">Ziel dieser Einheit ist es, </w:t>
            </w:r>
          </w:p>
          <w:p w14:paraId="00D46117" w14:textId="521AE028" w:rsidR="00E302CF" w:rsidRPr="009758F8" w:rsidRDefault="00E302CF" w:rsidP="007F4197">
            <w:pPr>
              <w:spacing w:line="276" w:lineRule="auto"/>
              <w:rPr>
                <w:rFonts w:cstheme="minorHAnsi"/>
              </w:rPr>
            </w:pPr>
            <w:r w:rsidRPr="009758F8">
              <w:rPr>
                <w:rFonts w:cstheme="minorHAnsi"/>
              </w:rPr>
              <w:t>&gt; die Bedeutung und den Einfluss der Digitalität auf das eigene Wohlbefinden und im Speziellen das Lernen verständlich zu machen.</w:t>
            </w:r>
          </w:p>
          <w:p w14:paraId="49B1BD2C" w14:textId="5D082242" w:rsidR="00E302CF" w:rsidRPr="009758F8" w:rsidRDefault="00E302CF" w:rsidP="007F4197">
            <w:pPr>
              <w:spacing w:line="276" w:lineRule="auto"/>
              <w:rPr>
                <w:rFonts w:cstheme="minorHAnsi"/>
              </w:rPr>
            </w:pPr>
            <w:r w:rsidRPr="009758F8">
              <w:rPr>
                <w:rFonts w:cstheme="minorHAnsi"/>
              </w:rPr>
              <w:t>&gt; die Lernenden in die Lage zu versetzen, ein</w:t>
            </w:r>
            <w:r w:rsidR="003460C2">
              <w:rPr>
                <w:rFonts w:cstheme="minorHAnsi"/>
              </w:rPr>
              <w:t>en lernfreundlichen Arbeitsplatz</w:t>
            </w:r>
            <w:r w:rsidRPr="009758F8">
              <w:rPr>
                <w:rFonts w:cstheme="minorHAnsi"/>
              </w:rPr>
              <w:t xml:space="preserve"> zu schaffen.</w:t>
            </w:r>
          </w:p>
          <w:p w14:paraId="66EC1A9C" w14:textId="4131A85F" w:rsidR="00E302CF" w:rsidRPr="009758F8" w:rsidRDefault="00E302CF" w:rsidP="007F4197">
            <w:pPr>
              <w:spacing w:line="276" w:lineRule="auto"/>
              <w:rPr>
                <w:rFonts w:cstheme="minorHAnsi"/>
              </w:rPr>
            </w:pPr>
            <w:r w:rsidRPr="009758F8">
              <w:rPr>
                <w:rFonts w:cstheme="minorHAnsi"/>
              </w:rPr>
              <w:t xml:space="preserve">&gt; </w:t>
            </w:r>
            <w:r w:rsidR="00424363">
              <w:rPr>
                <w:rFonts w:cstheme="minorHAnsi"/>
              </w:rPr>
              <w:t>die</w:t>
            </w:r>
            <w:r w:rsidR="00B0695A">
              <w:rPr>
                <w:rFonts w:cstheme="minorHAnsi"/>
              </w:rPr>
              <w:t xml:space="preserve"> </w:t>
            </w:r>
            <w:r w:rsidR="00424363">
              <w:rPr>
                <w:rFonts w:cstheme="minorHAnsi"/>
              </w:rPr>
              <w:t>Lernenden</w:t>
            </w:r>
            <w:r>
              <w:rPr>
                <w:rFonts w:cstheme="minorHAnsi"/>
              </w:rPr>
              <w:t xml:space="preserve"> </w:t>
            </w:r>
            <w:r w:rsidRPr="009758F8">
              <w:rPr>
                <w:rFonts w:cstheme="minorHAnsi"/>
              </w:rPr>
              <w:t xml:space="preserve">verschiedene digitale Hilfsmittel erarbeiten zu lassen, die </w:t>
            </w:r>
            <w:r>
              <w:rPr>
                <w:rFonts w:cstheme="minorHAnsi"/>
              </w:rPr>
              <w:t xml:space="preserve">ihnen </w:t>
            </w:r>
            <w:r w:rsidRPr="009758F8">
              <w:rPr>
                <w:rFonts w:cstheme="minorHAnsi"/>
              </w:rPr>
              <w:t xml:space="preserve">bei der Umsetzung von Resilienzstrategien </w:t>
            </w:r>
            <w:r>
              <w:rPr>
                <w:rFonts w:cstheme="minorHAnsi"/>
              </w:rPr>
              <w:t>helfen</w:t>
            </w:r>
            <w:r w:rsidRPr="009758F8">
              <w:rPr>
                <w:rFonts w:cstheme="minorHAnsi"/>
              </w:rPr>
              <w:t xml:space="preserve"> können.</w:t>
            </w:r>
          </w:p>
        </w:tc>
        <w:tc>
          <w:tcPr>
            <w:tcW w:w="2971" w:type="dxa"/>
          </w:tcPr>
          <w:p w14:paraId="45077E82" w14:textId="5B3386AC" w:rsidR="00E302CF" w:rsidRPr="009758F8" w:rsidRDefault="00E302CF" w:rsidP="00066A21">
            <w:pPr>
              <w:spacing w:line="276" w:lineRule="auto"/>
              <w:rPr>
                <w:rFonts w:cstheme="minorHAnsi"/>
                <w:b/>
                <w:bCs/>
                <w:sz w:val="18"/>
                <w:szCs w:val="18"/>
              </w:rPr>
            </w:pPr>
            <w:r w:rsidRPr="009758F8">
              <w:rPr>
                <w:rFonts w:cstheme="minorHAnsi"/>
                <w:b/>
                <w:bCs/>
                <w:sz w:val="18"/>
                <w:szCs w:val="18"/>
              </w:rPr>
              <w:t>Bildvorschlag</w:t>
            </w:r>
          </w:p>
          <w:p w14:paraId="0AC5C04C" w14:textId="27E44F45" w:rsidR="00E302CF" w:rsidRPr="009758F8" w:rsidRDefault="00E302CF" w:rsidP="00D76BDD">
            <w:pPr>
              <w:spacing w:line="276" w:lineRule="auto"/>
              <w:rPr>
                <w:rFonts w:cstheme="minorHAnsi"/>
                <w:sz w:val="18"/>
                <w:szCs w:val="18"/>
              </w:rPr>
            </w:pPr>
            <w:r>
              <w:rPr>
                <w:rFonts w:cstheme="minorHAnsi"/>
                <w:sz w:val="18"/>
                <w:szCs w:val="18"/>
              </w:rPr>
              <w:t>((</w:t>
            </w:r>
            <w:r w:rsidRPr="009758F8">
              <w:rPr>
                <w:rFonts w:cstheme="minorHAnsi"/>
                <w:sz w:val="18"/>
                <w:szCs w:val="18"/>
              </w:rPr>
              <w:t>Ein Kind aus der Zielgruppe in einer Art Yoga-Position inmitten von vielen To-Dos dargestellt durch Arbeitsmaterialien, digitale Geräte / Medien</w:t>
            </w:r>
            <w:r>
              <w:rPr>
                <w:rFonts w:cstheme="minorHAnsi"/>
                <w:sz w:val="18"/>
                <w:szCs w:val="18"/>
              </w:rPr>
              <w:t>))</w:t>
            </w:r>
          </w:p>
        </w:tc>
      </w:tr>
      <w:tr w:rsidR="00E302CF" w:rsidRPr="009758F8" w14:paraId="341E694E" w14:textId="77777777" w:rsidTr="00AB75A1">
        <w:trPr>
          <w:trHeight w:val="1267"/>
        </w:trPr>
        <w:tc>
          <w:tcPr>
            <w:tcW w:w="6091" w:type="dxa"/>
            <w:vMerge/>
          </w:tcPr>
          <w:p w14:paraId="51E673FA" w14:textId="77777777" w:rsidR="00E302CF" w:rsidRPr="009758F8" w:rsidRDefault="00E302CF" w:rsidP="00E302CF">
            <w:pPr>
              <w:spacing w:line="276" w:lineRule="auto"/>
              <w:rPr>
                <w:rFonts w:cstheme="minorHAnsi"/>
                <w:b/>
                <w:bCs/>
              </w:rPr>
            </w:pPr>
          </w:p>
        </w:tc>
        <w:tc>
          <w:tcPr>
            <w:tcW w:w="2971" w:type="dxa"/>
          </w:tcPr>
          <w:p w14:paraId="3FEE7E37" w14:textId="77777777" w:rsidR="00E302CF" w:rsidRDefault="00E302CF" w:rsidP="00E302CF">
            <w:pPr>
              <w:spacing w:line="276" w:lineRule="auto"/>
              <w:rPr>
                <w:rFonts w:cstheme="minorHAnsi"/>
                <w:b/>
                <w:bCs/>
                <w:sz w:val="18"/>
                <w:szCs w:val="18"/>
              </w:rPr>
            </w:pPr>
            <w:r w:rsidRPr="001A4A01">
              <w:rPr>
                <w:rFonts w:cstheme="minorHAnsi"/>
                <w:b/>
                <w:bCs/>
                <w:sz w:val="18"/>
                <w:szCs w:val="18"/>
                <w:highlight w:val="yellow"/>
              </w:rPr>
              <w:t>((</w:t>
            </w:r>
            <w:r w:rsidRPr="001A4A01">
              <w:rPr>
                <w:rFonts w:cstheme="minorHAnsi"/>
                <w:sz w:val="18"/>
                <w:szCs w:val="18"/>
                <w:highlight w:val="yellow"/>
              </w:rPr>
              <w:t xml:space="preserve">Grüne Box unter dem Bild: </w:t>
            </w:r>
            <w:r w:rsidRPr="001A4A01">
              <w:rPr>
                <w:rFonts w:cstheme="minorHAnsi"/>
                <w:b/>
                <w:bCs/>
                <w:sz w:val="18"/>
                <w:szCs w:val="18"/>
                <w:highlight w:val="yellow"/>
              </w:rPr>
              <w:t>Bitte neuen Inhalt beachten!))</w:t>
            </w:r>
          </w:p>
          <w:p w14:paraId="10FC24DA" w14:textId="3B6CD188" w:rsidR="00E302CF" w:rsidRPr="009758F8" w:rsidRDefault="00E302CF" w:rsidP="00E302CF">
            <w:pPr>
              <w:spacing w:line="276" w:lineRule="auto"/>
              <w:rPr>
                <w:rFonts w:cstheme="minorHAnsi"/>
                <w:b/>
                <w:bCs/>
                <w:sz w:val="18"/>
                <w:szCs w:val="18"/>
              </w:rPr>
            </w:pPr>
            <w:r>
              <w:rPr>
                <w:rFonts w:cs="BGEK Titillium Light"/>
                <w:color w:val="124434"/>
                <w:sz w:val="20"/>
                <w:szCs w:val="20"/>
              </w:rPr>
              <w:t xml:space="preserve">Die verwendeten </w:t>
            </w:r>
            <w:r w:rsidRPr="001A4A01">
              <w:rPr>
                <w:rFonts w:cs="BGEK Titillium Light"/>
                <w:color w:val="124434"/>
                <w:sz w:val="20"/>
                <w:szCs w:val="20"/>
              </w:rPr>
              <w:t xml:space="preserve">Onlinematerialien und </w:t>
            </w:r>
            <w:r>
              <w:rPr>
                <w:rFonts w:cs="BGEK Titillium Light"/>
                <w:color w:val="124434"/>
                <w:sz w:val="20"/>
                <w:szCs w:val="20"/>
              </w:rPr>
              <w:br/>
            </w:r>
            <w:r w:rsidRPr="001A4A01">
              <w:rPr>
                <w:rFonts w:cs="BGEK Titillium Light"/>
                <w:color w:val="124434"/>
                <w:sz w:val="20"/>
                <w:szCs w:val="20"/>
              </w:rPr>
              <w:t>-werkzeuge</w:t>
            </w:r>
            <w:r>
              <w:rPr>
                <w:rFonts w:cs="BGEK Titillium Light"/>
                <w:color w:val="124434"/>
                <w:sz w:val="20"/>
                <w:szCs w:val="20"/>
              </w:rPr>
              <w:t xml:space="preserve"> sind DSGVO-konform.</w:t>
            </w:r>
          </w:p>
        </w:tc>
      </w:tr>
    </w:tbl>
    <w:p w14:paraId="5A9E29BB" w14:textId="71B60878" w:rsidR="000D79FC" w:rsidRPr="009758F8" w:rsidRDefault="000D79FC" w:rsidP="00DE2E6C">
      <w:pPr>
        <w:spacing w:line="276" w:lineRule="auto"/>
        <w:rPr>
          <w:rFonts w:cstheme="minorHAnsi"/>
          <w:b/>
          <w:bCs/>
        </w:rPr>
      </w:pPr>
    </w:p>
    <w:tbl>
      <w:tblPr>
        <w:tblStyle w:val="Tabellenraster"/>
        <w:tblW w:w="9067" w:type="dxa"/>
        <w:tblLook w:val="04A0" w:firstRow="1" w:lastRow="0" w:firstColumn="1" w:lastColumn="0" w:noHBand="0" w:noVBand="1"/>
      </w:tblPr>
      <w:tblGrid>
        <w:gridCol w:w="2972"/>
        <w:gridCol w:w="6095"/>
      </w:tblGrid>
      <w:tr w:rsidR="006E4707" w:rsidRPr="006E4707" w14:paraId="0C10233B" w14:textId="77777777" w:rsidTr="00EB14BE">
        <w:tc>
          <w:tcPr>
            <w:tcW w:w="2972" w:type="dxa"/>
          </w:tcPr>
          <w:p w14:paraId="1DF63380" w14:textId="77777777" w:rsidR="00B07553" w:rsidRPr="00E52103" w:rsidRDefault="00B07553" w:rsidP="00FC502A">
            <w:pPr>
              <w:spacing w:line="276" w:lineRule="auto"/>
              <w:rPr>
                <w:rFonts w:cstheme="minorHAnsi"/>
                <w:b/>
                <w:bCs/>
              </w:rPr>
            </w:pPr>
            <w:r w:rsidRPr="00E52103">
              <w:rPr>
                <w:rFonts w:cstheme="minorHAnsi"/>
                <w:b/>
                <w:bCs/>
              </w:rPr>
              <w:t>Schulfächer</w:t>
            </w:r>
          </w:p>
        </w:tc>
        <w:tc>
          <w:tcPr>
            <w:tcW w:w="6095" w:type="dxa"/>
          </w:tcPr>
          <w:p w14:paraId="09228334" w14:textId="25701C8C" w:rsidR="00B07553" w:rsidRPr="00E52103" w:rsidRDefault="00B07553" w:rsidP="00FC502A">
            <w:pPr>
              <w:spacing w:line="276" w:lineRule="auto"/>
              <w:rPr>
                <w:rFonts w:cstheme="minorHAnsi"/>
                <w:b/>
                <w:bCs/>
              </w:rPr>
            </w:pPr>
            <w:r w:rsidRPr="00E52103">
              <w:rPr>
                <w:rFonts w:cstheme="minorHAnsi"/>
                <w:b/>
                <w:bCs/>
              </w:rPr>
              <w:t>Bezug zum Bildungsplan</w:t>
            </w:r>
            <w:r w:rsidR="00D11B4A" w:rsidRPr="00E52103">
              <w:rPr>
                <w:rFonts w:cstheme="minorHAnsi"/>
                <w:b/>
                <w:bCs/>
              </w:rPr>
              <w:t xml:space="preserve"> </w:t>
            </w:r>
          </w:p>
        </w:tc>
      </w:tr>
      <w:tr w:rsidR="004E1F93" w:rsidRPr="006E4707" w14:paraId="6EC81F00" w14:textId="77777777" w:rsidTr="00EB14BE">
        <w:tc>
          <w:tcPr>
            <w:tcW w:w="2972" w:type="dxa"/>
          </w:tcPr>
          <w:p w14:paraId="60EB74D7" w14:textId="34C9FE67" w:rsidR="00B07553" w:rsidRPr="006E4707" w:rsidRDefault="004F0851" w:rsidP="00FC502A">
            <w:pPr>
              <w:spacing w:line="276" w:lineRule="auto"/>
              <w:rPr>
                <w:rFonts w:cstheme="minorHAnsi"/>
                <w:color w:val="FF0000"/>
              </w:rPr>
            </w:pPr>
            <w:r w:rsidRPr="006B135C">
              <w:rPr>
                <w:rFonts w:cstheme="minorHAnsi"/>
              </w:rPr>
              <w:t>Deutsch</w:t>
            </w:r>
          </w:p>
        </w:tc>
        <w:tc>
          <w:tcPr>
            <w:tcW w:w="6095" w:type="dxa"/>
          </w:tcPr>
          <w:p w14:paraId="43EE380B" w14:textId="0D4DCED9" w:rsidR="00B07553" w:rsidRPr="006B135C" w:rsidRDefault="00B07553" w:rsidP="00FC502A">
            <w:pPr>
              <w:spacing w:line="276" w:lineRule="auto"/>
              <w:rPr>
                <w:rFonts w:cstheme="minorHAnsi"/>
              </w:rPr>
            </w:pPr>
            <w:r w:rsidRPr="006B135C">
              <w:rPr>
                <w:rFonts w:cstheme="minorHAnsi"/>
              </w:rPr>
              <w:t xml:space="preserve">&gt; </w:t>
            </w:r>
            <w:r w:rsidR="00D11B4A" w:rsidRPr="006B135C">
              <w:rPr>
                <w:rFonts w:cstheme="minorHAnsi"/>
              </w:rPr>
              <w:t>Lesekompetenz Informationsentnahme</w:t>
            </w:r>
          </w:p>
          <w:p w14:paraId="24E8D2F7" w14:textId="17B4786E" w:rsidR="00B07553" w:rsidRPr="006B135C" w:rsidRDefault="00B07553" w:rsidP="00FC502A">
            <w:pPr>
              <w:spacing w:line="276" w:lineRule="auto"/>
              <w:rPr>
                <w:rFonts w:cstheme="minorHAnsi"/>
              </w:rPr>
            </w:pPr>
            <w:r w:rsidRPr="006B135C">
              <w:rPr>
                <w:rFonts w:cstheme="minorHAnsi"/>
              </w:rPr>
              <w:t xml:space="preserve">&gt; </w:t>
            </w:r>
            <w:r w:rsidR="00E302CF">
              <w:rPr>
                <w:rFonts w:cstheme="minorHAnsi"/>
              </w:rPr>
              <w:t>m</w:t>
            </w:r>
            <w:r w:rsidR="00E302CF" w:rsidRPr="006B135C">
              <w:rPr>
                <w:rFonts w:cstheme="minorHAnsi"/>
              </w:rPr>
              <w:t xml:space="preserve">it </w:t>
            </w:r>
            <w:r w:rsidR="00D11B4A" w:rsidRPr="006B135C">
              <w:rPr>
                <w:rFonts w:cstheme="minorHAnsi"/>
              </w:rPr>
              <w:t>digitalen Medien umgehen</w:t>
            </w:r>
          </w:p>
          <w:p w14:paraId="40FBFA41" w14:textId="017CBF46" w:rsidR="00B07553" w:rsidRPr="006B135C" w:rsidRDefault="00B07553" w:rsidP="00FC502A">
            <w:pPr>
              <w:spacing w:line="276" w:lineRule="auto"/>
              <w:rPr>
                <w:rFonts w:cstheme="minorHAnsi"/>
              </w:rPr>
            </w:pPr>
            <w:r w:rsidRPr="006B135C">
              <w:rPr>
                <w:rFonts w:cstheme="minorHAnsi"/>
              </w:rPr>
              <w:t xml:space="preserve">&gt; </w:t>
            </w:r>
            <w:r w:rsidR="00E302CF">
              <w:rPr>
                <w:rFonts w:cstheme="minorHAnsi"/>
              </w:rPr>
              <w:t>v</w:t>
            </w:r>
            <w:r w:rsidR="00E302CF" w:rsidRPr="006B135C">
              <w:rPr>
                <w:rFonts w:cstheme="minorHAnsi"/>
              </w:rPr>
              <w:t xml:space="preserve">erstehend </w:t>
            </w:r>
            <w:r w:rsidR="00D11B4A" w:rsidRPr="006B135C">
              <w:rPr>
                <w:rFonts w:cstheme="minorHAnsi"/>
              </w:rPr>
              <w:t>zuhören und Gespräche führen</w:t>
            </w:r>
          </w:p>
          <w:p w14:paraId="3D4CEDFB" w14:textId="77777777" w:rsidR="00D8727E" w:rsidRPr="0058388F" w:rsidRDefault="00D8727E" w:rsidP="00FC502A">
            <w:pPr>
              <w:spacing w:line="276" w:lineRule="auto"/>
              <w:rPr>
                <w:rFonts w:cstheme="minorHAnsi"/>
              </w:rPr>
            </w:pPr>
            <w:r w:rsidRPr="006B135C">
              <w:rPr>
                <w:rFonts w:cstheme="minorHAnsi"/>
              </w:rPr>
              <w:t xml:space="preserve">&gt; </w:t>
            </w:r>
            <w:r w:rsidR="00D11B4A" w:rsidRPr="006B135C">
              <w:rPr>
                <w:rFonts w:cstheme="minorHAnsi"/>
              </w:rPr>
              <w:t>Informationsgewinnung und Kommunikation mit digitalen Medien</w:t>
            </w:r>
          </w:p>
          <w:p w14:paraId="12F226D3" w14:textId="6113EB04" w:rsidR="0047226F" w:rsidRPr="006E4707" w:rsidRDefault="0047226F" w:rsidP="00FC502A">
            <w:pPr>
              <w:spacing w:line="276" w:lineRule="auto"/>
              <w:rPr>
                <w:rFonts w:cstheme="minorHAnsi"/>
                <w:color w:val="FF0000"/>
              </w:rPr>
            </w:pPr>
            <w:r w:rsidRPr="0058388F">
              <w:rPr>
                <w:rFonts w:cstheme="minorHAnsi"/>
              </w:rPr>
              <w:t>&gt; kritische Bewertung von Online</w:t>
            </w:r>
            <w:r w:rsidR="0058388F">
              <w:rPr>
                <w:rFonts w:cstheme="minorHAnsi"/>
              </w:rPr>
              <w:t>i</w:t>
            </w:r>
            <w:r w:rsidRPr="0058388F">
              <w:rPr>
                <w:rFonts w:cstheme="minorHAnsi"/>
              </w:rPr>
              <w:t>nformationen</w:t>
            </w:r>
          </w:p>
        </w:tc>
      </w:tr>
      <w:tr w:rsidR="00E302CF" w:rsidRPr="006E4707" w14:paraId="4E76BD86" w14:textId="77777777" w:rsidTr="00E302CF">
        <w:tc>
          <w:tcPr>
            <w:tcW w:w="2972" w:type="dxa"/>
          </w:tcPr>
          <w:p w14:paraId="3106A418" w14:textId="77777777" w:rsidR="00E302CF" w:rsidRPr="006E4707" w:rsidRDefault="00E302CF" w:rsidP="00EB14BE">
            <w:pPr>
              <w:spacing w:line="276" w:lineRule="auto"/>
              <w:rPr>
                <w:rFonts w:cstheme="minorHAnsi"/>
                <w:color w:val="FF0000"/>
              </w:rPr>
            </w:pPr>
            <w:r w:rsidRPr="006B135C">
              <w:rPr>
                <w:rFonts w:cstheme="minorHAnsi"/>
              </w:rPr>
              <w:t>Fachübergreifend</w:t>
            </w:r>
          </w:p>
        </w:tc>
        <w:tc>
          <w:tcPr>
            <w:tcW w:w="6095" w:type="dxa"/>
          </w:tcPr>
          <w:p w14:paraId="66D1F223" w14:textId="29C29375" w:rsidR="00E302CF" w:rsidRPr="009758F8" w:rsidRDefault="00E302CF" w:rsidP="00EB14BE">
            <w:pPr>
              <w:spacing w:line="276" w:lineRule="auto"/>
              <w:rPr>
                <w:rFonts w:cstheme="minorHAnsi"/>
              </w:rPr>
            </w:pPr>
            <w:r w:rsidRPr="009758F8">
              <w:rPr>
                <w:rFonts w:cstheme="minorHAnsi"/>
              </w:rPr>
              <w:t xml:space="preserve">&gt; </w:t>
            </w:r>
            <w:r>
              <w:rPr>
                <w:rFonts w:cstheme="minorHAnsi"/>
              </w:rPr>
              <w:t>d</w:t>
            </w:r>
            <w:r w:rsidRPr="009758F8">
              <w:rPr>
                <w:rFonts w:cstheme="minorHAnsi"/>
              </w:rPr>
              <w:t xml:space="preserve">igitale Kompetenzen </w:t>
            </w:r>
          </w:p>
          <w:p w14:paraId="1F4320DD" w14:textId="77777777" w:rsidR="00E302CF" w:rsidRDefault="00E302CF" w:rsidP="00EB14BE">
            <w:pPr>
              <w:spacing w:line="276" w:lineRule="auto"/>
              <w:rPr>
                <w:rFonts w:cstheme="minorHAnsi"/>
              </w:rPr>
            </w:pPr>
            <w:r w:rsidRPr="009758F8">
              <w:rPr>
                <w:rFonts w:cstheme="minorHAnsi"/>
              </w:rPr>
              <w:t>&gt; Gesundheitsförderung</w:t>
            </w:r>
          </w:p>
          <w:p w14:paraId="45B280B9" w14:textId="039FEB43" w:rsidR="00E302CF" w:rsidRPr="009758F8" w:rsidRDefault="00E302CF" w:rsidP="00EB14BE">
            <w:pPr>
              <w:spacing w:line="276" w:lineRule="auto"/>
              <w:rPr>
                <w:rFonts w:cstheme="minorHAnsi"/>
              </w:rPr>
            </w:pPr>
            <w:r w:rsidRPr="00E302CF">
              <w:rPr>
                <w:rFonts w:cstheme="minorHAnsi"/>
              </w:rPr>
              <w:t>&gt; Gesundheitskompetenzen entwickeln</w:t>
            </w:r>
          </w:p>
          <w:p w14:paraId="6D508EE8" w14:textId="3C208CD2" w:rsidR="00E302CF" w:rsidRPr="009758F8" w:rsidRDefault="00E302CF" w:rsidP="00EB14BE">
            <w:pPr>
              <w:spacing w:line="276" w:lineRule="auto"/>
              <w:rPr>
                <w:rFonts w:cstheme="minorHAnsi"/>
              </w:rPr>
            </w:pPr>
            <w:r w:rsidRPr="009758F8">
              <w:rPr>
                <w:rFonts w:cstheme="minorHAnsi"/>
              </w:rPr>
              <w:t xml:space="preserve">&gt; </w:t>
            </w:r>
            <w:r w:rsidR="00424363" w:rsidRPr="00424363">
              <w:rPr>
                <w:rFonts w:cstheme="minorHAnsi"/>
              </w:rPr>
              <w:t>Resilienzstrategie</w:t>
            </w:r>
            <w:r w:rsidR="00424363">
              <w:rPr>
                <w:rFonts w:cstheme="minorHAnsi"/>
              </w:rPr>
              <w:t>n</w:t>
            </w:r>
          </w:p>
          <w:p w14:paraId="46874534" w14:textId="5B933DA5" w:rsidR="00E302CF" w:rsidRPr="009758F8" w:rsidRDefault="00E302CF" w:rsidP="00EB14BE">
            <w:pPr>
              <w:spacing w:line="276" w:lineRule="auto"/>
              <w:rPr>
                <w:rFonts w:cstheme="minorHAnsi"/>
              </w:rPr>
            </w:pPr>
            <w:r w:rsidRPr="009758F8">
              <w:rPr>
                <w:rFonts w:cstheme="minorHAnsi"/>
              </w:rPr>
              <w:t>&gt; Körper und Gesundheit</w:t>
            </w:r>
          </w:p>
        </w:tc>
      </w:tr>
    </w:tbl>
    <w:p w14:paraId="6F9B0146" w14:textId="77777777" w:rsidR="00ED6183" w:rsidRDefault="00ED6183" w:rsidP="00E302CF">
      <w:pPr>
        <w:spacing w:line="276" w:lineRule="auto"/>
        <w:rPr>
          <w:rFonts w:cstheme="minorHAnsi"/>
          <w:highlight w:val="yellow"/>
        </w:rPr>
      </w:pPr>
    </w:p>
    <w:p w14:paraId="67783BAF" w14:textId="3B2E05A3" w:rsidR="00E302CF" w:rsidRDefault="00E302CF" w:rsidP="00E302CF">
      <w:pPr>
        <w:spacing w:line="276" w:lineRule="auto"/>
        <w:rPr>
          <w:rFonts w:cstheme="minorHAnsi"/>
        </w:rPr>
      </w:pPr>
      <w:r w:rsidRPr="001A4A01">
        <w:rPr>
          <w:rFonts w:cstheme="minorHAnsi"/>
          <w:highlight w:val="yellow"/>
        </w:rPr>
        <w:t xml:space="preserve">((Bitte durchgehend auf allen Seiten folgende Fußzeile </w:t>
      </w:r>
      <w:proofErr w:type="gramStart"/>
      <w:r w:rsidRPr="001A4A01">
        <w:rPr>
          <w:rFonts w:cstheme="minorHAnsi"/>
          <w:highlight w:val="yellow"/>
        </w:rPr>
        <w:t>verwenden )</w:t>
      </w:r>
      <w:proofErr w:type="gramEnd"/>
      <w:r w:rsidRPr="001A4A01">
        <w:rPr>
          <w:rFonts w:cstheme="minorHAnsi"/>
          <w:highlight w:val="yellow"/>
        </w:rPr>
        <w:t>)</w:t>
      </w:r>
    </w:p>
    <w:p w14:paraId="11FD222E" w14:textId="0EFB3075" w:rsidR="00E302CF" w:rsidRDefault="00E302CF" w:rsidP="00ED6183">
      <w:pPr>
        <w:spacing w:line="276" w:lineRule="auto"/>
        <w:rPr>
          <w:rFonts w:cstheme="minorHAnsi"/>
          <w:color w:val="FF0000"/>
          <w:sz w:val="24"/>
          <w:szCs w:val="24"/>
          <w:highlight w:val="lightGray"/>
        </w:rPr>
      </w:pPr>
      <w:r w:rsidRPr="001A4A01">
        <w:rPr>
          <w:rFonts w:cstheme="minorHAnsi"/>
        </w:rPr>
        <w:lastRenderedPageBreak/>
        <w:t xml:space="preserve">© Als Kopiervorlage freigegeben. BARMER, Klett </w:t>
      </w:r>
      <w:r>
        <w:rPr>
          <w:rFonts w:cstheme="minorHAnsi"/>
        </w:rPr>
        <w:t>MEX</w:t>
      </w:r>
      <w:r w:rsidRPr="001A4A01">
        <w:rPr>
          <w:rFonts w:cstheme="minorHAnsi"/>
        </w:rPr>
        <w:t xml:space="preserve"> – DURCHBLICKT! Digital in eine gesunde Zukunft.</w:t>
      </w:r>
      <w:r>
        <w:rPr>
          <w:rFonts w:cstheme="minorHAnsi"/>
          <w:color w:val="FF0000"/>
          <w:sz w:val="24"/>
          <w:szCs w:val="24"/>
          <w:highlight w:val="lightGray"/>
        </w:rPr>
        <w:br w:type="page"/>
      </w:r>
    </w:p>
    <w:p w14:paraId="7B2E2E4B" w14:textId="700885AD" w:rsidR="00FC502A" w:rsidRPr="006E4707" w:rsidRDefault="00FC502A" w:rsidP="00DE2E6C">
      <w:pPr>
        <w:spacing w:line="276" w:lineRule="auto"/>
        <w:rPr>
          <w:rFonts w:cstheme="minorHAnsi"/>
          <w:b/>
          <w:bCs/>
          <w:color w:val="FF0000"/>
        </w:rPr>
      </w:pPr>
      <w:r w:rsidRPr="006E4707">
        <w:rPr>
          <w:rFonts w:cstheme="minorHAnsi"/>
          <w:color w:val="FF0000"/>
          <w:sz w:val="24"/>
          <w:szCs w:val="24"/>
          <w:highlight w:val="lightGray"/>
        </w:rPr>
        <w:lastRenderedPageBreak/>
        <w:t>((Seite 2))</w:t>
      </w:r>
    </w:p>
    <w:tbl>
      <w:tblPr>
        <w:tblStyle w:val="Tabellenraster"/>
        <w:tblW w:w="0" w:type="auto"/>
        <w:tblLook w:val="04A0" w:firstRow="1" w:lastRow="0" w:firstColumn="1" w:lastColumn="0" w:noHBand="0" w:noVBand="1"/>
      </w:tblPr>
      <w:tblGrid>
        <w:gridCol w:w="9062"/>
      </w:tblGrid>
      <w:tr w:rsidR="004E1F93" w:rsidRPr="006E4707" w14:paraId="139C0FCC" w14:textId="77777777" w:rsidTr="00BB713C">
        <w:tc>
          <w:tcPr>
            <w:tcW w:w="9062" w:type="dxa"/>
          </w:tcPr>
          <w:p w14:paraId="03748B91" w14:textId="76A5B01B" w:rsidR="008A4493" w:rsidRPr="00E52103" w:rsidRDefault="00BB713C" w:rsidP="00DE2E6C">
            <w:pPr>
              <w:spacing w:line="276" w:lineRule="auto"/>
              <w:rPr>
                <w:rFonts w:cstheme="minorHAnsi"/>
                <w:b/>
                <w:bCs/>
                <w:sz w:val="24"/>
                <w:szCs w:val="24"/>
              </w:rPr>
            </w:pPr>
            <w:r w:rsidRPr="00E52103">
              <w:rPr>
                <w:rFonts w:cstheme="minorHAnsi"/>
                <w:b/>
                <w:bCs/>
                <w:sz w:val="24"/>
                <w:szCs w:val="24"/>
              </w:rPr>
              <w:t>KMK-Kompetenz</w:t>
            </w:r>
            <w:r w:rsidR="005249E3" w:rsidRPr="00E52103">
              <w:rPr>
                <w:rFonts w:cstheme="minorHAnsi"/>
                <w:b/>
                <w:bCs/>
                <w:sz w:val="24"/>
                <w:szCs w:val="24"/>
              </w:rPr>
              <w:t>en</w:t>
            </w:r>
            <w:r w:rsidR="00A110FC" w:rsidRPr="00E52103">
              <w:rPr>
                <w:rFonts w:cstheme="minorHAnsi"/>
                <w:b/>
                <w:bCs/>
                <w:sz w:val="24"/>
                <w:szCs w:val="24"/>
              </w:rPr>
              <w:t xml:space="preserve"> </w:t>
            </w:r>
          </w:p>
          <w:p w14:paraId="2666FE81" w14:textId="5B6CF1F9" w:rsidR="00A365ED" w:rsidRPr="00A365ED" w:rsidRDefault="00A365ED" w:rsidP="007F4197">
            <w:pPr>
              <w:spacing w:line="276" w:lineRule="auto"/>
              <w:rPr>
                <w:rFonts w:ascii="Calibri" w:hAnsi="Calibri" w:cs="Calibri"/>
                <w:i/>
                <w:iCs/>
              </w:rPr>
            </w:pPr>
            <w:r w:rsidRPr="00A365ED">
              <w:rPr>
                <w:rFonts w:ascii="Calibri" w:hAnsi="Calibri" w:cs="Calibri"/>
                <w:i/>
                <w:iCs/>
              </w:rPr>
              <w:t>&gt; Suchstrategien nutzen und weiterentwickeln</w:t>
            </w:r>
          </w:p>
          <w:p w14:paraId="4792671C" w14:textId="32434341" w:rsidR="007F4197" w:rsidRDefault="007F4197" w:rsidP="007F4197">
            <w:pPr>
              <w:spacing w:line="276" w:lineRule="auto"/>
              <w:rPr>
                <w:rFonts w:ascii="Calibri" w:hAnsi="Calibri" w:cs="Calibri"/>
                <w:i/>
                <w:iCs/>
              </w:rPr>
            </w:pPr>
            <w:r w:rsidRPr="00A365ED">
              <w:rPr>
                <w:rFonts w:ascii="Calibri" w:hAnsi="Calibri" w:cs="Calibri"/>
                <w:i/>
                <w:iCs/>
              </w:rPr>
              <w:t>&gt; Informationen und Daten analysieren, interpretieren und kritisch bewerten</w:t>
            </w:r>
          </w:p>
          <w:p w14:paraId="5977F618" w14:textId="0B07A805" w:rsidR="00404D94" w:rsidRPr="00A365ED" w:rsidRDefault="00404D94" w:rsidP="007F4197">
            <w:pPr>
              <w:spacing w:line="276" w:lineRule="auto"/>
              <w:rPr>
                <w:rFonts w:ascii="Calibri" w:hAnsi="Calibri" w:cs="Calibri"/>
                <w:i/>
                <w:iCs/>
              </w:rPr>
            </w:pPr>
            <w:r>
              <w:rPr>
                <w:rFonts w:ascii="Calibri" w:hAnsi="Calibri" w:cs="Calibri"/>
                <w:i/>
                <w:iCs/>
              </w:rPr>
              <w:t>&gt; Medien kritisch hinterfragen und verantwortungsbewusst nutzen</w:t>
            </w:r>
          </w:p>
          <w:p w14:paraId="2792788D" w14:textId="6B6DB5C9" w:rsidR="007F4197" w:rsidRPr="00A365ED" w:rsidRDefault="007F4197" w:rsidP="007F4197">
            <w:pPr>
              <w:spacing w:line="276" w:lineRule="auto"/>
              <w:rPr>
                <w:rFonts w:ascii="Calibri" w:hAnsi="Calibri" w:cs="Calibri"/>
                <w:i/>
                <w:iCs/>
              </w:rPr>
            </w:pPr>
            <w:r w:rsidRPr="00A365ED">
              <w:rPr>
                <w:rFonts w:ascii="Calibri" w:hAnsi="Calibri" w:cs="Calibri"/>
                <w:i/>
                <w:iCs/>
              </w:rPr>
              <w:t>&gt; Digitale Werkzeuge für die Zusammenarbeit bei der Zusammenführung von Informationen, Daten und Ressourcen nutzen</w:t>
            </w:r>
          </w:p>
          <w:p w14:paraId="71A13595" w14:textId="6E9E9935" w:rsidR="007F4197" w:rsidRPr="00A365ED" w:rsidRDefault="007F4197" w:rsidP="007F4197">
            <w:pPr>
              <w:spacing w:line="276" w:lineRule="auto"/>
              <w:rPr>
                <w:rFonts w:ascii="Calibri" w:hAnsi="Calibri" w:cs="Calibri"/>
                <w:i/>
                <w:iCs/>
              </w:rPr>
            </w:pPr>
            <w:r w:rsidRPr="00A365ED">
              <w:rPr>
                <w:rFonts w:ascii="Calibri" w:hAnsi="Calibri" w:cs="Calibri"/>
                <w:i/>
                <w:iCs/>
              </w:rPr>
              <w:t>&gt;</w:t>
            </w:r>
            <w:r w:rsidR="00A365ED" w:rsidRPr="00A365ED">
              <w:rPr>
                <w:rFonts w:ascii="Calibri" w:hAnsi="Calibri" w:cs="Calibri"/>
                <w:i/>
                <w:iCs/>
              </w:rPr>
              <w:t xml:space="preserve"> Inhalte für e</w:t>
            </w:r>
            <w:r w:rsidRPr="00A365ED">
              <w:rPr>
                <w:rFonts w:ascii="Calibri" w:hAnsi="Calibri" w:cs="Calibri"/>
                <w:i/>
                <w:iCs/>
              </w:rPr>
              <w:t>in Produkt planen und in verschiedenen Formaten gestalten, präsentieren, veröffentlichen oder teilen</w:t>
            </w:r>
          </w:p>
          <w:p w14:paraId="2465BA90" w14:textId="77777777" w:rsidR="007C6687" w:rsidRPr="00A365ED" w:rsidRDefault="00156AD6" w:rsidP="007F4197">
            <w:pPr>
              <w:spacing w:line="276" w:lineRule="auto"/>
              <w:rPr>
                <w:rFonts w:ascii="Calibri" w:hAnsi="Calibri" w:cs="Calibri"/>
                <w:i/>
                <w:iCs/>
              </w:rPr>
            </w:pPr>
            <w:r w:rsidRPr="00A365ED">
              <w:rPr>
                <w:rFonts w:ascii="Calibri" w:hAnsi="Calibri" w:cs="Calibri"/>
                <w:i/>
                <w:iCs/>
              </w:rPr>
              <w:t>&gt; Digitale</w:t>
            </w:r>
            <w:r w:rsidR="007F4197" w:rsidRPr="00A365ED">
              <w:rPr>
                <w:rFonts w:ascii="Calibri" w:hAnsi="Calibri" w:cs="Calibri"/>
                <w:i/>
                <w:iCs/>
              </w:rPr>
              <w:t xml:space="preserve"> Technologien gesundheitsbewusst nutzen</w:t>
            </w:r>
          </w:p>
          <w:p w14:paraId="6533E9C5" w14:textId="30D897DA" w:rsidR="00A365ED" w:rsidRPr="006E4707" w:rsidRDefault="00A365ED" w:rsidP="007F4197">
            <w:pPr>
              <w:spacing w:line="276" w:lineRule="auto"/>
              <w:rPr>
                <w:rFonts w:ascii="Calibri" w:hAnsi="Calibri" w:cs="Calibri"/>
                <w:i/>
                <w:iCs/>
                <w:color w:val="FF0000"/>
              </w:rPr>
            </w:pPr>
            <w:r w:rsidRPr="00A365ED">
              <w:rPr>
                <w:rFonts w:ascii="Calibri" w:hAnsi="Calibri" w:cs="Calibri"/>
                <w:i/>
                <w:iCs/>
              </w:rPr>
              <w:t>&gt; Digitale Umgebungen und Werkzeuge zum persönlichen Gebrauch anpassen</w:t>
            </w:r>
          </w:p>
        </w:tc>
      </w:tr>
    </w:tbl>
    <w:p w14:paraId="5DE94305" w14:textId="1AAE62BD" w:rsidR="00BB713C" w:rsidRPr="006E4707" w:rsidRDefault="00BB713C" w:rsidP="00DE2E6C">
      <w:pPr>
        <w:spacing w:line="276" w:lineRule="auto"/>
        <w:rPr>
          <w:rFonts w:cstheme="minorHAnsi"/>
          <w:color w:val="FF0000"/>
        </w:rPr>
      </w:pPr>
    </w:p>
    <w:tbl>
      <w:tblPr>
        <w:tblStyle w:val="Tabellenraster"/>
        <w:tblW w:w="5000" w:type="pct"/>
        <w:tblLook w:val="04A0" w:firstRow="1" w:lastRow="0" w:firstColumn="1" w:lastColumn="0" w:noHBand="0" w:noVBand="1"/>
      </w:tblPr>
      <w:tblGrid>
        <w:gridCol w:w="3396"/>
        <w:gridCol w:w="5666"/>
      </w:tblGrid>
      <w:tr w:rsidR="002D7920" w:rsidRPr="006E4707" w14:paraId="06D5B253" w14:textId="77777777" w:rsidTr="00A365ED">
        <w:tc>
          <w:tcPr>
            <w:tcW w:w="1874" w:type="pct"/>
          </w:tcPr>
          <w:p w14:paraId="03231714" w14:textId="574E3F68" w:rsidR="009A0BF2" w:rsidRPr="00E52103" w:rsidRDefault="009A0BF2" w:rsidP="009A0BF2">
            <w:pPr>
              <w:spacing w:after="160" w:line="276" w:lineRule="auto"/>
              <w:rPr>
                <w:rFonts w:cstheme="minorHAnsi"/>
                <w:b/>
                <w:bCs/>
              </w:rPr>
            </w:pPr>
            <w:r w:rsidRPr="00E52103">
              <w:rPr>
                <w:rFonts w:cstheme="minorHAnsi"/>
                <w:b/>
                <w:bCs/>
              </w:rPr>
              <w:t>Schwerpunkte der Einheit nach den 7 Dimensionen der digitalen Gesundheitskompetenz:</w:t>
            </w:r>
          </w:p>
          <w:p w14:paraId="74390B6A" w14:textId="77777777" w:rsidR="009A0BF2" w:rsidRPr="006E4707" w:rsidRDefault="009A0BF2" w:rsidP="009A0BF2">
            <w:pPr>
              <w:spacing w:after="160" w:line="276" w:lineRule="auto"/>
              <w:rPr>
                <w:rFonts w:cstheme="minorHAnsi"/>
                <w:b/>
                <w:bCs/>
                <w:color w:val="FF0000"/>
              </w:rPr>
            </w:pPr>
          </w:p>
        </w:tc>
        <w:tc>
          <w:tcPr>
            <w:tcW w:w="3126" w:type="pct"/>
          </w:tcPr>
          <w:p w14:paraId="504ED906" w14:textId="717F31FE" w:rsidR="00AD6C2A" w:rsidRDefault="00AD6C2A" w:rsidP="00AD6C2A">
            <w:pPr>
              <w:spacing w:line="276" w:lineRule="auto"/>
              <w:rPr>
                <w:rFonts w:cstheme="minorHAnsi"/>
              </w:rPr>
            </w:pPr>
            <w:r w:rsidRPr="00A365ED">
              <w:rPr>
                <w:rFonts w:cstheme="minorHAnsi"/>
              </w:rPr>
              <w:t xml:space="preserve">&gt; </w:t>
            </w:r>
            <w:r w:rsidRPr="00A365ED">
              <w:rPr>
                <w:rFonts w:cstheme="minorHAnsi"/>
                <w:b/>
                <w:bCs/>
              </w:rPr>
              <w:t>Suchen und Finden von Gesundheitsinformationen:</w:t>
            </w:r>
            <w:r w:rsidRPr="00A365ED">
              <w:rPr>
                <w:rFonts w:cstheme="minorHAnsi"/>
              </w:rPr>
              <w:t xml:space="preserve"> </w:t>
            </w:r>
            <w:r w:rsidR="00B0695A">
              <w:rPr>
                <w:rFonts w:cstheme="minorHAnsi"/>
              </w:rPr>
              <w:br/>
            </w:r>
            <w:r w:rsidR="00BC4310" w:rsidRPr="00BC4310">
              <w:rPr>
                <w:rFonts w:cstheme="minorHAnsi"/>
              </w:rPr>
              <w:t>wird verstanden als die Fähigkeit, den gesundheitsbezogenen Informationsbedarf in eine geeignete Suchstrategie zu überführen (z. B. eine Frage zu formulieren, Suchanfragen entsprechend des Informationsbedarfs zu stellen) und die ermittelten Informationen auch zu verstehen</w:t>
            </w:r>
          </w:p>
          <w:p w14:paraId="3CC93620" w14:textId="77777777" w:rsidR="00E302CF" w:rsidRPr="00A365ED" w:rsidRDefault="00E302CF" w:rsidP="00AD6C2A">
            <w:pPr>
              <w:spacing w:line="276" w:lineRule="auto"/>
              <w:rPr>
                <w:rFonts w:cstheme="minorHAnsi"/>
              </w:rPr>
            </w:pPr>
          </w:p>
          <w:p w14:paraId="2A46DBB9" w14:textId="0B379992" w:rsidR="00E302CF" w:rsidRPr="00E302CF" w:rsidRDefault="009A0BF2" w:rsidP="00E302CF">
            <w:pPr>
              <w:spacing w:line="276" w:lineRule="auto"/>
              <w:rPr>
                <w:rFonts w:cstheme="minorHAnsi"/>
              </w:rPr>
            </w:pPr>
            <w:r w:rsidRPr="00A365ED">
              <w:rPr>
                <w:rFonts w:cstheme="minorHAnsi"/>
              </w:rPr>
              <w:t xml:space="preserve">&gt; </w:t>
            </w:r>
            <w:r w:rsidRPr="00A365ED">
              <w:rPr>
                <w:rFonts w:cstheme="minorHAnsi"/>
                <w:b/>
                <w:bCs/>
              </w:rPr>
              <w:t>Bestimmen der Alltagsrelevanz:</w:t>
            </w:r>
            <w:r w:rsidRPr="00A365ED">
              <w:rPr>
                <w:rFonts w:cstheme="minorHAnsi"/>
              </w:rPr>
              <w:t xml:space="preserve"> </w:t>
            </w:r>
            <w:r w:rsidRPr="00A365ED">
              <w:rPr>
                <w:rFonts w:cstheme="minorHAnsi"/>
              </w:rPr>
              <w:br/>
            </w:r>
            <w:r w:rsidR="00BC4310" w:rsidRPr="00BC4310">
              <w:rPr>
                <w:rFonts w:cstheme="minorHAnsi"/>
              </w:rPr>
              <w:t>wird verstanden als die Fähigkeit zu entscheiden, ob die gefundenen Informationen für die eigene Lebenslage und das eigene gesundheitsbezogene Anliegen nützlich sind</w:t>
            </w:r>
          </w:p>
          <w:p w14:paraId="7B6820C5" w14:textId="77777777" w:rsidR="00E302CF" w:rsidRPr="00E302CF" w:rsidRDefault="00E302CF" w:rsidP="00E302CF">
            <w:pPr>
              <w:spacing w:line="276" w:lineRule="auto"/>
              <w:rPr>
                <w:rFonts w:cstheme="minorHAnsi"/>
              </w:rPr>
            </w:pPr>
          </w:p>
          <w:p w14:paraId="63961BE3" w14:textId="2255F73E" w:rsidR="00A365ED" w:rsidRDefault="00A365ED" w:rsidP="00A365ED">
            <w:pPr>
              <w:spacing w:line="276" w:lineRule="auto"/>
              <w:rPr>
                <w:rFonts w:cstheme="minorHAnsi"/>
              </w:rPr>
            </w:pPr>
            <w:r w:rsidRPr="00A365ED">
              <w:rPr>
                <w:rFonts w:cstheme="minorHAnsi"/>
                <w:b/>
                <w:bCs/>
              </w:rPr>
              <w:t xml:space="preserve">&gt; Bewertung der Qualität von Gesundheitsinformationen: </w:t>
            </w:r>
            <w:r w:rsidR="00B0695A">
              <w:rPr>
                <w:rFonts w:cstheme="minorHAnsi"/>
                <w:b/>
                <w:bCs/>
              </w:rPr>
              <w:br/>
            </w:r>
            <w:r w:rsidR="00BC4310" w:rsidRPr="00BC4310">
              <w:rPr>
                <w:rFonts w:cstheme="minorHAnsi"/>
              </w:rPr>
              <w:t>wird verstanden als die Fähigkeit, die Verlässlichkeit und Vertrauenswürdigkeit der ermittelten gesundheitsbezogenen Informationen zu bewerten (z. B. kritische Einschätzung, ob die gefundenen Informationen kommerziellen Charakter haben)</w:t>
            </w:r>
          </w:p>
          <w:p w14:paraId="055E45A6" w14:textId="77777777" w:rsidR="00BC4310" w:rsidRPr="00A365ED" w:rsidRDefault="00BC4310" w:rsidP="00A365ED">
            <w:pPr>
              <w:spacing w:line="276" w:lineRule="auto"/>
              <w:rPr>
                <w:rFonts w:cstheme="minorHAnsi"/>
              </w:rPr>
            </w:pPr>
          </w:p>
          <w:p w14:paraId="5200E172" w14:textId="0759644C" w:rsidR="009A0BF2" w:rsidRPr="006E4707" w:rsidRDefault="009A0BF2" w:rsidP="009A0BF2">
            <w:pPr>
              <w:spacing w:after="160" w:line="276" w:lineRule="auto"/>
              <w:rPr>
                <w:rFonts w:cstheme="minorHAnsi"/>
                <w:color w:val="FF0000"/>
              </w:rPr>
            </w:pPr>
            <w:r w:rsidRPr="00A365ED">
              <w:rPr>
                <w:rFonts w:cs="BGEK Titillium Light"/>
                <w:i/>
                <w:iCs/>
                <w:sz w:val="20"/>
                <w:szCs w:val="20"/>
              </w:rPr>
              <w:t xml:space="preserve">Weitere Informationen zu den 7 Dimensionen der digitalen Gesundheitskompetenz finden Sie im Exkurs und unter </w:t>
            </w:r>
            <w:r w:rsidRPr="00A365ED">
              <w:rPr>
                <w:rStyle w:val="A4"/>
                <w:color w:val="auto"/>
              </w:rPr>
              <w:t>www.durch-blickt.de</w:t>
            </w:r>
          </w:p>
        </w:tc>
      </w:tr>
    </w:tbl>
    <w:p w14:paraId="492DBDDC" w14:textId="75EA806C" w:rsidR="00BB713C" w:rsidRPr="006E4707" w:rsidRDefault="00BB713C" w:rsidP="00DE2E6C">
      <w:pPr>
        <w:spacing w:line="276" w:lineRule="auto"/>
        <w:rPr>
          <w:rFonts w:cstheme="minorHAnsi"/>
          <w:color w:val="FF0000"/>
        </w:rPr>
      </w:pPr>
    </w:p>
    <w:tbl>
      <w:tblPr>
        <w:tblStyle w:val="Tabellenraster"/>
        <w:tblW w:w="0" w:type="auto"/>
        <w:tblLook w:val="04A0" w:firstRow="1" w:lastRow="0" w:firstColumn="1" w:lastColumn="0" w:noHBand="0" w:noVBand="1"/>
      </w:tblPr>
      <w:tblGrid>
        <w:gridCol w:w="3964"/>
        <w:gridCol w:w="5098"/>
      </w:tblGrid>
      <w:tr w:rsidR="006E4707" w:rsidRPr="006E4707" w14:paraId="68CF0905" w14:textId="77777777" w:rsidTr="00C35EE3">
        <w:tc>
          <w:tcPr>
            <w:tcW w:w="3964" w:type="dxa"/>
          </w:tcPr>
          <w:p w14:paraId="351DAA5C" w14:textId="77777777" w:rsidR="009A0BF2" w:rsidRPr="00A365ED" w:rsidRDefault="009A0BF2" w:rsidP="009A0BF2">
            <w:pPr>
              <w:spacing w:line="276" w:lineRule="auto"/>
              <w:rPr>
                <w:rFonts w:cstheme="minorHAnsi"/>
                <w:b/>
                <w:bCs/>
              </w:rPr>
            </w:pPr>
            <w:r w:rsidRPr="00A365ED">
              <w:rPr>
                <w:rFonts w:cstheme="minorHAnsi"/>
                <w:b/>
                <w:bCs/>
              </w:rPr>
              <w:t>Sozialform</w:t>
            </w:r>
          </w:p>
          <w:p w14:paraId="4E19E5AF" w14:textId="77777777" w:rsidR="009A0BF2" w:rsidRPr="00A365ED" w:rsidRDefault="009A0BF2" w:rsidP="009A0BF2">
            <w:pPr>
              <w:pStyle w:val="Listenabsatz"/>
              <w:numPr>
                <w:ilvl w:val="0"/>
                <w:numId w:val="14"/>
              </w:numPr>
              <w:spacing w:line="276" w:lineRule="auto"/>
              <w:rPr>
                <w:rFonts w:cstheme="minorHAnsi"/>
              </w:rPr>
            </w:pPr>
            <w:r w:rsidRPr="00A365ED">
              <w:rPr>
                <w:rFonts w:cstheme="minorHAnsi"/>
              </w:rPr>
              <w:t>Plenum</w:t>
            </w:r>
          </w:p>
          <w:p w14:paraId="56C26024" w14:textId="77C8C526" w:rsidR="009A0BF2" w:rsidRPr="00A365ED" w:rsidRDefault="00B0695A" w:rsidP="006B6F38">
            <w:pPr>
              <w:pStyle w:val="Listenabsatz"/>
              <w:numPr>
                <w:ilvl w:val="0"/>
                <w:numId w:val="14"/>
              </w:numPr>
              <w:spacing w:line="276" w:lineRule="auto"/>
              <w:rPr>
                <w:rFonts w:cstheme="minorHAnsi"/>
              </w:rPr>
            </w:pPr>
            <w:r>
              <w:rPr>
                <w:rFonts w:cstheme="minorHAnsi"/>
              </w:rPr>
              <w:t>Gruppen</w:t>
            </w:r>
            <w:r w:rsidR="006B6F38">
              <w:rPr>
                <w:rFonts w:cstheme="minorHAnsi"/>
              </w:rPr>
              <w:t>arbeit (zwei und drei Personen)</w:t>
            </w:r>
          </w:p>
        </w:tc>
        <w:tc>
          <w:tcPr>
            <w:tcW w:w="5098" w:type="dxa"/>
          </w:tcPr>
          <w:p w14:paraId="347C2024" w14:textId="77777777" w:rsidR="009A0BF2" w:rsidRPr="00A365ED" w:rsidRDefault="009A0BF2" w:rsidP="009A0BF2">
            <w:pPr>
              <w:spacing w:line="276" w:lineRule="auto"/>
              <w:rPr>
                <w:rFonts w:cstheme="minorHAnsi"/>
                <w:b/>
                <w:bCs/>
              </w:rPr>
            </w:pPr>
            <w:r w:rsidRPr="00A365ED">
              <w:rPr>
                <w:rFonts w:cstheme="minorHAnsi"/>
                <w:b/>
                <w:bCs/>
              </w:rPr>
              <w:t>Kursmaterial (Lehrkraft)</w:t>
            </w:r>
          </w:p>
          <w:p w14:paraId="18E9CE49" w14:textId="4F113BF0" w:rsidR="009A0BF2" w:rsidRPr="00A365ED" w:rsidRDefault="009A0BF2" w:rsidP="009A0BF2">
            <w:pPr>
              <w:spacing w:line="276" w:lineRule="auto"/>
              <w:rPr>
                <w:rFonts w:cstheme="minorHAnsi"/>
              </w:rPr>
            </w:pPr>
            <w:r w:rsidRPr="00A365ED">
              <w:rPr>
                <w:rFonts w:cstheme="minorHAnsi"/>
              </w:rPr>
              <w:t>&gt; Tablet</w:t>
            </w:r>
            <w:r w:rsidR="00E302CF">
              <w:rPr>
                <w:rFonts w:cstheme="minorHAnsi"/>
              </w:rPr>
              <w:t xml:space="preserve"> oder Laptop</w:t>
            </w:r>
          </w:p>
          <w:p w14:paraId="5C9B8BC0" w14:textId="77777777" w:rsidR="009A0BF2" w:rsidRPr="00A365ED" w:rsidRDefault="009A0BF2" w:rsidP="009A0BF2">
            <w:pPr>
              <w:spacing w:line="276" w:lineRule="auto"/>
              <w:rPr>
                <w:rFonts w:cstheme="minorHAnsi"/>
              </w:rPr>
            </w:pPr>
            <w:r w:rsidRPr="00A365ED">
              <w:rPr>
                <w:rFonts w:cstheme="minorHAnsi"/>
              </w:rPr>
              <w:t xml:space="preserve">&gt; Beamer, wenn nicht vorhanden: Tafel oder Flipchart </w:t>
            </w:r>
          </w:p>
          <w:p w14:paraId="564D3EA8" w14:textId="77777777" w:rsidR="009A0BF2" w:rsidRPr="00A365ED" w:rsidRDefault="009A0BF2" w:rsidP="009A0BF2">
            <w:pPr>
              <w:spacing w:line="276" w:lineRule="auto"/>
              <w:rPr>
                <w:rFonts w:cstheme="minorHAnsi"/>
              </w:rPr>
            </w:pPr>
            <w:r w:rsidRPr="00A365ED">
              <w:rPr>
                <w:rFonts w:cstheme="minorHAnsi"/>
              </w:rPr>
              <w:t>&gt; Erwartungshorizont</w:t>
            </w:r>
          </w:p>
          <w:p w14:paraId="79EF34F1" w14:textId="2EBFAF74" w:rsidR="00AD6C2A" w:rsidRPr="00A365ED" w:rsidRDefault="009A0BF2" w:rsidP="009A0BF2">
            <w:pPr>
              <w:spacing w:line="276" w:lineRule="auto"/>
              <w:rPr>
                <w:rFonts w:cstheme="minorHAnsi"/>
              </w:rPr>
            </w:pPr>
            <w:r w:rsidRPr="00A365ED">
              <w:rPr>
                <w:rFonts w:cstheme="minorHAnsi"/>
              </w:rPr>
              <w:t xml:space="preserve">&gt; </w:t>
            </w:r>
            <w:bookmarkStart w:id="8" w:name="_Hlk167195507"/>
            <w:r w:rsidRPr="00A365ED">
              <w:rPr>
                <w:rFonts w:cstheme="minorHAnsi"/>
              </w:rPr>
              <w:t>Möglichkeit</w:t>
            </w:r>
            <w:r w:rsidR="00E302CF">
              <w:rPr>
                <w:rFonts w:cstheme="minorHAnsi"/>
              </w:rPr>
              <w:t>,</w:t>
            </w:r>
            <w:r w:rsidRPr="00A365ED">
              <w:rPr>
                <w:rFonts w:cstheme="minorHAnsi"/>
              </w:rPr>
              <w:t xml:space="preserve"> </w:t>
            </w:r>
            <w:r w:rsidR="00974A90">
              <w:rPr>
                <w:rFonts w:cstheme="minorHAnsi"/>
              </w:rPr>
              <w:t xml:space="preserve">ein </w:t>
            </w:r>
            <w:r w:rsidRPr="00A365ED">
              <w:rPr>
                <w:rFonts w:cstheme="minorHAnsi"/>
              </w:rPr>
              <w:t>Video zu zeigen</w:t>
            </w:r>
            <w:bookmarkEnd w:id="8"/>
          </w:p>
        </w:tc>
      </w:tr>
      <w:tr w:rsidR="004E1F93" w:rsidRPr="006E4707" w14:paraId="59947009" w14:textId="77777777" w:rsidTr="00C35EE3">
        <w:tc>
          <w:tcPr>
            <w:tcW w:w="3964" w:type="dxa"/>
          </w:tcPr>
          <w:p w14:paraId="2EF1F5C0" w14:textId="77777777" w:rsidR="009A0BF2" w:rsidRPr="00A365ED" w:rsidRDefault="009A0BF2" w:rsidP="009A0BF2">
            <w:pPr>
              <w:spacing w:line="276" w:lineRule="auto"/>
              <w:rPr>
                <w:rFonts w:cstheme="minorHAnsi"/>
              </w:rPr>
            </w:pPr>
            <w:r w:rsidRPr="00A365ED">
              <w:rPr>
                <w:rFonts w:cstheme="minorHAnsi"/>
                <w:b/>
                <w:bCs/>
              </w:rPr>
              <w:t>Link zur Einheit</w:t>
            </w:r>
          </w:p>
          <w:p w14:paraId="6999EE3D" w14:textId="334E4960" w:rsidR="009A0BF2" w:rsidRPr="00E302CF" w:rsidRDefault="009A0BF2" w:rsidP="009A0BF2">
            <w:pPr>
              <w:numPr>
                <w:ilvl w:val="0"/>
                <w:numId w:val="15"/>
              </w:numPr>
              <w:autoSpaceDE w:val="0"/>
              <w:autoSpaceDN w:val="0"/>
              <w:adjustRightInd w:val="0"/>
              <w:rPr>
                <w:rFonts w:cstheme="minorHAnsi"/>
              </w:rPr>
            </w:pPr>
            <w:r w:rsidRPr="00E302CF">
              <w:rPr>
                <w:rFonts w:cstheme="minorHAnsi"/>
              </w:rPr>
              <w:lastRenderedPageBreak/>
              <w:t xml:space="preserve">Startervideo, TaskCards und weitere Informationen unter </w:t>
            </w:r>
            <w:r w:rsidRPr="00E302CF">
              <w:rPr>
                <w:rFonts w:cstheme="minorHAnsi"/>
                <w:u w:val="single"/>
              </w:rPr>
              <w:t xml:space="preserve">www.durch-blickt.de </w:t>
            </w:r>
          </w:p>
        </w:tc>
        <w:tc>
          <w:tcPr>
            <w:tcW w:w="5098" w:type="dxa"/>
          </w:tcPr>
          <w:p w14:paraId="2E2E564C" w14:textId="77777777" w:rsidR="009A0BF2" w:rsidRPr="00A365ED" w:rsidRDefault="009A0BF2" w:rsidP="009A0BF2">
            <w:pPr>
              <w:spacing w:line="276" w:lineRule="auto"/>
              <w:rPr>
                <w:rFonts w:cstheme="minorHAnsi"/>
                <w:b/>
                <w:bCs/>
              </w:rPr>
            </w:pPr>
            <w:r w:rsidRPr="00A365ED">
              <w:rPr>
                <w:rFonts w:cstheme="minorHAnsi"/>
                <w:b/>
                <w:bCs/>
              </w:rPr>
              <w:lastRenderedPageBreak/>
              <w:t>Kursmaterial (Lernende)</w:t>
            </w:r>
          </w:p>
          <w:p w14:paraId="462507ED" w14:textId="77777777" w:rsidR="00E302CF" w:rsidRDefault="009A0BF2" w:rsidP="009A0BF2">
            <w:pPr>
              <w:spacing w:line="276" w:lineRule="auto"/>
              <w:rPr>
                <w:rFonts w:cstheme="minorHAnsi"/>
              </w:rPr>
            </w:pPr>
            <w:r w:rsidRPr="00A365ED">
              <w:rPr>
                <w:rFonts w:cstheme="minorHAnsi"/>
              </w:rPr>
              <w:t xml:space="preserve">&gt; </w:t>
            </w:r>
            <w:r w:rsidR="00E302CF">
              <w:rPr>
                <w:rFonts w:cstheme="minorHAnsi"/>
              </w:rPr>
              <w:t>Arbeitsblätter</w:t>
            </w:r>
          </w:p>
          <w:p w14:paraId="42B17F58" w14:textId="1FE4F89A" w:rsidR="009A0BF2" w:rsidRPr="00A365ED" w:rsidRDefault="00E302CF" w:rsidP="009A0BF2">
            <w:pPr>
              <w:spacing w:line="276" w:lineRule="auto"/>
              <w:rPr>
                <w:rFonts w:cstheme="minorHAnsi"/>
              </w:rPr>
            </w:pPr>
            <w:r>
              <w:rPr>
                <w:rFonts w:cstheme="minorHAnsi"/>
              </w:rPr>
              <w:t xml:space="preserve">&gt; </w:t>
            </w:r>
            <w:r w:rsidR="009A0BF2" w:rsidRPr="00A365ED">
              <w:rPr>
                <w:rFonts w:cstheme="minorHAnsi"/>
              </w:rPr>
              <w:t>Schulheft</w:t>
            </w:r>
            <w:r w:rsidR="00A365ED" w:rsidRPr="00A365ED">
              <w:rPr>
                <w:rFonts w:cstheme="minorHAnsi"/>
              </w:rPr>
              <w:t xml:space="preserve"> (analog/digital)</w:t>
            </w:r>
            <w:r w:rsidR="009A0BF2" w:rsidRPr="00A365ED">
              <w:rPr>
                <w:rFonts w:cstheme="minorHAnsi"/>
              </w:rPr>
              <w:t xml:space="preserve"> für Notizen</w:t>
            </w:r>
          </w:p>
          <w:p w14:paraId="515589CD" w14:textId="5C8F3A25" w:rsidR="009A0BF2" w:rsidRPr="00A365ED" w:rsidRDefault="009A0BF2" w:rsidP="009A0BF2">
            <w:pPr>
              <w:spacing w:line="276" w:lineRule="auto"/>
              <w:rPr>
                <w:rFonts w:cstheme="minorHAnsi"/>
              </w:rPr>
            </w:pPr>
            <w:r w:rsidRPr="00A365ED">
              <w:rPr>
                <w:rFonts w:cstheme="minorHAnsi"/>
              </w:rPr>
              <w:lastRenderedPageBreak/>
              <w:t>&gt; Tablet</w:t>
            </w:r>
            <w:r w:rsidR="00ED3CE8" w:rsidRPr="00A365ED">
              <w:rPr>
                <w:rFonts w:cstheme="minorHAnsi"/>
              </w:rPr>
              <w:t>,</w:t>
            </w:r>
            <w:r w:rsidRPr="00A365ED">
              <w:rPr>
                <w:rFonts w:cstheme="minorHAnsi"/>
              </w:rPr>
              <w:t xml:space="preserve"> Smartphone </w:t>
            </w:r>
            <w:r w:rsidR="00ED3CE8" w:rsidRPr="00A365ED">
              <w:rPr>
                <w:rFonts w:cstheme="minorHAnsi"/>
              </w:rPr>
              <w:t>oder Schulgerät</w:t>
            </w:r>
            <w:r w:rsidR="002B181F" w:rsidRPr="00A365ED">
              <w:rPr>
                <w:rFonts w:cstheme="minorHAnsi"/>
              </w:rPr>
              <w:t xml:space="preserve"> (fakultativ)</w:t>
            </w:r>
          </w:p>
        </w:tc>
      </w:tr>
    </w:tbl>
    <w:p w14:paraId="1476E9EE" w14:textId="77777777" w:rsidR="008619B1" w:rsidRPr="006E4707" w:rsidRDefault="008619B1" w:rsidP="008619B1">
      <w:pPr>
        <w:spacing w:line="276" w:lineRule="auto"/>
        <w:rPr>
          <w:rFonts w:cstheme="minorHAnsi"/>
          <w:color w:val="FF0000"/>
        </w:rPr>
      </w:pPr>
    </w:p>
    <w:tbl>
      <w:tblPr>
        <w:tblStyle w:val="Tabellenraster"/>
        <w:tblW w:w="9108" w:type="dxa"/>
        <w:tblLook w:val="04A0" w:firstRow="1" w:lastRow="0" w:firstColumn="1" w:lastColumn="0" w:noHBand="0" w:noVBand="1"/>
      </w:tblPr>
      <w:tblGrid>
        <w:gridCol w:w="3964"/>
        <w:gridCol w:w="5144"/>
      </w:tblGrid>
      <w:tr w:rsidR="002D7920" w:rsidRPr="006E4707" w14:paraId="2FA8B9DD" w14:textId="77777777" w:rsidTr="00C35EE3">
        <w:tc>
          <w:tcPr>
            <w:tcW w:w="3964" w:type="dxa"/>
          </w:tcPr>
          <w:p w14:paraId="30F90230" w14:textId="77777777" w:rsidR="008619B1" w:rsidRPr="00806248" w:rsidRDefault="008619B1" w:rsidP="00EB14BE">
            <w:pPr>
              <w:autoSpaceDE w:val="0"/>
              <w:autoSpaceDN w:val="0"/>
              <w:adjustRightInd w:val="0"/>
              <w:spacing w:line="241" w:lineRule="atLeast"/>
              <w:rPr>
                <w:rFonts w:cstheme="minorHAnsi"/>
                <w:sz w:val="23"/>
                <w:szCs w:val="23"/>
              </w:rPr>
            </w:pPr>
            <w:r w:rsidRPr="00E52103">
              <w:rPr>
                <w:rFonts w:cstheme="minorHAnsi"/>
                <w:b/>
                <w:bCs/>
                <w:sz w:val="23"/>
                <w:szCs w:val="23"/>
              </w:rPr>
              <w:t xml:space="preserve">Klasse(n) Meditationen und </w:t>
            </w:r>
            <w:r w:rsidRPr="00806248">
              <w:rPr>
                <w:rFonts w:cstheme="minorHAnsi"/>
                <w:b/>
                <w:bCs/>
                <w:sz w:val="23"/>
                <w:szCs w:val="23"/>
              </w:rPr>
              <w:t xml:space="preserve">Achtsamkeitsübungen </w:t>
            </w:r>
          </w:p>
          <w:p w14:paraId="32D2E868" w14:textId="4F66F867" w:rsidR="008619B1" w:rsidRPr="00806248" w:rsidRDefault="008619B1" w:rsidP="008619B1">
            <w:pPr>
              <w:numPr>
                <w:ilvl w:val="0"/>
                <w:numId w:val="17"/>
              </w:numPr>
              <w:autoSpaceDE w:val="0"/>
              <w:autoSpaceDN w:val="0"/>
              <w:adjustRightInd w:val="0"/>
              <w:rPr>
                <w:rFonts w:cstheme="minorHAnsi"/>
                <w:highlight w:val="yellow"/>
              </w:rPr>
            </w:pPr>
            <w:r w:rsidRPr="00806248">
              <w:rPr>
                <w:rFonts w:cstheme="minorHAnsi"/>
                <w:highlight w:val="yellow"/>
              </w:rPr>
              <w:t>((Inhalte 7Mind / durchblickt))</w:t>
            </w:r>
          </w:p>
          <w:p w14:paraId="602AA842" w14:textId="77777777" w:rsidR="008619B1" w:rsidRPr="00806248" w:rsidRDefault="008619B1" w:rsidP="008619B1">
            <w:pPr>
              <w:numPr>
                <w:ilvl w:val="0"/>
                <w:numId w:val="17"/>
              </w:numPr>
              <w:autoSpaceDE w:val="0"/>
              <w:autoSpaceDN w:val="0"/>
              <w:adjustRightInd w:val="0"/>
              <w:rPr>
                <w:rFonts w:cstheme="minorHAnsi"/>
              </w:rPr>
            </w:pPr>
            <w:r w:rsidRPr="00806248">
              <w:rPr>
                <w:rFonts w:cstheme="minorHAnsi"/>
              </w:rPr>
              <w:t xml:space="preserve">Weitere Informationen unter </w:t>
            </w:r>
            <w:r w:rsidRPr="00806248">
              <w:rPr>
                <w:rFonts w:cstheme="minorHAnsi"/>
                <w:u w:val="single"/>
              </w:rPr>
              <w:t xml:space="preserve">www.durch-blickt.de </w:t>
            </w:r>
          </w:p>
          <w:p w14:paraId="5F85DAF2" w14:textId="77777777" w:rsidR="008619B1" w:rsidRPr="006E4707" w:rsidRDefault="008619B1" w:rsidP="00EB14BE">
            <w:pPr>
              <w:spacing w:line="276" w:lineRule="auto"/>
              <w:rPr>
                <w:rFonts w:cstheme="minorHAnsi"/>
                <w:i/>
                <w:iCs/>
                <w:color w:val="FF0000"/>
              </w:rPr>
            </w:pPr>
          </w:p>
        </w:tc>
        <w:tc>
          <w:tcPr>
            <w:tcW w:w="5144" w:type="dxa"/>
          </w:tcPr>
          <w:p w14:paraId="2D2D5021" w14:textId="62A9C882" w:rsidR="008619B1" w:rsidRPr="00E52103" w:rsidRDefault="008619B1" w:rsidP="00EB14BE">
            <w:pPr>
              <w:spacing w:line="276" w:lineRule="auto"/>
              <w:rPr>
                <w:rFonts w:cstheme="minorHAnsi"/>
                <w:b/>
                <w:bCs/>
              </w:rPr>
            </w:pPr>
            <w:r w:rsidRPr="00E52103">
              <w:rPr>
                <w:rFonts w:cstheme="minorHAnsi"/>
                <w:b/>
                <w:bCs/>
              </w:rPr>
              <w:t>Online</w:t>
            </w:r>
            <w:r w:rsidR="006838B2">
              <w:rPr>
                <w:rFonts w:cstheme="minorHAnsi"/>
                <w:b/>
                <w:bCs/>
              </w:rPr>
              <w:t>m</w:t>
            </w:r>
            <w:r w:rsidRPr="00E52103">
              <w:rPr>
                <w:rFonts w:cstheme="minorHAnsi"/>
                <w:b/>
                <w:bCs/>
              </w:rPr>
              <w:t xml:space="preserve">aterial und </w:t>
            </w:r>
            <w:r w:rsidR="006838B2">
              <w:rPr>
                <w:rFonts w:cstheme="minorHAnsi"/>
                <w:b/>
                <w:bCs/>
              </w:rPr>
              <w:t>-w</w:t>
            </w:r>
            <w:r w:rsidR="006838B2" w:rsidRPr="00E52103">
              <w:rPr>
                <w:rFonts w:cstheme="minorHAnsi"/>
                <w:b/>
                <w:bCs/>
              </w:rPr>
              <w:t xml:space="preserve">erkzeuge </w:t>
            </w:r>
            <w:r w:rsidRPr="00E52103">
              <w:rPr>
                <w:rFonts w:cstheme="minorHAnsi"/>
                <w:b/>
                <w:bCs/>
              </w:rPr>
              <w:t>in der Einheit</w:t>
            </w:r>
          </w:p>
          <w:p w14:paraId="3BE7A600" w14:textId="79775FAB" w:rsidR="007914C1" w:rsidRDefault="00AD6C2A" w:rsidP="00FC502A">
            <w:pPr>
              <w:tabs>
                <w:tab w:val="left" w:pos="900"/>
              </w:tabs>
              <w:spacing w:line="276" w:lineRule="auto"/>
              <w:rPr>
                <w:rFonts w:cstheme="minorHAnsi"/>
              </w:rPr>
            </w:pPr>
            <w:r w:rsidRPr="00E52103">
              <w:rPr>
                <w:rFonts w:cstheme="minorHAnsi"/>
              </w:rPr>
              <w:t xml:space="preserve">&gt; </w:t>
            </w:r>
            <w:hyperlink r:id="rId15" w:history="1">
              <w:r w:rsidR="00404D94" w:rsidRPr="00F43120">
                <w:rPr>
                  <w:rStyle w:val="Hyperlink"/>
                  <w:rFonts w:cstheme="minorHAnsi"/>
                </w:rPr>
                <w:t>www.mentimeter.com</w:t>
              </w:r>
            </w:hyperlink>
            <w:r w:rsidR="00404D94">
              <w:rPr>
                <w:rFonts w:cstheme="minorHAnsi"/>
              </w:rPr>
              <w:t xml:space="preserve"> </w:t>
            </w:r>
            <w:r w:rsidR="006838B2">
              <w:rPr>
                <w:rFonts w:cstheme="minorHAnsi"/>
              </w:rPr>
              <w:t xml:space="preserve"> </w:t>
            </w:r>
            <w:r w:rsidR="006838B2" w:rsidRPr="006838B2">
              <w:rPr>
                <w:rFonts w:cstheme="minorHAnsi"/>
              </w:rPr>
              <w:t>(fakultativ)</w:t>
            </w:r>
          </w:p>
          <w:p w14:paraId="27E51FC5" w14:textId="6782810D" w:rsidR="00174DC3" w:rsidRDefault="00174DC3" w:rsidP="00FC502A">
            <w:pPr>
              <w:tabs>
                <w:tab w:val="left" w:pos="900"/>
              </w:tabs>
              <w:spacing w:line="276" w:lineRule="auto"/>
              <w:rPr>
                <w:rFonts w:cstheme="minorHAnsi"/>
              </w:rPr>
            </w:pPr>
            <w:r>
              <w:rPr>
                <w:rFonts w:cstheme="minorHAnsi"/>
              </w:rPr>
              <w:t xml:space="preserve">&gt; </w:t>
            </w:r>
            <w:hyperlink r:id="rId16" w:history="1">
              <w:r w:rsidR="00404D94" w:rsidRPr="00F43120">
                <w:rPr>
                  <w:rStyle w:val="Hyperlink"/>
                  <w:rFonts w:cstheme="minorHAnsi"/>
                </w:rPr>
                <w:t>https://map.kits.blog/</w:t>
              </w:r>
            </w:hyperlink>
            <w:r w:rsidR="00404D94">
              <w:rPr>
                <w:rFonts w:cstheme="minorHAnsi"/>
              </w:rPr>
              <w:t xml:space="preserve"> </w:t>
            </w:r>
            <w:r w:rsidR="00610B02" w:rsidRPr="00610B02">
              <w:rPr>
                <w:rFonts w:cstheme="minorHAnsi"/>
              </w:rPr>
              <w:t xml:space="preserve"> </w:t>
            </w:r>
            <w:r w:rsidRPr="006838B2">
              <w:rPr>
                <w:rFonts w:cstheme="minorHAnsi"/>
              </w:rPr>
              <w:t>(fakultativ)</w:t>
            </w:r>
          </w:p>
          <w:p w14:paraId="177DA71F" w14:textId="0D9480A1" w:rsidR="007C6395" w:rsidRPr="00DB33B4" w:rsidRDefault="007C6395" w:rsidP="00FC502A">
            <w:pPr>
              <w:tabs>
                <w:tab w:val="left" w:pos="900"/>
              </w:tabs>
              <w:spacing w:line="276" w:lineRule="auto"/>
              <w:rPr>
                <w:rFonts w:cstheme="minorHAnsi"/>
              </w:rPr>
            </w:pPr>
            <w:r w:rsidRPr="007C6395">
              <w:rPr>
                <w:rFonts w:cstheme="minorHAnsi"/>
              </w:rPr>
              <w:t xml:space="preserve">&gt; </w:t>
            </w:r>
            <w:hyperlink r:id="rId17" w:history="1">
              <w:r w:rsidR="00404D94" w:rsidRPr="00F43120">
                <w:rPr>
                  <w:rStyle w:val="Hyperlink"/>
                  <w:rFonts w:cstheme="minorHAnsi"/>
                </w:rPr>
                <w:t>www.taskcards.de</w:t>
              </w:r>
            </w:hyperlink>
            <w:r w:rsidR="00404D94">
              <w:rPr>
                <w:rFonts w:cstheme="minorHAnsi"/>
              </w:rPr>
              <w:t xml:space="preserve"> </w:t>
            </w:r>
            <w:r w:rsidR="006838B2" w:rsidRPr="00DB33B4">
              <w:rPr>
                <w:rFonts w:cstheme="minorHAnsi"/>
              </w:rPr>
              <w:t xml:space="preserve"> (fakultativ)</w:t>
            </w:r>
          </w:p>
          <w:p w14:paraId="3E67D024" w14:textId="49DBDBA6" w:rsidR="00DB33B4" w:rsidRPr="006E4707" w:rsidRDefault="00DB33B4" w:rsidP="00FC502A">
            <w:pPr>
              <w:tabs>
                <w:tab w:val="left" w:pos="900"/>
              </w:tabs>
              <w:spacing w:line="276" w:lineRule="auto"/>
              <w:rPr>
                <w:rFonts w:cstheme="minorHAnsi"/>
                <w:color w:val="FF0000"/>
              </w:rPr>
            </w:pPr>
            <w:r w:rsidRPr="00DB33B4">
              <w:rPr>
                <w:rFonts w:cstheme="minorHAnsi"/>
              </w:rPr>
              <w:t xml:space="preserve">&gt; </w:t>
            </w:r>
            <w:hyperlink r:id="rId18" w:history="1">
              <w:r w:rsidR="00B0695A" w:rsidRPr="00866F7A">
                <w:rPr>
                  <w:rStyle w:val="Hyperlink"/>
                  <w:rFonts w:cstheme="minorHAnsi"/>
                </w:rPr>
                <w:t>www.canva.com</w:t>
              </w:r>
            </w:hyperlink>
            <w:r w:rsidR="00B0695A">
              <w:rPr>
                <w:rFonts w:cstheme="minorHAnsi"/>
              </w:rPr>
              <w:t xml:space="preserve"> </w:t>
            </w:r>
            <w:r w:rsidR="00B0695A" w:rsidRPr="00DB33B4">
              <w:rPr>
                <w:rFonts w:cstheme="minorHAnsi"/>
              </w:rPr>
              <w:t>(fakultativ)</w:t>
            </w:r>
          </w:p>
        </w:tc>
      </w:tr>
    </w:tbl>
    <w:p w14:paraId="7DF2AC0F" w14:textId="77777777" w:rsidR="008619B1" w:rsidRDefault="008619B1" w:rsidP="00DE2E6C">
      <w:pPr>
        <w:spacing w:line="276" w:lineRule="auto"/>
        <w:rPr>
          <w:rFonts w:cstheme="minorHAnsi"/>
          <w:color w:val="FF0000"/>
        </w:rPr>
      </w:pPr>
    </w:p>
    <w:tbl>
      <w:tblPr>
        <w:tblStyle w:val="Tabellenraster"/>
        <w:tblW w:w="0" w:type="auto"/>
        <w:tblLook w:val="04A0" w:firstRow="1" w:lastRow="0" w:firstColumn="1" w:lastColumn="0" w:noHBand="0" w:noVBand="1"/>
      </w:tblPr>
      <w:tblGrid>
        <w:gridCol w:w="9062"/>
      </w:tblGrid>
      <w:tr w:rsidR="004E1F93" w:rsidRPr="006E4707" w14:paraId="15726102" w14:textId="77777777" w:rsidTr="009A0BF2">
        <w:tc>
          <w:tcPr>
            <w:tcW w:w="9062" w:type="dxa"/>
          </w:tcPr>
          <w:p w14:paraId="4B0B59A7" w14:textId="77777777" w:rsidR="009A0BF2" w:rsidRPr="00545784" w:rsidRDefault="009A0BF2" w:rsidP="009A0BF2">
            <w:pPr>
              <w:spacing w:line="276" w:lineRule="auto"/>
              <w:rPr>
                <w:rFonts w:cstheme="minorHAnsi"/>
                <w:b/>
                <w:bCs/>
              </w:rPr>
            </w:pPr>
            <w:bookmarkStart w:id="9" w:name="_Hlk139991491"/>
            <w:r w:rsidRPr="00545784">
              <w:rPr>
                <w:rFonts w:cstheme="minorHAnsi"/>
                <w:b/>
                <w:bCs/>
              </w:rPr>
              <w:t>Unterrichtsvorbereitung</w:t>
            </w:r>
          </w:p>
          <w:p w14:paraId="5580AFF9" w14:textId="77777777" w:rsidR="00545784" w:rsidRPr="00060A8B" w:rsidRDefault="00545784" w:rsidP="00545784">
            <w:pPr>
              <w:pStyle w:val="Listenabsatz"/>
              <w:numPr>
                <w:ilvl w:val="0"/>
                <w:numId w:val="15"/>
              </w:numPr>
              <w:spacing w:after="160" w:line="276" w:lineRule="auto"/>
              <w:rPr>
                <w:rFonts w:cstheme="minorHAnsi"/>
              </w:rPr>
            </w:pPr>
            <w:r w:rsidRPr="00060A8B">
              <w:rPr>
                <w:rFonts w:cstheme="minorHAnsi"/>
              </w:rPr>
              <w:t>Video testen</w:t>
            </w:r>
          </w:p>
          <w:p w14:paraId="44EBC0AB" w14:textId="5E47865A" w:rsidR="00545784" w:rsidRPr="00060A8B" w:rsidRDefault="00545784" w:rsidP="00545784">
            <w:pPr>
              <w:pStyle w:val="Listenabsatz"/>
              <w:numPr>
                <w:ilvl w:val="0"/>
                <w:numId w:val="15"/>
              </w:numPr>
              <w:spacing w:after="160" w:line="276" w:lineRule="auto"/>
              <w:rPr>
                <w:rFonts w:cstheme="minorHAnsi"/>
              </w:rPr>
            </w:pPr>
            <w:r w:rsidRPr="00060A8B">
              <w:rPr>
                <w:rFonts w:cstheme="minorHAnsi"/>
              </w:rPr>
              <w:t>Arbeitsblätter ausdrucken</w:t>
            </w:r>
            <w:r w:rsidR="00D24C02">
              <w:rPr>
                <w:rFonts w:cstheme="minorHAnsi"/>
              </w:rPr>
              <w:t xml:space="preserve"> oder </w:t>
            </w:r>
            <w:r w:rsidR="006838B2">
              <w:rPr>
                <w:rFonts w:cstheme="minorHAnsi"/>
              </w:rPr>
              <w:t xml:space="preserve">online </w:t>
            </w:r>
            <w:r w:rsidR="00D24C02">
              <w:rPr>
                <w:rFonts w:cstheme="minorHAnsi"/>
              </w:rPr>
              <w:t>bereitstellen</w:t>
            </w:r>
          </w:p>
          <w:p w14:paraId="234B3877" w14:textId="77777777" w:rsidR="00545784" w:rsidRDefault="00545784" w:rsidP="00545784">
            <w:pPr>
              <w:pStyle w:val="Listenabsatz"/>
              <w:numPr>
                <w:ilvl w:val="0"/>
                <w:numId w:val="15"/>
              </w:numPr>
              <w:spacing w:after="160" w:line="259" w:lineRule="auto"/>
              <w:rPr>
                <w:rFonts w:cstheme="minorHAnsi"/>
              </w:rPr>
            </w:pPr>
            <w:r w:rsidRPr="00060A8B">
              <w:rPr>
                <w:rFonts w:cstheme="minorHAnsi"/>
              </w:rPr>
              <w:t>evtl. Schulgeräte besorgen</w:t>
            </w:r>
          </w:p>
          <w:p w14:paraId="42B14DDD" w14:textId="78FA1D7B" w:rsidR="009A0BF2" w:rsidRPr="007C6395" w:rsidRDefault="00545784" w:rsidP="00545784">
            <w:pPr>
              <w:pStyle w:val="Listenabsatz"/>
              <w:numPr>
                <w:ilvl w:val="0"/>
                <w:numId w:val="15"/>
              </w:numPr>
              <w:spacing w:after="160" w:line="259" w:lineRule="auto"/>
              <w:rPr>
                <w:rFonts w:cstheme="minorHAnsi"/>
              </w:rPr>
            </w:pPr>
            <w:r w:rsidRPr="002812F8">
              <w:rPr>
                <w:rFonts w:ascii="Calibri" w:eastAsia="Times New Roman" w:hAnsi="Calibri" w:cs="Calibri"/>
                <w:lang w:eastAsia="de-DE"/>
              </w:rPr>
              <w:t>mit Arbeitsformen wie Think-Pair-Square-Share vertraut machen – siehe Erwartungshorizont</w:t>
            </w:r>
          </w:p>
          <w:p w14:paraId="437C5FC2" w14:textId="2A228F68" w:rsidR="007C6395" w:rsidRPr="00545784" w:rsidRDefault="007C6395" w:rsidP="00545784">
            <w:pPr>
              <w:pStyle w:val="Listenabsatz"/>
              <w:numPr>
                <w:ilvl w:val="0"/>
                <w:numId w:val="15"/>
              </w:numPr>
              <w:spacing w:after="160" w:line="259" w:lineRule="auto"/>
              <w:rPr>
                <w:rFonts w:cstheme="minorHAnsi"/>
              </w:rPr>
            </w:pPr>
            <w:r>
              <w:rPr>
                <w:rFonts w:ascii="Calibri" w:eastAsia="Times New Roman" w:hAnsi="Calibri" w:cs="Calibri"/>
                <w:lang w:eastAsia="de-DE"/>
              </w:rPr>
              <w:t>Pin</w:t>
            </w:r>
            <w:r w:rsidR="006838B2">
              <w:rPr>
                <w:rFonts w:ascii="Calibri" w:eastAsia="Times New Roman" w:hAnsi="Calibri" w:cs="Calibri"/>
                <w:lang w:eastAsia="de-DE"/>
              </w:rPr>
              <w:t>n</w:t>
            </w:r>
            <w:r>
              <w:rPr>
                <w:rFonts w:ascii="Calibri" w:eastAsia="Times New Roman" w:hAnsi="Calibri" w:cs="Calibri"/>
                <w:lang w:eastAsia="de-DE"/>
              </w:rPr>
              <w:t xml:space="preserve">wand </w:t>
            </w:r>
            <w:r w:rsidR="006838B2">
              <w:rPr>
                <w:rFonts w:ascii="Calibri" w:eastAsia="Times New Roman" w:hAnsi="Calibri" w:cs="Calibri"/>
                <w:lang w:eastAsia="de-DE"/>
              </w:rPr>
              <w:t xml:space="preserve">auf </w:t>
            </w:r>
            <w:hyperlink r:id="rId19" w:history="1">
              <w:r w:rsidR="000B0B32" w:rsidRPr="00765B2C">
                <w:rPr>
                  <w:rStyle w:val="Hyperlink"/>
                  <w:rFonts w:ascii="Calibri" w:eastAsia="Times New Roman" w:hAnsi="Calibri" w:cs="Calibri"/>
                  <w:lang w:eastAsia="de-DE"/>
                </w:rPr>
                <w:t>www.taskcards.de</w:t>
              </w:r>
            </w:hyperlink>
            <w:r w:rsidR="006838B2">
              <w:rPr>
                <w:rFonts w:ascii="Calibri" w:eastAsia="Times New Roman" w:hAnsi="Calibri" w:cs="Calibri"/>
                <w:lang w:eastAsia="de-DE"/>
              </w:rPr>
              <w:t xml:space="preserve"> </w:t>
            </w:r>
            <w:r w:rsidR="00B0695A">
              <w:rPr>
                <w:rFonts w:ascii="Calibri" w:eastAsia="Times New Roman" w:hAnsi="Calibri" w:cs="Calibri"/>
                <w:lang w:eastAsia="de-DE"/>
              </w:rPr>
              <w:t xml:space="preserve">/ Tools </w:t>
            </w:r>
            <w:r w:rsidR="006838B2">
              <w:rPr>
                <w:rFonts w:ascii="Calibri" w:eastAsia="Times New Roman" w:hAnsi="Calibri" w:cs="Calibri"/>
                <w:lang w:eastAsia="de-DE"/>
              </w:rPr>
              <w:t>vorbereiten</w:t>
            </w:r>
          </w:p>
        </w:tc>
      </w:tr>
    </w:tbl>
    <w:p w14:paraId="19B62136" w14:textId="06961BF7" w:rsidR="00FC502A" w:rsidRDefault="00FC502A" w:rsidP="00DE2E6C">
      <w:pPr>
        <w:spacing w:line="276" w:lineRule="auto"/>
        <w:rPr>
          <w:rFonts w:cstheme="minorHAnsi"/>
          <w:color w:val="FF0000"/>
        </w:rPr>
      </w:pPr>
    </w:p>
    <w:p w14:paraId="2E48876F" w14:textId="77777777" w:rsidR="00BC4310" w:rsidRPr="006E4707" w:rsidRDefault="00BC4310" w:rsidP="00BC4310">
      <w:pPr>
        <w:spacing w:line="276" w:lineRule="auto"/>
        <w:rPr>
          <w:rFonts w:cstheme="minorHAnsi"/>
          <w:color w:val="FF0000"/>
        </w:rPr>
      </w:pPr>
      <w:r w:rsidRPr="006E4707">
        <w:rPr>
          <w:rFonts w:cstheme="minorHAnsi"/>
          <w:color w:val="FF0000"/>
          <w:highlight w:val="lightGray"/>
        </w:rPr>
        <w:t>((Seite 3))</w:t>
      </w:r>
    </w:p>
    <w:tbl>
      <w:tblPr>
        <w:tblStyle w:val="Tabellenraster"/>
        <w:tblW w:w="9351" w:type="dxa"/>
        <w:tblLook w:val="04A0" w:firstRow="1" w:lastRow="0" w:firstColumn="1" w:lastColumn="0" w:noHBand="0" w:noVBand="1"/>
      </w:tblPr>
      <w:tblGrid>
        <w:gridCol w:w="9351"/>
      </w:tblGrid>
      <w:tr w:rsidR="004E1F93" w:rsidRPr="006E4707" w14:paraId="181EBA33" w14:textId="77777777" w:rsidTr="00BC4310">
        <w:tc>
          <w:tcPr>
            <w:tcW w:w="9351" w:type="dxa"/>
          </w:tcPr>
          <w:bookmarkEnd w:id="9"/>
          <w:p w14:paraId="577F8434" w14:textId="65AF118D" w:rsidR="00CE39F5" w:rsidRPr="0086774E" w:rsidRDefault="007E1A23" w:rsidP="007E1A23">
            <w:pPr>
              <w:tabs>
                <w:tab w:val="left" w:pos="2880"/>
              </w:tabs>
              <w:spacing w:line="276" w:lineRule="auto"/>
              <w:rPr>
                <w:rFonts w:cstheme="minorHAnsi"/>
                <w:b/>
                <w:bCs/>
              </w:rPr>
            </w:pPr>
            <w:r w:rsidRPr="0086774E">
              <w:rPr>
                <w:rFonts w:cstheme="minorHAnsi"/>
                <w:b/>
                <w:bCs/>
              </w:rPr>
              <w:t>Ablauf</w:t>
            </w:r>
          </w:p>
          <w:p w14:paraId="71FEC801" w14:textId="259C8F7D" w:rsidR="0086774E" w:rsidRDefault="00BA2D34" w:rsidP="007E1A23">
            <w:pPr>
              <w:tabs>
                <w:tab w:val="left" w:pos="2441"/>
                <w:tab w:val="left" w:pos="2880"/>
              </w:tabs>
              <w:spacing w:line="276" w:lineRule="auto"/>
              <w:rPr>
                <w:rFonts w:cstheme="minorHAnsi"/>
              </w:rPr>
            </w:pPr>
            <w:r w:rsidRPr="0086774E">
              <w:rPr>
                <w:rFonts w:cstheme="minorHAnsi"/>
              </w:rPr>
              <w:t>Einstieg</w:t>
            </w:r>
            <w:r w:rsidR="00EF7C3D" w:rsidRPr="0086774E">
              <w:rPr>
                <w:rFonts w:cstheme="minorHAnsi"/>
              </w:rPr>
              <w:tab/>
            </w:r>
            <w:r w:rsidR="0086774E" w:rsidRPr="0086774E">
              <w:rPr>
                <w:rFonts w:cstheme="minorHAnsi"/>
              </w:rPr>
              <w:t xml:space="preserve">Startervideo zur Einheit </w:t>
            </w:r>
            <w:r w:rsidR="008457C5">
              <w:rPr>
                <w:rFonts w:cstheme="minorHAnsi"/>
              </w:rPr>
              <w:t>und Umfrage in der Gruppe</w:t>
            </w:r>
          </w:p>
          <w:p w14:paraId="0BFB69A7" w14:textId="4CAF7155" w:rsidR="006E4707" w:rsidRPr="0086774E" w:rsidRDefault="00C06C49" w:rsidP="007E1A23">
            <w:pPr>
              <w:tabs>
                <w:tab w:val="left" w:pos="2441"/>
                <w:tab w:val="left" w:pos="2880"/>
              </w:tabs>
              <w:spacing w:line="276" w:lineRule="auto"/>
              <w:rPr>
                <w:rFonts w:cstheme="minorHAnsi"/>
              </w:rPr>
            </w:pPr>
            <w:r w:rsidRPr="0086774E">
              <w:rPr>
                <w:rFonts w:cstheme="minorHAnsi"/>
              </w:rPr>
              <w:t>Hinführung zum Thema</w:t>
            </w:r>
            <w:r w:rsidRPr="0086774E">
              <w:rPr>
                <w:rFonts w:cstheme="minorHAnsi"/>
              </w:rPr>
              <w:tab/>
            </w:r>
            <w:r w:rsidR="008457C5" w:rsidRPr="008457C5">
              <w:rPr>
                <w:rFonts w:cstheme="minorHAnsi"/>
              </w:rPr>
              <w:t>Digitale Medien und Wohlbefinden</w:t>
            </w:r>
          </w:p>
          <w:p w14:paraId="1444EC32" w14:textId="77777777" w:rsidR="00003903" w:rsidRDefault="006D3C4F" w:rsidP="00C86C45">
            <w:pPr>
              <w:tabs>
                <w:tab w:val="left" w:pos="2441"/>
                <w:tab w:val="left" w:pos="2880"/>
              </w:tabs>
              <w:spacing w:line="276" w:lineRule="auto"/>
              <w:rPr>
                <w:rFonts w:cstheme="minorHAnsi"/>
              </w:rPr>
            </w:pPr>
            <w:r w:rsidRPr="0086774E">
              <w:rPr>
                <w:rFonts w:cstheme="minorHAnsi"/>
              </w:rPr>
              <w:t>Erarbeitung 1</w:t>
            </w:r>
            <w:r w:rsidR="007E1A23" w:rsidRPr="0086774E">
              <w:rPr>
                <w:rFonts w:cstheme="minorHAnsi"/>
              </w:rPr>
              <w:tab/>
            </w:r>
            <w:r w:rsidR="006E4707" w:rsidRPr="0086774E">
              <w:rPr>
                <w:rFonts w:cstheme="minorHAnsi"/>
              </w:rPr>
              <w:t>Gesundheit am Lernort</w:t>
            </w:r>
          </w:p>
          <w:p w14:paraId="765390BF" w14:textId="60502F3D" w:rsidR="00B05F1E" w:rsidRPr="0086774E" w:rsidRDefault="00BA2D34" w:rsidP="00C86C45">
            <w:pPr>
              <w:tabs>
                <w:tab w:val="left" w:pos="2441"/>
                <w:tab w:val="left" w:pos="2880"/>
              </w:tabs>
              <w:spacing w:line="276" w:lineRule="auto"/>
              <w:rPr>
                <w:rFonts w:cstheme="minorHAnsi"/>
              </w:rPr>
            </w:pPr>
            <w:r w:rsidRPr="0086774E">
              <w:rPr>
                <w:rFonts w:cstheme="minorHAnsi"/>
              </w:rPr>
              <w:t>Vertiefung 1</w:t>
            </w:r>
            <w:r w:rsidR="007E1A23" w:rsidRPr="0086774E">
              <w:rPr>
                <w:rFonts w:cstheme="minorHAnsi"/>
              </w:rPr>
              <w:tab/>
            </w:r>
            <w:r w:rsidR="00B0695A">
              <w:rPr>
                <w:rFonts w:cstheme="minorHAnsi"/>
              </w:rPr>
              <w:t>Der</w:t>
            </w:r>
            <w:r w:rsidR="00003903">
              <w:rPr>
                <w:rFonts w:cstheme="minorHAnsi"/>
              </w:rPr>
              <w:t xml:space="preserve"> perfekte Lernort</w:t>
            </w:r>
            <w:r w:rsidR="00B0695A">
              <w:rPr>
                <w:rFonts w:cstheme="minorHAnsi"/>
              </w:rPr>
              <w:t>?</w:t>
            </w:r>
          </w:p>
          <w:p w14:paraId="368FA77B" w14:textId="45B9B17E" w:rsidR="0086774E" w:rsidRPr="0086774E" w:rsidRDefault="004B1788" w:rsidP="006E734E">
            <w:pPr>
              <w:tabs>
                <w:tab w:val="left" w:pos="2441"/>
                <w:tab w:val="left" w:pos="2880"/>
              </w:tabs>
              <w:spacing w:line="276" w:lineRule="auto"/>
              <w:rPr>
                <w:rFonts w:cstheme="minorHAnsi"/>
              </w:rPr>
            </w:pPr>
            <w:r w:rsidRPr="0086774E">
              <w:rPr>
                <w:rFonts w:cstheme="minorHAnsi"/>
              </w:rPr>
              <w:t>Erarbeitung</w:t>
            </w:r>
            <w:r w:rsidR="00BA2D34" w:rsidRPr="0086774E">
              <w:rPr>
                <w:rFonts w:cstheme="minorHAnsi"/>
              </w:rPr>
              <w:t xml:space="preserve"> 2</w:t>
            </w:r>
            <w:r w:rsidR="00E43A3A" w:rsidRPr="0086774E">
              <w:rPr>
                <w:rFonts w:cstheme="minorHAnsi"/>
              </w:rPr>
              <w:tab/>
            </w:r>
            <w:r w:rsidR="008457C5">
              <w:rPr>
                <w:rFonts w:cstheme="minorHAnsi"/>
              </w:rPr>
              <w:t>Resilienz und Resilienzstrategien</w:t>
            </w:r>
            <w:r w:rsidR="00003903" w:rsidRPr="0086774E">
              <w:rPr>
                <w:rFonts w:cstheme="minorHAnsi"/>
              </w:rPr>
              <w:t xml:space="preserve"> </w:t>
            </w:r>
          </w:p>
          <w:p w14:paraId="0D327EEE" w14:textId="06FE166B" w:rsidR="00003903" w:rsidRDefault="0086774E" w:rsidP="006E734E">
            <w:pPr>
              <w:tabs>
                <w:tab w:val="left" w:pos="2441"/>
                <w:tab w:val="left" w:pos="2880"/>
              </w:tabs>
              <w:spacing w:line="276" w:lineRule="auto"/>
              <w:rPr>
                <w:rFonts w:cstheme="minorHAnsi"/>
              </w:rPr>
            </w:pPr>
            <w:r w:rsidRPr="0086774E">
              <w:rPr>
                <w:rFonts w:cstheme="minorHAnsi"/>
              </w:rPr>
              <w:t>Vertiefung 2</w:t>
            </w:r>
            <w:r w:rsidRPr="0086774E">
              <w:rPr>
                <w:rFonts w:cstheme="minorHAnsi"/>
              </w:rPr>
              <w:tab/>
            </w:r>
            <w:r w:rsidR="008457C5">
              <w:rPr>
                <w:rFonts w:cstheme="minorHAnsi"/>
              </w:rPr>
              <w:t>D</w:t>
            </w:r>
            <w:r w:rsidR="00003903" w:rsidRPr="0086774E">
              <w:rPr>
                <w:rFonts w:cstheme="minorHAnsi"/>
              </w:rPr>
              <w:t xml:space="preserve">igitale Tools </w:t>
            </w:r>
            <w:r w:rsidR="008457C5">
              <w:rPr>
                <w:rFonts w:cstheme="minorHAnsi"/>
              </w:rPr>
              <w:t>für</w:t>
            </w:r>
            <w:r w:rsidR="00003903" w:rsidRPr="0086774E">
              <w:rPr>
                <w:rFonts w:cstheme="minorHAnsi"/>
              </w:rPr>
              <w:t xml:space="preserve"> Stressmanagement und Achtsamkeit</w:t>
            </w:r>
          </w:p>
          <w:p w14:paraId="37B8220A" w14:textId="6A515079" w:rsidR="0086774E" w:rsidRPr="0086774E" w:rsidRDefault="00003903" w:rsidP="006E734E">
            <w:pPr>
              <w:tabs>
                <w:tab w:val="left" w:pos="2441"/>
                <w:tab w:val="left" w:pos="2880"/>
              </w:tabs>
              <w:spacing w:line="276" w:lineRule="auto"/>
              <w:rPr>
                <w:rFonts w:cstheme="minorHAnsi"/>
              </w:rPr>
            </w:pPr>
            <w:r>
              <w:rPr>
                <w:rFonts w:cstheme="minorHAnsi"/>
              </w:rPr>
              <w:t>Produktion</w:t>
            </w:r>
            <w:r>
              <w:rPr>
                <w:rFonts w:cstheme="minorHAnsi"/>
              </w:rPr>
              <w:tab/>
            </w:r>
            <w:r w:rsidR="008457C5">
              <w:rPr>
                <w:rFonts w:cstheme="minorHAnsi"/>
              </w:rPr>
              <w:t>Ein</w:t>
            </w:r>
            <w:r w:rsidR="0086774E" w:rsidRPr="0086774E">
              <w:rPr>
                <w:rFonts w:cstheme="minorHAnsi"/>
              </w:rPr>
              <w:t xml:space="preserve"> persönliche</w:t>
            </w:r>
            <w:r w:rsidR="008457C5">
              <w:rPr>
                <w:rFonts w:cstheme="minorHAnsi"/>
              </w:rPr>
              <w:t>r</w:t>
            </w:r>
            <w:r w:rsidR="0086774E" w:rsidRPr="0086774E">
              <w:rPr>
                <w:rFonts w:cstheme="minorHAnsi"/>
              </w:rPr>
              <w:t xml:space="preserve"> Plan zur Integration von Tools in den Alltag</w:t>
            </w:r>
          </w:p>
          <w:p w14:paraId="3F4F8D5B" w14:textId="77777777" w:rsidR="00BB48CE" w:rsidRDefault="00BB48CE" w:rsidP="006E734E">
            <w:pPr>
              <w:tabs>
                <w:tab w:val="left" w:pos="2441"/>
                <w:tab w:val="left" w:pos="2880"/>
              </w:tabs>
              <w:spacing w:line="276" w:lineRule="auto"/>
              <w:rPr>
                <w:rFonts w:cstheme="minorHAnsi"/>
              </w:rPr>
            </w:pPr>
            <w:r w:rsidRPr="0086774E">
              <w:rPr>
                <w:rFonts w:cstheme="minorHAnsi"/>
              </w:rPr>
              <w:t>Reflexion</w:t>
            </w:r>
            <w:r w:rsidRPr="0086774E">
              <w:rPr>
                <w:rFonts w:cstheme="minorHAnsi"/>
              </w:rPr>
              <w:tab/>
            </w:r>
            <w:r w:rsidR="00E52103">
              <w:rPr>
                <w:rFonts w:cstheme="minorHAnsi"/>
              </w:rPr>
              <w:t>Abschlussrunde</w:t>
            </w:r>
          </w:p>
          <w:p w14:paraId="261BEB4D" w14:textId="14E06B9F" w:rsidR="00BC4310" w:rsidRPr="004200FE" w:rsidRDefault="00BC4310" w:rsidP="006E734E">
            <w:pPr>
              <w:tabs>
                <w:tab w:val="left" w:pos="2441"/>
                <w:tab w:val="left" w:pos="2880"/>
              </w:tabs>
              <w:spacing w:line="276" w:lineRule="auto"/>
              <w:rPr>
                <w:rFonts w:cstheme="minorHAnsi"/>
              </w:rPr>
            </w:pPr>
            <w:r>
              <w:rPr>
                <w:rFonts w:cstheme="minorHAnsi"/>
              </w:rPr>
              <w:t>Erweiterung</w:t>
            </w:r>
            <w:r w:rsidRPr="0086774E">
              <w:rPr>
                <w:rFonts w:cstheme="minorHAnsi"/>
              </w:rPr>
              <w:tab/>
            </w:r>
            <w:r>
              <w:rPr>
                <w:rFonts w:cstheme="minorHAnsi"/>
              </w:rPr>
              <w:t>Aktivitäten und Projekte zur Verbesserung der Lernqualität</w:t>
            </w:r>
          </w:p>
        </w:tc>
      </w:tr>
    </w:tbl>
    <w:p w14:paraId="6655F624" w14:textId="5D652B9C" w:rsidR="007B517C" w:rsidRPr="006E4707" w:rsidRDefault="007B517C" w:rsidP="00DE2E6C">
      <w:pPr>
        <w:spacing w:line="276" w:lineRule="auto"/>
        <w:rPr>
          <w:rFonts w:cstheme="minorHAnsi"/>
          <w:color w:val="FF0000"/>
        </w:rPr>
      </w:pPr>
    </w:p>
    <w:tbl>
      <w:tblPr>
        <w:tblStyle w:val="Tabellenraster"/>
        <w:tblW w:w="9209" w:type="dxa"/>
        <w:tblLook w:val="04A0" w:firstRow="1" w:lastRow="0" w:firstColumn="1" w:lastColumn="0" w:noHBand="0" w:noVBand="1"/>
      </w:tblPr>
      <w:tblGrid>
        <w:gridCol w:w="3823"/>
        <w:gridCol w:w="2126"/>
        <w:gridCol w:w="3260"/>
      </w:tblGrid>
      <w:tr w:rsidR="006E4707" w:rsidRPr="006E4707" w14:paraId="1EB00AEE" w14:textId="77777777" w:rsidTr="009A305A">
        <w:tc>
          <w:tcPr>
            <w:tcW w:w="3823" w:type="dxa"/>
          </w:tcPr>
          <w:p w14:paraId="6040E13B" w14:textId="0C79EC07" w:rsidR="00FC502A" w:rsidRPr="0086774E" w:rsidRDefault="00FC502A" w:rsidP="00EB14BE">
            <w:pPr>
              <w:spacing w:line="276" w:lineRule="auto"/>
              <w:rPr>
                <w:rFonts w:cstheme="minorHAnsi"/>
                <w:b/>
                <w:bCs/>
              </w:rPr>
            </w:pPr>
            <w:bookmarkStart w:id="10" w:name="_Hlk139991727"/>
            <w:r w:rsidRPr="0086774E">
              <w:rPr>
                <w:rFonts w:cstheme="minorHAnsi"/>
                <w:b/>
                <w:bCs/>
              </w:rPr>
              <w:t>ZIEL UND FRAGESTELLUNG</w:t>
            </w:r>
          </w:p>
        </w:tc>
        <w:tc>
          <w:tcPr>
            <w:tcW w:w="2126" w:type="dxa"/>
          </w:tcPr>
          <w:p w14:paraId="340D7FF5" w14:textId="33155BF1" w:rsidR="00FC502A" w:rsidRPr="0086774E" w:rsidRDefault="00FC502A" w:rsidP="00EB14BE">
            <w:pPr>
              <w:spacing w:line="276" w:lineRule="auto"/>
              <w:rPr>
                <w:rFonts w:cstheme="minorHAnsi"/>
                <w:b/>
                <w:bCs/>
              </w:rPr>
            </w:pPr>
            <w:r w:rsidRPr="0086774E">
              <w:rPr>
                <w:rFonts w:cstheme="minorHAnsi"/>
                <w:b/>
                <w:bCs/>
              </w:rPr>
              <w:t>METHODIK</w:t>
            </w:r>
          </w:p>
          <w:p w14:paraId="04F2A696" w14:textId="77777777" w:rsidR="00FC502A" w:rsidRPr="0086774E" w:rsidRDefault="00FC502A" w:rsidP="00EB14BE">
            <w:pPr>
              <w:spacing w:line="276" w:lineRule="auto"/>
              <w:rPr>
                <w:rFonts w:cstheme="minorHAnsi"/>
                <w:b/>
                <w:bCs/>
              </w:rPr>
            </w:pPr>
          </w:p>
        </w:tc>
        <w:tc>
          <w:tcPr>
            <w:tcW w:w="3260" w:type="dxa"/>
          </w:tcPr>
          <w:p w14:paraId="0EA302D3" w14:textId="73ADF1F8" w:rsidR="00FC502A" w:rsidRPr="0086774E" w:rsidRDefault="00FC502A" w:rsidP="00EB14BE">
            <w:pPr>
              <w:spacing w:line="276" w:lineRule="auto"/>
              <w:rPr>
                <w:rFonts w:cstheme="minorHAnsi"/>
                <w:b/>
                <w:bCs/>
              </w:rPr>
            </w:pPr>
            <w:r w:rsidRPr="0086774E">
              <w:rPr>
                <w:rFonts w:cstheme="minorHAnsi"/>
                <w:b/>
                <w:bCs/>
              </w:rPr>
              <w:t>MEDIUM</w:t>
            </w:r>
          </w:p>
        </w:tc>
      </w:tr>
      <w:tr w:rsidR="006E4707" w:rsidRPr="006E4707" w14:paraId="673CDA44" w14:textId="77777777" w:rsidTr="00CE5618">
        <w:tc>
          <w:tcPr>
            <w:tcW w:w="9209" w:type="dxa"/>
            <w:gridSpan w:val="3"/>
          </w:tcPr>
          <w:p w14:paraId="5D5A3A80" w14:textId="6FF02F9D" w:rsidR="009A305A" w:rsidRPr="0086774E" w:rsidRDefault="009A305A" w:rsidP="00EB14BE">
            <w:pPr>
              <w:spacing w:line="276" w:lineRule="auto"/>
              <w:rPr>
                <w:rFonts w:cstheme="minorHAnsi"/>
                <w:i/>
                <w:iCs/>
              </w:rPr>
            </w:pPr>
            <w:r w:rsidRPr="0086774E">
              <w:rPr>
                <w:rFonts w:cstheme="minorHAnsi"/>
                <w:i/>
                <w:iCs/>
              </w:rPr>
              <w:t>Einstieg</w:t>
            </w:r>
          </w:p>
          <w:p w14:paraId="6983255A" w14:textId="77777777" w:rsidR="009A305A" w:rsidRPr="0086774E" w:rsidRDefault="009A305A" w:rsidP="00EB14BE">
            <w:pPr>
              <w:spacing w:line="276" w:lineRule="auto"/>
              <w:rPr>
                <w:rFonts w:cstheme="minorHAnsi"/>
                <w:i/>
                <w:iCs/>
              </w:rPr>
            </w:pPr>
          </w:p>
        </w:tc>
      </w:tr>
      <w:bookmarkEnd w:id="10"/>
      <w:tr w:rsidR="004E1F93" w:rsidRPr="006E4707" w14:paraId="723393BF" w14:textId="77777777" w:rsidTr="009A305A">
        <w:tc>
          <w:tcPr>
            <w:tcW w:w="3823" w:type="dxa"/>
          </w:tcPr>
          <w:p w14:paraId="168A18C3" w14:textId="77777777" w:rsidR="00C06C49" w:rsidRDefault="00CE5618" w:rsidP="009A305A">
            <w:pPr>
              <w:spacing w:line="276" w:lineRule="auto"/>
              <w:rPr>
                <w:rFonts w:cstheme="minorHAnsi"/>
              </w:rPr>
            </w:pPr>
            <w:r w:rsidRPr="0086774E">
              <w:rPr>
                <w:rFonts w:cstheme="minorHAnsi"/>
              </w:rPr>
              <w:t>Was hast du im Video gesehen?</w:t>
            </w:r>
          </w:p>
          <w:p w14:paraId="4482BAEE" w14:textId="77777777" w:rsidR="00E52103" w:rsidRDefault="00E52103" w:rsidP="009A305A">
            <w:pPr>
              <w:spacing w:line="276" w:lineRule="auto"/>
              <w:rPr>
                <w:rFonts w:cstheme="minorHAnsi"/>
              </w:rPr>
            </w:pPr>
          </w:p>
          <w:p w14:paraId="6AE43FCC" w14:textId="1025E47F" w:rsidR="00E52103" w:rsidRPr="0086774E" w:rsidRDefault="00C43DEB" w:rsidP="009A305A">
            <w:pPr>
              <w:spacing w:line="276" w:lineRule="auto"/>
              <w:rPr>
                <w:rFonts w:cstheme="minorHAnsi"/>
              </w:rPr>
            </w:pPr>
            <w:r>
              <w:rPr>
                <w:rFonts w:cstheme="minorHAnsi"/>
              </w:rPr>
              <w:t xml:space="preserve">Durchführung einer Umfrage: </w:t>
            </w:r>
            <w:r w:rsidR="00FE4A8B" w:rsidRPr="00FE4A8B">
              <w:rPr>
                <w:rFonts w:cstheme="minorHAnsi"/>
              </w:rPr>
              <w:t xml:space="preserve">„Wie nutzt ihr soziale Medien und digitale </w:t>
            </w:r>
            <w:r w:rsidR="006B6F38">
              <w:rPr>
                <w:rFonts w:cstheme="minorHAnsi"/>
              </w:rPr>
              <w:t>Werkzeuge</w:t>
            </w:r>
            <w:r w:rsidR="00FE4A8B" w:rsidRPr="00FE4A8B">
              <w:rPr>
                <w:rFonts w:cstheme="minorHAnsi"/>
              </w:rPr>
              <w:t xml:space="preserve"> im Alltag und warum?“</w:t>
            </w:r>
          </w:p>
        </w:tc>
        <w:tc>
          <w:tcPr>
            <w:tcW w:w="2126" w:type="dxa"/>
          </w:tcPr>
          <w:p w14:paraId="51705E88" w14:textId="4B02C681" w:rsidR="00C06C49" w:rsidRDefault="006B135C" w:rsidP="00EB14BE">
            <w:pPr>
              <w:spacing w:line="276" w:lineRule="auto"/>
              <w:rPr>
                <w:rFonts w:cstheme="minorHAnsi"/>
              </w:rPr>
            </w:pPr>
            <w:r>
              <w:rPr>
                <w:rFonts w:cstheme="minorHAnsi"/>
              </w:rPr>
              <w:t>Unterrichtsgespräch</w:t>
            </w:r>
            <w:r w:rsidR="008457C5">
              <w:rPr>
                <w:rFonts w:cstheme="minorHAnsi"/>
              </w:rPr>
              <w:t xml:space="preserve"> im Plenum</w:t>
            </w:r>
          </w:p>
          <w:p w14:paraId="798BBC90" w14:textId="77777777" w:rsidR="00E52103" w:rsidRDefault="00E52103" w:rsidP="00EB14BE">
            <w:pPr>
              <w:spacing w:line="276" w:lineRule="auto"/>
              <w:rPr>
                <w:rFonts w:cstheme="minorHAnsi"/>
              </w:rPr>
            </w:pPr>
          </w:p>
          <w:p w14:paraId="5EE7771F" w14:textId="44B00F33" w:rsidR="00C06C49" w:rsidRPr="0086774E" w:rsidRDefault="006B6F38" w:rsidP="006B135C">
            <w:pPr>
              <w:spacing w:line="276" w:lineRule="auto"/>
              <w:rPr>
                <w:rFonts w:cstheme="minorHAnsi"/>
              </w:rPr>
            </w:pPr>
            <w:r>
              <w:rPr>
                <w:rFonts w:cstheme="minorHAnsi"/>
              </w:rPr>
              <w:t>Durchführung der Umfrage in Einzelarbeit</w:t>
            </w:r>
          </w:p>
        </w:tc>
        <w:tc>
          <w:tcPr>
            <w:tcW w:w="3260" w:type="dxa"/>
          </w:tcPr>
          <w:p w14:paraId="65BD5F6A" w14:textId="5915F257" w:rsidR="00E52103" w:rsidRDefault="000B27CC" w:rsidP="00EB14BE">
            <w:pPr>
              <w:spacing w:line="276" w:lineRule="auto"/>
              <w:rPr>
                <w:rFonts w:cstheme="minorHAnsi"/>
              </w:rPr>
            </w:pPr>
            <w:r w:rsidRPr="0086774E">
              <w:rPr>
                <w:rFonts w:cstheme="minorHAnsi"/>
              </w:rPr>
              <w:t>--&gt; Video</w:t>
            </w:r>
          </w:p>
          <w:p w14:paraId="496B4CAA" w14:textId="6C8F4430" w:rsidR="0028190D" w:rsidRDefault="00A66311" w:rsidP="00EB14BE">
            <w:pPr>
              <w:spacing w:line="276" w:lineRule="auto"/>
              <w:rPr>
                <w:rFonts w:cstheme="minorHAnsi"/>
              </w:rPr>
            </w:pPr>
            <w:commentRangeStart w:id="11"/>
            <w:commentRangeStart w:id="12"/>
            <w:commentRangeEnd w:id="11"/>
            <w:r>
              <w:rPr>
                <w:rStyle w:val="Kommentarzeichen"/>
              </w:rPr>
              <w:commentReference w:id="11"/>
            </w:r>
            <w:commentRangeEnd w:id="12"/>
            <w:r w:rsidR="004B55DD">
              <w:rPr>
                <w:rStyle w:val="Kommentarzeichen"/>
              </w:rPr>
              <w:commentReference w:id="12"/>
            </w:r>
          </w:p>
          <w:p w14:paraId="071E2A36" w14:textId="06251EA9" w:rsidR="0028190D" w:rsidRDefault="0028190D" w:rsidP="00EB14BE">
            <w:pPr>
              <w:spacing w:line="276" w:lineRule="auto"/>
              <w:rPr>
                <w:rFonts w:cstheme="minorHAnsi"/>
              </w:rPr>
            </w:pPr>
            <w:r w:rsidRPr="0028190D">
              <w:rPr>
                <w:rFonts w:cstheme="minorHAnsi"/>
                <w:b/>
                <w:bCs/>
              </w:rPr>
              <w:t>digital</w:t>
            </w:r>
            <w:r>
              <w:rPr>
                <w:rFonts w:cstheme="minorHAnsi"/>
              </w:rPr>
              <w:t>:</w:t>
            </w:r>
          </w:p>
          <w:p w14:paraId="15AA7444" w14:textId="77777777" w:rsidR="00E52103" w:rsidRDefault="00E52103" w:rsidP="00EB14BE">
            <w:pPr>
              <w:spacing w:line="276" w:lineRule="auto"/>
              <w:rPr>
                <w:rFonts w:cstheme="minorHAnsi"/>
              </w:rPr>
            </w:pPr>
            <w:r>
              <w:rPr>
                <w:rFonts w:cstheme="minorHAnsi"/>
              </w:rPr>
              <w:t xml:space="preserve">--&gt; </w:t>
            </w:r>
            <w:hyperlink r:id="rId20" w:history="1">
              <w:r w:rsidR="00404D94" w:rsidRPr="00F43120">
                <w:rPr>
                  <w:rStyle w:val="Hyperlink"/>
                  <w:rFonts w:cstheme="minorHAnsi"/>
                </w:rPr>
                <w:t>www.mentimeter.com</w:t>
              </w:r>
            </w:hyperlink>
            <w:r w:rsidR="00404D94">
              <w:rPr>
                <w:rFonts w:cstheme="minorHAnsi"/>
              </w:rPr>
              <w:t xml:space="preserve"> </w:t>
            </w:r>
          </w:p>
          <w:p w14:paraId="7F615CFB" w14:textId="77777777" w:rsidR="004B55DD" w:rsidRDefault="004B55DD" w:rsidP="004B55DD">
            <w:pPr>
              <w:spacing w:line="276" w:lineRule="auto"/>
              <w:rPr>
                <w:rFonts w:cstheme="minorHAnsi"/>
              </w:rPr>
            </w:pPr>
            <w:r>
              <w:rPr>
                <w:rFonts w:cstheme="minorHAnsi"/>
              </w:rPr>
              <w:t>(</w:t>
            </w:r>
            <w:r w:rsidRPr="00C338CE">
              <w:rPr>
                <w:rFonts w:cstheme="minorHAnsi"/>
                <w:b/>
                <w:bCs/>
              </w:rPr>
              <w:t>analog</w:t>
            </w:r>
            <w:r>
              <w:rPr>
                <w:rFonts w:cstheme="minorHAnsi"/>
              </w:rPr>
              <w:t>:</w:t>
            </w:r>
          </w:p>
          <w:p w14:paraId="52A3D51D" w14:textId="107674C2" w:rsidR="004B55DD" w:rsidRPr="0086774E" w:rsidRDefault="004B55DD" w:rsidP="004B55DD">
            <w:pPr>
              <w:spacing w:line="276" w:lineRule="auto"/>
              <w:rPr>
                <w:rFonts w:cstheme="minorHAnsi"/>
              </w:rPr>
            </w:pPr>
            <w:r>
              <w:rPr>
                <w:rFonts w:cstheme="minorHAnsi"/>
              </w:rPr>
              <w:t>--&gt; Anhang 1)</w:t>
            </w:r>
          </w:p>
        </w:tc>
      </w:tr>
    </w:tbl>
    <w:p w14:paraId="65AB3108" w14:textId="61357B4F" w:rsidR="000B0B32" w:rsidRDefault="000B0B32" w:rsidP="00DE2E6C">
      <w:pPr>
        <w:spacing w:line="276" w:lineRule="auto"/>
        <w:rPr>
          <w:rFonts w:cstheme="minorHAnsi"/>
          <w:color w:val="FF0000"/>
        </w:rPr>
      </w:pPr>
    </w:p>
    <w:p w14:paraId="5BC87651" w14:textId="77777777" w:rsidR="000B0B32" w:rsidRDefault="000B0B32">
      <w:pPr>
        <w:rPr>
          <w:rFonts w:cstheme="minorHAnsi"/>
          <w:color w:val="FF0000"/>
        </w:rPr>
      </w:pPr>
      <w:r>
        <w:rPr>
          <w:rFonts w:cstheme="minorHAnsi"/>
          <w:color w:val="FF0000"/>
        </w:rPr>
        <w:br w:type="page"/>
      </w:r>
    </w:p>
    <w:tbl>
      <w:tblPr>
        <w:tblStyle w:val="Tabellenraster"/>
        <w:tblW w:w="9067" w:type="dxa"/>
        <w:tblLook w:val="04A0" w:firstRow="1" w:lastRow="0" w:firstColumn="1" w:lastColumn="0" w:noHBand="0" w:noVBand="1"/>
      </w:tblPr>
      <w:tblGrid>
        <w:gridCol w:w="3823"/>
        <w:gridCol w:w="2217"/>
        <w:gridCol w:w="3027"/>
      </w:tblGrid>
      <w:tr w:rsidR="006E4707" w:rsidRPr="006E4707" w14:paraId="026C6B33" w14:textId="77777777" w:rsidTr="00EB14BE">
        <w:tc>
          <w:tcPr>
            <w:tcW w:w="9067" w:type="dxa"/>
            <w:gridSpan w:val="3"/>
          </w:tcPr>
          <w:p w14:paraId="0EF9EA64" w14:textId="77777777" w:rsidR="008053D0" w:rsidRPr="006B135C" w:rsidRDefault="00C06C49" w:rsidP="00EB14BE">
            <w:pPr>
              <w:spacing w:line="276" w:lineRule="auto"/>
              <w:rPr>
                <w:rFonts w:cstheme="minorHAnsi"/>
                <w:i/>
                <w:iCs/>
              </w:rPr>
            </w:pPr>
            <w:r w:rsidRPr="006B135C">
              <w:rPr>
                <w:rFonts w:cstheme="minorHAnsi"/>
                <w:i/>
                <w:iCs/>
              </w:rPr>
              <w:lastRenderedPageBreak/>
              <w:t>Hinführung zum Thema</w:t>
            </w:r>
          </w:p>
          <w:p w14:paraId="05149A34" w14:textId="20725913" w:rsidR="00CE5618" w:rsidRPr="006E4707" w:rsidRDefault="00CE5618" w:rsidP="00EB14BE">
            <w:pPr>
              <w:spacing w:line="276" w:lineRule="auto"/>
              <w:rPr>
                <w:rFonts w:cstheme="minorHAnsi"/>
                <w:i/>
                <w:iCs/>
                <w:color w:val="FF0000"/>
              </w:rPr>
            </w:pPr>
          </w:p>
        </w:tc>
      </w:tr>
      <w:tr w:rsidR="002D7920" w:rsidRPr="006E4707" w14:paraId="230670ED" w14:textId="77777777" w:rsidTr="00EB14BE">
        <w:tc>
          <w:tcPr>
            <w:tcW w:w="3823" w:type="dxa"/>
          </w:tcPr>
          <w:p w14:paraId="2BDB6D48" w14:textId="6260406F" w:rsidR="005567F9" w:rsidRDefault="005567F9" w:rsidP="00653D0C">
            <w:pPr>
              <w:spacing w:line="276" w:lineRule="auto"/>
              <w:rPr>
                <w:rFonts w:cstheme="minorHAnsi"/>
              </w:rPr>
            </w:pPr>
            <w:r w:rsidRPr="005567F9">
              <w:rPr>
                <w:rFonts w:cstheme="minorHAnsi"/>
              </w:rPr>
              <w:t xml:space="preserve">Wie beeinflussen </w:t>
            </w:r>
            <w:r>
              <w:rPr>
                <w:rFonts w:cstheme="minorHAnsi"/>
              </w:rPr>
              <w:t>soziale Medien und digitale Kommunikation</w:t>
            </w:r>
            <w:r w:rsidRPr="005567F9">
              <w:rPr>
                <w:rFonts w:cstheme="minorHAnsi"/>
              </w:rPr>
              <w:t xml:space="preserve"> unser Wohlbefinden? </w:t>
            </w:r>
          </w:p>
          <w:p w14:paraId="1F2DAC21" w14:textId="079F6089" w:rsidR="008053D0" w:rsidRPr="006B135C" w:rsidRDefault="008053D0" w:rsidP="00653D0C">
            <w:pPr>
              <w:spacing w:line="276" w:lineRule="auto"/>
              <w:rPr>
                <w:rFonts w:cstheme="minorHAnsi"/>
                <w:color w:val="FF0000"/>
              </w:rPr>
            </w:pPr>
          </w:p>
        </w:tc>
        <w:tc>
          <w:tcPr>
            <w:tcW w:w="2217" w:type="dxa"/>
          </w:tcPr>
          <w:p w14:paraId="36311F38" w14:textId="5CB3C3D2" w:rsidR="008053D0" w:rsidRPr="006B135C" w:rsidRDefault="008053D0" w:rsidP="00EB14BE">
            <w:pPr>
              <w:spacing w:line="276" w:lineRule="auto"/>
              <w:rPr>
                <w:rFonts w:cstheme="minorHAnsi"/>
              </w:rPr>
            </w:pPr>
            <w:r w:rsidRPr="006B135C">
              <w:rPr>
                <w:rFonts w:cstheme="minorHAnsi"/>
              </w:rPr>
              <w:t xml:space="preserve">Unterrichtsgespräch </w:t>
            </w:r>
            <w:r w:rsidR="008457C5">
              <w:rPr>
                <w:rFonts w:cstheme="minorHAnsi"/>
              </w:rPr>
              <w:t>im Plenum</w:t>
            </w:r>
          </w:p>
          <w:p w14:paraId="158767C9" w14:textId="77777777" w:rsidR="008053D0" w:rsidRPr="006E4707" w:rsidRDefault="008053D0" w:rsidP="00EB14BE">
            <w:pPr>
              <w:spacing w:line="276" w:lineRule="auto"/>
              <w:rPr>
                <w:rFonts w:cstheme="minorHAnsi"/>
                <w:color w:val="FF0000"/>
              </w:rPr>
            </w:pPr>
          </w:p>
        </w:tc>
        <w:tc>
          <w:tcPr>
            <w:tcW w:w="3027" w:type="dxa"/>
          </w:tcPr>
          <w:p w14:paraId="4362CA13" w14:textId="77777777" w:rsidR="00174DC3" w:rsidRDefault="00174DC3" w:rsidP="002B181F">
            <w:pPr>
              <w:tabs>
                <w:tab w:val="left" w:pos="1843"/>
              </w:tabs>
              <w:spacing w:line="276" w:lineRule="auto"/>
              <w:rPr>
                <w:rFonts w:cstheme="minorHAnsi"/>
              </w:rPr>
            </w:pPr>
            <w:r w:rsidRPr="004200FE">
              <w:rPr>
                <w:rFonts w:cstheme="minorHAnsi"/>
                <w:b/>
                <w:bCs/>
              </w:rPr>
              <w:t>analog</w:t>
            </w:r>
            <w:r>
              <w:rPr>
                <w:rFonts w:cstheme="minorHAnsi"/>
              </w:rPr>
              <w:t xml:space="preserve">: </w:t>
            </w:r>
          </w:p>
          <w:p w14:paraId="4DB7C8E4" w14:textId="08470D50" w:rsidR="00174DC3" w:rsidRDefault="000C12B8" w:rsidP="002B181F">
            <w:pPr>
              <w:tabs>
                <w:tab w:val="left" w:pos="1843"/>
              </w:tabs>
              <w:spacing w:line="276" w:lineRule="auto"/>
              <w:rPr>
                <w:rFonts w:cstheme="minorHAnsi"/>
              </w:rPr>
            </w:pPr>
            <w:r w:rsidRPr="006B135C">
              <w:rPr>
                <w:rFonts w:cstheme="minorHAnsi"/>
              </w:rPr>
              <w:t xml:space="preserve">--&gt; </w:t>
            </w:r>
            <w:r w:rsidR="005567F9">
              <w:rPr>
                <w:rFonts w:cstheme="minorHAnsi"/>
              </w:rPr>
              <w:t>Tabellenform</w:t>
            </w:r>
            <w:r w:rsidR="005567F9" w:rsidRPr="006B135C">
              <w:rPr>
                <w:rFonts w:cstheme="minorHAnsi"/>
              </w:rPr>
              <w:t xml:space="preserve"> </w:t>
            </w:r>
            <w:r w:rsidR="00174DC3">
              <w:rPr>
                <w:rFonts w:cstheme="minorHAnsi"/>
              </w:rPr>
              <w:t>an der Tafel</w:t>
            </w:r>
          </w:p>
          <w:p w14:paraId="25EDB133" w14:textId="77777777" w:rsidR="00174DC3" w:rsidRDefault="00174DC3" w:rsidP="002B181F">
            <w:pPr>
              <w:tabs>
                <w:tab w:val="left" w:pos="1843"/>
              </w:tabs>
              <w:spacing w:line="276" w:lineRule="auto"/>
              <w:rPr>
                <w:rFonts w:cstheme="minorHAnsi"/>
              </w:rPr>
            </w:pPr>
          </w:p>
          <w:p w14:paraId="1D3519DB" w14:textId="4BDBB4B5" w:rsidR="00174DC3" w:rsidRDefault="00174DC3" w:rsidP="002B181F">
            <w:pPr>
              <w:tabs>
                <w:tab w:val="left" w:pos="1843"/>
              </w:tabs>
              <w:spacing w:line="276" w:lineRule="auto"/>
              <w:rPr>
                <w:rFonts w:cstheme="minorHAnsi"/>
              </w:rPr>
            </w:pPr>
            <w:r>
              <w:rPr>
                <w:rFonts w:cstheme="minorHAnsi"/>
              </w:rPr>
              <w:t xml:space="preserve">oder </w:t>
            </w:r>
            <w:r w:rsidRPr="004200FE">
              <w:rPr>
                <w:rFonts w:cstheme="minorHAnsi"/>
                <w:b/>
                <w:bCs/>
              </w:rPr>
              <w:t>digital</w:t>
            </w:r>
            <w:r>
              <w:rPr>
                <w:rFonts w:cstheme="minorHAnsi"/>
              </w:rPr>
              <w:t xml:space="preserve">: </w:t>
            </w:r>
          </w:p>
          <w:p w14:paraId="2A65F02A" w14:textId="3D814EC9" w:rsidR="008053D0" w:rsidRDefault="00174DC3" w:rsidP="002B181F">
            <w:pPr>
              <w:tabs>
                <w:tab w:val="left" w:pos="1843"/>
              </w:tabs>
              <w:spacing w:line="276" w:lineRule="auto"/>
              <w:rPr>
                <w:rFonts w:cstheme="minorHAnsi"/>
              </w:rPr>
            </w:pPr>
            <w:r>
              <w:rPr>
                <w:rFonts w:cstheme="minorHAnsi"/>
              </w:rPr>
              <w:t xml:space="preserve">--&gt; </w:t>
            </w:r>
            <w:r w:rsidR="005567F9">
              <w:rPr>
                <w:rFonts w:cstheme="minorHAnsi"/>
              </w:rPr>
              <w:t xml:space="preserve">Mindmap auf </w:t>
            </w:r>
            <w:hyperlink r:id="rId21" w:history="1">
              <w:r w:rsidR="00610B02" w:rsidRPr="00866F7A">
                <w:rPr>
                  <w:rStyle w:val="Hyperlink"/>
                  <w:rFonts w:cstheme="minorHAnsi"/>
                </w:rPr>
                <w:t>https://map.kits.blog/</w:t>
              </w:r>
            </w:hyperlink>
          </w:p>
          <w:p w14:paraId="11346B56" w14:textId="71D60B95" w:rsidR="00610B02" w:rsidRPr="004200FE" w:rsidRDefault="00610B02" w:rsidP="002B181F">
            <w:pPr>
              <w:tabs>
                <w:tab w:val="left" w:pos="1843"/>
              </w:tabs>
              <w:spacing w:line="276" w:lineRule="auto"/>
              <w:rPr>
                <w:rFonts w:cstheme="minorHAnsi"/>
              </w:rPr>
            </w:pPr>
            <w:r>
              <w:rPr>
                <w:rFonts w:cstheme="minorHAnsi"/>
              </w:rPr>
              <w:t>--&gt; Anhang 2</w:t>
            </w:r>
          </w:p>
        </w:tc>
      </w:tr>
    </w:tbl>
    <w:p w14:paraId="59C03F2A" w14:textId="77777777" w:rsidR="00B55E0F" w:rsidRPr="006E4707" w:rsidRDefault="00B55E0F" w:rsidP="00DE2E6C">
      <w:pPr>
        <w:spacing w:line="276" w:lineRule="auto"/>
        <w:rPr>
          <w:rFonts w:cstheme="minorHAnsi"/>
          <w:color w:val="FF0000"/>
        </w:rPr>
      </w:pPr>
    </w:p>
    <w:tbl>
      <w:tblPr>
        <w:tblStyle w:val="Tabellenraster"/>
        <w:tblW w:w="9067" w:type="dxa"/>
        <w:tblLook w:val="04A0" w:firstRow="1" w:lastRow="0" w:firstColumn="1" w:lastColumn="0" w:noHBand="0" w:noVBand="1"/>
      </w:tblPr>
      <w:tblGrid>
        <w:gridCol w:w="3745"/>
        <w:gridCol w:w="2382"/>
        <w:gridCol w:w="2940"/>
      </w:tblGrid>
      <w:tr w:rsidR="006E4707" w:rsidRPr="006E4707" w14:paraId="4458FDB0" w14:textId="77777777" w:rsidTr="008C73C6">
        <w:tc>
          <w:tcPr>
            <w:tcW w:w="9067" w:type="dxa"/>
            <w:gridSpan w:val="3"/>
          </w:tcPr>
          <w:p w14:paraId="13F14577" w14:textId="62B2C64E" w:rsidR="00846B49" w:rsidRPr="006B135C" w:rsidRDefault="00D75EFC" w:rsidP="008C73C6">
            <w:pPr>
              <w:spacing w:line="276" w:lineRule="auto"/>
              <w:rPr>
                <w:rFonts w:cstheme="minorHAnsi"/>
                <w:i/>
                <w:iCs/>
              </w:rPr>
            </w:pPr>
            <w:r w:rsidRPr="006B135C">
              <w:rPr>
                <w:rFonts w:cstheme="minorHAnsi"/>
                <w:i/>
                <w:iCs/>
              </w:rPr>
              <w:t>Erarbeitung 1</w:t>
            </w:r>
          </w:p>
          <w:p w14:paraId="2A02B14F" w14:textId="77777777" w:rsidR="00846B49" w:rsidRPr="006E4707" w:rsidRDefault="00846B49" w:rsidP="008C73C6">
            <w:pPr>
              <w:spacing w:line="276" w:lineRule="auto"/>
              <w:rPr>
                <w:rFonts w:cstheme="minorHAnsi"/>
                <w:i/>
                <w:iCs/>
                <w:color w:val="FF0000"/>
              </w:rPr>
            </w:pPr>
          </w:p>
        </w:tc>
      </w:tr>
      <w:tr w:rsidR="004E1F93" w:rsidRPr="006E4707" w14:paraId="45A81B7C" w14:textId="77777777" w:rsidTr="009D72AE">
        <w:tc>
          <w:tcPr>
            <w:tcW w:w="3745" w:type="dxa"/>
          </w:tcPr>
          <w:p w14:paraId="5599C8F6" w14:textId="66689588" w:rsidR="00D01A68" w:rsidRPr="006B135C" w:rsidRDefault="006B135C" w:rsidP="008457C5">
            <w:pPr>
              <w:spacing w:line="276" w:lineRule="auto"/>
              <w:rPr>
                <w:rFonts w:cstheme="minorHAnsi"/>
              </w:rPr>
            </w:pPr>
            <w:r w:rsidRPr="006B135C">
              <w:rPr>
                <w:rFonts w:cstheme="minorHAnsi"/>
              </w:rPr>
              <w:t>Gesunde Lernorte und Lernumgebungen</w:t>
            </w:r>
            <w:r w:rsidR="005567F9">
              <w:rPr>
                <w:rFonts w:cstheme="minorHAnsi"/>
              </w:rPr>
              <w:t xml:space="preserve"> erkennen</w:t>
            </w:r>
            <w:r w:rsidR="00D01A68">
              <w:rPr>
                <w:rFonts w:cstheme="minorHAnsi"/>
              </w:rPr>
              <w:t>:</w:t>
            </w:r>
            <w:r w:rsidR="008457C5">
              <w:rPr>
                <w:rFonts w:cstheme="minorHAnsi"/>
              </w:rPr>
              <w:t xml:space="preserve"> </w:t>
            </w:r>
            <w:r w:rsidR="00D01A68">
              <w:rPr>
                <w:rFonts w:cstheme="minorHAnsi"/>
              </w:rPr>
              <w:t>Welche Rolle spiele</w:t>
            </w:r>
            <w:r w:rsidR="008457C5">
              <w:rPr>
                <w:rFonts w:cstheme="minorHAnsi"/>
              </w:rPr>
              <w:t>n</w:t>
            </w:r>
            <w:r w:rsidR="00D01A68">
              <w:rPr>
                <w:rFonts w:cstheme="minorHAnsi"/>
              </w:rPr>
              <w:t xml:space="preserve"> digitale Medien beim Lernen?</w:t>
            </w:r>
          </w:p>
        </w:tc>
        <w:tc>
          <w:tcPr>
            <w:tcW w:w="2382" w:type="dxa"/>
          </w:tcPr>
          <w:p w14:paraId="07BF6A4D" w14:textId="7A81E151" w:rsidR="000C12B8" w:rsidRPr="006B135C" w:rsidRDefault="00FE4A8B" w:rsidP="00B03BA5">
            <w:pPr>
              <w:spacing w:line="276" w:lineRule="auto"/>
              <w:rPr>
                <w:rFonts w:cstheme="minorHAnsi"/>
              </w:rPr>
            </w:pPr>
            <w:r>
              <w:rPr>
                <w:rFonts w:cstheme="minorHAnsi"/>
              </w:rPr>
              <w:t>Partnerarbeit</w:t>
            </w:r>
          </w:p>
        </w:tc>
        <w:tc>
          <w:tcPr>
            <w:tcW w:w="2940" w:type="dxa"/>
          </w:tcPr>
          <w:p w14:paraId="1E307FEB" w14:textId="686B8C47" w:rsidR="000C12B8" w:rsidRPr="006B135C" w:rsidRDefault="000C12B8" w:rsidP="00CF5E17">
            <w:pPr>
              <w:tabs>
                <w:tab w:val="left" w:pos="1843"/>
              </w:tabs>
              <w:spacing w:line="276" w:lineRule="auto"/>
              <w:rPr>
                <w:rFonts w:cstheme="minorHAnsi"/>
              </w:rPr>
            </w:pPr>
          </w:p>
        </w:tc>
      </w:tr>
    </w:tbl>
    <w:p w14:paraId="46938B56" w14:textId="77777777" w:rsidR="006838B2" w:rsidRDefault="006838B2" w:rsidP="00DE2E6C">
      <w:pPr>
        <w:spacing w:line="276" w:lineRule="auto"/>
        <w:rPr>
          <w:rFonts w:cstheme="minorHAnsi"/>
          <w:color w:val="FF0000"/>
          <w:highlight w:val="lightGray"/>
        </w:rPr>
      </w:pPr>
    </w:p>
    <w:tbl>
      <w:tblPr>
        <w:tblStyle w:val="Tabellenraster"/>
        <w:tblW w:w="9067" w:type="dxa"/>
        <w:tblLook w:val="04A0" w:firstRow="1" w:lastRow="0" w:firstColumn="1" w:lastColumn="0" w:noHBand="0" w:noVBand="1"/>
      </w:tblPr>
      <w:tblGrid>
        <w:gridCol w:w="3745"/>
        <w:gridCol w:w="2382"/>
        <w:gridCol w:w="2940"/>
      </w:tblGrid>
      <w:tr w:rsidR="006838B2" w:rsidRPr="006E4707" w14:paraId="50F5A4C8" w14:textId="77777777" w:rsidTr="00EB14BE">
        <w:tc>
          <w:tcPr>
            <w:tcW w:w="9067" w:type="dxa"/>
            <w:gridSpan w:val="3"/>
          </w:tcPr>
          <w:p w14:paraId="2E595D90" w14:textId="28524430" w:rsidR="006838B2" w:rsidRPr="006B135C" w:rsidRDefault="006838B2" w:rsidP="00EB14BE">
            <w:pPr>
              <w:spacing w:line="276" w:lineRule="auto"/>
              <w:rPr>
                <w:rFonts w:cstheme="minorHAnsi"/>
                <w:i/>
                <w:iCs/>
              </w:rPr>
            </w:pPr>
            <w:r>
              <w:rPr>
                <w:rFonts w:cstheme="minorHAnsi"/>
                <w:i/>
                <w:iCs/>
              </w:rPr>
              <w:t>Vertiefung</w:t>
            </w:r>
            <w:r w:rsidRPr="006B135C">
              <w:rPr>
                <w:rFonts w:cstheme="minorHAnsi"/>
                <w:i/>
                <w:iCs/>
              </w:rPr>
              <w:t xml:space="preserve"> 1</w:t>
            </w:r>
          </w:p>
          <w:p w14:paraId="356724A5" w14:textId="77777777" w:rsidR="006838B2" w:rsidRPr="006E4707" w:rsidRDefault="006838B2" w:rsidP="00EB14BE">
            <w:pPr>
              <w:spacing w:line="276" w:lineRule="auto"/>
              <w:rPr>
                <w:rFonts w:cstheme="minorHAnsi"/>
                <w:i/>
                <w:iCs/>
                <w:color w:val="FF0000"/>
              </w:rPr>
            </w:pPr>
          </w:p>
        </w:tc>
      </w:tr>
      <w:tr w:rsidR="006838B2" w:rsidRPr="006E4707" w14:paraId="24846447" w14:textId="77777777" w:rsidTr="00EB14BE">
        <w:tc>
          <w:tcPr>
            <w:tcW w:w="3745" w:type="dxa"/>
          </w:tcPr>
          <w:p w14:paraId="1ECB6548" w14:textId="4AA6987C" w:rsidR="006838B2" w:rsidRPr="006B135C" w:rsidRDefault="008457C5" w:rsidP="00EB14BE">
            <w:pPr>
              <w:spacing w:line="276" w:lineRule="auto"/>
              <w:rPr>
                <w:rFonts w:cstheme="minorHAnsi"/>
              </w:rPr>
            </w:pPr>
            <w:r>
              <w:rPr>
                <w:rFonts w:cstheme="minorHAnsi"/>
              </w:rPr>
              <w:t>Gibt es perfekte Lernorte?</w:t>
            </w:r>
          </w:p>
        </w:tc>
        <w:tc>
          <w:tcPr>
            <w:tcW w:w="2382" w:type="dxa"/>
          </w:tcPr>
          <w:p w14:paraId="283B1ECC" w14:textId="597E1869" w:rsidR="006838B2" w:rsidRPr="006B135C" w:rsidRDefault="008457C5" w:rsidP="008457C5">
            <w:pPr>
              <w:spacing w:line="276" w:lineRule="auto"/>
              <w:rPr>
                <w:rFonts w:cstheme="minorHAnsi"/>
              </w:rPr>
            </w:pPr>
            <w:r>
              <w:rPr>
                <w:rFonts w:cstheme="minorHAnsi"/>
              </w:rPr>
              <w:t>Gruppen</w:t>
            </w:r>
            <w:r w:rsidR="006B6F38">
              <w:rPr>
                <w:rFonts w:cstheme="minorHAnsi"/>
              </w:rPr>
              <w:t xml:space="preserve"> (drei Personen)</w:t>
            </w:r>
            <w:r>
              <w:rPr>
                <w:rFonts w:cstheme="minorHAnsi"/>
              </w:rPr>
              <w:t xml:space="preserve">, danach </w:t>
            </w:r>
            <w:r w:rsidR="00807CF5" w:rsidRPr="00F71346">
              <w:rPr>
                <w:rFonts w:cstheme="minorHAnsi"/>
              </w:rPr>
              <w:t xml:space="preserve">Unterrichtsgespräch im Plenum </w:t>
            </w:r>
          </w:p>
        </w:tc>
        <w:tc>
          <w:tcPr>
            <w:tcW w:w="2940" w:type="dxa"/>
          </w:tcPr>
          <w:p w14:paraId="7F1934CC" w14:textId="446623E4" w:rsidR="006838B2" w:rsidRPr="006B135C" w:rsidRDefault="006838B2" w:rsidP="00EB14BE">
            <w:pPr>
              <w:tabs>
                <w:tab w:val="left" w:pos="1843"/>
              </w:tabs>
              <w:spacing w:line="276" w:lineRule="auto"/>
              <w:rPr>
                <w:rFonts w:cstheme="minorHAnsi"/>
              </w:rPr>
            </w:pPr>
            <w:r w:rsidRPr="006B135C">
              <w:rPr>
                <w:rFonts w:cstheme="minorHAnsi"/>
              </w:rPr>
              <w:t>--&gt; Arbeitsblatt 1</w:t>
            </w:r>
            <w:r>
              <w:rPr>
                <w:rFonts w:cstheme="minorHAnsi"/>
              </w:rPr>
              <w:t xml:space="preserve"> (Aspekte erarbeiten)</w:t>
            </w:r>
          </w:p>
          <w:p w14:paraId="050B7B43" w14:textId="48081681" w:rsidR="006838B2" w:rsidRPr="006B135C" w:rsidRDefault="00640C7A" w:rsidP="00EB14BE">
            <w:pPr>
              <w:tabs>
                <w:tab w:val="left" w:pos="1843"/>
              </w:tabs>
              <w:spacing w:line="276" w:lineRule="auto"/>
              <w:rPr>
                <w:rFonts w:cstheme="minorHAnsi"/>
              </w:rPr>
            </w:pPr>
            <w:r>
              <w:rPr>
                <w:rFonts w:cstheme="minorHAnsi"/>
              </w:rPr>
              <w:t xml:space="preserve">--&gt; </w:t>
            </w:r>
            <w:r w:rsidR="006838B2" w:rsidRPr="006B135C">
              <w:rPr>
                <w:rFonts w:cstheme="minorHAnsi"/>
              </w:rPr>
              <w:t xml:space="preserve">Tablets </w:t>
            </w:r>
            <w:r w:rsidR="00BC4310">
              <w:rPr>
                <w:rFonts w:cstheme="minorHAnsi"/>
              </w:rPr>
              <w:t>für die</w:t>
            </w:r>
            <w:r w:rsidR="00BC4310" w:rsidRPr="006B135C">
              <w:rPr>
                <w:rFonts w:cstheme="minorHAnsi"/>
              </w:rPr>
              <w:t xml:space="preserve"> </w:t>
            </w:r>
            <w:r w:rsidR="006838B2" w:rsidRPr="006B135C">
              <w:rPr>
                <w:rFonts w:cstheme="minorHAnsi"/>
              </w:rPr>
              <w:t>Recherche</w:t>
            </w:r>
          </w:p>
        </w:tc>
      </w:tr>
      <w:tr w:rsidR="00C8562A" w:rsidRPr="006E4707" w14:paraId="02C08884" w14:textId="77777777" w:rsidTr="00EB14BE">
        <w:tc>
          <w:tcPr>
            <w:tcW w:w="3745" w:type="dxa"/>
          </w:tcPr>
          <w:p w14:paraId="12B43460" w14:textId="707B9682" w:rsidR="00C8562A" w:rsidRDefault="00C8562A" w:rsidP="00C8562A">
            <w:pPr>
              <w:spacing w:line="276" w:lineRule="auto"/>
              <w:rPr>
                <w:rFonts w:cstheme="minorHAnsi"/>
              </w:rPr>
            </w:pPr>
            <w:r>
              <w:rPr>
                <w:rFonts w:cstheme="minorHAnsi"/>
              </w:rPr>
              <w:t xml:space="preserve">Kreative Aufgabe (fakultativ): </w:t>
            </w:r>
            <w:r w:rsidR="00990FFA" w:rsidRPr="00990FFA">
              <w:rPr>
                <w:rFonts w:cstheme="minorHAnsi"/>
              </w:rPr>
              <w:t>Videodreh bzw. Fotos erstellen zur Veranschaulichung der Auswirkungen</w:t>
            </w:r>
          </w:p>
        </w:tc>
        <w:tc>
          <w:tcPr>
            <w:tcW w:w="2382" w:type="dxa"/>
          </w:tcPr>
          <w:p w14:paraId="264A0764" w14:textId="029EE3A1" w:rsidR="00C8562A" w:rsidRDefault="00C8562A" w:rsidP="008457C5">
            <w:pPr>
              <w:spacing w:line="276" w:lineRule="auto"/>
              <w:rPr>
                <w:rFonts w:cstheme="minorHAnsi"/>
              </w:rPr>
            </w:pPr>
            <w:commentRangeStart w:id="13"/>
            <w:r>
              <w:rPr>
                <w:rFonts w:cstheme="minorHAnsi"/>
              </w:rPr>
              <w:t>Gruppenarbeit (</w:t>
            </w:r>
            <w:r w:rsidR="00990FFA">
              <w:rPr>
                <w:rFonts w:cstheme="minorHAnsi"/>
              </w:rPr>
              <w:t xml:space="preserve">max. </w:t>
            </w:r>
            <w:del w:id="14" w:author="Theresa Salge" w:date="2024-06-10T13:06:00Z">
              <w:r w:rsidR="00990FFA" w:rsidDel="0018584C">
                <w:rPr>
                  <w:rFonts w:cstheme="minorHAnsi"/>
                </w:rPr>
                <w:delText>drei</w:delText>
              </w:r>
              <w:r w:rsidDel="0018584C">
                <w:rPr>
                  <w:rFonts w:cstheme="minorHAnsi"/>
                </w:rPr>
                <w:delText xml:space="preserve"> Personen</w:delText>
              </w:r>
            </w:del>
            <w:ins w:id="15" w:author="Theresa Salge" w:date="2024-06-10T13:06:00Z">
              <w:r w:rsidR="0018584C">
                <w:rPr>
                  <w:rFonts w:cstheme="minorHAnsi"/>
                </w:rPr>
                <w:t>3er-Gruppen</w:t>
              </w:r>
            </w:ins>
            <w:r>
              <w:rPr>
                <w:rFonts w:cstheme="minorHAnsi"/>
              </w:rPr>
              <w:t>)</w:t>
            </w:r>
            <w:commentRangeEnd w:id="13"/>
            <w:r w:rsidR="00344561">
              <w:rPr>
                <w:rStyle w:val="Kommentarzeichen"/>
              </w:rPr>
              <w:commentReference w:id="13"/>
            </w:r>
          </w:p>
        </w:tc>
        <w:tc>
          <w:tcPr>
            <w:tcW w:w="2940" w:type="dxa"/>
          </w:tcPr>
          <w:p w14:paraId="75F31656" w14:textId="77777777" w:rsidR="00441079" w:rsidRDefault="00441079" w:rsidP="00EB14BE">
            <w:pPr>
              <w:tabs>
                <w:tab w:val="left" w:pos="1843"/>
              </w:tabs>
              <w:spacing w:line="276" w:lineRule="auto"/>
              <w:rPr>
                <w:rFonts w:cstheme="minorHAnsi"/>
              </w:rPr>
            </w:pPr>
            <w:r>
              <w:rPr>
                <w:rFonts w:cstheme="minorHAnsi"/>
              </w:rPr>
              <w:t xml:space="preserve">--&gt; </w:t>
            </w:r>
            <w:r w:rsidRPr="00441079">
              <w:rPr>
                <w:rFonts w:cstheme="minorHAnsi"/>
              </w:rPr>
              <w:t xml:space="preserve">eigene Geräte oder Schulgeräte </w:t>
            </w:r>
          </w:p>
          <w:p w14:paraId="010A49DE" w14:textId="11F7A57C" w:rsidR="00C8562A" w:rsidRPr="006B135C" w:rsidRDefault="00441079" w:rsidP="00EB14BE">
            <w:pPr>
              <w:tabs>
                <w:tab w:val="left" w:pos="1843"/>
              </w:tabs>
              <w:spacing w:line="276" w:lineRule="auto"/>
              <w:rPr>
                <w:rFonts w:cstheme="minorHAnsi"/>
              </w:rPr>
            </w:pPr>
            <w:r>
              <w:rPr>
                <w:rFonts w:cstheme="minorHAnsi"/>
              </w:rPr>
              <w:t xml:space="preserve">--&gt; </w:t>
            </w:r>
            <w:r w:rsidRPr="00441079">
              <w:rPr>
                <w:rFonts w:cstheme="minorHAnsi"/>
              </w:rPr>
              <w:t>Beamer</w:t>
            </w:r>
            <w:r>
              <w:rPr>
                <w:rFonts w:cstheme="minorHAnsi"/>
              </w:rPr>
              <w:t xml:space="preserve"> oder</w:t>
            </w:r>
            <w:r w:rsidRPr="00441079">
              <w:rPr>
                <w:rFonts w:cstheme="minorHAnsi"/>
              </w:rPr>
              <w:t xml:space="preserve"> Whiteboard</w:t>
            </w:r>
          </w:p>
        </w:tc>
      </w:tr>
    </w:tbl>
    <w:p w14:paraId="3E4C59B5" w14:textId="77777777" w:rsidR="006838B2" w:rsidRDefault="006838B2" w:rsidP="00DE2E6C">
      <w:pPr>
        <w:spacing w:line="276" w:lineRule="auto"/>
        <w:rPr>
          <w:rFonts w:cstheme="minorHAnsi"/>
          <w:color w:val="FF0000"/>
          <w:highlight w:val="lightGray"/>
        </w:rPr>
      </w:pPr>
    </w:p>
    <w:p w14:paraId="00BB1B79" w14:textId="6D85BA63" w:rsidR="00653D0C" w:rsidRPr="006E4707" w:rsidRDefault="00653D0C" w:rsidP="00DE2E6C">
      <w:pPr>
        <w:spacing w:line="276" w:lineRule="auto"/>
        <w:rPr>
          <w:rFonts w:cstheme="minorHAnsi"/>
          <w:color w:val="FF0000"/>
        </w:rPr>
      </w:pPr>
      <w:r w:rsidRPr="006E4707">
        <w:rPr>
          <w:rFonts w:cstheme="minorHAnsi"/>
          <w:color w:val="FF0000"/>
          <w:highlight w:val="lightGray"/>
        </w:rPr>
        <w:t>((Seite 4))</w:t>
      </w:r>
    </w:p>
    <w:tbl>
      <w:tblPr>
        <w:tblStyle w:val="Tabellenraster"/>
        <w:tblW w:w="9209" w:type="dxa"/>
        <w:tblLook w:val="04A0" w:firstRow="1" w:lastRow="0" w:firstColumn="1" w:lastColumn="0" w:noHBand="0" w:noVBand="1"/>
      </w:tblPr>
      <w:tblGrid>
        <w:gridCol w:w="3681"/>
        <w:gridCol w:w="2835"/>
        <w:gridCol w:w="2693"/>
      </w:tblGrid>
      <w:tr w:rsidR="006E4707" w:rsidRPr="006E4707" w14:paraId="719DB6CD" w14:textId="77777777" w:rsidTr="008C73C6">
        <w:tc>
          <w:tcPr>
            <w:tcW w:w="9209" w:type="dxa"/>
            <w:gridSpan w:val="3"/>
          </w:tcPr>
          <w:p w14:paraId="6C3FAB17" w14:textId="4483D195" w:rsidR="003A4BA0" w:rsidRPr="006B135C" w:rsidRDefault="006E734E" w:rsidP="008C73C6">
            <w:pPr>
              <w:spacing w:line="276" w:lineRule="auto"/>
              <w:rPr>
                <w:rFonts w:cstheme="minorHAnsi"/>
                <w:i/>
                <w:iCs/>
              </w:rPr>
            </w:pPr>
            <w:r w:rsidRPr="006B135C">
              <w:rPr>
                <w:rFonts w:cstheme="minorHAnsi"/>
                <w:i/>
                <w:iCs/>
              </w:rPr>
              <w:t>Erarbeitung</w:t>
            </w:r>
            <w:r w:rsidR="00D86900" w:rsidRPr="006B135C">
              <w:rPr>
                <w:rFonts w:cstheme="minorHAnsi"/>
                <w:i/>
                <w:iCs/>
              </w:rPr>
              <w:t xml:space="preserve"> 2</w:t>
            </w:r>
          </w:p>
          <w:p w14:paraId="61937934" w14:textId="77777777" w:rsidR="003A4BA0" w:rsidRPr="006E4707" w:rsidRDefault="003A4BA0" w:rsidP="008C73C6">
            <w:pPr>
              <w:spacing w:line="276" w:lineRule="auto"/>
              <w:rPr>
                <w:rFonts w:cstheme="minorHAnsi"/>
                <w:color w:val="FF0000"/>
              </w:rPr>
            </w:pPr>
          </w:p>
        </w:tc>
      </w:tr>
      <w:tr w:rsidR="004E1F93" w:rsidRPr="006E4707" w14:paraId="735D1AB9" w14:textId="77777777" w:rsidTr="000B27CC">
        <w:tc>
          <w:tcPr>
            <w:tcW w:w="3681" w:type="dxa"/>
          </w:tcPr>
          <w:p w14:paraId="489BD704" w14:textId="7954279B" w:rsidR="0025715F" w:rsidRDefault="00F71346" w:rsidP="008457C5">
            <w:pPr>
              <w:spacing w:line="276" w:lineRule="auto"/>
              <w:rPr>
                <w:rStyle w:val="fontstyle01"/>
              </w:rPr>
            </w:pPr>
            <w:r>
              <w:rPr>
                <w:rStyle w:val="fontstyle01"/>
              </w:rPr>
              <w:t>Zusammenhänge zwischen Bildschirmzeit, Gesundheit und Wohlbefinden</w:t>
            </w:r>
            <w:r w:rsidR="00BC4310">
              <w:rPr>
                <w:rStyle w:val="fontstyle01"/>
              </w:rPr>
              <w:t xml:space="preserve"> </w:t>
            </w:r>
            <w:r w:rsidR="0025715F">
              <w:rPr>
                <w:rStyle w:val="fontstyle01"/>
              </w:rPr>
              <w:t>identifizieren und verstehen:</w:t>
            </w:r>
          </w:p>
          <w:p w14:paraId="676ED2C2" w14:textId="47ED9678" w:rsidR="00F71346" w:rsidRDefault="0025715F" w:rsidP="008457C5">
            <w:pPr>
              <w:spacing w:line="276" w:lineRule="auto"/>
              <w:rPr>
                <w:rStyle w:val="fontstyle01"/>
              </w:rPr>
            </w:pPr>
            <w:r>
              <w:rPr>
                <w:rStyle w:val="fontstyle01"/>
              </w:rPr>
              <w:t>1. Den Begriff</w:t>
            </w:r>
            <w:r w:rsidR="00F71346">
              <w:rPr>
                <w:rStyle w:val="fontstyle01"/>
              </w:rPr>
              <w:t xml:space="preserve"> „Resilienz“</w:t>
            </w:r>
            <w:r>
              <w:rPr>
                <w:rStyle w:val="fontstyle01"/>
              </w:rPr>
              <w:t xml:space="preserve"> definieren</w:t>
            </w:r>
          </w:p>
          <w:p w14:paraId="03BC500A" w14:textId="77777777" w:rsidR="00F71346" w:rsidRDefault="0025715F" w:rsidP="008457C5">
            <w:pPr>
              <w:spacing w:line="276" w:lineRule="auto"/>
              <w:rPr>
                <w:ins w:id="16" w:author="Michael Kohl [2]" w:date="2024-06-18T20:47:00Z" w16du:dateUtc="2024-06-18T18:47:00Z"/>
                <w:rStyle w:val="fontstyle01"/>
              </w:rPr>
            </w:pPr>
            <w:r>
              <w:rPr>
                <w:rStyle w:val="fontstyle01"/>
              </w:rPr>
              <w:t xml:space="preserve">2. </w:t>
            </w:r>
            <w:r w:rsidR="00F71346">
              <w:rPr>
                <w:rStyle w:val="fontstyle01"/>
              </w:rPr>
              <w:t>Resilienzstrategien</w:t>
            </w:r>
            <w:r>
              <w:rPr>
                <w:rStyle w:val="fontstyle01"/>
              </w:rPr>
              <w:t xml:space="preserve"> erarbeiten</w:t>
            </w:r>
          </w:p>
          <w:p w14:paraId="614ECD6C" w14:textId="6BDAE419" w:rsidR="009737CD" w:rsidRPr="00F71346" w:rsidRDefault="009737CD" w:rsidP="008457C5">
            <w:pPr>
              <w:spacing w:line="276" w:lineRule="auto"/>
            </w:pPr>
            <w:ins w:id="17" w:author="Michael Kohl [2]" w:date="2024-06-18T20:47:00Z" w16du:dateUtc="2024-06-18T18:47:00Z">
              <w:r>
                <w:t>3. Arbeitsmethoden kennenlernen</w:t>
              </w:r>
            </w:ins>
          </w:p>
        </w:tc>
        <w:tc>
          <w:tcPr>
            <w:tcW w:w="2835" w:type="dxa"/>
          </w:tcPr>
          <w:p w14:paraId="18D3E58C" w14:textId="046B7381" w:rsidR="00587FD4" w:rsidRDefault="0018584C" w:rsidP="008C73C6">
            <w:pPr>
              <w:spacing w:line="276" w:lineRule="auto"/>
              <w:rPr>
                <w:rFonts w:cstheme="minorHAnsi"/>
              </w:rPr>
            </w:pPr>
            <w:ins w:id="18" w:author="Theresa Salge" w:date="2024-06-10T13:06:00Z">
              <w:r>
                <w:rPr>
                  <w:rFonts w:cstheme="minorHAnsi"/>
                </w:rPr>
                <w:t>2er-</w:t>
              </w:r>
            </w:ins>
            <w:commentRangeStart w:id="19"/>
            <w:r w:rsidR="00587FD4">
              <w:rPr>
                <w:rFonts w:cstheme="minorHAnsi"/>
              </w:rPr>
              <w:t>Gruppen</w:t>
            </w:r>
            <w:del w:id="20" w:author="Theresa Salge" w:date="2024-06-10T13:06:00Z">
              <w:r w:rsidR="00587FD4" w:rsidDel="0018584C">
                <w:rPr>
                  <w:rFonts w:cstheme="minorHAnsi"/>
                </w:rPr>
                <w:delText xml:space="preserve"> </w:delText>
              </w:r>
            </w:del>
            <w:commentRangeEnd w:id="19"/>
            <w:r>
              <w:rPr>
                <w:rStyle w:val="Kommentarzeichen"/>
              </w:rPr>
              <w:commentReference w:id="19"/>
            </w:r>
            <w:del w:id="21" w:author="Theresa Salge" w:date="2024-06-10T13:06:00Z">
              <w:r w:rsidR="00587FD4" w:rsidDel="0018584C">
                <w:rPr>
                  <w:rFonts w:cstheme="minorHAnsi"/>
                </w:rPr>
                <w:delText>(</w:delText>
              </w:r>
              <w:r w:rsidR="006B6F38" w:rsidDel="0018584C">
                <w:rPr>
                  <w:rFonts w:cstheme="minorHAnsi"/>
                </w:rPr>
                <w:delText>zwei Personen)</w:delText>
              </w:r>
            </w:del>
            <w:r w:rsidR="006B6F38">
              <w:rPr>
                <w:rFonts w:cstheme="minorHAnsi"/>
              </w:rPr>
              <w:t>: A</w:t>
            </w:r>
            <w:r w:rsidR="00587FD4">
              <w:rPr>
                <w:rFonts w:cstheme="minorHAnsi"/>
              </w:rPr>
              <w:t>rbeit am Arbeitsblatt</w:t>
            </w:r>
          </w:p>
          <w:p w14:paraId="40742E16" w14:textId="77777777" w:rsidR="00587FD4" w:rsidRDefault="00587FD4" w:rsidP="008C73C6">
            <w:pPr>
              <w:spacing w:line="276" w:lineRule="auto"/>
              <w:rPr>
                <w:rFonts w:cstheme="minorHAnsi"/>
              </w:rPr>
            </w:pPr>
          </w:p>
          <w:p w14:paraId="3AE5D0B9" w14:textId="77777777" w:rsidR="00176E66" w:rsidRDefault="00CE1C5C" w:rsidP="008C73C6">
            <w:pPr>
              <w:spacing w:line="276" w:lineRule="auto"/>
              <w:rPr>
                <w:ins w:id="22" w:author="Michael Kohl [2]" w:date="2024-06-18T21:13:00Z" w16du:dateUtc="2024-06-18T19:13:00Z"/>
                <w:rFonts w:cstheme="minorHAnsi"/>
              </w:rPr>
            </w:pPr>
            <w:r w:rsidRPr="00F71346">
              <w:rPr>
                <w:rFonts w:cstheme="minorHAnsi"/>
              </w:rPr>
              <w:t>Unterrichtsgespräch</w:t>
            </w:r>
            <w:r w:rsidR="003A4BA0" w:rsidRPr="00F71346">
              <w:rPr>
                <w:rFonts w:cstheme="minorHAnsi"/>
              </w:rPr>
              <w:t xml:space="preserve"> im Plenum </w:t>
            </w:r>
          </w:p>
          <w:p w14:paraId="272BA2AB" w14:textId="79B715DC" w:rsidR="00FC7941" w:rsidRPr="00610B02" w:rsidRDefault="00FC7941" w:rsidP="008C73C6">
            <w:pPr>
              <w:spacing w:line="276" w:lineRule="auto"/>
              <w:rPr>
                <w:rFonts w:cstheme="minorHAnsi"/>
              </w:rPr>
            </w:pPr>
            <w:ins w:id="23" w:author="Michael Kohl [2]" w:date="2024-06-18T21:13:00Z" w16du:dateUtc="2024-06-18T19:13:00Z">
              <w:r>
                <w:rPr>
                  <w:rFonts w:cstheme="minorHAnsi"/>
                </w:rPr>
                <w:t>Einzelarbeit</w:t>
              </w:r>
            </w:ins>
          </w:p>
        </w:tc>
        <w:tc>
          <w:tcPr>
            <w:tcW w:w="2693" w:type="dxa"/>
          </w:tcPr>
          <w:p w14:paraId="78EBB004" w14:textId="04CC8E28" w:rsidR="00A365ED" w:rsidRDefault="00A365ED" w:rsidP="00DB6FC9">
            <w:pPr>
              <w:tabs>
                <w:tab w:val="left" w:pos="1843"/>
              </w:tabs>
              <w:spacing w:line="276" w:lineRule="auto"/>
              <w:rPr>
                <w:rFonts w:cstheme="minorHAnsi"/>
              </w:rPr>
            </w:pPr>
            <w:r>
              <w:rPr>
                <w:rFonts w:cstheme="minorHAnsi"/>
              </w:rPr>
              <w:t xml:space="preserve">--&gt; </w:t>
            </w:r>
            <w:r w:rsidRPr="00A95B50">
              <w:rPr>
                <w:rFonts w:cstheme="minorHAnsi"/>
              </w:rPr>
              <w:t>Arbeitsblatt 2</w:t>
            </w:r>
          </w:p>
          <w:p w14:paraId="36050B53" w14:textId="78C49CF9" w:rsidR="003A4BA0" w:rsidRDefault="00A365ED" w:rsidP="00DB6FC9">
            <w:pPr>
              <w:tabs>
                <w:tab w:val="left" w:pos="1843"/>
              </w:tabs>
              <w:spacing w:line="276" w:lineRule="auto"/>
              <w:rPr>
                <w:rFonts w:cstheme="minorHAnsi"/>
              </w:rPr>
            </w:pPr>
            <w:r>
              <w:rPr>
                <w:rFonts w:cstheme="minorHAnsi"/>
              </w:rPr>
              <w:t xml:space="preserve">--&gt; </w:t>
            </w:r>
            <w:r w:rsidR="00174DC3">
              <w:rPr>
                <w:rFonts w:cstheme="minorHAnsi"/>
              </w:rPr>
              <w:t xml:space="preserve">Schulheft oder Tablets für </w:t>
            </w:r>
            <w:r>
              <w:rPr>
                <w:rFonts w:cstheme="minorHAnsi"/>
              </w:rPr>
              <w:t>Stichpunkte</w:t>
            </w:r>
            <w:r w:rsidR="00174DC3">
              <w:rPr>
                <w:rFonts w:cstheme="minorHAnsi"/>
              </w:rPr>
              <w:t xml:space="preserve"> und </w:t>
            </w:r>
            <w:r>
              <w:rPr>
                <w:rFonts w:cstheme="minorHAnsi"/>
              </w:rPr>
              <w:t>Notizen</w:t>
            </w:r>
          </w:p>
          <w:p w14:paraId="6FCDF93A" w14:textId="77777777" w:rsidR="00A95B50" w:rsidRPr="00A95B50" w:rsidRDefault="00A95B50" w:rsidP="00DB6FC9">
            <w:pPr>
              <w:tabs>
                <w:tab w:val="left" w:pos="1843"/>
              </w:tabs>
              <w:spacing w:line="276" w:lineRule="auto"/>
              <w:rPr>
                <w:rFonts w:cstheme="minorHAnsi"/>
              </w:rPr>
            </w:pPr>
          </w:p>
          <w:p w14:paraId="2CBB3E91" w14:textId="77777777" w:rsidR="00FC7941" w:rsidRDefault="00FC7941" w:rsidP="00DB6FC9">
            <w:pPr>
              <w:tabs>
                <w:tab w:val="left" w:pos="1843"/>
              </w:tabs>
              <w:spacing w:line="276" w:lineRule="auto"/>
              <w:rPr>
                <w:ins w:id="24" w:author="Michael Kohl [2]" w:date="2024-06-18T21:13:00Z" w16du:dateUtc="2024-06-18T19:13:00Z"/>
                <w:rFonts w:cstheme="minorHAnsi"/>
                <w:color w:val="FF0000"/>
              </w:rPr>
            </w:pPr>
          </w:p>
          <w:p w14:paraId="4BFAE62D" w14:textId="5590BD4E" w:rsidR="00A95B50" w:rsidRPr="006E4707" w:rsidRDefault="009737CD" w:rsidP="00DB6FC9">
            <w:pPr>
              <w:tabs>
                <w:tab w:val="left" w:pos="1843"/>
              </w:tabs>
              <w:spacing w:line="276" w:lineRule="auto"/>
              <w:rPr>
                <w:rFonts w:cstheme="minorHAnsi"/>
                <w:color w:val="FF0000"/>
              </w:rPr>
            </w:pPr>
            <w:ins w:id="25" w:author="Michael Kohl [2]" w:date="2024-06-18T20:47:00Z" w16du:dateUtc="2024-06-18T18:47:00Z">
              <w:r>
                <w:rPr>
                  <w:rFonts w:cstheme="minorHAnsi"/>
                  <w:color w:val="FF0000"/>
                </w:rPr>
                <w:t>--&gt; Arbeitsblatt 3</w:t>
              </w:r>
            </w:ins>
          </w:p>
        </w:tc>
      </w:tr>
    </w:tbl>
    <w:p w14:paraId="7309E71D" w14:textId="46F766EE" w:rsidR="00BD2C5D" w:rsidRPr="006E4707" w:rsidRDefault="00BD2C5D" w:rsidP="00BD2C5D">
      <w:pPr>
        <w:spacing w:line="276" w:lineRule="auto"/>
        <w:rPr>
          <w:rFonts w:cstheme="minorHAnsi"/>
          <w:color w:val="FF0000"/>
        </w:rPr>
      </w:pPr>
    </w:p>
    <w:tbl>
      <w:tblPr>
        <w:tblStyle w:val="Tabellenraster"/>
        <w:tblW w:w="9209" w:type="dxa"/>
        <w:tblLook w:val="04A0" w:firstRow="1" w:lastRow="0" w:firstColumn="1" w:lastColumn="0" w:noHBand="0" w:noVBand="1"/>
      </w:tblPr>
      <w:tblGrid>
        <w:gridCol w:w="3539"/>
        <w:gridCol w:w="2410"/>
        <w:gridCol w:w="3260"/>
      </w:tblGrid>
      <w:tr w:rsidR="006E4707" w:rsidRPr="006E4707" w14:paraId="4D3BD56B" w14:textId="77777777" w:rsidTr="008C73C6">
        <w:tc>
          <w:tcPr>
            <w:tcW w:w="9209" w:type="dxa"/>
            <w:gridSpan w:val="3"/>
          </w:tcPr>
          <w:p w14:paraId="74DE5427" w14:textId="4B289064" w:rsidR="006D3C4F" w:rsidRPr="007C349F" w:rsidRDefault="007C349F" w:rsidP="008C73C6">
            <w:pPr>
              <w:spacing w:line="276" w:lineRule="auto"/>
              <w:rPr>
                <w:rFonts w:cstheme="minorHAnsi"/>
                <w:i/>
                <w:iCs/>
              </w:rPr>
            </w:pPr>
            <w:r w:rsidRPr="007C349F">
              <w:rPr>
                <w:rFonts w:cstheme="minorHAnsi"/>
                <w:i/>
                <w:iCs/>
              </w:rPr>
              <w:t>Vertiefung 2</w:t>
            </w:r>
          </w:p>
          <w:p w14:paraId="104F4CA3" w14:textId="77777777" w:rsidR="006D3C4F" w:rsidRPr="006E4707" w:rsidRDefault="006D3C4F" w:rsidP="008C73C6">
            <w:pPr>
              <w:spacing w:line="276" w:lineRule="auto"/>
              <w:rPr>
                <w:rFonts w:cstheme="minorHAnsi"/>
                <w:i/>
                <w:iCs/>
                <w:color w:val="FF0000"/>
              </w:rPr>
            </w:pPr>
          </w:p>
        </w:tc>
      </w:tr>
      <w:tr w:rsidR="004E1F93" w:rsidRPr="006E4707" w14:paraId="3A92DECF" w14:textId="77777777" w:rsidTr="00402EEF">
        <w:tc>
          <w:tcPr>
            <w:tcW w:w="3539" w:type="dxa"/>
          </w:tcPr>
          <w:p w14:paraId="38655128" w14:textId="77777777" w:rsidR="00533805" w:rsidRDefault="007C349F" w:rsidP="00C06893">
            <w:pPr>
              <w:spacing w:line="276" w:lineRule="auto"/>
              <w:rPr>
                <w:rStyle w:val="fontstyle01"/>
              </w:rPr>
            </w:pPr>
            <w:r>
              <w:rPr>
                <w:rStyle w:val="fontstyle01"/>
              </w:rPr>
              <w:t>Stressmanagement und Achtsamkeit</w:t>
            </w:r>
            <w:r w:rsidR="00C06893">
              <w:rPr>
                <w:rStyle w:val="fontstyle01"/>
              </w:rPr>
              <w:t xml:space="preserve">: </w:t>
            </w:r>
          </w:p>
          <w:p w14:paraId="6CB3E752" w14:textId="56D0C02E" w:rsidR="0092395A" w:rsidRDefault="00533805" w:rsidP="00C06893">
            <w:pPr>
              <w:spacing w:line="276" w:lineRule="auto"/>
              <w:rPr>
                <w:ins w:id="26" w:author="Michael Kohl [2]" w:date="2024-06-04T20:04:00Z"/>
                <w:rStyle w:val="fontstyle01"/>
              </w:rPr>
            </w:pPr>
            <w:r>
              <w:rPr>
                <w:rStyle w:val="fontstyle01"/>
              </w:rPr>
              <w:lastRenderedPageBreak/>
              <w:t xml:space="preserve">&gt; </w:t>
            </w:r>
            <w:r w:rsidR="00C06893">
              <w:rPr>
                <w:rStyle w:val="fontstyle01"/>
              </w:rPr>
              <w:t xml:space="preserve">Welche Tools </w:t>
            </w:r>
            <w:proofErr w:type="gramStart"/>
            <w:r w:rsidR="00C06893">
              <w:rPr>
                <w:rStyle w:val="fontstyle01"/>
              </w:rPr>
              <w:t>können</w:t>
            </w:r>
            <w:proofErr w:type="gramEnd"/>
            <w:r w:rsidR="00C06893">
              <w:rPr>
                <w:rStyle w:val="fontstyle01"/>
              </w:rPr>
              <w:t xml:space="preserve"> dabei helfen?</w:t>
            </w:r>
          </w:p>
          <w:p w14:paraId="655CAFC3" w14:textId="085247A2" w:rsidR="00666DE5" w:rsidRPr="007C349F" w:rsidRDefault="00533805" w:rsidP="00C06893">
            <w:pPr>
              <w:spacing w:line="276" w:lineRule="auto"/>
            </w:pPr>
            <w:r>
              <w:rPr>
                <w:rStyle w:val="fontstyle01"/>
              </w:rPr>
              <w:t xml:space="preserve">&gt; </w:t>
            </w:r>
            <w:r w:rsidR="00666DE5">
              <w:rPr>
                <w:rStyle w:val="fontstyle01"/>
              </w:rPr>
              <w:t>Welche Kriterien sind bei der Bewertung der Tools wichtig?</w:t>
            </w:r>
            <w:r w:rsidR="006E3172">
              <w:rPr>
                <w:rStyle w:val="fontstyle01"/>
              </w:rPr>
              <w:t xml:space="preserve"> (</w:t>
            </w:r>
            <w:r w:rsidR="00C60784">
              <w:rPr>
                <w:rStyle w:val="fontstyle01"/>
              </w:rPr>
              <w:t>weitere Fragen finden Sie im</w:t>
            </w:r>
            <w:r w:rsidR="006E3172">
              <w:rPr>
                <w:rStyle w:val="fontstyle01"/>
              </w:rPr>
              <w:t xml:space="preserve"> Erwartungshorizont)</w:t>
            </w:r>
          </w:p>
        </w:tc>
        <w:tc>
          <w:tcPr>
            <w:tcW w:w="2410" w:type="dxa"/>
          </w:tcPr>
          <w:p w14:paraId="4CB1EEC5" w14:textId="3C9F97C5" w:rsidR="006D3C4F" w:rsidRPr="006E4707" w:rsidDel="0018584C" w:rsidRDefault="0018584C" w:rsidP="008C73C6">
            <w:pPr>
              <w:spacing w:line="276" w:lineRule="auto"/>
              <w:rPr>
                <w:del w:id="27" w:author="Theresa Salge" w:date="2024-06-10T13:06:00Z"/>
                <w:rFonts w:ascii="Calibri" w:eastAsia="Times New Roman" w:hAnsi="Calibri" w:cs="Calibri"/>
                <w:color w:val="FF0000"/>
                <w:lang w:eastAsia="de-DE"/>
              </w:rPr>
            </w:pPr>
            <w:ins w:id="28" w:author="Theresa Salge" w:date="2024-06-10T13:06:00Z">
              <w:r>
                <w:rPr>
                  <w:rFonts w:cstheme="minorHAnsi"/>
                </w:rPr>
                <w:lastRenderedPageBreak/>
                <w:t xml:space="preserve">3er-Gruppen </w:t>
              </w:r>
            </w:ins>
            <w:del w:id="29" w:author="Theresa Salge" w:date="2024-06-10T13:06:00Z">
              <w:r w:rsidR="00584916" w:rsidDel="0018584C">
                <w:rPr>
                  <w:rFonts w:cstheme="minorHAnsi"/>
                </w:rPr>
                <w:delText>Gruppen</w:delText>
              </w:r>
              <w:r w:rsidR="006B6F38" w:rsidDel="0018584C">
                <w:rPr>
                  <w:rFonts w:cstheme="minorHAnsi"/>
                </w:rPr>
                <w:delText>arbeit (3 Personen)</w:delText>
              </w:r>
            </w:del>
          </w:p>
          <w:p w14:paraId="6121D87A" w14:textId="60CD10A4" w:rsidR="001705C8" w:rsidRPr="006E4707" w:rsidRDefault="001705C8" w:rsidP="008C73C6">
            <w:pPr>
              <w:spacing w:line="276" w:lineRule="auto"/>
              <w:rPr>
                <w:rFonts w:cstheme="minorHAnsi"/>
                <w:color w:val="FF0000"/>
              </w:rPr>
            </w:pPr>
          </w:p>
        </w:tc>
        <w:tc>
          <w:tcPr>
            <w:tcW w:w="3260" w:type="dxa"/>
          </w:tcPr>
          <w:p w14:paraId="600B3F4D" w14:textId="77777777" w:rsidR="00AF1617" w:rsidRDefault="009D72AE" w:rsidP="008C73C6">
            <w:pPr>
              <w:tabs>
                <w:tab w:val="left" w:pos="1843"/>
              </w:tabs>
              <w:spacing w:line="276" w:lineRule="auto"/>
            </w:pPr>
            <w:r w:rsidRPr="007C349F">
              <w:lastRenderedPageBreak/>
              <w:t xml:space="preserve">--&gt; </w:t>
            </w:r>
            <w:r w:rsidR="00174DC3">
              <w:t xml:space="preserve">Tablets für </w:t>
            </w:r>
            <w:r w:rsidR="007C349F" w:rsidRPr="007C349F">
              <w:t>Recherche</w:t>
            </w:r>
            <w:r w:rsidR="00174DC3">
              <w:t>n</w:t>
            </w:r>
            <w:r w:rsidR="007C349F">
              <w:t xml:space="preserve"> und </w:t>
            </w:r>
            <w:r w:rsidR="00584916">
              <w:t>digitale Notizen</w:t>
            </w:r>
          </w:p>
          <w:p w14:paraId="62CBFE9F" w14:textId="77777777" w:rsidR="0092395A" w:rsidRDefault="0092395A" w:rsidP="008C73C6">
            <w:pPr>
              <w:tabs>
                <w:tab w:val="left" w:pos="1843"/>
              </w:tabs>
              <w:spacing w:line="276" w:lineRule="auto"/>
            </w:pPr>
          </w:p>
          <w:p w14:paraId="7EF641E2" w14:textId="7FF93DD7" w:rsidR="0092395A" w:rsidRDefault="0092395A" w:rsidP="008C73C6">
            <w:pPr>
              <w:tabs>
                <w:tab w:val="left" w:pos="1843"/>
              </w:tabs>
              <w:spacing w:line="276" w:lineRule="auto"/>
            </w:pPr>
            <w:r>
              <w:lastRenderedPageBreak/>
              <w:t>Präsentation der Ergebnisse (fakultativ):</w:t>
            </w:r>
          </w:p>
          <w:p w14:paraId="76807EF1" w14:textId="58EB7C02" w:rsidR="0092395A" w:rsidRPr="007C349F" w:rsidRDefault="0092395A" w:rsidP="000B0B32">
            <w:pPr>
              <w:tabs>
                <w:tab w:val="left" w:pos="1843"/>
              </w:tabs>
              <w:spacing w:line="276" w:lineRule="auto"/>
            </w:pPr>
            <w:r>
              <w:t xml:space="preserve">--&gt; </w:t>
            </w:r>
            <w:hyperlink r:id="rId22" w:history="1">
              <w:r w:rsidR="001702F0" w:rsidRPr="00F43120">
                <w:rPr>
                  <w:rStyle w:val="Hyperlink"/>
                </w:rPr>
                <w:t>www.taskcards.de</w:t>
              </w:r>
            </w:hyperlink>
            <w:r w:rsidR="001702F0">
              <w:t xml:space="preserve"> </w:t>
            </w:r>
          </w:p>
        </w:tc>
      </w:tr>
    </w:tbl>
    <w:p w14:paraId="30B6EE3C" w14:textId="77777777" w:rsidR="006D3C4F" w:rsidRDefault="006D3C4F" w:rsidP="00BD2C5D">
      <w:pPr>
        <w:spacing w:line="276" w:lineRule="auto"/>
        <w:rPr>
          <w:rFonts w:cstheme="minorHAnsi"/>
          <w:color w:val="FF0000"/>
        </w:rPr>
      </w:pPr>
    </w:p>
    <w:tbl>
      <w:tblPr>
        <w:tblStyle w:val="Tabellenraster"/>
        <w:tblW w:w="9209" w:type="dxa"/>
        <w:tblLook w:val="04A0" w:firstRow="1" w:lastRow="0" w:firstColumn="1" w:lastColumn="0" w:noHBand="0" w:noVBand="1"/>
      </w:tblPr>
      <w:tblGrid>
        <w:gridCol w:w="3539"/>
        <w:gridCol w:w="2410"/>
        <w:gridCol w:w="3260"/>
      </w:tblGrid>
      <w:tr w:rsidR="007C349F" w:rsidRPr="006E4707" w14:paraId="32FE78F7" w14:textId="77777777" w:rsidTr="00EB14BE">
        <w:tc>
          <w:tcPr>
            <w:tcW w:w="9209" w:type="dxa"/>
            <w:gridSpan w:val="3"/>
          </w:tcPr>
          <w:p w14:paraId="7BB01119" w14:textId="2AFEF385" w:rsidR="007C349F" w:rsidRPr="007C349F" w:rsidRDefault="007C349F" w:rsidP="00EB14BE">
            <w:pPr>
              <w:spacing w:line="276" w:lineRule="auto"/>
              <w:rPr>
                <w:rFonts w:cstheme="minorHAnsi"/>
                <w:i/>
                <w:iCs/>
              </w:rPr>
            </w:pPr>
            <w:r>
              <w:rPr>
                <w:rFonts w:cstheme="minorHAnsi"/>
                <w:i/>
                <w:iCs/>
              </w:rPr>
              <w:t>Produktion</w:t>
            </w:r>
          </w:p>
          <w:p w14:paraId="2C8CDCC7" w14:textId="77777777" w:rsidR="007C349F" w:rsidRPr="006E4707" w:rsidRDefault="007C349F" w:rsidP="00EB14BE">
            <w:pPr>
              <w:spacing w:line="276" w:lineRule="auto"/>
              <w:rPr>
                <w:rFonts w:cstheme="minorHAnsi"/>
                <w:i/>
                <w:iCs/>
                <w:color w:val="FF0000"/>
              </w:rPr>
            </w:pPr>
          </w:p>
        </w:tc>
      </w:tr>
      <w:tr w:rsidR="007C349F" w:rsidRPr="00C06893" w14:paraId="6DB70B66" w14:textId="77777777" w:rsidTr="00EB14BE">
        <w:tc>
          <w:tcPr>
            <w:tcW w:w="3539" w:type="dxa"/>
          </w:tcPr>
          <w:p w14:paraId="16B6D038" w14:textId="77777777" w:rsidR="004A06DD" w:rsidRPr="00C06893" w:rsidRDefault="00C06893" w:rsidP="00C06893">
            <w:pPr>
              <w:spacing w:line="276" w:lineRule="auto"/>
              <w:rPr>
                <w:rStyle w:val="fontstyle01"/>
                <w:color w:val="auto"/>
              </w:rPr>
            </w:pPr>
            <w:r w:rsidRPr="00C06893">
              <w:rPr>
                <w:rStyle w:val="fontstyle01"/>
                <w:color w:val="auto"/>
              </w:rPr>
              <w:t xml:space="preserve">Wie kann eine </w:t>
            </w:r>
            <w:r w:rsidR="004A06DD" w:rsidRPr="00C06893">
              <w:rPr>
                <w:rStyle w:val="fontstyle01"/>
                <w:color w:val="auto"/>
              </w:rPr>
              <w:t>Optimierung des Lernortes und des Lernens</w:t>
            </w:r>
            <w:r w:rsidRPr="00C06893">
              <w:rPr>
                <w:rStyle w:val="fontstyle01"/>
                <w:color w:val="auto"/>
              </w:rPr>
              <w:t xml:space="preserve"> aussehen?</w:t>
            </w:r>
          </w:p>
          <w:p w14:paraId="7489C5E9" w14:textId="77777777" w:rsidR="00C06893" w:rsidRPr="00C06893" w:rsidRDefault="00C06893" w:rsidP="00C06893">
            <w:pPr>
              <w:spacing w:line="276" w:lineRule="auto"/>
              <w:rPr>
                <w:rStyle w:val="fontstyle01"/>
                <w:color w:val="auto"/>
              </w:rPr>
            </w:pPr>
          </w:p>
          <w:p w14:paraId="677357D2" w14:textId="1CC6C937" w:rsidR="00C06893" w:rsidRPr="00C06893" w:rsidRDefault="00C06893" w:rsidP="00C06893">
            <w:pPr>
              <w:spacing w:line="276" w:lineRule="auto"/>
              <w:rPr>
                <w:rFonts w:ascii="Calibri" w:hAnsi="Calibri" w:cs="Calibri"/>
              </w:rPr>
            </w:pPr>
            <w:r w:rsidRPr="00C06893">
              <w:rPr>
                <w:rStyle w:val="fontstyle01"/>
                <w:color w:val="auto"/>
              </w:rPr>
              <w:sym w:font="Wingdings" w:char="F0E0"/>
            </w:r>
            <w:r w:rsidRPr="00C06893">
              <w:rPr>
                <w:rStyle w:val="fontstyle01"/>
                <w:color w:val="auto"/>
              </w:rPr>
              <w:t xml:space="preserve"> Erstellen eines Aktionsplans </w:t>
            </w:r>
            <w:r w:rsidR="00C60784" w:rsidRPr="00C60784">
              <w:rPr>
                <w:rStyle w:val="fontstyle01"/>
                <w:color w:val="auto"/>
              </w:rPr>
              <w:t>für einen gesunden Lernort</w:t>
            </w:r>
            <w:r w:rsidR="00C60784">
              <w:rPr>
                <w:rStyle w:val="fontstyle01"/>
                <w:color w:val="auto"/>
              </w:rPr>
              <w:t xml:space="preserve"> </w:t>
            </w:r>
            <w:r w:rsidRPr="00C06893">
              <w:rPr>
                <w:rStyle w:val="fontstyle01"/>
                <w:color w:val="auto"/>
              </w:rPr>
              <w:t>mit praktischen Vorschlägen.</w:t>
            </w:r>
          </w:p>
        </w:tc>
        <w:tc>
          <w:tcPr>
            <w:tcW w:w="2410" w:type="dxa"/>
          </w:tcPr>
          <w:p w14:paraId="4EFD070D" w14:textId="518E36F5" w:rsidR="007C349F" w:rsidRPr="00C06893" w:rsidRDefault="007C349F" w:rsidP="00EB14BE">
            <w:pPr>
              <w:spacing w:line="276" w:lineRule="auto"/>
              <w:rPr>
                <w:rFonts w:ascii="Calibri" w:eastAsia="Times New Roman" w:hAnsi="Calibri" w:cs="Calibri"/>
                <w:lang w:eastAsia="de-DE"/>
              </w:rPr>
            </w:pPr>
            <w:r w:rsidRPr="00C06893">
              <w:rPr>
                <w:rFonts w:cstheme="minorHAnsi"/>
              </w:rPr>
              <w:t>Think-Pair-(Square)-</w:t>
            </w:r>
            <w:commentRangeStart w:id="30"/>
            <w:commentRangeStart w:id="31"/>
            <w:r w:rsidRPr="00C06893">
              <w:rPr>
                <w:rFonts w:cstheme="minorHAnsi"/>
              </w:rPr>
              <w:t>Share</w:t>
            </w:r>
            <w:commentRangeEnd w:id="30"/>
            <w:r w:rsidR="0018584C">
              <w:rPr>
                <w:rStyle w:val="Kommentarzeichen"/>
              </w:rPr>
              <w:commentReference w:id="30"/>
            </w:r>
            <w:commentRangeEnd w:id="31"/>
            <w:r w:rsidR="00FF42A1">
              <w:rPr>
                <w:rStyle w:val="Kommentarzeichen"/>
              </w:rPr>
              <w:commentReference w:id="31"/>
            </w:r>
            <w:r w:rsidR="0018584C">
              <w:rPr>
                <w:rFonts w:cstheme="minorHAnsi"/>
              </w:rPr>
              <w:t xml:space="preserve"> </w:t>
            </w:r>
          </w:p>
          <w:p w14:paraId="5C046FE9" w14:textId="77777777" w:rsidR="007C349F" w:rsidRPr="00C06893" w:rsidRDefault="007C349F" w:rsidP="00EB14BE">
            <w:pPr>
              <w:spacing w:line="276" w:lineRule="auto"/>
              <w:rPr>
                <w:rFonts w:cstheme="minorHAnsi"/>
              </w:rPr>
            </w:pPr>
          </w:p>
        </w:tc>
        <w:tc>
          <w:tcPr>
            <w:tcW w:w="3260" w:type="dxa"/>
          </w:tcPr>
          <w:p w14:paraId="314636F4" w14:textId="03DCBE41" w:rsidR="007C349F" w:rsidRPr="00C06893" w:rsidRDefault="007C349F" w:rsidP="00EB14BE">
            <w:pPr>
              <w:tabs>
                <w:tab w:val="left" w:pos="1843"/>
              </w:tabs>
              <w:spacing w:line="276" w:lineRule="auto"/>
            </w:pPr>
            <w:r w:rsidRPr="00C06893">
              <w:t>--&gt; digitales Poster</w:t>
            </w:r>
            <w:r w:rsidR="00A207CC">
              <w:t>, z.</w:t>
            </w:r>
            <w:r w:rsidR="00F00D4B">
              <w:t xml:space="preserve"> </w:t>
            </w:r>
            <w:r w:rsidR="00A207CC">
              <w:t xml:space="preserve">B. </w:t>
            </w:r>
            <w:r w:rsidR="00F00D4B">
              <w:t xml:space="preserve">über </w:t>
            </w:r>
            <w:hyperlink r:id="rId23" w:history="1">
              <w:r w:rsidR="00F00D4B" w:rsidRPr="00866F7A">
                <w:rPr>
                  <w:rStyle w:val="Hyperlink"/>
                  <w:rFonts w:cstheme="minorHAnsi"/>
                </w:rPr>
                <w:t>www.canva.com</w:t>
              </w:r>
            </w:hyperlink>
            <w:r w:rsidR="00533805">
              <w:rPr>
                <w:rStyle w:val="Hyperlink"/>
                <w:rFonts w:cstheme="minorHAnsi"/>
              </w:rPr>
              <w:t xml:space="preserve"> </w:t>
            </w:r>
            <w:r w:rsidR="00533805" w:rsidRPr="00533805">
              <w:rPr>
                <w:rStyle w:val="Hyperlink"/>
                <w:rFonts w:cstheme="minorHAnsi"/>
                <w:color w:val="auto"/>
                <w:u w:val="none"/>
              </w:rPr>
              <w:t>(für Fortg</w:t>
            </w:r>
            <w:r w:rsidR="00533805">
              <w:rPr>
                <w:rStyle w:val="Hyperlink"/>
                <w:rFonts w:cstheme="minorHAnsi"/>
                <w:color w:val="auto"/>
                <w:u w:val="none"/>
              </w:rPr>
              <w:t>e</w:t>
            </w:r>
            <w:r w:rsidR="00533805" w:rsidRPr="00533805">
              <w:rPr>
                <w:rStyle w:val="Hyperlink"/>
                <w:rFonts w:cstheme="minorHAnsi"/>
                <w:color w:val="auto"/>
                <w:u w:val="none"/>
              </w:rPr>
              <w:t>schrittene)</w:t>
            </w:r>
            <w:r w:rsidR="00533805">
              <w:rPr>
                <w:rStyle w:val="Hyperlink"/>
                <w:rFonts w:cstheme="minorHAnsi"/>
                <w:color w:val="auto"/>
                <w:u w:val="none"/>
              </w:rPr>
              <w:t xml:space="preserve"> oder </w:t>
            </w:r>
            <w:hyperlink r:id="rId24" w:history="1">
              <w:r w:rsidR="0018584C" w:rsidRPr="005C59D9">
                <w:rPr>
                  <w:rStyle w:val="Hyperlink"/>
                  <w:rFonts w:cstheme="minorHAnsi"/>
                </w:rPr>
                <w:t>www.taskcards.com</w:t>
              </w:r>
            </w:hyperlink>
            <w:r w:rsidR="0018584C">
              <w:rPr>
                <w:rStyle w:val="Hyperlink"/>
                <w:rFonts w:cstheme="minorHAnsi"/>
                <w:color w:val="auto"/>
                <w:u w:val="none"/>
              </w:rPr>
              <w:t xml:space="preserve"> </w:t>
            </w:r>
          </w:p>
        </w:tc>
      </w:tr>
    </w:tbl>
    <w:p w14:paraId="37BD7EA3" w14:textId="77777777" w:rsidR="007C349F" w:rsidRPr="00C06893" w:rsidRDefault="007C349F" w:rsidP="00BD2C5D">
      <w:pPr>
        <w:spacing w:line="276" w:lineRule="auto"/>
        <w:rPr>
          <w:rFonts w:cstheme="minorHAnsi"/>
        </w:rPr>
      </w:pPr>
    </w:p>
    <w:tbl>
      <w:tblPr>
        <w:tblStyle w:val="Tabellenraster"/>
        <w:tblW w:w="9067" w:type="dxa"/>
        <w:tblLook w:val="04A0" w:firstRow="1" w:lastRow="0" w:firstColumn="1" w:lastColumn="0" w:noHBand="0" w:noVBand="1"/>
      </w:tblPr>
      <w:tblGrid>
        <w:gridCol w:w="3539"/>
        <w:gridCol w:w="2410"/>
        <w:gridCol w:w="3118"/>
      </w:tblGrid>
      <w:tr w:rsidR="00C06893" w:rsidRPr="00C06893" w14:paraId="6641E32C" w14:textId="77777777" w:rsidTr="00D76BDD">
        <w:tc>
          <w:tcPr>
            <w:tcW w:w="9067" w:type="dxa"/>
            <w:gridSpan w:val="3"/>
          </w:tcPr>
          <w:p w14:paraId="02011292" w14:textId="082BFAD0" w:rsidR="00247CF9" w:rsidRPr="00C06893" w:rsidRDefault="00247CF9" w:rsidP="00D76BDD">
            <w:pPr>
              <w:spacing w:line="276" w:lineRule="auto"/>
              <w:rPr>
                <w:rFonts w:cstheme="minorHAnsi"/>
                <w:i/>
                <w:iCs/>
              </w:rPr>
            </w:pPr>
            <w:r w:rsidRPr="00C06893">
              <w:rPr>
                <w:rFonts w:cstheme="minorHAnsi"/>
                <w:i/>
                <w:iCs/>
              </w:rPr>
              <w:t xml:space="preserve">Reflexion </w:t>
            </w:r>
          </w:p>
          <w:p w14:paraId="7E322EFF" w14:textId="77777777" w:rsidR="00247CF9" w:rsidRPr="00C06893" w:rsidRDefault="00247CF9" w:rsidP="00D76BDD">
            <w:pPr>
              <w:spacing w:line="276" w:lineRule="auto"/>
              <w:rPr>
                <w:rFonts w:cstheme="minorHAnsi"/>
                <w:i/>
                <w:iCs/>
              </w:rPr>
            </w:pPr>
          </w:p>
        </w:tc>
      </w:tr>
      <w:tr w:rsidR="004E1F93" w:rsidRPr="00C06893" w14:paraId="2DF88494" w14:textId="77777777" w:rsidTr="001272A6">
        <w:tc>
          <w:tcPr>
            <w:tcW w:w="3539" w:type="dxa"/>
          </w:tcPr>
          <w:p w14:paraId="51F155E7" w14:textId="00F1071A" w:rsidR="002A7A7A" w:rsidRPr="00C06893" w:rsidRDefault="002A7A7A" w:rsidP="002A7A7A">
            <w:pPr>
              <w:spacing w:line="276" w:lineRule="auto"/>
              <w:rPr>
                <w:rFonts w:cstheme="minorHAnsi"/>
              </w:rPr>
            </w:pPr>
            <w:r w:rsidRPr="00C06893">
              <w:rPr>
                <w:rFonts w:cstheme="minorHAnsi"/>
              </w:rPr>
              <w:t>&gt; Was hast du in dieser Einheit gelernt?</w:t>
            </w:r>
          </w:p>
          <w:p w14:paraId="385119F5" w14:textId="77777777" w:rsidR="00FD630F" w:rsidRPr="00C06893" w:rsidRDefault="002A7A7A" w:rsidP="002A7A7A">
            <w:pPr>
              <w:tabs>
                <w:tab w:val="left" w:pos="2441"/>
                <w:tab w:val="left" w:pos="2880"/>
              </w:tabs>
              <w:spacing w:line="276" w:lineRule="auto"/>
              <w:rPr>
                <w:rFonts w:cstheme="minorHAnsi"/>
              </w:rPr>
            </w:pPr>
            <w:r w:rsidRPr="00C06893">
              <w:rPr>
                <w:rFonts w:cstheme="minorHAnsi"/>
              </w:rPr>
              <w:t>&gt; Welche Erkenntnisse hast du gewonnen?</w:t>
            </w:r>
          </w:p>
          <w:p w14:paraId="50853A3B" w14:textId="3B010616" w:rsidR="00C06893" w:rsidRPr="00C06893" w:rsidRDefault="000F6CC1" w:rsidP="007C13D7">
            <w:pPr>
              <w:tabs>
                <w:tab w:val="left" w:pos="2441"/>
                <w:tab w:val="left" w:pos="2880"/>
              </w:tabs>
              <w:spacing w:line="276" w:lineRule="auto"/>
              <w:rPr>
                <w:rFonts w:cstheme="minorHAnsi"/>
              </w:rPr>
            </w:pPr>
            <w:r w:rsidRPr="00C06893">
              <w:rPr>
                <w:rFonts w:cstheme="minorHAnsi"/>
              </w:rPr>
              <w:t xml:space="preserve">&gt; </w:t>
            </w:r>
            <w:r w:rsidR="001702F0">
              <w:rPr>
                <w:rFonts w:cstheme="minorHAnsi"/>
              </w:rPr>
              <w:t>Wie kannst</w:t>
            </w:r>
            <w:r w:rsidRPr="00C06893">
              <w:rPr>
                <w:rFonts w:cstheme="minorHAnsi"/>
              </w:rPr>
              <w:t xml:space="preserve"> du </w:t>
            </w:r>
            <w:r w:rsidR="007C13D7" w:rsidRPr="00C06893">
              <w:rPr>
                <w:rFonts w:cstheme="minorHAnsi"/>
              </w:rPr>
              <w:t>deine</w:t>
            </w:r>
            <w:r w:rsidR="00C06893" w:rsidRPr="00C06893">
              <w:rPr>
                <w:rFonts w:cstheme="minorHAnsi"/>
              </w:rPr>
              <w:t xml:space="preserve"> Lernumgebung optimieren?</w:t>
            </w:r>
          </w:p>
          <w:p w14:paraId="22F6CFF8" w14:textId="0649B256" w:rsidR="00775493" w:rsidRPr="00C06893" w:rsidRDefault="00C06893" w:rsidP="007C13D7">
            <w:pPr>
              <w:tabs>
                <w:tab w:val="left" w:pos="2441"/>
                <w:tab w:val="left" w:pos="2880"/>
              </w:tabs>
              <w:spacing w:line="276" w:lineRule="auto"/>
              <w:rPr>
                <w:rFonts w:cstheme="minorHAnsi"/>
              </w:rPr>
            </w:pPr>
            <w:r w:rsidRPr="00C06893">
              <w:rPr>
                <w:rFonts w:cstheme="minorHAnsi"/>
              </w:rPr>
              <w:t>&gt; Welche digitale Werkzeuge können dir dabei helfen?</w:t>
            </w:r>
          </w:p>
        </w:tc>
        <w:tc>
          <w:tcPr>
            <w:tcW w:w="2410" w:type="dxa"/>
          </w:tcPr>
          <w:p w14:paraId="71952313" w14:textId="77777777" w:rsidR="00247CF9" w:rsidRPr="00C06893" w:rsidRDefault="00247CF9" w:rsidP="00D76BDD">
            <w:pPr>
              <w:spacing w:line="276" w:lineRule="auto"/>
              <w:rPr>
                <w:rFonts w:cstheme="minorHAnsi"/>
              </w:rPr>
            </w:pPr>
            <w:r w:rsidRPr="00C06893">
              <w:rPr>
                <w:rFonts w:cstheme="minorHAnsi"/>
              </w:rPr>
              <w:t>Diskussion im Plenum</w:t>
            </w:r>
          </w:p>
        </w:tc>
        <w:tc>
          <w:tcPr>
            <w:tcW w:w="3118" w:type="dxa"/>
          </w:tcPr>
          <w:p w14:paraId="016F82C6" w14:textId="1DA6A0C6" w:rsidR="005E22A0" w:rsidRPr="00C06893" w:rsidRDefault="00174DC3" w:rsidP="00D76BDD">
            <w:pPr>
              <w:spacing w:line="276" w:lineRule="auto"/>
              <w:rPr>
                <w:rFonts w:cstheme="minorHAnsi"/>
              </w:rPr>
            </w:pPr>
            <w:r w:rsidRPr="00C06893">
              <w:rPr>
                <w:rFonts w:cstheme="minorHAnsi"/>
              </w:rPr>
              <w:t>–</w:t>
            </w:r>
          </w:p>
        </w:tc>
      </w:tr>
    </w:tbl>
    <w:p w14:paraId="7A832210" w14:textId="77777777" w:rsidR="00BC4310" w:rsidRPr="00C06893" w:rsidRDefault="00BC4310" w:rsidP="002A7A7A">
      <w:pPr>
        <w:spacing w:line="276" w:lineRule="auto"/>
        <w:rPr>
          <w:rFonts w:cstheme="minorHAnsi"/>
        </w:rPr>
      </w:pPr>
    </w:p>
    <w:tbl>
      <w:tblPr>
        <w:tblStyle w:val="Tabellenraster"/>
        <w:tblW w:w="9067" w:type="dxa"/>
        <w:tblLook w:val="04A0" w:firstRow="1" w:lastRow="0" w:firstColumn="1" w:lastColumn="0" w:noHBand="0" w:noVBand="1"/>
      </w:tblPr>
      <w:tblGrid>
        <w:gridCol w:w="3539"/>
        <w:gridCol w:w="2410"/>
        <w:gridCol w:w="3118"/>
      </w:tblGrid>
      <w:tr w:rsidR="00C06893" w:rsidRPr="00C06893" w14:paraId="72D48B7D" w14:textId="77777777" w:rsidTr="00EB14BE">
        <w:tc>
          <w:tcPr>
            <w:tcW w:w="9067" w:type="dxa"/>
            <w:gridSpan w:val="3"/>
          </w:tcPr>
          <w:p w14:paraId="25E10C92" w14:textId="7C8040B0" w:rsidR="00BC4310" w:rsidRPr="00C06893" w:rsidRDefault="00BC4310" w:rsidP="00EB14BE">
            <w:pPr>
              <w:spacing w:line="276" w:lineRule="auto"/>
              <w:rPr>
                <w:rFonts w:cstheme="minorHAnsi"/>
                <w:i/>
                <w:iCs/>
              </w:rPr>
            </w:pPr>
            <w:r w:rsidRPr="00C06893">
              <w:rPr>
                <w:rFonts w:cstheme="minorHAnsi"/>
                <w:i/>
                <w:iCs/>
              </w:rPr>
              <w:t>Erweiterung</w:t>
            </w:r>
            <w:r w:rsidR="00C06893" w:rsidRPr="00C06893">
              <w:rPr>
                <w:rFonts w:cstheme="minorHAnsi"/>
                <w:i/>
                <w:iCs/>
              </w:rPr>
              <w:t xml:space="preserve"> </w:t>
            </w:r>
          </w:p>
          <w:p w14:paraId="45AC01F9" w14:textId="77777777" w:rsidR="00BC4310" w:rsidRPr="00C06893" w:rsidRDefault="00BC4310" w:rsidP="00EB14BE">
            <w:pPr>
              <w:spacing w:line="276" w:lineRule="auto"/>
              <w:rPr>
                <w:rFonts w:cstheme="minorHAnsi"/>
                <w:i/>
                <w:iCs/>
              </w:rPr>
            </w:pPr>
          </w:p>
        </w:tc>
      </w:tr>
      <w:tr w:rsidR="00BC4310" w:rsidRPr="00C06893" w14:paraId="415689D6" w14:textId="77777777" w:rsidTr="00EB14BE">
        <w:tc>
          <w:tcPr>
            <w:tcW w:w="3539" w:type="dxa"/>
          </w:tcPr>
          <w:p w14:paraId="6A628B2E" w14:textId="6A2D0E5E" w:rsidR="00BC4310" w:rsidRPr="00C06893" w:rsidRDefault="00C06893" w:rsidP="00EB14BE">
            <w:pPr>
              <w:tabs>
                <w:tab w:val="left" w:pos="2441"/>
                <w:tab w:val="left" w:pos="2880"/>
              </w:tabs>
              <w:spacing w:line="276" w:lineRule="auto"/>
              <w:rPr>
                <w:rFonts w:cstheme="minorHAnsi"/>
              </w:rPr>
            </w:pPr>
            <w:r w:rsidRPr="00C06893">
              <w:rPr>
                <w:rFonts w:cstheme="minorHAnsi"/>
              </w:rPr>
              <w:t xml:space="preserve">Praktische Umsetzung zur Gesundheitsförderung am Lernort: </w:t>
            </w:r>
            <w:r w:rsidR="00BC4310" w:rsidRPr="00C06893">
              <w:rPr>
                <w:rFonts w:cstheme="minorHAnsi"/>
              </w:rPr>
              <w:t>Aktivitäten und Projekte zur Verbesserung der Lernqualität</w:t>
            </w:r>
          </w:p>
        </w:tc>
        <w:tc>
          <w:tcPr>
            <w:tcW w:w="2410" w:type="dxa"/>
          </w:tcPr>
          <w:p w14:paraId="61824857" w14:textId="789DD65F" w:rsidR="00BC4310" w:rsidRPr="00C06893" w:rsidRDefault="00BC4310" w:rsidP="00EB14BE">
            <w:pPr>
              <w:spacing w:line="276" w:lineRule="auto"/>
              <w:rPr>
                <w:rFonts w:cstheme="minorHAnsi"/>
              </w:rPr>
            </w:pPr>
            <w:r w:rsidRPr="00C06893">
              <w:rPr>
                <w:rFonts w:cstheme="minorHAnsi"/>
              </w:rPr>
              <w:t>Gruppenarbeit</w:t>
            </w:r>
          </w:p>
        </w:tc>
        <w:tc>
          <w:tcPr>
            <w:tcW w:w="3118" w:type="dxa"/>
          </w:tcPr>
          <w:p w14:paraId="5E1E0945" w14:textId="42532C4D" w:rsidR="00BC4310" w:rsidRPr="00C06893" w:rsidRDefault="001A2C87" w:rsidP="00EB14BE">
            <w:pPr>
              <w:spacing w:line="276" w:lineRule="auto"/>
              <w:rPr>
                <w:rFonts w:cstheme="minorHAnsi"/>
              </w:rPr>
            </w:pPr>
            <w:r>
              <w:rPr>
                <w:rFonts w:cstheme="minorHAnsi"/>
              </w:rPr>
              <w:t>--&gt; Anhang 3</w:t>
            </w:r>
          </w:p>
        </w:tc>
      </w:tr>
    </w:tbl>
    <w:p w14:paraId="0174618D" w14:textId="77777777" w:rsidR="00BC4310" w:rsidRPr="00C06893" w:rsidRDefault="00BC4310" w:rsidP="002A7A7A">
      <w:pPr>
        <w:spacing w:line="276" w:lineRule="auto"/>
        <w:rPr>
          <w:rFonts w:cstheme="minorHAnsi"/>
        </w:rPr>
      </w:pPr>
    </w:p>
    <w:p w14:paraId="16569BD1" w14:textId="77777777" w:rsidR="00174DC3" w:rsidRPr="00C06893" w:rsidRDefault="00174DC3">
      <w:pPr>
        <w:rPr>
          <w:rFonts w:cstheme="minorHAnsi"/>
          <w:highlight w:val="lightGray"/>
        </w:rPr>
      </w:pPr>
      <w:bookmarkStart w:id="32" w:name="_Hlk139993229"/>
      <w:r w:rsidRPr="00C06893">
        <w:rPr>
          <w:rFonts w:cstheme="minorHAnsi"/>
          <w:highlight w:val="lightGray"/>
        </w:rPr>
        <w:br w:type="page"/>
      </w:r>
    </w:p>
    <w:p w14:paraId="41DEAFC2" w14:textId="6A8F4BAA" w:rsidR="00653D0C" w:rsidRPr="006E4707" w:rsidRDefault="00653D0C" w:rsidP="00653D0C">
      <w:pPr>
        <w:spacing w:line="276" w:lineRule="auto"/>
        <w:rPr>
          <w:rFonts w:cstheme="minorHAnsi"/>
          <w:color w:val="FF0000"/>
        </w:rPr>
      </w:pPr>
      <w:r w:rsidRPr="006E4707">
        <w:rPr>
          <w:rFonts w:cstheme="minorHAnsi"/>
          <w:color w:val="FF0000"/>
          <w:highlight w:val="lightGray"/>
        </w:rPr>
        <w:lastRenderedPageBreak/>
        <w:t>((Seite 5))</w:t>
      </w:r>
    </w:p>
    <w:p w14:paraId="447D5314" w14:textId="77777777" w:rsidR="00174DC3" w:rsidRDefault="00174DC3" w:rsidP="00174DC3">
      <w:pPr>
        <w:rPr>
          <w:rFonts w:cstheme="minorHAnsi"/>
          <w:b/>
          <w:bCs/>
          <w:sz w:val="28"/>
          <w:szCs w:val="28"/>
        </w:rPr>
      </w:pPr>
      <w:r w:rsidRPr="000C6415">
        <w:rPr>
          <w:rFonts w:cstheme="minorHAnsi"/>
          <w:b/>
          <w:bCs/>
          <w:sz w:val="28"/>
          <w:szCs w:val="28"/>
        </w:rPr>
        <w:t>Über digitale Gesundheitskompetenz</w:t>
      </w:r>
    </w:p>
    <w:p w14:paraId="54433639" w14:textId="758DB88F" w:rsidR="00D42F70" w:rsidRDefault="00D42F70" w:rsidP="00D42F70">
      <w:pPr>
        <w:rPr>
          <w:rFonts w:cstheme="minorHAnsi"/>
          <w:color w:val="FF0000"/>
        </w:rPr>
      </w:pPr>
      <w:bookmarkStart w:id="33" w:name="_Hlk167196207"/>
      <w:r w:rsidRPr="00D42F70">
        <w:rPr>
          <w:rFonts w:cstheme="minorHAnsi"/>
          <w:b/>
          <w:bCs/>
          <w:sz w:val="28"/>
          <w:szCs w:val="28"/>
        </w:rPr>
        <w:t xml:space="preserve">Komplette Seite </w:t>
      </w:r>
      <w:r>
        <w:rPr>
          <w:rFonts w:cstheme="minorHAnsi"/>
          <w:b/>
          <w:bCs/>
          <w:sz w:val="28"/>
          <w:szCs w:val="28"/>
        </w:rPr>
        <w:t>übernehmen</w:t>
      </w:r>
      <w:r w:rsidRPr="00D42F70">
        <w:rPr>
          <w:rFonts w:cstheme="minorHAnsi"/>
          <w:b/>
          <w:bCs/>
          <w:sz w:val="28"/>
          <w:szCs w:val="28"/>
        </w:rPr>
        <w:t xml:space="preserve"> </w:t>
      </w:r>
      <w:r>
        <w:rPr>
          <w:rFonts w:cstheme="minorHAnsi"/>
          <w:b/>
          <w:bCs/>
          <w:sz w:val="28"/>
          <w:szCs w:val="28"/>
        </w:rPr>
        <w:t>aus finaler Handreichung</w:t>
      </w:r>
      <w:r w:rsidRPr="00D42F70">
        <w:rPr>
          <w:rFonts w:cstheme="minorHAnsi"/>
          <w:b/>
          <w:bCs/>
          <w:sz w:val="28"/>
          <w:szCs w:val="28"/>
        </w:rPr>
        <w:t xml:space="preserve"> "20_DURCHBLICKT_Digitale_Achtsamkeit" S.7</w:t>
      </w:r>
      <w:bookmarkEnd w:id="32"/>
      <w:r w:rsidRPr="00D42F70">
        <w:rPr>
          <w:rFonts w:cstheme="minorHAnsi"/>
          <w:color w:val="FF0000"/>
        </w:rPr>
        <w:t xml:space="preserve"> </w:t>
      </w:r>
    </w:p>
    <w:bookmarkEnd w:id="33"/>
    <w:p w14:paraId="23EE23E4" w14:textId="77777777" w:rsidR="00D42F70" w:rsidRDefault="00D42F70" w:rsidP="00D42F70">
      <w:pPr>
        <w:rPr>
          <w:rFonts w:cstheme="minorHAnsi"/>
          <w:color w:val="FF0000"/>
        </w:rPr>
      </w:pPr>
    </w:p>
    <w:p w14:paraId="1417352C" w14:textId="784724E0" w:rsidR="00D42F70" w:rsidRDefault="00D42F70" w:rsidP="00D42F70">
      <w:pPr>
        <w:rPr>
          <w:rFonts w:cstheme="minorHAnsi"/>
          <w:color w:val="FF0000"/>
        </w:rPr>
      </w:pPr>
      <w:r w:rsidRPr="00D42F70">
        <w:rPr>
          <w:rFonts w:cstheme="minorHAnsi"/>
          <w:noProof/>
          <w:color w:val="FF0000"/>
        </w:rPr>
        <w:drawing>
          <wp:inline distT="0" distB="0" distL="0" distR="0" wp14:anchorId="5C5EA281" wp14:editId="12B95A50">
            <wp:extent cx="4740407" cy="6576060"/>
            <wp:effectExtent l="0" t="0" r="3175" b="0"/>
            <wp:docPr id="626692006" name="Grafik 1" descr="Ein Bild, das Text, Screenshot, Brief,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92006" name="Grafik 1" descr="Ein Bild, das Text, Screenshot, Brief, Dokument enthält.&#10;&#10;Automatisch generierte Beschreibung"/>
                    <pic:cNvPicPr/>
                  </pic:nvPicPr>
                  <pic:blipFill>
                    <a:blip r:embed="rId25"/>
                    <a:stretch>
                      <a:fillRect/>
                    </a:stretch>
                  </pic:blipFill>
                  <pic:spPr>
                    <a:xfrm>
                      <a:off x="0" y="0"/>
                      <a:ext cx="4742570" cy="6579061"/>
                    </a:xfrm>
                    <a:prstGeom prst="rect">
                      <a:avLst/>
                    </a:prstGeom>
                  </pic:spPr>
                </pic:pic>
              </a:graphicData>
            </a:graphic>
          </wp:inline>
        </w:drawing>
      </w:r>
    </w:p>
    <w:p w14:paraId="7553CBFC" w14:textId="77777777" w:rsidR="00D42F70" w:rsidRDefault="00D42F70">
      <w:pPr>
        <w:rPr>
          <w:rFonts w:cstheme="minorHAnsi"/>
          <w:color w:val="FF0000"/>
        </w:rPr>
      </w:pPr>
      <w:r>
        <w:rPr>
          <w:rFonts w:cstheme="minorHAnsi"/>
          <w:color w:val="FF0000"/>
        </w:rPr>
        <w:br w:type="page"/>
      </w:r>
    </w:p>
    <w:p w14:paraId="586187A2" w14:textId="7F6E984D" w:rsidR="00C06893" w:rsidRPr="006E4707" w:rsidRDefault="00C06893" w:rsidP="00C06893">
      <w:pPr>
        <w:spacing w:line="276" w:lineRule="auto"/>
        <w:rPr>
          <w:rFonts w:cstheme="minorHAnsi"/>
          <w:color w:val="FF0000"/>
          <w:lang w:val="en-US"/>
        </w:rPr>
      </w:pPr>
      <w:r w:rsidRPr="006E4707">
        <w:rPr>
          <w:rFonts w:cstheme="minorHAnsi"/>
          <w:color w:val="FF0000"/>
          <w:highlight w:val="lightGray"/>
          <w:lang w:val="en-US"/>
        </w:rPr>
        <w:lastRenderedPageBreak/>
        <w:t>((Seite 6))</w:t>
      </w:r>
    </w:p>
    <w:tbl>
      <w:tblPr>
        <w:tblStyle w:val="Tabellenraster"/>
        <w:tblW w:w="9067" w:type="dxa"/>
        <w:tblLook w:val="04A0" w:firstRow="1" w:lastRow="0" w:firstColumn="1" w:lastColumn="0" w:noHBand="0" w:noVBand="1"/>
      </w:tblPr>
      <w:tblGrid>
        <w:gridCol w:w="9067"/>
      </w:tblGrid>
      <w:tr w:rsidR="00C06893" w:rsidRPr="006E4707" w14:paraId="7A80BF08" w14:textId="77777777" w:rsidTr="00EB14BE">
        <w:tc>
          <w:tcPr>
            <w:tcW w:w="9067" w:type="dxa"/>
          </w:tcPr>
          <w:p w14:paraId="309D4685" w14:textId="77777777" w:rsidR="00C06893" w:rsidRPr="004C47BB" w:rsidRDefault="00C06893" w:rsidP="00EB14BE">
            <w:pPr>
              <w:tabs>
                <w:tab w:val="left" w:pos="273"/>
              </w:tabs>
              <w:spacing w:line="276" w:lineRule="auto"/>
              <w:rPr>
                <w:rFonts w:cstheme="minorHAnsi"/>
                <w:b/>
                <w:bCs/>
              </w:rPr>
            </w:pPr>
            <w:r w:rsidRPr="00D60C72">
              <w:rPr>
                <w:rFonts w:cstheme="minorHAnsi"/>
                <w:b/>
                <w:bCs/>
              </w:rPr>
              <w:t>Lösungen/Erwartungshorizont</w:t>
            </w:r>
          </w:p>
          <w:p w14:paraId="1CA71FAE" w14:textId="77777777" w:rsidR="00C06893" w:rsidRPr="00AB6B17" w:rsidRDefault="00C06893" w:rsidP="00EB14BE">
            <w:pPr>
              <w:tabs>
                <w:tab w:val="left" w:pos="273"/>
                <w:tab w:val="left" w:pos="2441"/>
                <w:tab w:val="left" w:pos="2880"/>
              </w:tabs>
              <w:spacing w:line="276" w:lineRule="auto"/>
              <w:rPr>
                <w:rFonts w:cstheme="minorHAnsi"/>
              </w:rPr>
            </w:pPr>
            <w:r>
              <w:rPr>
                <w:rFonts w:cstheme="minorHAnsi"/>
              </w:rPr>
              <w:tab/>
            </w:r>
          </w:p>
          <w:p w14:paraId="52771500" w14:textId="77777777" w:rsidR="00C06893" w:rsidRPr="000B0B32" w:rsidRDefault="00C06893" w:rsidP="00EB14BE">
            <w:pPr>
              <w:tabs>
                <w:tab w:val="left" w:pos="273"/>
              </w:tabs>
              <w:spacing w:line="276" w:lineRule="auto"/>
              <w:rPr>
                <w:rFonts w:cstheme="minorHAnsi"/>
                <w:b/>
                <w:bCs/>
                <w:color w:val="FF0000"/>
                <w:sz w:val="26"/>
                <w:szCs w:val="26"/>
              </w:rPr>
            </w:pPr>
            <w:r w:rsidRPr="000B0B32">
              <w:rPr>
                <w:rFonts w:cstheme="minorHAnsi"/>
                <w:b/>
                <w:bCs/>
                <w:sz w:val="26"/>
                <w:szCs w:val="26"/>
              </w:rPr>
              <w:t>Einstieg</w:t>
            </w:r>
            <w:r w:rsidRPr="000B0B32">
              <w:rPr>
                <w:rFonts w:cstheme="minorHAnsi"/>
                <w:b/>
                <w:bCs/>
                <w:color w:val="FF0000"/>
                <w:sz w:val="26"/>
                <w:szCs w:val="26"/>
              </w:rPr>
              <w:tab/>
            </w:r>
          </w:p>
          <w:p w14:paraId="3D6D8315" w14:textId="77777777" w:rsidR="00C06893" w:rsidRPr="0055675D" w:rsidRDefault="00C06893" w:rsidP="00EB14BE">
            <w:pPr>
              <w:tabs>
                <w:tab w:val="left" w:pos="273"/>
              </w:tabs>
              <w:spacing w:line="276" w:lineRule="auto"/>
              <w:rPr>
                <w:rFonts w:cstheme="minorHAnsi"/>
                <w:b/>
                <w:bCs/>
              </w:rPr>
            </w:pPr>
            <w:r w:rsidRPr="0055675D">
              <w:rPr>
                <w:rFonts w:cstheme="minorHAnsi"/>
                <w:b/>
                <w:bCs/>
              </w:rPr>
              <w:t>Startervideo zur Einheit</w:t>
            </w:r>
          </w:p>
          <w:p w14:paraId="2D4A8D8E" w14:textId="77777777" w:rsidR="00C06893" w:rsidRPr="0055675D" w:rsidRDefault="00C06893" w:rsidP="00EB14BE">
            <w:pPr>
              <w:tabs>
                <w:tab w:val="left" w:pos="273"/>
              </w:tabs>
              <w:spacing w:line="276" w:lineRule="auto"/>
              <w:rPr>
                <w:rFonts w:cstheme="minorHAnsi"/>
              </w:rPr>
            </w:pPr>
            <w:r w:rsidRPr="0055675D">
              <w:rPr>
                <w:rFonts w:cstheme="minorHAnsi"/>
              </w:rPr>
              <w:t>Individuelle Antworten der Lernenden</w:t>
            </w:r>
          </w:p>
          <w:p w14:paraId="20253AA8" w14:textId="77777777" w:rsidR="00C06893" w:rsidRDefault="00C06893" w:rsidP="00EB14BE">
            <w:pPr>
              <w:tabs>
                <w:tab w:val="left" w:pos="273"/>
              </w:tabs>
              <w:spacing w:line="276" w:lineRule="auto"/>
              <w:rPr>
                <w:rFonts w:cstheme="minorHAnsi"/>
                <w:color w:val="FF0000"/>
              </w:rPr>
            </w:pPr>
          </w:p>
          <w:p w14:paraId="4F48101A" w14:textId="77777777" w:rsidR="00C06893" w:rsidRPr="0055675D" w:rsidRDefault="00C06893" w:rsidP="00EB14BE">
            <w:pPr>
              <w:tabs>
                <w:tab w:val="left" w:pos="273"/>
              </w:tabs>
              <w:spacing w:line="276" w:lineRule="auto"/>
              <w:rPr>
                <w:rFonts w:cstheme="minorHAnsi"/>
                <w:b/>
                <w:bCs/>
                <w:color w:val="FF0000"/>
              </w:rPr>
            </w:pPr>
            <w:r w:rsidRPr="0055675D">
              <w:rPr>
                <w:rFonts w:cstheme="minorHAnsi"/>
                <w:b/>
                <w:bCs/>
              </w:rPr>
              <w:t>Abfrage der bisherigen Erfahrungen mit digitalen Medien im Alltag</w:t>
            </w:r>
          </w:p>
          <w:p w14:paraId="1AAE2114" w14:textId="5EA8AD42" w:rsidR="00825747" w:rsidRDefault="00C06893" w:rsidP="00646A06">
            <w:pPr>
              <w:tabs>
                <w:tab w:val="left" w:pos="273"/>
                <w:tab w:val="left" w:pos="2441"/>
                <w:tab w:val="left" w:pos="2880"/>
              </w:tabs>
              <w:spacing w:line="276" w:lineRule="auto"/>
              <w:rPr>
                <w:rFonts w:cstheme="minorHAnsi"/>
              </w:rPr>
            </w:pPr>
            <w:r w:rsidRPr="0055675D">
              <w:rPr>
                <w:rFonts w:cstheme="minorHAnsi"/>
              </w:rPr>
              <w:t xml:space="preserve">Die Lehrkraft eröffnet </w:t>
            </w:r>
            <w:r>
              <w:rPr>
                <w:rFonts w:cstheme="minorHAnsi"/>
              </w:rPr>
              <w:t xml:space="preserve">die Unterrichtseinheit </w:t>
            </w:r>
            <w:r w:rsidRPr="0055675D">
              <w:rPr>
                <w:rFonts w:cstheme="minorHAnsi"/>
              </w:rPr>
              <w:t xml:space="preserve">mit der Frage: „Wie nutzt ihr soziale Medien und digitale </w:t>
            </w:r>
            <w:r w:rsidR="006B6F38">
              <w:rPr>
                <w:rFonts w:cstheme="minorHAnsi"/>
              </w:rPr>
              <w:t>Werkzeuge</w:t>
            </w:r>
            <w:r w:rsidRPr="0055675D">
              <w:rPr>
                <w:rFonts w:cstheme="minorHAnsi"/>
              </w:rPr>
              <w:t xml:space="preserve"> im Alltag</w:t>
            </w:r>
            <w:r>
              <w:rPr>
                <w:rFonts w:cstheme="minorHAnsi"/>
              </w:rPr>
              <w:t xml:space="preserve"> und warum</w:t>
            </w:r>
            <w:r w:rsidRPr="0055675D">
              <w:rPr>
                <w:rFonts w:cstheme="minorHAnsi"/>
              </w:rPr>
              <w:t xml:space="preserve">?“ </w:t>
            </w:r>
            <w:r>
              <w:rPr>
                <w:rFonts w:cstheme="minorHAnsi"/>
              </w:rPr>
              <w:t>Die Lernenden</w:t>
            </w:r>
            <w:r w:rsidRPr="0055675D">
              <w:rPr>
                <w:rFonts w:cstheme="minorHAnsi"/>
              </w:rPr>
              <w:t xml:space="preserve"> </w:t>
            </w:r>
            <w:r>
              <w:rPr>
                <w:rFonts w:cstheme="minorHAnsi"/>
              </w:rPr>
              <w:t xml:space="preserve">geben ihre Antworten und </w:t>
            </w:r>
            <w:r w:rsidRPr="0055675D">
              <w:rPr>
                <w:rFonts w:cstheme="minorHAnsi"/>
              </w:rPr>
              <w:t>diskutieren ihre Erfahrungen</w:t>
            </w:r>
            <w:r>
              <w:rPr>
                <w:rFonts w:cstheme="minorHAnsi"/>
              </w:rPr>
              <w:t xml:space="preserve"> und die Alltagsrelevanz des Themas.</w:t>
            </w:r>
            <w:r w:rsidR="00646A06">
              <w:rPr>
                <w:rFonts w:cstheme="minorHAnsi"/>
              </w:rPr>
              <w:t xml:space="preserve"> </w:t>
            </w:r>
          </w:p>
          <w:p w14:paraId="70B588B5" w14:textId="0771253C" w:rsidR="00646A06" w:rsidRDefault="00646A06" w:rsidP="00646A06">
            <w:pPr>
              <w:tabs>
                <w:tab w:val="left" w:pos="273"/>
                <w:tab w:val="left" w:pos="2441"/>
                <w:tab w:val="left" w:pos="2880"/>
              </w:tabs>
              <w:spacing w:line="276" w:lineRule="auto"/>
              <w:rPr>
                <w:rFonts w:cstheme="minorHAnsi"/>
              </w:rPr>
            </w:pPr>
            <w:r>
              <w:rPr>
                <w:rFonts w:cstheme="minorHAnsi"/>
              </w:rPr>
              <w:t>Zur besseren Übersicht können mithilfe einer Mindmap (siehe Anhang 2) die genannten Antworten kategorisiert werden</w:t>
            </w:r>
            <w:r w:rsidR="00825747">
              <w:rPr>
                <w:rFonts w:cstheme="minorHAnsi"/>
              </w:rPr>
              <w:t>:</w:t>
            </w:r>
          </w:p>
          <w:p w14:paraId="7F4A8003" w14:textId="63AE8595" w:rsidR="00646A06" w:rsidRDefault="00646A06" w:rsidP="00646A06">
            <w:pPr>
              <w:tabs>
                <w:tab w:val="left" w:pos="273"/>
                <w:tab w:val="left" w:pos="2441"/>
                <w:tab w:val="left" w:pos="2880"/>
              </w:tabs>
              <w:spacing w:line="276" w:lineRule="auto"/>
              <w:rPr>
                <w:rFonts w:cstheme="minorHAnsi"/>
              </w:rPr>
            </w:pPr>
            <w:r>
              <w:rPr>
                <w:rFonts w:cstheme="minorHAnsi"/>
              </w:rPr>
              <w:t>- Kommunikation und Interaktion (Messenger, Social Media</w:t>
            </w:r>
            <w:r w:rsidR="00825747">
              <w:rPr>
                <w:rFonts w:cstheme="minorHAnsi"/>
              </w:rPr>
              <w:t xml:space="preserve"> </w:t>
            </w:r>
            <w:r>
              <w:rPr>
                <w:rFonts w:cstheme="minorHAnsi"/>
              </w:rPr>
              <w:t>Apps, E-Mail)</w:t>
            </w:r>
          </w:p>
          <w:p w14:paraId="681DF863" w14:textId="77777777" w:rsidR="00646A06" w:rsidRDefault="00646A06" w:rsidP="00646A06">
            <w:pPr>
              <w:tabs>
                <w:tab w:val="left" w:pos="273"/>
                <w:tab w:val="left" w:pos="2441"/>
                <w:tab w:val="left" w:pos="2880"/>
              </w:tabs>
              <w:spacing w:line="276" w:lineRule="auto"/>
              <w:rPr>
                <w:rFonts w:cstheme="minorHAnsi"/>
              </w:rPr>
            </w:pPr>
            <w:r>
              <w:rPr>
                <w:rFonts w:cstheme="minorHAnsi"/>
              </w:rPr>
              <w:t>- Informationsbeschaffung und Unterhaltung (Google, YouTube, Spotify, Lernapps, Steam, Twitch)</w:t>
            </w:r>
          </w:p>
          <w:p w14:paraId="60CECD32" w14:textId="77777777" w:rsidR="00646A06" w:rsidRDefault="00646A06" w:rsidP="00646A06">
            <w:pPr>
              <w:tabs>
                <w:tab w:val="left" w:pos="273"/>
                <w:tab w:val="left" w:pos="2441"/>
                <w:tab w:val="left" w:pos="2880"/>
              </w:tabs>
              <w:spacing w:line="276" w:lineRule="auto"/>
              <w:rPr>
                <w:rFonts w:cstheme="minorHAnsi"/>
              </w:rPr>
            </w:pPr>
            <w:r>
              <w:rPr>
                <w:rFonts w:cstheme="minorHAnsi"/>
              </w:rPr>
              <w:t>- Organisation und Produktivität (Cloud-Speicher, Kalender, To-Do-Listen, Office Produkte)</w:t>
            </w:r>
          </w:p>
          <w:p w14:paraId="78A2F231" w14:textId="77777777" w:rsidR="00646A06" w:rsidRDefault="00646A06" w:rsidP="00646A06">
            <w:pPr>
              <w:tabs>
                <w:tab w:val="left" w:pos="273"/>
                <w:tab w:val="left" w:pos="2441"/>
                <w:tab w:val="left" w:pos="2880"/>
              </w:tabs>
              <w:spacing w:line="276" w:lineRule="auto"/>
              <w:rPr>
                <w:rFonts w:cstheme="minorHAnsi"/>
              </w:rPr>
            </w:pPr>
            <w:r>
              <w:rPr>
                <w:rFonts w:cstheme="minorHAnsi"/>
              </w:rPr>
              <w:t>- Gesundheit und Wohlbefinden (Fitnesstracker, Gesundheitsapps, Smartwatch)</w:t>
            </w:r>
          </w:p>
          <w:p w14:paraId="77466F92" w14:textId="2236E665" w:rsidR="00646A06" w:rsidRDefault="00646A06" w:rsidP="00EB14BE">
            <w:pPr>
              <w:tabs>
                <w:tab w:val="left" w:pos="273"/>
                <w:tab w:val="left" w:pos="2441"/>
                <w:tab w:val="left" w:pos="2880"/>
              </w:tabs>
              <w:spacing w:line="276" w:lineRule="auto"/>
              <w:rPr>
                <w:rFonts w:cstheme="minorHAnsi"/>
              </w:rPr>
            </w:pPr>
            <w:r>
              <w:rPr>
                <w:rFonts w:cstheme="minorHAnsi"/>
              </w:rPr>
              <w:t>Die Zuordnung zu den einzelnen Kategorien ist nicht immer eindeutig, weswegen z.</w:t>
            </w:r>
            <w:r w:rsidR="00825747">
              <w:rPr>
                <w:rFonts w:cstheme="minorHAnsi"/>
              </w:rPr>
              <w:t> </w:t>
            </w:r>
            <w:r>
              <w:rPr>
                <w:rFonts w:cstheme="minorHAnsi"/>
              </w:rPr>
              <w:t xml:space="preserve">B. WhatsApp </w:t>
            </w:r>
            <w:r w:rsidR="00825747">
              <w:rPr>
                <w:rFonts w:cstheme="minorHAnsi"/>
              </w:rPr>
              <w:t>sowohl</w:t>
            </w:r>
            <w:r>
              <w:rPr>
                <w:rFonts w:cstheme="minorHAnsi"/>
              </w:rPr>
              <w:t xml:space="preserve"> bei „Kommunikation und Interaktion“ als auch bei „Organisation“ (Verein, Projekt)</w:t>
            </w:r>
            <w:r w:rsidR="00825747">
              <w:rPr>
                <w:rFonts w:cstheme="minorHAnsi"/>
              </w:rPr>
              <w:t xml:space="preserve"> eingefügt werden kann.</w:t>
            </w:r>
          </w:p>
          <w:p w14:paraId="52FF51C1" w14:textId="77777777" w:rsidR="00C06893" w:rsidRDefault="00C06893" w:rsidP="00EB14BE">
            <w:pPr>
              <w:tabs>
                <w:tab w:val="left" w:pos="273"/>
                <w:tab w:val="left" w:pos="2441"/>
                <w:tab w:val="left" w:pos="2880"/>
              </w:tabs>
              <w:spacing w:line="276" w:lineRule="auto"/>
              <w:rPr>
                <w:rFonts w:cstheme="minorHAnsi"/>
              </w:rPr>
            </w:pPr>
          </w:p>
          <w:p w14:paraId="27F0483C" w14:textId="77777777" w:rsidR="00C06893" w:rsidRDefault="00C06893" w:rsidP="00EB14BE">
            <w:pPr>
              <w:tabs>
                <w:tab w:val="left" w:pos="2441"/>
                <w:tab w:val="left" w:pos="2880"/>
              </w:tabs>
              <w:spacing w:line="276" w:lineRule="auto"/>
              <w:rPr>
                <w:rFonts w:cstheme="minorHAnsi"/>
              </w:rPr>
            </w:pPr>
            <w:r w:rsidRPr="004300A9">
              <w:rPr>
                <w:rFonts w:cstheme="minorHAnsi"/>
                <w:b/>
                <w:bCs/>
              </w:rPr>
              <w:t xml:space="preserve">Erwartbare Antworten: </w:t>
            </w:r>
          </w:p>
          <w:p w14:paraId="480FE795" w14:textId="6B9B2F86" w:rsidR="00C06893" w:rsidRPr="002F1598" w:rsidRDefault="00C06893" w:rsidP="00EB14BE">
            <w:pPr>
              <w:pStyle w:val="Listenabsatz"/>
              <w:numPr>
                <w:ilvl w:val="0"/>
                <w:numId w:val="24"/>
              </w:numPr>
              <w:tabs>
                <w:tab w:val="left" w:pos="273"/>
                <w:tab w:val="left" w:pos="2441"/>
                <w:tab w:val="left" w:pos="2880"/>
              </w:tabs>
              <w:spacing w:line="276" w:lineRule="auto"/>
              <w:ind w:left="0" w:firstLine="0"/>
              <w:rPr>
                <w:rFonts w:cstheme="minorHAnsi"/>
              </w:rPr>
            </w:pPr>
            <w:r w:rsidRPr="002F1598">
              <w:rPr>
                <w:rFonts w:cstheme="minorHAnsi"/>
              </w:rPr>
              <w:t xml:space="preserve">Instagram und Snapchat, um mit </w:t>
            </w:r>
            <w:r>
              <w:rPr>
                <w:rFonts w:cstheme="minorHAnsi"/>
              </w:rPr>
              <w:t xml:space="preserve">Freundinnen und </w:t>
            </w:r>
            <w:r w:rsidRPr="002F1598">
              <w:rPr>
                <w:rFonts w:cstheme="minorHAnsi"/>
              </w:rPr>
              <w:t xml:space="preserve">Freunden in Kontakt zu bleiben und Fotos </w:t>
            </w:r>
            <w:r w:rsidR="00D4080F">
              <w:rPr>
                <w:rFonts w:cstheme="minorHAnsi"/>
              </w:rPr>
              <w:t xml:space="preserve">und Videos </w:t>
            </w:r>
            <w:r w:rsidRPr="002F1598">
              <w:rPr>
                <w:rFonts w:cstheme="minorHAnsi"/>
              </w:rPr>
              <w:t xml:space="preserve">zu teilen </w:t>
            </w:r>
          </w:p>
          <w:p w14:paraId="25342B67" w14:textId="0FC8156B" w:rsidR="00C06893" w:rsidRPr="002F1598" w:rsidRDefault="00C06893" w:rsidP="00EB14BE">
            <w:pPr>
              <w:pStyle w:val="Listenabsatz"/>
              <w:numPr>
                <w:ilvl w:val="0"/>
                <w:numId w:val="24"/>
              </w:numPr>
              <w:tabs>
                <w:tab w:val="left" w:pos="273"/>
                <w:tab w:val="left" w:pos="2441"/>
                <w:tab w:val="left" w:pos="2880"/>
              </w:tabs>
              <w:spacing w:line="276" w:lineRule="auto"/>
              <w:ind w:left="0" w:firstLine="0"/>
              <w:rPr>
                <w:rFonts w:cstheme="minorHAnsi"/>
              </w:rPr>
            </w:pPr>
            <w:r w:rsidRPr="002F1598">
              <w:rPr>
                <w:rFonts w:cstheme="minorHAnsi"/>
              </w:rPr>
              <w:t xml:space="preserve">WhatsApp zum </w:t>
            </w:r>
            <w:r>
              <w:rPr>
                <w:rFonts w:cstheme="minorHAnsi"/>
              </w:rPr>
              <w:t>Koordinieren und Organisieren</w:t>
            </w:r>
            <w:r w:rsidRPr="002F1598">
              <w:rPr>
                <w:rFonts w:cstheme="minorHAnsi"/>
              </w:rPr>
              <w:t xml:space="preserve"> der Termine </w:t>
            </w:r>
            <w:r>
              <w:rPr>
                <w:rFonts w:cstheme="minorHAnsi"/>
              </w:rPr>
              <w:t xml:space="preserve">(z. B. </w:t>
            </w:r>
            <w:r w:rsidRPr="002F1598">
              <w:rPr>
                <w:rFonts w:cstheme="minorHAnsi"/>
              </w:rPr>
              <w:t>im Sportverein</w:t>
            </w:r>
            <w:r>
              <w:rPr>
                <w:rFonts w:cstheme="minorHAnsi"/>
              </w:rPr>
              <w:t>)</w:t>
            </w:r>
            <w:r w:rsidR="00E005C6">
              <w:rPr>
                <w:rFonts w:cstheme="minorHAnsi"/>
              </w:rPr>
              <w:t>, zur privaten Kommunikation via Text, Audio und Video</w:t>
            </w:r>
            <w:r w:rsidR="0018584C">
              <w:rPr>
                <w:rFonts w:cstheme="minorHAnsi"/>
              </w:rPr>
              <w:t>)</w:t>
            </w:r>
          </w:p>
          <w:p w14:paraId="5D71D3F3" w14:textId="76227506" w:rsidR="00C06893" w:rsidRPr="002F1598" w:rsidRDefault="00C06893" w:rsidP="00EB14BE">
            <w:pPr>
              <w:pStyle w:val="Listenabsatz"/>
              <w:numPr>
                <w:ilvl w:val="0"/>
                <w:numId w:val="24"/>
              </w:numPr>
              <w:tabs>
                <w:tab w:val="left" w:pos="273"/>
                <w:tab w:val="left" w:pos="2441"/>
                <w:tab w:val="left" w:pos="2880"/>
              </w:tabs>
              <w:spacing w:line="276" w:lineRule="auto"/>
              <w:ind w:left="0" w:firstLine="0"/>
              <w:rPr>
                <w:rFonts w:cstheme="minorHAnsi"/>
              </w:rPr>
            </w:pPr>
            <w:r w:rsidRPr="002F1598">
              <w:rPr>
                <w:rFonts w:cstheme="minorHAnsi"/>
              </w:rPr>
              <w:t xml:space="preserve">TikTok zum Zeitvertreib, um lustige Videos </w:t>
            </w:r>
            <w:r w:rsidR="00892EC7">
              <w:rPr>
                <w:rFonts w:cstheme="minorHAnsi"/>
              </w:rPr>
              <w:t>an</w:t>
            </w:r>
            <w:r w:rsidRPr="002F1598">
              <w:rPr>
                <w:rFonts w:cstheme="minorHAnsi"/>
              </w:rPr>
              <w:t>zuschauen und manchmal auch selbst welche zu posten</w:t>
            </w:r>
          </w:p>
          <w:p w14:paraId="72DD00B1" w14:textId="77777777" w:rsidR="00C06893" w:rsidRPr="002F1598" w:rsidRDefault="00C06893" w:rsidP="00EB14BE">
            <w:pPr>
              <w:pStyle w:val="Listenabsatz"/>
              <w:numPr>
                <w:ilvl w:val="0"/>
                <w:numId w:val="24"/>
              </w:numPr>
              <w:tabs>
                <w:tab w:val="left" w:pos="273"/>
                <w:tab w:val="left" w:pos="2441"/>
                <w:tab w:val="left" w:pos="2880"/>
              </w:tabs>
              <w:spacing w:line="276" w:lineRule="auto"/>
              <w:ind w:left="0" w:firstLine="0"/>
              <w:rPr>
                <w:rFonts w:cstheme="minorHAnsi"/>
              </w:rPr>
            </w:pPr>
            <w:r w:rsidRPr="002F1598">
              <w:rPr>
                <w:rFonts w:cstheme="minorHAnsi"/>
              </w:rPr>
              <w:t>Microsoft Teams für die schulische/betriebliche Kommunikation</w:t>
            </w:r>
          </w:p>
          <w:p w14:paraId="23708A54" w14:textId="77777777" w:rsidR="00C06893" w:rsidRPr="002F1598" w:rsidRDefault="00C06893" w:rsidP="00EB14BE">
            <w:pPr>
              <w:pStyle w:val="Listenabsatz"/>
              <w:numPr>
                <w:ilvl w:val="0"/>
                <w:numId w:val="24"/>
              </w:numPr>
              <w:tabs>
                <w:tab w:val="left" w:pos="273"/>
                <w:tab w:val="left" w:pos="2441"/>
                <w:tab w:val="left" w:pos="2880"/>
              </w:tabs>
              <w:spacing w:line="276" w:lineRule="auto"/>
              <w:ind w:left="0" w:firstLine="0"/>
              <w:rPr>
                <w:rFonts w:cstheme="minorHAnsi"/>
              </w:rPr>
            </w:pPr>
            <w:r w:rsidRPr="002F1598">
              <w:rPr>
                <w:rFonts w:cstheme="minorHAnsi"/>
              </w:rPr>
              <w:t>Facebook, um mit meiner Familie und Verwandten in Kontakt zu bleiben</w:t>
            </w:r>
          </w:p>
          <w:p w14:paraId="2F776E17" w14:textId="356C3B35" w:rsidR="00C06893" w:rsidRPr="002F1598" w:rsidRDefault="00C06893" w:rsidP="00EB14BE">
            <w:pPr>
              <w:pStyle w:val="Listenabsatz"/>
              <w:numPr>
                <w:ilvl w:val="0"/>
                <w:numId w:val="24"/>
              </w:numPr>
              <w:tabs>
                <w:tab w:val="left" w:pos="273"/>
                <w:tab w:val="left" w:pos="2441"/>
                <w:tab w:val="left" w:pos="2880"/>
              </w:tabs>
              <w:spacing w:line="276" w:lineRule="auto"/>
              <w:ind w:left="0" w:firstLine="0"/>
              <w:rPr>
                <w:rFonts w:cstheme="minorHAnsi"/>
              </w:rPr>
            </w:pPr>
            <w:r w:rsidRPr="002F1598">
              <w:rPr>
                <w:rFonts w:cstheme="minorHAnsi"/>
              </w:rPr>
              <w:t xml:space="preserve">LinkedIn, </w:t>
            </w:r>
            <w:r w:rsidR="00940BD0">
              <w:rPr>
                <w:rFonts w:cstheme="minorHAnsi"/>
              </w:rPr>
              <w:t xml:space="preserve">Xing und Indeed, </w:t>
            </w:r>
            <w:r w:rsidRPr="002F1598">
              <w:rPr>
                <w:rFonts w:cstheme="minorHAnsi"/>
              </w:rPr>
              <w:t>um mich über berufliche Möglichkeiten und Netzwerke zu informieren</w:t>
            </w:r>
          </w:p>
          <w:p w14:paraId="13C73D54" w14:textId="24EB473A" w:rsidR="00C06893" w:rsidRPr="002F1598" w:rsidRDefault="00C06893" w:rsidP="00EB14BE">
            <w:pPr>
              <w:pStyle w:val="Listenabsatz"/>
              <w:numPr>
                <w:ilvl w:val="0"/>
                <w:numId w:val="24"/>
              </w:numPr>
              <w:tabs>
                <w:tab w:val="left" w:pos="273"/>
                <w:tab w:val="left" w:pos="2441"/>
                <w:tab w:val="left" w:pos="2880"/>
              </w:tabs>
              <w:spacing w:line="276" w:lineRule="auto"/>
              <w:ind w:left="0" w:firstLine="0"/>
              <w:rPr>
                <w:rFonts w:cstheme="minorHAnsi"/>
              </w:rPr>
            </w:pPr>
            <w:r w:rsidRPr="002F1598">
              <w:rPr>
                <w:rFonts w:cstheme="minorHAnsi"/>
              </w:rPr>
              <w:t>Discord</w:t>
            </w:r>
            <w:r w:rsidR="00E005C6">
              <w:rPr>
                <w:rFonts w:cstheme="minorHAnsi"/>
              </w:rPr>
              <w:t xml:space="preserve"> oder </w:t>
            </w:r>
            <w:proofErr w:type="gramStart"/>
            <w:r w:rsidR="00E005C6">
              <w:rPr>
                <w:rFonts w:cstheme="minorHAnsi"/>
              </w:rPr>
              <w:t>Twitch</w:t>
            </w:r>
            <w:proofErr w:type="gramEnd"/>
            <w:r w:rsidRPr="002F1598">
              <w:rPr>
                <w:rFonts w:cstheme="minorHAnsi"/>
              </w:rPr>
              <w:t xml:space="preserve"> um mit </w:t>
            </w:r>
            <w:r>
              <w:rPr>
                <w:rFonts w:cstheme="minorHAnsi"/>
              </w:rPr>
              <w:t xml:space="preserve">Freundinnen und </w:t>
            </w:r>
            <w:r w:rsidRPr="002F1598">
              <w:rPr>
                <w:rFonts w:cstheme="minorHAnsi"/>
              </w:rPr>
              <w:t xml:space="preserve">Freunden </w:t>
            </w:r>
            <w:r>
              <w:rPr>
                <w:rFonts w:cstheme="minorHAnsi"/>
              </w:rPr>
              <w:t>oder</w:t>
            </w:r>
            <w:r w:rsidRPr="002F1598">
              <w:rPr>
                <w:rFonts w:cstheme="minorHAnsi"/>
              </w:rPr>
              <w:t xml:space="preserve"> </w:t>
            </w:r>
            <w:r>
              <w:rPr>
                <w:rFonts w:cstheme="minorHAnsi"/>
              </w:rPr>
              <w:t xml:space="preserve">mit anderen Gamerinnen und Gamern </w:t>
            </w:r>
            <w:r w:rsidRPr="002F1598">
              <w:rPr>
                <w:rFonts w:cstheme="minorHAnsi"/>
              </w:rPr>
              <w:t>zu chatten</w:t>
            </w:r>
          </w:p>
          <w:p w14:paraId="5D88723E" w14:textId="69A87A0B" w:rsidR="00C06893" w:rsidRPr="002F1598" w:rsidRDefault="00C06893" w:rsidP="00892EC7">
            <w:pPr>
              <w:pStyle w:val="Listenabsatz"/>
              <w:numPr>
                <w:ilvl w:val="0"/>
                <w:numId w:val="24"/>
              </w:numPr>
              <w:tabs>
                <w:tab w:val="left" w:pos="273"/>
                <w:tab w:val="left" w:pos="2441"/>
                <w:tab w:val="left" w:pos="2880"/>
              </w:tabs>
              <w:spacing w:line="276" w:lineRule="auto"/>
              <w:ind w:left="0" w:firstLine="0"/>
              <w:rPr>
                <w:rFonts w:cstheme="minorHAnsi"/>
              </w:rPr>
            </w:pPr>
            <w:r w:rsidRPr="002F1598">
              <w:rPr>
                <w:rFonts w:cstheme="minorHAnsi"/>
              </w:rPr>
              <w:t>YouTube, um Tutorials und Vlogs zu meinen Interessen, aber auch schulischen Themen</w:t>
            </w:r>
            <w:r w:rsidR="00892EC7">
              <w:rPr>
                <w:rFonts w:cstheme="minorHAnsi"/>
              </w:rPr>
              <w:t>, an</w:t>
            </w:r>
            <w:r w:rsidR="00892EC7" w:rsidRPr="002F1598">
              <w:rPr>
                <w:rFonts w:cstheme="minorHAnsi"/>
              </w:rPr>
              <w:t>zuschauen</w:t>
            </w:r>
            <w:r w:rsidRPr="002F1598">
              <w:rPr>
                <w:rFonts w:cstheme="minorHAnsi"/>
              </w:rPr>
              <w:t xml:space="preserve"> </w:t>
            </w:r>
          </w:p>
          <w:p w14:paraId="56938D3D" w14:textId="77777777" w:rsidR="00C06893" w:rsidRDefault="00C06893" w:rsidP="00EB14BE">
            <w:pPr>
              <w:pStyle w:val="Listenabsatz"/>
              <w:numPr>
                <w:ilvl w:val="0"/>
                <w:numId w:val="24"/>
              </w:numPr>
              <w:tabs>
                <w:tab w:val="left" w:pos="273"/>
                <w:tab w:val="left" w:pos="2441"/>
                <w:tab w:val="left" w:pos="2880"/>
              </w:tabs>
              <w:spacing w:line="276" w:lineRule="auto"/>
              <w:ind w:left="0" w:firstLine="0"/>
              <w:rPr>
                <w:rFonts w:cstheme="minorHAnsi"/>
              </w:rPr>
            </w:pPr>
            <w:r w:rsidRPr="002F1598">
              <w:rPr>
                <w:rFonts w:cstheme="minorHAnsi"/>
              </w:rPr>
              <w:t>Pinterest als Inspirationsquelle für meine Hobbys und DIY-Projekte</w:t>
            </w:r>
          </w:p>
          <w:p w14:paraId="759E3965" w14:textId="48396EAA" w:rsidR="00C06893" w:rsidRPr="002F1598" w:rsidRDefault="00940BD0" w:rsidP="00EB14BE">
            <w:pPr>
              <w:pStyle w:val="Listenabsatz"/>
              <w:numPr>
                <w:ilvl w:val="0"/>
                <w:numId w:val="24"/>
              </w:numPr>
              <w:tabs>
                <w:tab w:val="left" w:pos="273"/>
                <w:tab w:val="left" w:pos="2441"/>
                <w:tab w:val="left" w:pos="2880"/>
              </w:tabs>
              <w:spacing w:line="276" w:lineRule="auto"/>
              <w:ind w:left="0" w:firstLine="0"/>
              <w:rPr>
                <w:rFonts w:cstheme="minorHAnsi"/>
              </w:rPr>
            </w:pPr>
            <w:r>
              <w:rPr>
                <w:rFonts w:cstheme="minorHAnsi"/>
              </w:rPr>
              <w:t xml:space="preserve">Nutzung von </w:t>
            </w:r>
            <w:r w:rsidR="00C06893">
              <w:rPr>
                <w:rFonts w:cstheme="minorHAnsi"/>
              </w:rPr>
              <w:t>Apps</w:t>
            </w:r>
            <w:r w:rsidR="00892EC7">
              <w:rPr>
                <w:rFonts w:cstheme="minorHAnsi"/>
              </w:rPr>
              <w:t xml:space="preserve">: </w:t>
            </w:r>
            <w:r w:rsidR="00C06893">
              <w:rPr>
                <w:rFonts w:cstheme="minorHAnsi"/>
              </w:rPr>
              <w:t>zu Ernährung, Aktivitäten, Schlaf</w:t>
            </w:r>
            <w:r w:rsidR="00892EC7">
              <w:rPr>
                <w:rFonts w:cstheme="minorHAnsi"/>
              </w:rPr>
              <w:t>, Sport</w:t>
            </w:r>
            <w:r>
              <w:rPr>
                <w:rFonts w:cstheme="minorHAnsi"/>
              </w:rPr>
              <w:t>, Meditation</w:t>
            </w:r>
          </w:p>
          <w:p w14:paraId="6462471C" w14:textId="21FBB47E" w:rsidR="00940BD0" w:rsidRPr="006B6F38" w:rsidRDefault="00940BD0" w:rsidP="00EB14BE">
            <w:pPr>
              <w:pStyle w:val="Listenabsatz"/>
              <w:numPr>
                <w:ilvl w:val="0"/>
                <w:numId w:val="24"/>
              </w:numPr>
              <w:tabs>
                <w:tab w:val="left" w:pos="273"/>
                <w:tab w:val="left" w:pos="2441"/>
                <w:tab w:val="left" w:pos="2880"/>
              </w:tabs>
              <w:spacing w:line="276" w:lineRule="auto"/>
              <w:ind w:left="0" w:firstLine="0"/>
              <w:rPr>
                <w:rFonts w:cstheme="minorHAnsi"/>
                <w:lang w:val="en-US"/>
              </w:rPr>
            </w:pPr>
            <w:r w:rsidRPr="006B6F38">
              <w:rPr>
                <w:rFonts w:cstheme="minorHAnsi"/>
                <w:lang w:val="en-US"/>
              </w:rPr>
              <w:t xml:space="preserve">Lernapps: </w:t>
            </w:r>
            <w:r w:rsidR="006B6F38">
              <w:rPr>
                <w:rFonts w:cstheme="minorHAnsi"/>
                <w:lang w:val="en-US"/>
              </w:rPr>
              <w:t xml:space="preserve">z. B. </w:t>
            </w:r>
            <w:r w:rsidRPr="006B6F38">
              <w:rPr>
                <w:rFonts w:cstheme="minorHAnsi"/>
                <w:lang w:val="en-US"/>
              </w:rPr>
              <w:t>Kahoot, Duolingo, Studysmarter, Knowunity</w:t>
            </w:r>
          </w:p>
          <w:p w14:paraId="4D678F62" w14:textId="75194BF5" w:rsidR="00940BD0" w:rsidRDefault="00940BD0" w:rsidP="00EB14BE">
            <w:pPr>
              <w:pStyle w:val="Listenabsatz"/>
              <w:numPr>
                <w:ilvl w:val="0"/>
                <w:numId w:val="24"/>
              </w:numPr>
              <w:tabs>
                <w:tab w:val="left" w:pos="273"/>
                <w:tab w:val="left" w:pos="2441"/>
                <w:tab w:val="left" w:pos="2880"/>
              </w:tabs>
              <w:spacing w:line="276" w:lineRule="auto"/>
              <w:ind w:left="0" w:firstLine="0"/>
              <w:rPr>
                <w:rFonts w:cstheme="minorHAnsi"/>
              </w:rPr>
            </w:pPr>
            <w:r>
              <w:rPr>
                <w:rFonts w:cstheme="minorHAnsi"/>
              </w:rPr>
              <w:t>Datei- und Cloud-Speicher-Apps</w:t>
            </w:r>
          </w:p>
          <w:p w14:paraId="30509614" w14:textId="26EE742A" w:rsidR="00940BD0" w:rsidRDefault="00940BD0" w:rsidP="00EB14BE">
            <w:pPr>
              <w:pStyle w:val="Listenabsatz"/>
              <w:numPr>
                <w:ilvl w:val="0"/>
                <w:numId w:val="24"/>
              </w:numPr>
              <w:tabs>
                <w:tab w:val="left" w:pos="273"/>
                <w:tab w:val="left" w:pos="2441"/>
                <w:tab w:val="left" w:pos="2880"/>
              </w:tabs>
              <w:spacing w:line="276" w:lineRule="auto"/>
              <w:ind w:left="0" w:firstLine="0"/>
              <w:rPr>
                <w:rFonts w:cstheme="minorHAnsi"/>
              </w:rPr>
            </w:pPr>
            <w:r>
              <w:rPr>
                <w:rFonts w:cstheme="minorHAnsi"/>
              </w:rPr>
              <w:t xml:space="preserve">Organisations-Apps: </w:t>
            </w:r>
            <w:r w:rsidR="006B6F38">
              <w:rPr>
                <w:rFonts w:cstheme="minorHAnsi"/>
              </w:rPr>
              <w:t xml:space="preserve">z. B. </w:t>
            </w:r>
            <w:r>
              <w:rPr>
                <w:rFonts w:cstheme="minorHAnsi"/>
              </w:rPr>
              <w:t>Google</w:t>
            </w:r>
            <w:r w:rsidR="006B6F38">
              <w:rPr>
                <w:rFonts w:cstheme="minorHAnsi"/>
              </w:rPr>
              <w:t>,</w:t>
            </w:r>
            <w:r>
              <w:rPr>
                <w:rFonts w:cstheme="minorHAnsi"/>
              </w:rPr>
              <w:t xml:space="preserve"> iCal</w:t>
            </w:r>
            <w:r w:rsidR="006B6F38">
              <w:rPr>
                <w:rFonts w:cstheme="minorHAnsi"/>
              </w:rPr>
              <w:t>-</w:t>
            </w:r>
            <w:r>
              <w:rPr>
                <w:rFonts w:cstheme="minorHAnsi"/>
              </w:rPr>
              <w:t>Kalender</w:t>
            </w:r>
          </w:p>
          <w:p w14:paraId="0905E578" w14:textId="77777777" w:rsidR="00C06893" w:rsidRPr="002F1598" w:rsidRDefault="00C06893" w:rsidP="00EB14BE">
            <w:pPr>
              <w:tabs>
                <w:tab w:val="left" w:pos="273"/>
                <w:tab w:val="left" w:pos="2441"/>
                <w:tab w:val="left" w:pos="2880"/>
              </w:tabs>
              <w:spacing w:line="276" w:lineRule="auto"/>
              <w:rPr>
                <w:rFonts w:cstheme="minorHAnsi"/>
              </w:rPr>
            </w:pPr>
          </w:p>
          <w:p w14:paraId="4240F01B" w14:textId="4C385CE9" w:rsidR="00C06893" w:rsidRDefault="00DE36B9" w:rsidP="00EB14BE">
            <w:pPr>
              <w:tabs>
                <w:tab w:val="left" w:pos="273"/>
                <w:tab w:val="left" w:pos="2441"/>
                <w:tab w:val="left" w:pos="2880"/>
              </w:tabs>
              <w:spacing w:line="276" w:lineRule="auto"/>
              <w:rPr>
                <w:rFonts w:cstheme="minorHAnsi"/>
              </w:rPr>
            </w:pPr>
            <w:r>
              <w:rPr>
                <w:rFonts w:cstheme="minorHAnsi"/>
              </w:rPr>
              <w:t>In Stilarbeit</w:t>
            </w:r>
            <w:r w:rsidR="00C06893">
              <w:rPr>
                <w:rFonts w:cstheme="minorHAnsi"/>
              </w:rPr>
              <w:t xml:space="preserve"> führen die Lernenden</w:t>
            </w:r>
            <w:r w:rsidR="00C06893" w:rsidRPr="0055675D">
              <w:rPr>
                <w:rFonts w:cstheme="minorHAnsi"/>
              </w:rPr>
              <w:t xml:space="preserve"> eine</w:t>
            </w:r>
            <w:r w:rsidR="00C06893">
              <w:rPr>
                <w:rFonts w:cstheme="minorHAnsi"/>
              </w:rPr>
              <w:t xml:space="preserve"> kurze</w:t>
            </w:r>
            <w:r w:rsidR="00C06893" w:rsidRPr="0055675D">
              <w:rPr>
                <w:rFonts w:cstheme="minorHAnsi"/>
              </w:rPr>
              <w:t xml:space="preserve"> Umfrage </w:t>
            </w:r>
            <w:r w:rsidR="00C06893">
              <w:rPr>
                <w:rFonts w:cstheme="minorHAnsi"/>
              </w:rPr>
              <w:t>mit dem Tool</w:t>
            </w:r>
            <w:r w:rsidR="00C06893" w:rsidRPr="0055675D">
              <w:rPr>
                <w:rFonts w:cstheme="minorHAnsi"/>
              </w:rPr>
              <w:t xml:space="preserve"> </w:t>
            </w:r>
            <w:hyperlink r:id="rId26" w:history="1">
              <w:r w:rsidR="00940BD0" w:rsidRPr="00F43120">
                <w:rPr>
                  <w:rStyle w:val="Hyperlink"/>
                  <w:rFonts w:cstheme="minorHAnsi"/>
                </w:rPr>
                <w:t>www.mentimeter.com</w:t>
              </w:r>
            </w:hyperlink>
            <w:r w:rsidR="00940BD0">
              <w:rPr>
                <w:rFonts w:cstheme="minorHAnsi"/>
              </w:rPr>
              <w:t xml:space="preserve"> </w:t>
            </w:r>
            <w:r w:rsidR="00C06893">
              <w:rPr>
                <w:rFonts w:cstheme="minorHAnsi"/>
              </w:rPr>
              <w:t xml:space="preserve">durch. </w:t>
            </w:r>
            <w:r>
              <w:rPr>
                <w:rFonts w:cstheme="minorHAnsi"/>
              </w:rPr>
              <w:t xml:space="preserve">Einen </w:t>
            </w:r>
            <w:r w:rsidR="0074148B">
              <w:rPr>
                <w:rFonts w:cstheme="minorHAnsi"/>
              </w:rPr>
              <w:t>Link für die Teilnehmenden</w:t>
            </w:r>
            <w:r>
              <w:rPr>
                <w:rFonts w:cstheme="minorHAnsi"/>
              </w:rPr>
              <w:t xml:space="preserve"> finden Sie hier</w:t>
            </w:r>
            <w:r w:rsidR="0074148B">
              <w:rPr>
                <w:rFonts w:cstheme="minorHAnsi"/>
              </w:rPr>
              <w:t>:</w:t>
            </w:r>
            <w:r>
              <w:rPr>
                <w:rFonts w:cstheme="minorHAnsi"/>
              </w:rPr>
              <w:t xml:space="preserve"> www.menti.com </w:t>
            </w:r>
            <w:r w:rsidRPr="00DE36B9">
              <w:rPr>
                <w:rFonts w:cstheme="minorHAnsi"/>
                <w:highlight w:val="yellow"/>
              </w:rPr>
              <w:t xml:space="preserve">((Link zu </w:t>
            </w:r>
            <w:hyperlink r:id="rId27" w:history="1">
              <w:r w:rsidR="0074148B" w:rsidRPr="00DE36B9">
                <w:rPr>
                  <w:rStyle w:val="Hyperlink"/>
                  <w:rFonts w:cstheme="minorHAnsi"/>
                  <w:highlight w:val="yellow"/>
                </w:rPr>
                <w:t>https://www.menti.com/alhowodd2837</w:t>
              </w:r>
            </w:hyperlink>
            <w:r w:rsidR="0074148B" w:rsidRPr="00DE36B9">
              <w:rPr>
                <w:rFonts w:cstheme="minorHAnsi"/>
                <w:highlight w:val="yellow"/>
              </w:rPr>
              <w:t xml:space="preserve"> </w:t>
            </w:r>
            <w:r w:rsidRPr="00DE36B9">
              <w:rPr>
                <w:rFonts w:cstheme="minorHAnsi"/>
                <w:highlight w:val="yellow"/>
              </w:rPr>
              <w:t>))</w:t>
            </w:r>
            <w:r>
              <w:rPr>
                <w:rFonts w:cstheme="minorHAnsi"/>
              </w:rPr>
              <w:br/>
            </w:r>
            <w:r w:rsidR="00C06893">
              <w:rPr>
                <w:rFonts w:cstheme="minorHAnsi"/>
              </w:rPr>
              <w:lastRenderedPageBreak/>
              <w:t>Das Ziel ist</w:t>
            </w:r>
            <w:r w:rsidR="00892EC7">
              <w:rPr>
                <w:rFonts w:cstheme="minorHAnsi"/>
              </w:rPr>
              <w:t>,</w:t>
            </w:r>
            <w:r w:rsidR="00C06893">
              <w:rPr>
                <w:rFonts w:cstheme="minorHAnsi"/>
              </w:rPr>
              <w:t xml:space="preserve"> die</w:t>
            </w:r>
            <w:r w:rsidR="00C06893" w:rsidRPr="0055675D">
              <w:rPr>
                <w:rFonts w:cstheme="minorHAnsi"/>
              </w:rPr>
              <w:t xml:space="preserve"> aktuelle Nutzung digitaler Medien durch die </w:t>
            </w:r>
            <w:r w:rsidR="00C06893">
              <w:rPr>
                <w:rFonts w:cstheme="minorHAnsi"/>
              </w:rPr>
              <w:t>Lernenden zu erfassen. Eine analoge Version ist im Anhang</w:t>
            </w:r>
            <w:r w:rsidR="006B6F38">
              <w:rPr>
                <w:rFonts w:cstheme="minorHAnsi"/>
              </w:rPr>
              <w:t xml:space="preserve"> (Anhang 1)</w:t>
            </w:r>
            <w:r w:rsidR="00C06893">
              <w:rPr>
                <w:rFonts w:cstheme="minorHAnsi"/>
              </w:rPr>
              <w:t xml:space="preserve"> zu finden. Diese kann man </w:t>
            </w:r>
            <w:r w:rsidR="00466E46">
              <w:rPr>
                <w:rFonts w:cstheme="minorHAnsi"/>
              </w:rPr>
              <w:t xml:space="preserve">bei Bedarf </w:t>
            </w:r>
            <w:r w:rsidR="00E444DC">
              <w:rPr>
                <w:rFonts w:cstheme="minorHAnsi"/>
              </w:rPr>
              <w:t xml:space="preserve">über den Beamer </w:t>
            </w:r>
            <w:r w:rsidR="00C06893">
              <w:rPr>
                <w:rFonts w:cstheme="minorHAnsi"/>
              </w:rPr>
              <w:t>einblenden</w:t>
            </w:r>
            <w:r w:rsidR="00E444DC">
              <w:rPr>
                <w:rFonts w:cstheme="minorHAnsi"/>
              </w:rPr>
              <w:t xml:space="preserve"> </w:t>
            </w:r>
            <w:r w:rsidR="00C06893">
              <w:rPr>
                <w:rFonts w:cstheme="minorHAnsi"/>
              </w:rPr>
              <w:t xml:space="preserve">und dann die </w:t>
            </w:r>
            <w:r w:rsidR="00E444DC">
              <w:rPr>
                <w:rFonts w:cstheme="minorHAnsi"/>
              </w:rPr>
              <w:t xml:space="preserve">Anzahl der </w:t>
            </w:r>
            <w:r w:rsidR="00C06893">
              <w:rPr>
                <w:rFonts w:cstheme="minorHAnsi"/>
              </w:rPr>
              <w:t>Handmeldungen eintragen.</w:t>
            </w:r>
          </w:p>
          <w:p w14:paraId="50480889" w14:textId="77777777" w:rsidR="00C06893" w:rsidRPr="006E4707" w:rsidRDefault="00C06893" w:rsidP="00EB14BE">
            <w:pPr>
              <w:tabs>
                <w:tab w:val="left" w:pos="273"/>
              </w:tabs>
              <w:spacing w:line="276" w:lineRule="auto"/>
              <w:rPr>
                <w:rFonts w:cstheme="minorHAnsi"/>
                <w:color w:val="FF0000"/>
              </w:rPr>
            </w:pPr>
          </w:p>
          <w:p w14:paraId="767C499B" w14:textId="77777777" w:rsidR="00C06893" w:rsidRPr="000B0B32" w:rsidRDefault="00C06893" w:rsidP="00EB14BE">
            <w:pPr>
              <w:tabs>
                <w:tab w:val="left" w:pos="273"/>
              </w:tabs>
              <w:spacing w:line="276" w:lineRule="auto"/>
              <w:rPr>
                <w:rFonts w:cstheme="minorHAnsi"/>
                <w:b/>
                <w:bCs/>
                <w:sz w:val="26"/>
                <w:szCs w:val="26"/>
              </w:rPr>
            </w:pPr>
            <w:r w:rsidRPr="000B0B32">
              <w:rPr>
                <w:rFonts w:cstheme="minorHAnsi"/>
                <w:b/>
                <w:bCs/>
                <w:sz w:val="26"/>
                <w:szCs w:val="26"/>
              </w:rPr>
              <w:t>Hinführung zum Thema</w:t>
            </w:r>
          </w:p>
          <w:p w14:paraId="1920B759" w14:textId="67412140" w:rsidR="00C06893" w:rsidRDefault="00C06893" w:rsidP="00EB14BE">
            <w:pPr>
              <w:tabs>
                <w:tab w:val="left" w:pos="273"/>
              </w:tabs>
              <w:spacing w:line="276" w:lineRule="auto"/>
              <w:rPr>
                <w:rFonts w:cstheme="minorHAnsi"/>
              </w:rPr>
            </w:pPr>
            <w:r>
              <w:rPr>
                <w:rFonts w:cstheme="minorHAnsi"/>
              </w:rPr>
              <w:t xml:space="preserve">Die Lernenden äußern ihre Meinung und berichten von ihren </w:t>
            </w:r>
            <w:r w:rsidR="00940BD0">
              <w:rPr>
                <w:rFonts w:cstheme="minorHAnsi"/>
              </w:rPr>
              <w:t>Alltagse</w:t>
            </w:r>
            <w:r>
              <w:rPr>
                <w:rFonts w:cstheme="minorHAnsi"/>
              </w:rPr>
              <w:t xml:space="preserve">rfahrungen. Die Lehrkraft kann stichpunktartig die Ergebnisse notieren. </w:t>
            </w:r>
          </w:p>
          <w:p w14:paraId="17268483" w14:textId="77777777" w:rsidR="00C06893" w:rsidRDefault="00C06893" w:rsidP="00EB14BE">
            <w:pPr>
              <w:tabs>
                <w:tab w:val="left" w:pos="273"/>
              </w:tabs>
              <w:spacing w:line="276" w:lineRule="auto"/>
              <w:rPr>
                <w:rFonts w:cstheme="minorHAnsi"/>
              </w:rPr>
            </w:pPr>
          </w:p>
          <w:p w14:paraId="3BB64B64" w14:textId="1AAC630A" w:rsidR="00C06893" w:rsidRPr="004C203A" w:rsidRDefault="00C06893" w:rsidP="00EB14BE">
            <w:pPr>
              <w:tabs>
                <w:tab w:val="left" w:pos="273"/>
              </w:tabs>
              <w:spacing w:line="276" w:lineRule="auto"/>
              <w:rPr>
                <w:rFonts w:cstheme="minorHAnsi"/>
                <w:b/>
                <w:bCs/>
              </w:rPr>
            </w:pPr>
            <w:r w:rsidRPr="004C203A">
              <w:rPr>
                <w:rFonts w:cstheme="minorHAnsi"/>
                <w:b/>
                <w:bCs/>
              </w:rPr>
              <w:t>Wie beeinflussen soziale Medien und digitale Kommunikation unser Wohlbefinden?</w:t>
            </w:r>
          </w:p>
          <w:p w14:paraId="5B76FED6" w14:textId="77777777" w:rsidR="00C06893" w:rsidRDefault="00C06893" w:rsidP="00EB14BE">
            <w:pPr>
              <w:tabs>
                <w:tab w:val="left" w:pos="273"/>
              </w:tabs>
              <w:spacing w:line="276" w:lineRule="auto"/>
              <w:rPr>
                <w:rFonts w:cstheme="minorHAnsi"/>
              </w:rPr>
            </w:pPr>
            <w:r w:rsidRPr="001D4FF6">
              <w:rPr>
                <w:rFonts w:cstheme="minorHAnsi"/>
                <w:b/>
                <w:bCs/>
              </w:rPr>
              <w:t>Mögliche Antworten:</w:t>
            </w:r>
          </w:p>
          <w:p w14:paraId="7F1B4AD4" w14:textId="208F7738" w:rsidR="00C06893" w:rsidRPr="00573451" w:rsidRDefault="00C06893" w:rsidP="00EB14BE">
            <w:pPr>
              <w:pStyle w:val="Listenabsatz"/>
              <w:numPr>
                <w:ilvl w:val="0"/>
                <w:numId w:val="28"/>
              </w:numPr>
              <w:tabs>
                <w:tab w:val="left" w:pos="273"/>
              </w:tabs>
              <w:spacing w:line="276" w:lineRule="auto"/>
              <w:rPr>
                <w:rFonts w:cstheme="minorHAnsi"/>
              </w:rPr>
            </w:pPr>
            <w:r w:rsidRPr="00573451">
              <w:rPr>
                <w:rFonts w:cstheme="minorHAnsi"/>
              </w:rPr>
              <w:t>positiv: Kontakt mit Freundinnen und Freunden, Organisation, schneller Informationsaustausch</w:t>
            </w:r>
            <w:r w:rsidR="00961FDA">
              <w:rPr>
                <w:rFonts w:cstheme="minorHAnsi"/>
              </w:rPr>
              <w:t xml:space="preserve"> und Zugriff auf Bildungsinhalte</w:t>
            </w:r>
            <w:r w:rsidRPr="00573451">
              <w:rPr>
                <w:rFonts w:cstheme="minorHAnsi"/>
              </w:rPr>
              <w:t xml:space="preserve">, </w:t>
            </w:r>
            <w:r w:rsidR="00961FDA">
              <w:rPr>
                <w:rFonts w:cstheme="minorHAnsi"/>
              </w:rPr>
              <w:t xml:space="preserve">Inspirationsquelle, </w:t>
            </w:r>
            <w:r w:rsidRPr="00573451">
              <w:rPr>
                <w:rFonts w:cstheme="minorHAnsi"/>
              </w:rPr>
              <w:t>Unterhaltung, Gesundheitsapps, weltweiter Kontakt zu Gleichgesinnten</w:t>
            </w:r>
            <w:r w:rsidR="00961FDA">
              <w:rPr>
                <w:rFonts w:cstheme="minorHAnsi"/>
              </w:rPr>
              <w:t>, kreative Ausdrucksmöglichkeiten</w:t>
            </w:r>
          </w:p>
          <w:p w14:paraId="5512A738" w14:textId="6586163B" w:rsidR="00C06893" w:rsidRDefault="00892EC7" w:rsidP="00EB14BE">
            <w:pPr>
              <w:pStyle w:val="Listenabsatz"/>
              <w:numPr>
                <w:ilvl w:val="0"/>
                <w:numId w:val="28"/>
              </w:numPr>
              <w:tabs>
                <w:tab w:val="left" w:pos="273"/>
              </w:tabs>
              <w:spacing w:line="276" w:lineRule="auto"/>
              <w:rPr>
                <w:rFonts w:cstheme="minorHAnsi"/>
              </w:rPr>
            </w:pPr>
            <w:r>
              <w:rPr>
                <w:rFonts w:cstheme="minorHAnsi"/>
              </w:rPr>
              <w:t>weniger positiv</w:t>
            </w:r>
            <w:r w:rsidR="00C06893" w:rsidRPr="00573451">
              <w:rPr>
                <w:rFonts w:cstheme="minorHAnsi"/>
              </w:rPr>
              <w:t xml:space="preserve">: </w:t>
            </w:r>
            <w:r w:rsidR="00961FDA">
              <w:rPr>
                <w:rFonts w:cstheme="minorHAnsi"/>
              </w:rPr>
              <w:t>Einfluss</w:t>
            </w:r>
            <w:r w:rsidR="00961FDA" w:rsidRPr="00573451">
              <w:rPr>
                <w:rFonts w:cstheme="minorHAnsi"/>
              </w:rPr>
              <w:t xml:space="preserve"> </w:t>
            </w:r>
            <w:r w:rsidR="00961FDA">
              <w:rPr>
                <w:rFonts w:cstheme="minorHAnsi"/>
              </w:rPr>
              <w:t>von</w:t>
            </w:r>
            <w:r w:rsidR="00961FDA" w:rsidRPr="00573451">
              <w:rPr>
                <w:rFonts w:cstheme="minorHAnsi"/>
              </w:rPr>
              <w:t xml:space="preserve"> </w:t>
            </w:r>
            <w:r w:rsidR="00C06893" w:rsidRPr="00573451">
              <w:rPr>
                <w:rFonts w:cstheme="minorHAnsi"/>
              </w:rPr>
              <w:t>Influencerinnen und Influencer</w:t>
            </w:r>
            <w:r w:rsidR="00961FDA">
              <w:rPr>
                <w:rFonts w:cstheme="minorHAnsi"/>
              </w:rPr>
              <w:t xml:space="preserve"> und Social Media</w:t>
            </w:r>
            <w:r w:rsidR="00C06893" w:rsidRPr="00573451">
              <w:rPr>
                <w:rFonts w:cstheme="minorHAnsi"/>
              </w:rPr>
              <w:t>,</w:t>
            </w:r>
            <w:r w:rsidR="00961FDA">
              <w:rPr>
                <w:rFonts w:cstheme="minorHAnsi"/>
              </w:rPr>
              <w:t xml:space="preserve"> Vergleich und sozialer Druck,</w:t>
            </w:r>
            <w:r w:rsidR="00C06893" w:rsidRPr="00573451">
              <w:rPr>
                <w:rFonts w:cstheme="minorHAnsi"/>
              </w:rPr>
              <w:t xml:space="preserve"> </w:t>
            </w:r>
            <w:r>
              <w:rPr>
                <w:rFonts w:cstheme="minorHAnsi"/>
              </w:rPr>
              <w:t>„</w:t>
            </w:r>
            <w:r w:rsidR="00C06893" w:rsidRPr="00573451">
              <w:rPr>
                <w:rFonts w:cstheme="minorHAnsi"/>
              </w:rPr>
              <w:t>always on</w:t>
            </w:r>
            <w:r>
              <w:rPr>
                <w:rFonts w:cstheme="minorHAnsi"/>
              </w:rPr>
              <w:t>“</w:t>
            </w:r>
            <w:r w:rsidR="00C06893">
              <w:rPr>
                <w:rFonts w:cstheme="minorHAnsi"/>
              </w:rPr>
              <w:t xml:space="preserve"> (immer online sein zu müssen)</w:t>
            </w:r>
            <w:r w:rsidR="00C06893" w:rsidRPr="00573451">
              <w:rPr>
                <w:rFonts w:cstheme="minorHAnsi"/>
              </w:rPr>
              <w:t>, FOMO</w:t>
            </w:r>
            <w:r w:rsidR="00C06893">
              <w:rPr>
                <w:rFonts w:cstheme="minorHAnsi"/>
              </w:rPr>
              <w:t xml:space="preserve"> (Fear of missing out</w:t>
            </w:r>
            <w:r w:rsidR="00DE36B9">
              <w:rPr>
                <w:rFonts w:cstheme="minorHAnsi"/>
              </w:rPr>
              <w:t> </w:t>
            </w:r>
            <w:r>
              <w:rPr>
                <w:rFonts w:cstheme="minorHAnsi"/>
              </w:rPr>
              <w:t>/</w:t>
            </w:r>
            <w:r w:rsidR="00C06893">
              <w:rPr>
                <w:rFonts w:cstheme="minorHAnsi"/>
              </w:rPr>
              <w:t xml:space="preserve"> Angst, etwas zu verpassen)</w:t>
            </w:r>
            <w:r w:rsidR="00C06893" w:rsidRPr="00573451">
              <w:rPr>
                <w:rFonts w:cstheme="minorHAnsi"/>
              </w:rPr>
              <w:t>,</w:t>
            </w:r>
            <w:r w:rsidR="00961FDA">
              <w:rPr>
                <w:rFonts w:cstheme="minorHAnsi"/>
              </w:rPr>
              <w:t xml:space="preserve"> Einsamkeit und Isolation,</w:t>
            </w:r>
            <w:r w:rsidR="00C06893" w:rsidRPr="00573451">
              <w:rPr>
                <w:rFonts w:cstheme="minorHAnsi"/>
              </w:rPr>
              <w:t xml:space="preserve"> </w:t>
            </w:r>
            <w:r w:rsidR="00961FDA">
              <w:rPr>
                <w:rFonts w:cstheme="minorHAnsi"/>
              </w:rPr>
              <w:t xml:space="preserve">zu hohe </w:t>
            </w:r>
            <w:r w:rsidR="00C06893" w:rsidRPr="00573451">
              <w:rPr>
                <w:rFonts w:cstheme="minorHAnsi"/>
              </w:rPr>
              <w:t>Bildschirmzeit</w:t>
            </w:r>
            <w:r w:rsidR="00961FDA">
              <w:rPr>
                <w:rFonts w:cstheme="minorHAnsi"/>
              </w:rPr>
              <w:t>, Auswirkungen auf die Gesundheit</w:t>
            </w:r>
            <w:r w:rsidR="00C06893" w:rsidRPr="00573451">
              <w:rPr>
                <w:rFonts w:cstheme="minorHAnsi"/>
              </w:rPr>
              <w:t xml:space="preserve"> (</w:t>
            </w:r>
            <w:r w:rsidR="00DE36B9">
              <w:rPr>
                <w:rFonts w:cstheme="minorHAnsi"/>
              </w:rPr>
              <w:t>Schwierigkeiten mit den Augen</w:t>
            </w:r>
            <w:r w:rsidR="00C06893" w:rsidRPr="00573451">
              <w:rPr>
                <w:rFonts w:cstheme="minorHAnsi"/>
              </w:rPr>
              <w:t>, Schlaf</w:t>
            </w:r>
            <w:r w:rsidR="00DE36B9">
              <w:rPr>
                <w:rFonts w:cstheme="minorHAnsi"/>
              </w:rPr>
              <w:t>probleme</w:t>
            </w:r>
            <w:r w:rsidR="00C06893" w:rsidRPr="00573451">
              <w:rPr>
                <w:rFonts w:cstheme="minorHAnsi"/>
              </w:rPr>
              <w:t>, Rücken</w:t>
            </w:r>
            <w:r w:rsidR="00961FDA">
              <w:rPr>
                <w:rFonts w:cstheme="minorHAnsi"/>
              </w:rPr>
              <w:t>beschwerden</w:t>
            </w:r>
            <w:r w:rsidR="00C06893" w:rsidRPr="00573451">
              <w:rPr>
                <w:rFonts w:cstheme="minorHAnsi"/>
              </w:rPr>
              <w:t xml:space="preserve">), </w:t>
            </w:r>
            <w:r w:rsidR="00961FDA">
              <w:rPr>
                <w:rFonts w:cstheme="minorHAnsi"/>
              </w:rPr>
              <w:t>(Cyber-)</w:t>
            </w:r>
            <w:r w:rsidR="00C06893" w:rsidRPr="00573451">
              <w:rPr>
                <w:rFonts w:cstheme="minorHAnsi"/>
              </w:rPr>
              <w:t>Mobbing, Hass</w:t>
            </w:r>
            <w:r w:rsidR="00961FDA">
              <w:rPr>
                <w:rFonts w:cstheme="minorHAnsi"/>
              </w:rPr>
              <w:t xml:space="preserve">kommentare und Fake News </w:t>
            </w:r>
          </w:p>
          <w:p w14:paraId="2B95EEC5" w14:textId="77777777" w:rsidR="00892EC7" w:rsidRPr="00892EC7" w:rsidRDefault="00892EC7" w:rsidP="00892EC7">
            <w:pPr>
              <w:tabs>
                <w:tab w:val="left" w:pos="273"/>
              </w:tabs>
              <w:spacing w:line="276" w:lineRule="auto"/>
              <w:rPr>
                <w:rFonts w:cstheme="minorHAnsi"/>
              </w:rPr>
            </w:pPr>
          </w:p>
          <w:p w14:paraId="19B805B8" w14:textId="651502AB" w:rsidR="00892EC7" w:rsidRPr="00892EC7" w:rsidRDefault="00892EC7" w:rsidP="00892EC7">
            <w:pPr>
              <w:tabs>
                <w:tab w:val="left" w:pos="273"/>
              </w:tabs>
              <w:spacing w:line="276" w:lineRule="auto"/>
              <w:rPr>
                <w:rFonts w:cstheme="minorHAnsi"/>
              </w:rPr>
            </w:pPr>
            <w:r>
              <w:rPr>
                <w:rFonts w:cstheme="minorHAnsi"/>
              </w:rPr>
              <w:t>Im Anschluss folgt eine Gruppendiskussion, um die Stichpunkte zu besprechen und zu reflektieren.</w:t>
            </w:r>
          </w:p>
          <w:p w14:paraId="47A5E117" w14:textId="77777777" w:rsidR="00C06893" w:rsidRPr="006E4707" w:rsidRDefault="00C06893" w:rsidP="00EB14BE">
            <w:pPr>
              <w:tabs>
                <w:tab w:val="left" w:pos="273"/>
              </w:tabs>
              <w:spacing w:line="276" w:lineRule="auto"/>
              <w:rPr>
                <w:rFonts w:cstheme="minorHAnsi"/>
                <w:b/>
                <w:bCs/>
                <w:color w:val="FF0000"/>
              </w:rPr>
            </w:pPr>
          </w:p>
          <w:p w14:paraId="41B90FB7" w14:textId="77777777" w:rsidR="00C06893" w:rsidRPr="000B0B32" w:rsidRDefault="00C06893" w:rsidP="00EB14BE">
            <w:pPr>
              <w:tabs>
                <w:tab w:val="left" w:pos="273"/>
              </w:tabs>
              <w:spacing w:line="276" w:lineRule="auto"/>
              <w:rPr>
                <w:rFonts w:cstheme="minorHAnsi"/>
                <w:b/>
                <w:bCs/>
                <w:sz w:val="26"/>
                <w:szCs w:val="26"/>
              </w:rPr>
            </w:pPr>
            <w:r w:rsidRPr="000B0B32">
              <w:rPr>
                <w:rFonts w:cstheme="minorHAnsi"/>
                <w:b/>
                <w:bCs/>
                <w:sz w:val="26"/>
                <w:szCs w:val="26"/>
              </w:rPr>
              <w:t>Erarbeitung 1</w:t>
            </w:r>
          </w:p>
          <w:p w14:paraId="739CA995" w14:textId="344A3094" w:rsidR="00C06893" w:rsidRDefault="00C06893" w:rsidP="00EB14BE">
            <w:pPr>
              <w:tabs>
                <w:tab w:val="left" w:pos="273"/>
              </w:tabs>
              <w:spacing w:line="276" w:lineRule="auto"/>
              <w:rPr>
                <w:rFonts w:cstheme="minorHAnsi"/>
              </w:rPr>
            </w:pPr>
            <w:r>
              <w:rPr>
                <w:rFonts w:cstheme="minorHAnsi"/>
              </w:rPr>
              <w:t xml:space="preserve">Die Lehrkraft verweist auf die Ergebnisse aus der Hinführung, vor allem auf die Punkte, die die </w:t>
            </w:r>
            <w:r w:rsidR="00120260">
              <w:rPr>
                <w:rFonts w:cstheme="minorHAnsi"/>
              </w:rPr>
              <w:t xml:space="preserve">gesundheitlichen </w:t>
            </w:r>
            <w:r>
              <w:rPr>
                <w:rFonts w:cstheme="minorHAnsi"/>
              </w:rPr>
              <w:t>Aspekte (z. B. Rückenprobleme,</w:t>
            </w:r>
            <w:r w:rsidR="0074148B">
              <w:rPr>
                <w:rFonts w:cstheme="minorHAnsi"/>
              </w:rPr>
              <w:t xml:space="preserve"> Stress, FOMO</w:t>
            </w:r>
            <w:r>
              <w:rPr>
                <w:rFonts w:cstheme="minorHAnsi"/>
              </w:rPr>
              <w:t>) betreffen, und leitet zum Aspekt „Lernort“</w:t>
            </w:r>
            <w:r w:rsidR="00892EC7">
              <w:rPr>
                <w:rFonts w:cstheme="minorHAnsi"/>
              </w:rPr>
              <w:t xml:space="preserve"> über</w:t>
            </w:r>
            <w:r>
              <w:rPr>
                <w:rFonts w:cstheme="minorHAnsi"/>
              </w:rPr>
              <w:t>.</w:t>
            </w:r>
          </w:p>
          <w:p w14:paraId="5C22AB9E" w14:textId="77777777" w:rsidR="00C06893" w:rsidRDefault="00C06893" w:rsidP="00EB14BE">
            <w:pPr>
              <w:tabs>
                <w:tab w:val="left" w:pos="273"/>
              </w:tabs>
              <w:spacing w:line="276" w:lineRule="auto"/>
              <w:rPr>
                <w:rFonts w:cstheme="minorHAnsi"/>
              </w:rPr>
            </w:pPr>
          </w:p>
          <w:p w14:paraId="40A92E3B" w14:textId="1EB2AED8" w:rsidR="00E61A27" w:rsidRDefault="00E61A27" w:rsidP="00E61A27">
            <w:pPr>
              <w:tabs>
                <w:tab w:val="left" w:pos="273"/>
              </w:tabs>
              <w:spacing w:line="276" w:lineRule="auto"/>
              <w:rPr>
                <w:rFonts w:cstheme="minorHAnsi"/>
              </w:rPr>
            </w:pPr>
            <w:r w:rsidRPr="00E61A27">
              <w:rPr>
                <w:rFonts w:cstheme="minorHAnsi"/>
                <w:b/>
                <w:bCs/>
              </w:rPr>
              <w:t>Definition:</w:t>
            </w:r>
            <w:r>
              <w:rPr>
                <w:rFonts w:cstheme="minorHAnsi"/>
              </w:rPr>
              <w:t xml:space="preserve"> </w:t>
            </w:r>
            <w:r w:rsidRPr="00E61A27">
              <w:rPr>
                <w:rFonts w:cstheme="minorHAnsi"/>
              </w:rPr>
              <w:t xml:space="preserve">Ein </w:t>
            </w:r>
            <w:r>
              <w:rPr>
                <w:rFonts w:cstheme="minorHAnsi"/>
              </w:rPr>
              <w:t>„</w:t>
            </w:r>
            <w:r w:rsidRPr="00E61A27">
              <w:rPr>
                <w:rFonts w:cstheme="minorHAnsi"/>
              </w:rPr>
              <w:t>Lernort</w:t>
            </w:r>
            <w:r>
              <w:rPr>
                <w:rFonts w:cstheme="minorHAnsi"/>
              </w:rPr>
              <w:t>“</w:t>
            </w:r>
            <w:r w:rsidRPr="00E61A27">
              <w:rPr>
                <w:rFonts w:cstheme="minorHAnsi"/>
              </w:rPr>
              <w:t xml:space="preserve"> bezieht sich auf einen physischen oder digitalen Raum, der speziell so gestaltet und organisiert ist, dass er das Lernen sowie das Wohlbefinden der Lernenden optimal unterstützt. Dieser Begriff umfasst sowohl traditionelle Lernumgebungen wie Klassenzimmer, Bibliotheken und private Schreibtische als auch digitale Plattformen und virtuelle Räume, die für Bildungszwecke genutzt werden. Ein Lernort ist mehr als nur ein Ort zum Lernen; er ist ein ganzheitlich gestalteter Raum, der das körperliche und geistige Wohlbefinden fördert und somit die Lernleistung und Produktivität der Lernenden maximiert. Digitale und analoge Elemente arbeiten zusammen, um eine Umgebung zu schaffen, die sowohl gesund als auch lernförderlich ist.</w:t>
            </w:r>
          </w:p>
          <w:p w14:paraId="2615909B" w14:textId="77777777" w:rsidR="00E61A27" w:rsidRDefault="00E61A27" w:rsidP="00EB14BE">
            <w:pPr>
              <w:tabs>
                <w:tab w:val="left" w:pos="273"/>
              </w:tabs>
              <w:spacing w:line="276" w:lineRule="auto"/>
              <w:rPr>
                <w:rFonts w:cstheme="minorHAnsi"/>
              </w:rPr>
            </w:pPr>
          </w:p>
          <w:p w14:paraId="391EBB38" w14:textId="77777777" w:rsidR="00C06893" w:rsidRDefault="00C06893" w:rsidP="00EB14BE">
            <w:pPr>
              <w:spacing w:line="276" w:lineRule="auto"/>
              <w:ind w:firstLine="26"/>
              <w:rPr>
                <w:rFonts w:cstheme="minorHAnsi"/>
              </w:rPr>
            </w:pPr>
            <w:r w:rsidRPr="00F60D6A">
              <w:rPr>
                <w:rFonts w:cstheme="minorHAnsi"/>
                <w:highlight w:val="yellow"/>
              </w:rPr>
              <w:t>((BOX))</w:t>
            </w:r>
          </w:p>
          <w:p w14:paraId="6B011F9E" w14:textId="341A2E73" w:rsidR="00C06893" w:rsidRPr="00544CBF" w:rsidRDefault="00C06893" w:rsidP="00EB14BE">
            <w:pPr>
              <w:spacing w:line="276" w:lineRule="auto"/>
              <w:ind w:firstLine="26"/>
              <w:rPr>
                <w:rStyle w:val="Hyperlink"/>
                <w:rFonts w:cstheme="minorHAnsi"/>
                <w:color w:val="auto"/>
                <w:u w:val="none"/>
              </w:rPr>
            </w:pPr>
            <w:r w:rsidRPr="008053D0">
              <w:rPr>
                <w:rStyle w:val="Hyperlink"/>
                <w:rFonts w:cstheme="minorHAnsi"/>
                <w:color w:val="auto"/>
                <w:u w:val="none"/>
              </w:rPr>
              <w:t>Mehr zum Thema</w:t>
            </w:r>
            <w:r>
              <w:rPr>
                <w:rStyle w:val="Hyperlink"/>
                <w:rFonts w:cstheme="minorHAnsi"/>
                <w:color w:val="auto"/>
                <w:u w:val="none"/>
              </w:rPr>
              <w:t xml:space="preserve"> „</w:t>
            </w:r>
            <w:r w:rsidR="00E61A27" w:rsidRPr="00E61A27">
              <w:rPr>
                <w:rStyle w:val="Hyperlink"/>
                <w:rFonts w:cstheme="minorHAnsi"/>
                <w:color w:val="auto"/>
                <w:u w:val="none"/>
              </w:rPr>
              <w:t>Psychische Gesundheit und digitale Mediennutzung</w:t>
            </w:r>
            <w:r w:rsidRPr="00544CBF">
              <w:rPr>
                <w:rStyle w:val="Hyperlink"/>
                <w:rFonts w:cstheme="minorHAnsi"/>
                <w:color w:val="auto"/>
                <w:u w:val="none"/>
              </w:rPr>
              <w:t xml:space="preserve">“ unter </w:t>
            </w:r>
            <w:r w:rsidR="00E61A27">
              <w:rPr>
                <w:rStyle w:val="Hyperlink"/>
                <w:rFonts w:cstheme="minorHAnsi"/>
                <w:color w:val="auto"/>
                <w:u w:val="none"/>
              </w:rPr>
              <w:t xml:space="preserve"> </w:t>
            </w:r>
            <w:hyperlink r:id="rId28" w:history="1">
              <w:r w:rsidR="00E61A27" w:rsidRPr="00907B9A">
                <w:rPr>
                  <w:rStyle w:val="Hyperlink"/>
                </w:rPr>
                <w:t>www.ins-netz-gehen.info</w:t>
              </w:r>
            </w:hyperlink>
            <w:r w:rsidR="00E61A27">
              <w:rPr>
                <w:rStyle w:val="Hyperlink"/>
              </w:rPr>
              <w:t xml:space="preserve"> </w:t>
            </w:r>
            <w:ins w:id="34" w:author="Michael Kohl [2]" w:date="2024-06-04T19:26:00Z">
              <w:r w:rsidR="0074148B" w:rsidRPr="00E61A27">
                <w:rPr>
                  <w:u w:val="single"/>
                </w:rPr>
                <w:t xml:space="preserve">((Link zu: </w:t>
              </w:r>
            </w:ins>
            <w:ins w:id="35" w:author="Michael Kohl [2]" w:date="2024-06-04T19:27:00Z">
              <w:r w:rsidR="0074148B" w:rsidRPr="00E61A27">
                <w:rPr>
                  <w:u w:val="single"/>
                </w:rPr>
                <w:t>https://www.ins-netz-gehen.info/fachkraefte/informationsmaterialien-handouts/psychische-gesundheit-und-digitale-mediennutzung/</w:t>
              </w:r>
              <w:r w:rsidR="00D60B4B" w:rsidRPr="00E61A27">
                <w:rPr>
                  <w:u w:val="single"/>
                </w:rPr>
                <w:t>))</w:t>
              </w:r>
            </w:ins>
          </w:p>
          <w:p w14:paraId="2526ED28" w14:textId="77777777" w:rsidR="00C06893" w:rsidRDefault="00C06893" w:rsidP="00EB14BE">
            <w:pPr>
              <w:tabs>
                <w:tab w:val="left" w:pos="273"/>
              </w:tabs>
              <w:spacing w:line="276" w:lineRule="auto"/>
              <w:rPr>
                <w:rFonts w:cstheme="minorHAnsi"/>
              </w:rPr>
            </w:pPr>
          </w:p>
          <w:p w14:paraId="668ADAB1" w14:textId="77777777" w:rsidR="00892EC7" w:rsidRPr="001D4FF6" w:rsidRDefault="00892EC7" w:rsidP="00892EC7">
            <w:pPr>
              <w:tabs>
                <w:tab w:val="left" w:pos="273"/>
              </w:tabs>
              <w:spacing w:line="276" w:lineRule="auto"/>
              <w:rPr>
                <w:rFonts w:cstheme="minorHAnsi"/>
                <w:b/>
                <w:bCs/>
              </w:rPr>
            </w:pPr>
            <w:r w:rsidRPr="001D4FF6">
              <w:rPr>
                <w:rFonts w:cstheme="minorHAnsi"/>
                <w:b/>
                <w:bCs/>
              </w:rPr>
              <w:t>Welche Rolle spiele</w:t>
            </w:r>
            <w:r>
              <w:rPr>
                <w:rFonts w:cstheme="minorHAnsi"/>
                <w:b/>
                <w:bCs/>
              </w:rPr>
              <w:t>n</w:t>
            </w:r>
            <w:r w:rsidRPr="001D4FF6">
              <w:rPr>
                <w:rFonts w:cstheme="minorHAnsi"/>
                <w:b/>
                <w:bCs/>
              </w:rPr>
              <w:t xml:space="preserve"> digitale Medien beim Lernen?</w:t>
            </w:r>
          </w:p>
          <w:p w14:paraId="6164DBA4" w14:textId="3962D40D" w:rsidR="00C06893" w:rsidRDefault="00C06893" w:rsidP="00EB14BE">
            <w:pPr>
              <w:tabs>
                <w:tab w:val="left" w:pos="273"/>
              </w:tabs>
              <w:spacing w:line="276" w:lineRule="auto"/>
              <w:rPr>
                <w:rFonts w:cstheme="minorHAnsi"/>
              </w:rPr>
            </w:pPr>
            <w:r w:rsidRPr="004200FE">
              <w:rPr>
                <w:rFonts w:cstheme="minorHAnsi"/>
              </w:rPr>
              <w:t xml:space="preserve">Durch eine kurze Diskussion </w:t>
            </w:r>
            <w:r w:rsidR="00FE4A8B">
              <w:rPr>
                <w:rFonts w:cstheme="minorHAnsi"/>
              </w:rPr>
              <w:t>in Gruppen</w:t>
            </w:r>
            <w:r w:rsidR="006B6F38">
              <w:rPr>
                <w:rFonts w:cstheme="minorHAnsi"/>
              </w:rPr>
              <w:t>arbeit (zwei Personen)</w:t>
            </w:r>
            <w:r w:rsidRPr="004200FE">
              <w:rPr>
                <w:rFonts w:cstheme="minorHAnsi"/>
              </w:rPr>
              <w:t xml:space="preserve"> verschafft </w:t>
            </w:r>
            <w:r w:rsidR="00892EC7">
              <w:rPr>
                <w:rFonts w:cstheme="minorHAnsi"/>
              </w:rPr>
              <w:t xml:space="preserve">sich die </w:t>
            </w:r>
            <w:r w:rsidR="00FE4A8B">
              <w:rPr>
                <w:rFonts w:cstheme="minorHAnsi"/>
              </w:rPr>
              <w:t>Lerng</w:t>
            </w:r>
            <w:r w:rsidR="00892EC7">
              <w:rPr>
                <w:rFonts w:cstheme="minorHAnsi"/>
              </w:rPr>
              <w:t xml:space="preserve">ruppe </w:t>
            </w:r>
            <w:r w:rsidRPr="004200FE">
              <w:rPr>
                <w:rFonts w:cstheme="minorHAnsi"/>
              </w:rPr>
              <w:t xml:space="preserve">einen </w:t>
            </w:r>
            <w:r w:rsidR="00892EC7">
              <w:rPr>
                <w:rFonts w:cstheme="minorHAnsi"/>
              </w:rPr>
              <w:t xml:space="preserve">ersten </w:t>
            </w:r>
            <w:r w:rsidRPr="004200FE">
              <w:rPr>
                <w:rFonts w:cstheme="minorHAnsi"/>
              </w:rPr>
              <w:t xml:space="preserve">Überblick über die aktuelle </w:t>
            </w:r>
            <w:r>
              <w:rPr>
                <w:rFonts w:cstheme="minorHAnsi"/>
              </w:rPr>
              <w:t>Rolle, die digitale Medien beim Lernen spielen</w:t>
            </w:r>
            <w:r w:rsidR="00892EC7">
              <w:rPr>
                <w:rFonts w:cstheme="minorHAnsi"/>
              </w:rPr>
              <w:t xml:space="preserve"> können</w:t>
            </w:r>
            <w:r>
              <w:rPr>
                <w:rFonts w:cstheme="minorHAnsi"/>
              </w:rPr>
              <w:t>.</w:t>
            </w:r>
          </w:p>
          <w:p w14:paraId="7B82CF2D" w14:textId="6452DA8C" w:rsidR="00892EC7" w:rsidRPr="00892EC7" w:rsidRDefault="00892EC7" w:rsidP="00EB14BE">
            <w:pPr>
              <w:tabs>
                <w:tab w:val="left" w:pos="273"/>
              </w:tabs>
              <w:spacing w:line="276" w:lineRule="auto"/>
              <w:rPr>
                <w:rFonts w:cstheme="minorHAnsi"/>
                <w:b/>
                <w:bCs/>
              </w:rPr>
            </w:pPr>
            <w:r w:rsidRPr="00892EC7">
              <w:rPr>
                <w:rFonts w:cstheme="minorHAnsi"/>
                <w:b/>
                <w:bCs/>
              </w:rPr>
              <w:t>Vorschläge:</w:t>
            </w:r>
          </w:p>
          <w:p w14:paraId="42924FBA" w14:textId="29F0A522" w:rsidR="00C06893" w:rsidRDefault="00C06893" w:rsidP="00EB14BE">
            <w:pPr>
              <w:pStyle w:val="Listenabsatz"/>
              <w:numPr>
                <w:ilvl w:val="0"/>
                <w:numId w:val="28"/>
              </w:numPr>
              <w:tabs>
                <w:tab w:val="left" w:pos="273"/>
              </w:tabs>
              <w:spacing w:line="276" w:lineRule="auto"/>
              <w:rPr>
                <w:rFonts w:cstheme="minorHAnsi"/>
              </w:rPr>
            </w:pPr>
            <w:r>
              <w:rPr>
                <w:rFonts w:cstheme="minorHAnsi"/>
              </w:rPr>
              <w:lastRenderedPageBreak/>
              <w:t xml:space="preserve">eher </w:t>
            </w:r>
            <w:r w:rsidRPr="00573451">
              <w:rPr>
                <w:rFonts w:cstheme="minorHAnsi"/>
              </w:rPr>
              <w:t>hilfreich: Organisation, Informationen jederzeit zugänglich, Zusammenarbeit</w:t>
            </w:r>
            <w:r>
              <w:rPr>
                <w:rFonts w:cstheme="minorHAnsi"/>
              </w:rPr>
              <w:t xml:space="preserve">, </w:t>
            </w:r>
            <w:r w:rsidRPr="00573451">
              <w:rPr>
                <w:rFonts w:cstheme="minorHAnsi"/>
              </w:rPr>
              <w:t>Kommunikation, Interaktivität</w:t>
            </w:r>
            <w:r w:rsidR="002C1684">
              <w:rPr>
                <w:rFonts w:cstheme="minorHAnsi"/>
              </w:rPr>
              <w:t>, Individualisierung, Flexibilität</w:t>
            </w:r>
          </w:p>
          <w:p w14:paraId="02097D1F" w14:textId="4CB3C19C" w:rsidR="00C06893" w:rsidRPr="00573451" w:rsidRDefault="00C06893" w:rsidP="00EB14BE">
            <w:pPr>
              <w:pStyle w:val="Listenabsatz"/>
              <w:numPr>
                <w:ilvl w:val="0"/>
                <w:numId w:val="28"/>
              </w:numPr>
              <w:tabs>
                <w:tab w:val="left" w:pos="273"/>
              </w:tabs>
              <w:spacing w:line="276" w:lineRule="auto"/>
              <w:rPr>
                <w:rFonts w:cstheme="minorHAnsi"/>
              </w:rPr>
            </w:pPr>
            <w:r>
              <w:rPr>
                <w:rFonts w:cstheme="minorHAnsi"/>
              </w:rPr>
              <w:t>eher h</w:t>
            </w:r>
            <w:r w:rsidRPr="00573451">
              <w:rPr>
                <w:rFonts w:cstheme="minorHAnsi"/>
              </w:rPr>
              <w:t xml:space="preserve">inderlich: Ablenkung, </w:t>
            </w:r>
            <w:r w:rsidR="002C1684">
              <w:rPr>
                <w:rFonts w:cstheme="minorHAnsi"/>
              </w:rPr>
              <w:t xml:space="preserve">Überbeanspruchung, </w:t>
            </w:r>
            <w:r w:rsidR="00892EC7">
              <w:rPr>
                <w:rFonts w:cstheme="minorHAnsi"/>
              </w:rPr>
              <w:t>t</w:t>
            </w:r>
            <w:r w:rsidRPr="00573451">
              <w:rPr>
                <w:rFonts w:cstheme="minorHAnsi"/>
              </w:rPr>
              <w:t xml:space="preserve">echnikabhängig, Informationsflut, </w:t>
            </w:r>
            <w:r w:rsidR="002C1684">
              <w:rPr>
                <w:rFonts w:cstheme="minorHAnsi"/>
              </w:rPr>
              <w:t xml:space="preserve">mangelnde Qualität der Informationen, </w:t>
            </w:r>
            <w:r w:rsidRPr="00573451">
              <w:rPr>
                <w:rFonts w:cstheme="minorHAnsi"/>
              </w:rPr>
              <w:t>ständig neue Tools</w:t>
            </w:r>
            <w:r w:rsidR="002C1684">
              <w:rPr>
                <w:rFonts w:cstheme="minorHAnsi"/>
              </w:rPr>
              <w:t>, Datenschutzbedenken</w:t>
            </w:r>
          </w:p>
          <w:p w14:paraId="4111CCFA" w14:textId="77777777" w:rsidR="00C06893" w:rsidRDefault="00C06893" w:rsidP="00EB14BE">
            <w:pPr>
              <w:tabs>
                <w:tab w:val="left" w:pos="273"/>
              </w:tabs>
              <w:spacing w:line="276" w:lineRule="auto"/>
              <w:rPr>
                <w:rFonts w:cstheme="minorHAnsi"/>
              </w:rPr>
            </w:pPr>
          </w:p>
          <w:p w14:paraId="3CA11F54" w14:textId="48D35EC1" w:rsidR="00A05942" w:rsidRDefault="00A05942" w:rsidP="00EB14BE">
            <w:pPr>
              <w:tabs>
                <w:tab w:val="left" w:pos="273"/>
              </w:tabs>
              <w:spacing w:line="276" w:lineRule="auto"/>
              <w:rPr>
                <w:rFonts w:cstheme="minorHAnsi"/>
              </w:rPr>
            </w:pPr>
            <w:r>
              <w:rPr>
                <w:rFonts w:cstheme="minorHAnsi"/>
              </w:rPr>
              <w:t>Die Alltagsrelevanz des Themas und der Austausch unter den Lernenden steht im Vordergrund dieser Arbeitsphase.</w:t>
            </w:r>
            <w:r w:rsidR="00FE4A8B">
              <w:rPr>
                <w:rFonts w:cstheme="minorHAnsi"/>
              </w:rPr>
              <w:t xml:space="preserve"> Nach der Gruppenphase </w:t>
            </w:r>
            <w:r w:rsidR="00E61A27">
              <w:rPr>
                <w:rFonts w:cstheme="minorHAnsi"/>
              </w:rPr>
              <w:t>können</w:t>
            </w:r>
            <w:r w:rsidR="00FE4A8B">
              <w:rPr>
                <w:rFonts w:cstheme="minorHAnsi"/>
              </w:rPr>
              <w:t xml:space="preserve"> einige Aspekte </w:t>
            </w:r>
            <w:r w:rsidR="00E61A27">
              <w:rPr>
                <w:rFonts w:cstheme="minorHAnsi"/>
              </w:rPr>
              <w:t xml:space="preserve">im Plenum </w:t>
            </w:r>
            <w:r w:rsidR="00FE4A8B">
              <w:rPr>
                <w:rFonts w:cstheme="minorHAnsi"/>
              </w:rPr>
              <w:t>besprechen.</w:t>
            </w:r>
          </w:p>
          <w:p w14:paraId="69793A6F" w14:textId="77777777" w:rsidR="00A05942" w:rsidRDefault="00A05942" w:rsidP="00EB14BE">
            <w:pPr>
              <w:tabs>
                <w:tab w:val="left" w:pos="273"/>
              </w:tabs>
              <w:spacing w:line="276" w:lineRule="auto"/>
              <w:rPr>
                <w:rFonts w:cstheme="minorHAnsi"/>
              </w:rPr>
            </w:pPr>
          </w:p>
          <w:p w14:paraId="62F16DEF" w14:textId="77777777" w:rsidR="00C06893" w:rsidRPr="00424363" w:rsidRDefault="00C06893" w:rsidP="00EB14BE">
            <w:pPr>
              <w:tabs>
                <w:tab w:val="left" w:pos="273"/>
              </w:tabs>
              <w:spacing w:line="276" w:lineRule="auto"/>
              <w:rPr>
                <w:rFonts w:cstheme="minorHAnsi"/>
                <w:color w:val="FF0000"/>
              </w:rPr>
            </w:pPr>
            <w:r w:rsidRPr="00424363">
              <w:rPr>
                <w:rFonts w:cstheme="minorHAnsi"/>
                <w:color w:val="FF0000"/>
                <w:highlight w:val="lightGray"/>
              </w:rPr>
              <w:t>((Seite 7))</w:t>
            </w:r>
          </w:p>
          <w:p w14:paraId="631355DE" w14:textId="77777777" w:rsidR="00C06893" w:rsidRPr="000B0B32" w:rsidRDefault="00C06893" w:rsidP="00EB14BE">
            <w:pPr>
              <w:tabs>
                <w:tab w:val="left" w:pos="273"/>
              </w:tabs>
              <w:spacing w:line="276" w:lineRule="auto"/>
              <w:rPr>
                <w:rFonts w:cstheme="minorHAnsi"/>
                <w:b/>
                <w:bCs/>
                <w:sz w:val="26"/>
                <w:szCs w:val="26"/>
              </w:rPr>
            </w:pPr>
            <w:r w:rsidRPr="000B0B32">
              <w:rPr>
                <w:rFonts w:cstheme="minorHAnsi"/>
                <w:b/>
                <w:bCs/>
                <w:sz w:val="26"/>
                <w:szCs w:val="26"/>
              </w:rPr>
              <w:t>Vertiefung 1</w:t>
            </w:r>
          </w:p>
          <w:p w14:paraId="5395B2C8" w14:textId="191E021F" w:rsidR="00C06893" w:rsidRDefault="00DD3107" w:rsidP="00DD3107">
            <w:pPr>
              <w:tabs>
                <w:tab w:val="left" w:pos="273"/>
              </w:tabs>
              <w:spacing w:line="276" w:lineRule="auto"/>
              <w:rPr>
                <w:rFonts w:cstheme="minorHAnsi"/>
              </w:rPr>
            </w:pPr>
            <w:r>
              <w:rPr>
                <w:rFonts w:cstheme="minorHAnsi"/>
              </w:rPr>
              <w:t>Die Lernenden überlegen sich geeignete Suchbegriffe für die Online</w:t>
            </w:r>
            <w:r w:rsidR="00C338CE">
              <w:rPr>
                <w:rFonts w:cstheme="minorHAnsi"/>
              </w:rPr>
              <w:t>r</w:t>
            </w:r>
            <w:r>
              <w:rPr>
                <w:rFonts w:cstheme="minorHAnsi"/>
              </w:rPr>
              <w:t>echerche</w:t>
            </w:r>
            <w:r w:rsidR="00C338CE">
              <w:rPr>
                <w:rFonts w:cstheme="minorHAnsi"/>
              </w:rPr>
              <w:t xml:space="preserve"> und</w:t>
            </w:r>
            <w:r>
              <w:rPr>
                <w:rFonts w:cstheme="minorHAnsi"/>
              </w:rPr>
              <w:t xml:space="preserve"> formulieren die Suchanfragen</w:t>
            </w:r>
            <w:r w:rsidR="00C338CE">
              <w:rPr>
                <w:rFonts w:cstheme="minorHAnsi"/>
              </w:rPr>
              <w:t>. Sie</w:t>
            </w:r>
            <w:r>
              <w:rPr>
                <w:rFonts w:cstheme="minorHAnsi"/>
              </w:rPr>
              <w:t xml:space="preserve"> </w:t>
            </w:r>
            <w:r w:rsidR="00C338CE">
              <w:rPr>
                <w:rFonts w:cstheme="minorHAnsi"/>
              </w:rPr>
              <w:t>n</w:t>
            </w:r>
            <w:r>
              <w:rPr>
                <w:rFonts w:cstheme="minorHAnsi"/>
              </w:rPr>
              <w:t>utzen geeignete Informationen aus den Suchergebnissen für diese Phase über</w:t>
            </w:r>
            <w:r w:rsidR="00C338CE">
              <w:rPr>
                <w:rFonts w:cstheme="minorHAnsi"/>
              </w:rPr>
              <w:t xml:space="preserve"> </w:t>
            </w:r>
            <w:r w:rsidR="00C06893">
              <w:rPr>
                <w:rFonts w:cstheme="minorHAnsi"/>
              </w:rPr>
              <w:t xml:space="preserve">die wichtigsten Aspekte für die Gestaltung des eigenen Lernortes. Hierbei soll es vor allem um „alle sichtbaren und hörbaren Elemente“ gehen, wie </w:t>
            </w:r>
            <w:r w:rsidR="00C06893" w:rsidRPr="0055675D">
              <w:rPr>
                <w:rFonts w:cstheme="minorHAnsi"/>
              </w:rPr>
              <w:t>Mobiliar, Licht, Ergonomie,</w:t>
            </w:r>
            <w:r w:rsidR="00C06893">
              <w:rPr>
                <w:rFonts w:cstheme="minorHAnsi"/>
              </w:rPr>
              <w:t xml:space="preserve"> </w:t>
            </w:r>
            <w:r w:rsidR="00C06893" w:rsidRPr="0055675D">
              <w:rPr>
                <w:rFonts w:cstheme="minorHAnsi"/>
              </w:rPr>
              <w:t>Ablenkung, Ordnung, Temperatur, Lärm</w:t>
            </w:r>
            <w:r w:rsidR="00C06893">
              <w:rPr>
                <w:rFonts w:cstheme="minorHAnsi"/>
              </w:rPr>
              <w:t xml:space="preserve">. </w:t>
            </w:r>
          </w:p>
          <w:p w14:paraId="797B66A1" w14:textId="3E04CF42" w:rsidR="00E61A27" w:rsidRDefault="00E61A27" w:rsidP="00DD3107">
            <w:pPr>
              <w:tabs>
                <w:tab w:val="left" w:pos="273"/>
              </w:tabs>
              <w:spacing w:line="276" w:lineRule="auto"/>
              <w:rPr>
                <w:rFonts w:cstheme="minorHAnsi"/>
              </w:rPr>
            </w:pPr>
            <w:r w:rsidRPr="00E61A27">
              <w:rPr>
                <w:rFonts w:cstheme="minorHAnsi"/>
                <w:b/>
                <w:bCs/>
              </w:rPr>
              <w:t>Hinweis:</w:t>
            </w:r>
            <w:r>
              <w:rPr>
                <w:rFonts w:cstheme="minorHAnsi"/>
              </w:rPr>
              <w:t xml:space="preserve"> </w:t>
            </w:r>
            <w:r w:rsidRPr="00E61A27">
              <w:rPr>
                <w:rFonts w:cstheme="minorHAnsi"/>
              </w:rPr>
              <w:t>An dieser Stelle können übergeordnete Aspekte, wie z.</w:t>
            </w:r>
            <w:r>
              <w:rPr>
                <w:rFonts w:cstheme="minorHAnsi"/>
              </w:rPr>
              <w:t xml:space="preserve"> </w:t>
            </w:r>
            <w:r w:rsidRPr="00E61A27">
              <w:rPr>
                <w:rFonts w:cstheme="minorHAnsi"/>
              </w:rPr>
              <w:t>B. finanzielle Ressourcen, angesprochen werden.</w:t>
            </w:r>
          </w:p>
          <w:p w14:paraId="1B63AB1C" w14:textId="77777777" w:rsidR="00A05942" w:rsidRDefault="00A05942" w:rsidP="00EB14BE">
            <w:pPr>
              <w:tabs>
                <w:tab w:val="left" w:pos="273"/>
              </w:tabs>
              <w:spacing w:line="276" w:lineRule="auto"/>
              <w:rPr>
                <w:rFonts w:cstheme="minorHAnsi"/>
              </w:rPr>
            </w:pPr>
          </w:p>
          <w:p w14:paraId="30F87F32" w14:textId="77777777" w:rsidR="00C06893" w:rsidRPr="001D4FF6" w:rsidRDefault="00C06893" w:rsidP="00EB14BE">
            <w:pPr>
              <w:tabs>
                <w:tab w:val="left" w:pos="273"/>
              </w:tabs>
              <w:spacing w:line="276" w:lineRule="auto"/>
              <w:rPr>
                <w:rFonts w:cstheme="minorHAnsi"/>
                <w:b/>
                <w:bCs/>
              </w:rPr>
            </w:pPr>
            <w:r w:rsidRPr="00ED4B70">
              <w:rPr>
                <w:rFonts w:cstheme="minorHAnsi"/>
                <w:b/>
                <w:bCs/>
              </w:rPr>
              <w:t>Gibt es perfekte Lernorte?</w:t>
            </w:r>
            <w:r>
              <w:rPr>
                <w:rFonts w:cstheme="minorHAnsi"/>
                <w:b/>
                <w:bCs/>
              </w:rPr>
              <w:t xml:space="preserve"> (Anregungen zu </w:t>
            </w:r>
            <w:r w:rsidRPr="001D4FF6">
              <w:rPr>
                <w:rFonts w:cstheme="minorHAnsi"/>
                <w:b/>
                <w:bCs/>
              </w:rPr>
              <w:t>Arbeitsblatt 1</w:t>
            </w:r>
            <w:r>
              <w:rPr>
                <w:rFonts w:cstheme="minorHAnsi"/>
                <w:b/>
                <w:bCs/>
              </w:rPr>
              <w:t>)</w:t>
            </w:r>
            <w:r w:rsidRPr="001D4FF6">
              <w:rPr>
                <w:rFonts w:cstheme="minorHAnsi"/>
                <w:b/>
                <w:bCs/>
              </w:rPr>
              <w:t>:</w:t>
            </w:r>
          </w:p>
          <w:p w14:paraId="48346127" w14:textId="77777777" w:rsidR="00C06893" w:rsidRPr="00A95B50" w:rsidRDefault="00C06893" w:rsidP="00EB14BE">
            <w:pPr>
              <w:pStyle w:val="Listenabsatz"/>
              <w:numPr>
                <w:ilvl w:val="0"/>
                <w:numId w:val="25"/>
              </w:numPr>
              <w:tabs>
                <w:tab w:val="left" w:pos="273"/>
              </w:tabs>
              <w:spacing w:line="276" w:lineRule="auto"/>
              <w:ind w:left="0" w:firstLine="0"/>
              <w:rPr>
                <w:rFonts w:cstheme="minorHAnsi"/>
              </w:rPr>
            </w:pPr>
            <w:r w:rsidRPr="00A95B50">
              <w:rPr>
                <w:rFonts w:cstheme="minorHAnsi"/>
              </w:rPr>
              <w:t xml:space="preserve">Ergonomie des Schreibtischs: </w:t>
            </w:r>
            <w:r>
              <w:rPr>
                <w:rFonts w:cstheme="minorHAnsi"/>
              </w:rPr>
              <w:t>r</w:t>
            </w:r>
            <w:r w:rsidRPr="00A95B50">
              <w:rPr>
                <w:rFonts w:cstheme="minorHAnsi"/>
              </w:rPr>
              <w:t>ichtige Höhe und Neigung der Tischplatte, ausreichend Beinfreiheit und Bewegungsraum</w:t>
            </w:r>
          </w:p>
          <w:p w14:paraId="1C7FF3A8" w14:textId="77777777" w:rsidR="00C06893" w:rsidRPr="00A95B50" w:rsidRDefault="00C06893" w:rsidP="00EB14BE">
            <w:pPr>
              <w:pStyle w:val="Listenabsatz"/>
              <w:numPr>
                <w:ilvl w:val="0"/>
                <w:numId w:val="25"/>
              </w:numPr>
              <w:tabs>
                <w:tab w:val="left" w:pos="273"/>
              </w:tabs>
              <w:spacing w:line="276" w:lineRule="auto"/>
              <w:ind w:left="0" w:firstLine="0"/>
              <w:rPr>
                <w:rFonts w:cstheme="minorHAnsi"/>
              </w:rPr>
            </w:pPr>
            <w:r>
              <w:rPr>
                <w:rFonts w:cstheme="minorHAnsi"/>
              </w:rPr>
              <w:t>e</w:t>
            </w:r>
            <w:r w:rsidRPr="00A95B50">
              <w:rPr>
                <w:rFonts w:cstheme="minorHAnsi"/>
              </w:rPr>
              <w:t>rgonomischer Bürostuhl</w:t>
            </w:r>
          </w:p>
          <w:p w14:paraId="73B32961" w14:textId="11D5EBBB" w:rsidR="00C06893" w:rsidRPr="00A95B50" w:rsidRDefault="00C06893" w:rsidP="00EB14BE">
            <w:pPr>
              <w:pStyle w:val="Listenabsatz"/>
              <w:numPr>
                <w:ilvl w:val="0"/>
                <w:numId w:val="25"/>
              </w:numPr>
              <w:tabs>
                <w:tab w:val="left" w:pos="273"/>
              </w:tabs>
              <w:spacing w:line="276" w:lineRule="auto"/>
              <w:ind w:left="0" w:firstLine="0"/>
              <w:rPr>
                <w:rFonts w:cstheme="minorHAnsi"/>
              </w:rPr>
            </w:pPr>
            <w:r w:rsidRPr="00A95B50">
              <w:rPr>
                <w:rFonts w:cstheme="minorHAnsi"/>
              </w:rPr>
              <w:t xml:space="preserve">Beleuchtung: </w:t>
            </w:r>
            <w:r>
              <w:rPr>
                <w:rFonts w:cstheme="minorHAnsi"/>
              </w:rPr>
              <w:t>a</w:t>
            </w:r>
            <w:r w:rsidRPr="00A95B50">
              <w:rPr>
                <w:rFonts w:cstheme="minorHAnsi"/>
              </w:rPr>
              <w:t>usreichende und blendfreie Beleuchtung des Arbeitsplatzes, natürliches Tageslicht nutzen, wenn möglich</w:t>
            </w:r>
            <w:r w:rsidR="00B44696">
              <w:rPr>
                <w:rFonts w:cstheme="minorHAnsi"/>
              </w:rPr>
              <w:t xml:space="preserve"> oder Tageslichtlampen</w:t>
            </w:r>
          </w:p>
          <w:p w14:paraId="3B4754AA" w14:textId="77777777" w:rsidR="00C06893" w:rsidRPr="00A95B50" w:rsidRDefault="00C06893" w:rsidP="00EB14BE">
            <w:pPr>
              <w:pStyle w:val="Listenabsatz"/>
              <w:numPr>
                <w:ilvl w:val="0"/>
                <w:numId w:val="25"/>
              </w:numPr>
              <w:tabs>
                <w:tab w:val="left" w:pos="273"/>
              </w:tabs>
              <w:spacing w:line="276" w:lineRule="auto"/>
              <w:ind w:left="0" w:firstLine="0"/>
              <w:rPr>
                <w:rFonts w:cstheme="minorHAnsi"/>
              </w:rPr>
            </w:pPr>
            <w:r w:rsidRPr="00A95B50">
              <w:rPr>
                <w:rFonts w:cstheme="minorHAnsi"/>
              </w:rPr>
              <w:t xml:space="preserve">Bildschirmpositionierung: </w:t>
            </w:r>
            <w:r>
              <w:rPr>
                <w:rFonts w:cstheme="minorHAnsi"/>
              </w:rPr>
              <w:t>r</w:t>
            </w:r>
            <w:r w:rsidRPr="00A95B50">
              <w:rPr>
                <w:rFonts w:cstheme="minorHAnsi"/>
              </w:rPr>
              <w:t>ichtiger Abstand und Höhe des Bildschirms, Vermeidung von Blendung und Reflexionen</w:t>
            </w:r>
          </w:p>
          <w:p w14:paraId="3A87E349" w14:textId="77777777" w:rsidR="00C06893" w:rsidRPr="00A95B50" w:rsidRDefault="00C06893" w:rsidP="00EB14BE">
            <w:pPr>
              <w:pStyle w:val="Listenabsatz"/>
              <w:numPr>
                <w:ilvl w:val="0"/>
                <w:numId w:val="25"/>
              </w:numPr>
              <w:tabs>
                <w:tab w:val="left" w:pos="273"/>
              </w:tabs>
              <w:spacing w:line="276" w:lineRule="auto"/>
              <w:ind w:left="0" w:firstLine="0"/>
              <w:rPr>
                <w:rFonts w:cstheme="minorHAnsi"/>
              </w:rPr>
            </w:pPr>
            <w:r w:rsidRPr="00A95B50">
              <w:rPr>
                <w:rFonts w:cstheme="minorHAnsi"/>
              </w:rPr>
              <w:t xml:space="preserve">Ordnung und Organisation: </w:t>
            </w:r>
            <w:r>
              <w:rPr>
                <w:rFonts w:cstheme="minorHAnsi"/>
              </w:rPr>
              <w:t>ü</w:t>
            </w:r>
            <w:r w:rsidRPr="00A95B50">
              <w:rPr>
                <w:rFonts w:cstheme="minorHAnsi"/>
              </w:rPr>
              <w:t>bersichtliche Anordnung von Arbeitsmaterialien, ausreichend Stauraum für Unterlagen und Bücher</w:t>
            </w:r>
          </w:p>
          <w:p w14:paraId="0A274615" w14:textId="0C546C54" w:rsidR="00C06893" w:rsidRPr="00A95B50" w:rsidRDefault="00C06893" w:rsidP="00EB14BE">
            <w:pPr>
              <w:pStyle w:val="Listenabsatz"/>
              <w:numPr>
                <w:ilvl w:val="0"/>
                <w:numId w:val="25"/>
              </w:numPr>
              <w:tabs>
                <w:tab w:val="left" w:pos="273"/>
              </w:tabs>
              <w:spacing w:line="276" w:lineRule="auto"/>
              <w:ind w:left="0" w:firstLine="0"/>
              <w:rPr>
                <w:rFonts w:cstheme="minorHAnsi"/>
              </w:rPr>
            </w:pPr>
            <w:r w:rsidRPr="00A95B50">
              <w:rPr>
                <w:rFonts w:cstheme="minorHAnsi"/>
              </w:rPr>
              <w:t xml:space="preserve">Raumklima und Luftqualität: </w:t>
            </w:r>
            <w:r>
              <w:rPr>
                <w:rFonts w:cstheme="minorHAnsi"/>
              </w:rPr>
              <w:t>o</w:t>
            </w:r>
            <w:r w:rsidRPr="00A95B50">
              <w:rPr>
                <w:rFonts w:cstheme="minorHAnsi"/>
              </w:rPr>
              <w:t>ptimale Raumtemperatur und Luftfeuchtigkeit, regelmäßiges Lüften des Arbeitsraums</w:t>
            </w:r>
            <w:r w:rsidR="00D60B4B">
              <w:rPr>
                <w:rFonts w:cstheme="minorHAnsi"/>
              </w:rPr>
              <w:t>, Pflanzen</w:t>
            </w:r>
          </w:p>
          <w:p w14:paraId="1FB84FF3" w14:textId="77777777" w:rsidR="00C06893" w:rsidRDefault="00C06893" w:rsidP="00EB14BE">
            <w:pPr>
              <w:pStyle w:val="Listenabsatz"/>
              <w:numPr>
                <w:ilvl w:val="0"/>
                <w:numId w:val="25"/>
              </w:numPr>
              <w:tabs>
                <w:tab w:val="left" w:pos="273"/>
              </w:tabs>
              <w:spacing w:line="276" w:lineRule="auto"/>
              <w:ind w:left="0" w:firstLine="0"/>
              <w:rPr>
                <w:rFonts w:cstheme="minorHAnsi"/>
              </w:rPr>
            </w:pPr>
            <w:r w:rsidRPr="00A95B50">
              <w:rPr>
                <w:rFonts w:cstheme="minorHAnsi"/>
              </w:rPr>
              <w:t xml:space="preserve">Lärmreduktion: </w:t>
            </w:r>
            <w:r>
              <w:rPr>
                <w:rFonts w:cstheme="minorHAnsi"/>
              </w:rPr>
              <w:t>r</w:t>
            </w:r>
            <w:r w:rsidRPr="00A95B50">
              <w:rPr>
                <w:rFonts w:cstheme="minorHAnsi"/>
              </w:rPr>
              <w:t>eduzieren von ablenkenden Hintergrundgeräuschen</w:t>
            </w:r>
          </w:p>
          <w:p w14:paraId="7CDFD937" w14:textId="53DDC3CC" w:rsidR="00C06893" w:rsidRDefault="00C06893" w:rsidP="00EB14BE">
            <w:pPr>
              <w:pStyle w:val="Listenabsatz"/>
              <w:numPr>
                <w:ilvl w:val="0"/>
                <w:numId w:val="25"/>
              </w:numPr>
              <w:tabs>
                <w:tab w:val="left" w:pos="273"/>
              </w:tabs>
              <w:spacing w:line="276" w:lineRule="auto"/>
              <w:ind w:left="0" w:firstLine="0"/>
              <w:rPr>
                <w:rFonts w:cstheme="minorHAnsi"/>
              </w:rPr>
            </w:pPr>
            <w:r>
              <w:rPr>
                <w:rFonts w:cstheme="minorHAnsi"/>
              </w:rPr>
              <w:t xml:space="preserve">mediale Ablenkung reduzieren (Smartphones, Tablets, </w:t>
            </w:r>
            <w:r w:rsidR="00B44696">
              <w:rPr>
                <w:rFonts w:cstheme="minorHAnsi"/>
              </w:rPr>
              <w:t>Push</w:t>
            </w:r>
            <w:r w:rsidR="00E61A27">
              <w:rPr>
                <w:rFonts w:cstheme="minorHAnsi"/>
              </w:rPr>
              <w:t>n</w:t>
            </w:r>
            <w:r w:rsidR="00B44696">
              <w:rPr>
                <w:rFonts w:cstheme="minorHAnsi"/>
              </w:rPr>
              <w:t xml:space="preserve">achrichten, </w:t>
            </w:r>
            <w:r>
              <w:rPr>
                <w:rFonts w:cstheme="minorHAnsi"/>
              </w:rPr>
              <w:t>Fernseher ausschalten)</w:t>
            </w:r>
          </w:p>
          <w:p w14:paraId="329D1F2C" w14:textId="77777777" w:rsidR="00C06893" w:rsidRDefault="00C06893" w:rsidP="00EB14BE">
            <w:pPr>
              <w:tabs>
                <w:tab w:val="left" w:pos="273"/>
              </w:tabs>
              <w:spacing w:line="276" w:lineRule="auto"/>
              <w:rPr>
                <w:rFonts w:cstheme="minorHAnsi"/>
                <w:color w:val="FF0000"/>
              </w:rPr>
            </w:pPr>
          </w:p>
          <w:p w14:paraId="0401A8CA" w14:textId="30A3A18C" w:rsidR="00A05942" w:rsidRDefault="00A05942" w:rsidP="00A05942">
            <w:pPr>
              <w:tabs>
                <w:tab w:val="left" w:pos="273"/>
              </w:tabs>
              <w:spacing w:line="276" w:lineRule="auto"/>
              <w:rPr>
                <w:rFonts w:cstheme="minorHAnsi"/>
              </w:rPr>
            </w:pPr>
            <w:r>
              <w:rPr>
                <w:rFonts w:cstheme="minorHAnsi"/>
              </w:rPr>
              <w:t xml:space="preserve">Abschließend sollen die </w:t>
            </w:r>
            <w:r w:rsidR="00C338CE">
              <w:rPr>
                <w:rFonts w:cstheme="minorHAnsi"/>
              </w:rPr>
              <w:t xml:space="preserve">Lernenden </w:t>
            </w:r>
            <w:r w:rsidR="00E444DC">
              <w:rPr>
                <w:rFonts w:cstheme="minorHAnsi"/>
              </w:rPr>
              <w:t xml:space="preserve">das Thema „Lernorte und Gesundheit“ reflektieren: Sie stellen </w:t>
            </w:r>
            <w:r>
              <w:rPr>
                <w:rFonts w:cstheme="minorHAnsi"/>
              </w:rPr>
              <w:t>ihre Ergebnisse</w:t>
            </w:r>
            <w:r w:rsidR="00E444DC">
              <w:rPr>
                <w:rFonts w:cstheme="minorHAnsi"/>
              </w:rPr>
              <w:t xml:space="preserve"> im Plenum</w:t>
            </w:r>
            <w:r>
              <w:rPr>
                <w:rFonts w:cstheme="minorHAnsi"/>
              </w:rPr>
              <w:t xml:space="preserve"> zu</w:t>
            </w:r>
            <w:r w:rsidR="00E444DC">
              <w:rPr>
                <w:rFonts w:cstheme="minorHAnsi"/>
              </w:rPr>
              <w:t xml:space="preserve">r Diskussion und </w:t>
            </w:r>
            <w:r>
              <w:rPr>
                <w:rFonts w:cstheme="minorHAnsi"/>
              </w:rPr>
              <w:t>bewerten</w:t>
            </w:r>
            <w:r w:rsidR="00C338CE">
              <w:rPr>
                <w:rFonts w:cstheme="minorHAnsi"/>
              </w:rPr>
              <w:t>,</w:t>
            </w:r>
            <w:r>
              <w:rPr>
                <w:rFonts w:cstheme="minorHAnsi"/>
              </w:rPr>
              <w:t xml:space="preserve"> </w:t>
            </w:r>
            <w:r w:rsidR="00E444DC">
              <w:rPr>
                <w:rFonts w:cstheme="minorHAnsi"/>
              </w:rPr>
              <w:t xml:space="preserve">ob die gefundenen Informationen für die eigene Lebenslage nützlich sind. </w:t>
            </w:r>
          </w:p>
          <w:p w14:paraId="1D348C93" w14:textId="77777777" w:rsidR="00A05942" w:rsidRDefault="00A05942" w:rsidP="00EB14BE">
            <w:pPr>
              <w:tabs>
                <w:tab w:val="left" w:pos="273"/>
              </w:tabs>
              <w:spacing w:line="276" w:lineRule="auto"/>
              <w:rPr>
                <w:rFonts w:cstheme="minorHAnsi"/>
                <w:color w:val="FF0000"/>
              </w:rPr>
            </w:pPr>
          </w:p>
          <w:p w14:paraId="77CB8A7F" w14:textId="77489CF3" w:rsidR="00990FFA" w:rsidRPr="00990FFA" w:rsidRDefault="00990FFA" w:rsidP="00990FFA">
            <w:pPr>
              <w:tabs>
                <w:tab w:val="left" w:pos="273"/>
              </w:tabs>
              <w:spacing w:line="276" w:lineRule="auto"/>
              <w:rPr>
                <w:rFonts w:cstheme="minorHAnsi"/>
                <w:b/>
                <w:bCs/>
              </w:rPr>
            </w:pPr>
            <w:r w:rsidRPr="00990FFA">
              <w:rPr>
                <w:rFonts w:cstheme="minorHAnsi"/>
                <w:b/>
                <w:bCs/>
              </w:rPr>
              <w:t>Fakultativ: Videodreh bzw. Fotos erstellen zur Veranschaulichung der Auswirkungen:</w:t>
            </w:r>
          </w:p>
          <w:p w14:paraId="568D2EAF" w14:textId="37BA07CB" w:rsidR="00990FFA" w:rsidRPr="00990FFA" w:rsidRDefault="00990FFA" w:rsidP="00990FFA">
            <w:pPr>
              <w:tabs>
                <w:tab w:val="left" w:pos="273"/>
              </w:tabs>
              <w:spacing w:line="276" w:lineRule="auto"/>
              <w:rPr>
                <w:rFonts w:cstheme="minorHAnsi"/>
              </w:rPr>
            </w:pPr>
            <w:r w:rsidRPr="00990FFA">
              <w:rPr>
                <w:rFonts w:cstheme="minorHAnsi"/>
              </w:rPr>
              <w:t>Je nach Zeitrahmen kann an dieser Stelle eine kreative Aktivität durchgeführt werden, um die Auswirkungen aufzuzeigen, die die Antworten auf die Frage haben können. Dabei haben die Lernenden die Möglichkeit, die Kompetenz „Erstellen und Teilen von Daten“ aktiv zu trainieren.</w:t>
            </w:r>
          </w:p>
          <w:p w14:paraId="059FBCCD" w14:textId="77777777" w:rsidR="00441079" w:rsidRPr="00441079" w:rsidRDefault="00441079" w:rsidP="00441079">
            <w:pPr>
              <w:tabs>
                <w:tab w:val="left" w:pos="273"/>
              </w:tabs>
              <w:spacing w:line="276" w:lineRule="auto"/>
              <w:rPr>
                <w:rFonts w:cstheme="minorHAnsi"/>
              </w:rPr>
            </w:pPr>
            <w:r w:rsidRPr="00441079">
              <w:rPr>
                <w:rFonts w:cstheme="minorHAnsi"/>
              </w:rPr>
              <w:t>Aus der obigen Liste wählen die Lernenden in Gruppen (max. vier Personen) zwei Themen aus und erstellen dazu Videos oder Fotos: Vorher/</w:t>
            </w:r>
            <w:proofErr w:type="gramStart"/>
            <w:r w:rsidRPr="00441079">
              <w:rPr>
                <w:rFonts w:cstheme="minorHAnsi"/>
              </w:rPr>
              <w:t>Nachher</w:t>
            </w:r>
            <w:proofErr w:type="gramEnd"/>
            <w:r w:rsidRPr="00441079">
              <w:rPr>
                <w:rFonts w:cstheme="minorHAnsi"/>
              </w:rPr>
              <w:t xml:space="preserve"> oder Richtig/Falsch. Beispiele für Ideen: </w:t>
            </w:r>
          </w:p>
          <w:p w14:paraId="09F2A13A" w14:textId="14B38CCC" w:rsidR="00441079" w:rsidRPr="00441079" w:rsidRDefault="00441079" w:rsidP="00441079">
            <w:pPr>
              <w:tabs>
                <w:tab w:val="left" w:pos="273"/>
              </w:tabs>
              <w:spacing w:line="276" w:lineRule="auto"/>
              <w:rPr>
                <w:rFonts w:cstheme="minorHAnsi"/>
              </w:rPr>
            </w:pPr>
            <w:r>
              <w:rPr>
                <w:rFonts w:cstheme="minorHAnsi"/>
              </w:rPr>
              <w:t>„</w:t>
            </w:r>
            <w:r w:rsidRPr="00441079">
              <w:rPr>
                <w:rFonts w:cstheme="minorHAnsi"/>
              </w:rPr>
              <w:t>Vorher/Falsch</w:t>
            </w:r>
            <w:r>
              <w:rPr>
                <w:rFonts w:cstheme="minorHAnsi"/>
              </w:rPr>
              <w:t>“</w:t>
            </w:r>
            <w:r w:rsidRPr="00441079">
              <w:rPr>
                <w:rFonts w:cstheme="minorHAnsi"/>
              </w:rPr>
              <w:t>: Eine Person sitzt völlig gekrümmt auf einem alten Stuhl vor einem zu niedrigen Schreibtisch. „Nachher</w:t>
            </w:r>
            <w:r>
              <w:rPr>
                <w:rFonts w:cstheme="minorHAnsi"/>
              </w:rPr>
              <w:t>/</w:t>
            </w:r>
            <w:r w:rsidRPr="00441079">
              <w:rPr>
                <w:rFonts w:cstheme="minorHAnsi"/>
              </w:rPr>
              <w:t>Richtig</w:t>
            </w:r>
            <w:r>
              <w:rPr>
                <w:rFonts w:cstheme="minorHAnsi"/>
              </w:rPr>
              <w:t>“</w:t>
            </w:r>
            <w:r w:rsidRPr="00441079">
              <w:rPr>
                <w:rFonts w:cstheme="minorHAnsi"/>
              </w:rPr>
              <w:t xml:space="preserve">: Die Person sitzt auf einem ergonomischen Stuhl in der richtigen </w:t>
            </w:r>
            <w:r w:rsidRPr="00441079">
              <w:rPr>
                <w:rFonts w:cstheme="minorHAnsi"/>
              </w:rPr>
              <w:lastRenderedPageBreak/>
              <w:t>Höhe. Die Höhe des Schreibtisches passt zum Stuhl und zur Person. Die Lernenden verwenden dazu ihre eigenen Geräte oder die Schul</w:t>
            </w:r>
            <w:r>
              <w:rPr>
                <w:rFonts w:cstheme="minorHAnsi"/>
              </w:rPr>
              <w:t>gerät</w:t>
            </w:r>
            <w:r w:rsidRPr="00441079">
              <w:rPr>
                <w:rFonts w:cstheme="minorHAnsi"/>
              </w:rPr>
              <w:t xml:space="preserve">e und stellen am Ende eines ihrer Ergebnisse im Plenum vor (Beamer, Whiteboard). Alle Ideen und Umsetzungen können auf einer Taskcard (www.taskcards.de) oder der schulischen Lernplattform geteilt werden. </w:t>
            </w:r>
          </w:p>
          <w:p w14:paraId="0144D5DB" w14:textId="289F527A" w:rsidR="00990FFA" w:rsidRPr="00990FFA" w:rsidRDefault="00441079" w:rsidP="00441079">
            <w:pPr>
              <w:tabs>
                <w:tab w:val="left" w:pos="273"/>
              </w:tabs>
              <w:spacing w:line="276" w:lineRule="auto"/>
              <w:rPr>
                <w:rFonts w:cstheme="minorHAnsi"/>
              </w:rPr>
            </w:pPr>
            <w:r w:rsidRPr="00441079">
              <w:rPr>
                <w:rFonts w:cstheme="minorHAnsi"/>
                <w:b/>
                <w:bCs/>
              </w:rPr>
              <w:t>Hinweis</w:t>
            </w:r>
            <w:r w:rsidRPr="00441079">
              <w:rPr>
                <w:rFonts w:cstheme="minorHAnsi"/>
              </w:rPr>
              <w:t>: Achten Sie auf das Recht am eigenen Bild und holen Sie das Einverständnis der Beteiligten ein, wenn die Werke einem größeren Publikum zugänglich gemacht werden sollen</w:t>
            </w:r>
            <w:r w:rsidR="00990FFA" w:rsidRPr="00990FFA">
              <w:rPr>
                <w:rFonts w:cstheme="minorHAnsi"/>
              </w:rPr>
              <w:t>.</w:t>
            </w:r>
          </w:p>
          <w:p w14:paraId="682C852B" w14:textId="77777777" w:rsidR="00C8562A" w:rsidRPr="006E4707" w:rsidRDefault="00C8562A" w:rsidP="00EB14BE">
            <w:pPr>
              <w:tabs>
                <w:tab w:val="left" w:pos="273"/>
              </w:tabs>
              <w:spacing w:line="276" w:lineRule="auto"/>
              <w:rPr>
                <w:rFonts w:cstheme="minorHAnsi"/>
                <w:color w:val="FF0000"/>
              </w:rPr>
            </w:pPr>
          </w:p>
          <w:p w14:paraId="50C1AF21" w14:textId="77777777" w:rsidR="00C06893" w:rsidRPr="000B0B32" w:rsidRDefault="00C06893" w:rsidP="00EB14BE">
            <w:pPr>
              <w:tabs>
                <w:tab w:val="left" w:pos="273"/>
              </w:tabs>
              <w:spacing w:line="276" w:lineRule="auto"/>
              <w:rPr>
                <w:rFonts w:cstheme="minorHAnsi"/>
                <w:b/>
                <w:bCs/>
                <w:sz w:val="26"/>
                <w:szCs w:val="26"/>
              </w:rPr>
            </w:pPr>
            <w:r w:rsidRPr="000B0B32">
              <w:rPr>
                <w:rFonts w:cstheme="minorHAnsi"/>
                <w:b/>
                <w:bCs/>
                <w:sz w:val="26"/>
                <w:szCs w:val="26"/>
              </w:rPr>
              <w:t>Erarbeitung 2</w:t>
            </w:r>
          </w:p>
          <w:p w14:paraId="31685E27" w14:textId="013D8AEB" w:rsidR="00C06893" w:rsidRPr="0055675D" w:rsidRDefault="00C06893" w:rsidP="00EB14BE">
            <w:pPr>
              <w:tabs>
                <w:tab w:val="left" w:pos="273"/>
                <w:tab w:val="left" w:pos="2441"/>
                <w:tab w:val="left" w:pos="2880"/>
              </w:tabs>
              <w:spacing w:line="276" w:lineRule="auto"/>
              <w:rPr>
                <w:rFonts w:cstheme="minorHAnsi"/>
              </w:rPr>
            </w:pPr>
            <w:r>
              <w:rPr>
                <w:rFonts w:cstheme="minorHAnsi"/>
              </w:rPr>
              <w:t xml:space="preserve">Zusätzlich zu den </w:t>
            </w:r>
            <w:r w:rsidR="00381867">
              <w:rPr>
                <w:rFonts w:cstheme="minorHAnsi"/>
              </w:rPr>
              <w:t>körperlichen Aspekten des</w:t>
            </w:r>
            <w:r>
              <w:rPr>
                <w:rFonts w:cstheme="minorHAnsi"/>
              </w:rPr>
              <w:t xml:space="preserve"> „perfekten Arbeitsplatzes“</w:t>
            </w:r>
            <w:r w:rsidR="00381867">
              <w:rPr>
                <w:rFonts w:cstheme="minorHAnsi"/>
              </w:rPr>
              <w:t xml:space="preserve"> liegt der Schwerpunkt dieser Unterrichtsphase auf</w:t>
            </w:r>
            <w:r>
              <w:rPr>
                <w:rFonts w:cstheme="minorHAnsi"/>
              </w:rPr>
              <w:t xml:space="preserve"> d</w:t>
            </w:r>
            <w:r w:rsidR="00381867">
              <w:rPr>
                <w:rFonts w:cstheme="minorHAnsi"/>
              </w:rPr>
              <w:t>er</w:t>
            </w:r>
            <w:r>
              <w:rPr>
                <w:rFonts w:cstheme="minorHAnsi"/>
              </w:rPr>
              <w:t xml:space="preserve"> „innere</w:t>
            </w:r>
            <w:r w:rsidR="00381867">
              <w:rPr>
                <w:rFonts w:cstheme="minorHAnsi"/>
              </w:rPr>
              <w:t>n</w:t>
            </w:r>
            <w:r>
              <w:rPr>
                <w:rFonts w:cstheme="minorHAnsi"/>
              </w:rPr>
              <w:t xml:space="preserve"> Gesundheit“. In diesem Zusammenhang spielt die Resilienz im Alltag eine wichtige Rolle.</w:t>
            </w:r>
            <w:r w:rsidDel="003238D9">
              <w:rPr>
                <w:rFonts w:cstheme="minorHAnsi"/>
              </w:rPr>
              <w:t xml:space="preserve"> </w:t>
            </w:r>
          </w:p>
          <w:p w14:paraId="0BF0DDDB" w14:textId="77777777" w:rsidR="00C06893" w:rsidRDefault="00C06893" w:rsidP="00EB14BE">
            <w:pPr>
              <w:tabs>
                <w:tab w:val="left" w:pos="273"/>
              </w:tabs>
              <w:rPr>
                <w:rStyle w:val="fontstyle01"/>
              </w:rPr>
            </w:pPr>
          </w:p>
          <w:p w14:paraId="5259E3EA" w14:textId="7BBF7757" w:rsidR="00C06893" w:rsidRDefault="00C06893" w:rsidP="00EB14BE">
            <w:pPr>
              <w:tabs>
                <w:tab w:val="left" w:pos="273"/>
                <w:tab w:val="left" w:pos="2441"/>
                <w:tab w:val="left" w:pos="2880"/>
              </w:tabs>
              <w:spacing w:line="276" w:lineRule="auto"/>
              <w:rPr>
                <w:rFonts w:cstheme="minorHAnsi"/>
              </w:rPr>
            </w:pPr>
            <w:r w:rsidRPr="001D4FF6">
              <w:rPr>
                <w:rFonts w:cstheme="minorHAnsi"/>
                <w:b/>
                <w:bCs/>
              </w:rPr>
              <w:t xml:space="preserve">Definition: </w:t>
            </w:r>
            <w:r w:rsidRPr="00217E32">
              <w:rPr>
                <w:rFonts w:cstheme="minorHAnsi"/>
              </w:rPr>
              <w:t xml:space="preserve">Resilienz bezeichnet die Fähigkeit von Menschen, sich „gesund“ mit Herausforderungen auseinanderzusetzen. </w:t>
            </w:r>
            <w:r w:rsidR="00B44696">
              <w:rPr>
                <w:rFonts w:cstheme="minorHAnsi"/>
              </w:rPr>
              <w:t xml:space="preserve">Es umfasst die Bewältigung von Herausforderungen, die Fähigkeit zur Erholung nach Rückschlägen und die Entwicklung persönlicher Stärke. </w:t>
            </w:r>
          </w:p>
          <w:p w14:paraId="5D897374" w14:textId="77777777" w:rsidR="00C06893" w:rsidRDefault="00C06893" w:rsidP="00EB14BE">
            <w:pPr>
              <w:tabs>
                <w:tab w:val="left" w:pos="273"/>
                <w:tab w:val="left" w:pos="2441"/>
                <w:tab w:val="left" w:pos="2880"/>
              </w:tabs>
              <w:spacing w:line="276" w:lineRule="auto"/>
              <w:rPr>
                <w:rFonts w:cstheme="minorHAnsi"/>
              </w:rPr>
            </w:pPr>
          </w:p>
          <w:p w14:paraId="7D1F151C" w14:textId="77777777" w:rsidR="00C06893" w:rsidRDefault="00C06893" w:rsidP="00EB14BE">
            <w:pPr>
              <w:spacing w:line="276" w:lineRule="auto"/>
              <w:ind w:firstLine="26"/>
              <w:rPr>
                <w:rFonts w:cstheme="minorHAnsi"/>
              </w:rPr>
            </w:pPr>
            <w:r w:rsidRPr="00F60D6A">
              <w:rPr>
                <w:rFonts w:cstheme="minorHAnsi"/>
                <w:highlight w:val="yellow"/>
              </w:rPr>
              <w:t>((BOX))</w:t>
            </w:r>
          </w:p>
          <w:p w14:paraId="2C79C98F" w14:textId="77777777" w:rsidR="00C06893" w:rsidRPr="00544CBF" w:rsidRDefault="00C06893" w:rsidP="00EB14BE">
            <w:pPr>
              <w:spacing w:line="276" w:lineRule="auto"/>
              <w:ind w:firstLine="26"/>
              <w:rPr>
                <w:rStyle w:val="Hyperlink"/>
                <w:rFonts w:cstheme="minorHAnsi"/>
                <w:color w:val="auto"/>
                <w:u w:val="none"/>
              </w:rPr>
            </w:pPr>
            <w:r>
              <w:rPr>
                <w:rFonts w:cstheme="minorHAnsi"/>
              </w:rPr>
              <w:t>Quelle: „</w:t>
            </w:r>
            <w:r w:rsidRPr="00587FD4">
              <w:rPr>
                <w:rFonts w:cstheme="minorHAnsi"/>
              </w:rPr>
              <w:t>Resilienz ist das Immunsystem der Seele: Wie Sie Ihre psychische Widerstandsfähigkeit steigern</w:t>
            </w:r>
            <w:r>
              <w:rPr>
                <w:rFonts w:cstheme="minorHAnsi"/>
              </w:rPr>
              <w:t xml:space="preserve">“ unter </w:t>
            </w:r>
            <w:hyperlink r:id="rId29" w:history="1">
              <w:r w:rsidRPr="00866F7A">
                <w:rPr>
                  <w:rStyle w:val="Hyperlink"/>
                  <w:rFonts w:cstheme="minorHAnsi"/>
                </w:rPr>
                <w:t>www.barmer.de</w:t>
              </w:r>
            </w:hyperlink>
            <w:r>
              <w:rPr>
                <w:rFonts w:cstheme="minorHAnsi"/>
              </w:rPr>
              <w:t xml:space="preserve"> </w:t>
            </w:r>
            <w:r w:rsidRPr="00587FD4">
              <w:rPr>
                <w:rStyle w:val="Hyperlink"/>
                <w:rFonts w:cstheme="minorHAnsi"/>
                <w:color w:val="auto"/>
                <w:highlight w:val="yellow"/>
                <w:u w:val="none"/>
              </w:rPr>
              <w:t>((Link zu: https://www.barmer.de/gesundheit-verstehen/psyche/psychische-gesundheit/resilienz-1054634?query=s000032%20))</w:t>
            </w:r>
          </w:p>
          <w:p w14:paraId="57364C7D" w14:textId="77777777" w:rsidR="00C06893" w:rsidRDefault="00C06893" w:rsidP="00EB14BE">
            <w:pPr>
              <w:tabs>
                <w:tab w:val="left" w:pos="273"/>
                <w:tab w:val="left" w:pos="2441"/>
                <w:tab w:val="left" w:pos="2880"/>
              </w:tabs>
              <w:spacing w:line="276" w:lineRule="auto"/>
              <w:rPr>
                <w:rFonts w:cstheme="minorHAnsi"/>
              </w:rPr>
            </w:pPr>
          </w:p>
          <w:p w14:paraId="59213392" w14:textId="305D3451" w:rsidR="00C06893" w:rsidRPr="00A3148A" w:rsidRDefault="00381867" w:rsidP="00EB14BE">
            <w:pPr>
              <w:tabs>
                <w:tab w:val="left" w:pos="273"/>
              </w:tabs>
              <w:rPr>
                <w:rFonts w:ascii="Calibri" w:hAnsi="Calibri" w:cs="Calibri"/>
                <w:b/>
                <w:bCs/>
                <w:color w:val="231F20"/>
              </w:rPr>
            </w:pPr>
            <w:r>
              <w:rPr>
                <w:rStyle w:val="fontstyle01"/>
                <w:b/>
                <w:bCs/>
              </w:rPr>
              <w:t>Erarbeitung von</w:t>
            </w:r>
            <w:r w:rsidR="00C06893">
              <w:rPr>
                <w:rStyle w:val="fontstyle01"/>
                <w:b/>
                <w:bCs/>
              </w:rPr>
              <w:t xml:space="preserve"> Arbeitsblatt 2:</w:t>
            </w:r>
            <w:r w:rsidR="009A046F">
              <w:rPr>
                <w:rStyle w:val="fontstyle01"/>
                <w:b/>
                <w:bCs/>
              </w:rPr>
              <w:t xml:space="preserve"> Teil A</w:t>
            </w:r>
            <w:r w:rsidR="00A3148A">
              <w:rPr>
                <w:rStyle w:val="fontstyle01"/>
                <w:b/>
                <w:bCs/>
              </w:rPr>
              <w:t xml:space="preserve"> –</w:t>
            </w:r>
            <w:r w:rsidR="00B44696">
              <w:rPr>
                <w:rStyle w:val="fontstyle01"/>
                <w:b/>
                <w:bCs/>
              </w:rPr>
              <w:t xml:space="preserve"> Die Resilienz definieren</w:t>
            </w:r>
          </w:p>
          <w:p w14:paraId="2B874ABC" w14:textId="4F315F89" w:rsidR="00C06893" w:rsidRDefault="00C06893" w:rsidP="00381867">
            <w:pPr>
              <w:tabs>
                <w:tab w:val="left" w:pos="273"/>
                <w:tab w:val="left" w:pos="2441"/>
                <w:tab w:val="left" w:pos="2880"/>
              </w:tabs>
              <w:spacing w:line="276" w:lineRule="auto"/>
              <w:rPr>
                <w:rFonts w:cstheme="minorHAnsi"/>
              </w:rPr>
            </w:pPr>
            <w:r w:rsidRPr="00381867">
              <w:rPr>
                <w:rFonts w:cstheme="minorHAnsi"/>
                <w:b/>
                <w:bCs/>
              </w:rPr>
              <w:t>Schritt 1</w:t>
            </w:r>
            <w:r w:rsidR="00381867" w:rsidRPr="00381867">
              <w:rPr>
                <w:rFonts w:cstheme="minorHAnsi"/>
                <w:b/>
                <w:bCs/>
              </w:rPr>
              <w:t>:</w:t>
            </w:r>
            <w:r w:rsidR="00381867">
              <w:rPr>
                <w:rFonts w:cstheme="minorHAnsi"/>
              </w:rPr>
              <w:t xml:space="preserve"> In </w:t>
            </w:r>
            <w:r>
              <w:rPr>
                <w:rFonts w:cstheme="minorHAnsi"/>
              </w:rPr>
              <w:t>Gruppen</w:t>
            </w:r>
            <w:r w:rsidR="006B6F38">
              <w:rPr>
                <w:rFonts w:cstheme="minorHAnsi"/>
              </w:rPr>
              <w:t>arbeit (zwei Personen)</w:t>
            </w:r>
            <w:r>
              <w:rPr>
                <w:rFonts w:cstheme="minorHAnsi"/>
              </w:rPr>
              <w:t xml:space="preserve"> überlegen sich </w:t>
            </w:r>
            <w:r w:rsidR="00381867">
              <w:rPr>
                <w:rFonts w:cstheme="minorHAnsi"/>
              </w:rPr>
              <w:t xml:space="preserve">die Lernenden, was sie zu jeder Eigenschaft sagen können </w:t>
            </w:r>
            <w:r>
              <w:rPr>
                <w:rFonts w:cstheme="minorHAnsi"/>
              </w:rPr>
              <w:t>und notieren jeweils einen praktischen Aspekt</w:t>
            </w:r>
            <w:r w:rsidR="00381867">
              <w:rPr>
                <w:rFonts w:cstheme="minorHAnsi"/>
              </w:rPr>
              <w:t xml:space="preserve"> aus der eigenen Lebenswelt</w:t>
            </w:r>
            <w:r>
              <w:rPr>
                <w:rFonts w:cstheme="minorHAnsi"/>
              </w:rPr>
              <w:t xml:space="preserve">. </w:t>
            </w:r>
          </w:p>
          <w:p w14:paraId="004AE824" w14:textId="7CB7F91D" w:rsidR="00C06893" w:rsidRPr="00217E32" w:rsidRDefault="00C06893" w:rsidP="00EB14BE">
            <w:pPr>
              <w:pStyle w:val="Listenabsatz"/>
              <w:numPr>
                <w:ilvl w:val="0"/>
                <w:numId w:val="25"/>
              </w:numPr>
              <w:tabs>
                <w:tab w:val="left" w:pos="273"/>
                <w:tab w:val="left" w:pos="2441"/>
                <w:tab w:val="left" w:pos="2880"/>
              </w:tabs>
              <w:spacing w:line="276" w:lineRule="auto"/>
              <w:ind w:left="0" w:firstLine="0"/>
              <w:rPr>
                <w:rFonts w:cstheme="minorHAnsi"/>
              </w:rPr>
            </w:pPr>
            <w:r>
              <w:rPr>
                <w:rFonts w:cstheme="minorHAnsi"/>
              </w:rPr>
              <w:t>d</w:t>
            </w:r>
            <w:r w:rsidRPr="00217E32">
              <w:rPr>
                <w:rFonts w:cstheme="minorHAnsi"/>
              </w:rPr>
              <w:t>ie eigenen Fähigkeiten kennen</w:t>
            </w:r>
            <w:r>
              <w:rPr>
                <w:rFonts w:cstheme="minorHAnsi"/>
              </w:rPr>
              <w:t xml:space="preserve">: </w:t>
            </w:r>
            <w:r w:rsidR="00381867">
              <w:rPr>
                <w:rFonts w:cstheme="minorHAnsi"/>
              </w:rPr>
              <w:t>Das kann ich schon … / Das kann ich gut … /</w:t>
            </w:r>
            <w:r>
              <w:rPr>
                <w:rFonts w:cstheme="minorHAnsi"/>
              </w:rPr>
              <w:t xml:space="preserve"> </w:t>
            </w:r>
            <w:r w:rsidR="00381867">
              <w:rPr>
                <w:rFonts w:cstheme="minorHAnsi"/>
              </w:rPr>
              <w:t>Was bringt mir das, wenn …</w:t>
            </w:r>
          </w:p>
          <w:p w14:paraId="54B85863" w14:textId="77777777" w:rsidR="00C06893" w:rsidRPr="00217E32" w:rsidRDefault="00C06893" w:rsidP="00EB14BE">
            <w:pPr>
              <w:pStyle w:val="Listenabsatz"/>
              <w:numPr>
                <w:ilvl w:val="0"/>
                <w:numId w:val="25"/>
              </w:numPr>
              <w:tabs>
                <w:tab w:val="left" w:pos="273"/>
                <w:tab w:val="left" w:pos="2441"/>
                <w:tab w:val="left" w:pos="2880"/>
              </w:tabs>
              <w:spacing w:line="276" w:lineRule="auto"/>
              <w:ind w:left="0" w:firstLine="0"/>
              <w:rPr>
                <w:rFonts w:cstheme="minorHAnsi"/>
              </w:rPr>
            </w:pPr>
            <w:r w:rsidRPr="00217E32">
              <w:rPr>
                <w:rFonts w:cstheme="minorHAnsi"/>
              </w:rPr>
              <w:t>Dinge selbst in die Hand nehmen</w:t>
            </w:r>
            <w:r>
              <w:rPr>
                <w:rFonts w:cstheme="minorHAnsi"/>
              </w:rPr>
              <w:t>: Glück oder Pech sind nur Ausreden. / Ich kann mich nicht auf andere verlassen.</w:t>
            </w:r>
          </w:p>
          <w:p w14:paraId="3F23A75B" w14:textId="77777777" w:rsidR="00C06893" w:rsidRPr="00217E32" w:rsidRDefault="00C06893" w:rsidP="00EB14BE">
            <w:pPr>
              <w:pStyle w:val="Listenabsatz"/>
              <w:numPr>
                <w:ilvl w:val="0"/>
                <w:numId w:val="25"/>
              </w:numPr>
              <w:tabs>
                <w:tab w:val="left" w:pos="273"/>
                <w:tab w:val="left" w:pos="2441"/>
                <w:tab w:val="left" w:pos="2880"/>
              </w:tabs>
              <w:spacing w:line="276" w:lineRule="auto"/>
              <w:ind w:left="0" w:firstLine="0"/>
              <w:rPr>
                <w:rFonts w:cstheme="minorHAnsi"/>
              </w:rPr>
            </w:pPr>
            <w:r>
              <w:rPr>
                <w:rFonts w:cstheme="minorHAnsi"/>
              </w:rPr>
              <w:t>z</w:t>
            </w:r>
            <w:r w:rsidRPr="00217E32">
              <w:rPr>
                <w:rFonts w:cstheme="minorHAnsi"/>
              </w:rPr>
              <w:t>ielorientiert handeln</w:t>
            </w:r>
            <w:r>
              <w:rPr>
                <w:rFonts w:cstheme="minorHAnsi"/>
              </w:rPr>
              <w:t>: Ich kann (besser) planen.</w:t>
            </w:r>
          </w:p>
          <w:p w14:paraId="55D82AAB" w14:textId="02ACC59F" w:rsidR="00C06893" w:rsidRPr="00217E32" w:rsidRDefault="00C06893" w:rsidP="00EB14BE">
            <w:pPr>
              <w:pStyle w:val="Listenabsatz"/>
              <w:numPr>
                <w:ilvl w:val="0"/>
                <w:numId w:val="25"/>
              </w:numPr>
              <w:tabs>
                <w:tab w:val="left" w:pos="273"/>
                <w:tab w:val="left" w:pos="2441"/>
                <w:tab w:val="left" w:pos="2880"/>
              </w:tabs>
              <w:spacing w:line="276" w:lineRule="auto"/>
              <w:ind w:left="0" w:firstLine="0"/>
              <w:rPr>
                <w:rFonts w:cstheme="minorHAnsi"/>
              </w:rPr>
            </w:pPr>
            <w:r>
              <w:rPr>
                <w:rFonts w:cstheme="minorHAnsi"/>
              </w:rPr>
              <w:t>l</w:t>
            </w:r>
            <w:r w:rsidRPr="00217E32">
              <w:rPr>
                <w:rFonts w:cstheme="minorHAnsi"/>
              </w:rPr>
              <w:t>ösungsorientiert agieren</w:t>
            </w:r>
            <w:r>
              <w:rPr>
                <w:rFonts w:cstheme="minorHAnsi"/>
              </w:rPr>
              <w:t>: Ich weiß, welche Schritte zum Ziel führen</w:t>
            </w:r>
            <w:r w:rsidR="0021042D">
              <w:rPr>
                <w:rFonts w:cstheme="minorHAnsi"/>
              </w:rPr>
              <w:t xml:space="preserve"> und vermeide Umwege oder Sackgassen</w:t>
            </w:r>
          </w:p>
          <w:p w14:paraId="60E9CF71" w14:textId="0803FF77" w:rsidR="00C06893" w:rsidRPr="00217E32" w:rsidRDefault="00C06893" w:rsidP="00EB14BE">
            <w:pPr>
              <w:pStyle w:val="Listenabsatz"/>
              <w:numPr>
                <w:ilvl w:val="0"/>
                <w:numId w:val="25"/>
              </w:numPr>
              <w:tabs>
                <w:tab w:val="left" w:pos="273"/>
                <w:tab w:val="left" w:pos="2441"/>
                <w:tab w:val="left" w:pos="2880"/>
              </w:tabs>
              <w:spacing w:line="276" w:lineRule="auto"/>
              <w:ind w:left="0" w:firstLine="0"/>
              <w:rPr>
                <w:rFonts w:cstheme="minorHAnsi"/>
              </w:rPr>
            </w:pPr>
            <w:r w:rsidRPr="00217E32">
              <w:rPr>
                <w:rFonts w:cstheme="minorHAnsi"/>
              </w:rPr>
              <w:t>Unterstützungsnetzwerk pflegen</w:t>
            </w:r>
            <w:r>
              <w:rPr>
                <w:rFonts w:cstheme="minorHAnsi"/>
              </w:rPr>
              <w:t xml:space="preserve">: </w:t>
            </w:r>
            <w:r w:rsidR="00381867">
              <w:rPr>
                <w:rFonts w:cstheme="minorHAnsi"/>
              </w:rPr>
              <w:t>Wenn</w:t>
            </w:r>
            <w:r>
              <w:rPr>
                <w:rFonts w:cstheme="minorHAnsi"/>
              </w:rPr>
              <w:t xml:space="preserve"> ich Unterstützung </w:t>
            </w:r>
            <w:r w:rsidR="00381867">
              <w:rPr>
                <w:rFonts w:cstheme="minorHAnsi"/>
              </w:rPr>
              <w:t>oder</w:t>
            </w:r>
            <w:r>
              <w:rPr>
                <w:rFonts w:cstheme="minorHAnsi"/>
              </w:rPr>
              <w:t xml:space="preserve"> Hilfe</w:t>
            </w:r>
            <w:r w:rsidR="00381867">
              <w:rPr>
                <w:rFonts w:cstheme="minorHAnsi"/>
              </w:rPr>
              <w:t xml:space="preserve"> brauche, suche ich …</w:t>
            </w:r>
          </w:p>
          <w:p w14:paraId="04C7FC6B" w14:textId="55300680" w:rsidR="00C06893" w:rsidRPr="00217E32" w:rsidRDefault="00C06893" w:rsidP="00EB14BE">
            <w:pPr>
              <w:pStyle w:val="Listenabsatz"/>
              <w:numPr>
                <w:ilvl w:val="0"/>
                <w:numId w:val="25"/>
              </w:numPr>
              <w:tabs>
                <w:tab w:val="left" w:pos="273"/>
                <w:tab w:val="left" w:pos="2441"/>
                <w:tab w:val="left" w:pos="2880"/>
              </w:tabs>
              <w:spacing w:line="276" w:lineRule="auto"/>
              <w:ind w:left="0" w:firstLine="0"/>
              <w:rPr>
                <w:rFonts w:cstheme="minorHAnsi"/>
              </w:rPr>
            </w:pPr>
            <w:r>
              <w:rPr>
                <w:rFonts w:cstheme="minorHAnsi"/>
              </w:rPr>
              <w:t>f</w:t>
            </w:r>
            <w:r w:rsidRPr="00217E32">
              <w:rPr>
                <w:rFonts w:cstheme="minorHAnsi"/>
              </w:rPr>
              <w:t>lexibel denken</w:t>
            </w:r>
            <w:r>
              <w:rPr>
                <w:rFonts w:cstheme="minorHAnsi"/>
              </w:rPr>
              <w:t>: Ich kenne Methoden zum Ideen sammeln und strukturieren</w:t>
            </w:r>
            <w:r w:rsidR="00381867">
              <w:rPr>
                <w:rFonts w:cstheme="minorHAnsi"/>
              </w:rPr>
              <w:t xml:space="preserve">, z. B. </w:t>
            </w:r>
            <w:r>
              <w:rPr>
                <w:rFonts w:cstheme="minorHAnsi"/>
              </w:rPr>
              <w:t>Brainstorming und Mindmapping</w:t>
            </w:r>
            <w:r w:rsidR="00381867">
              <w:rPr>
                <w:rFonts w:cstheme="minorHAnsi"/>
              </w:rPr>
              <w:t>.</w:t>
            </w:r>
          </w:p>
          <w:p w14:paraId="072B4A99" w14:textId="77777777" w:rsidR="00C06893" w:rsidRDefault="00C06893" w:rsidP="00EB14BE">
            <w:pPr>
              <w:pStyle w:val="Listenabsatz"/>
              <w:numPr>
                <w:ilvl w:val="0"/>
                <w:numId w:val="25"/>
              </w:numPr>
              <w:tabs>
                <w:tab w:val="left" w:pos="273"/>
                <w:tab w:val="left" w:pos="2441"/>
                <w:tab w:val="left" w:pos="2880"/>
              </w:tabs>
              <w:spacing w:line="276" w:lineRule="auto"/>
              <w:ind w:left="0" w:firstLine="0"/>
              <w:rPr>
                <w:rFonts w:cstheme="minorHAnsi"/>
              </w:rPr>
            </w:pPr>
            <w:r>
              <w:rPr>
                <w:rFonts w:cstheme="minorHAnsi"/>
              </w:rPr>
              <w:t>a</w:t>
            </w:r>
            <w:r w:rsidRPr="00217E32">
              <w:rPr>
                <w:rFonts w:cstheme="minorHAnsi"/>
              </w:rPr>
              <w:t>n Situationen anpassen können</w:t>
            </w:r>
            <w:r>
              <w:rPr>
                <w:rFonts w:cstheme="minorHAnsi"/>
              </w:rPr>
              <w:t>: Neue Situationen erfordern neue Ideen/Strategien.</w:t>
            </w:r>
          </w:p>
          <w:p w14:paraId="22D98C20" w14:textId="77777777" w:rsidR="00C06893" w:rsidRPr="00217E32" w:rsidRDefault="00C06893" w:rsidP="00EB14BE">
            <w:pPr>
              <w:pStyle w:val="Listenabsatz"/>
              <w:numPr>
                <w:ilvl w:val="0"/>
                <w:numId w:val="25"/>
              </w:numPr>
              <w:tabs>
                <w:tab w:val="left" w:pos="273"/>
                <w:tab w:val="left" w:pos="2441"/>
                <w:tab w:val="left" w:pos="2880"/>
              </w:tabs>
              <w:spacing w:line="276" w:lineRule="auto"/>
              <w:ind w:left="0" w:firstLine="0"/>
              <w:rPr>
                <w:rFonts w:cstheme="minorHAnsi"/>
              </w:rPr>
            </w:pPr>
            <w:r>
              <w:rPr>
                <w:rFonts w:cstheme="minorHAnsi"/>
              </w:rPr>
              <w:t>selbstfürsorglich sein / eigene Bedürfnisse kennen: Ich mache ausreichend Pausen. Ich achte auf die Überlastung. Ich habe einen Ausgleich: Hobbys, Familie, Freundschaften.</w:t>
            </w:r>
          </w:p>
          <w:p w14:paraId="0EE1787A" w14:textId="77777777" w:rsidR="00C06893" w:rsidRDefault="00C06893" w:rsidP="00EB14BE">
            <w:pPr>
              <w:tabs>
                <w:tab w:val="left" w:pos="273"/>
              </w:tabs>
              <w:rPr>
                <w:rStyle w:val="fontstyle01"/>
              </w:rPr>
            </w:pPr>
          </w:p>
          <w:p w14:paraId="3B3F6B6E" w14:textId="3440BE50" w:rsidR="00C06893" w:rsidRDefault="00C06893" w:rsidP="00EB14BE">
            <w:pPr>
              <w:tabs>
                <w:tab w:val="left" w:pos="273"/>
              </w:tabs>
              <w:rPr>
                <w:rStyle w:val="fontstyle01"/>
              </w:rPr>
            </w:pPr>
            <w:r w:rsidRPr="00381867">
              <w:rPr>
                <w:rStyle w:val="fontstyle01"/>
                <w:b/>
                <w:bCs/>
              </w:rPr>
              <w:t>Schritt 2</w:t>
            </w:r>
            <w:r w:rsidR="00381867" w:rsidRPr="00381867">
              <w:rPr>
                <w:rStyle w:val="fontstyle01"/>
                <w:b/>
                <w:bCs/>
              </w:rPr>
              <w:t>:</w:t>
            </w:r>
            <w:r w:rsidR="00381867">
              <w:rPr>
                <w:rStyle w:val="fontstyle01"/>
              </w:rPr>
              <w:t xml:space="preserve"> Im U</w:t>
            </w:r>
            <w:r>
              <w:rPr>
                <w:rStyle w:val="fontstyle01"/>
              </w:rPr>
              <w:t xml:space="preserve">nterrichtsgespräch </w:t>
            </w:r>
            <w:r w:rsidR="00381867">
              <w:rPr>
                <w:rStyle w:val="fontstyle01"/>
              </w:rPr>
              <w:t xml:space="preserve">werden die </w:t>
            </w:r>
            <w:r>
              <w:rPr>
                <w:rStyle w:val="fontstyle01"/>
              </w:rPr>
              <w:t>Ergebnisse</w:t>
            </w:r>
            <w:r w:rsidR="00381867">
              <w:rPr>
                <w:rStyle w:val="fontstyle01"/>
              </w:rPr>
              <w:t xml:space="preserve"> besprochen.</w:t>
            </w:r>
          </w:p>
          <w:p w14:paraId="23F1533F" w14:textId="77777777" w:rsidR="00381867" w:rsidRDefault="00381867" w:rsidP="00EB14BE">
            <w:pPr>
              <w:tabs>
                <w:tab w:val="left" w:pos="273"/>
              </w:tabs>
              <w:rPr>
                <w:rStyle w:val="fontstyle01"/>
              </w:rPr>
            </w:pPr>
          </w:p>
          <w:p w14:paraId="7883CD70" w14:textId="6E884FDA" w:rsidR="00C06893" w:rsidRPr="00A3148A" w:rsidRDefault="00C9698B" w:rsidP="00EB14BE">
            <w:pPr>
              <w:tabs>
                <w:tab w:val="left" w:pos="273"/>
              </w:tabs>
              <w:spacing w:line="276" w:lineRule="auto"/>
              <w:rPr>
                <w:rFonts w:ascii="Calibri" w:hAnsi="Calibri" w:cs="Calibri"/>
                <w:b/>
                <w:bCs/>
                <w:color w:val="231F20"/>
              </w:rPr>
            </w:pPr>
            <w:r>
              <w:rPr>
                <w:rStyle w:val="fontstyle01"/>
                <w:b/>
                <w:bCs/>
              </w:rPr>
              <w:t>Erarbeitung von Arbeitsblatt 2: Teil B</w:t>
            </w:r>
            <w:r w:rsidR="00A3148A">
              <w:rPr>
                <w:rStyle w:val="fontstyle01"/>
                <w:b/>
                <w:bCs/>
              </w:rPr>
              <w:t xml:space="preserve"> –</w:t>
            </w:r>
            <w:r>
              <w:rPr>
                <w:rStyle w:val="fontstyle01"/>
                <w:b/>
                <w:bCs/>
              </w:rPr>
              <w:t xml:space="preserve"> </w:t>
            </w:r>
            <w:r w:rsidR="00C06893" w:rsidRPr="0055675D">
              <w:rPr>
                <w:rStyle w:val="fontstyle01"/>
                <w:b/>
                <w:bCs/>
              </w:rPr>
              <w:t>Resilienzstrategien</w:t>
            </w:r>
            <w:r w:rsidR="00C06893">
              <w:rPr>
                <w:rStyle w:val="fontstyle01"/>
                <w:b/>
                <w:bCs/>
              </w:rPr>
              <w:t xml:space="preserve"> erarbeiten</w:t>
            </w:r>
            <w:r w:rsidR="009A046F">
              <w:rPr>
                <w:rStyle w:val="fontstyle01"/>
                <w:b/>
                <w:bCs/>
              </w:rPr>
              <w:t xml:space="preserve"> </w:t>
            </w:r>
          </w:p>
          <w:p w14:paraId="4BEE8952" w14:textId="4F1E4191" w:rsidR="009A046F" w:rsidRDefault="00C06893" w:rsidP="00EB14BE">
            <w:pPr>
              <w:tabs>
                <w:tab w:val="left" w:pos="273"/>
                <w:tab w:val="left" w:pos="2441"/>
                <w:tab w:val="left" w:pos="2880"/>
              </w:tabs>
              <w:spacing w:line="276" w:lineRule="auto"/>
              <w:rPr>
                <w:rFonts w:cstheme="minorHAnsi"/>
              </w:rPr>
            </w:pPr>
            <w:r>
              <w:rPr>
                <w:rFonts w:cstheme="minorHAnsi"/>
              </w:rPr>
              <w:t xml:space="preserve">Im Fokus stehen in diesem Abschnitt zwei </w:t>
            </w:r>
            <w:r w:rsidRPr="00A95B50">
              <w:rPr>
                <w:rFonts w:cstheme="minorHAnsi"/>
              </w:rPr>
              <w:t xml:space="preserve">wesentliche und wichtige Faktoren </w:t>
            </w:r>
            <w:r>
              <w:rPr>
                <w:rFonts w:cstheme="minorHAnsi"/>
              </w:rPr>
              <w:t>aus diesem Themenbereich</w:t>
            </w:r>
            <w:r w:rsidRPr="00A95B50">
              <w:rPr>
                <w:rFonts w:cstheme="minorHAnsi"/>
              </w:rPr>
              <w:t xml:space="preserve">, nämlich das </w:t>
            </w:r>
            <w:r w:rsidR="00C9698B" w:rsidRPr="00A95B50">
              <w:rPr>
                <w:rFonts w:cstheme="minorHAnsi"/>
              </w:rPr>
              <w:t>Aufgaben</w:t>
            </w:r>
            <w:r w:rsidR="00C9698B">
              <w:rPr>
                <w:rFonts w:cstheme="minorHAnsi"/>
              </w:rPr>
              <w:t xml:space="preserve">- </w:t>
            </w:r>
            <w:r w:rsidR="008D0BE1">
              <w:rPr>
                <w:rFonts w:cstheme="minorHAnsi"/>
              </w:rPr>
              <w:t xml:space="preserve">und </w:t>
            </w:r>
            <w:r w:rsidRPr="00A95B50">
              <w:rPr>
                <w:rFonts w:cstheme="minorHAnsi"/>
              </w:rPr>
              <w:t xml:space="preserve">das Stressmanagement </w:t>
            </w:r>
            <w:r>
              <w:rPr>
                <w:rFonts w:cstheme="minorHAnsi"/>
              </w:rPr>
              <w:t xml:space="preserve">bzw. </w:t>
            </w:r>
            <w:r w:rsidRPr="00A95B50">
              <w:rPr>
                <w:rFonts w:cstheme="minorHAnsi"/>
              </w:rPr>
              <w:t>die Achtsamkeit</w:t>
            </w:r>
            <w:r w:rsidR="009A046F">
              <w:rPr>
                <w:rFonts w:cstheme="minorHAnsi"/>
              </w:rPr>
              <w:t>.</w:t>
            </w:r>
          </w:p>
          <w:p w14:paraId="1CB99340" w14:textId="77777777" w:rsidR="009A046F" w:rsidRDefault="009A046F" w:rsidP="00EB14BE">
            <w:pPr>
              <w:tabs>
                <w:tab w:val="left" w:pos="273"/>
                <w:tab w:val="left" w:pos="2441"/>
                <w:tab w:val="left" w:pos="2880"/>
              </w:tabs>
              <w:spacing w:line="276" w:lineRule="auto"/>
              <w:rPr>
                <w:rFonts w:cstheme="minorHAnsi"/>
              </w:rPr>
            </w:pPr>
          </w:p>
          <w:p w14:paraId="1652D180" w14:textId="08BC4992" w:rsidR="009A046F" w:rsidRPr="00381867" w:rsidRDefault="00C9698B" w:rsidP="009A046F">
            <w:pPr>
              <w:tabs>
                <w:tab w:val="left" w:pos="273"/>
              </w:tabs>
              <w:rPr>
                <w:rFonts w:ascii="Calibri" w:hAnsi="Calibri" w:cs="Calibri"/>
                <w:b/>
                <w:bCs/>
                <w:color w:val="231F20"/>
              </w:rPr>
            </w:pPr>
            <w:r>
              <w:rPr>
                <w:rFonts w:ascii="Calibri" w:hAnsi="Calibri" w:cs="Calibri"/>
                <w:b/>
                <w:bCs/>
                <w:color w:val="231F20"/>
              </w:rPr>
              <w:t xml:space="preserve">Aufgabenmanagement: </w:t>
            </w:r>
            <w:r w:rsidR="009A046F" w:rsidRPr="00381867">
              <w:rPr>
                <w:rFonts w:ascii="Calibri" w:hAnsi="Calibri" w:cs="Calibri"/>
                <w:b/>
                <w:bCs/>
                <w:color w:val="231F20"/>
              </w:rPr>
              <w:t xml:space="preserve">Wie kann ich meine Aufgaben gut strukturiert erledigen? </w:t>
            </w:r>
          </w:p>
          <w:p w14:paraId="023BC769" w14:textId="51B551F3" w:rsidR="009A046F" w:rsidRDefault="00A207CC" w:rsidP="009A046F">
            <w:pPr>
              <w:tabs>
                <w:tab w:val="left" w:pos="273"/>
              </w:tabs>
              <w:rPr>
                <w:rStyle w:val="fontstyle01"/>
              </w:rPr>
            </w:pPr>
            <w:r w:rsidRPr="00C338CE">
              <w:rPr>
                <w:rStyle w:val="fontstyle01"/>
                <w:b/>
                <w:bCs/>
              </w:rPr>
              <w:lastRenderedPageBreak/>
              <w:t>Erwartbare Antworten:</w:t>
            </w:r>
            <w:r>
              <w:rPr>
                <w:rStyle w:val="fontstyle01"/>
              </w:rPr>
              <w:t xml:space="preserve"> Aufgaben in kleinere Einheiten einteilen</w:t>
            </w:r>
            <w:r w:rsidR="00C338CE">
              <w:rPr>
                <w:rStyle w:val="fontstyle01"/>
              </w:rPr>
              <w:t xml:space="preserve"> /</w:t>
            </w:r>
            <w:r>
              <w:rPr>
                <w:rStyle w:val="fontstyle01"/>
              </w:rPr>
              <w:t xml:space="preserve"> Zeitplan erstellen</w:t>
            </w:r>
            <w:r w:rsidR="00C338CE">
              <w:rPr>
                <w:rStyle w:val="fontstyle01"/>
              </w:rPr>
              <w:t xml:space="preserve"> /</w:t>
            </w:r>
            <w:r>
              <w:rPr>
                <w:rStyle w:val="fontstyle01"/>
              </w:rPr>
              <w:t xml:space="preserve"> Arbeitszeiten planen</w:t>
            </w:r>
            <w:r w:rsidR="00C9698B">
              <w:rPr>
                <w:rStyle w:val="fontstyle01"/>
              </w:rPr>
              <w:t>, To-Do-Liste erstellen, Kalender-Apps oder Organisationstools nutzen, besseres Zeitmanagement</w:t>
            </w:r>
          </w:p>
          <w:p w14:paraId="4A5DCB8E" w14:textId="77777777" w:rsidR="009A046F" w:rsidRDefault="009A046F" w:rsidP="009A046F">
            <w:pPr>
              <w:tabs>
                <w:tab w:val="left" w:pos="273"/>
              </w:tabs>
              <w:rPr>
                <w:rStyle w:val="fontstyle01"/>
              </w:rPr>
            </w:pPr>
          </w:p>
          <w:p w14:paraId="0B56DA36" w14:textId="2277FAF9" w:rsidR="009A046F" w:rsidRPr="009A046F" w:rsidRDefault="00C9698B" w:rsidP="009A046F">
            <w:pPr>
              <w:tabs>
                <w:tab w:val="left" w:pos="273"/>
              </w:tabs>
              <w:rPr>
                <w:rStyle w:val="fontstyle01"/>
                <w:b/>
                <w:bCs/>
              </w:rPr>
            </w:pPr>
            <w:r>
              <w:rPr>
                <w:rStyle w:val="fontstyle01"/>
                <w:b/>
                <w:bCs/>
              </w:rPr>
              <w:t xml:space="preserve">Stressmanagement und Achtsamkeit: </w:t>
            </w:r>
            <w:r w:rsidR="009A046F" w:rsidRPr="009A046F">
              <w:rPr>
                <w:rStyle w:val="fontstyle01"/>
                <w:b/>
                <w:bCs/>
              </w:rPr>
              <w:t>Wie kann ich dem Entstehen von Stress vorbeugen? Und wie sorge ich gut für mich selbst?</w:t>
            </w:r>
          </w:p>
          <w:p w14:paraId="1DFE0902" w14:textId="62859FD8" w:rsidR="009A046F" w:rsidRDefault="00C338CE" w:rsidP="009A046F">
            <w:pPr>
              <w:tabs>
                <w:tab w:val="left" w:pos="273"/>
              </w:tabs>
              <w:rPr>
                <w:rStyle w:val="fontstyle01"/>
              </w:rPr>
            </w:pPr>
            <w:r w:rsidRPr="00C338CE">
              <w:rPr>
                <w:rStyle w:val="fontstyle01"/>
                <w:b/>
                <w:bCs/>
              </w:rPr>
              <w:t>Erwartbare Antworten:</w:t>
            </w:r>
            <w:r>
              <w:rPr>
                <w:rStyle w:val="fontstyle01"/>
              </w:rPr>
              <w:t xml:space="preserve"> </w:t>
            </w:r>
            <w:r w:rsidR="00C9698B">
              <w:rPr>
                <w:rStyle w:val="fontstyle01"/>
              </w:rPr>
              <w:t xml:space="preserve">Regelmäßige </w:t>
            </w:r>
            <w:r w:rsidR="00A207CC">
              <w:rPr>
                <w:rStyle w:val="fontstyle01"/>
              </w:rPr>
              <w:t>Pausen in den Arbeitsprozess einbauen</w:t>
            </w:r>
            <w:r>
              <w:rPr>
                <w:rStyle w:val="fontstyle01"/>
              </w:rPr>
              <w:t xml:space="preserve"> /</w:t>
            </w:r>
            <w:r w:rsidR="00A207CC">
              <w:rPr>
                <w:rStyle w:val="fontstyle01"/>
              </w:rPr>
              <w:t xml:space="preserve"> Hobb</w:t>
            </w:r>
            <w:r>
              <w:rPr>
                <w:rStyle w:val="fontstyle01"/>
              </w:rPr>
              <w:t>y</w:t>
            </w:r>
            <w:r w:rsidR="00A207CC">
              <w:rPr>
                <w:rStyle w:val="fontstyle01"/>
              </w:rPr>
              <w:t>s pflegen</w:t>
            </w:r>
            <w:r>
              <w:rPr>
                <w:rStyle w:val="fontstyle01"/>
              </w:rPr>
              <w:t xml:space="preserve"> /</w:t>
            </w:r>
            <w:r w:rsidR="00A207CC">
              <w:rPr>
                <w:rStyle w:val="fontstyle01"/>
              </w:rPr>
              <w:t xml:space="preserve"> genug Schlaf</w:t>
            </w:r>
            <w:r>
              <w:rPr>
                <w:rStyle w:val="fontstyle01"/>
              </w:rPr>
              <w:t xml:space="preserve"> / </w:t>
            </w:r>
            <w:r w:rsidR="00C9698B">
              <w:rPr>
                <w:rStyle w:val="fontstyle01"/>
              </w:rPr>
              <w:t xml:space="preserve">ausgewogene Ernährung, </w:t>
            </w:r>
            <w:r w:rsidR="00A207CC">
              <w:rPr>
                <w:rStyle w:val="fontstyle01"/>
              </w:rPr>
              <w:t>Entspannungsübungen oder entspannende Tätigkeiten (Musik</w:t>
            </w:r>
            <w:r>
              <w:rPr>
                <w:rStyle w:val="fontstyle01"/>
              </w:rPr>
              <w:t xml:space="preserve"> </w:t>
            </w:r>
            <w:r w:rsidR="00A207CC">
              <w:rPr>
                <w:rStyle w:val="fontstyle01"/>
              </w:rPr>
              <w:t>hören,</w:t>
            </w:r>
            <w:r w:rsidR="00C9698B">
              <w:rPr>
                <w:rStyle w:val="fontstyle01"/>
              </w:rPr>
              <w:t xml:space="preserve"> Meditation), körperliche Aktivität (J</w:t>
            </w:r>
            <w:r w:rsidR="00A207CC">
              <w:rPr>
                <w:rStyle w:val="fontstyle01"/>
              </w:rPr>
              <w:t xml:space="preserve">oggen, </w:t>
            </w:r>
            <w:r w:rsidR="00C9698B">
              <w:rPr>
                <w:rStyle w:val="fontstyle01"/>
              </w:rPr>
              <w:t>S</w:t>
            </w:r>
            <w:r w:rsidR="00A207CC">
              <w:rPr>
                <w:rStyle w:val="fontstyle01"/>
              </w:rPr>
              <w:t>chwimmen)</w:t>
            </w:r>
          </w:p>
          <w:p w14:paraId="2D04EB20" w14:textId="77777777" w:rsidR="009737CD" w:rsidRDefault="009737CD" w:rsidP="009A046F">
            <w:pPr>
              <w:tabs>
                <w:tab w:val="left" w:pos="273"/>
              </w:tabs>
              <w:rPr>
                <w:rStyle w:val="fontstyle01"/>
              </w:rPr>
            </w:pPr>
          </w:p>
          <w:p w14:paraId="5A33CB03" w14:textId="5322656D" w:rsidR="009737CD" w:rsidRDefault="009737CD" w:rsidP="009A046F">
            <w:pPr>
              <w:tabs>
                <w:tab w:val="left" w:pos="273"/>
              </w:tabs>
              <w:rPr>
                <w:ins w:id="36" w:author="Michael Kohl [2]" w:date="2024-06-18T20:59:00Z" w16du:dateUtc="2024-06-18T18:59:00Z"/>
                <w:rStyle w:val="fontstyle01"/>
              </w:rPr>
            </w:pPr>
            <w:ins w:id="37" w:author="Michael Kohl [2]" w:date="2024-06-18T20:45:00Z" w16du:dateUtc="2024-06-18T18:45:00Z">
              <w:r>
                <w:rPr>
                  <w:rStyle w:val="fontstyle01"/>
                </w:rPr>
                <w:t xml:space="preserve">Mit einem Fragebogen </w:t>
              </w:r>
            </w:ins>
            <w:ins w:id="38" w:author="Michael Kohl [2]" w:date="2024-06-18T20:46:00Z" w16du:dateUtc="2024-06-18T18:46:00Z">
              <w:r>
                <w:rPr>
                  <w:rStyle w:val="fontstyle01"/>
                </w:rPr>
                <w:t xml:space="preserve">(Arbeitsblatt 3) </w:t>
              </w:r>
            </w:ins>
            <w:ins w:id="39" w:author="Michael Kohl [2]" w:date="2024-06-18T20:45:00Z" w16du:dateUtc="2024-06-18T18:45:00Z">
              <w:r>
                <w:rPr>
                  <w:rStyle w:val="fontstyle01"/>
                </w:rPr>
                <w:t xml:space="preserve">können die Schülerinnen und Schüler in diesem </w:t>
              </w:r>
            </w:ins>
            <w:ins w:id="40" w:author="Michael Kohl [2]" w:date="2024-06-18T20:46:00Z" w16du:dateUtc="2024-06-18T18:46:00Z">
              <w:r>
                <w:rPr>
                  <w:rStyle w:val="fontstyle01"/>
                </w:rPr>
                <w:t>Kontext verschiedene Arbeits</w:t>
              </w:r>
            </w:ins>
            <w:ins w:id="41" w:author="Michael Kohl [2]" w:date="2024-06-18T21:13:00Z" w16du:dateUtc="2024-06-18T19:13:00Z">
              <w:r w:rsidR="00FC7941">
                <w:rPr>
                  <w:rStyle w:val="fontstyle01"/>
                </w:rPr>
                <w:t>- und Zeitmanagement</w:t>
              </w:r>
            </w:ins>
            <w:ins w:id="42" w:author="Michael Kohl [2]" w:date="2024-06-18T20:46:00Z" w16du:dateUtc="2024-06-18T18:46:00Z">
              <w:r>
                <w:rPr>
                  <w:rStyle w:val="fontstyle01"/>
                </w:rPr>
                <w:t xml:space="preserve">methoden kennenlernen. </w:t>
              </w:r>
            </w:ins>
            <w:ins w:id="43" w:author="Michael Kohl [2]" w:date="2024-06-18T20:49:00Z" w16du:dateUtc="2024-06-18T18:49:00Z">
              <w:r>
                <w:rPr>
                  <w:rStyle w:val="fontstyle01"/>
                </w:rPr>
                <w:t xml:space="preserve">Dazu </w:t>
              </w:r>
            </w:ins>
            <w:ins w:id="44" w:author="Michael Kohl [2]" w:date="2024-06-18T20:46:00Z" w16du:dateUtc="2024-06-18T18:46:00Z">
              <w:r>
                <w:rPr>
                  <w:rStyle w:val="fontstyle01"/>
                </w:rPr>
                <w:t xml:space="preserve">Erledigen </w:t>
              </w:r>
            </w:ins>
            <w:ins w:id="45" w:author="Michael Kohl [2]" w:date="2024-06-18T20:49:00Z" w16du:dateUtc="2024-06-18T18:49:00Z">
              <w:r>
                <w:rPr>
                  <w:rStyle w:val="fontstyle01"/>
                </w:rPr>
                <w:t xml:space="preserve">sie die </w:t>
              </w:r>
            </w:ins>
            <w:ins w:id="46" w:author="Michael Kohl [2]" w:date="2024-06-18T20:46:00Z" w16du:dateUtc="2024-06-18T18:46:00Z">
              <w:r>
                <w:rPr>
                  <w:rStyle w:val="fontstyle01"/>
                </w:rPr>
                <w:t xml:space="preserve">Umfrage </w:t>
              </w:r>
            </w:ins>
            <w:ins w:id="47" w:author="Michael Kohl [2]" w:date="2024-06-18T20:47:00Z" w16du:dateUtc="2024-06-18T18:47:00Z">
              <w:r>
                <w:rPr>
                  <w:rStyle w:val="fontstyle01"/>
                </w:rPr>
                <w:t>in Einzelarbeit</w:t>
              </w:r>
            </w:ins>
            <w:ins w:id="48" w:author="Michael Kohl [2]" w:date="2024-06-18T20:48:00Z" w16du:dateUtc="2024-06-18T18:48:00Z">
              <w:r>
                <w:rPr>
                  <w:rStyle w:val="fontstyle01"/>
                </w:rPr>
                <w:t xml:space="preserve"> </w:t>
              </w:r>
            </w:ins>
            <w:ins w:id="49" w:author="Michael Kohl [2]" w:date="2024-06-18T20:49:00Z" w16du:dateUtc="2024-06-18T18:49:00Z">
              <w:r>
                <w:rPr>
                  <w:rStyle w:val="fontstyle01"/>
                </w:rPr>
                <w:t xml:space="preserve">und nach der Auswertung recherchieren </w:t>
              </w:r>
            </w:ins>
            <w:ins w:id="50" w:author="Michael Kohl [2]" w:date="2024-06-18T20:48:00Z" w16du:dateUtc="2024-06-18T18:48:00Z">
              <w:r>
                <w:rPr>
                  <w:rStyle w:val="fontstyle01"/>
                </w:rPr>
                <w:t xml:space="preserve">die Lernenden „ihre“ gefundene Methode </w:t>
              </w:r>
            </w:ins>
            <w:ins w:id="51" w:author="Michael Kohl [2]" w:date="2024-06-18T20:50:00Z" w16du:dateUtc="2024-06-18T18:50:00Z">
              <w:r>
                <w:rPr>
                  <w:rStyle w:val="fontstyle01"/>
                </w:rPr>
                <w:t xml:space="preserve">(siehe dazu Anhang </w:t>
              </w:r>
            </w:ins>
            <w:ins w:id="52" w:author="Michael Kohl [2]" w:date="2024-06-18T20:48:00Z" w16du:dateUtc="2024-06-18T18:48:00Z">
              <w:r>
                <w:rPr>
                  <w:rStyle w:val="fontstyle01"/>
                </w:rPr>
                <w:t xml:space="preserve">und </w:t>
              </w:r>
            </w:ins>
            <w:ins w:id="53" w:author="Michael Kohl [2]" w:date="2024-06-18T20:50:00Z" w16du:dateUtc="2024-06-18T18:50:00Z">
              <w:r>
                <w:rPr>
                  <w:rStyle w:val="fontstyle01"/>
                </w:rPr>
                <w:t xml:space="preserve">berücksichtigen </w:t>
              </w:r>
            </w:ins>
            <w:ins w:id="54" w:author="Michael Kohl [2]" w:date="2024-06-18T20:49:00Z" w16du:dateUtc="2024-06-18T18:49:00Z">
              <w:r>
                <w:rPr>
                  <w:rStyle w:val="fontstyle01"/>
                </w:rPr>
                <w:t xml:space="preserve">– wenn möglich - </w:t>
              </w:r>
            </w:ins>
            <w:ins w:id="55" w:author="Michael Kohl [2]" w:date="2024-06-18T20:48:00Z" w16du:dateUtc="2024-06-18T18:48:00Z">
              <w:r>
                <w:rPr>
                  <w:rStyle w:val="fontstyle01"/>
                </w:rPr>
                <w:t xml:space="preserve">bei der folgenden </w:t>
              </w:r>
            </w:ins>
            <w:ins w:id="56" w:author="Michael Kohl [2]" w:date="2024-06-18T20:49:00Z" w16du:dateUtc="2024-06-18T18:49:00Z">
              <w:r>
                <w:rPr>
                  <w:rStyle w:val="fontstyle01"/>
                </w:rPr>
                <w:t>Aufgabe</w:t>
              </w:r>
            </w:ins>
            <w:ins w:id="57" w:author="Michael Kohl [2]" w:date="2024-06-18T20:50:00Z" w16du:dateUtc="2024-06-18T18:50:00Z">
              <w:r>
                <w:rPr>
                  <w:rStyle w:val="fontstyle01"/>
                </w:rPr>
                <w:t>.</w:t>
              </w:r>
            </w:ins>
          </w:p>
          <w:p w14:paraId="631A1EFA" w14:textId="77777777" w:rsidR="00385748" w:rsidRDefault="00385748" w:rsidP="009A046F">
            <w:pPr>
              <w:tabs>
                <w:tab w:val="left" w:pos="273"/>
              </w:tabs>
              <w:rPr>
                <w:ins w:id="58" w:author="Michael Kohl [2]" w:date="2024-06-18T20:59:00Z" w16du:dateUtc="2024-06-18T18:59:00Z"/>
                <w:rStyle w:val="fontstyle01"/>
              </w:rPr>
            </w:pPr>
          </w:p>
          <w:p w14:paraId="317A1C07" w14:textId="6C925C54" w:rsidR="00385748" w:rsidRDefault="00385748" w:rsidP="009A046F">
            <w:pPr>
              <w:tabs>
                <w:tab w:val="left" w:pos="273"/>
              </w:tabs>
              <w:rPr>
                <w:ins w:id="59" w:author="Michael Kohl [2]" w:date="2024-06-18T20:59:00Z" w16du:dateUtc="2024-06-18T18:59:00Z"/>
                <w:rStyle w:val="fontstyle01"/>
              </w:rPr>
            </w:pPr>
            <w:ins w:id="60" w:author="Michael Kohl [2]" w:date="2024-06-18T20:59:00Z" w16du:dateUtc="2024-06-18T18:59:00Z">
              <w:r>
                <w:rPr>
                  <w:rStyle w:val="fontstyle01"/>
                </w:rPr>
                <w:t>Auswertung:</w:t>
              </w:r>
            </w:ins>
          </w:p>
          <w:p w14:paraId="23E63182" w14:textId="02551179" w:rsidR="00385748" w:rsidRDefault="00385748" w:rsidP="009A046F">
            <w:pPr>
              <w:tabs>
                <w:tab w:val="left" w:pos="273"/>
              </w:tabs>
              <w:rPr>
                <w:ins w:id="61" w:author="Michael Kohl [2]" w:date="2024-06-18T20:59:00Z" w16du:dateUtc="2024-06-18T18:59:00Z"/>
                <w:rStyle w:val="fontstyle01"/>
              </w:rPr>
            </w:pPr>
            <w:ins w:id="62" w:author="Michael Kohl [2]" w:date="2024-06-18T20:59:00Z" w16du:dateUtc="2024-06-18T18:59:00Z">
              <w:r w:rsidRPr="00385748">
                <w:rPr>
                  <w:rStyle w:val="fontstyle01"/>
                </w:rPr>
                <w:t>Jede Antwortoption entspricht einer Punktzahl: A = 5 Punkte, B = 4 Punkte, C = 3 Punkte, D = 2 Punkte, E = 1 Punkt.</w:t>
              </w:r>
            </w:ins>
          </w:p>
          <w:p w14:paraId="7ADACAD3" w14:textId="030A2FC9" w:rsidR="00385748" w:rsidRDefault="00385748" w:rsidP="009A046F">
            <w:pPr>
              <w:tabs>
                <w:tab w:val="left" w:pos="273"/>
              </w:tabs>
              <w:rPr>
                <w:ins w:id="63" w:author="Michael Kohl [2]" w:date="2024-06-18T21:11:00Z" w16du:dateUtc="2024-06-18T19:11:00Z"/>
                <w:rStyle w:val="fontstyle01"/>
              </w:rPr>
            </w:pPr>
            <w:ins w:id="64" w:author="Michael Kohl [2]" w:date="2024-06-18T20:59:00Z" w16du:dateUtc="2024-06-18T18:59:00Z">
              <w:r>
                <w:rPr>
                  <w:rStyle w:val="fontstyle01"/>
                </w:rPr>
                <w:t>Die Schülerinnen und Schüler b</w:t>
              </w:r>
            </w:ins>
            <w:ins w:id="65" w:author="Michael Kohl [2]" w:date="2024-06-18T21:00:00Z" w16du:dateUtc="2024-06-18T19:00:00Z">
              <w:r>
                <w:rPr>
                  <w:rStyle w:val="fontstyle01"/>
                </w:rPr>
                <w:t xml:space="preserve">erechnen damit ihr Ergebnis und danach blendet die Lehrkraft Anhang 3 ein und weist sie darauf hin, sich zwei der für sie zutreffenden Methoden </w:t>
              </w:r>
            </w:ins>
            <w:ins w:id="66" w:author="Michael Kohl [2]" w:date="2024-06-18T21:01:00Z" w16du:dateUtc="2024-06-18T19:01:00Z">
              <w:r>
                <w:rPr>
                  <w:rStyle w:val="fontstyle01"/>
                </w:rPr>
                <w:t>zu notieren und im Anschluss 5 Minuten zu recherchieren.</w:t>
              </w:r>
            </w:ins>
          </w:p>
          <w:p w14:paraId="13100464" w14:textId="04372429" w:rsidR="00FC7941" w:rsidRDefault="00FC7941" w:rsidP="009A046F">
            <w:pPr>
              <w:tabs>
                <w:tab w:val="left" w:pos="273"/>
              </w:tabs>
              <w:rPr>
                <w:rStyle w:val="fontstyle01"/>
              </w:rPr>
            </w:pPr>
            <w:ins w:id="67" w:author="Michael Kohl [2]" w:date="2024-06-18T21:11:00Z" w16du:dateUtc="2024-06-18T19:11:00Z">
              <w:r>
                <w:rPr>
                  <w:rStyle w:val="fontstyle01"/>
                </w:rPr>
                <w:t>Natürlich muss hier darauf hingewiesen werden, dass es sich hierbei</w:t>
              </w:r>
            </w:ins>
            <w:ins w:id="68" w:author="Michael Kohl [2]" w:date="2024-06-18T21:12:00Z" w16du:dateUtc="2024-06-18T19:12:00Z">
              <w:r>
                <w:rPr>
                  <w:rStyle w:val="fontstyle01"/>
                </w:rPr>
                <w:t xml:space="preserve"> um keine exakte wissenschaftliche Aussage handelt, sondern eher einen Anhaltspunkt gibt, wo jeder einzelne ansetzen kann.</w:t>
              </w:r>
            </w:ins>
          </w:p>
          <w:p w14:paraId="4B2E2DB6" w14:textId="77777777" w:rsidR="00C06893" w:rsidRDefault="00C06893" w:rsidP="00EB14BE">
            <w:pPr>
              <w:tabs>
                <w:tab w:val="left" w:pos="273"/>
                <w:tab w:val="left" w:pos="2441"/>
                <w:tab w:val="left" w:pos="2880"/>
              </w:tabs>
              <w:spacing w:line="276" w:lineRule="auto"/>
              <w:rPr>
                <w:rFonts w:cstheme="minorHAnsi"/>
              </w:rPr>
            </w:pPr>
          </w:p>
          <w:p w14:paraId="69987567" w14:textId="77777777" w:rsidR="00C06893" w:rsidRPr="00424363" w:rsidRDefault="00C06893" w:rsidP="00EB14BE">
            <w:pPr>
              <w:tabs>
                <w:tab w:val="left" w:pos="273"/>
              </w:tabs>
              <w:spacing w:line="276" w:lineRule="auto"/>
              <w:rPr>
                <w:rFonts w:cstheme="minorHAnsi"/>
                <w:color w:val="FF0000"/>
              </w:rPr>
            </w:pPr>
            <w:r w:rsidRPr="00424363">
              <w:rPr>
                <w:rFonts w:cstheme="minorHAnsi"/>
                <w:color w:val="FF0000"/>
                <w:highlight w:val="lightGray"/>
              </w:rPr>
              <w:t>((Seite 8))</w:t>
            </w:r>
          </w:p>
          <w:p w14:paraId="18DCD08E" w14:textId="77777777" w:rsidR="00C06893" w:rsidRPr="000B0B32" w:rsidRDefault="00C06893" w:rsidP="00EB14BE">
            <w:pPr>
              <w:tabs>
                <w:tab w:val="left" w:pos="273"/>
              </w:tabs>
              <w:spacing w:line="276" w:lineRule="auto"/>
              <w:rPr>
                <w:rFonts w:cstheme="minorHAnsi"/>
                <w:b/>
                <w:bCs/>
                <w:sz w:val="26"/>
                <w:szCs w:val="26"/>
              </w:rPr>
            </w:pPr>
            <w:r w:rsidRPr="000B0B32">
              <w:rPr>
                <w:rFonts w:cstheme="minorHAnsi"/>
                <w:b/>
                <w:bCs/>
                <w:sz w:val="26"/>
                <w:szCs w:val="26"/>
              </w:rPr>
              <w:t>Vertiefung 2</w:t>
            </w:r>
          </w:p>
          <w:p w14:paraId="6A398CC8" w14:textId="77777777" w:rsidR="00C06893" w:rsidRPr="00BB348C" w:rsidRDefault="00C06893" w:rsidP="00EB14BE">
            <w:pPr>
              <w:tabs>
                <w:tab w:val="left" w:pos="273"/>
              </w:tabs>
              <w:spacing w:line="276" w:lineRule="auto"/>
              <w:rPr>
                <w:rStyle w:val="fontstyle01"/>
                <w:b/>
                <w:bCs/>
              </w:rPr>
            </w:pPr>
            <w:r w:rsidRPr="00A7767F">
              <w:rPr>
                <w:rStyle w:val="fontstyle01"/>
                <w:b/>
                <w:bCs/>
              </w:rPr>
              <w:t>Stressmanagement und Achtsamkeit: Welche Tools können dabei helfen?</w:t>
            </w:r>
          </w:p>
          <w:p w14:paraId="07FCA794" w14:textId="7ACE45FD" w:rsidR="00C06893" w:rsidRDefault="00C06893" w:rsidP="00EB14BE">
            <w:pPr>
              <w:tabs>
                <w:tab w:val="left" w:pos="273"/>
              </w:tabs>
              <w:spacing w:line="276" w:lineRule="auto"/>
              <w:rPr>
                <w:rFonts w:cstheme="minorHAnsi"/>
                <w:color w:val="ED7D31" w:themeColor="accent2"/>
              </w:rPr>
            </w:pPr>
            <w:r w:rsidRPr="00584916">
              <w:rPr>
                <w:rFonts w:cstheme="minorHAnsi"/>
              </w:rPr>
              <w:t>In Gruppen</w:t>
            </w:r>
            <w:r w:rsidR="006B6F38">
              <w:rPr>
                <w:rFonts w:cstheme="minorHAnsi"/>
              </w:rPr>
              <w:t>arbeit (drei Personen)</w:t>
            </w:r>
            <w:r w:rsidRPr="00584916">
              <w:rPr>
                <w:rFonts w:cstheme="minorHAnsi"/>
              </w:rPr>
              <w:t xml:space="preserve"> suchen die Lernenden</w:t>
            </w:r>
            <w:r>
              <w:rPr>
                <w:rFonts w:cstheme="minorHAnsi"/>
              </w:rPr>
              <w:t xml:space="preserve"> arbeitsteilig</w:t>
            </w:r>
            <w:r w:rsidRPr="00584916">
              <w:rPr>
                <w:rFonts w:cstheme="minorHAnsi"/>
              </w:rPr>
              <w:t xml:space="preserve"> digitale Tools</w:t>
            </w:r>
            <w:r>
              <w:rPr>
                <w:rFonts w:cstheme="minorHAnsi"/>
              </w:rPr>
              <w:t>, Webseiten</w:t>
            </w:r>
            <w:r w:rsidRPr="00584916">
              <w:rPr>
                <w:rFonts w:cstheme="minorHAnsi"/>
              </w:rPr>
              <w:t xml:space="preserve"> und Apps für das </w:t>
            </w:r>
            <w:r w:rsidR="008332AA" w:rsidRPr="00584916">
              <w:rPr>
                <w:rFonts w:cstheme="minorHAnsi"/>
              </w:rPr>
              <w:t>Aufgaben</w:t>
            </w:r>
            <w:r w:rsidR="008332AA">
              <w:rPr>
                <w:rFonts w:cstheme="minorHAnsi"/>
              </w:rPr>
              <w:t xml:space="preserve">- </w:t>
            </w:r>
            <w:r w:rsidR="008D0BE1">
              <w:rPr>
                <w:rFonts w:cstheme="minorHAnsi"/>
              </w:rPr>
              <w:t xml:space="preserve">und </w:t>
            </w:r>
            <w:r w:rsidRPr="00584916">
              <w:rPr>
                <w:rFonts w:cstheme="minorHAnsi"/>
              </w:rPr>
              <w:t xml:space="preserve">das Stressmanagement </w:t>
            </w:r>
            <w:r>
              <w:rPr>
                <w:rFonts w:cstheme="minorHAnsi"/>
              </w:rPr>
              <w:t>bzw.</w:t>
            </w:r>
            <w:r w:rsidRPr="00584916">
              <w:rPr>
                <w:rFonts w:cstheme="minorHAnsi"/>
              </w:rPr>
              <w:t xml:space="preserve"> die Achtsamkeit</w:t>
            </w:r>
            <w:r>
              <w:rPr>
                <w:rFonts w:cstheme="minorHAnsi"/>
              </w:rPr>
              <w:t xml:space="preserve">. </w:t>
            </w:r>
            <w:ins w:id="69" w:author="Michael Kohl [2]" w:date="2024-06-18T21:01:00Z" w16du:dateUtc="2024-06-18T19:01:00Z">
              <w:r w:rsidR="00385748">
                <w:rPr>
                  <w:rFonts w:cstheme="minorHAnsi"/>
                </w:rPr>
                <w:t xml:space="preserve">Dazu werden auch die Ergebnisse aus dem vorausgegangenen Abschnitt </w:t>
              </w:r>
              <w:proofErr w:type="gramStart"/>
              <w:r w:rsidR="00385748">
                <w:rPr>
                  <w:rFonts w:cstheme="minorHAnsi"/>
                </w:rPr>
                <w:t>mit berücksichtigt</w:t>
              </w:r>
              <w:proofErr w:type="gramEnd"/>
              <w:r w:rsidR="00385748">
                <w:rPr>
                  <w:rFonts w:cstheme="minorHAnsi"/>
                </w:rPr>
                <w:t xml:space="preserve"> (Fragebogen-E</w:t>
              </w:r>
            </w:ins>
            <w:ins w:id="70" w:author="Michael Kohl [2]" w:date="2024-06-18T21:02:00Z" w16du:dateUtc="2024-06-18T19:02:00Z">
              <w:r w:rsidR="00385748">
                <w:rPr>
                  <w:rFonts w:cstheme="minorHAnsi"/>
                </w:rPr>
                <w:t>rgebnis).</w:t>
              </w:r>
            </w:ins>
          </w:p>
          <w:p w14:paraId="02B5A040" w14:textId="77777777" w:rsidR="00C06893" w:rsidRDefault="00C06893" w:rsidP="00EB14BE">
            <w:pPr>
              <w:tabs>
                <w:tab w:val="left" w:pos="273"/>
              </w:tabs>
              <w:spacing w:line="276" w:lineRule="auto"/>
              <w:rPr>
                <w:rFonts w:cstheme="minorHAnsi"/>
              </w:rPr>
            </w:pPr>
          </w:p>
          <w:p w14:paraId="0CD175AB" w14:textId="0D7752F6" w:rsidR="00C06893" w:rsidRDefault="00C06893" w:rsidP="00EB14BE">
            <w:pPr>
              <w:tabs>
                <w:tab w:val="left" w:pos="273"/>
              </w:tabs>
              <w:spacing w:line="276" w:lineRule="auto"/>
              <w:rPr>
                <w:rFonts w:cstheme="minorHAnsi"/>
              </w:rPr>
            </w:pPr>
            <w:r w:rsidRPr="004A79D4">
              <w:rPr>
                <w:rFonts w:cstheme="minorHAnsi"/>
              </w:rPr>
              <w:t xml:space="preserve">Die Ergebnisse der Recherche </w:t>
            </w:r>
            <w:r>
              <w:rPr>
                <w:rFonts w:cstheme="minorHAnsi"/>
              </w:rPr>
              <w:t xml:space="preserve">können unter </w:t>
            </w:r>
            <w:hyperlink r:id="rId30" w:history="1">
              <w:r w:rsidR="008332AA" w:rsidRPr="00F43120">
                <w:rPr>
                  <w:rStyle w:val="Hyperlink"/>
                  <w:rFonts w:cstheme="minorHAnsi"/>
                </w:rPr>
                <w:t>www.taskcards.de</w:t>
              </w:r>
            </w:hyperlink>
            <w:r w:rsidR="008332AA">
              <w:rPr>
                <w:rFonts w:cstheme="minorHAnsi"/>
              </w:rPr>
              <w:t xml:space="preserve"> </w:t>
            </w:r>
            <w:r>
              <w:rPr>
                <w:rFonts w:cstheme="minorHAnsi"/>
              </w:rPr>
              <w:t>vorgestellt werden.</w:t>
            </w:r>
          </w:p>
          <w:p w14:paraId="5A9BE05D" w14:textId="77777777" w:rsidR="00C06893" w:rsidRPr="006E3172" w:rsidRDefault="00C06893" w:rsidP="00EB14BE">
            <w:pPr>
              <w:tabs>
                <w:tab w:val="left" w:pos="273"/>
              </w:tabs>
              <w:spacing w:line="276" w:lineRule="auto"/>
              <w:rPr>
                <w:rFonts w:cstheme="minorHAnsi"/>
              </w:rPr>
            </w:pPr>
            <w:r w:rsidRPr="00587FD4">
              <w:rPr>
                <w:rFonts w:cstheme="minorHAnsi"/>
                <w:highlight w:val="yellow"/>
              </w:rPr>
              <w:t>((Link zu https://www.taskcards.de/#/board/a216f34b-2dba-47f4-8122-86000003b143?token=53571be2-0b45-4c92-8565-6a8b45c1978d))</w:t>
            </w:r>
          </w:p>
          <w:p w14:paraId="28FB25F2" w14:textId="7743C08E" w:rsidR="00C06893" w:rsidRPr="006E3172" w:rsidRDefault="006E3172" w:rsidP="00EB14BE">
            <w:pPr>
              <w:tabs>
                <w:tab w:val="left" w:pos="273"/>
              </w:tabs>
              <w:spacing w:line="276" w:lineRule="auto"/>
              <w:rPr>
                <w:rFonts w:cstheme="minorHAnsi"/>
              </w:rPr>
            </w:pPr>
            <w:r w:rsidRPr="006E3172">
              <w:rPr>
                <w:rFonts w:cstheme="minorHAnsi"/>
              </w:rPr>
              <w:t xml:space="preserve">Für den Vollzugriff, siehe unter </w:t>
            </w:r>
            <w:hyperlink r:id="rId31" w:history="1">
              <w:r w:rsidRPr="00907B9A">
                <w:rPr>
                  <w:rStyle w:val="Hyperlink"/>
                  <w:rFonts w:cstheme="minorHAnsi"/>
                </w:rPr>
                <w:t>www.taskcards.de</w:t>
              </w:r>
            </w:hyperlink>
            <w:r>
              <w:rPr>
                <w:rFonts w:cstheme="minorHAnsi"/>
              </w:rPr>
              <w:t xml:space="preserve"> </w:t>
            </w:r>
            <w:r w:rsidRPr="006E3172">
              <w:rPr>
                <w:rFonts w:cstheme="minorHAnsi"/>
                <w:highlight w:val="yellow"/>
              </w:rPr>
              <w:t>((Link zu https://www.taskcards.de/#/board/a216f34b-2dba-47f4-8122-86000003b143?token=0997d994-234b-4094-bdd0-9942ae65ddcb))</w:t>
            </w:r>
          </w:p>
          <w:p w14:paraId="44CB20B0" w14:textId="77777777" w:rsidR="006E3172" w:rsidRPr="006E3172" w:rsidRDefault="006E3172" w:rsidP="00EB14BE">
            <w:pPr>
              <w:tabs>
                <w:tab w:val="left" w:pos="273"/>
              </w:tabs>
              <w:spacing w:line="276" w:lineRule="auto"/>
              <w:rPr>
                <w:rFonts w:cstheme="minorHAnsi"/>
              </w:rPr>
            </w:pPr>
          </w:p>
          <w:p w14:paraId="45EB7B1F" w14:textId="14D05CE5" w:rsidR="00C06893" w:rsidRPr="00711B41" w:rsidRDefault="00C06893" w:rsidP="00EB14BE">
            <w:pPr>
              <w:tabs>
                <w:tab w:val="left" w:pos="273"/>
              </w:tabs>
              <w:spacing w:line="276" w:lineRule="auto"/>
              <w:rPr>
                <w:rFonts w:cstheme="minorHAnsi"/>
              </w:rPr>
            </w:pPr>
            <w:r w:rsidRPr="001D4FF6">
              <w:rPr>
                <w:rFonts w:cstheme="minorHAnsi"/>
                <w:b/>
                <w:bCs/>
              </w:rPr>
              <w:t>Tipp:</w:t>
            </w:r>
            <w:r w:rsidRPr="00711B41">
              <w:rPr>
                <w:rFonts w:cstheme="minorHAnsi"/>
              </w:rPr>
              <w:t xml:space="preserve"> Falls die Lernenden anfänglich keine </w:t>
            </w:r>
            <w:r w:rsidR="009A046F">
              <w:rPr>
                <w:rFonts w:cstheme="minorHAnsi"/>
              </w:rPr>
              <w:t>passenden</w:t>
            </w:r>
            <w:r w:rsidRPr="00711B41">
              <w:rPr>
                <w:rFonts w:cstheme="minorHAnsi"/>
              </w:rPr>
              <w:t xml:space="preserve"> Ergebnisse finden, kann man ihnen mit folgenden Vorschlägen für Suchbegriffe weiterhelfen: Entspannungs</w:t>
            </w:r>
            <w:r>
              <w:rPr>
                <w:rFonts w:cstheme="minorHAnsi"/>
              </w:rPr>
              <w:t>a</w:t>
            </w:r>
            <w:r w:rsidRPr="00711B41">
              <w:rPr>
                <w:rFonts w:cstheme="minorHAnsi"/>
              </w:rPr>
              <w:t xml:space="preserve">pps, Entspannungsübungen am </w:t>
            </w:r>
            <w:r w:rsidR="008D0BE1" w:rsidRPr="008D0BE1">
              <w:rPr>
                <w:rFonts w:cstheme="minorHAnsi"/>
              </w:rPr>
              <w:t>Schreibtisch</w:t>
            </w:r>
            <w:r w:rsidR="008D0BE1">
              <w:rPr>
                <w:rFonts w:cstheme="minorHAnsi"/>
              </w:rPr>
              <w:t xml:space="preserve">, </w:t>
            </w:r>
            <w:r w:rsidRPr="00711B41">
              <w:rPr>
                <w:rFonts w:cstheme="minorHAnsi"/>
              </w:rPr>
              <w:t>Projektmanagement</w:t>
            </w:r>
            <w:r>
              <w:rPr>
                <w:rFonts w:cstheme="minorHAnsi"/>
              </w:rPr>
              <w:t>a</w:t>
            </w:r>
            <w:r w:rsidRPr="00711B41">
              <w:rPr>
                <w:rFonts w:cstheme="minorHAnsi"/>
              </w:rPr>
              <w:t>pps, Resilienz</w:t>
            </w:r>
            <w:r>
              <w:rPr>
                <w:rFonts w:cstheme="minorHAnsi"/>
              </w:rPr>
              <w:t>ü</w:t>
            </w:r>
            <w:r w:rsidRPr="00711B41">
              <w:rPr>
                <w:rFonts w:cstheme="minorHAnsi"/>
              </w:rPr>
              <w:t>bungen, Zeitmanagement</w:t>
            </w:r>
            <w:r w:rsidR="009A046F">
              <w:rPr>
                <w:rFonts w:cstheme="minorHAnsi"/>
              </w:rPr>
              <w:t>.</w:t>
            </w:r>
          </w:p>
          <w:p w14:paraId="75DF35AA" w14:textId="77777777" w:rsidR="00C06893" w:rsidRPr="004A79D4" w:rsidRDefault="00C06893" w:rsidP="00EB14BE">
            <w:pPr>
              <w:tabs>
                <w:tab w:val="left" w:pos="273"/>
              </w:tabs>
              <w:spacing w:line="276" w:lineRule="auto"/>
              <w:rPr>
                <w:rFonts w:cstheme="minorHAnsi"/>
              </w:rPr>
            </w:pPr>
          </w:p>
          <w:p w14:paraId="0F1AC00F" w14:textId="77777777" w:rsidR="00C06893" w:rsidRDefault="00C06893" w:rsidP="00EB14BE">
            <w:pPr>
              <w:tabs>
                <w:tab w:val="left" w:pos="273"/>
              </w:tabs>
              <w:spacing w:line="276" w:lineRule="auto"/>
              <w:rPr>
                <w:rFonts w:cstheme="minorHAnsi"/>
              </w:rPr>
            </w:pPr>
            <w:r w:rsidRPr="00890249">
              <w:rPr>
                <w:rFonts w:cstheme="minorHAnsi"/>
                <w:b/>
                <w:bCs/>
              </w:rPr>
              <w:t>Ergebnisse:</w:t>
            </w:r>
            <w:r>
              <w:rPr>
                <w:rFonts w:cstheme="minorHAnsi"/>
                <w:b/>
                <w:bCs/>
              </w:rPr>
              <w:t xml:space="preserve"> </w:t>
            </w:r>
            <w:r w:rsidRPr="00890249">
              <w:rPr>
                <w:rFonts w:cstheme="minorHAnsi"/>
              </w:rPr>
              <w:t xml:space="preserve">eine Auswahl an Apps ist hier aufgelistet. Sie spiegelt nur einen Bruchteil der auf dem Markt befindlichen Tools </w:t>
            </w:r>
            <w:r>
              <w:rPr>
                <w:rFonts w:cstheme="minorHAnsi"/>
              </w:rPr>
              <w:t xml:space="preserve">und Webseiten </w:t>
            </w:r>
            <w:r w:rsidRPr="00890249">
              <w:rPr>
                <w:rFonts w:cstheme="minorHAnsi"/>
              </w:rPr>
              <w:t>wider.</w:t>
            </w:r>
            <w:r>
              <w:rPr>
                <w:rFonts w:cstheme="minorHAnsi"/>
              </w:rPr>
              <w:t xml:space="preserve"> Dies gilt es bei den Ergebnissen der Lernenden zu beachten.</w:t>
            </w:r>
          </w:p>
          <w:p w14:paraId="724C2B52" w14:textId="67036D6F" w:rsidR="009A046F" w:rsidRPr="009A046F" w:rsidRDefault="009A046F" w:rsidP="00EB14BE">
            <w:pPr>
              <w:tabs>
                <w:tab w:val="left" w:pos="273"/>
              </w:tabs>
              <w:spacing w:line="276" w:lineRule="auto"/>
              <w:rPr>
                <w:rFonts w:cstheme="minorHAnsi"/>
                <w:b/>
                <w:bCs/>
              </w:rPr>
            </w:pPr>
            <w:r w:rsidRPr="009A046F">
              <w:rPr>
                <w:rFonts w:cstheme="minorHAnsi"/>
                <w:b/>
                <w:bCs/>
              </w:rPr>
              <w:t>Vorschläge:</w:t>
            </w:r>
          </w:p>
          <w:p w14:paraId="1046B853" w14:textId="1E6E57A6" w:rsidR="00C06893" w:rsidRPr="009A046F" w:rsidRDefault="00C06893" w:rsidP="009A046F">
            <w:pPr>
              <w:pStyle w:val="Listenabsatz"/>
              <w:numPr>
                <w:ilvl w:val="0"/>
                <w:numId w:val="28"/>
              </w:numPr>
              <w:tabs>
                <w:tab w:val="left" w:pos="273"/>
              </w:tabs>
              <w:spacing w:line="276" w:lineRule="auto"/>
              <w:rPr>
                <w:rStyle w:val="fontstyle01"/>
                <w:lang w:val="en-US"/>
              </w:rPr>
            </w:pPr>
            <w:r w:rsidRPr="009A046F">
              <w:rPr>
                <w:rFonts w:cstheme="minorHAnsi"/>
                <w:b/>
                <w:bCs/>
                <w:lang w:val="en-US"/>
              </w:rPr>
              <w:t xml:space="preserve">Aufgabenmanagement: </w:t>
            </w:r>
            <w:r w:rsidRPr="009A046F">
              <w:rPr>
                <w:rStyle w:val="fontstyle01"/>
                <w:lang w:val="en-US"/>
              </w:rPr>
              <w:t xml:space="preserve">TickTick, Todoist, Google Tasks, Microsoft </w:t>
            </w:r>
            <w:proofErr w:type="gramStart"/>
            <w:r w:rsidRPr="009A046F">
              <w:rPr>
                <w:rStyle w:val="fontstyle01"/>
                <w:lang w:val="en-US"/>
              </w:rPr>
              <w:t>To</w:t>
            </w:r>
            <w:proofErr w:type="gramEnd"/>
            <w:r w:rsidRPr="009A046F">
              <w:rPr>
                <w:rStyle w:val="fontstyle01"/>
                <w:lang w:val="en-US"/>
              </w:rPr>
              <w:t xml:space="preserve"> Do, Forest, Focus Keeper, TomatoTimer, Kanban Apps</w:t>
            </w:r>
          </w:p>
          <w:p w14:paraId="0419F676" w14:textId="53B2F78C" w:rsidR="00C06893" w:rsidRPr="004200FE" w:rsidRDefault="00C06893" w:rsidP="009A046F">
            <w:pPr>
              <w:tabs>
                <w:tab w:val="left" w:pos="273"/>
              </w:tabs>
              <w:spacing w:line="276" w:lineRule="auto"/>
              <w:ind w:left="739"/>
              <w:rPr>
                <w:rStyle w:val="fontstyle01"/>
              </w:rPr>
            </w:pPr>
            <w:r w:rsidRPr="004200FE">
              <w:rPr>
                <w:rStyle w:val="fontstyle01"/>
              </w:rPr>
              <w:lastRenderedPageBreak/>
              <w:t>Diese und ähnliche Apps hel</w:t>
            </w:r>
            <w:r>
              <w:rPr>
                <w:rStyle w:val="fontstyle01"/>
              </w:rPr>
              <w:t>fen dabei, Struktur in die vielen täglichen Aufgaben und Projekte zu bringen. Viele der Apps sind plattformübergreifend und somit immer verfügbar. So lassen sich schulische</w:t>
            </w:r>
            <w:r w:rsidR="009A046F">
              <w:rPr>
                <w:rStyle w:val="fontstyle01"/>
              </w:rPr>
              <w:t xml:space="preserve">, </w:t>
            </w:r>
            <w:r>
              <w:rPr>
                <w:rStyle w:val="fontstyle01"/>
              </w:rPr>
              <w:t xml:space="preserve">private </w:t>
            </w:r>
            <w:r w:rsidR="009A046F">
              <w:rPr>
                <w:rStyle w:val="fontstyle01"/>
              </w:rPr>
              <w:t xml:space="preserve">und berufliche </w:t>
            </w:r>
            <w:r>
              <w:rPr>
                <w:rStyle w:val="fontstyle01"/>
              </w:rPr>
              <w:t xml:space="preserve">Aufgaben strukturiert darstellen. </w:t>
            </w:r>
            <w:r w:rsidRPr="00FF6C55">
              <w:rPr>
                <w:rStyle w:val="fontstyle01"/>
              </w:rPr>
              <w:t>E</w:t>
            </w:r>
            <w:r w:rsidRPr="004200FE">
              <w:rPr>
                <w:rStyle w:val="fontstyle01"/>
              </w:rPr>
              <w:t xml:space="preserve">ine andere Gruppe </w:t>
            </w:r>
            <w:r w:rsidR="008D0BE1">
              <w:rPr>
                <w:rStyle w:val="fontstyle01"/>
              </w:rPr>
              <w:t xml:space="preserve">von </w:t>
            </w:r>
            <w:r w:rsidRPr="004200FE">
              <w:rPr>
                <w:rStyle w:val="fontstyle01"/>
              </w:rPr>
              <w:t>Apps im Bereich Aufgabenmanagement fokussiert sich a</w:t>
            </w:r>
            <w:r>
              <w:rPr>
                <w:rStyle w:val="fontstyle01"/>
              </w:rPr>
              <w:t>uf das Zeitmanagement zum Erledigen von Aufgaben und fördert die Motivation, Aufgaben anzugehen.</w:t>
            </w:r>
          </w:p>
          <w:p w14:paraId="215F1597" w14:textId="2E7C1964" w:rsidR="009A046F" w:rsidRDefault="00C06893" w:rsidP="00EB14BE">
            <w:pPr>
              <w:pStyle w:val="Listenabsatz"/>
              <w:numPr>
                <w:ilvl w:val="0"/>
                <w:numId w:val="28"/>
              </w:numPr>
              <w:tabs>
                <w:tab w:val="left" w:pos="273"/>
              </w:tabs>
              <w:spacing w:line="276" w:lineRule="auto"/>
              <w:rPr>
                <w:rStyle w:val="fontstyle01"/>
                <w:lang w:val="en-US"/>
              </w:rPr>
            </w:pPr>
            <w:r w:rsidRPr="009A046F">
              <w:rPr>
                <w:rStyle w:val="fontstyle01"/>
                <w:b/>
                <w:bCs/>
                <w:lang w:val="en-US"/>
              </w:rPr>
              <w:t xml:space="preserve">Stressmanagement/Achtsamkeit: </w:t>
            </w:r>
            <w:r w:rsidRPr="009A046F">
              <w:rPr>
                <w:rStyle w:val="fontstyle01"/>
                <w:lang w:val="en-US"/>
              </w:rPr>
              <w:t>Calm, 7Mind</w:t>
            </w:r>
            <w:r w:rsidR="00B3409D">
              <w:rPr>
                <w:rStyle w:val="fontstyle01"/>
                <w:lang w:val="en-US"/>
              </w:rPr>
              <w:t>@School</w:t>
            </w:r>
            <w:r w:rsidRPr="009A046F">
              <w:rPr>
                <w:rStyle w:val="fontstyle01"/>
                <w:lang w:val="en-US"/>
              </w:rPr>
              <w:t>, The Mindfulness App, Endel, Pacer, PMR, Daily Yoga</w:t>
            </w:r>
          </w:p>
          <w:p w14:paraId="662570D4" w14:textId="3E6B3A9A" w:rsidR="00C06893" w:rsidRDefault="00C06893" w:rsidP="009A046F">
            <w:pPr>
              <w:pStyle w:val="Listenabsatz"/>
              <w:tabs>
                <w:tab w:val="left" w:pos="273"/>
              </w:tabs>
              <w:spacing w:line="276" w:lineRule="auto"/>
              <w:rPr>
                <w:rStyle w:val="fontstyle01"/>
              </w:rPr>
            </w:pPr>
            <w:r w:rsidRPr="004200FE">
              <w:rPr>
                <w:rStyle w:val="fontstyle01"/>
              </w:rPr>
              <w:t xml:space="preserve">Apps in diesen Kategorien </w:t>
            </w:r>
            <w:r>
              <w:rPr>
                <w:rStyle w:val="fontstyle01"/>
              </w:rPr>
              <w:t xml:space="preserve">bieten Entspannungstechniken bzw. </w:t>
            </w:r>
            <w:r w:rsidR="006E3172">
              <w:rPr>
                <w:rStyle w:val="fontstyle01"/>
              </w:rPr>
              <w:t>Entspannungs</w:t>
            </w:r>
            <w:r>
              <w:rPr>
                <w:rStyle w:val="fontstyle01"/>
              </w:rPr>
              <w:t>übungen an, die problemlos in den Alltag integriert werden können.</w:t>
            </w:r>
            <w:r w:rsidR="00FF42A1">
              <w:rPr>
                <w:rStyle w:val="fontstyle01"/>
              </w:rPr>
              <w:t xml:space="preserve"> Eine Meditation z. B. zum Thema „Zur Ruhe kommen“ kann durchgeführt werden.</w:t>
            </w:r>
          </w:p>
          <w:p w14:paraId="30DB6875" w14:textId="77777777" w:rsidR="00466E46" w:rsidRPr="00466E46" w:rsidRDefault="00466E46" w:rsidP="00466E46">
            <w:pPr>
              <w:rPr>
                <w:rFonts w:cstheme="minorHAnsi"/>
                <w:highlight w:val="yellow"/>
              </w:rPr>
            </w:pPr>
            <w:r w:rsidRPr="00466E46">
              <w:rPr>
                <w:rFonts w:cstheme="minorHAnsi"/>
                <w:highlight w:val="yellow"/>
              </w:rPr>
              <w:t>((Platzhalter für Inhalte 7Mind@School</w:t>
            </w:r>
          </w:p>
          <w:p w14:paraId="6C432F10" w14:textId="77777777" w:rsidR="00466E46" w:rsidRPr="00466E46" w:rsidRDefault="00466E46" w:rsidP="00466E46">
            <w:pPr>
              <w:rPr>
                <w:rFonts w:cstheme="minorHAnsi"/>
                <w:highlight w:val="yellow"/>
              </w:rPr>
            </w:pPr>
            <w:r w:rsidRPr="00466E46">
              <w:rPr>
                <w:rFonts w:cstheme="minorHAnsi"/>
                <w:highlight w:val="yellow"/>
              </w:rPr>
              <w:t>Xx</w:t>
            </w:r>
          </w:p>
          <w:p w14:paraId="68715B7E" w14:textId="77777777" w:rsidR="00466E46" w:rsidRPr="00F00D4B" w:rsidRDefault="00466E46" w:rsidP="00466E46">
            <w:pPr>
              <w:rPr>
                <w:rFonts w:cstheme="minorHAnsi"/>
              </w:rPr>
            </w:pPr>
            <w:r w:rsidRPr="00466E46">
              <w:rPr>
                <w:rFonts w:cstheme="minorHAnsi"/>
                <w:highlight w:val="yellow"/>
              </w:rPr>
              <w:t>xx))</w:t>
            </w:r>
          </w:p>
          <w:p w14:paraId="45664FC1" w14:textId="77777777" w:rsidR="00C06893" w:rsidRDefault="00C06893" w:rsidP="00EB14BE">
            <w:pPr>
              <w:tabs>
                <w:tab w:val="left" w:pos="273"/>
              </w:tabs>
              <w:spacing w:line="276" w:lineRule="auto"/>
              <w:rPr>
                <w:rStyle w:val="fontstyle01"/>
              </w:rPr>
            </w:pPr>
          </w:p>
          <w:p w14:paraId="6716255A" w14:textId="36CC3DEC" w:rsidR="009A046F" w:rsidRDefault="00C06893" w:rsidP="00EB14BE">
            <w:pPr>
              <w:tabs>
                <w:tab w:val="left" w:pos="273"/>
              </w:tabs>
              <w:spacing w:line="276" w:lineRule="auto"/>
              <w:rPr>
                <w:rStyle w:val="fontstyle01"/>
              </w:rPr>
            </w:pPr>
            <w:r>
              <w:rPr>
                <w:rStyle w:val="fontstyle01"/>
              </w:rPr>
              <w:t xml:space="preserve">Bei der Bewertung der Apps soll der Funktionsumfang berücksichtigt werden und wie relevant die Funktionen für den persönlichen Bedarf sind. </w:t>
            </w:r>
            <w:r w:rsidR="009A046F">
              <w:rPr>
                <w:rStyle w:val="fontstyle01"/>
              </w:rPr>
              <w:t>Wichtige Fragen vor der Nutzung sind:</w:t>
            </w:r>
          </w:p>
          <w:p w14:paraId="38FE27FC" w14:textId="179F79B7" w:rsidR="009A046F" w:rsidRDefault="00C06893" w:rsidP="00EB14BE">
            <w:pPr>
              <w:pStyle w:val="Listenabsatz"/>
              <w:numPr>
                <w:ilvl w:val="0"/>
                <w:numId w:val="28"/>
              </w:numPr>
              <w:tabs>
                <w:tab w:val="left" w:pos="273"/>
              </w:tabs>
              <w:spacing w:line="276" w:lineRule="auto"/>
              <w:rPr>
                <w:rStyle w:val="fontstyle01"/>
              </w:rPr>
            </w:pPr>
            <w:r>
              <w:rPr>
                <w:rStyle w:val="fontstyle01"/>
              </w:rPr>
              <w:t>Welche Apps decken sich am besten mit meinem Bedarf (lieber To</w:t>
            </w:r>
            <w:r w:rsidR="009A046F">
              <w:rPr>
                <w:rStyle w:val="fontstyle01"/>
              </w:rPr>
              <w:t>-Do-</w:t>
            </w:r>
            <w:r>
              <w:rPr>
                <w:rStyle w:val="fontstyle01"/>
              </w:rPr>
              <w:t>Liste</w:t>
            </w:r>
            <w:r w:rsidR="009A046F">
              <w:rPr>
                <w:rStyle w:val="fontstyle01"/>
              </w:rPr>
              <w:t>n</w:t>
            </w:r>
            <w:r>
              <w:rPr>
                <w:rStyle w:val="fontstyle01"/>
              </w:rPr>
              <w:t xml:space="preserve"> oder umfangreiches Aufgabenmanagement mit Kalender, Unteraufgaben und Erinnerungsfunktionen</w:t>
            </w:r>
            <w:r w:rsidR="009A046F">
              <w:rPr>
                <w:rStyle w:val="fontstyle01"/>
              </w:rPr>
              <w:t>)?</w:t>
            </w:r>
          </w:p>
          <w:p w14:paraId="17270B2D" w14:textId="4597F95A" w:rsidR="009A046F" w:rsidRDefault="009A046F" w:rsidP="009A046F">
            <w:pPr>
              <w:pStyle w:val="Listenabsatz"/>
              <w:numPr>
                <w:ilvl w:val="0"/>
                <w:numId w:val="28"/>
              </w:numPr>
              <w:tabs>
                <w:tab w:val="left" w:pos="273"/>
              </w:tabs>
              <w:spacing w:line="276" w:lineRule="auto"/>
              <w:rPr>
                <w:rStyle w:val="fontstyle01"/>
              </w:rPr>
            </w:pPr>
            <w:r>
              <w:rPr>
                <w:rStyle w:val="fontstyle01"/>
              </w:rPr>
              <w:t xml:space="preserve">Welche Apps </w:t>
            </w:r>
            <w:r w:rsidR="000B4342">
              <w:rPr>
                <w:rStyle w:val="fontstyle01"/>
              </w:rPr>
              <w:t>passen zu</w:t>
            </w:r>
            <w:r>
              <w:rPr>
                <w:rStyle w:val="fontstyle01"/>
              </w:rPr>
              <w:t xml:space="preserve"> meinen Neigungen (eher Yoga oder Phantasiereise</w:t>
            </w:r>
            <w:r w:rsidR="000B4342">
              <w:rPr>
                <w:rStyle w:val="fontstyle01"/>
              </w:rPr>
              <w:t>)?</w:t>
            </w:r>
          </w:p>
          <w:p w14:paraId="4BF5299D" w14:textId="77777777" w:rsidR="009A046F" w:rsidRDefault="009A046F" w:rsidP="00EB14BE">
            <w:pPr>
              <w:pStyle w:val="Listenabsatz"/>
              <w:numPr>
                <w:ilvl w:val="0"/>
                <w:numId w:val="28"/>
              </w:numPr>
              <w:tabs>
                <w:tab w:val="left" w:pos="273"/>
              </w:tabs>
              <w:spacing w:line="276" w:lineRule="auto"/>
              <w:rPr>
                <w:rStyle w:val="fontstyle01"/>
              </w:rPr>
            </w:pPr>
            <w:r>
              <w:rPr>
                <w:rStyle w:val="fontstyle01"/>
              </w:rPr>
              <w:t>Sind die Apps DSGVO-konform?</w:t>
            </w:r>
          </w:p>
          <w:p w14:paraId="5B6AEA4D" w14:textId="380FA205" w:rsidR="009A046F" w:rsidRDefault="009A046F" w:rsidP="00EB14BE">
            <w:pPr>
              <w:pStyle w:val="Listenabsatz"/>
              <w:numPr>
                <w:ilvl w:val="0"/>
                <w:numId w:val="28"/>
              </w:numPr>
              <w:tabs>
                <w:tab w:val="left" w:pos="273"/>
              </w:tabs>
              <w:spacing w:line="276" w:lineRule="auto"/>
              <w:rPr>
                <w:rStyle w:val="fontstyle01"/>
              </w:rPr>
            </w:pPr>
            <w:r>
              <w:rPr>
                <w:rStyle w:val="fontstyle01"/>
              </w:rPr>
              <w:t xml:space="preserve">Wie gehen </w:t>
            </w:r>
            <w:r w:rsidR="00813EC7">
              <w:rPr>
                <w:rStyle w:val="fontstyle01"/>
              </w:rPr>
              <w:t xml:space="preserve">die Apps </w:t>
            </w:r>
            <w:r>
              <w:rPr>
                <w:rStyle w:val="fontstyle01"/>
              </w:rPr>
              <w:t>mit dem</w:t>
            </w:r>
            <w:r w:rsidR="00C06893">
              <w:rPr>
                <w:rStyle w:val="fontstyle01"/>
              </w:rPr>
              <w:t xml:space="preserve"> Datenschutz </w:t>
            </w:r>
            <w:r>
              <w:rPr>
                <w:rStyle w:val="fontstyle01"/>
              </w:rPr>
              <w:t>um?</w:t>
            </w:r>
          </w:p>
          <w:p w14:paraId="010E77AF" w14:textId="4AC75BD4" w:rsidR="00C06893" w:rsidRPr="004200FE" w:rsidRDefault="009A046F" w:rsidP="009A046F">
            <w:pPr>
              <w:pStyle w:val="Listenabsatz"/>
              <w:numPr>
                <w:ilvl w:val="0"/>
                <w:numId w:val="28"/>
              </w:numPr>
              <w:tabs>
                <w:tab w:val="left" w:pos="273"/>
              </w:tabs>
              <w:spacing w:line="276" w:lineRule="auto"/>
              <w:rPr>
                <w:rStyle w:val="fontstyle01"/>
              </w:rPr>
            </w:pPr>
            <w:r>
              <w:rPr>
                <w:rStyle w:val="fontstyle01"/>
              </w:rPr>
              <w:t xml:space="preserve">Sind </w:t>
            </w:r>
            <w:r w:rsidR="00813EC7">
              <w:rPr>
                <w:rStyle w:val="fontstyle01"/>
              </w:rPr>
              <w:t xml:space="preserve">die Apps </w:t>
            </w:r>
            <w:r>
              <w:rPr>
                <w:rStyle w:val="fontstyle01"/>
              </w:rPr>
              <w:t>kostenpflichtig?</w:t>
            </w:r>
          </w:p>
          <w:p w14:paraId="23121C83" w14:textId="77777777" w:rsidR="00C06893" w:rsidRDefault="00C06893" w:rsidP="00EB14BE">
            <w:pPr>
              <w:tabs>
                <w:tab w:val="left" w:pos="273"/>
              </w:tabs>
              <w:spacing w:line="276" w:lineRule="auto"/>
              <w:rPr>
                <w:rStyle w:val="fontstyle01"/>
              </w:rPr>
            </w:pPr>
          </w:p>
          <w:p w14:paraId="08DCA051" w14:textId="77777777" w:rsidR="00C06893" w:rsidRPr="000B0B32" w:rsidRDefault="00C06893" w:rsidP="00EB14BE">
            <w:pPr>
              <w:tabs>
                <w:tab w:val="left" w:pos="273"/>
              </w:tabs>
              <w:spacing w:line="276" w:lineRule="auto"/>
              <w:rPr>
                <w:rFonts w:cstheme="minorHAnsi"/>
                <w:b/>
                <w:bCs/>
                <w:sz w:val="26"/>
                <w:szCs w:val="26"/>
              </w:rPr>
            </w:pPr>
            <w:r w:rsidRPr="000B0B32">
              <w:rPr>
                <w:rFonts w:cstheme="minorHAnsi"/>
                <w:b/>
                <w:bCs/>
                <w:sz w:val="26"/>
                <w:szCs w:val="26"/>
              </w:rPr>
              <w:t>Produktion</w:t>
            </w:r>
          </w:p>
          <w:p w14:paraId="12FEF06C" w14:textId="77777777" w:rsidR="00C06893" w:rsidRPr="00A7767F" w:rsidRDefault="00C06893" w:rsidP="00EB14BE">
            <w:pPr>
              <w:tabs>
                <w:tab w:val="left" w:pos="273"/>
                <w:tab w:val="left" w:pos="2441"/>
                <w:tab w:val="left" w:pos="2880"/>
              </w:tabs>
              <w:spacing w:line="276" w:lineRule="auto"/>
              <w:rPr>
                <w:rFonts w:cstheme="minorHAnsi"/>
                <w:b/>
                <w:bCs/>
              </w:rPr>
            </w:pPr>
            <w:r w:rsidRPr="00A7767F">
              <w:rPr>
                <w:rFonts w:cstheme="minorHAnsi"/>
                <w:b/>
                <w:bCs/>
              </w:rPr>
              <w:t>Wie kann eine Optimierung des Lernortes und des Lernens aussehen?</w:t>
            </w:r>
          </w:p>
          <w:p w14:paraId="595A28C6" w14:textId="2E0C1D55" w:rsidR="00C06893" w:rsidRDefault="00C06893" w:rsidP="00EB14BE">
            <w:pPr>
              <w:tabs>
                <w:tab w:val="left" w:pos="273"/>
                <w:tab w:val="left" w:pos="2441"/>
                <w:tab w:val="left" w:pos="2880"/>
              </w:tabs>
              <w:spacing w:line="276" w:lineRule="auto"/>
              <w:rPr>
                <w:rFonts w:cstheme="minorHAnsi"/>
              </w:rPr>
            </w:pPr>
            <w:r>
              <w:rPr>
                <w:rFonts w:cstheme="minorHAnsi"/>
              </w:rPr>
              <w:t xml:space="preserve">Mit </w:t>
            </w:r>
            <w:r w:rsidR="00666DE5">
              <w:rPr>
                <w:rFonts w:cstheme="minorHAnsi"/>
              </w:rPr>
              <w:t>der Think-Pair-(Square)-Share</w:t>
            </w:r>
            <w:r w:rsidR="00C60784">
              <w:rPr>
                <w:rFonts w:cstheme="minorHAnsi"/>
              </w:rPr>
              <w:t>-</w:t>
            </w:r>
            <w:r>
              <w:rPr>
                <w:rFonts w:cstheme="minorHAnsi"/>
              </w:rPr>
              <w:t xml:space="preserve">Methode überlegen sich die Lernenden konkrete, einfach zu integrierende Vorschläge </w:t>
            </w:r>
            <w:r w:rsidR="000B4342">
              <w:rPr>
                <w:rFonts w:cstheme="minorHAnsi"/>
              </w:rPr>
              <w:t>zur Optimierung ihres Lernortes</w:t>
            </w:r>
            <w:r>
              <w:rPr>
                <w:rFonts w:cstheme="minorHAnsi"/>
              </w:rPr>
              <w:t xml:space="preserve"> für ihren eigenen Alltag. Der Fokus </w:t>
            </w:r>
            <w:r w:rsidR="000B4342">
              <w:rPr>
                <w:rFonts w:cstheme="minorHAnsi"/>
              </w:rPr>
              <w:t>liegt hier</w:t>
            </w:r>
            <w:r>
              <w:rPr>
                <w:rFonts w:cstheme="minorHAnsi"/>
              </w:rPr>
              <w:t xml:space="preserve"> auf leicht umsetzbare</w:t>
            </w:r>
            <w:r w:rsidR="008D0BE1">
              <w:rPr>
                <w:rFonts w:cstheme="minorHAnsi"/>
              </w:rPr>
              <w:t>n</w:t>
            </w:r>
            <w:r>
              <w:rPr>
                <w:rFonts w:cstheme="minorHAnsi"/>
              </w:rPr>
              <w:t xml:space="preserve"> erste</w:t>
            </w:r>
            <w:r w:rsidR="008D0BE1">
              <w:rPr>
                <w:rFonts w:cstheme="minorHAnsi"/>
              </w:rPr>
              <w:t>n</w:t>
            </w:r>
            <w:r>
              <w:rPr>
                <w:rFonts w:cstheme="minorHAnsi"/>
              </w:rPr>
              <w:t xml:space="preserve"> Schritte</w:t>
            </w:r>
            <w:r w:rsidR="008D0BE1">
              <w:rPr>
                <w:rFonts w:cstheme="minorHAnsi"/>
              </w:rPr>
              <w:t>n</w:t>
            </w:r>
            <w:r>
              <w:rPr>
                <w:rFonts w:cstheme="minorHAnsi"/>
              </w:rPr>
              <w:t>, um den eigenen Arbeitsplatz gesünder zu gestalten und erste Resilienzstrategien einzuüben.</w:t>
            </w:r>
            <w:r w:rsidR="00786BD0">
              <w:rPr>
                <w:rFonts w:cstheme="minorHAnsi"/>
              </w:rPr>
              <w:t xml:space="preserve"> Inhalte sind in der Einheit ausreichend angesprochen worden und sollen hier umgesetzt werden.</w:t>
            </w:r>
          </w:p>
          <w:p w14:paraId="72DB2BB3" w14:textId="77777777" w:rsidR="00C06893" w:rsidRDefault="00C06893" w:rsidP="00EB14BE">
            <w:pPr>
              <w:tabs>
                <w:tab w:val="left" w:pos="273"/>
                <w:tab w:val="left" w:pos="2441"/>
                <w:tab w:val="left" w:pos="2880"/>
              </w:tabs>
              <w:spacing w:line="276" w:lineRule="auto"/>
              <w:rPr>
                <w:rFonts w:cstheme="minorHAnsi"/>
              </w:rPr>
            </w:pPr>
          </w:p>
          <w:p w14:paraId="5D286C9C" w14:textId="77777777" w:rsidR="00C06893" w:rsidRPr="008663B5" w:rsidRDefault="00C06893" w:rsidP="00EB14BE">
            <w:pPr>
              <w:spacing w:line="276" w:lineRule="auto"/>
              <w:rPr>
                <w:rFonts w:cstheme="minorHAnsi"/>
              </w:rPr>
            </w:pPr>
            <w:r w:rsidRPr="008663B5">
              <w:rPr>
                <w:rFonts w:cstheme="minorHAnsi"/>
              </w:rPr>
              <w:t>Think-Pair-</w:t>
            </w:r>
            <w:r>
              <w:rPr>
                <w:rFonts w:cstheme="minorHAnsi"/>
              </w:rPr>
              <w:t>(</w:t>
            </w:r>
            <w:r w:rsidRPr="008663B5">
              <w:rPr>
                <w:rFonts w:cstheme="minorHAnsi"/>
              </w:rPr>
              <w:t>Square</w:t>
            </w:r>
            <w:r>
              <w:rPr>
                <w:rFonts w:cstheme="minorHAnsi"/>
              </w:rPr>
              <w:t>)</w:t>
            </w:r>
            <w:r w:rsidRPr="008663B5">
              <w:rPr>
                <w:rFonts w:cstheme="minorHAnsi"/>
              </w:rPr>
              <w:t>-Share (mit ungefähren Zeitangaben)</w:t>
            </w:r>
          </w:p>
          <w:p w14:paraId="72DB7CCD" w14:textId="77777777" w:rsidR="00C06893" w:rsidRPr="008663B5" w:rsidRDefault="00C06893" w:rsidP="00EB14BE">
            <w:pPr>
              <w:spacing w:line="276" w:lineRule="auto"/>
              <w:rPr>
                <w:rFonts w:cstheme="minorHAnsi"/>
              </w:rPr>
            </w:pPr>
            <w:r w:rsidRPr="008663B5">
              <w:rPr>
                <w:rFonts w:cstheme="minorHAnsi"/>
              </w:rPr>
              <w:t xml:space="preserve">Think: Einzelarbeit mit Notizen (3 </w:t>
            </w:r>
            <w:r>
              <w:rPr>
                <w:rFonts w:cstheme="minorHAnsi"/>
              </w:rPr>
              <w:t>Min.</w:t>
            </w:r>
            <w:r w:rsidRPr="008663B5">
              <w:rPr>
                <w:rFonts w:cstheme="minorHAnsi"/>
              </w:rPr>
              <w:t>)</w:t>
            </w:r>
          </w:p>
          <w:p w14:paraId="694FC665" w14:textId="3DF23CC9" w:rsidR="00C06893" w:rsidRPr="008663B5" w:rsidRDefault="00C06893" w:rsidP="00EB14BE">
            <w:pPr>
              <w:spacing w:line="276" w:lineRule="auto"/>
              <w:rPr>
                <w:rFonts w:cstheme="minorHAnsi"/>
              </w:rPr>
            </w:pPr>
            <w:r w:rsidRPr="008663B5">
              <w:rPr>
                <w:rFonts w:cstheme="minorHAnsi"/>
              </w:rPr>
              <w:t xml:space="preserve">Pair: Notizen </w:t>
            </w:r>
            <w:commentRangeStart w:id="71"/>
            <w:r w:rsidRPr="008663B5">
              <w:rPr>
                <w:rFonts w:cstheme="minorHAnsi"/>
              </w:rPr>
              <w:t xml:space="preserve">werden in </w:t>
            </w:r>
            <w:r>
              <w:rPr>
                <w:rFonts w:cstheme="minorHAnsi"/>
              </w:rPr>
              <w:t>Gruppen</w:t>
            </w:r>
            <w:r w:rsidRPr="008663B5">
              <w:rPr>
                <w:rFonts w:cstheme="minorHAnsi"/>
              </w:rPr>
              <w:t xml:space="preserve"> </w:t>
            </w:r>
            <w:r w:rsidR="006B6F38">
              <w:rPr>
                <w:rFonts w:cstheme="minorHAnsi"/>
              </w:rPr>
              <w:t xml:space="preserve">(zwei Personen) </w:t>
            </w:r>
            <w:r>
              <w:rPr>
                <w:rFonts w:cstheme="minorHAnsi"/>
              </w:rPr>
              <w:t>aus</w:t>
            </w:r>
            <w:r w:rsidRPr="008663B5">
              <w:rPr>
                <w:rFonts w:cstheme="minorHAnsi"/>
              </w:rPr>
              <w:t xml:space="preserve">getauscht und ergänzt (3 </w:t>
            </w:r>
            <w:r>
              <w:rPr>
                <w:rFonts w:cstheme="minorHAnsi"/>
              </w:rPr>
              <w:t>Min.</w:t>
            </w:r>
            <w:r w:rsidRPr="008663B5">
              <w:rPr>
                <w:rFonts w:cstheme="minorHAnsi"/>
              </w:rPr>
              <w:t>)</w:t>
            </w:r>
          </w:p>
          <w:p w14:paraId="347B0FB2" w14:textId="7DCF941B" w:rsidR="00C06893" w:rsidRDefault="00C06893" w:rsidP="00EB14BE">
            <w:pPr>
              <w:spacing w:line="276" w:lineRule="auto"/>
              <w:rPr>
                <w:rFonts w:cstheme="minorHAnsi"/>
              </w:rPr>
            </w:pPr>
            <w:r>
              <w:rPr>
                <w:rFonts w:cstheme="minorHAnsi"/>
              </w:rPr>
              <w:t>(fakultativ Square: zwei Gruppen</w:t>
            </w:r>
            <w:r w:rsidR="00DE36B9">
              <w:rPr>
                <w:rFonts w:cstheme="minorHAnsi"/>
              </w:rPr>
              <w:t xml:space="preserve"> (zwei Personen) </w:t>
            </w:r>
            <w:r>
              <w:rPr>
                <w:rFonts w:cstheme="minorHAnsi"/>
              </w:rPr>
              <w:t xml:space="preserve">tauschen sich in einer </w:t>
            </w:r>
            <w:r w:rsidR="00DE36B9">
              <w:rPr>
                <w:rFonts w:cstheme="minorHAnsi"/>
              </w:rPr>
              <w:t xml:space="preserve">größeren </w:t>
            </w:r>
            <w:r w:rsidR="00760B4B">
              <w:rPr>
                <w:rFonts w:cstheme="minorHAnsi"/>
              </w:rPr>
              <w:t>G</w:t>
            </w:r>
            <w:r>
              <w:rPr>
                <w:rFonts w:cstheme="minorHAnsi"/>
              </w:rPr>
              <w:t xml:space="preserve">ruppe </w:t>
            </w:r>
            <w:r w:rsidR="00DE36B9">
              <w:rPr>
                <w:rFonts w:cstheme="minorHAnsi"/>
              </w:rPr>
              <w:t xml:space="preserve">(vier Personen) </w:t>
            </w:r>
            <w:r>
              <w:rPr>
                <w:rFonts w:cstheme="minorHAnsi"/>
              </w:rPr>
              <w:t>aus (4 Min.)</w:t>
            </w:r>
          </w:p>
          <w:p w14:paraId="7015F4EE" w14:textId="2508112A" w:rsidR="00C06893" w:rsidRDefault="00C06893" w:rsidP="00EB14BE">
            <w:pPr>
              <w:spacing w:line="276" w:lineRule="auto"/>
              <w:rPr>
                <w:rFonts w:cstheme="minorHAnsi"/>
              </w:rPr>
            </w:pPr>
            <w:r w:rsidRPr="008663B5">
              <w:rPr>
                <w:rFonts w:cstheme="minorHAnsi"/>
              </w:rPr>
              <w:t xml:space="preserve">Share: </w:t>
            </w:r>
            <w:r w:rsidRPr="001671C2">
              <w:rPr>
                <w:rFonts w:cstheme="minorHAnsi"/>
              </w:rPr>
              <w:t xml:space="preserve">Eine Vertreterin oder ein Vertreter der </w:t>
            </w:r>
            <w:r w:rsidR="00DE36B9">
              <w:rPr>
                <w:rFonts w:cstheme="minorHAnsi"/>
              </w:rPr>
              <w:t xml:space="preserve">kleinen </w:t>
            </w:r>
            <w:r w:rsidRPr="001671C2">
              <w:rPr>
                <w:rFonts w:cstheme="minorHAnsi"/>
              </w:rPr>
              <w:t xml:space="preserve">Gruppe </w:t>
            </w:r>
            <w:r w:rsidR="00DE36B9">
              <w:rPr>
                <w:rFonts w:cstheme="minorHAnsi"/>
              </w:rPr>
              <w:t xml:space="preserve">(zwei Personen) </w:t>
            </w:r>
            <w:r w:rsidRPr="001671C2">
              <w:rPr>
                <w:rFonts w:cstheme="minorHAnsi"/>
              </w:rPr>
              <w:t>liest das Gruppenergebnis vor</w:t>
            </w:r>
            <w:r w:rsidRPr="001671C2" w:rsidDel="001671C2">
              <w:rPr>
                <w:rFonts w:cstheme="minorHAnsi"/>
              </w:rPr>
              <w:t xml:space="preserve"> </w:t>
            </w:r>
            <w:r w:rsidRPr="008663B5">
              <w:rPr>
                <w:rFonts w:cstheme="minorHAnsi"/>
              </w:rPr>
              <w:t>(pro Gruppe 1–2 Min</w:t>
            </w:r>
            <w:r>
              <w:rPr>
                <w:rFonts w:cstheme="minorHAnsi"/>
              </w:rPr>
              <w:t>.</w:t>
            </w:r>
            <w:r w:rsidRPr="008663B5">
              <w:rPr>
                <w:rFonts w:cstheme="minorHAnsi"/>
              </w:rPr>
              <w:t>)</w:t>
            </w:r>
            <w:r>
              <w:rPr>
                <w:rFonts w:cstheme="minorHAnsi"/>
              </w:rPr>
              <w:t xml:space="preserve"> </w:t>
            </w:r>
            <w:commentRangeEnd w:id="71"/>
            <w:r w:rsidR="00FF42A1">
              <w:rPr>
                <w:rStyle w:val="Kommentarzeichen"/>
              </w:rPr>
              <w:commentReference w:id="71"/>
            </w:r>
          </w:p>
          <w:p w14:paraId="1562436D" w14:textId="77777777" w:rsidR="00C06893" w:rsidRPr="001C1787" w:rsidRDefault="00C06893" w:rsidP="00EB14BE">
            <w:pPr>
              <w:tabs>
                <w:tab w:val="left" w:pos="273"/>
              </w:tabs>
              <w:spacing w:line="276" w:lineRule="auto"/>
              <w:rPr>
                <w:rFonts w:cstheme="minorHAnsi"/>
              </w:rPr>
            </w:pPr>
          </w:p>
          <w:p w14:paraId="3562BB1F" w14:textId="77777777" w:rsidR="00C60784" w:rsidRDefault="00C06893" w:rsidP="00C60784">
            <w:pPr>
              <w:tabs>
                <w:tab w:val="left" w:pos="273"/>
                <w:tab w:val="left" w:pos="2441"/>
                <w:tab w:val="left" w:pos="2880"/>
              </w:tabs>
              <w:spacing w:line="276" w:lineRule="auto"/>
              <w:rPr>
                <w:rFonts w:cstheme="minorHAnsi"/>
              </w:rPr>
            </w:pPr>
            <w:r>
              <w:rPr>
                <w:rFonts w:cstheme="minorHAnsi"/>
              </w:rPr>
              <w:t xml:space="preserve">Wenn es die Zeit erlaubt, kann dazu ein digitaler Aktionsplan für die ganze Klasse </w:t>
            </w:r>
            <w:r w:rsidR="00760B4B">
              <w:rPr>
                <w:rFonts w:cstheme="minorHAnsi"/>
              </w:rPr>
              <w:t xml:space="preserve">oder auch für die Schulhomepage </w:t>
            </w:r>
            <w:r>
              <w:rPr>
                <w:rFonts w:cstheme="minorHAnsi"/>
              </w:rPr>
              <w:t>erstellt werden</w:t>
            </w:r>
            <w:r w:rsidR="00760B4B">
              <w:rPr>
                <w:rFonts w:cstheme="minorHAnsi"/>
              </w:rPr>
              <w:t>.</w:t>
            </w:r>
            <w:r>
              <w:rPr>
                <w:rFonts w:cstheme="minorHAnsi"/>
              </w:rPr>
              <w:t xml:space="preserve"> </w:t>
            </w:r>
            <w:r w:rsidR="00C60784">
              <w:rPr>
                <w:rFonts w:cstheme="minorHAnsi"/>
              </w:rPr>
              <w:t xml:space="preserve">Thema: „Aktionsplan für einen gesunden Lernort“. Die </w:t>
            </w:r>
            <w:r w:rsidR="00C60784" w:rsidRPr="00C60784">
              <w:rPr>
                <w:rFonts w:cstheme="minorHAnsi"/>
              </w:rPr>
              <w:t>Ansprechpartner</w:t>
            </w:r>
            <w:r w:rsidR="00C60784">
              <w:rPr>
                <w:rFonts w:cstheme="minorHAnsi"/>
              </w:rPr>
              <w:t>in oder der Ansprechpartner</w:t>
            </w:r>
            <w:r w:rsidR="00C60784" w:rsidRPr="00C60784">
              <w:rPr>
                <w:rFonts w:cstheme="minorHAnsi"/>
              </w:rPr>
              <w:t xml:space="preserve"> der Schulhomepage </w:t>
            </w:r>
            <w:r w:rsidR="00C60784">
              <w:rPr>
                <w:rFonts w:cstheme="minorHAnsi"/>
              </w:rPr>
              <w:t>kann</w:t>
            </w:r>
            <w:r w:rsidR="00C60784" w:rsidRPr="00C60784">
              <w:rPr>
                <w:rFonts w:cstheme="minorHAnsi"/>
              </w:rPr>
              <w:t xml:space="preserve"> </w:t>
            </w:r>
            <w:r w:rsidR="00C60784">
              <w:rPr>
                <w:rFonts w:cstheme="minorHAnsi"/>
              </w:rPr>
              <w:t xml:space="preserve">in der Regel </w:t>
            </w:r>
            <w:r w:rsidR="00C60784" w:rsidRPr="00C60784">
              <w:rPr>
                <w:rFonts w:cstheme="minorHAnsi"/>
              </w:rPr>
              <w:t>gängige Office</w:t>
            </w:r>
            <w:r w:rsidR="00C60784">
              <w:rPr>
                <w:rFonts w:cstheme="minorHAnsi"/>
              </w:rPr>
              <w:t>-D</w:t>
            </w:r>
            <w:r w:rsidR="00C60784" w:rsidRPr="00C60784">
              <w:rPr>
                <w:rFonts w:cstheme="minorHAnsi"/>
              </w:rPr>
              <w:t>ateien problemlos einpflegen</w:t>
            </w:r>
            <w:r w:rsidR="00C60784">
              <w:rPr>
                <w:rFonts w:cstheme="minorHAnsi"/>
              </w:rPr>
              <w:t>.</w:t>
            </w:r>
          </w:p>
          <w:p w14:paraId="75C174E7" w14:textId="1F8B8EA5" w:rsidR="00C06893" w:rsidRDefault="00C60784" w:rsidP="00EB14BE">
            <w:pPr>
              <w:tabs>
                <w:tab w:val="left" w:pos="273"/>
                <w:tab w:val="left" w:pos="2441"/>
                <w:tab w:val="left" w:pos="2880"/>
              </w:tabs>
              <w:spacing w:line="276" w:lineRule="auto"/>
              <w:rPr>
                <w:rFonts w:cstheme="minorHAnsi"/>
              </w:rPr>
            </w:pPr>
            <w:r>
              <w:rPr>
                <w:rFonts w:cstheme="minorHAnsi"/>
              </w:rPr>
              <w:lastRenderedPageBreak/>
              <w:t>Für den Aktionsplan</w:t>
            </w:r>
            <w:r w:rsidR="00C06893">
              <w:rPr>
                <w:rFonts w:cstheme="minorHAnsi"/>
              </w:rPr>
              <w:t xml:space="preserve"> kann </w:t>
            </w:r>
            <w:r w:rsidR="000B4342">
              <w:rPr>
                <w:rFonts w:cstheme="minorHAnsi"/>
              </w:rPr>
              <w:t xml:space="preserve">eine </w:t>
            </w:r>
            <w:r w:rsidR="00C06893">
              <w:rPr>
                <w:rFonts w:cstheme="minorHAnsi"/>
              </w:rPr>
              <w:t xml:space="preserve">gängige Präsentationssoftware genutzt und </w:t>
            </w:r>
            <w:r w:rsidR="00760B4B">
              <w:rPr>
                <w:rFonts w:cstheme="minorHAnsi"/>
              </w:rPr>
              <w:t xml:space="preserve">das Ergebnis </w:t>
            </w:r>
            <w:r w:rsidR="000B4342">
              <w:rPr>
                <w:rFonts w:cstheme="minorHAnsi"/>
              </w:rPr>
              <w:t xml:space="preserve">anschließend </w:t>
            </w:r>
            <w:r w:rsidR="00C06893">
              <w:rPr>
                <w:rFonts w:cstheme="minorHAnsi"/>
              </w:rPr>
              <w:t xml:space="preserve">über die schulische Lernplattform oder in Zusammenarbeit mit der Homepage-Gruppe </w:t>
            </w:r>
            <w:r w:rsidR="00760B4B">
              <w:rPr>
                <w:rFonts w:cstheme="minorHAnsi"/>
              </w:rPr>
              <w:t xml:space="preserve">verteilt </w:t>
            </w:r>
            <w:r w:rsidR="00C06893">
              <w:rPr>
                <w:rFonts w:cstheme="minorHAnsi"/>
              </w:rPr>
              <w:t xml:space="preserve">werden. </w:t>
            </w:r>
            <w:r w:rsidR="00813EC7">
              <w:rPr>
                <w:rFonts w:cstheme="minorHAnsi"/>
              </w:rPr>
              <w:t xml:space="preserve">Sofern </w:t>
            </w:r>
            <w:r w:rsidR="00C06893">
              <w:rPr>
                <w:rFonts w:cstheme="minorHAnsi"/>
              </w:rPr>
              <w:t xml:space="preserve">die Schule einen </w:t>
            </w:r>
            <w:r w:rsidR="00813EC7">
              <w:rPr>
                <w:rFonts w:cstheme="minorHAnsi"/>
              </w:rPr>
              <w:t xml:space="preserve">eigenen </w:t>
            </w:r>
            <w:r w:rsidR="00760B4B">
              <w:rPr>
                <w:rFonts w:cstheme="minorHAnsi"/>
              </w:rPr>
              <w:t>Social-Media-Kanal</w:t>
            </w:r>
            <w:r w:rsidR="00813EC7">
              <w:rPr>
                <w:rFonts w:cstheme="minorHAnsi"/>
              </w:rPr>
              <w:t xml:space="preserve"> hat</w:t>
            </w:r>
            <w:r w:rsidR="000B4342">
              <w:rPr>
                <w:rFonts w:cstheme="minorHAnsi"/>
              </w:rPr>
              <w:t>,</w:t>
            </w:r>
            <w:r w:rsidR="00C06893">
              <w:rPr>
                <w:rFonts w:cstheme="minorHAnsi"/>
              </w:rPr>
              <w:t xml:space="preserve"> kann </w:t>
            </w:r>
            <w:r w:rsidR="00760B4B">
              <w:rPr>
                <w:rFonts w:cstheme="minorHAnsi"/>
              </w:rPr>
              <w:t xml:space="preserve">dafür - </w:t>
            </w:r>
            <w:r w:rsidR="00C06893">
              <w:rPr>
                <w:rFonts w:cstheme="minorHAnsi"/>
              </w:rPr>
              <w:t>zusammen mit den Verantwortlichen</w:t>
            </w:r>
            <w:r w:rsidR="00760B4B">
              <w:rPr>
                <w:rFonts w:cstheme="minorHAnsi"/>
              </w:rPr>
              <w:t xml:space="preserve"> -</w:t>
            </w:r>
            <w:r w:rsidR="00C06893">
              <w:rPr>
                <w:rFonts w:cstheme="minorHAnsi"/>
              </w:rPr>
              <w:t xml:space="preserve"> eine Serie an Posts kreiert werden.</w:t>
            </w:r>
          </w:p>
          <w:p w14:paraId="19AEA6A0" w14:textId="77777777" w:rsidR="00C06893" w:rsidRDefault="00C06893" w:rsidP="00EB14BE">
            <w:pPr>
              <w:tabs>
                <w:tab w:val="left" w:pos="273"/>
                <w:tab w:val="left" w:pos="2441"/>
                <w:tab w:val="left" w:pos="2880"/>
              </w:tabs>
              <w:spacing w:line="276" w:lineRule="auto"/>
              <w:rPr>
                <w:rFonts w:cstheme="minorHAnsi"/>
              </w:rPr>
            </w:pPr>
          </w:p>
          <w:p w14:paraId="5C3B0065" w14:textId="1AC1F3B7" w:rsidR="00C06893" w:rsidRDefault="00A207CC" w:rsidP="009C3D6B">
            <w:pPr>
              <w:tabs>
                <w:tab w:val="left" w:pos="273"/>
                <w:tab w:val="left" w:pos="2441"/>
                <w:tab w:val="left" w:pos="2880"/>
              </w:tabs>
              <w:spacing w:line="276" w:lineRule="auto"/>
              <w:rPr>
                <w:rFonts w:cstheme="minorHAnsi"/>
              </w:rPr>
            </w:pPr>
            <w:r>
              <w:rPr>
                <w:rFonts w:cstheme="minorHAnsi"/>
              </w:rPr>
              <w:t>Falls bei diesen Arbeiten die Lernenden noch auf Hindernisse oder Herausforderung</w:t>
            </w:r>
            <w:r w:rsidR="00813EC7">
              <w:rPr>
                <w:rFonts w:cstheme="minorHAnsi"/>
              </w:rPr>
              <w:t>en</w:t>
            </w:r>
            <w:r>
              <w:rPr>
                <w:rFonts w:cstheme="minorHAnsi"/>
              </w:rPr>
              <w:t xml:space="preserve"> stoßen, notieren sie diese</w:t>
            </w:r>
            <w:r w:rsidR="00C338CE">
              <w:rPr>
                <w:rFonts w:cstheme="minorHAnsi"/>
              </w:rPr>
              <w:t xml:space="preserve"> separat</w:t>
            </w:r>
            <w:r>
              <w:rPr>
                <w:rFonts w:cstheme="minorHAnsi"/>
              </w:rPr>
              <w:t xml:space="preserve"> und </w:t>
            </w:r>
            <w:r w:rsidR="009C3D6B">
              <w:rPr>
                <w:rFonts w:cstheme="minorHAnsi"/>
              </w:rPr>
              <w:t>erörtern den Unterstützungsbedarf, z.</w:t>
            </w:r>
            <w:r w:rsidR="00C338CE">
              <w:rPr>
                <w:rFonts w:cstheme="minorHAnsi"/>
              </w:rPr>
              <w:t xml:space="preserve"> </w:t>
            </w:r>
            <w:r w:rsidR="009C3D6B">
              <w:rPr>
                <w:rFonts w:cstheme="minorHAnsi"/>
              </w:rPr>
              <w:t xml:space="preserve">B. durch </w:t>
            </w:r>
            <w:r w:rsidR="00C338CE">
              <w:rPr>
                <w:rFonts w:cstheme="minorHAnsi"/>
              </w:rPr>
              <w:t>das Wissen von Expertinnen und Experten unter den</w:t>
            </w:r>
            <w:r w:rsidR="009C3D6B">
              <w:rPr>
                <w:rFonts w:cstheme="minorHAnsi"/>
              </w:rPr>
              <w:t xml:space="preserve"> anderen Lernenden, Ansprech</w:t>
            </w:r>
            <w:r w:rsidR="00C338CE">
              <w:rPr>
                <w:rFonts w:cstheme="minorHAnsi"/>
              </w:rPr>
              <w:t xml:space="preserve">personen bei den Lehrkräften oder </w:t>
            </w:r>
            <w:r w:rsidR="009C3D6B">
              <w:rPr>
                <w:rFonts w:cstheme="minorHAnsi"/>
              </w:rPr>
              <w:t xml:space="preserve">in der Verwaltung. </w:t>
            </w:r>
            <w:r w:rsidR="00C60784">
              <w:rPr>
                <w:rFonts w:cstheme="minorHAnsi"/>
              </w:rPr>
              <w:t xml:space="preserve"> </w:t>
            </w:r>
          </w:p>
          <w:p w14:paraId="5E8B0C57" w14:textId="77777777" w:rsidR="00C06893" w:rsidRDefault="00C06893" w:rsidP="00EB14BE">
            <w:pPr>
              <w:tabs>
                <w:tab w:val="left" w:pos="273"/>
              </w:tabs>
              <w:spacing w:line="276" w:lineRule="auto"/>
              <w:rPr>
                <w:rFonts w:cstheme="minorHAnsi"/>
                <w:b/>
                <w:bCs/>
              </w:rPr>
            </w:pPr>
          </w:p>
          <w:p w14:paraId="4454B2FF" w14:textId="0EF554FA" w:rsidR="00F00D4B" w:rsidRPr="00424363" w:rsidRDefault="00F00D4B" w:rsidP="00F00D4B">
            <w:pPr>
              <w:tabs>
                <w:tab w:val="left" w:pos="273"/>
              </w:tabs>
              <w:spacing w:line="276" w:lineRule="auto"/>
              <w:rPr>
                <w:rFonts w:cstheme="minorHAnsi"/>
                <w:color w:val="FF0000"/>
              </w:rPr>
            </w:pPr>
            <w:r w:rsidRPr="00424363">
              <w:rPr>
                <w:rFonts w:cstheme="minorHAnsi"/>
                <w:color w:val="FF0000"/>
                <w:highlight w:val="lightGray"/>
              </w:rPr>
              <w:t>((Seite 9))</w:t>
            </w:r>
          </w:p>
          <w:p w14:paraId="176543CB" w14:textId="77777777" w:rsidR="00C06893" w:rsidRPr="000B0B32" w:rsidRDefault="00C06893" w:rsidP="00EB14BE">
            <w:pPr>
              <w:tabs>
                <w:tab w:val="left" w:pos="273"/>
              </w:tabs>
              <w:spacing w:line="276" w:lineRule="auto"/>
              <w:rPr>
                <w:rFonts w:cstheme="minorHAnsi"/>
                <w:sz w:val="26"/>
                <w:szCs w:val="26"/>
              </w:rPr>
            </w:pPr>
            <w:r w:rsidRPr="000B0B32">
              <w:rPr>
                <w:rFonts w:cstheme="minorHAnsi"/>
                <w:b/>
                <w:bCs/>
                <w:sz w:val="26"/>
                <w:szCs w:val="26"/>
              </w:rPr>
              <w:t>Reflexion</w:t>
            </w:r>
          </w:p>
          <w:p w14:paraId="22E68296" w14:textId="77777777" w:rsidR="00C06893" w:rsidRDefault="00C06893" w:rsidP="00EB14BE">
            <w:pPr>
              <w:tabs>
                <w:tab w:val="left" w:pos="273"/>
              </w:tabs>
              <w:spacing w:line="276" w:lineRule="auto"/>
              <w:rPr>
                <w:rFonts w:cstheme="minorHAnsi"/>
              </w:rPr>
            </w:pPr>
            <w:r w:rsidRPr="00BB348C">
              <w:rPr>
                <w:rFonts w:cstheme="minorHAnsi"/>
              </w:rPr>
              <w:t>Individuelle Antworten der Lernenden</w:t>
            </w:r>
            <w:r>
              <w:rPr>
                <w:rFonts w:cstheme="minorHAnsi"/>
              </w:rPr>
              <w:t xml:space="preserve"> </w:t>
            </w:r>
          </w:p>
          <w:p w14:paraId="002C850B" w14:textId="77777777" w:rsidR="00C06893" w:rsidRDefault="00C06893" w:rsidP="00EB14BE">
            <w:pPr>
              <w:tabs>
                <w:tab w:val="left" w:pos="273"/>
              </w:tabs>
              <w:spacing w:line="276" w:lineRule="auto"/>
              <w:rPr>
                <w:rFonts w:cstheme="minorHAnsi"/>
              </w:rPr>
            </w:pPr>
          </w:p>
          <w:p w14:paraId="46F8B496" w14:textId="67B74A7B" w:rsidR="00C06893" w:rsidRPr="000B0B32" w:rsidRDefault="00C06893" w:rsidP="00EB14BE">
            <w:pPr>
              <w:tabs>
                <w:tab w:val="left" w:pos="273"/>
              </w:tabs>
              <w:spacing w:line="276" w:lineRule="auto"/>
              <w:rPr>
                <w:rFonts w:cstheme="minorHAnsi"/>
                <w:b/>
                <w:bCs/>
                <w:sz w:val="26"/>
                <w:szCs w:val="26"/>
              </w:rPr>
            </w:pPr>
            <w:r w:rsidRPr="000B0B32">
              <w:rPr>
                <w:rFonts w:cstheme="minorHAnsi"/>
                <w:b/>
                <w:bCs/>
                <w:sz w:val="26"/>
                <w:szCs w:val="26"/>
              </w:rPr>
              <w:t xml:space="preserve">Erweiterung </w:t>
            </w:r>
          </w:p>
          <w:p w14:paraId="4E34C42C" w14:textId="0E4B72DE" w:rsidR="00C06893" w:rsidRDefault="00813EC7" w:rsidP="00EB14BE">
            <w:pPr>
              <w:tabs>
                <w:tab w:val="left" w:pos="273"/>
                <w:tab w:val="left" w:pos="2441"/>
                <w:tab w:val="left" w:pos="2880"/>
              </w:tabs>
              <w:spacing w:line="276" w:lineRule="auto"/>
              <w:rPr>
                <w:rFonts w:cstheme="minorHAnsi"/>
              </w:rPr>
            </w:pPr>
            <w:r>
              <w:rPr>
                <w:rFonts w:cstheme="minorHAnsi"/>
              </w:rPr>
              <w:t xml:space="preserve">Ergänzend zu </w:t>
            </w:r>
            <w:r w:rsidR="00C06893">
              <w:rPr>
                <w:rFonts w:cstheme="minorHAnsi"/>
              </w:rPr>
              <w:t>der Abschluss</w:t>
            </w:r>
            <w:r w:rsidR="000B4342">
              <w:rPr>
                <w:rFonts w:cstheme="minorHAnsi"/>
              </w:rPr>
              <w:t>r</w:t>
            </w:r>
            <w:r w:rsidR="00C06893">
              <w:rPr>
                <w:rFonts w:cstheme="minorHAnsi"/>
              </w:rPr>
              <w:t xml:space="preserve">eflexion kann die Unterrichtseinheit auch als Ausgangspunkt </w:t>
            </w:r>
            <w:r w:rsidR="00AB6C9B">
              <w:rPr>
                <w:rFonts w:cstheme="minorHAnsi"/>
              </w:rPr>
              <w:t xml:space="preserve">für weitere Projekte </w:t>
            </w:r>
            <w:r w:rsidR="00C06893">
              <w:rPr>
                <w:rFonts w:cstheme="minorHAnsi"/>
              </w:rPr>
              <w:t>genommen werden</w:t>
            </w:r>
            <w:r w:rsidR="00AB6C9B">
              <w:rPr>
                <w:rFonts w:cstheme="minorHAnsi"/>
              </w:rPr>
              <w:t xml:space="preserve">. </w:t>
            </w:r>
            <w:r>
              <w:rPr>
                <w:rFonts w:cstheme="minorHAnsi"/>
              </w:rPr>
              <w:t xml:space="preserve">Anbei </w:t>
            </w:r>
            <w:r w:rsidR="002F6B29">
              <w:rPr>
                <w:rFonts w:cstheme="minorHAnsi"/>
              </w:rPr>
              <w:t>einige</w:t>
            </w:r>
            <w:r w:rsidR="00AB6C9B">
              <w:rPr>
                <w:rFonts w:cstheme="minorHAnsi"/>
              </w:rPr>
              <w:t xml:space="preserve"> Ideen, die sich an der Berufsschule gut umsetzen lassen</w:t>
            </w:r>
            <w:r w:rsidR="00C06893">
              <w:rPr>
                <w:rFonts w:cstheme="minorHAnsi"/>
              </w:rPr>
              <w:t>:</w:t>
            </w:r>
          </w:p>
          <w:p w14:paraId="1F0B5BF1" w14:textId="2A19C81A" w:rsidR="00E444DC" w:rsidRDefault="00C06893" w:rsidP="00E444DC">
            <w:pPr>
              <w:pStyle w:val="Listenabsatz"/>
              <w:numPr>
                <w:ilvl w:val="0"/>
                <w:numId w:val="26"/>
              </w:numPr>
              <w:tabs>
                <w:tab w:val="left" w:pos="273"/>
                <w:tab w:val="left" w:pos="2441"/>
                <w:tab w:val="left" w:pos="2880"/>
              </w:tabs>
              <w:spacing w:line="276" w:lineRule="auto"/>
              <w:ind w:left="0" w:firstLine="0"/>
              <w:rPr>
                <w:rFonts w:cstheme="minorHAnsi"/>
              </w:rPr>
            </w:pPr>
            <w:r w:rsidRPr="00FF77B4">
              <w:rPr>
                <w:rFonts w:cstheme="minorHAnsi"/>
              </w:rPr>
              <w:t>Entwicklung von Ideen für eine ideale App zur Gesundheitsförderung am Lernort</w:t>
            </w:r>
            <w:r w:rsidR="00FA63E8">
              <w:rPr>
                <w:rFonts w:cstheme="minorHAnsi"/>
              </w:rPr>
              <w:t>:</w:t>
            </w:r>
          </w:p>
          <w:p w14:paraId="20317D71" w14:textId="465C156C" w:rsidR="00E444DC" w:rsidRDefault="00E444DC" w:rsidP="00E444DC">
            <w:pPr>
              <w:pStyle w:val="Listenabsatz"/>
              <w:tabs>
                <w:tab w:val="left" w:pos="273"/>
                <w:tab w:val="left" w:pos="2441"/>
                <w:tab w:val="left" w:pos="2880"/>
              </w:tabs>
              <w:spacing w:line="276" w:lineRule="auto"/>
              <w:ind w:left="0"/>
              <w:rPr>
                <w:rFonts w:cstheme="minorHAnsi"/>
              </w:rPr>
            </w:pPr>
            <w:r>
              <w:rPr>
                <w:rFonts w:cstheme="minorHAnsi"/>
              </w:rPr>
              <w:t xml:space="preserve">Je nach Ausrichtung des </w:t>
            </w:r>
            <w:r w:rsidR="00505135">
              <w:rPr>
                <w:rFonts w:cstheme="minorHAnsi"/>
              </w:rPr>
              <w:t xml:space="preserve">Zweiges der </w:t>
            </w:r>
            <w:r w:rsidR="00E8414F">
              <w:rPr>
                <w:rFonts w:cstheme="minorHAnsi"/>
              </w:rPr>
              <w:t>Berufsschule</w:t>
            </w:r>
            <w:r w:rsidR="00505135">
              <w:rPr>
                <w:rFonts w:cstheme="minorHAnsi"/>
              </w:rPr>
              <w:t xml:space="preserve"> kann hier eine inhaltliche Herangehensweise gewählt werden, bei der die Lernenden </w:t>
            </w:r>
            <w:r w:rsidR="00FA63E8">
              <w:rPr>
                <w:rFonts w:cstheme="minorHAnsi"/>
              </w:rPr>
              <w:t>sich</w:t>
            </w:r>
            <w:r w:rsidR="00505135">
              <w:rPr>
                <w:rFonts w:cstheme="minorHAnsi"/>
              </w:rPr>
              <w:t xml:space="preserve"> eine „ideale App“ </w:t>
            </w:r>
            <w:r w:rsidR="00FA63E8">
              <w:rPr>
                <w:rFonts w:cstheme="minorHAnsi"/>
              </w:rPr>
              <w:t>ausdenken und planen</w:t>
            </w:r>
            <w:r w:rsidR="00505135">
              <w:rPr>
                <w:rFonts w:cstheme="minorHAnsi"/>
              </w:rPr>
              <w:t>. In entsprechenden Fachrichtungen kann auch eine technische Umsetzung in einem Projekt angeregt werden. Diese Aktivität ermöglicht es</w:t>
            </w:r>
            <w:r w:rsidR="00FA63E8">
              <w:rPr>
                <w:rFonts w:cstheme="minorHAnsi"/>
              </w:rPr>
              <w:t>,</w:t>
            </w:r>
            <w:r w:rsidR="00505135">
              <w:rPr>
                <w:rFonts w:cstheme="minorHAnsi"/>
              </w:rPr>
              <w:t xml:space="preserve"> nochmal in Gruppenarbeit den Fokus auf die wichtigsten Erkenntnisse aus den gefundenen Gesundheitsinformationen zu legen und wie diese in den Alltag </w:t>
            </w:r>
            <w:r w:rsidR="00AB6C9B">
              <w:rPr>
                <w:rFonts w:cstheme="minorHAnsi"/>
              </w:rPr>
              <w:t xml:space="preserve">integriert </w:t>
            </w:r>
            <w:r w:rsidR="00505135">
              <w:rPr>
                <w:rFonts w:cstheme="minorHAnsi"/>
              </w:rPr>
              <w:t xml:space="preserve">werden können. </w:t>
            </w:r>
          </w:p>
          <w:p w14:paraId="069FAAC1" w14:textId="77777777" w:rsidR="00505135" w:rsidRPr="00E444DC" w:rsidRDefault="00505135" w:rsidP="00FA63E8">
            <w:pPr>
              <w:pStyle w:val="Listenabsatz"/>
              <w:tabs>
                <w:tab w:val="left" w:pos="273"/>
                <w:tab w:val="left" w:pos="2441"/>
                <w:tab w:val="left" w:pos="2880"/>
              </w:tabs>
              <w:spacing w:line="276" w:lineRule="auto"/>
              <w:ind w:left="0"/>
              <w:rPr>
                <w:rFonts w:cstheme="minorHAnsi"/>
              </w:rPr>
            </w:pPr>
          </w:p>
          <w:p w14:paraId="53B6D270" w14:textId="5D069575" w:rsidR="00FA63E8" w:rsidRDefault="00C06893" w:rsidP="00FA63E8">
            <w:pPr>
              <w:pStyle w:val="Listenabsatz"/>
              <w:numPr>
                <w:ilvl w:val="0"/>
                <w:numId w:val="26"/>
              </w:numPr>
              <w:tabs>
                <w:tab w:val="left" w:pos="273"/>
                <w:tab w:val="left" w:pos="2441"/>
                <w:tab w:val="left" w:pos="2880"/>
              </w:tabs>
              <w:spacing w:line="276" w:lineRule="auto"/>
              <w:ind w:left="0" w:firstLine="0"/>
              <w:rPr>
                <w:rFonts w:cstheme="minorHAnsi"/>
              </w:rPr>
            </w:pPr>
            <w:r w:rsidRPr="00FF77B4">
              <w:rPr>
                <w:rFonts w:cstheme="minorHAnsi"/>
              </w:rPr>
              <w:t>Mindfulness</w:t>
            </w:r>
            <w:r>
              <w:rPr>
                <w:rFonts w:cstheme="minorHAnsi"/>
              </w:rPr>
              <w:t>-</w:t>
            </w:r>
            <w:r w:rsidRPr="00FF77B4">
              <w:rPr>
                <w:rFonts w:cstheme="minorHAnsi"/>
              </w:rPr>
              <w:t>Challenge</w:t>
            </w:r>
            <w:r>
              <w:rPr>
                <w:rFonts w:cstheme="minorHAnsi"/>
              </w:rPr>
              <w:t xml:space="preserve"> (Selbstfürsorge)</w:t>
            </w:r>
            <w:r w:rsidRPr="00FF77B4">
              <w:rPr>
                <w:rFonts w:cstheme="minorHAnsi"/>
              </w:rPr>
              <w:t xml:space="preserve">: </w:t>
            </w:r>
          </w:p>
          <w:p w14:paraId="373F1ED8" w14:textId="6FEF558A" w:rsidR="00FA63E8" w:rsidRDefault="00FA63E8" w:rsidP="00FA63E8">
            <w:pPr>
              <w:pStyle w:val="Listenabsatz"/>
              <w:tabs>
                <w:tab w:val="left" w:pos="273"/>
                <w:tab w:val="left" w:pos="2441"/>
                <w:tab w:val="left" w:pos="2880"/>
              </w:tabs>
              <w:spacing w:line="276" w:lineRule="auto"/>
              <w:ind w:left="0"/>
              <w:rPr>
                <w:rFonts w:cstheme="minorHAnsi"/>
              </w:rPr>
            </w:pPr>
            <w:r w:rsidRPr="00FA63E8">
              <w:rPr>
                <w:rFonts w:cstheme="minorHAnsi"/>
              </w:rPr>
              <w:t xml:space="preserve">Eine Woche lang kann täglich eine neue Achtsamkeitsübung </w:t>
            </w:r>
            <w:r>
              <w:rPr>
                <w:rFonts w:cstheme="minorHAnsi"/>
              </w:rPr>
              <w:t xml:space="preserve">ausgeführt </w:t>
            </w:r>
            <w:r w:rsidRPr="00FA63E8">
              <w:rPr>
                <w:rFonts w:cstheme="minorHAnsi"/>
              </w:rPr>
              <w:t>und die Erfahrungen in der Gruppe ausgetauscht werden.</w:t>
            </w:r>
            <w:r w:rsidR="00124734">
              <w:rPr>
                <w:rFonts w:cstheme="minorHAnsi"/>
              </w:rPr>
              <w:t xml:space="preserve"> </w:t>
            </w:r>
            <w:r w:rsidR="00A66311">
              <w:rPr>
                <w:rFonts w:cstheme="minorHAnsi"/>
              </w:rPr>
              <w:t xml:space="preserve">Geführte Meditationen finden die Lernenden in der </w:t>
            </w:r>
            <w:commentRangeStart w:id="72"/>
            <w:r w:rsidR="00A66311">
              <w:rPr>
                <w:rFonts w:cstheme="minorHAnsi"/>
              </w:rPr>
              <w:t>7Mind@School App</w:t>
            </w:r>
            <w:r w:rsidR="004B55DD">
              <w:rPr>
                <w:rFonts w:cstheme="minorHAnsi"/>
              </w:rPr>
              <w:t xml:space="preserve">. </w:t>
            </w:r>
            <w:commentRangeEnd w:id="72"/>
            <w:r w:rsidR="004B55DD">
              <w:rPr>
                <w:rStyle w:val="Kommentarzeichen"/>
              </w:rPr>
              <w:commentReference w:id="72"/>
            </w:r>
            <w:r w:rsidR="004B55DD">
              <w:rPr>
                <w:rFonts w:cstheme="minorHAnsi"/>
              </w:rPr>
              <w:t>W</w:t>
            </w:r>
            <w:r w:rsidR="00A66311">
              <w:rPr>
                <w:rFonts w:cstheme="minorHAnsi"/>
              </w:rPr>
              <w:t xml:space="preserve">eitere </w:t>
            </w:r>
            <w:r w:rsidR="00C10D67">
              <w:rPr>
                <w:rFonts w:cstheme="minorHAnsi"/>
              </w:rPr>
              <w:t xml:space="preserve">Vorschläge dazu finden </w:t>
            </w:r>
            <w:r w:rsidR="004B55DD">
              <w:rPr>
                <w:rFonts w:cstheme="minorHAnsi"/>
              </w:rPr>
              <w:t>Sie im</w:t>
            </w:r>
            <w:r w:rsidR="00C10D67">
              <w:rPr>
                <w:rFonts w:cstheme="minorHAnsi"/>
              </w:rPr>
              <w:t xml:space="preserve"> </w:t>
            </w:r>
            <w:r w:rsidR="00124734">
              <w:rPr>
                <w:rFonts w:cstheme="minorHAnsi"/>
              </w:rPr>
              <w:t>Anhang 3</w:t>
            </w:r>
            <w:r w:rsidR="00C10D67">
              <w:rPr>
                <w:rFonts w:cstheme="minorHAnsi"/>
              </w:rPr>
              <w:t>, der dafür ausgeteilt werden</w:t>
            </w:r>
            <w:r w:rsidR="00124734">
              <w:rPr>
                <w:rFonts w:cstheme="minorHAnsi"/>
              </w:rPr>
              <w:t xml:space="preserve"> kann</w:t>
            </w:r>
            <w:r w:rsidR="00604994">
              <w:rPr>
                <w:rFonts w:cstheme="minorHAnsi"/>
              </w:rPr>
              <w:t>.</w:t>
            </w:r>
          </w:p>
          <w:p w14:paraId="0A8BF330" w14:textId="77777777" w:rsidR="00466E46" w:rsidRPr="00466E46" w:rsidRDefault="00466E46" w:rsidP="00466E46">
            <w:pPr>
              <w:rPr>
                <w:rFonts w:cstheme="minorHAnsi"/>
                <w:highlight w:val="yellow"/>
              </w:rPr>
            </w:pPr>
            <w:r w:rsidRPr="00466E46">
              <w:rPr>
                <w:rFonts w:cstheme="minorHAnsi"/>
                <w:highlight w:val="yellow"/>
              </w:rPr>
              <w:t>((Platzhalter für Inhalte 7Mind@School</w:t>
            </w:r>
          </w:p>
          <w:p w14:paraId="35FD4098" w14:textId="77777777" w:rsidR="00466E46" w:rsidRPr="00466E46" w:rsidRDefault="00466E46" w:rsidP="00466E46">
            <w:pPr>
              <w:rPr>
                <w:rFonts w:cstheme="minorHAnsi"/>
                <w:highlight w:val="yellow"/>
              </w:rPr>
            </w:pPr>
            <w:r w:rsidRPr="00466E46">
              <w:rPr>
                <w:rFonts w:cstheme="minorHAnsi"/>
                <w:highlight w:val="yellow"/>
              </w:rPr>
              <w:t>Xx</w:t>
            </w:r>
          </w:p>
          <w:p w14:paraId="4FA3DDFC" w14:textId="77777777" w:rsidR="00466E46" w:rsidRPr="00F00D4B" w:rsidRDefault="00466E46" w:rsidP="00466E46">
            <w:pPr>
              <w:rPr>
                <w:rFonts w:cstheme="minorHAnsi"/>
              </w:rPr>
            </w:pPr>
            <w:r w:rsidRPr="00466E46">
              <w:rPr>
                <w:rFonts w:cstheme="minorHAnsi"/>
                <w:highlight w:val="yellow"/>
              </w:rPr>
              <w:t>xx))</w:t>
            </w:r>
          </w:p>
          <w:p w14:paraId="50470FEA" w14:textId="77777777" w:rsidR="00FA63E8" w:rsidRPr="00FA63E8" w:rsidRDefault="00FA63E8" w:rsidP="00FA63E8">
            <w:pPr>
              <w:pStyle w:val="Listenabsatz"/>
              <w:tabs>
                <w:tab w:val="left" w:pos="273"/>
                <w:tab w:val="left" w:pos="2441"/>
                <w:tab w:val="left" w:pos="2880"/>
              </w:tabs>
              <w:spacing w:line="276" w:lineRule="auto"/>
              <w:ind w:left="0"/>
              <w:rPr>
                <w:rFonts w:cstheme="minorHAnsi"/>
              </w:rPr>
            </w:pPr>
          </w:p>
          <w:p w14:paraId="54F51B10" w14:textId="435B04DF" w:rsidR="00FA63E8" w:rsidRDefault="00C06893" w:rsidP="00EB14BE">
            <w:pPr>
              <w:pStyle w:val="Listenabsatz"/>
              <w:numPr>
                <w:ilvl w:val="0"/>
                <w:numId w:val="26"/>
              </w:numPr>
              <w:tabs>
                <w:tab w:val="left" w:pos="273"/>
                <w:tab w:val="left" w:pos="2441"/>
                <w:tab w:val="left" w:pos="2880"/>
              </w:tabs>
              <w:spacing w:line="276" w:lineRule="auto"/>
              <w:ind w:left="0" w:firstLine="0"/>
              <w:rPr>
                <w:rFonts w:cstheme="minorHAnsi"/>
              </w:rPr>
            </w:pPr>
            <w:r w:rsidRPr="00FF77B4">
              <w:rPr>
                <w:rFonts w:cstheme="minorHAnsi"/>
              </w:rPr>
              <w:t>Führung eines digitalen</w:t>
            </w:r>
            <w:r w:rsidR="00E972EB">
              <w:rPr>
                <w:rFonts w:cstheme="minorHAnsi"/>
              </w:rPr>
              <w:t xml:space="preserve"> oder analogen</w:t>
            </w:r>
            <w:r w:rsidRPr="00FF77B4">
              <w:rPr>
                <w:rFonts w:cstheme="minorHAnsi"/>
              </w:rPr>
              <w:t xml:space="preserve"> Tagebuchs</w:t>
            </w:r>
            <w:r w:rsidR="00FA63E8">
              <w:rPr>
                <w:rFonts w:cstheme="minorHAnsi"/>
              </w:rPr>
              <w:t>:</w:t>
            </w:r>
          </w:p>
          <w:p w14:paraId="352F284E" w14:textId="23805F4D" w:rsidR="00C06893" w:rsidRDefault="00FA63E8" w:rsidP="00FA63E8">
            <w:pPr>
              <w:pStyle w:val="Listenabsatz"/>
              <w:tabs>
                <w:tab w:val="left" w:pos="273"/>
                <w:tab w:val="left" w:pos="2441"/>
                <w:tab w:val="left" w:pos="2880"/>
              </w:tabs>
              <w:spacing w:line="276" w:lineRule="auto"/>
              <w:ind w:left="0"/>
              <w:rPr>
                <w:rFonts w:cstheme="minorHAnsi"/>
              </w:rPr>
            </w:pPr>
            <w:r>
              <w:rPr>
                <w:rFonts w:cstheme="minorHAnsi"/>
              </w:rPr>
              <w:t>D</w:t>
            </w:r>
            <w:r w:rsidR="00C06893" w:rsidRPr="00FF77B4">
              <w:rPr>
                <w:rFonts w:cstheme="minorHAnsi"/>
              </w:rPr>
              <w:t xml:space="preserve">ie </w:t>
            </w:r>
            <w:r w:rsidR="00AB6C9B">
              <w:rPr>
                <w:rFonts w:cstheme="minorHAnsi"/>
              </w:rPr>
              <w:t>Lernenden</w:t>
            </w:r>
            <w:r w:rsidR="00C06893" w:rsidRPr="00FF77B4">
              <w:rPr>
                <w:rFonts w:cstheme="minorHAnsi"/>
              </w:rPr>
              <w:t xml:space="preserve"> </w:t>
            </w:r>
            <w:r>
              <w:rPr>
                <w:rFonts w:cstheme="minorHAnsi"/>
              </w:rPr>
              <w:t xml:space="preserve">dokumentieren </w:t>
            </w:r>
            <w:r w:rsidR="00C06893" w:rsidRPr="00FF77B4">
              <w:rPr>
                <w:rFonts w:cstheme="minorHAnsi"/>
              </w:rPr>
              <w:t xml:space="preserve">ihre tägliche Nutzung von Stressmanagement-Tools und </w:t>
            </w:r>
            <w:r>
              <w:rPr>
                <w:rFonts w:cstheme="minorHAnsi"/>
              </w:rPr>
              <w:t xml:space="preserve">geben ihre Ergebnisse und Erfolge </w:t>
            </w:r>
            <w:r w:rsidR="00C06893" w:rsidRPr="00FF77B4">
              <w:rPr>
                <w:rFonts w:cstheme="minorHAnsi"/>
              </w:rPr>
              <w:t>an einem Projekttag weiter</w:t>
            </w:r>
            <w:r w:rsidR="00C06893">
              <w:rPr>
                <w:rFonts w:cstheme="minorHAnsi"/>
              </w:rPr>
              <w:t>. Hierfür eignen sich die systemintegrierten Notizen</w:t>
            </w:r>
            <w:r w:rsidR="00B8008A">
              <w:rPr>
                <w:rFonts w:cstheme="minorHAnsi"/>
              </w:rPr>
              <w:t>-Apps</w:t>
            </w:r>
            <w:r w:rsidR="00C06893">
              <w:rPr>
                <w:rFonts w:cstheme="minorHAnsi"/>
              </w:rPr>
              <w:t xml:space="preserve"> und Kalender</w:t>
            </w:r>
            <w:r w:rsidR="00B8008A">
              <w:rPr>
                <w:rFonts w:cstheme="minorHAnsi"/>
              </w:rPr>
              <w:t>-A</w:t>
            </w:r>
            <w:r w:rsidR="00C06893">
              <w:rPr>
                <w:rFonts w:cstheme="minorHAnsi"/>
              </w:rPr>
              <w:t>pps</w:t>
            </w:r>
            <w:r w:rsidR="00C10D67">
              <w:rPr>
                <w:rFonts w:cstheme="minorHAnsi"/>
              </w:rPr>
              <w:t xml:space="preserve"> bzw</w:t>
            </w:r>
            <w:r w:rsidR="00B8008A">
              <w:rPr>
                <w:rFonts w:cstheme="minorHAnsi"/>
              </w:rPr>
              <w:t>.</w:t>
            </w:r>
            <w:r w:rsidR="00C10D67">
              <w:rPr>
                <w:rFonts w:cstheme="minorHAnsi"/>
              </w:rPr>
              <w:t xml:space="preserve"> ein einfacher Hefteintrag</w:t>
            </w:r>
          </w:p>
          <w:p w14:paraId="2ADB63B6" w14:textId="77777777" w:rsidR="00FA63E8" w:rsidRDefault="00FA63E8" w:rsidP="00FA63E8">
            <w:pPr>
              <w:pStyle w:val="Listenabsatz"/>
              <w:tabs>
                <w:tab w:val="left" w:pos="273"/>
                <w:tab w:val="left" w:pos="2441"/>
                <w:tab w:val="left" w:pos="2880"/>
              </w:tabs>
              <w:spacing w:line="276" w:lineRule="auto"/>
              <w:ind w:left="0"/>
              <w:rPr>
                <w:rFonts w:cstheme="minorHAnsi"/>
              </w:rPr>
            </w:pPr>
          </w:p>
          <w:p w14:paraId="22DFB569" w14:textId="06FF00F3" w:rsidR="00AB6C9B" w:rsidRDefault="00C06893" w:rsidP="00FA63E8">
            <w:pPr>
              <w:pStyle w:val="Listenabsatz"/>
              <w:numPr>
                <w:ilvl w:val="0"/>
                <w:numId w:val="26"/>
              </w:numPr>
              <w:tabs>
                <w:tab w:val="left" w:pos="273"/>
                <w:tab w:val="left" w:pos="2441"/>
                <w:tab w:val="left" w:pos="2880"/>
              </w:tabs>
              <w:spacing w:line="276" w:lineRule="auto"/>
              <w:ind w:left="27" w:firstLine="0"/>
              <w:rPr>
                <w:rFonts w:cstheme="minorHAnsi"/>
              </w:rPr>
            </w:pPr>
            <w:r w:rsidRPr="00FA63E8">
              <w:rPr>
                <w:rFonts w:cstheme="minorHAnsi"/>
              </w:rPr>
              <w:t xml:space="preserve">Entwicklung eines Aktionsplans anhand von Foto- oder Video-Apps </w:t>
            </w:r>
            <w:r w:rsidR="00604994">
              <w:rPr>
                <w:rFonts w:cstheme="minorHAnsi"/>
              </w:rPr>
              <w:t>mit dem</w:t>
            </w:r>
            <w:r w:rsidRPr="00FA63E8">
              <w:rPr>
                <w:rFonts w:cstheme="minorHAnsi"/>
              </w:rPr>
              <w:t xml:space="preserve"> Smartphone</w:t>
            </w:r>
            <w:r w:rsidR="00AB6C9B">
              <w:rPr>
                <w:rFonts w:cstheme="minorHAnsi"/>
              </w:rPr>
              <w:t>:</w:t>
            </w:r>
          </w:p>
          <w:p w14:paraId="1D790A20" w14:textId="7FD41309" w:rsidR="004A4827" w:rsidRDefault="00AB6C9B" w:rsidP="00AB6C9B">
            <w:pPr>
              <w:pStyle w:val="Listenabsatz"/>
              <w:tabs>
                <w:tab w:val="left" w:pos="273"/>
                <w:tab w:val="left" w:pos="2441"/>
                <w:tab w:val="left" w:pos="2880"/>
              </w:tabs>
              <w:spacing w:line="276" w:lineRule="auto"/>
              <w:ind w:left="27"/>
              <w:rPr>
                <w:rFonts w:cstheme="minorHAnsi"/>
              </w:rPr>
            </w:pPr>
            <w:r>
              <w:rPr>
                <w:rFonts w:cstheme="minorHAnsi"/>
              </w:rPr>
              <w:t xml:space="preserve">Das </w:t>
            </w:r>
            <w:r w:rsidR="000B4342" w:rsidRPr="00FA63E8">
              <w:rPr>
                <w:rFonts w:cstheme="minorHAnsi"/>
              </w:rPr>
              <w:t xml:space="preserve">Ziel ist, die Integration im Alltag zu dokumentieren. Der Plan kann </w:t>
            </w:r>
            <w:r w:rsidR="00C06893" w:rsidRPr="00FA63E8">
              <w:rPr>
                <w:rFonts w:cstheme="minorHAnsi"/>
              </w:rPr>
              <w:t>im Stil einer Vorher</w:t>
            </w:r>
            <w:r w:rsidR="000B4342" w:rsidRPr="00FA63E8">
              <w:rPr>
                <w:rFonts w:cstheme="minorHAnsi"/>
              </w:rPr>
              <w:t>-</w:t>
            </w:r>
            <w:r w:rsidR="00C06893" w:rsidRPr="00FA63E8">
              <w:rPr>
                <w:rFonts w:cstheme="minorHAnsi"/>
              </w:rPr>
              <w:t>/Nachher</w:t>
            </w:r>
            <w:r w:rsidR="000B4342" w:rsidRPr="00FA63E8">
              <w:rPr>
                <w:rFonts w:cstheme="minorHAnsi"/>
              </w:rPr>
              <w:t>-</w:t>
            </w:r>
            <w:r w:rsidR="00C06893" w:rsidRPr="00FA63E8">
              <w:rPr>
                <w:rFonts w:cstheme="minorHAnsi"/>
              </w:rPr>
              <w:t>Show oder einem „How</w:t>
            </w:r>
            <w:r w:rsidR="000B4342" w:rsidRPr="00FA63E8">
              <w:rPr>
                <w:rFonts w:cstheme="minorHAnsi"/>
              </w:rPr>
              <w:t>-To-</w:t>
            </w:r>
            <w:r w:rsidR="00C06893" w:rsidRPr="00FA63E8">
              <w:rPr>
                <w:rFonts w:cstheme="minorHAnsi"/>
              </w:rPr>
              <w:t>Video</w:t>
            </w:r>
            <w:r w:rsidR="000B4342" w:rsidRPr="00FA63E8">
              <w:rPr>
                <w:rFonts w:cstheme="minorHAnsi"/>
              </w:rPr>
              <w:t>“</w:t>
            </w:r>
            <w:r w:rsidR="00C06893" w:rsidRPr="00FA63E8">
              <w:rPr>
                <w:rFonts w:cstheme="minorHAnsi"/>
              </w:rPr>
              <w:t xml:space="preserve"> (</w:t>
            </w:r>
            <w:r w:rsidR="004A4827" w:rsidRPr="00FA63E8">
              <w:rPr>
                <w:rFonts w:cstheme="minorHAnsi"/>
              </w:rPr>
              <w:t>z.</w:t>
            </w:r>
            <w:r>
              <w:rPr>
                <w:rFonts w:cstheme="minorHAnsi"/>
              </w:rPr>
              <w:t xml:space="preserve"> </w:t>
            </w:r>
            <w:r w:rsidR="004A4827" w:rsidRPr="00FA63E8">
              <w:rPr>
                <w:rFonts w:cstheme="minorHAnsi"/>
              </w:rPr>
              <w:t xml:space="preserve">B. </w:t>
            </w:r>
            <w:r w:rsidR="00C06893" w:rsidRPr="00FA63E8">
              <w:rPr>
                <w:rFonts w:cstheme="minorHAnsi"/>
              </w:rPr>
              <w:t>für die TikTok-Nutzenden)</w:t>
            </w:r>
            <w:r>
              <w:rPr>
                <w:rFonts w:cstheme="minorHAnsi"/>
              </w:rPr>
              <w:t xml:space="preserve"> dargestellt werden. </w:t>
            </w:r>
            <w:r w:rsidR="004A4827" w:rsidRPr="00FA63E8">
              <w:rPr>
                <w:rFonts w:cstheme="minorHAnsi"/>
              </w:rPr>
              <w:t xml:space="preserve">So </w:t>
            </w:r>
            <w:r>
              <w:rPr>
                <w:rFonts w:cstheme="minorHAnsi"/>
              </w:rPr>
              <w:t xml:space="preserve">können sich die Lernenden </w:t>
            </w:r>
            <w:proofErr w:type="gramStart"/>
            <w:r w:rsidR="004A4827" w:rsidRPr="00FA63E8">
              <w:rPr>
                <w:rFonts w:cstheme="minorHAnsi"/>
              </w:rPr>
              <w:t>auf</w:t>
            </w:r>
            <w:proofErr w:type="gramEnd"/>
            <w:r w:rsidR="004A4827" w:rsidRPr="00FA63E8">
              <w:rPr>
                <w:rFonts w:cstheme="minorHAnsi"/>
              </w:rPr>
              <w:t xml:space="preserve"> die in Vertiefung 1 genannten Aspekte konzentrieren und die Umgestaltung des Lernortes </w:t>
            </w:r>
            <w:r>
              <w:rPr>
                <w:rFonts w:cstheme="minorHAnsi"/>
              </w:rPr>
              <w:t xml:space="preserve">und die Auswirkungen </w:t>
            </w:r>
            <w:r w:rsidR="004A4827" w:rsidRPr="00FA63E8">
              <w:rPr>
                <w:rFonts w:cstheme="minorHAnsi"/>
              </w:rPr>
              <w:t>dokumentieren.</w:t>
            </w:r>
          </w:p>
          <w:p w14:paraId="417986C9" w14:textId="77777777" w:rsidR="00AB6C9B" w:rsidRPr="00FA63E8" w:rsidRDefault="00AB6C9B" w:rsidP="00AB6C9B">
            <w:pPr>
              <w:pStyle w:val="Listenabsatz"/>
              <w:tabs>
                <w:tab w:val="left" w:pos="273"/>
                <w:tab w:val="left" w:pos="2441"/>
                <w:tab w:val="left" w:pos="2880"/>
              </w:tabs>
              <w:spacing w:line="276" w:lineRule="auto"/>
              <w:ind w:left="27"/>
              <w:rPr>
                <w:rFonts w:cstheme="minorHAnsi"/>
              </w:rPr>
            </w:pPr>
          </w:p>
          <w:p w14:paraId="0491C517" w14:textId="77777777" w:rsidR="00AB6C9B" w:rsidRDefault="004A4827" w:rsidP="00EB14BE">
            <w:pPr>
              <w:pStyle w:val="Listenabsatz"/>
              <w:numPr>
                <w:ilvl w:val="0"/>
                <w:numId w:val="26"/>
              </w:numPr>
              <w:tabs>
                <w:tab w:val="left" w:pos="273"/>
                <w:tab w:val="left" w:pos="2441"/>
                <w:tab w:val="left" w:pos="2880"/>
              </w:tabs>
              <w:spacing w:line="276" w:lineRule="auto"/>
              <w:ind w:left="0" w:firstLine="0"/>
              <w:rPr>
                <w:rFonts w:cstheme="minorHAnsi"/>
              </w:rPr>
            </w:pPr>
            <w:r>
              <w:rPr>
                <w:rFonts w:cstheme="minorHAnsi"/>
              </w:rPr>
              <w:t>Dokumentation (Foto</w:t>
            </w:r>
            <w:r w:rsidR="00AB6C9B">
              <w:rPr>
                <w:rFonts w:cstheme="minorHAnsi"/>
              </w:rPr>
              <w:t>s</w:t>
            </w:r>
            <w:r>
              <w:rPr>
                <w:rFonts w:cstheme="minorHAnsi"/>
              </w:rPr>
              <w:t>/Video</w:t>
            </w:r>
            <w:r w:rsidR="00AB6C9B">
              <w:rPr>
                <w:rFonts w:cstheme="minorHAnsi"/>
              </w:rPr>
              <w:t>s</w:t>
            </w:r>
            <w:r>
              <w:rPr>
                <w:rFonts w:cstheme="minorHAnsi"/>
              </w:rPr>
              <w:t xml:space="preserve">) von Momenten </w:t>
            </w:r>
            <w:r w:rsidR="00AB6C9B">
              <w:rPr>
                <w:rFonts w:cstheme="minorHAnsi"/>
              </w:rPr>
              <w:t>der Achtsamkeit:</w:t>
            </w:r>
          </w:p>
          <w:p w14:paraId="15D87996" w14:textId="18584252" w:rsidR="001A2C87" w:rsidRDefault="00AB6C9B" w:rsidP="001A2C87">
            <w:pPr>
              <w:pStyle w:val="Listenabsatz"/>
              <w:tabs>
                <w:tab w:val="left" w:pos="273"/>
                <w:tab w:val="left" w:pos="2441"/>
                <w:tab w:val="left" w:pos="2880"/>
              </w:tabs>
              <w:spacing w:line="276" w:lineRule="auto"/>
              <w:ind w:left="0"/>
              <w:rPr>
                <w:rFonts w:cstheme="minorHAnsi"/>
              </w:rPr>
            </w:pPr>
            <w:r>
              <w:rPr>
                <w:rFonts w:cstheme="minorHAnsi"/>
              </w:rPr>
              <w:lastRenderedPageBreak/>
              <w:t>Die Lernenden dokumentieren Momente</w:t>
            </w:r>
            <w:r w:rsidR="004A4827">
              <w:rPr>
                <w:rFonts w:cstheme="minorHAnsi"/>
              </w:rPr>
              <w:t xml:space="preserve">, in denen </w:t>
            </w:r>
            <w:r>
              <w:rPr>
                <w:rFonts w:cstheme="minorHAnsi"/>
              </w:rPr>
              <w:t xml:space="preserve">sie </w:t>
            </w:r>
            <w:r w:rsidR="004A4827">
              <w:rPr>
                <w:rFonts w:cstheme="minorHAnsi"/>
              </w:rPr>
              <w:t xml:space="preserve">sich </w:t>
            </w:r>
            <w:r w:rsidR="001A2C87" w:rsidRPr="001A2C87">
              <w:rPr>
                <w:rFonts w:cstheme="minorHAnsi"/>
              </w:rPr>
              <w:t xml:space="preserve">während eines bestimmten Zeitraums </w:t>
            </w:r>
            <w:r w:rsidR="004A4827">
              <w:rPr>
                <w:rFonts w:cstheme="minorHAnsi"/>
              </w:rPr>
              <w:t>besonders wohl/bewusst/achtsam gefühlt haben</w:t>
            </w:r>
            <w:r>
              <w:rPr>
                <w:rFonts w:cstheme="minorHAnsi"/>
              </w:rPr>
              <w:t xml:space="preserve">. </w:t>
            </w:r>
            <w:r w:rsidR="001A2C87" w:rsidRPr="001A2C87">
              <w:rPr>
                <w:rFonts w:cstheme="minorHAnsi"/>
              </w:rPr>
              <w:t xml:space="preserve">Die Lernenden können eine digitale </w:t>
            </w:r>
            <w:r w:rsidR="00E972EB">
              <w:rPr>
                <w:rFonts w:cstheme="minorHAnsi"/>
              </w:rPr>
              <w:t>K</w:t>
            </w:r>
            <w:r w:rsidR="001A2C87" w:rsidRPr="001A2C87">
              <w:rPr>
                <w:rFonts w:cstheme="minorHAnsi"/>
              </w:rPr>
              <w:t>ollage verwenden, um diese Momente zu dokumentieren und sie am Ende dieses Zeitraums zu präsentieren.</w:t>
            </w:r>
            <w:r>
              <w:rPr>
                <w:rFonts w:cstheme="minorHAnsi"/>
              </w:rPr>
              <w:t xml:space="preserve"> </w:t>
            </w:r>
          </w:p>
          <w:p w14:paraId="5825AE8A" w14:textId="77777777" w:rsidR="001A2C87" w:rsidRPr="00FF77B4" w:rsidRDefault="001A2C87" w:rsidP="00AB6C9B">
            <w:pPr>
              <w:pStyle w:val="Listenabsatz"/>
              <w:tabs>
                <w:tab w:val="left" w:pos="273"/>
                <w:tab w:val="left" w:pos="2441"/>
                <w:tab w:val="left" w:pos="2880"/>
              </w:tabs>
              <w:spacing w:line="276" w:lineRule="auto"/>
              <w:ind w:left="0"/>
              <w:rPr>
                <w:rFonts w:cstheme="minorHAnsi"/>
              </w:rPr>
            </w:pPr>
          </w:p>
          <w:p w14:paraId="19A90E3D" w14:textId="77777777" w:rsidR="00AB6C9B" w:rsidRDefault="00C06893" w:rsidP="00AB6C9B">
            <w:pPr>
              <w:pStyle w:val="Listenabsatz"/>
              <w:numPr>
                <w:ilvl w:val="0"/>
                <w:numId w:val="26"/>
              </w:numPr>
              <w:tabs>
                <w:tab w:val="left" w:pos="273"/>
                <w:tab w:val="left" w:pos="2441"/>
                <w:tab w:val="left" w:pos="2880"/>
              </w:tabs>
              <w:spacing w:line="276" w:lineRule="auto"/>
              <w:ind w:left="0" w:firstLine="0"/>
              <w:rPr>
                <w:rFonts w:cstheme="minorHAnsi"/>
              </w:rPr>
            </w:pPr>
            <w:r w:rsidRPr="00FF77B4">
              <w:rPr>
                <w:rFonts w:cstheme="minorHAnsi"/>
              </w:rPr>
              <w:t>Erstellen einer Infografik zum perfekten Lernort</w:t>
            </w:r>
            <w:r w:rsidR="00AB6C9B">
              <w:rPr>
                <w:rFonts w:cstheme="minorHAnsi"/>
              </w:rPr>
              <w:t>:</w:t>
            </w:r>
          </w:p>
          <w:p w14:paraId="70944723" w14:textId="0379FA69" w:rsidR="00E972EB" w:rsidRPr="00AB6C9B" w:rsidRDefault="00AB6C9B" w:rsidP="00AB6C9B">
            <w:pPr>
              <w:pStyle w:val="Listenabsatz"/>
              <w:tabs>
                <w:tab w:val="left" w:pos="273"/>
                <w:tab w:val="left" w:pos="2441"/>
                <w:tab w:val="left" w:pos="2880"/>
              </w:tabs>
              <w:spacing w:line="276" w:lineRule="auto"/>
              <w:ind w:left="0"/>
              <w:rPr>
                <w:rFonts w:cstheme="minorHAnsi"/>
              </w:rPr>
            </w:pPr>
            <w:r>
              <w:rPr>
                <w:rFonts w:cstheme="minorHAnsi"/>
              </w:rPr>
              <w:t xml:space="preserve">Eine Infografik kann </w:t>
            </w:r>
            <w:r w:rsidR="006C1F4F" w:rsidRPr="00AB6C9B">
              <w:rPr>
                <w:rFonts w:cstheme="minorHAnsi"/>
              </w:rPr>
              <w:t xml:space="preserve">leicht </w:t>
            </w:r>
            <w:r w:rsidR="00C06893" w:rsidRPr="00AB6C9B">
              <w:rPr>
                <w:rFonts w:cstheme="minorHAnsi"/>
              </w:rPr>
              <w:t xml:space="preserve">mit gängigen Präsentationsprogrammen oder mit etwas professionelleren Tools wie </w:t>
            </w:r>
            <w:hyperlink r:id="rId32" w:history="1">
              <w:r w:rsidR="006C1F4F" w:rsidRPr="00AB6C9B">
                <w:rPr>
                  <w:rStyle w:val="Hyperlink"/>
                  <w:rFonts w:cstheme="minorHAnsi"/>
                </w:rPr>
                <w:t>www.canva.com</w:t>
              </w:r>
            </w:hyperlink>
            <w:r w:rsidR="006C1F4F" w:rsidRPr="00AB6C9B">
              <w:rPr>
                <w:rFonts w:cstheme="minorHAnsi"/>
              </w:rPr>
              <w:t xml:space="preserve"> umgesetzt werden.</w:t>
            </w:r>
            <w:r w:rsidR="001A2C87">
              <w:rPr>
                <w:rFonts w:cstheme="minorHAnsi"/>
              </w:rPr>
              <w:t xml:space="preserve"> </w:t>
            </w:r>
            <w:r w:rsidR="001A2C87" w:rsidRPr="001A2C87">
              <w:rPr>
                <w:rFonts w:cstheme="minorHAnsi"/>
              </w:rPr>
              <w:t xml:space="preserve">Informationen </w:t>
            </w:r>
            <w:r w:rsidR="001A2C87">
              <w:rPr>
                <w:rFonts w:cstheme="minorHAnsi"/>
              </w:rPr>
              <w:t>und Ideen finden Sie in</w:t>
            </w:r>
            <w:r w:rsidR="001A2C87" w:rsidRPr="001A2C87">
              <w:rPr>
                <w:rFonts w:cstheme="minorHAnsi"/>
              </w:rPr>
              <w:t xml:space="preserve"> Vertiefung 1.</w:t>
            </w:r>
          </w:p>
          <w:p w14:paraId="44F4B2EB" w14:textId="77777777" w:rsidR="00C06893" w:rsidRPr="006E4707" w:rsidRDefault="00C06893" w:rsidP="00EB14BE">
            <w:pPr>
              <w:spacing w:line="276" w:lineRule="auto"/>
              <w:rPr>
                <w:rFonts w:cstheme="minorHAnsi"/>
                <w:color w:val="FF0000"/>
              </w:rPr>
            </w:pPr>
          </w:p>
        </w:tc>
      </w:tr>
    </w:tbl>
    <w:p w14:paraId="382D88B2" w14:textId="77777777" w:rsidR="00C06893" w:rsidRPr="006E4707" w:rsidRDefault="00C06893" w:rsidP="00C06893">
      <w:pPr>
        <w:rPr>
          <w:rFonts w:cstheme="minorHAnsi"/>
          <w:color w:val="FF0000"/>
        </w:rPr>
        <w:sectPr w:rsidR="00C06893" w:rsidRPr="006E4707" w:rsidSect="00C06893">
          <w:headerReference w:type="default" r:id="rId33"/>
          <w:pgSz w:w="11906" w:h="16838"/>
          <w:pgMar w:top="1417" w:right="1417" w:bottom="1134" w:left="1417" w:header="708" w:footer="708" w:gutter="0"/>
          <w:cols w:space="708"/>
          <w:docGrid w:linePitch="360"/>
        </w:sectPr>
      </w:pPr>
    </w:p>
    <w:p w14:paraId="45E1F8FE" w14:textId="2C039147" w:rsidR="00C06893" w:rsidRPr="006E4707" w:rsidRDefault="00C06893" w:rsidP="00C06893">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sidR="00F00D4B">
        <w:rPr>
          <w:rFonts w:cstheme="minorHAnsi"/>
          <w:color w:val="FF0000"/>
          <w:sz w:val="24"/>
          <w:szCs w:val="24"/>
          <w:highlight w:val="lightGray"/>
        </w:rPr>
        <w:t>10</w:t>
      </w:r>
      <w:r w:rsidRPr="006E4707">
        <w:rPr>
          <w:rFonts w:cstheme="minorHAnsi"/>
          <w:color w:val="FF0000"/>
          <w:sz w:val="24"/>
          <w:szCs w:val="24"/>
          <w:highlight w:val="lightGray"/>
        </w:rPr>
        <w:t>))</w:t>
      </w:r>
      <w:r w:rsidRPr="006E4707">
        <w:rPr>
          <w:rFonts w:cstheme="minorHAnsi"/>
          <w:color w:val="FF0000"/>
          <w:sz w:val="24"/>
          <w:szCs w:val="24"/>
        </w:rPr>
        <w:t xml:space="preserve"> </w:t>
      </w:r>
    </w:p>
    <w:p w14:paraId="091A0A6F" w14:textId="77777777" w:rsidR="00C06893" w:rsidRPr="0061430C" w:rsidRDefault="00C06893" w:rsidP="00C06893">
      <w:pPr>
        <w:spacing w:line="276" w:lineRule="auto"/>
        <w:rPr>
          <w:rFonts w:cstheme="minorHAnsi"/>
          <w:b/>
          <w:bCs/>
          <w:sz w:val="28"/>
          <w:szCs w:val="28"/>
        </w:rPr>
      </w:pPr>
      <w:bookmarkStart w:id="73" w:name="_Hlk140047780"/>
      <w:r w:rsidRPr="0061430C">
        <w:rPr>
          <w:rFonts w:cstheme="minorHAnsi"/>
          <w:b/>
          <w:bCs/>
          <w:sz w:val="28"/>
          <w:szCs w:val="28"/>
        </w:rPr>
        <w:t>Arbeitsblatt 1</w:t>
      </w:r>
    </w:p>
    <w:p w14:paraId="470EF5DA" w14:textId="77777777" w:rsidR="00C06893" w:rsidRDefault="00C06893" w:rsidP="00C06893">
      <w:pPr>
        <w:spacing w:line="276" w:lineRule="auto"/>
        <w:rPr>
          <w:b/>
          <w:bCs/>
          <w:sz w:val="28"/>
          <w:szCs w:val="28"/>
        </w:rPr>
      </w:pPr>
      <w:commentRangeStart w:id="74"/>
      <w:commentRangeStart w:id="75"/>
      <w:commentRangeStart w:id="76"/>
      <w:commentRangeStart w:id="77"/>
      <w:r>
        <w:rPr>
          <w:rFonts w:cstheme="minorHAnsi"/>
          <w:b/>
          <w:bCs/>
          <w:sz w:val="28"/>
          <w:szCs w:val="28"/>
        </w:rPr>
        <w:t>P</w:t>
      </w:r>
      <w:r w:rsidRPr="0061430C">
        <w:rPr>
          <w:rFonts w:cstheme="minorHAnsi"/>
          <w:b/>
          <w:bCs/>
          <w:sz w:val="28"/>
          <w:szCs w:val="28"/>
        </w:rPr>
        <w:t>erfekter Lernort</w:t>
      </w:r>
      <w:r>
        <w:rPr>
          <w:rFonts w:cstheme="minorHAnsi"/>
          <w:b/>
          <w:bCs/>
          <w:sz w:val="28"/>
          <w:szCs w:val="28"/>
        </w:rPr>
        <w:t xml:space="preserve"> </w:t>
      </w:r>
      <w:bookmarkEnd w:id="73"/>
      <w:r w:rsidRPr="001D4FF6">
        <w:rPr>
          <w:b/>
          <w:bCs/>
          <w:sz w:val="28"/>
          <w:szCs w:val="28"/>
        </w:rPr>
        <w:t>vs</w:t>
      </w:r>
      <w:r>
        <w:rPr>
          <w:b/>
          <w:bCs/>
          <w:sz w:val="28"/>
          <w:szCs w:val="28"/>
        </w:rPr>
        <w:t>.</w:t>
      </w:r>
      <w:r w:rsidRPr="001D4FF6">
        <w:rPr>
          <w:b/>
          <w:bCs/>
          <w:sz w:val="28"/>
          <w:szCs w:val="28"/>
        </w:rPr>
        <w:t xml:space="preserve"> </w:t>
      </w:r>
      <w:r>
        <w:rPr>
          <w:b/>
          <w:bCs/>
          <w:sz w:val="28"/>
          <w:szCs w:val="28"/>
        </w:rPr>
        <w:t>c</w:t>
      </w:r>
      <w:r w:rsidRPr="001D4FF6">
        <w:rPr>
          <w:b/>
          <w:bCs/>
          <w:sz w:val="28"/>
          <w:szCs w:val="28"/>
        </w:rPr>
        <w:t>haotischer Arbeitsplatz</w:t>
      </w:r>
      <w:commentRangeEnd w:id="74"/>
      <w:r w:rsidR="00DE70D8">
        <w:rPr>
          <w:rStyle w:val="Kommentarzeichen"/>
        </w:rPr>
        <w:commentReference w:id="74"/>
      </w:r>
      <w:commentRangeEnd w:id="75"/>
      <w:r w:rsidR="00DC639F">
        <w:rPr>
          <w:rStyle w:val="Kommentarzeichen"/>
        </w:rPr>
        <w:commentReference w:id="75"/>
      </w:r>
      <w:commentRangeEnd w:id="76"/>
      <w:r w:rsidR="000612A3">
        <w:rPr>
          <w:rStyle w:val="Kommentarzeichen"/>
        </w:rPr>
        <w:commentReference w:id="76"/>
      </w:r>
      <w:commentRangeEnd w:id="77"/>
      <w:r w:rsidR="00466E46">
        <w:rPr>
          <w:rStyle w:val="Kommentarzeichen"/>
        </w:rPr>
        <w:commentReference w:id="77"/>
      </w:r>
    </w:p>
    <w:p w14:paraId="1BB682EC" w14:textId="1F2FF070" w:rsidR="00B8008A" w:rsidRDefault="00B8008A" w:rsidP="00C06893">
      <w:pPr>
        <w:spacing w:line="276" w:lineRule="auto"/>
      </w:pPr>
      <w:r>
        <w:t xml:space="preserve">Bildanalyse: Beschreibe und reflektiere beide Bilder. </w:t>
      </w:r>
    </w:p>
    <w:p w14:paraId="23FA8882" w14:textId="76A65A50" w:rsidR="00C06893" w:rsidRPr="006E4707" w:rsidRDefault="00B8008A" w:rsidP="00C06893">
      <w:pPr>
        <w:rPr>
          <w:color w:val="FF0000"/>
        </w:rPr>
      </w:pPr>
      <w:r w:rsidRPr="00FC2773">
        <w:rPr>
          <w:noProof/>
        </w:rPr>
        <w:drawing>
          <wp:anchor distT="0" distB="0" distL="114300" distR="114300" simplePos="0" relativeHeight="251659264" behindDoc="0" locked="0" layoutInCell="1" allowOverlap="1" wp14:anchorId="0238DEBE" wp14:editId="7827C636">
            <wp:simplePos x="0" y="0"/>
            <wp:positionH relativeFrom="margin">
              <wp:align>left</wp:align>
            </wp:positionH>
            <wp:positionV relativeFrom="page">
              <wp:posOffset>2277524</wp:posOffset>
            </wp:positionV>
            <wp:extent cx="3339465" cy="3152775"/>
            <wp:effectExtent l="0" t="0" r="0" b="0"/>
            <wp:wrapSquare wrapText="bothSides"/>
            <wp:docPr id="107602817" name="Grafik 5" descr="Ein Bild, das Im Haus, Mobiliar, Bürogebäude, Computermonito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2817" name="Grafik 5" descr="Ein Bild, das Im Haus, Mobiliar, Bürogebäude, Computermonitor enthält.&#10;&#10;Automatisch generierte Beschreibu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43902" cy="3156932"/>
                    </a:xfrm>
                    <a:prstGeom prst="rect">
                      <a:avLst/>
                    </a:prstGeom>
                  </pic:spPr>
                </pic:pic>
              </a:graphicData>
            </a:graphic>
            <wp14:sizeRelH relativeFrom="margin">
              <wp14:pctWidth>0</wp14:pctWidth>
            </wp14:sizeRelH>
            <wp14:sizeRelV relativeFrom="margin">
              <wp14:pctHeight>0</wp14:pctHeight>
            </wp14:sizeRelV>
          </wp:anchor>
        </w:drawing>
      </w:r>
    </w:p>
    <w:p w14:paraId="5D53B4AC" w14:textId="77777777" w:rsidR="00C06893" w:rsidRPr="006E4707" w:rsidRDefault="00C06893" w:rsidP="00C06893">
      <w:pPr>
        <w:rPr>
          <w:color w:val="FF0000"/>
        </w:rPr>
      </w:pPr>
    </w:p>
    <w:p w14:paraId="6F471554" w14:textId="77777777" w:rsidR="00C06893" w:rsidRPr="006E4707" w:rsidRDefault="00C06893" w:rsidP="00C06893">
      <w:pPr>
        <w:rPr>
          <w:color w:val="FF0000"/>
        </w:rPr>
      </w:pPr>
    </w:p>
    <w:p w14:paraId="150A3878" w14:textId="77777777" w:rsidR="00C06893" w:rsidRPr="006E4707" w:rsidRDefault="00C06893" w:rsidP="00C06893">
      <w:pPr>
        <w:rPr>
          <w:color w:val="FF0000"/>
        </w:rPr>
      </w:pPr>
    </w:p>
    <w:p w14:paraId="44251E4C" w14:textId="77777777" w:rsidR="00C06893" w:rsidRPr="006E4707" w:rsidRDefault="00C06893" w:rsidP="00C06893">
      <w:pPr>
        <w:rPr>
          <w:color w:val="FF0000"/>
        </w:rPr>
      </w:pPr>
    </w:p>
    <w:p w14:paraId="5F08271E" w14:textId="77777777" w:rsidR="00C06893" w:rsidRPr="006E4707" w:rsidRDefault="00C06893" w:rsidP="00C06893">
      <w:pPr>
        <w:rPr>
          <w:color w:val="FF0000"/>
        </w:rPr>
      </w:pPr>
    </w:p>
    <w:p w14:paraId="56D19E1C" w14:textId="77777777" w:rsidR="00C06893" w:rsidRPr="006E4707" w:rsidRDefault="00C06893" w:rsidP="00C06893">
      <w:pPr>
        <w:rPr>
          <w:color w:val="FF0000"/>
        </w:rPr>
      </w:pPr>
    </w:p>
    <w:p w14:paraId="42AB8DCF" w14:textId="77777777" w:rsidR="00C06893" w:rsidRPr="006E4707" w:rsidRDefault="00C06893" w:rsidP="00C06893">
      <w:pPr>
        <w:rPr>
          <w:color w:val="FF0000"/>
        </w:rPr>
      </w:pPr>
    </w:p>
    <w:p w14:paraId="4A6C1EC8" w14:textId="77777777" w:rsidR="00C06893" w:rsidRPr="006E4707" w:rsidRDefault="00C06893" w:rsidP="00C06893">
      <w:pPr>
        <w:rPr>
          <w:color w:val="FF0000"/>
        </w:rPr>
      </w:pPr>
    </w:p>
    <w:p w14:paraId="30E5BDAB" w14:textId="77777777" w:rsidR="00C06893" w:rsidRPr="006E4707" w:rsidRDefault="00C06893" w:rsidP="00C06893">
      <w:pPr>
        <w:rPr>
          <w:color w:val="FF0000"/>
        </w:rPr>
      </w:pPr>
    </w:p>
    <w:p w14:paraId="78AA08E2" w14:textId="77777777" w:rsidR="00C06893" w:rsidRPr="006E4707" w:rsidRDefault="00C06893" w:rsidP="00C06893">
      <w:pPr>
        <w:rPr>
          <w:color w:val="FF0000"/>
        </w:rPr>
      </w:pPr>
    </w:p>
    <w:p w14:paraId="2E23B60C" w14:textId="14049098" w:rsidR="00C06893" w:rsidRPr="006E4707" w:rsidRDefault="00B8008A" w:rsidP="00C06893">
      <w:pPr>
        <w:rPr>
          <w:color w:val="FF0000"/>
        </w:rPr>
      </w:pPr>
      <w:r w:rsidRPr="006E4707">
        <w:rPr>
          <w:noProof/>
          <w:color w:val="FF0000"/>
        </w:rPr>
        <w:drawing>
          <wp:anchor distT="0" distB="0" distL="114300" distR="114300" simplePos="0" relativeHeight="251660288" behindDoc="0" locked="0" layoutInCell="1" allowOverlap="1" wp14:anchorId="7179F20F" wp14:editId="369473B5">
            <wp:simplePos x="0" y="0"/>
            <wp:positionH relativeFrom="margin">
              <wp:align>left</wp:align>
            </wp:positionH>
            <wp:positionV relativeFrom="page">
              <wp:posOffset>5641340</wp:posOffset>
            </wp:positionV>
            <wp:extent cx="3347085" cy="3134995"/>
            <wp:effectExtent l="0" t="0" r="5715" b="8255"/>
            <wp:wrapSquare wrapText="bothSides"/>
            <wp:docPr id="429361532" name="Grafik 6" descr="Ein Bild, das Im Haus, Fenster, Wand,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61532" name="Grafik 6" descr="Ein Bild, das Im Haus, Fenster, Wand, Tisch enthält.&#10;&#10;Automatisch generierte Beschreibu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49900" cy="3137293"/>
                    </a:xfrm>
                    <a:prstGeom prst="rect">
                      <a:avLst/>
                    </a:prstGeom>
                  </pic:spPr>
                </pic:pic>
              </a:graphicData>
            </a:graphic>
            <wp14:sizeRelH relativeFrom="margin">
              <wp14:pctWidth>0</wp14:pctWidth>
            </wp14:sizeRelH>
            <wp14:sizeRelV relativeFrom="margin">
              <wp14:pctHeight>0</wp14:pctHeight>
            </wp14:sizeRelV>
          </wp:anchor>
        </w:drawing>
      </w:r>
    </w:p>
    <w:p w14:paraId="2B0BAC39" w14:textId="77777777" w:rsidR="00C06893" w:rsidRPr="006E4707" w:rsidRDefault="00C06893" w:rsidP="00C06893">
      <w:pPr>
        <w:rPr>
          <w:color w:val="FF0000"/>
        </w:rPr>
      </w:pPr>
    </w:p>
    <w:p w14:paraId="79DAD395" w14:textId="63000D21" w:rsidR="00C06893" w:rsidRPr="006E4707" w:rsidRDefault="00C06893" w:rsidP="00C06893">
      <w:pPr>
        <w:rPr>
          <w:color w:val="FF0000"/>
        </w:rPr>
      </w:pPr>
    </w:p>
    <w:p w14:paraId="5AF3E2E7" w14:textId="77777777" w:rsidR="00C06893" w:rsidRDefault="00C06893" w:rsidP="00C06893">
      <w:pPr>
        <w:rPr>
          <w:color w:val="FF0000"/>
        </w:rPr>
      </w:pPr>
    </w:p>
    <w:p w14:paraId="5954A7C9" w14:textId="77777777" w:rsidR="00C06893" w:rsidRDefault="00C06893" w:rsidP="00C06893">
      <w:pPr>
        <w:rPr>
          <w:color w:val="FF0000"/>
        </w:rPr>
      </w:pPr>
    </w:p>
    <w:p w14:paraId="1FB5AB21" w14:textId="77777777" w:rsidR="00C06893" w:rsidRDefault="00C06893" w:rsidP="00C06893">
      <w:pPr>
        <w:rPr>
          <w:color w:val="FF0000"/>
        </w:rPr>
      </w:pPr>
    </w:p>
    <w:p w14:paraId="1772D40D" w14:textId="77777777" w:rsidR="00C06893" w:rsidRDefault="00C06893" w:rsidP="00C06893">
      <w:pPr>
        <w:rPr>
          <w:color w:val="FF0000"/>
        </w:rPr>
      </w:pPr>
    </w:p>
    <w:p w14:paraId="2B3DC001" w14:textId="77777777" w:rsidR="00C06893" w:rsidRDefault="00C06893" w:rsidP="00C06893">
      <w:pPr>
        <w:rPr>
          <w:color w:val="FF0000"/>
        </w:rPr>
      </w:pPr>
    </w:p>
    <w:p w14:paraId="7AFBB290" w14:textId="77777777" w:rsidR="00C06893" w:rsidRDefault="00C06893" w:rsidP="00C06893">
      <w:pPr>
        <w:rPr>
          <w:color w:val="FF0000"/>
        </w:rPr>
      </w:pPr>
    </w:p>
    <w:p w14:paraId="24FE341A" w14:textId="77777777" w:rsidR="00C06893" w:rsidRDefault="00C06893" w:rsidP="00C06893">
      <w:pPr>
        <w:rPr>
          <w:color w:val="FF0000"/>
        </w:rPr>
      </w:pPr>
    </w:p>
    <w:p w14:paraId="4721919A" w14:textId="77777777" w:rsidR="00C06893" w:rsidRDefault="00C06893" w:rsidP="00C06893">
      <w:pPr>
        <w:rPr>
          <w:color w:val="FF0000"/>
        </w:rPr>
      </w:pPr>
    </w:p>
    <w:p w14:paraId="6DDB97B6" w14:textId="77777777" w:rsidR="00C06893" w:rsidRDefault="00C06893" w:rsidP="00C06893">
      <w:pPr>
        <w:rPr>
          <w:color w:val="FF0000"/>
        </w:rPr>
      </w:pPr>
    </w:p>
    <w:p w14:paraId="1C5807FF" w14:textId="77777777" w:rsidR="00C06893" w:rsidRDefault="00C06893" w:rsidP="00C06893">
      <w:pPr>
        <w:rPr>
          <w:color w:val="FF0000"/>
        </w:rPr>
      </w:pPr>
    </w:p>
    <w:p w14:paraId="7837843F" w14:textId="77777777" w:rsidR="00C06893" w:rsidRDefault="00C06893" w:rsidP="00C06893">
      <w:pPr>
        <w:rPr>
          <w:color w:val="FF0000"/>
        </w:rPr>
      </w:pPr>
    </w:p>
    <w:p w14:paraId="04D95116" w14:textId="77777777" w:rsidR="00C06893" w:rsidRDefault="00C06893" w:rsidP="00C06893">
      <w:pPr>
        <w:rPr>
          <w:rFonts w:cstheme="minorHAnsi"/>
        </w:rPr>
      </w:pPr>
      <w:bookmarkStart w:id="78" w:name="_Hlk166757731"/>
    </w:p>
    <w:p w14:paraId="2008778F" w14:textId="77777777" w:rsidR="00C06893" w:rsidRPr="00356D3E" w:rsidRDefault="00C06893" w:rsidP="00C06893">
      <w:r>
        <w:rPr>
          <w:rFonts w:cstheme="minorHAnsi"/>
        </w:rPr>
        <w:t>©</w:t>
      </w:r>
      <w:r>
        <w:t xml:space="preserve"> beide Bilder: </w:t>
      </w:r>
      <w:r w:rsidRPr="00FC2773">
        <w:t>Dall-E 3 über ChatGPT</w:t>
      </w:r>
      <w:r>
        <w:rPr>
          <w:color w:val="FF0000"/>
        </w:rPr>
        <w:br w:type="page"/>
      </w:r>
    </w:p>
    <w:bookmarkEnd w:id="78"/>
    <w:p w14:paraId="7FDF761F" w14:textId="4D26F0C4" w:rsidR="00C06893" w:rsidRPr="006E4707" w:rsidRDefault="00C06893" w:rsidP="00C06893">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Pr>
          <w:rFonts w:cstheme="minorHAnsi"/>
          <w:color w:val="FF0000"/>
          <w:sz w:val="24"/>
          <w:szCs w:val="24"/>
          <w:highlight w:val="lightGray"/>
        </w:rPr>
        <w:t>1</w:t>
      </w:r>
      <w:r w:rsidR="00F00D4B">
        <w:rPr>
          <w:rFonts w:cstheme="minorHAnsi"/>
          <w:color w:val="FF0000"/>
          <w:sz w:val="24"/>
          <w:szCs w:val="24"/>
          <w:highlight w:val="lightGray"/>
        </w:rPr>
        <w:t>1</w:t>
      </w:r>
      <w:r w:rsidRPr="006E4707">
        <w:rPr>
          <w:rFonts w:cstheme="minorHAnsi"/>
          <w:color w:val="FF0000"/>
          <w:sz w:val="24"/>
          <w:szCs w:val="24"/>
          <w:highlight w:val="lightGray"/>
        </w:rPr>
        <w:t>))</w:t>
      </w:r>
      <w:r w:rsidRPr="006E4707">
        <w:rPr>
          <w:rFonts w:cstheme="minorHAnsi"/>
          <w:color w:val="FF0000"/>
          <w:sz w:val="24"/>
          <w:szCs w:val="24"/>
        </w:rPr>
        <w:t xml:space="preserve"> </w:t>
      </w:r>
    </w:p>
    <w:p w14:paraId="7DF8BABB" w14:textId="77777777" w:rsidR="006C1F4F" w:rsidRPr="0061430C" w:rsidRDefault="006C1F4F" w:rsidP="006C1F4F">
      <w:pPr>
        <w:spacing w:line="276" w:lineRule="auto"/>
        <w:rPr>
          <w:b/>
          <w:bCs/>
          <w:sz w:val="28"/>
          <w:szCs w:val="28"/>
        </w:rPr>
      </w:pPr>
      <w:r w:rsidRPr="0061430C">
        <w:rPr>
          <w:b/>
          <w:bCs/>
          <w:sz w:val="28"/>
          <w:szCs w:val="28"/>
        </w:rPr>
        <w:t xml:space="preserve">Arbeitsblatt 2 </w:t>
      </w:r>
    </w:p>
    <w:p w14:paraId="4A20A65F" w14:textId="77777777" w:rsidR="006C1F4F" w:rsidRDefault="006C1F4F" w:rsidP="006C1F4F">
      <w:pPr>
        <w:tabs>
          <w:tab w:val="left" w:pos="2441"/>
          <w:tab w:val="left" w:pos="2880"/>
        </w:tabs>
        <w:spacing w:line="276" w:lineRule="auto"/>
        <w:ind w:left="708" w:hanging="708"/>
        <w:rPr>
          <w:rFonts w:cstheme="minorHAnsi"/>
          <w:b/>
          <w:bCs/>
          <w:sz w:val="28"/>
          <w:szCs w:val="28"/>
        </w:rPr>
      </w:pPr>
      <w:bookmarkStart w:id="79" w:name="_Hlk166484415"/>
      <w:r w:rsidRPr="0061430C">
        <w:rPr>
          <w:rFonts w:cstheme="minorHAnsi"/>
          <w:b/>
          <w:bCs/>
          <w:sz w:val="28"/>
          <w:szCs w:val="28"/>
        </w:rPr>
        <w:t>Resilienz</w:t>
      </w:r>
    </w:p>
    <w:p w14:paraId="5C627308" w14:textId="5BDEE598" w:rsidR="0021042D" w:rsidRDefault="00DC639F">
      <w:pPr>
        <w:tabs>
          <w:tab w:val="left" w:pos="2441"/>
          <w:tab w:val="left" w:pos="2880"/>
        </w:tabs>
        <w:spacing w:line="276" w:lineRule="auto"/>
        <w:rPr>
          <w:rFonts w:cstheme="minorHAnsi"/>
        </w:rPr>
      </w:pPr>
      <w:r w:rsidRPr="00DC639F">
        <w:rPr>
          <w:rFonts w:cstheme="minorHAnsi"/>
          <w:b/>
          <w:bCs/>
        </w:rPr>
        <w:t>Erläuterung:</w:t>
      </w:r>
      <w:r>
        <w:rPr>
          <w:rFonts w:cstheme="minorHAnsi"/>
        </w:rPr>
        <w:t xml:space="preserve"> </w:t>
      </w:r>
      <w:r w:rsidR="007868EA" w:rsidRPr="00A66311">
        <w:rPr>
          <w:rFonts w:cstheme="minorHAnsi"/>
        </w:rPr>
        <w:t>Resilienz bezeichnet die Fähigkeit von Menschen, sich „gesund“ mit Herausforderungen auseinanderzusetzen. Es umfasst die Bewältigung von Herausforderungen, die Fähigkeit zur Erholung nach Rückschlägen und die Entwicklung persönlicher Stärke.</w:t>
      </w:r>
    </w:p>
    <w:p w14:paraId="7690CA97" w14:textId="77777777" w:rsidR="00DC639F" w:rsidRPr="00A66311" w:rsidRDefault="00DC639F" w:rsidP="00DC639F">
      <w:pPr>
        <w:tabs>
          <w:tab w:val="left" w:pos="2441"/>
          <w:tab w:val="left" w:pos="2880"/>
        </w:tabs>
        <w:spacing w:line="276" w:lineRule="auto"/>
        <w:rPr>
          <w:rFonts w:cstheme="minorHAnsi"/>
        </w:rPr>
      </w:pPr>
    </w:p>
    <w:p w14:paraId="619B6FE3" w14:textId="77777777" w:rsidR="006C1F4F" w:rsidRDefault="006C1F4F" w:rsidP="006C1F4F">
      <w:pPr>
        <w:tabs>
          <w:tab w:val="left" w:pos="2441"/>
          <w:tab w:val="left" w:pos="2880"/>
        </w:tabs>
        <w:spacing w:line="276" w:lineRule="auto"/>
        <w:rPr>
          <w:rFonts w:cstheme="minorHAnsi"/>
          <w:b/>
          <w:bCs/>
        </w:rPr>
      </w:pPr>
      <w:r w:rsidRPr="00DD1934">
        <w:rPr>
          <w:rFonts w:cstheme="minorHAnsi"/>
          <w:b/>
          <w:bCs/>
        </w:rPr>
        <w:t>Teil A</w:t>
      </w:r>
      <w:r>
        <w:rPr>
          <w:rFonts w:cstheme="minorHAnsi"/>
          <w:b/>
          <w:bCs/>
        </w:rPr>
        <w:t>: Die Resilienz definieren</w:t>
      </w:r>
    </w:p>
    <w:p w14:paraId="23204E74" w14:textId="77777777" w:rsidR="006C1F4F" w:rsidRPr="00217E32" w:rsidRDefault="006C1F4F" w:rsidP="006C1F4F">
      <w:pPr>
        <w:tabs>
          <w:tab w:val="left" w:pos="2441"/>
          <w:tab w:val="left" w:pos="2880"/>
        </w:tabs>
        <w:spacing w:line="276" w:lineRule="auto"/>
        <w:rPr>
          <w:rFonts w:cstheme="minorHAnsi"/>
        </w:rPr>
      </w:pPr>
      <w:r>
        <w:rPr>
          <w:rFonts w:cstheme="minorHAnsi"/>
        </w:rPr>
        <w:t>Was kannst du dazu sagen? Findest du konkrete Beispiele? Ergänze die Tabellen.</w:t>
      </w:r>
    </w:p>
    <w:tbl>
      <w:tblPr>
        <w:tblStyle w:val="Tabellenraster"/>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8"/>
        <w:gridCol w:w="4587"/>
      </w:tblGrid>
      <w:tr w:rsidR="006C1F4F" w14:paraId="749A33EA" w14:textId="77777777" w:rsidTr="00EB14BE">
        <w:tc>
          <w:tcPr>
            <w:tcW w:w="4598" w:type="dxa"/>
          </w:tcPr>
          <w:p w14:paraId="296E7CB4" w14:textId="77777777" w:rsidR="006C1F4F" w:rsidRPr="007C6395" w:rsidRDefault="006C1F4F" w:rsidP="00EB14BE">
            <w:pPr>
              <w:pStyle w:val="Listenabsatz"/>
              <w:tabs>
                <w:tab w:val="left" w:pos="2441"/>
                <w:tab w:val="left" w:pos="2880"/>
              </w:tabs>
              <w:spacing w:line="276" w:lineRule="auto"/>
              <w:ind w:left="641"/>
              <w:jc w:val="center"/>
              <w:rPr>
                <w:rFonts w:cstheme="minorHAnsi"/>
                <w:b/>
                <w:bCs/>
              </w:rPr>
            </w:pPr>
            <w:r w:rsidRPr="007C6395">
              <w:rPr>
                <w:rFonts w:cstheme="minorHAnsi"/>
                <w:b/>
                <w:bCs/>
              </w:rPr>
              <w:t>Eigenschaften</w:t>
            </w:r>
          </w:p>
          <w:p w14:paraId="0EB2C096" w14:textId="77777777" w:rsidR="006C1F4F" w:rsidRPr="007C6395" w:rsidRDefault="006C1F4F" w:rsidP="00EB14BE">
            <w:pPr>
              <w:pStyle w:val="Listenabsatz"/>
              <w:tabs>
                <w:tab w:val="left" w:pos="2441"/>
                <w:tab w:val="left" w:pos="2880"/>
              </w:tabs>
              <w:spacing w:line="276" w:lineRule="auto"/>
              <w:ind w:left="641"/>
              <w:jc w:val="center"/>
              <w:rPr>
                <w:rFonts w:cstheme="minorHAnsi"/>
                <w:b/>
                <w:bCs/>
              </w:rPr>
            </w:pPr>
          </w:p>
        </w:tc>
        <w:tc>
          <w:tcPr>
            <w:tcW w:w="4587" w:type="dxa"/>
          </w:tcPr>
          <w:p w14:paraId="7A9300FF" w14:textId="77777777" w:rsidR="006C1F4F" w:rsidRPr="007C6395" w:rsidRDefault="006C1F4F" w:rsidP="00EB14BE">
            <w:pPr>
              <w:tabs>
                <w:tab w:val="left" w:pos="2441"/>
                <w:tab w:val="left" w:pos="2880"/>
              </w:tabs>
              <w:spacing w:line="276" w:lineRule="auto"/>
              <w:jc w:val="center"/>
              <w:rPr>
                <w:rFonts w:cstheme="minorHAnsi"/>
                <w:b/>
                <w:bCs/>
              </w:rPr>
            </w:pPr>
            <w:r w:rsidRPr="007C6395">
              <w:rPr>
                <w:rFonts w:cstheme="minorHAnsi"/>
                <w:b/>
                <w:bCs/>
              </w:rPr>
              <w:t>Meine Gedanke</w:t>
            </w:r>
            <w:r>
              <w:rPr>
                <w:rFonts w:cstheme="minorHAnsi"/>
                <w:b/>
                <w:bCs/>
              </w:rPr>
              <w:t>n</w:t>
            </w:r>
            <w:r w:rsidRPr="007C6395">
              <w:rPr>
                <w:rFonts w:cstheme="minorHAnsi"/>
                <w:b/>
                <w:bCs/>
              </w:rPr>
              <w:t>/Ideen dazu</w:t>
            </w:r>
          </w:p>
        </w:tc>
      </w:tr>
      <w:tr w:rsidR="006C1F4F" w14:paraId="72BFB4A1" w14:textId="77777777" w:rsidTr="00EB14BE">
        <w:tc>
          <w:tcPr>
            <w:tcW w:w="4598" w:type="dxa"/>
          </w:tcPr>
          <w:p w14:paraId="5AC68CD2" w14:textId="77777777" w:rsidR="006C1F4F" w:rsidRDefault="006C1F4F" w:rsidP="00EB14BE">
            <w:pPr>
              <w:pStyle w:val="Listenabsatz"/>
              <w:numPr>
                <w:ilvl w:val="0"/>
                <w:numId w:val="25"/>
              </w:numPr>
              <w:tabs>
                <w:tab w:val="left" w:pos="2441"/>
                <w:tab w:val="left" w:pos="2880"/>
              </w:tabs>
              <w:spacing w:line="360" w:lineRule="auto"/>
              <w:ind w:left="641" w:hanging="357"/>
              <w:rPr>
                <w:rFonts w:cstheme="minorHAnsi"/>
              </w:rPr>
            </w:pPr>
            <w:r>
              <w:rPr>
                <w:rFonts w:cstheme="minorHAnsi"/>
              </w:rPr>
              <w:t>d</w:t>
            </w:r>
            <w:r w:rsidRPr="00217E32">
              <w:rPr>
                <w:rFonts w:cstheme="minorHAnsi"/>
              </w:rPr>
              <w:t>ie eigenen Fähigkeiten kennen</w:t>
            </w:r>
            <w:r>
              <w:rPr>
                <w:rFonts w:cstheme="minorHAnsi"/>
              </w:rPr>
              <w:t xml:space="preserve"> </w:t>
            </w:r>
          </w:p>
          <w:p w14:paraId="0E153506" w14:textId="77777777" w:rsidR="006C1F4F" w:rsidRPr="00FC2773" w:rsidRDefault="006C1F4F" w:rsidP="00EB14BE">
            <w:pPr>
              <w:pStyle w:val="Listenabsatz"/>
              <w:numPr>
                <w:ilvl w:val="0"/>
                <w:numId w:val="25"/>
              </w:numPr>
              <w:tabs>
                <w:tab w:val="left" w:pos="2441"/>
                <w:tab w:val="left" w:pos="2880"/>
              </w:tabs>
              <w:spacing w:line="360" w:lineRule="auto"/>
              <w:ind w:left="641" w:hanging="357"/>
              <w:rPr>
                <w:rFonts w:cstheme="minorHAnsi"/>
              </w:rPr>
            </w:pPr>
            <w:r w:rsidRPr="00217E32">
              <w:rPr>
                <w:rFonts w:cstheme="minorHAnsi"/>
              </w:rPr>
              <w:t>Dinge selbst in die Hand nehmen</w:t>
            </w:r>
            <w:r>
              <w:rPr>
                <w:rFonts w:cstheme="minorHAnsi"/>
              </w:rPr>
              <w:t xml:space="preserve"> </w:t>
            </w:r>
          </w:p>
          <w:p w14:paraId="5E9FEDC3" w14:textId="77777777" w:rsidR="006C1F4F" w:rsidRDefault="006C1F4F" w:rsidP="00EB14BE">
            <w:pPr>
              <w:pStyle w:val="Listenabsatz"/>
              <w:numPr>
                <w:ilvl w:val="0"/>
                <w:numId w:val="25"/>
              </w:numPr>
              <w:tabs>
                <w:tab w:val="left" w:pos="2441"/>
                <w:tab w:val="left" w:pos="2880"/>
              </w:tabs>
              <w:spacing w:line="360" w:lineRule="auto"/>
              <w:ind w:left="641" w:hanging="357"/>
              <w:rPr>
                <w:rFonts w:cstheme="minorHAnsi"/>
              </w:rPr>
            </w:pPr>
            <w:r>
              <w:rPr>
                <w:rFonts w:cstheme="minorHAnsi"/>
              </w:rPr>
              <w:t>z</w:t>
            </w:r>
            <w:r w:rsidRPr="00217E32">
              <w:rPr>
                <w:rFonts w:cstheme="minorHAnsi"/>
              </w:rPr>
              <w:t>ielorientiert handeln</w:t>
            </w:r>
            <w:r>
              <w:rPr>
                <w:rFonts w:cstheme="minorHAnsi"/>
              </w:rPr>
              <w:t xml:space="preserve"> </w:t>
            </w:r>
          </w:p>
          <w:p w14:paraId="38712FBA" w14:textId="72FBFF04" w:rsidR="006C1F4F" w:rsidRPr="00FC2773" w:rsidRDefault="006C1F4F" w:rsidP="00EB14BE">
            <w:pPr>
              <w:pStyle w:val="Listenabsatz"/>
              <w:numPr>
                <w:ilvl w:val="0"/>
                <w:numId w:val="25"/>
              </w:numPr>
              <w:tabs>
                <w:tab w:val="left" w:pos="2441"/>
                <w:tab w:val="left" w:pos="2880"/>
              </w:tabs>
              <w:spacing w:line="360" w:lineRule="auto"/>
              <w:ind w:left="641" w:hanging="357"/>
              <w:rPr>
                <w:rFonts w:cstheme="minorHAnsi"/>
              </w:rPr>
            </w:pPr>
            <w:r>
              <w:rPr>
                <w:rFonts w:cstheme="minorHAnsi"/>
              </w:rPr>
              <w:t>l</w:t>
            </w:r>
            <w:r w:rsidRPr="00217E32">
              <w:rPr>
                <w:rFonts w:cstheme="minorHAnsi"/>
              </w:rPr>
              <w:t xml:space="preserve">ösungsorientiert </w:t>
            </w:r>
            <w:r w:rsidR="00B44696">
              <w:rPr>
                <w:rFonts w:cstheme="minorHAnsi"/>
              </w:rPr>
              <w:t>handeln</w:t>
            </w:r>
            <w:r>
              <w:rPr>
                <w:rFonts w:cstheme="minorHAnsi"/>
              </w:rPr>
              <w:t xml:space="preserve"> </w:t>
            </w:r>
          </w:p>
          <w:p w14:paraId="6940BCE6" w14:textId="77777777" w:rsidR="006C1F4F" w:rsidRDefault="006C1F4F" w:rsidP="00EB14BE">
            <w:pPr>
              <w:pStyle w:val="Listenabsatz"/>
              <w:numPr>
                <w:ilvl w:val="0"/>
                <w:numId w:val="25"/>
              </w:numPr>
              <w:tabs>
                <w:tab w:val="left" w:pos="2441"/>
                <w:tab w:val="left" w:pos="2880"/>
              </w:tabs>
              <w:spacing w:line="360" w:lineRule="auto"/>
              <w:ind w:left="641" w:hanging="357"/>
              <w:rPr>
                <w:rFonts w:cstheme="minorHAnsi"/>
              </w:rPr>
            </w:pPr>
            <w:r w:rsidRPr="00217E32">
              <w:rPr>
                <w:rFonts w:cstheme="minorHAnsi"/>
              </w:rPr>
              <w:t>Unterstützungsnetzwerk pflegen</w:t>
            </w:r>
            <w:r>
              <w:rPr>
                <w:rFonts w:cstheme="minorHAnsi"/>
              </w:rPr>
              <w:t xml:space="preserve"> </w:t>
            </w:r>
          </w:p>
          <w:p w14:paraId="739BA496" w14:textId="77777777" w:rsidR="006C1F4F" w:rsidRPr="00FC2773" w:rsidRDefault="006C1F4F" w:rsidP="00EB14BE">
            <w:pPr>
              <w:pStyle w:val="Listenabsatz"/>
              <w:numPr>
                <w:ilvl w:val="0"/>
                <w:numId w:val="25"/>
              </w:numPr>
              <w:tabs>
                <w:tab w:val="left" w:pos="2441"/>
                <w:tab w:val="left" w:pos="2880"/>
              </w:tabs>
              <w:spacing w:line="360" w:lineRule="auto"/>
              <w:ind w:left="641" w:hanging="357"/>
              <w:rPr>
                <w:rFonts w:cstheme="minorHAnsi"/>
              </w:rPr>
            </w:pPr>
            <w:r>
              <w:rPr>
                <w:rFonts w:cstheme="minorHAnsi"/>
              </w:rPr>
              <w:t>f</w:t>
            </w:r>
            <w:r w:rsidRPr="00217E32">
              <w:rPr>
                <w:rFonts w:cstheme="minorHAnsi"/>
              </w:rPr>
              <w:t>lexibel denken</w:t>
            </w:r>
            <w:r>
              <w:rPr>
                <w:rFonts w:cstheme="minorHAnsi"/>
              </w:rPr>
              <w:t xml:space="preserve"> </w:t>
            </w:r>
          </w:p>
          <w:p w14:paraId="3505F0F3" w14:textId="77777777" w:rsidR="006C1F4F" w:rsidRDefault="006C1F4F" w:rsidP="00EB14BE">
            <w:pPr>
              <w:pStyle w:val="Listenabsatz"/>
              <w:numPr>
                <w:ilvl w:val="0"/>
                <w:numId w:val="25"/>
              </w:numPr>
              <w:tabs>
                <w:tab w:val="left" w:pos="2441"/>
                <w:tab w:val="left" w:pos="2880"/>
              </w:tabs>
              <w:spacing w:after="160" w:line="360" w:lineRule="auto"/>
              <w:ind w:left="641" w:hanging="357"/>
              <w:rPr>
                <w:rFonts w:cstheme="minorHAnsi"/>
              </w:rPr>
            </w:pPr>
            <w:r>
              <w:rPr>
                <w:rFonts w:cstheme="minorHAnsi"/>
              </w:rPr>
              <w:t>a</w:t>
            </w:r>
            <w:r w:rsidRPr="00217E32">
              <w:rPr>
                <w:rFonts w:cstheme="minorHAnsi"/>
              </w:rPr>
              <w:t>n Situationen anpassen können</w:t>
            </w:r>
            <w:r>
              <w:rPr>
                <w:rFonts w:cstheme="minorHAnsi"/>
              </w:rPr>
              <w:t xml:space="preserve"> </w:t>
            </w:r>
          </w:p>
          <w:p w14:paraId="3FF967D4" w14:textId="77777777" w:rsidR="006C1F4F" w:rsidRDefault="006C1F4F" w:rsidP="00EB14BE">
            <w:pPr>
              <w:pStyle w:val="Listenabsatz"/>
              <w:numPr>
                <w:ilvl w:val="0"/>
                <w:numId w:val="25"/>
              </w:numPr>
              <w:tabs>
                <w:tab w:val="left" w:pos="2441"/>
                <w:tab w:val="left" w:pos="2880"/>
              </w:tabs>
              <w:spacing w:line="360" w:lineRule="auto"/>
              <w:ind w:left="641" w:hanging="357"/>
              <w:rPr>
                <w:rFonts w:cstheme="minorHAnsi"/>
              </w:rPr>
            </w:pPr>
            <w:r>
              <w:rPr>
                <w:rFonts w:cstheme="minorHAnsi"/>
              </w:rPr>
              <w:t>s</w:t>
            </w:r>
            <w:r w:rsidRPr="007C6395">
              <w:rPr>
                <w:rFonts w:cstheme="minorHAnsi"/>
              </w:rPr>
              <w:t xml:space="preserve">elbstfürsorglich sein / eigene Bedürfnisse </w:t>
            </w:r>
            <w:r>
              <w:rPr>
                <w:rFonts w:cstheme="minorHAnsi"/>
              </w:rPr>
              <w:t>kennen</w:t>
            </w:r>
          </w:p>
        </w:tc>
        <w:tc>
          <w:tcPr>
            <w:tcW w:w="4587" w:type="dxa"/>
          </w:tcPr>
          <w:p w14:paraId="5E1109C7" w14:textId="77777777" w:rsidR="006C1F4F" w:rsidRDefault="006C1F4F" w:rsidP="00EB14BE">
            <w:pPr>
              <w:tabs>
                <w:tab w:val="left" w:pos="2441"/>
                <w:tab w:val="left" w:pos="2880"/>
              </w:tabs>
              <w:spacing w:line="360" w:lineRule="auto"/>
              <w:rPr>
                <w:rFonts w:cstheme="minorHAnsi"/>
              </w:rPr>
            </w:pPr>
          </w:p>
          <w:p w14:paraId="4EB1085C" w14:textId="77777777" w:rsidR="006C1F4F" w:rsidRDefault="006C1F4F" w:rsidP="00EB14BE">
            <w:pPr>
              <w:tabs>
                <w:tab w:val="left" w:pos="2441"/>
                <w:tab w:val="left" w:pos="2880"/>
              </w:tabs>
              <w:spacing w:line="360" w:lineRule="auto"/>
              <w:rPr>
                <w:rFonts w:cstheme="minorHAnsi"/>
              </w:rPr>
            </w:pPr>
          </w:p>
          <w:p w14:paraId="789A8EEE" w14:textId="77777777" w:rsidR="006C1F4F" w:rsidRDefault="006C1F4F" w:rsidP="00EB14BE">
            <w:pPr>
              <w:tabs>
                <w:tab w:val="left" w:pos="2441"/>
                <w:tab w:val="left" w:pos="2880"/>
              </w:tabs>
              <w:spacing w:line="360" w:lineRule="auto"/>
              <w:rPr>
                <w:rFonts w:cstheme="minorHAnsi"/>
              </w:rPr>
            </w:pPr>
          </w:p>
          <w:p w14:paraId="5C6A34AC" w14:textId="77777777" w:rsidR="006C1F4F" w:rsidRDefault="006C1F4F" w:rsidP="00EB14BE">
            <w:pPr>
              <w:tabs>
                <w:tab w:val="left" w:pos="2441"/>
                <w:tab w:val="left" w:pos="2880"/>
              </w:tabs>
              <w:spacing w:line="360" w:lineRule="auto"/>
              <w:rPr>
                <w:rFonts w:cstheme="minorHAnsi"/>
              </w:rPr>
            </w:pPr>
          </w:p>
          <w:p w14:paraId="7173A032" w14:textId="77777777" w:rsidR="006C1F4F" w:rsidRDefault="006C1F4F" w:rsidP="00EB14BE">
            <w:pPr>
              <w:tabs>
                <w:tab w:val="left" w:pos="2441"/>
                <w:tab w:val="left" w:pos="2880"/>
              </w:tabs>
              <w:spacing w:line="360" w:lineRule="auto"/>
              <w:rPr>
                <w:rFonts w:cstheme="minorHAnsi"/>
              </w:rPr>
            </w:pPr>
          </w:p>
          <w:p w14:paraId="0C22F478" w14:textId="77777777" w:rsidR="006C1F4F" w:rsidRDefault="006C1F4F" w:rsidP="00EB14BE">
            <w:pPr>
              <w:tabs>
                <w:tab w:val="left" w:pos="2441"/>
                <w:tab w:val="left" w:pos="2880"/>
              </w:tabs>
              <w:spacing w:line="360" w:lineRule="auto"/>
              <w:rPr>
                <w:rFonts w:cstheme="minorHAnsi"/>
              </w:rPr>
            </w:pPr>
          </w:p>
          <w:p w14:paraId="34096461" w14:textId="77777777" w:rsidR="006C1F4F" w:rsidRDefault="006C1F4F" w:rsidP="00EB14BE">
            <w:pPr>
              <w:tabs>
                <w:tab w:val="left" w:pos="2441"/>
                <w:tab w:val="left" w:pos="2880"/>
              </w:tabs>
              <w:spacing w:line="360" w:lineRule="auto"/>
              <w:rPr>
                <w:rFonts w:cstheme="minorHAnsi"/>
              </w:rPr>
            </w:pPr>
          </w:p>
          <w:p w14:paraId="675CAD56" w14:textId="77777777" w:rsidR="006C1F4F" w:rsidRDefault="006C1F4F" w:rsidP="00EB14BE">
            <w:pPr>
              <w:tabs>
                <w:tab w:val="left" w:pos="2441"/>
                <w:tab w:val="left" w:pos="2880"/>
              </w:tabs>
              <w:spacing w:line="360" w:lineRule="auto"/>
              <w:rPr>
                <w:rFonts w:cstheme="minorHAnsi"/>
              </w:rPr>
            </w:pPr>
          </w:p>
          <w:p w14:paraId="6CF449CA" w14:textId="77777777" w:rsidR="006C1F4F" w:rsidRDefault="006C1F4F" w:rsidP="00EB14BE">
            <w:pPr>
              <w:tabs>
                <w:tab w:val="left" w:pos="2441"/>
                <w:tab w:val="left" w:pos="2880"/>
              </w:tabs>
              <w:spacing w:line="360" w:lineRule="auto"/>
              <w:rPr>
                <w:rFonts w:cstheme="minorHAnsi"/>
              </w:rPr>
            </w:pPr>
          </w:p>
        </w:tc>
      </w:tr>
    </w:tbl>
    <w:p w14:paraId="3F817435" w14:textId="77777777" w:rsidR="006C1F4F" w:rsidRDefault="006C1F4F" w:rsidP="006C1F4F">
      <w:pPr>
        <w:tabs>
          <w:tab w:val="left" w:pos="2441"/>
          <w:tab w:val="left" w:pos="2880"/>
        </w:tabs>
        <w:spacing w:line="276" w:lineRule="auto"/>
        <w:rPr>
          <w:rFonts w:cstheme="minorHAnsi"/>
        </w:rPr>
      </w:pPr>
    </w:p>
    <w:p w14:paraId="6453E87F" w14:textId="77777777" w:rsidR="006C1F4F" w:rsidRDefault="006C1F4F" w:rsidP="006C1F4F">
      <w:pPr>
        <w:tabs>
          <w:tab w:val="left" w:pos="2441"/>
          <w:tab w:val="left" w:pos="2880"/>
        </w:tabs>
        <w:spacing w:line="276" w:lineRule="auto"/>
        <w:rPr>
          <w:rFonts w:cstheme="minorHAnsi"/>
        </w:rPr>
      </w:pPr>
      <w:commentRangeStart w:id="80"/>
      <w:commentRangeStart w:id="81"/>
      <w:commentRangeStart w:id="82"/>
      <w:commentRangeStart w:id="83"/>
      <w:commentRangeStart w:id="84"/>
      <w:r w:rsidRPr="00DD1934">
        <w:rPr>
          <w:rFonts w:cstheme="minorHAnsi"/>
          <w:b/>
          <w:bCs/>
        </w:rPr>
        <w:t xml:space="preserve">Teil </w:t>
      </w:r>
      <w:r>
        <w:rPr>
          <w:rFonts w:cstheme="minorHAnsi"/>
          <w:b/>
          <w:bCs/>
        </w:rPr>
        <w:t>B</w:t>
      </w:r>
      <w:r w:rsidRPr="00DD1934">
        <w:rPr>
          <w:rFonts w:cstheme="minorHAnsi"/>
          <w:b/>
          <w:bCs/>
        </w:rPr>
        <w:t>:</w:t>
      </w:r>
      <w:r>
        <w:rPr>
          <w:rFonts w:cstheme="minorHAnsi"/>
          <w:b/>
          <w:bCs/>
        </w:rPr>
        <w:t xml:space="preserve"> Resilienzstrategien herausfinden</w:t>
      </w:r>
      <w:commentRangeEnd w:id="80"/>
      <w:r w:rsidR="00DE70D8">
        <w:rPr>
          <w:rStyle w:val="Kommentarzeichen"/>
        </w:rPr>
        <w:commentReference w:id="80"/>
      </w:r>
      <w:commentRangeEnd w:id="81"/>
      <w:r w:rsidR="0021042D">
        <w:rPr>
          <w:rStyle w:val="Kommentarzeichen"/>
        </w:rPr>
        <w:commentReference w:id="81"/>
      </w:r>
      <w:commentRangeEnd w:id="82"/>
      <w:r w:rsidR="00C86646">
        <w:rPr>
          <w:rStyle w:val="Kommentarzeichen"/>
        </w:rPr>
        <w:commentReference w:id="82"/>
      </w:r>
      <w:commentRangeEnd w:id="83"/>
      <w:r w:rsidR="00466E46">
        <w:rPr>
          <w:rStyle w:val="Kommentarzeichen"/>
        </w:rPr>
        <w:commentReference w:id="83"/>
      </w:r>
      <w:commentRangeEnd w:id="84"/>
      <w:r w:rsidR="009737CD">
        <w:rPr>
          <w:rStyle w:val="Kommentarzeichen"/>
        </w:rPr>
        <w:commentReference w:id="84"/>
      </w:r>
    </w:p>
    <w:tbl>
      <w:tblPr>
        <w:tblStyle w:val="Tabellenraster"/>
        <w:tblW w:w="0" w:type="auto"/>
        <w:tblLook w:val="04A0" w:firstRow="1" w:lastRow="0" w:firstColumn="1" w:lastColumn="0" w:noHBand="0" w:noVBand="1"/>
      </w:tblPr>
      <w:tblGrid>
        <w:gridCol w:w="9062"/>
      </w:tblGrid>
      <w:tr w:rsidR="006C1F4F" w14:paraId="6D28153A" w14:textId="77777777" w:rsidTr="00EB14BE">
        <w:tc>
          <w:tcPr>
            <w:tcW w:w="9062" w:type="dxa"/>
            <w:shd w:val="clear" w:color="auto" w:fill="D9D9D9" w:themeFill="background1" w:themeFillShade="D9"/>
          </w:tcPr>
          <w:p w14:paraId="020B48C6" w14:textId="77777777" w:rsidR="006C1F4F" w:rsidRPr="0061430C" w:rsidRDefault="006C1F4F" w:rsidP="00EB14BE">
            <w:pPr>
              <w:tabs>
                <w:tab w:val="left" w:pos="2441"/>
                <w:tab w:val="left" w:pos="2880"/>
              </w:tabs>
              <w:spacing w:line="276" w:lineRule="auto"/>
              <w:rPr>
                <w:rFonts w:cstheme="minorHAnsi"/>
                <w:b/>
                <w:bCs/>
              </w:rPr>
            </w:pPr>
            <w:r w:rsidRPr="0061430C">
              <w:rPr>
                <w:rFonts w:cstheme="minorHAnsi"/>
                <w:b/>
                <w:bCs/>
              </w:rPr>
              <w:t>Aufgabenmanagement</w:t>
            </w:r>
          </w:p>
          <w:p w14:paraId="05F39858" w14:textId="77777777" w:rsidR="006C1F4F" w:rsidRDefault="006C1F4F" w:rsidP="00EB14BE">
            <w:pPr>
              <w:tabs>
                <w:tab w:val="left" w:pos="2441"/>
                <w:tab w:val="left" w:pos="2880"/>
              </w:tabs>
              <w:spacing w:line="276" w:lineRule="auto"/>
              <w:rPr>
                <w:rFonts w:cstheme="minorHAnsi"/>
              </w:rPr>
            </w:pPr>
          </w:p>
        </w:tc>
      </w:tr>
      <w:tr w:rsidR="006C1F4F" w14:paraId="31E4DB73" w14:textId="77777777" w:rsidTr="00EB14BE">
        <w:tc>
          <w:tcPr>
            <w:tcW w:w="9062" w:type="dxa"/>
          </w:tcPr>
          <w:p w14:paraId="35C337D1" w14:textId="77777777" w:rsidR="006C1F4F" w:rsidRDefault="006C1F4F" w:rsidP="00EB14BE">
            <w:pPr>
              <w:tabs>
                <w:tab w:val="left" w:pos="2441"/>
                <w:tab w:val="left" w:pos="2880"/>
              </w:tabs>
              <w:spacing w:line="276" w:lineRule="auto"/>
              <w:rPr>
                <w:rFonts w:cstheme="minorHAnsi"/>
              </w:rPr>
            </w:pPr>
            <w:r>
              <w:rPr>
                <w:rFonts w:cstheme="minorHAnsi"/>
              </w:rPr>
              <w:t>W</w:t>
            </w:r>
            <w:r w:rsidRPr="007C6395">
              <w:rPr>
                <w:rFonts w:cstheme="minorHAnsi"/>
              </w:rPr>
              <w:t xml:space="preserve">ie kann ich meine Aufgaben gut strukturiert erledigen? </w:t>
            </w:r>
          </w:p>
          <w:p w14:paraId="1D410AE5" w14:textId="77777777" w:rsidR="006C1F4F" w:rsidRDefault="006C1F4F" w:rsidP="00EB14BE">
            <w:pPr>
              <w:tabs>
                <w:tab w:val="left" w:pos="2441"/>
                <w:tab w:val="left" w:pos="2880"/>
              </w:tabs>
              <w:spacing w:line="276" w:lineRule="auto"/>
              <w:rPr>
                <w:rFonts w:cstheme="minorHAnsi"/>
              </w:rPr>
            </w:pPr>
          </w:p>
          <w:p w14:paraId="6984D170" w14:textId="77777777" w:rsidR="006C1F4F" w:rsidRDefault="006C1F4F" w:rsidP="00EB14BE">
            <w:pPr>
              <w:tabs>
                <w:tab w:val="left" w:pos="2441"/>
                <w:tab w:val="left" w:pos="2880"/>
              </w:tabs>
              <w:spacing w:line="276" w:lineRule="auto"/>
              <w:rPr>
                <w:rFonts w:cstheme="minorHAnsi"/>
              </w:rPr>
            </w:pPr>
          </w:p>
          <w:p w14:paraId="27639200" w14:textId="77777777" w:rsidR="006C1F4F" w:rsidRDefault="006C1F4F" w:rsidP="00EB14BE">
            <w:pPr>
              <w:tabs>
                <w:tab w:val="left" w:pos="2441"/>
                <w:tab w:val="left" w:pos="2880"/>
              </w:tabs>
              <w:spacing w:line="276" w:lineRule="auto"/>
              <w:rPr>
                <w:rFonts w:cstheme="minorHAnsi"/>
              </w:rPr>
            </w:pPr>
          </w:p>
        </w:tc>
      </w:tr>
    </w:tbl>
    <w:p w14:paraId="33C38F43" w14:textId="77777777" w:rsidR="006C1F4F" w:rsidRDefault="006C1F4F" w:rsidP="006C1F4F">
      <w:pPr>
        <w:tabs>
          <w:tab w:val="left" w:pos="2441"/>
          <w:tab w:val="left" w:pos="2880"/>
        </w:tabs>
        <w:spacing w:line="276" w:lineRule="auto"/>
        <w:rPr>
          <w:rFonts w:cstheme="minorHAnsi"/>
        </w:rPr>
      </w:pPr>
    </w:p>
    <w:tbl>
      <w:tblPr>
        <w:tblStyle w:val="Tabellenraster"/>
        <w:tblW w:w="0" w:type="auto"/>
        <w:tblLook w:val="04A0" w:firstRow="1" w:lastRow="0" w:firstColumn="1" w:lastColumn="0" w:noHBand="0" w:noVBand="1"/>
      </w:tblPr>
      <w:tblGrid>
        <w:gridCol w:w="9062"/>
      </w:tblGrid>
      <w:tr w:rsidR="006C1F4F" w14:paraId="1BDF98E6" w14:textId="77777777" w:rsidTr="00EB14BE">
        <w:tc>
          <w:tcPr>
            <w:tcW w:w="9062" w:type="dxa"/>
            <w:shd w:val="clear" w:color="auto" w:fill="D9D9D9" w:themeFill="background1" w:themeFillShade="D9"/>
          </w:tcPr>
          <w:p w14:paraId="705BD7ED" w14:textId="05EB3948" w:rsidR="006C1F4F" w:rsidRDefault="006C1F4F" w:rsidP="00EB14BE">
            <w:pPr>
              <w:tabs>
                <w:tab w:val="left" w:pos="2441"/>
                <w:tab w:val="left" w:pos="2880"/>
              </w:tabs>
              <w:spacing w:line="276" w:lineRule="auto"/>
              <w:rPr>
                <w:rFonts w:cstheme="minorHAnsi"/>
                <w:b/>
                <w:bCs/>
              </w:rPr>
            </w:pPr>
            <w:r w:rsidRPr="0061430C">
              <w:rPr>
                <w:rFonts w:cstheme="minorHAnsi"/>
                <w:b/>
                <w:bCs/>
              </w:rPr>
              <w:t>Stressmanag</w:t>
            </w:r>
            <w:r w:rsidR="00604994">
              <w:rPr>
                <w:rFonts w:cstheme="minorHAnsi"/>
                <w:b/>
                <w:bCs/>
              </w:rPr>
              <w:t>e</w:t>
            </w:r>
            <w:r w:rsidRPr="0061430C">
              <w:rPr>
                <w:rFonts w:cstheme="minorHAnsi"/>
                <w:b/>
                <w:bCs/>
              </w:rPr>
              <w:t>ment und Achtsamkeit</w:t>
            </w:r>
          </w:p>
          <w:p w14:paraId="0E779018" w14:textId="77777777" w:rsidR="006C1F4F" w:rsidRDefault="006C1F4F" w:rsidP="00EB14BE">
            <w:pPr>
              <w:tabs>
                <w:tab w:val="left" w:pos="2441"/>
                <w:tab w:val="left" w:pos="2880"/>
              </w:tabs>
              <w:spacing w:line="276" w:lineRule="auto"/>
              <w:rPr>
                <w:rFonts w:cstheme="minorHAnsi"/>
              </w:rPr>
            </w:pPr>
          </w:p>
        </w:tc>
      </w:tr>
      <w:tr w:rsidR="006C1F4F" w14:paraId="6D473288" w14:textId="77777777" w:rsidTr="00EB14BE">
        <w:tc>
          <w:tcPr>
            <w:tcW w:w="9062" w:type="dxa"/>
          </w:tcPr>
          <w:p w14:paraId="6BF98186" w14:textId="77777777" w:rsidR="006C1F4F" w:rsidRDefault="006C1F4F" w:rsidP="00EB14BE">
            <w:pPr>
              <w:tabs>
                <w:tab w:val="left" w:pos="2441"/>
                <w:tab w:val="left" w:pos="2880"/>
              </w:tabs>
              <w:spacing w:line="276" w:lineRule="auto"/>
              <w:rPr>
                <w:rFonts w:cstheme="minorHAnsi"/>
              </w:rPr>
            </w:pPr>
            <w:r w:rsidRPr="0061430C">
              <w:rPr>
                <w:rFonts w:cstheme="minorHAnsi"/>
              </w:rPr>
              <w:t>Wie kann ich dem Entstehen von Stress vorbeugen? Und wie sorge ich gut für mich selbst?</w:t>
            </w:r>
          </w:p>
          <w:p w14:paraId="5DEAE6F1" w14:textId="77777777" w:rsidR="006C1F4F" w:rsidRDefault="006C1F4F" w:rsidP="00EB14BE">
            <w:pPr>
              <w:tabs>
                <w:tab w:val="left" w:pos="2441"/>
                <w:tab w:val="left" w:pos="2880"/>
              </w:tabs>
              <w:spacing w:line="276" w:lineRule="auto"/>
              <w:rPr>
                <w:rFonts w:cstheme="minorHAnsi"/>
              </w:rPr>
            </w:pPr>
          </w:p>
          <w:p w14:paraId="0558CD28" w14:textId="77777777" w:rsidR="006C1F4F" w:rsidRDefault="006C1F4F" w:rsidP="00EB14BE">
            <w:pPr>
              <w:tabs>
                <w:tab w:val="left" w:pos="2441"/>
                <w:tab w:val="left" w:pos="2880"/>
              </w:tabs>
              <w:spacing w:line="276" w:lineRule="auto"/>
              <w:rPr>
                <w:rFonts w:cstheme="minorHAnsi"/>
              </w:rPr>
            </w:pPr>
          </w:p>
          <w:p w14:paraId="3AC3314D" w14:textId="77777777" w:rsidR="006C1F4F" w:rsidRDefault="006C1F4F" w:rsidP="00EB14BE">
            <w:pPr>
              <w:tabs>
                <w:tab w:val="left" w:pos="2441"/>
                <w:tab w:val="left" w:pos="2880"/>
              </w:tabs>
              <w:spacing w:line="276" w:lineRule="auto"/>
              <w:rPr>
                <w:rFonts w:cstheme="minorHAnsi"/>
              </w:rPr>
            </w:pPr>
          </w:p>
        </w:tc>
      </w:tr>
      <w:bookmarkEnd w:id="79"/>
    </w:tbl>
    <w:p w14:paraId="4EE7A202" w14:textId="77777777" w:rsidR="00D60C72" w:rsidRDefault="00D60C72">
      <w:pPr>
        <w:rPr>
          <w:rFonts w:cstheme="minorHAnsi"/>
          <w:b/>
          <w:bCs/>
        </w:rPr>
      </w:pPr>
      <w:r>
        <w:rPr>
          <w:rFonts w:cstheme="minorHAnsi"/>
          <w:b/>
          <w:bCs/>
        </w:rPr>
        <w:br w:type="page"/>
      </w:r>
    </w:p>
    <w:p w14:paraId="5DDDC162" w14:textId="2349BDE4" w:rsidR="00C06893" w:rsidRPr="006E4707" w:rsidRDefault="00C06893" w:rsidP="00C06893">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Pr>
          <w:rFonts w:cstheme="minorHAnsi"/>
          <w:color w:val="FF0000"/>
          <w:sz w:val="24"/>
          <w:szCs w:val="24"/>
          <w:highlight w:val="lightGray"/>
        </w:rPr>
        <w:t>1</w:t>
      </w:r>
      <w:r w:rsidR="00F00D4B">
        <w:rPr>
          <w:rFonts w:cstheme="minorHAnsi"/>
          <w:color w:val="FF0000"/>
          <w:sz w:val="24"/>
          <w:szCs w:val="24"/>
          <w:highlight w:val="lightGray"/>
        </w:rPr>
        <w:t>2</w:t>
      </w:r>
      <w:r w:rsidRPr="006E4707">
        <w:rPr>
          <w:rFonts w:cstheme="minorHAnsi"/>
          <w:color w:val="FF0000"/>
          <w:sz w:val="24"/>
          <w:szCs w:val="24"/>
          <w:highlight w:val="lightGray"/>
        </w:rPr>
        <w:t>))</w:t>
      </w:r>
      <w:r w:rsidRPr="006E4707">
        <w:rPr>
          <w:rFonts w:cstheme="minorHAnsi"/>
          <w:color w:val="FF0000"/>
          <w:sz w:val="24"/>
          <w:szCs w:val="24"/>
        </w:rPr>
        <w:t xml:space="preserve"> </w:t>
      </w:r>
    </w:p>
    <w:p w14:paraId="74DD8CB8" w14:textId="1E2D83A7" w:rsidR="00385748" w:rsidRPr="0061430C" w:rsidRDefault="00385748" w:rsidP="00385748">
      <w:pPr>
        <w:spacing w:line="276" w:lineRule="auto"/>
        <w:rPr>
          <w:ins w:id="85" w:author="Michael Kohl [2]" w:date="2024-06-18T20:54:00Z" w16du:dateUtc="2024-06-18T18:54:00Z"/>
          <w:b/>
          <w:bCs/>
          <w:sz w:val="28"/>
          <w:szCs w:val="28"/>
        </w:rPr>
      </w:pPr>
      <w:ins w:id="86" w:author="Michael Kohl [2]" w:date="2024-06-18T20:54:00Z" w16du:dateUtc="2024-06-18T18:54:00Z">
        <w:r w:rsidRPr="0061430C">
          <w:rPr>
            <w:b/>
            <w:bCs/>
            <w:sz w:val="28"/>
            <w:szCs w:val="28"/>
          </w:rPr>
          <w:t xml:space="preserve">Arbeitsblatt </w:t>
        </w:r>
        <w:r>
          <w:rPr>
            <w:b/>
            <w:bCs/>
            <w:sz w:val="28"/>
            <w:szCs w:val="28"/>
          </w:rPr>
          <w:t xml:space="preserve">3 – </w:t>
        </w:r>
      </w:ins>
      <w:ins w:id="87" w:author="Michael Kohl [2]" w:date="2024-06-18T20:55:00Z" w16du:dateUtc="2024-06-18T18:55:00Z">
        <w:r>
          <w:rPr>
            <w:b/>
            <w:bCs/>
            <w:sz w:val="28"/>
            <w:szCs w:val="28"/>
          </w:rPr>
          <w:t xml:space="preserve">Meine </w:t>
        </w:r>
      </w:ins>
      <w:ins w:id="88" w:author="Michael Kohl [2]" w:date="2024-06-18T20:54:00Z" w16du:dateUtc="2024-06-18T18:54:00Z">
        <w:r>
          <w:rPr>
            <w:b/>
            <w:bCs/>
            <w:sz w:val="28"/>
            <w:szCs w:val="28"/>
          </w:rPr>
          <w:t>Arbeits</w:t>
        </w:r>
      </w:ins>
      <w:ins w:id="89" w:author="Michael Kohl [2]" w:date="2024-06-18T20:55:00Z" w16du:dateUtc="2024-06-18T18:55:00Z">
        <w:r>
          <w:rPr>
            <w:b/>
            <w:bCs/>
            <w:sz w:val="28"/>
            <w:szCs w:val="28"/>
          </w:rPr>
          <w:t>- und Zeitmanagementfähigkeiten</w:t>
        </w:r>
      </w:ins>
    </w:p>
    <w:p w14:paraId="02C70D43" w14:textId="392E4002" w:rsidR="00385748" w:rsidRDefault="00385748" w:rsidP="00C06893">
      <w:pPr>
        <w:rPr>
          <w:ins w:id="90" w:author="Michael Kohl [2]" w:date="2024-06-18T20:56:00Z" w16du:dateUtc="2024-06-18T18:56:00Z"/>
          <w:rFonts w:cstheme="minorHAnsi"/>
          <w:b/>
          <w:bCs/>
          <w:sz w:val="28"/>
          <w:szCs w:val="28"/>
        </w:rPr>
      </w:pPr>
      <w:ins w:id="91" w:author="Michael Kohl [2]" w:date="2024-06-18T20:56:00Z" w16du:dateUtc="2024-06-18T18:56:00Z">
        <w:r>
          <w:rPr>
            <w:rFonts w:cstheme="minorHAnsi"/>
            <w:b/>
            <w:bCs/>
            <w:sz w:val="28"/>
            <w:szCs w:val="28"/>
          </w:rPr>
          <w:t xml:space="preserve">Markiere bei jeder Frage die für dich am besten zutreffende </w:t>
        </w:r>
        <w:commentRangeStart w:id="92"/>
        <w:r>
          <w:rPr>
            <w:rFonts w:cstheme="minorHAnsi"/>
            <w:b/>
            <w:bCs/>
            <w:sz w:val="28"/>
            <w:szCs w:val="28"/>
          </w:rPr>
          <w:t>Antwort</w:t>
        </w:r>
      </w:ins>
      <w:commentRangeEnd w:id="92"/>
      <w:ins w:id="93" w:author="Michael Kohl [2]" w:date="2024-06-18T21:14:00Z" w16du:dateUtc="2024-06-18T19:14:00Z">
        <w:r w:rsidR="00FC7941">
          <w:rPr>
            <w:rStyle w:val="Kommentarzeichen"/>
          </w:rPr>
          <w:commentReference w:id="92"/>
        </w:r>
      </w:ins>
      <w:ins w:id="94" w:author="Michael Kohl [2]" w:date="2024-06-18T20:56:00Z" w16du:dateUtc="2024-06-18T18:56:00Z">
        <w:r>
          <w:rPr>
            <w:rFonts w:cstheme="minorHAnsi"/>
            <w:b/>
            <w:bCs/>
            <w:sz w:val="28"/>
            <w:szCs w:val="28"/>
          </w:rPr>
          <w:t>!</w:t>
        </w:r>
      </w:ins>
    </w:p>
    <w:p w14:paraId="7AECAE84" w14:textId="6F96E69C" w:rsidR="00385748" w:rsidRPr="00385748" w:rsidRDefault="00385748" w:rsidP="00385748">
      <w:pPr>
        <w:rPr>
          <w:ins w:id="95" w:author="Michael Kohl [2]" w:date="2024-06-18T20:56:00Z" w16du:dateUtc="2024-06-18T18:56:00Z"/>
          <w:rFonts w:cstheme="minorHAnsi"/>
          <w:rPrChange w:id="96" w:author="Michael Kohl [2]" w:date="2024-06-18T20:56:00Z" w16du:dateUtc="2024-06-18T18:56:00Z">
            <w:rPr>
              <w:ins w:id="97" w:author="Michael Kohl [2]" w:date="2024-06-18T20:56:00Z" w16du:dateUtc="2024-06-18T18:56:00Z"/>
              <w:rFonts w:cstheme="minorHAnsi"/>
              <w:b/>
              <w:bCs/>
              <w:sz w:val="28"/>
              <w:szCs w:val="28"/>
            </w:rPr>
          </w:rPrChange>
        </w:rPr>
      </w:pPr>
      <w:ins w:id="98" w:author="Michael Kohl [2]" w:date="2024-06-18T20:57:00Z" w16du:dateUtc="2024-06-18T18:57:00Z">
        <w:r>
          <w:rPr>
            <w:rFonts w:cstheme="minorHAnsi"/>
          </w:rPr>
          <w:t xml:space="preserve">1. </w:t>
        </w:r>
      </w:ins>
      <w:ins w:id="99" w:author="Michael Kohl [2]" w:date="2024-06-18T20:56:00Z" w16du:dateUtc="2024-06-18T18:56:00Z">
        <w:r w:rsidRPr="00385748">
          <w:rPr>
            <w:rFonts w:cstheme="minorHAnsi"/>
            <w:rPrChange w:id="100" w:author="Michael Kohl [2]" w:date="2024-06-18T20:56:00Z" w16du:dateUtc="2024-06-18T18:56:00Z">
              <w:rPr>
                <w:rFonts w:cstheme="minorHAnsi"/>
                <w:b/>
                <w:bCs/>
                <w:sz w:val="28"/>
                <w:szCs w:val="28"/>
              </w:rPr>
            </w:rPrChange>
          </w:rPr>
          <w:t>Zeitverwaltung: Wie gut kannst du deine Zeit verwalten?</w:t>
        </w:r>
      </w:ins>
    </w:p>
    <w:p w14:paraId="2E9266C9" w14:textId="7D9D34C2" w:rsidR="00385748" w:rsidRPr="00385748" w:rsidRDefault="00385748" w:rsidP="00385748">
      <w:pPr>
        <w:rPr>
          <w:ins w:id="101" w:author="Michael Kohl [2]" w:date="2024-06-18T20:56:00Z" w16du:dateUtc="2024-06-18T18:56:00Z"/>
          <w:rFonts w:cstheme="minorHAnsi"/>
          <w:rPrChange w:id="102" w:author="Michael Kohl [2]" w:date="2024-06-18T20:56:00Z" w16du:dateUtc="2024-06-18T18:56:00Z">
            <w:rPr>
              <w:ins w:id="103" w:author="Michael Kohl [2]" w:date="2024-06-18T20:56:00Z" w16du:dateUtc="2024-06-18T18:56:00Z"/>
              <w:rFonts w:cstheme="minorHAnsi"/>
              <w:b/>
              <w:bCs/>
              <w:sz w:val="28"/>
              <w:szCs w:val="28"/>
            </w:rPr>
          </w:rPrChange>
        </w:rPr>
      </w:pPr>
      <w:ins w:id="104" w:author="Michael Kohl [2]" w:date="2024-06-18T20:56:00Z" w16du:dateUtc="2024-06-18T18:56:00Z">
        <w:r w:rsidRPr="00385748">
          <w:rPr>
            <w:rFonts w:cstheme="minorHAnsi"/>
            <w:rPrChange w:id="105" w:author="Michael Kohl [2]" w:date="2024-06-18T20:56:00Z" w16du:dateUtc="2024-06-18T18:56:00Z">
              <w:rPr>
                <w:rFonts w:cstheme="minorHAnsi"/>
                <w:b/>
                <w:bCs/>
                <w:sz w:val="28"/>
                <w:szCs w:val="28"/>
              </w:rPr>
            </w:rPrChange>
          </w:rPr>
          <w:t>A) Sehr gut</w:t>
        </w:r>
        <w:r>
          <w:rPr>
            <w:rFonts w:cstheme="minorHAnsi"/>
          </w:rPr>
          <w:tab/>
        </w:r>
        <w:r w:rsidRPr="00385748">
          <w:rPr>
            <w:rFonts w:cstheme="minorHAnsi"/>
            <w:rPrChange w:id="106" w:author="Michael Kohl [2]" w:date="2024-06-18T20:56:00Z" w16du:dateUtc="2024-06-18T18:56:00Z">
              <w:rPr>
                <w:rFonts w:cstheme="minorHAnsi"/>
                <w:b/>
                <w:bCs/>
                <w:sz w:val="28"/>
                <w:szCs w:val="28"/>
              </w:rPr>
            </w:rPrChange>
          </w:rPr>
          <w:t>B) Gut</w:t>
        </w:r>
      </w:ins>
      <w:ins w:id="107" w:author="Michael Kohl [2]" w:date="2024-06-18T20:57:00Z" w16du:dateUtc="2024-06-18T18:57:00Z">
        <w:r>
          <w:rPr>
            <w:rFonts w:cstheme="minorHAnsi"/>
          </w:rPr>
          <w:tab/>
        </w:r>
        <w:r>
          <w:rPr>
            <w:rFonts w:cstheme="minorHAnsi"/>
          </w:rPr>
          <w:tab/>
        </w:r>
      </w:ins>
      <w:ins w:id="108" w:author="Michael Kohl [2]" w:date="2024-06-18T20:56:00Z" w16du:dateUtc="2024-06-18T18:56:00Z">
        <w:r w:rsidRPr="00385748">
          <w:rPr>
            <w:rFonts w:cstheme="minorHAnsi"/>
            <w:rPrChange w:id="109" w:author="Michael Kohl [2]" w:date="2024-06-18T20:56:00Z" w16du:dateUtc="2024-06-18T18:56:00Z">
              <w:rPr>
                <w:rFonts w:cstheme="minorHAnsi"/>
                <w:b/>
                <w:bCs/>
                <w:sz w:val="28"/>
                <w:szCs w:val="28"/>
              </w:rPr>
            </w:rPrChange>
          </w:rPr>
          <w:t>C) Durchschnittlich</w:t>
        </w:r>
      </w:ins>
      <w:ins w:id="110" w:author="Michael Kohl [2]" w:date="2024-06-18T20:57:00Z" w16du:dateUtc="2024-06-18T18:57:00Z">
        <w:r>
          <w:rPr>
            <w:rFonts w:cstheme="minorHAnsi"/>
          </w:rPr>
          <w:tab/>
        </w:r>
      </w:ins>
      <w:ins w:id="111" w:author="Michael Kohl [2]" w:date="2024-06-18T20:56:00Z" w16du:dateUtc="2024-06-18T18:56:00Z">
        <w:r w:rsidRPr="00385748">
          <w:rPr>
            <w:rFonts w:cstheme="minorHAnsi"/>
            <w:rPrChange w:id="112" w:author="Michael Kohl [2]" w:date="2024-06-18T20:56:00Z" w16du:dateUtc="2024-06-18T18:56:00Z">
              <w:rPr>
                <w:rFonts w:cstheme="minorHAnsi"/>
                <w:b/>
                <w:bCs/>
                <w:sz w:val="28"/>
                <w:szCs w:val="28"/>
              </w:rPr>
            </w:rPrChange>
          </w:rPr>
          <w:t>D) Schlecht</w:t>
        </w:r>
      </w:ins>
      <w:ins w:id="113" w:author="Michael Kohl [2]" w:date="2024-06-18T20:57:00Z" w16du:dateUtc="2024-06-18T18:57:00Z">
        <w:r>
          <w:rPr>
            <w:rFonts w:cstheme="minorHAnsi"/>
          </w:rPr>
          <w:tab/>
        </w:r>
      </w:ins>
      <w:ins w:id="114" w:author="Michael Kohl [2]" w:date="2024-06-18T20:56:00Z" w16du:dateUtc="2024-06-18T18:56:00Z">
        <w:r w:rsidRPr="00385748">
          <w:rPr>
            <w:rFonts w:cstheme="minorHAnsi"/>
            <w:rPrChange w:id="115" w:author="Michael Kohl [2]" w:date="2024-06-18T20:56:00Z" w16du:dateUtc="2024-06-18T18:56:00Z">
              <w:rPr>
                <w:rFonts w:cstheme="minorHAnsi"/>
                <w:b/>
                <w:bCs/>
                <w:sz w:val="28"/>
                <w:szCs w:val="28"/>
              </w:rPr>
            </w:rPrChange>
          </w:rPr>
          <w:t>E) Sehr schlecht</w:t>
        </w:r>
      </w:ins>
    </w:p>
    <w:p w14:paraId="417DEC8F" w14:textId="0451886E" w:rsidR="00385748" w:rsidRPr="00385748" w:rsidRDefault="00385748" w:rsidP="00385748">
      <w:pPr>
        <w:rPr>
          <w:ins w:id="116" w:author="Michael Kohl [2]" w:date="2024-06-18T20:56:00Z" w16du:dateUtc="2024-06-18T18:56:00Z"/>
          <w:rFonts w:cstheme="minorHAnsi"/>
          <w:rPrChange w:id="117" w:author="Michael Kohl [2]" w:date="2024-06-18T20:56:00Z" w16du:dateUtc="2024-06-18T18:56:00Z">
            <w:rPr>
              <w:ins w:id="118" w:author="Michael Kohl [2]" w:date="2024-06-18T20:56:00Z" w16du:dateUtc="2024-06-18T18:56:00Z"/>
              <w:rFonts w:cstheme="minorHAnsi"/>
              <w:b/>
              <w:bCs/>
              <w:sz w:val="28"/>
              <w:szCs w:val="28"/>
            </w:rPr>
          </w:rPrChange>
        </w:rPr>
      </w:pPr>
      <w:ins w:id="119" w:author="Michael Kohl [2]" w:date="2024-06-18T20:57:00Z" w16du:dateUtc="2024-06-18T18:57:00Z">
        <w:r>
          <w:rPr>
            <w:rFonts w:cstheme="minorHAnsi"/>
          </w:rPr>
          <w:t xml:space="preserve">2. </w:t>
        </w:r>
      </w:ins>
      <w:ins w:id="120" w:author="Michael Kohl [2]" w:date="2024-06-18T20:56:00Z" w16du:dateUtc="2024-06-18T18:56:00Z">
        <w:r w:rsidRPr="00385748">
          <w:rPr>
            <w:rFonts w:cstheme="minorHAnsi"/>
            <w:rPrChange w:id="121" w:author="Michael Kohl [2]" w:date="2024-06-18T20:56:00Z" w16du:dateUtc="2024-06-18T18:56:00Z">
              <w:rPr>
                <w:rFonts w:cstheme="minorHAnsi"/>
                <w:b/>
                <w:bCs/>
                <w:sz w:val="28"/>
                <w:szCs w:val="28"/>
              </w:rPr>
            </w:rPrChange>
          </w:rPr>
          <w:t>Umgang mit Ablenkungen: Wie gut kannst du dich auf eine Aufgabe konzentrieren, ohne dich ablenken zu lassen?</w:t>
        </w:r>
      </w:ins>
    </w:p>
    <w:p w14:paraId="158CFD85" w14:textId="216DBB42" w:rsidR="00385748" w:rsidRPr="00385748" w:rsidRDefault="00385748" w:rsidP="00385748">
      <w:pPr>
        <w:rPr>
          <w:ins w:id="122" w:author="Michael Kohl [2]" w:date="2024-06-18T20:56:00Z" w16du:dateUtc="2024-06-18T18:56:00Z"/>
          <w:rFonts w:cstheme="minorHAnsi"/>
          <w:rPrChange w:id="123" w:author="Michael Kohl [2]" w:date="2024-06-18T20:56:00Z" w16du:dateUtc="2024-06-18T18:56:00Z">
            <w:rPr>
              <w:ins w:id="124" w:author="Michael Kohl [2]" w:date="2024-06-18T20:56:00Z" w16du:dateUtc="2024-06-18T18:56:00Z"/>
              <w:rFonts w:cstheme="minorHAnsi"/>
              <w:b/>
              <w:bCs/>
              <w:sz w:val="28"/>
              <w:szCs w:val="28"/>
            </w:rPr>
          </w:rPrChange>
        </w:rPr>
      </w:pPr>
      <w:ins w:id="125" w:author="Michael Kohl [2]" w:date="2024-06-18T20:56:00Z" w16du:dateUtc="2024-06-18T18:56:00Z">
        <w:r w:rsidRPr="00385748">
          <w:rPr>
            <w:rFonts w:cstheme="minorHAnsi"/>
            <w:rPrChange w:id="126" w:author="Michael Kohl [2]" w:date="2024-06-18T20:56:00Z" w16du:dateUtc="2024-06-18T18:56:00Z">
              <w:rPr>
                <w:rFonts w:cstheme="minorHAnsi"/>
                <w:b/>
                <w:bCs/>
                <w:sz w:val="28"/>
                <w:szCs w:val="28"/>
              </w:rPr>
            </w:rPrChange>
          </w:rPr>
          <w:t>A) Sehr gut</w:t>
        </w:r>
      </w:ins>
      <w:ins w:id="127" w:author="Michael Kohl [2]" w:date="2024-06-18T20:57:00Z" w16du:dateUtc="2024-06-18T18:57:00Z">
        <w:r>
          <w:rPr>
            <w:rFonts w:cstheme="minorHAnsi"/>
          </w:rPr>
          <w:tab/>
        </w:r>
      </w:ins>
      <w:ins w:id="128" w:author="Michael Kohl [2]" w:date="2024-06-18T20:56:00Z" w16du:dateUtc="2024-06-18T18:56:00Z">
        <w:r w:rsidRPr="00385748">
          <w:rPr>
            <w:rFonts w:cstheme="minorHAnsi"/>
            <w:rPrChange w:id="129" w:author="Michael Kohl [2]" w:date="2024-06-18T20:56:00Z" w16du:dateUtc="2024-06-18T18:56:00Z">
              <w:rPr>
                <w:rFonts w:cstheme="minorHAnsi"/>
                <w:b/>
                <w:bCs/>
                <w:sz w:val="28"/>
                <w:szCs w:val="28"/>
              </w:rPr>
            </w:rPrChange>
          </w:rPr>
          <w:t>B) Gut</w:t>
        </w:r>
      </w:ins>
      <w:ins w:id="130" w:author="Michael Kohl [2]" w:date="2024-06-18T20:57:00Z" w16du:dateUtc="2024-06-18T18:57:00Z">
        <w:r>
          <w:rPr>
            <w:rFonts w:cstheme="minorHAnsi"/>
          </w:rPr>
          <w:tab/>
        </w:r>
        <w:r>
          <w:rPr>
            <w:rFonts w:cstheme="minorHAnsi"/>
          </w:rPr>
          <w:tab/>
        </w:r>
      </w:ins>
      <w:ins w:id="131" w:author="Michael Kohl [2]" w:date="2024-06-18T20:56:00Z" w16du:dateUtc="2024-06-18T18:56:00Z">
        <w:r w:rsidRPr="00385748">
          <w:rPr>
            <w:rFonts w:cstheme="minorHAnsi"/>
            <w:rPrChange w:id="132" w:author="Michael Kohl [2]" w:date="2024-06-18T20:56:00Z" w16du:dateUtc="2024-06-18T18:56:00Z">
              <w:rPr>
                <w:rFonts w:cstheme="minorHAnsi"/>
                <w:b/>
                <w:bCs/>
                <w:sz w:val="28"/>
                <w:szCs w:val="28"/>
              </w:rPr>
            </w:rPrChange>
          </w:rPr>
          <w:t>C) Durchschnittlich</w:t>
        </w:r>
      </w:ins>
      <w:ins w:id="133" w:author="Michael Kohl [2]" w:date="2024-06-18T20:57:00Z" w16du:dateUtc="2024-06-18T18:57:00Z">
        <w:r>
          <w:rPr>
            <w:rFonts w:cstheme="minorHAnsi"/>
          </w:rPr>
          <w:tab/>
        </w:r>
      </w:ins>
      <w:ins w:id="134" w:author="Michael Kohl [2]" w:date="2024-06-18T20:56:00Z" w16du:dateUtc="2024-06-18T18:56:00Z">
        <w:r w:rsidRPr="00385748">
          <w:rPr>
            <w:rFonts w:cstheme="minorHAnsi"/>
            <w:rPrChange w:id="135" w:author="Michael Kohl [2]" w:date="2024-06-18T20:56:00Z" w16du:dateUtc="2024-06-18T18:56:00Z">
              <w:rPr>
                <w:rFonts w:cstheme="minorHAnsi"/>
                <w:b/>
                <w:bCs/>
                <w:sz w:val="28"/>
                <w:szCs w:val="28"/>
              </w:rPr>
            </w:rPrChange>
          </w:rPr>
          <w:t>D) Schlecht</w:t>
        </w:r>
      </w:ins>
      <w:ins w:id="136" w:author="Michael Kohl [2]" w:date="2024-06-18T20:57:00Z" w16du:dateUtc="2024-06-18T18:57:00Z">
        <w:r>
          <w:rPr>
            <w:rFonts w:cstheme="minorHAnsi"/>
          </w:rPr>
          <w:tab/>
        </w:r>
      </w:ins>
      <w:ins w:id="137" w:author="Michael Kohl [2]" w:date="2024-06-18T20:56:00Z" w16du:dateUtc="2024-06-18T18:56:00Z">
        <w:r w:rsidRPr="00385748">
          <w:rPr>
            <w:rFonts w:cstheme="minorHAnsi"/>
            <w:rPrChange w:id="138" w:author="Michael Kohl [2]" w:date="2024-06-18T20:56:00Z" w16du:dateUtc="2024-06-18T18:56:00Z">
              <w:rPr>
                <w:rFonts w:cstheme="minorHAnsi"/>
                <w:b/>
                <w:bCs/>
                <w:sz w:val="28"/>
                <w:szCs w:val="28"/>
              </w:rPr>
            </w:rPrChange>
          </w:rPr>
          <w:t>E) Sehr schlecht</w:t>
        </w:r>
      </w:ins>
    </w:p>
    <w:p w14:paraId="5CE68971" w14:textId="541EA437" w:rsidR="00385748" w:rsidRPr="00385748" w:rsidRDefault="00385748" w:rsidP="00385748">
      <w:pPr>
        <w:rPr>
          <w:ins w:id="139" w:author="Michael Kohl [2]" w:date="2024-06-18T20:56:00Z" w16du:dateUtc="2024-06-18T18:56:00Z"/>
          <w:rFonts w:cstheme="minorHAnsi"/>
          <w:rPrChange w:id="140" w:author="Michael Kohl [2]" w:date="2024-06-18T20:56:00Z" w16du:dateUtc="2024-06-18T18:56:00Z">
            <w:rPr>
              <w:ins w:id="141" w:author="Michael Kohl [2]" w:date="2024-06-18T20:56:00Z" w16du:dateUtc="2024-06-18T18:56:00Z"/>
              <w:rFonts w:cstheme="minorHAnsi"/>
              <w:b/>
              <w:bCs/>
              <w:sz w:val="28"/>
              <w:szCs w:val="28"/>
            </w:rPr>
          </w:rPrChange>
        </w:rPr>
      </w:pPr>
      <w:ins w:id="142" w:author="Michael Kohl [2]" w:date="2024-06-18T20:57:00Z" w16du:dateUtc="2024-06-18T18:57:00Z">
        <w:r>
          <w:rPr>
            <w:rFonts w:cstheme="minorHAnsi"/>
          </w:rPr>
          <w:t xml:space="preserve">3. </w:t>
        </w:r>
      </w:ins>
      <w:ins w:id="143" w:author="Michael Kohl [2]" w:date="2024-06-18T20:56:00Z" w16du:dateUtc="2024-06-18T18:56:00Z">
        <w:r w:rsidRPr="00385748">
          <w:rPr>
            <w:rFonts w:cstheme="minorHAnsi"/>
            <w:rPrChange w:id="144" w:author="Michael Kohl [2]" w:date="2024-06-18T20:56:00Z" w16du:dateUtc="2024-06-18T18:56:00Z">
              <w:rPr>
                <w:rFonts w:cstheme="minorHAnsi"/>
                <w:b/>
                <w:bCs/>
                <w:sz w:val="28"/>
                <w:szCs w:val="28"/>
              </w:rPr>
            </w:rPrChange>
          </w:rPr>
          <w:t>Priorisierung von Aufgaben: Wie gut kannst du Aufgaben nach ihrer Dringlichkeit und Wichtigkeit priorisieren?</w:t>
        </w:r>
      </w:ins>
    </w:p>
    <w:p w14:paraId="471FE329" w14:textId="27EC28D5" w:rsidR="00385748" w:rsidRPr="00385748" w:rsidRDefault="00385748" w:rsidP="00385748">
      <w:pPr>
        <w:rPr>
          <w:ins w:id="145" w:author="Michael Kohl [2]" w:date="2024-06-18T20:56:00Z" w16du:dateUtc="2024-06-18T18:56:00Z"/>
          <w:rFonts w:cstheme="minorHAnsi"/>
          <w:rPrChange w:id="146" w:author="Michael Kohl [2]" w:date="2024-06-18T20:56:00Z" w16du:dateUtc="2024-06-18T18:56:00Z">
            <w:rPr>
              <w:ins w:id="147" w:author="Michael Kohl [2]" w:date="2024-06-18T20:56:00Z" w16du:dateUtc="2024-06-18T18:56:00Z"/>
              <w:rFonts w:cstheme="minorHAnsi"/>
              <w:b/>
              <w:bCs/>
              <w:sz w:val="28"/>
              <w:szCs w:val="28"/>
            </w:rPr>
          </w:rPrChange>
        </w:rPr>
      </w:pPr>
      <w:ins w:id="148" w:author="Michael Kohl [2]" w:date="2024-06-18T20:56:00Z" w16du:dateUtc="2024-06-18T18:56:00Z">
        <w:r w:rsidRPr="00385748">
          <w:rPr>
            <w:rFonts w:cstheme="minorHAnsi"/>
            <w:rPrChange w:id="149" w:author="Michael Kohl [2]" w:date="2024-06-18T20:56:00Z" w16du:dateUtc="2024-06-18T18:56:00Z">
              <w:rPr>
                <w:rFonts w:cstheme="minorHAnsi"/>
                <w:b/>
                <w:bCs/>
                <w:sz w:val="28"/>
                <w:szCs w:val="28"/>
              </w:rPr>
            </w:rPrChange>
          </w:rPr>
          <w:t>A) Sehr gut</w:t>
        </w:r>
      </w:ins>
      <w:ins w:id="150" w:author="Michael Kohl [2]" w:date="2024-06-18T20:57:00Z" w16du:dateUtc="2024-06-18T18:57:00Z">
        <w:r>
          <w:rPr>
            <w:rFonts w:cstheme="minorHAnsi"/>
          </w:rPr>
          <w:tab/>
        </w:r>
      </w:ins>
      <w:ins w:id="151" w:author="Michael Kohl [2]" w:date="2024-06-18T20:56:00Z" w16du:dateUtc="2024-06-18T18:56:00Z">
        <w:r w:rsidRPr="00385748">
          <w:rPr>
            <w:rFonts w:cstheme="minorHAnsi"/>
            <w:rPrChange w:id="152" w:author="Michael Kohl [2]" w:date="2024-06-18T20:56:00Z" w16du:dateUtc="2024-06-18T18:56:00Z">
              <w:rPr>
                <w:rFonts w:cstheme="minorHAnsi"/>
                <w:b/>
                <w:bCs/>
                <w:sz w:val="28"/>
                <w:szCs w:val="28"/>
              </w:rPr>
            </w:rPrChange>
          </w:rPr>
          <w:t>B) Gut</w:t>
        </w:r>
      </w:ins>
      <w:ins w:id="153" w:author="Michael Kohl [2]" w:date="2024-06-18T20:57:00Z" w16du:dateUtc="2024-06-18T18:57:00Z">
        <w:r>
          <w:rPr>
            <w:rFonts w:cstheme="minorHAnsi"/>
          </w:rPr>
          <w:tab/>
        </w:r>
        <w:r>
          <w:rPr>
            <w:rFonts w:cstheme="minorHAnsi"/>
          </w:rPr>
          <w:tab/>
        </w:r>
      </w:ins>
      <w:ins w:id="154" w:author="Michael Kohl [2]" w:date="2024-06-18T20:56:00Z" w16du:dateUtc="2024-06-18T18:56:00Z">
        <w:r w:rsidRPr="00385748">
          <w:rPr>
            <w:rFonts w:cstheme="minorHAnsi"/>
            <w:rPrChange w:id="155" w:author="Michael Kohl [2]" w:date="2024-06-18T20:56:00Z" w16du:dateUtc="2024-06-18T18:56:00Z">
              <w:rPr>
                <w:rFonts w:cstheme="minorHAnsi"/>
                <w:b/>
                <w:bCs/>
                <w:sz w:val="28"/>
                <w:szCs w:val="28"/>
              </w:rPr>
            </w:rPrChange>
          </w:rPr>
          <w:t>C) Durchschnittlich</w:t>
        </w:r>
      </w:ins>
      <w:ins w:id="156" w:author="Michael Kohl [2]" w:date="2024-06-18T20:58:00Z" w16du:dateUtc="2024-06-18T18:58:00Z">
        <w:r>
          <w:rPr>
            <w:rFonts w:cstheme="minorHAnsi"/>
          </w:rPr>
          <w:tab/>
        </w:r>
      </w:ins>
      <w:ins w:id="157" w:author="Michael Kohl [2]" w:date="2024-06-18T20:56:00Z" w16du:dateUtc="2024-06-18T18:56:00Z">
        <w:r w:rsidRPr="00385748">
          <w:rPr>
            <w:rFonts w:cstheme="minorHAnsi"/>
            <w:rPrChange w:id="158" w:author="Michael Kohl [2]" w:date="2024-06-18T20:56:00Z" w16du:dateUtc="2024-06-18T18:56:00Z">
              <w:rPr>
                <w:rFonts w:cstheme="minorHAnsi"/>
                <w:b/>
                <w:bCs/>
                <w:sz w:val="28"/>
                <w:szCs w:val="28"/>
              </w:rPr>
            </w:rPrChange>
          </w:rPr>
          <w:t>D) Schlecht</w:t>
        </w:r>
      </w:ins>
      <w:ins w:id="159" w:author="Michael Kohl [2]" w:date="2024-06-18T20:58:00Z" w16du:dateUtc="2024-06-18T18:58:00Z">
        <w:r>
          <w:rPr>
            <w:rFonts w:cstheme="minorHAnsi"/>
          </w:rPr>
          <w:tab/>
        </w:r>
      </w:ins>
      <w:ins w:id="160" w:author="Michael Kohl [2]" w:date="2024-06-18T20:56:00Z" w16du:dateUtc="2024-06-18T18:56:00Z">
        <w:r w:rsidRPr="00385748">
          <w:rPr>
            <w:rFonts w:cstheme="minorHAnsi"/>
            <w:rPrChange w:id="161" w:author="Michael Kohl [2]" w:date="2024-06-18T20:56:00Z" w16du:dateUtc="2024-06-18T18:56:00Z">
              <w:rPr>
                <w:rFonts w:cstheme="minorHAnsi"/>
                <w:b/>
                <w:bCs/>
                <w:sz w:val="28"/>
                <w:szCs w:val="28"/>
              </w:rPr>
            </w:rPrChange>
          </w:rPr>
          <w:t>E) Sehr schlecht</w:t>
        </w:r>
      </w:ins>
    </w:p>
    <w:p w14:paraId="2D5A7656" w14:textId="5B7FD98A" w:rsidR="00385748" w:rsidRPr="00385748" w:rsidRDefault="00385748" w:rsidP="00385748">
      <w:pPr>
        <w:rPr>
          <w:ins w:id="162" w:author="Michael Kohl [2]" w:date="2024-06-18T20:56:00Z" w16du:dateUtc="2024-06-18T18:56:00Z"/>
          <w:rFonts w:cstheme="minorHAnsi"/>
          <w:rPrChange w:id="163" w:author="Michael Kohl [2]" w:date="2024-06-18T20:56:00Z" w16du:dateUtc="2024-06-18T18:56:00Z">
            <w:rPr>
              <w:ins w:id="164" w:author="Michael Kohl [2]" w:date="2024-06-18T20:56:00Z" w16du:dateUtc="2024-06-18T18:56:00Z"/>
              <w:rFonts w:cstheme="minorHAnsi"/>
              <w:b/>
              <w:bCs/>
              <w:sz w:val="28"/>
              <w:szCs w:val="28"/>
            </w:rPr>
          </w:rPrChange>
        </w:rPr>
      </w:pPr>
      <w:ins w:id="165" w:author="Michael Kohl [2]" w:date="2024-06-18T20:58:00Z" w16du:dateUtc="2024-06-18T18:58:00Z">
        <w:r>
          <w:rPr>
            <w:rFonts w:cstheme="minorHAnsi"/>
          </w:rPr>
          <w:t xml:space="preserve">4. </w:t>
        </w:r>
      </w:ins>
      <w:ins w:id="166" w:author="Michael Kohl [2]" w:date="2024-06-18T20:56:00Z" w16du:dateUtc="2024-06-18T18:56:00Z">
        <w:r w:rsidRPr="00385748">
          <w:rPr>
            <w:rFonts w:cstheme="minorHAnsi"/>
            <w:rPrChange w:id="167" w:author="Michael Kohl [2]" w:date="2024-06-18T20:56:00Z" w16du:dateUtc="2024-06-18T18:56:00Z">
              <w:rPr>
                <w:rFonts w:cstheme="minorHAnsi"/>
                <w:b/>
                <w:bCs/>
                <w:sz w:val="28"/>
                <w:szCs w:val="28"/>
              </w:rPr>
            </w:rPrChange>
          </w:rPr>
          <w:t>Bearbeitung großer Projekte: Wie gut kannst du große Aufgaben oder Projekte in kleinere, überschaubare Teile zerlegen und bearbeiten?</w:t>
        </w:r>
      </w:ins>
    </w:p>
    <w:p w14:paraId="2B14455A" w14:textId="1717B39F" w:rsidR="00385748" w:rsidRPr="00385748" w:rsidRDefault="00385748" w:rsidP="00385748">
      <w:pPr>
        <w:rPr>
          <w:ins w:id="168" w:author="Michael Kohl [2]" w:date="2024-06-18T20:56:00Z" w16du:dateUtc="2024-06-18T18:56:00Z"/>
          <w:rFonts w:cstheme="minorHAnsi"/>
          <w:rPrChange w:id="169" w:author="Michael Kohl [2]" w:date="2024-06-18T20:56:00Z" w16du:dateUtc="2024-06-18T18:56:00Z">
            <w:rPr>
              <w:ins w:id="170" w:author="Michael Kohl [2]" w:date="2024-06-18T20:56:00Z" w16du:dateUtc="2024-06-18T18:56:00Z"/>
              <w:rFonts w:cstheme="minorHAnsi"/>
              <w:b/>
              <w:bCs/>
              <w:sz w:val="28"/>
              <w:szCs w:val="28"/>
            </w:rPr>
          </w:rPrChange>
        </w:rPr>
      </w:pPr>
      <w:ins w:id="171" w:author="Michael Kohl [2]" w:date="2024-06-18T20:56:00Z" w16du:dateUtc="2024-06-18T18:56:00Z">
        <w:r w:rsidRPr="00385748">
          <w:rPr>
            <w:rFonts w:cstheme="minorHAnsi"/>
            <w:rPrChange w:id="172" w:author="Michael Kohl [2]" w:date="2024-06-18T20:56:00Z" w16du:dateUtc="2024-06-18T18:56:00Z">
              <w:rPr>
                <w:rFonts w:cstheme="minorHAnsi"/>
                <w:b/>
                <w:bCs/>
                <w:sz w:val="28"/>
                <w:szCs w:val="28"/>
              </w:rPr>
            </w:rPrChange>
          </w:rPr>
          <w:t>A) Sehr gut</w:t>
        </w:r>
      </w:ins>
      <w:ins w:id="173" w:author="Michael Kohl [2]" w:date="2024-06-18T20:58:00Z" w16du:dateUtc="2024-06-18T18:58:00Z">
        <w:r>
          <w:rPr>
            <w:rFonts w:cstheme="minorHAnsi"/>
          </w:rPr>
          <w:tab/>
        </w:r>
      </w:ins>
      <w:ins w:id="174" w:author="Michael Kohl [2]" w:date="2024-06-18T20:56:00Z" w16du:dateUtc="2024-06-18T18:56:00Z">
        <w:r w:rsidRPr="00385748">
          <w:rPr>
            <w:rFonts w:cstheme="minorHAnsi"/>
            <w:rPrChange w:id="175" w:author="Michael Kohl [2]" w:date="2024-06-18T20:56:00Z" w16du:dateUtc="2024-06-18T18:56:00Z">
              <w:rPr>
                <w:rFonts w:cstheme="minorHAnsi"/>
                <w:b/>
                <w:bCs/>
                <w:sz w:val="28"/>
                <w:szCs w:val="28"/>
              </w:rPr>
            </w:rPrChange>
          </w:rPr>
          <w:t>B) Gut</w:t>
        </w:r>
      </w:ins>
      <w:ins w:id="176" w:author="Michael Kohl [2]" w:date="2024-06-18T20:58:00Z" w16du:dateUtc="2024-06-18T18:58:00Z">
        <w:r>
          <w:rPr>
            <w:rFonts w:cstheme="minorHAnsi"/>
          </w:rPr>
          <w:tab/>
        </w:r>
        <w:r>
          <w:rPr>
            <w:rFonts w:cstheme="minorHAnsi"/>
          </w:rPr>
          <w:tab/>
        </w:r>
      </w:ins>
      <w:ins w:id="177" w:author="Michael Kohl [2]" w:date="2024-06-18T20:56:00Z" w16du:dateUtc="2024-06-18T18:56:00Z">
        <w:r w:rsidRPr="00385748">
          <w:rPr>
            <w:rFonts w:cstheme="minorHAnsi"/>
            <w:rPrChange w:id="178" w:author="Michael Kohl [2]" w:date="2024-06-18T20:56:00Z" w16du:dateUtc="2024-06-18T18:56:00Z">
              <w:rPr>
                <w:rFonts w:cstheme="minorHAnsi"/>
                <w:b/>
                <w:bCs/>
                <w:sz w:val="28"/>
                <w:szCs w:val="28"/>
              </w:rPr>
            </w:rPrChange>
          </w:rPr>
          <w:t>C) Durchschnittlich</w:t>
        </w:r>
      </w:ins>
      <w:ins w:id="179" w:author="Michael Kohl [2]" w:date="2024-06-18T20:58:00Z" w16du:dateUtc="2024-06-18T18:58:00Z">
        <w:r>
          <w:rPr>
            <w:rFonts w:cstheme="minorHAnsi"/>
          </w:rPr>
          <w:tab/>
        </w:r>
      </w:ins>
      <w:ins w:id="180" w:author="Michael Kohl [2]" w:date="2024-06-18T20:56:00Z" w16du:dateUtc="2024-06-18T18:56:00Z">
        <w:r w:rsidRPr="00385748">
          <w:rPr>
            <w:rFonts w:cstheme="minorHAnsi"/>
            <w:rPrChange w:id="181" w:author="Michael Kohl [2]" w:date="2024-06-18T20:56:00Z" w16du:dateUtc="2024-06-18T18:56:00Z">
              <w:rPr>
                <w:rFonts w:cstheme="minorHAnsi"/>
                <w:b/>
                <w:bCs/>
                <w:sz w:val="28"/>
                <w:szCs w:val="28"/>
              </w:rPr>
            </w:rPrChange>
          </w:rPr>
          <w:t>D) Schlecht</w:t>
        </w:r>
      </w:ins>
      <w:ins w:id="182" w:author="Michael Kohl [2]" w:date="2024-06-18T20:58:00Z" w16du:dateUtc="2024-06-18T18:58:00Z">
        <w:r>
          <w:rPr>
            <w:rFonts w:cstheme="minorHAnsi"/>
          </w:rPr>
          <w:tab/>
        </w:r>
      </w:ins>
      <w:ins w:id="183" w:author="Michael Kohl [2]" w:date="2024-06-18T20:56:00Z" w16du:dateUtc="2024-06-18T18:56:00Z">
        <w:r w:rsidRPr="00385748">
          <w:rPr>
            <w:rFonts w:cstheme="minorHAnsi"/>
            <w:rPrChange w:id="184" w:author="Michael Kohl [2]" w:date="2024-06-18T20:56:00Z" w16du:dateUtc="2024-06-18T18:56:00Z">
              <w:rPr>
                <w:rFonts w:cstheme="minorHAnsi"/>
                <w:b/>
                <w:bCs/>
                <w:sz w:val="28"/>
                <w:szCs w:val="28"/>
              </w:rPr>
            </w:rPrChange>
          </w:rPr>
          <w:t>E) Sehr schlecht</w:t>
        </w:r>
      </w:ins>
    </w:p>
    <w:p w14:paraId="43B54F55" w14:textId="2D9C0F20" w:rsidR="00385748" w:rsidRPr="00385748" w:rsidRDefault="00385748" w:rsidP="00385748">
      <w:pPr>
        <w:rPr>
          <w:ins w:id="185" w:author="Michael Kohl [2]" w:date="2024-06-18T20:56:00Z" w16du:dateUtc="2024-06-18T18:56:00Z"/>
          <w:rFonts w:cstheme="minorHAnsi"/>
          <w:rPrChange w:id="186" w:author="Michael Kohl [2]" w:date="2024-06-18T20:56:00Z" w16du:dateUtc="2024-06-18T18:56:00Z">
            <w:rPr>
              <w:ins w:id="187" w:author="Michael Kohl [2]" w:date="2024-06-18T20:56:00Z" w16du:dateUtc="2024-06-18T18:56:00Z"/>
              <w:rFonts w:cstheme="minorHAnsi"/>
              <w:b/>
              <w:bCs/>
              <w:sz w:val="28"/>
              <w:szCs w:val="28"/>
            </w:rPr>
          </w:rPrChange>
        </w:rPr>
      </w:pPr>
      <w:ins w:id="188" w:author="Michael Kohl [2]" w:date="2024-06-18T20:58:00Z" w16du:dateUtc="2024-06-18T18:58:00Z">
        <w:r>
          <w:rPr>
            <w:rFonts w:cstheme="minorHAnsi"/>
          </w:rPr>
          <w:t xml:space="preserve">5. </w:t>
        </w:r>
      </w:ins>
      <w:ins w:id="189" w:author="Michael Kohl [2]" w:date="2024-06-18T20:56:00Z" w16du:dateUtc="2024-06-18T18:56:00Z">
        <w:r w:rsidRPr="00385748">
          <w:rPr>
            <w:rFonts w:cstheme="minorHAnsi"/>
            <w:rPrChange w:id="190" w:author="Michael Kohl [2]" w:date="2024-06-18T20:56:00Z" w16du:dateUtc="2024-06-18T18:56:00Z">
              <w:rPr>
                <w:rFonts w:cstheme="minorHAnsi"/>
                <w:b/>
                <w:bCs/>
                <w:sz w:val="28"/>
                <w:szCs w:val="28"/>
              </w:rPr>
            </w:rPrChange>
          </w:rPr>
          <w:t>Visualisierung von Aufgaben: Wie hilfreich ist für dich eine visuelle Darstellung des Fortschritts und der anstehenden Aufgaben (z.B. auf einem Board)?</w:t>
        </w:r>
      </w:ins>
    </w:p>
    <w:p w14:paraId="57A802BC" w14:textId="2C4FB316" w:rsidR="00385748" w:rsidRPr="00385748" w:rsidRDefault="00385748" w:rsidP="00385748">
      <w:pPr>
        <w:rPr>
          <w:ins w:id="191" w:author="Michael Kohl [2]" w:date="2024-06-18T20:56:00Z" w16du:dateUtc="2024-06-18T18:56:00Z"/>
          <w:rFonts w:cstheme="minorHAnsi"/>
          <w:rPrChange w:id="192" w:author="Michael Kohl [2]" w:date="2024-06-18T20:56:00Z" w16du:dateUtc="2024-06-18T18:56:00Z">
            <w:rPr>
              <w:ins w:id="193" w:author="Michael Kohl [2]" w:date="2024-06-18T20:56:00Z" w16du:dateUtc="2024-06-18T18:56:00Z"/>
              <w:rFonts w:cstheme="minorHAnsi"/>
              <w:b/>
              <w:bCs/>
              <w:sz w:val="28"/>
              <w:szCs w:val="28"/>
            </w:rPr>
          </w:rPrChange>
        </w:rPr>
      </w:pPr>
      <w:ins w:id="194" w:author="Michael Kohl [2]" w:date="2024-06-18T20:56:00Z" w16du:dateUtc="2024-06-18T18:56:00Z">
        <w:r w:rsidRPr="00385748">
          <w:rPr>
            <w:rFonts w:cstheme="minorHAnsi"/>
            <w:rPrChange w:id="195" w:author="Michael Kohl [2]" w:date="2024-06-18T20:56:00Z" w16du:dateUtc="2024-06-18T18:56:00Z">
              <w:rPr>
                <w:rFonts w:cstheme="minorHAnsi"/>
                <w:b/>
                <w:bCs/>
                <w:sz w:val="28"/>
                <w:szCs w:val="28"/>
              </w:rPr>
            </w:rPrChange>
          </w:rPr>
          <w:t>A) Sehr hilfreich</w:t>
        </w:r>
      </w:ins>
      <w:ins w:id="196" w:author="Michael Kohl [2]" w:date="2024-06-18T20:58:00Z" w16du:dateUtc="2024-06-18T18:58:00Z">
        <w:r>
          <w:rPr>
            <w:rFonts w:cstheme="minorHAnsi"/>
          </w:rPr>
          <w:tab/>
        </w:r>
      </w:ins>
      <w:ins w:id="197" w:author="Michael Kohl [2]" w:date="2024-06-18T20:56:00Z" w16du:dateUtc="2024-06-18T18:56:00Z">
        <w:r w:rsidRPr="00385748">
          <w:rPr>
            <w:rFonts w:cstheme="minorHAnsi"/>
            <w:rPrChange w:id="198" w:author="Michael Kohl [2]" w:date="2024-06-18T20:56:00Z" w16du:dateUtc="2024-06-18T18:56:00Z">
              <w:rPr>
                <w:rFonts w:cstheme="minorHAnsi"/>
                <w:b/>
                <w:bCs/>
                <w:sz w:val="28"/>
                <w:szCs w:val="28"/>
              </w:rPr>
            </w:rPrChange>
          </w:rPr>
          <w:t>B) Hilfreich</w:t>
        </w:r>
      </w:ins>
      <w:ins w:id="199" w:author="Michael Kohl [2]" w:date="2024-06-18T20:58:00Z" w16du:dateUtc="2024-06-18T18:58:00Z">
        <w:r>
          <w:rPr>
            <w:rFonts w:cstheme="minorHAnsi"/>
          </w:rPr>
          <w:tab/>
        </w:r>
      </w:ins>
      <w:ins w:id="200" w:author="Michael Kohl [2]" w:date="2024-06-18T20:56:00Z" w16du:dateUtc="2024-06-18T18:56:00Z">
        <w:r w:rsidRPr="00385748">
          <w:rPr>
            <w:rFonts w:cstheme="minorHAnsi"/>
            <w:rPrChange w:id="201" w:author="Michael Kohl [2]" w:date="2024-06-18T20:56:00Z" w16du:dateUtc="2024-06-18T18:56:00Z">
              <w:rPr>
                <w:rFonts w:cstheme="minorHAnsi"/>
                <w:b/>
                <w:bCs/>
                <w:sz w:val="28"/>
                <w:szCs w:val="28"/>
              </w:rPr>
            </w:rPrChange>
          </w:rPr>
          <w:t>C) Neutral</w:t>
        </w:r>
      </w:ins>
      <w:ins w:id="202" w:author="Michael Kohl [2]" w:date="2024-06-18T20:58:00Z" w16du:dateUtc="2024-06-18T18:58:00Z">
        <w:r>
          <w:rPr>
            <w:rFonts w:cstheme="minorHAnsi"/>
          </w:rPr>
          <w:tab/>
        </w:r>
      </w:ins>
      <w:ins w:id="203" w:author="Michael Kohl [2]" w:date="2024-06-18T20:56:00Z" w16du:dateUtc="2024-06-18T18:56:00Z">
        <w:r w:rsidRPr="00385748">
          <w:rPr>
            <w:rFonts w:cstheme="minorHAnsi"/>
            <w:rPrChange w:id="204" w:author="Michael Kohl [2]" w:date="2024-06-18T20:56:00Z" w16du:dateUtc="2024-06-18T18:56:00Z">
              <w:rPr>
                <w:rFonts w:cstheme="minorHAnsi"/>
                <w:b/>
                <w:bCs/>
                <w:sz w:val="28"/>
                <w:szCs w:val="28"/>
              </w:rPr>
            </w:rPrChange>
          </w:rPr>
          <w:t>D) Wenig hilfreic</w:t>
        </w:r>
      </w:ins>
      <w:ins w:id="205" w:author="Michael Kohl [2]" w:date="2024-06-18T20:58:00Z" w16du:dateUtc="2024-06-18T18:58:00Z">
        <w:r>
          <w:rPr>
            <w:rFonts w:cstheme="minorHAnsi"/>
          </w:rPr>
          <w:t xml:space="preserve">h </w:t>
        </w:r>
        <w:r>
          <w:rPr>
            <w:rFonts w:cstheme="minorHAnsi"/>
          </w:rPr>
          <w:tab/>
        </w:r>
      </w:ins>
      <w:ins w:id="206" w:author="Michael Kohl [2]" w:date="2024-06-18T20:56:00Z" w16du:dateUtc="2024-06-18T18:56:00Z">
        <w:r w:rsidRPr="00385748">
          <w:rPr>
            <w:rFonts w:cstheme="minorHAnsi"/>
            <w:rPrChange w:id="207" w:author="Michael Kohl [2]" w:date="2024-06-18T20:56:00Z" w16du:dateUtc="2024-06-18T18:56:00Z">
              <w:rPr>
                <w:rFonts w:cstheme="minorHAnsi"/>
                <w:b/>
                <w:bCs/>
                <w:sz w:val="28"/>
                <w:szCs w:val="28"/>
              </w:rPr>
            </w:rPrChange>
          </w:rPr>
          <w:t>E) Überhaupt nicht hilfreich</w:t>
        </w:r>
      </w:ins>
    </w:p>
    <w:p w14:paraId="637DC47B" w14:textId="0E2B3690" w:rsidR="00385748" w:rsidRPr="00385748" w:rsidRDefault="00385748" w:rsidP="00385748">
      <w:pPr>
        <w:rPr>
          <w:ins w:id="208" w:author="Michael Kohl [2]" w:date="2024-06-18T20:56:00Z" w16du:dateUtc="2024-06-18T18:56:00Z"/>
          <w:rFonts w:cstheme="minorHAnsi"/>
          <w:rPrChange w:id="209" w:author="Michael Kohl [2]" w:date="2024-06-18T20:56:00Z" w16du:dateUtc="2024-06-18T18:56:00Z">
            <w:rPr>
              <w:ins w:id="210" w:author="Michael Kohl [2]" w:date="2024-06-18T20:56:00Z" w16du:dateUtc="2024-06-18T18:56:00Z"/>
              <w:rFonts w:cstheme="minorHAnsi"/>
              <w:b/>
              <w:bCs/>
              <w:sz w:val="28"/>
              <w:szCs w:val="28"/>
            </w:rPr>
          </w:rPrChange>
        </w:rPr>
      </w:pPr>
      <w:ins w:id="211" w:author="Michael Kohl [2]" w:date="2024-06-18T20:58:00Z" w16du:dateUtc="2024-06-18T18:58:00Z">
        <w:r>
          <w:rPr>
            <w:rFonts w:cstheme="minorHAnsi"/>
          </w:rPr>
          <w:t xml:space="preserve">6. </w:t>
        </w:r>
      </w:ins>
      <w:ins w:id="212" w:author="Michael Kohl [2]" w:date="2024-06-18T20:56:00Z" w16du:dateUtc="2024-06-18T18:56:00Z">
        <w:r w:rsidRPr="00385748">
          <w:rPr>
            <w:rFonts w:cstheme="minorHAnsi"/>
            <w:rPrChange w:id="213" w:author="Michael Kohl [2]" w:date="2024-06-18T20:56:00Z" w16du:dateUtc="2024-06-18T18:56:00Z">
              <w:rPr>
                <w:rFonts w:cstheme="minorHAnsi"/>
                <w:b/>
                <w:bCs/>
                <w:sz w:val="28"/>
                <w:szCs w:val="28"/>
              </w:rPr>
            </w:rPrChange>
          </w:rPr>
          <w:t>Umgang mit Stress und Überlastung: Wie gut kannst du mit Stress und Überlastung umgehen?</w:t>
        </w:r>
      </w:ins>
    </w:p>
    <w:p w14:paraId="70BFBE4B" w14:textId="72B548F4" w:rsidR="00385748" w:rsidRDefault="00385748" w:rsidP="00385748">
      <w:pPr>
        <w:rPr>
          <w:ins w:id="214" w:author="Michael Kohl [2]" w:date="2024-06-18T20:58:00Z" w16du:dateUtc="2024-06-18T18:58:00Z"/>
          <w:rFonts w:cstheme="minorHAnsi"/>
        </w:rPr>
      </w:pPr>
      <w:ins w:id="215" w:author="Michael Kohl [2]" w:date="2024-06-18T20:56:00Z" w16du:dateUtc="2024-06-18T18:56:00Z">
        <w:r w:rsidRPr="00385748">
          <w:rPr>
            <w:rFonts w:cstheme="minorHAnsi"/>
            <w:rPrChange w:id="216" w:author="Michael Kohl [2]" w:date="2024-06-18T20:56:00Z" w16du:dateUtc="2024-06-18T18:56:00Z">
              <w:rPr>
                <w:rFonts w:cstheme="minorHAnsi"/>
                <w:b/>
                <w:bCs/>
                <w:sz w:val="28"/>
                <w:szCs w:val="28"/>
              </w:rPr>
            </w:rPrChange>
          </w:rPr>
          <w:t>A) Sehr gut</w:t>
        </w:r>
      </w:ins>
      <w:ins w:id="217" w:author="Michael Kohl [2]" w:date="2024-06-18T20:58:00Z" w16du:dateUtc="2024-06-18T18:58:00Z">
        <w:r>
          <w:rPr>
            <w:rFonts w:cstheme="minorHAnsi"/>
          </w:rPr>
          <w:tab/>
        </w:r>
      </w:ins>
      <w:ins w:id="218" w:author="Michael Kohl [2]" w:date="2024-06-18T20:56:00Z" w16du:dateUtc="2024-06-18T18:56:00Z">
        <w:r w:rsidRPr="00385748">
          <w:rPr>
            <w:rFonts w:cstheme="minorHAnsi"/>
            <w:rPrChange w:id="219" w:author="Michael Kohl [2]" w:date="2024-06-18T20:56:00Z" w16du:dateUtc="2024-06-18T18:56:00Z">
              <w:rPr>
                <w:rFonts w:cstheme="minorHAnsi"/>
                <w:b/>
                <w:bCs/>
                <w:sz w:val="28"/>
                <w:szCs w:val="28"/>
              </w:rPr>
            </w:rPrChange>
          </w:rPr>
          <w:t>B) Gut</w:t>
        </w:r>
      </w:ins>
      <w:ins w:id="220" w:author="Michael Kohl [2]" w:date="2024-06-18T20:58:00Z" w16du:dateUtc="2024-06-18T18:58:00Z">
        <w:r>
          <w:rPr>
            <w:rFonts w:cstheme="minorHAnsi"/>
          </w:rPr>
          <w:tab/>
        </w:r>
        <w:r>
          <w:rPr>
            <w:rFonts w:cstheme="minorHAnsi"/>
          </w:rPr>
          <w:tab/>
        </w:r>
      </w:ins>
      <w:ins w:id="221" w:author="Michael Kohl [2]" w:date="2024-06-18T20:56:00Z" w16du:dateUtc="2024-06-18T18:56:00Z">
        <w:r w:rsidRPr="00385748">
          <w:rPr>
            <w:rFonts w:cstheme="minorHAnsi"/>
            <w:rPrChange w:id="222" w:author="Michael Kohl [2]" w:date="2024-06-18T20:56:00Z" w16du:dateUtc="2024-06-18T18:56:00Z">
              <w:rPr>
                <w:rFonts w:cstheme="minorHAnsi"/>
                <w:b/>
                <w:bCs/>
                <w:sz w:val="28"/>
                <w:szCs w:val="28"/>
              </w:rPr>
            </w:rPrChange>
          </w:rPr>
          <w:t>C) Durchschnittlich</w:t>
        </w:r>
      </w:ins>
      <w:ins w:id="223" w:author="Michael Kohl [2]" w:date="2024-06-18T20:58:00Z" w16du:dateUtc="2024-06-18T18:58:00Z">
        <w:r>
          <w:rPr>
            <w:rFonts w:cstheme="minorHAnsi"/>
          </w:rPr>
          <w:tab/>
        </w:r>
      </w:ins>
      <w:ins w:id="224" w:author="Michael Kohl [2]" w:date="2024-06-18T20:56:00Z" w16du:dateUtc="2024-06-18T18:56:00Z">
        <w:r w:rsidRPr="00385748">
          <w:rPr>
            <w:rFonts w:cstheme="minorHAnsi"/>
            <w:rPrChange w:id="225" w:author="Michael Kohl [2]" w:date="2024-06-18T20:56:00Z" w16du:dateUtc="2024-06-18T18:56:00Z">
              <w:rPr>
                <w:rFonts w:cstheme="minorHAnsi"/>
                <w:b/>
                <w:bCs/>
                <w:sz w:val="28"/>
                <w:szCs w:val="28"/>
              </w:rPr>
            </w:rPrChange>
          </w:rPr>
          <w:t>D) Schlecht</w:t>
        </w:r>
      </w:ins>
      <w:ins w:id="226" w:author="Michael Kohl [2]" w:date="2024-06-18T20:58:00Z" w16du:dateUtc="2024-06-18T18:58:00Z">
        <w:r>
          <w:rPr>
            <w:rFonts w:cstheme="minorHAnsi"/>
          </w:rPr>
          <w:tab/>
        </w:r>
      </w:ins>
      <w:ins w:id="227" w:author="Michael Kohl [2]" w:date="2024-06-18T20:56:00Z" w16du:dateUtc="2024-06-18T18:56:00Z">
        <w:r w:rsidRPr="00385748">
          <w:rPr>
            <w:rFonts w:cstheme="minorHAnsi"/>
            <w:rPrChange w:id="228" w:author="Michael Kohl [2]" w:date="2024-06-18T20:56:00Z" w16du:dateUtc="2024-06-18T18:56:00Z">
              <w:rPr>
                <w:rFonts w:cstheme="minorHAnsi"/>
                <w:b/>
                <w:bCs/>
                <w:sz w:val="28"/>
                <w:szCs w:val="28"/>
              </w:rPr>
            </w:rPrChange>
          </w:rPr>
          <w:t>E) Sehr schlecht</w:t>
        </w:r>
      </w:ins>
    </w:p>
    <w:p w14:paraId="0C5B11FB" w14:textId="77777777" w:rsidR="00385748" w:rsidRPr="00385748" w:rsidRDefault="00385748" w:rsidP="00385748">
      <w:pPr>
        <w:rPr>
          <w:ins w:id="229" w:author="Michael Kohl [2]" w:date="2024-06-18T20:54:00Z" w16du:dateUtc="2024-06-18T18:54:00Z"/>
          <w:rFonts w:cstheme="minorHAnsi"/>
          <w:rPrChange w:id="230" w:author="Michael Kohl [2]" w:date="2024-06-18T20:56:00Z" w16du:dateUtc="2024-06-18T18:56:00Z">
            <w:rPr>
              <w:ins w:id="231" w:author="Michael Kohl [2]" w:date="2024-06-18T20:54:00Z" w16du:dateUtc="2024-06-18T18:54:00Z"/>
              <w:rFonts w:cstheme="minorHAnsi"/>
              <w:b/>
              <w:bCs/>
              <w:sz w:val="28"/>
              <w:szCs w:val="28"/>
            </w:rPr>
          </w:rPrChange>
        </w:rPr>
      </w:pPr>
    </w:p>
    <w:p w14:paraId="1F50C59D" w14:textId="438C91ED" w:rsidR="00C06893" w:rsidRPr="0028190D" w:rsidRDefault="00C06893" w:rsidP="00C06893">
      <w:pPr>
        <w:rPr>
          <w:rFonts w:cstheme="minorHAnsi"/>
          <w:b/>
          <w:bCs/>
          <w:sz w:val="28"/>
          <w:szCs w:val="28"/>
        </w:rPr>
      </w:pPr>
      <w:r w:rsidRPr="0028190D">
        <w:rPr>
          <w:rFonts w:cstheme="minorHAnsi"/>
          <w:b/>
          <w:bCs/>
          <w:sz w:val="28"/>
          <w:szCs w:val="28"/>
        </w:rPr>
        <w:t>Anhang 1</w:t>
      </w:r>
    </w:p>
    <w:p w14:paraId="78B9D8EC" w14:textId="77777777" w:rsidR="00C06893" w:rsidRPr="0028190D" w:rsidRDefault="00C06893" w:rsidP="00C06893">
      <w:pPr>
        <w:rPr>
          <w:rFonts w:cstheme="minorHAnsi"/>
          <w:b/>
          <w:bCs/>
          <w:sz w:val="28"/>
          <w:szCs w:val="28"/>
        </w:rPr>
      </w:pPr>
      <w:commentRangeStart w:id="232"/>
      <w:commentRangeStart w:id="233"/>
      <w:commentRangeStart w:id="234"/>
      <w:commentRangeStart w:id="235"/>
      <w:r w:rsidRPr="0028190D">
        <w:rPr>
          <w:rFonts w:cstheme="minorHAnsi"/>
          <w:b/>
          <w:bCs/>
          <w:sz w:val="28"/>
          <w:szCs w:val="28"/>
        </w:rPr>
        <w:t>Umfrage – Soziale Medien und digitale Tools</w:t>
      </w:r>
      <w:commentRangeEnd w:id="232"/>
      <w:r w:rsidR="00E972EB">
        <w:rPr>
          <w:rStyle w:val="Kommentarzeichen"/>
        </w:rPr>
        <w:commentReference w:id="232"/>
      </w:r>
      <w:commentRangeEnd w:id="233"/>
      <w:r w:rsidR="00DC639F">
        <w:rPr>
          <w:rStyle w:val="Kommentarzeichen"/>
        </w:rPr>
        <w:commentReference w:id="233"/>
      </w:r>
      <w:commentRangeEnd w:id="234"/>
      <w:r w:rsidR="00A66311">
        <w:rPr>
          <w:rStyle w:val="Kommentarzeichen"/>
        </w:rPr>
        <w:commentReference w:id="234"/>
      </w:r>
      <w:commentRangeEnd w:id="235"/>
      <w:r w:rsidR="00466E46">
        <w:rPr>
          <w:rStyle w:val="Kommentarzeichen"/>
        </w:rPr>
        <w:commentReference w:id="235"/>
      </w:r>
    </w:p>
    <w:p w14:paraId="0CC3BB1E" w14:textId="77777777" w:rsidR="00C06893" w:rsidRDefault="00C06893" w:rsidP="00C06893">
      <w:pPr>
        <w:rPr>
          <w:rFonts w:cstheme="minorHAnsi"/>
          <w:b/>
          <w:bCs/>
          <w:sz w:val="24"/>
          <w:szCs w:val="24"/>
        </w:rPr>
      </w:pPr>
    </w:p>
    <w:p w14:paraId="4BEE183C" w14:textId="2EA7EF35" w:rsidR="00C06893" w:rsidRPr="0028190D" w:rsidRDefault="00C06893" w:rsidP="00C06893">
      <w:pPr>
        <w:rPr>
          <w:rFonts w:cstheme="minorHAnsi"/>
          <w:b/>
          <w:bCs/>
          <w:sz w:val="24"/>
          <w:szCs w:val="24"/>
        </w:rPr>
      </w:pPr>
      <w:r w:rsidRPr="0028190D">
        <w:rPr>
          <w:rFonts w:cstheme="minorHAnsi"/>
          <w:b/>
          <w:bCs/>
          <w:sz w:val="24"/>
          <w:szCs w:val="24"/>
        </w:rPr>
        <w:t xml:space="preserve">Frage 1: Welche </w:t>
      </w:r>
      <w:r w:rsidR="00466E46">
        <w:rPr>
          <w:rFonts w:cstheme="minorHAnsi"/>
          <w:b/>
          <w:bCs/>
          <w:sz w:val="24"/>
          <w:szCs w:val="24"/>
        </w:rPr>
        <w:t>drei</w:t>
      </w:r>
      <w:r w:rsidRPr="0028190D">
        <w:rPr>
          <w:rFonts w:cstheme="minorHAnsi"/>
          <w:b/>
          <w:bCs/>
          <w:sz w:val="24"/>
          <w:szCs w:val="24"/>
        </w:rPr>
        <w:t xml:space="preserve"> soziale</w:t>
      </w:r>
      <w:r w:rsidR="00604994">
        <w:rPr>
          <w:rFonts w:cstheme="minorHAnsi"/>
          <w:b/>
          <w:bCs/>
          <w:sz w:val="24"/>
          <w:szCs w:val="24"/>
        </w:rPr>
        <w:t>n</w:t>
      </w:r>
      <w:r w:rsidRPr="0028190D">
        <w:rPr>
          <w:rFonts w:cstheme="minorHAnsi"/>
          <w:b/>
          <w:bCs/>
          <w:sz w:val="24"/>
          <w:szCs w:val="24"/>
        </w:rPr>
        <w:t xml:space="preserve"> Medien nutzt du am häufigsten?</w:t>
      </w:r>
    </w:p>
    <w:tbl>
      <w:tblPr>
        <w:tblStyle w:val="Tabellenraster"/>
        <w:tblW w:w="0" w:type="auto"/>
        <w:tblLook w:val="04A0" w:firstRow="1" w:lastRow="0" w:firstColumn="1" w:lastColumn="0" w:noHBand="0" w:noVBand="1"/>
      </w:tblPr>
      <w:tblGrid>
        <w:gridCol w:w="4531"/>
        <w:gridCol w:w="4531"/>
      </w:tblGrid>
      <w:tr w:rsidR="00C06893" w:rsidRPr="0028190D" w14:paraId="7C01D68E" w14:textId="77777777" w:rsidTr="00EB14BE">
        <w:tc>
          <w:tcPr>
            <w:tcW w:w="4531" w:type="dxa"/>
          </w:tcPr>
          <w:p w14:paraId="08248154" w14:textId="77777777" w:rsidR="00C06893" w:rsidRPr="0028190D" w:rsidRDefault="00C06893" w:rsidP="00EB14BE">
            <w:pPr>
              <w:rPr>
                <w:rFonts w:cstheme="minorHAnsi"/>
                <w:sz w:val="24"/>
                <w:szCs w:val="24"/>
              </w:rPr>
            </w:pPr>
            <w:r w:rsidRPr="0028190D">
              <w:rPr>
                <w:rFonts w:cstheme="minorHAnsi"/>
                <w:sz w:val="24"/>
                <w:szCs w:val="24"/>
              </w:rPr>
              <w:t>Instagram</w:t>
            </w:r>
          </w:p>
          <w:p w14:paraId="7B822A96" w14:textId="77777777" w:rsidR="00C06893" w:rsidRPr="0028190D" w:rsidRDefault="00C06893" w:rsidP="00EB14BE">
            <w:pPr>
              <w:rPr>
                <w:rFonts w:cstheme="minorHAnsi"/>
                <w:sz w:val="24"/>
                <w:szCs w:val="24"/>
              </w:rPr>
            </w:pPr>
          </w:p>
          <w:p w14:paraId="4BA8A9BD" w14:textId="77777777" w:rsidR="00C06893" w:rsidRPr="0028190D" w:rsidRDefault="00C06893" w:rsidP="00EB14BE">
            <w:pPr>
              <w:rPr>
                <w:rFonts w:cstheme="minorHAnsi"/>
                <w:sz w:val="24"/>
                <w:szCs w:val="24"/>
              </w:rPr>
            </w:pPr>
            <w:r w:rsidRPr="0028190D">
              <w:rPr>
                <w:rFonts w:cstheme="minorHAnsi"/>
                <w:sz w:val="24"/>
                <w:szCs w:val="24"/>
              </w:rPr>
              <w:t>Snapchat</w:t>
            </w:r>
          </w:p>
          <w:p w14:paraId="20848B35" w14:textId="77777777" w:rsidR="00C06893" w:rsidRPr="0028190D" w:rsidRDefault="00C06893" w:rsidP="00EB14BE">
            <w:pPr>
              <w:rPr>
                <w:rFonts w:cstheme="minorHAnsi"/>
                <w:sz w:val="24"/>
                <w:szCs w:val="24"/>
              </w:rPr>
            </w:pPr>
          </w:p>
          <w:p w14:paraId="17DD380A" w14:textId="77777777" w:rsidR="00C06893" w:rsidRPr="0028190D" w:rsidRDefault="00C06893" w:rsidP="00EB14BE">
            <w:pPr>
              <w:rPr>
                <w:rFonts w:cstheme="minorHAnsi"/>
                <w:sz w:val="24"/>
                <w:szCs w:val="24"/>
              </w:rPr>
            </w:pPr>
            <w:r w:rsidRPr="0028190D">
              <w:rPr>
                <w:rFonts w:cstheme="minorHAnsi"/>
                <w:sz w:val="24"/>
                <w:szCs w:val="24"/>
              </w:rPr>
              <w:t>TikTok</w:t>
            </w:r>
          </w:p>
          <w:p w14:paraId="1CBB8B90" w14:textId="77777777" w:rsidR="00C06893" w:rsidRPr="0028190D" w:rsidRDefault="00C06893" w:rsidP="00EB14BE">
            <w:pPr>
              <w:rPr>
                <w:rFonts w:cstheme="minorHAnsi"/>
                <w:sz w:val="24"/>
                <w:szCs w:val="24"/>
              </w:rPr>
            </w:pPr>
          </w:p>
          <w:p w14:paraId="61E5C211" w14:textId="77777777" w:rsidR="00C06893" w:rsidRPr="0028190D" w:rsidRDefault="00C06893" w:rsidP="00EB14BE">
            <w:pPr>
              <w:rPr>
                <w:rFonts w:cstheme="minorHAnsi"/>
                <w:sz w:val="24"/>
                <w:szCs w:val="24"/>
              </w:rPr>
            </w:pPr>
            <w:r w:rsidRPr="0028190D">
              <w:rPr>
                <w:rFonts w:cstheme="minorHAnsi"/>
                <w:sz w:val="24"/>
                <w:szCs w:val="24"/>
              </w:rPr>
              <w:t>Facebook</w:t>
            </w:r>
          </w:p>
          <w:p w14:paraId="7662B45C" w14:textId="795B1390" w:rsidR="00C06893" w:rsidRPr="0028190D" w:rsidRDefault="00C06893" w:rsidP="00EB14BE">
            <w:pPr>
              <w:rPr>
                <w:rFonts w:cstheme="minorHAnsi"/>
                <w:sz w:val="24"/>
                <w:szCs w:val="24"/>
              </w:rPr>
            </w:pPr>
          </w:p>
          <w:p w14:paraId="43AE30C5" w14:textId="77777777" w:rsidR="00C06893" w:rsidRPr="0028190D" w:rsidRDefault="00C06893" w:rsidP="00EB14BE">
            <w:pPr>
              <w:rPr>
                <w:rFonts w:cstheme="minorHAnsi"/>
                <w:sz w:val="24"/>
                <w:szCs w:val="24"/>
              </w:rPr>
            </w:pPr>
          </w:p>
        </w:tc>
        <w:tc>
          <w:tcPr>
            <w:tcW w:w="4531" w:type="dxa"/>
          </w:tcPr>
          <w:p w14:paraId="0C91DF72" w14:textId="77777777" w:rsidR="00C06893" w:rsidRPr="0028190D" w:rsidRDefault="00C06893" w:rsidP="00EB14BE">
            <w:pPr>
              <w:rPr>
                <w:rFonts w:cstheme="minorHAnsi"/>
                <w:sz w:val="24"/>
                <w:szCs w:val="24"/>
              </w:rPr>
            </w:pPr>
            <w:r w:rsidRPr="0028190D">
              <w:rPr>
                <w:rFonts w:cstheme="minorHAnsi"/>
                <w:sz w:val="24"/>
                <w:szCs w:val="24"/>
              </w:rPr>
              <w:t>LinkedIn</w:t>
            </w:r>
          </w:p>
          <w:p w14:paraId="5335BEC7" w14:textId="77777777" w:rsidR="00C06893" w:rsidRPr="0028190D" w:rsidRDefault="00C06893" w:rsidP="00EB14BE">
            <w:pPr>
              <w:rPr>
                <w:rFonts w:cstheme="minorHAnsi"/>
                <w:sz w:val="24"/>
                <w:szCs w:val="24"/>
              </w:rPr>
            </w:pPr>
          </w:p>
          <w:p w14:paraId="4FE4B222" w14:textId="77777777" w:rsidR="00C06893" w:rsidRPr="0028190D" w:rsidRDefault="00C06893" w:rsidP="00EB14BE">
            <w:pPr>
              <w:rPr>
                <w:rFonts w:cstheme="minorHAnsi"/>
                <w:sz w:val="24"/>
                <w:szCs w:val="24"/>
              </w:rPr>
            </w:pPr>
            <w:r w:rsidRPr="0028190D">
              <w:rPr>
                <w:rFonts w:cstheme="minorHAnsi"/>
                <w:sz w:val="24"/>
                <w:szCs w:val="24"/>
              </w:rPr>
              <w:t>Pinterest</w:t>
            </w:r>
          </w:p>
          <w:p w14:paraId="13929407" w14:textId="77777777" w:rsidR="00C06893" w:rsidRPr="0028190D" w:rsidRDefault="00C06893" w:rsidP="00EB14BE">
            <w:pPr>
              <w:rPr>
                <w:rFonts w:cstheme="minorHAnsi"/>
                <w:sz w:val="24"/>
                <w:szCs w:val="24"/>
              </w:rPr>
            </w:pPr>
          </w:p>
          <w:p w14:paraId="448E70B6" w14:textId="77777777" w:rsidR="00C06893" w:rsidRDefault="00C06893" w:rsidP="00EB14BE">
            <w:pPr>
              <w:rPr>
                <w:rFonts w:cstheme="minorHAnsi"/>
                <w:sz w:val="24"/>
                <w:szCs w:val="24"/>
              </w:rPr>
            </w:pPr>
            <w:r w:rsidRPr="0028190D">
              <w:rPr>
                <w:rFonts w:cstheme="minorHAnsi"/>
                <w:sz w:val="24"/>
                <w:szCs w:val="24"/>
              </w:rPr>
              <w:t>Discord</w:t>
            </w:r>
          </w:p>
          <w:p w14:paraId="7AC211B7" w14:textId="77777777" w:rsidR="00E972EB" w:rsidRDefault="00E972EB" w:rsidP="00EB14BE">
            <w:pPr>
              <w:rPr>
                <w:rFonts w:cstheme="minorHAnsi"/>
                <w:sz w:val="24"/>
                <w:szCs w:val="24"/>
              </w:rPr>
            </w:pPr>
          </w:p>
          <w:p w14:paraId="62F56A74" w14:textId="491585C1" w:rsidR="00E972EB" w:rsidRPr="0028190D" w:rsidRDefault="00E972EB" w:rsidP="00EB14BE">
            <w:pPr>
              <w:rPr>
                <w:rFonts w:cstheme="minorHAnsi"/>
                <w:sz w:val="24"/>
                <w:szCs w:val="24"/>
              </w:rPr>
            </w:pPr>
            <w:r>
              <w:rPr>
                <w:rFonts w:cstheme="minorHAnsi"/>
                <w:sz w:val="24"/>
                <w:szCs w:val="24"/>
              </w:rPr>
              <w:t>BeReal</w:t>
            </w:r>
          </w:p>
        </w:tc>
      </w:tr>
    </w:tbl>
    <w:p w14:paraId="6D90ED6F" w14:textId="77777777" w:rsidR="00C06893" w:rsidRPr="0028190D" w:rsidRDefault="00C06893" w:rsidP="00C06893">
      <w:pPr>
        <w:rPr>
          <w:rFonts w:cstheme="minorHAnsi"/>
          <w:sz w:val="24"/>
          <w:szCs w:val="24"/>
        </w:rPr>
      </w:pPr>
    </w:p>
    <w:p w14:paraId="6BF1B23C" w14:textId="77777777" w:rsidR="00C06893" w:rsidRPr="0028190D" w:rsidRDefault="00C06893" w:rsidP="00C06893">
      <w:pPr>
        <w:rPr>
          <w:rFonts w:cstheme="minorHAnsi"/>
          <w:b/>
          <w:bCs/>
          <w:sz w:val="24"/>
          <w:szCs w:val="24"/>
        </w:rPr>
      </w:pPr>
      <w:r w:rsidRPr="0028190D">
        <w:rPr>
          <w:rFonts w:cstheme="minorHAnsi"/>
          <w:b/>
          <w:bCs/>
          <w:sz w:val="24"/>
          <w:szCs w:val="24"/>
        </w:rPr>
        <w:lastRenderedPageBreak/>
        <w:t>Frage 2: Wofür nutzt du soziale Medien am häufigsten? Wähle zwei Optionen</w:t>
      </w:r>
      <w:r>
        <w:rPr>
          <w:rFonts w:cstheme="minorHAnsi"/>
          <w:b/>
          <w:bCs/>
          <w:sz w:val="24"/>
          <w:szCs w:val="24"/>
        </w:rPr>
        <w:t>.</w:t>
      </w:r>
    </w:p>
    <w:tbl>
      <w:tblPr>
        <w:tblStyle w:val="Tabellenraster"/>
        <w:tblW w:w="0" w:type="auto"/>
        <w:tblLook w:val="04A0" w:firstRow="1" w:lastRow="0" w:firstColumn="1" w:lastColumn="0" w:noHBand="0" w:noVBand="1"/>
      </w:tblPr>
      <w:tblGrid>
        <w:gridCol w:w="4531"/>
        <w:gridCol w:w="4531"/>
      </w:tblGrid>
      <w:tr w:rsidR="00C06893" w:rsidRPr="0028190D" w14:paraId="4B5FBA79" w14:textId="77777777" w:rsidTr="00EB14BE">
        <w:tc>
          <w:tcPr>
            <w:tcW w:w="4531" w:type="dxa"/>
          </w:tcPr>
          <w:p w14:paraId="324F8BD4" w14:textId="77777777" w:rsidR="00C06893" w:rsidRPr="0028190D" w:rsidRDefault="00C06893" w:rsidP="00EB14BE">
            <w:pPr>
              <w:rPr>
                <w:rFonts w:cstheme="minorHAnsi"/>
                <w:sz w:val="24"/>
                <w:szCs w:val="24"/>
              </w:rPr>
            </w:pPr>
            <w:r w:rsidRPr="0028190D">
              <w:rPr>
                <w:rFonts w:cstheme="minorHAnsi"/>
                <w:sz w:val="24"/>
                <w:szCs w:val="24"/>
              </w:rPr>
              <w:t>Kommunikation</w:t>
            </w:r>
          </w:p>
          <w:p w14:paraId="30B40A60" w14:textId="77777777" w:rsidR="00C06893" w:rsidRPr="0028190D" w:rsidRDefault="00C06893" w:rsidP="00EB14BE">
            <w:pPr>
              <w:rPr>
                <w:rFonts w:cstheme="minorHAnsi"/>
                <w:sz w:val="24"/>
                <w:szCs w:val="24"/>
              </w:rPr>
            </w:pPr>
          </w:p>
          <w:p w14:paraId="05FECDDC" w14:textId="77777777" w:rsidR="00C06893" w:rsidRPr="0028190D" w:rsidRDefault="00C06893" w:rsidP="00EB14BE">
            <w:pPr>
              <w:rPr>
                <w:rFonts w:cstheme="minorHAnsi"/>
                <w:sz w:val="24"/>
                <w:szCs w:val="24"/>
              </w:rPr>
            </w:pPr>
            <w:r w:rsidRPr="0028190D">
              <w:rPr>
                <w:rFonts w:cstheme="minorHAnsi"/>
                <w:sz w:val="24"/>
                <w:szCs w:val="24"/>
              </w:rPr>
              <w:t>Unterhaltung</w:t>
            </w:r>
          </w:p>
          <w:p w14:paraId="1B2C2141" w14:textId="77777777" w:rsidR="00C06893" w:rsidRPr="0028190D" w:rsidRDefault="00C06893" w:rsidP="00EB14BE">
            <w:pPr>
              <w:rPr>
                <w:rFonts w:cstheme="minorHAnsi"/>
                <w:sz w:val="24"/>
                <w:szCs w:val="24"/>
              </w:rPr>
            </w:pPr>
          </w:p>
        </w:tc>
        <w:tc>
          <w:tcPr>
            <w:tcW w:w="4531" w:type="dxa"/>
          </w:tcPr>
          <w:p w14:paraId="07047429" w14:textId="77777777" w:rsidR="00C06893" w:rsidRPr="0028190D" w:rsidRDefault="00C06893" w:rsidP="00EB14BE">
            <w:pPr>
              <w:rPr>
                <w:rFonts w:cstheme="minorHAnsi"/>
                <w:sz w:val="24"/>
                <w:szCs w:val="24"/>
              </w:rPr>
            </w:pPr>
            <w:r w:rsidRPr="0028190D">
              <w:rPr>
                <w:rFonts w:cstheme="minorHAnsi"/>
                <w:sz w:val="24"/>
                <w:szCs w:val="24"/>
              </w:rPr>
              <w:t>Nachrichten/Informationen</w:t>
            </w:r>
          </w:p>
          <w:p w14:paraId="50E90F8D" w14:textId="77777777" w:rsidR="00C06893" w:rsidRPr="0028190D" w:rsidRDefault="00C06893" w:rsidP="00EB14BE">
            <w:pPr>
              <w:rPr>
                <w:rFonts w:cstheme="minorHAnsi"/>
                <w:sz w:val="24"/>
                <w:szCs w:val="24"/>
              </w:rPr>
            </w:pPr>
          </w:p>
          <w:p w14:paraId="18067914" w14:textId="0FF12FDC" w:rsidR="00C06893" w:rsidRPr="0028190D" w:rsidRDefault="00C06893" w:rsidP="00EB14BE">
            <w:pPr>
              <w:rPr>
                <w:rFonts w:cstheme="minorHAnsi"/>
                <w:sz w:val="24"/>
                <w:szCs w:val="24"/>
              </w:rPr>
            </w:pPr>
            <w:r w:rsidRPr="0028190D">
              <w:rPr>
                <w:rFonts w:cstheme="minorHAnsi"/>
                <w:sz w:val="24"/>
                <w:szCs w:val="24"/>
              </w:rPr>
              <w:t>Hobby</w:t>
            </w:r>
            <w:r w:rsidR="00E972EB">
              <w:rPr>
                <w:rFonts w:cstheme="minorHAnsi"/>
                <w:sz w:val="24"/>
                <w:szCs w:val="24"/>
              </w:rPr>
              <w:t>s</w:t>
            </w:r>
            <w:r w:rsidRPr="0028190D">
              <w:rPr>
                <w:rFonts w:cstheme="minorHAnsi"/>
                <w:sz w:val="24"/>
                <w:szCs w:val="24"/>
              </w:rPr>
              <w:t>/Interessen</w:t>
            </w:r>
          </w:p>
        </w:tc>
      </w:tr>
    </w:tbl>
    <w:p w14:paraId="3281955D" w14:textId="77777777" w:rsidR="00C06893" w:rsidRPr="0028190D" w:rsidRDefault="00C06893" w:rsidP="00C06893">
      <w:pPr>
        <w:rPr>
          <w:rFonts w:cstheme="minorHAnsi"/>
          <w:sz w:val="24"/>
          <w:szCs w:val="24"/>
        </w:rPr>
      </w:pPr>
    </w:p>
    <w:p w14:paraId="304BEFB8" w14:textId="77777777" w:rsidR="00C06893" w:rsidRPr="0028190D" w:rsidRDefault="00C06893" w:rsidP="00C06893">
      <w:pPr>
        <w:rPr>
          <w:rFonts w:cstheme="minorHAnsi"/>
          <w:b/>
          <w:bCs/>
          <w:sz w:val="24"/>
          <w:szCs w:val="24"/>
        </w:rPr>
      </w:pPr>
      <w:r w:rsidRPr="0028190D">
        <w:rPr>
          <w:rFonts w:cstheme="minorHAnsi"/>
          <w:b/>
          <w:bCs/>
          <w:sz w:val="24"/>
          <w:szCs w:val="24"/>
        </w:rPr>
        <w:t>Frage 3: Welche digitalen Tools nutzt du für schulische Zwecke? Wähle drei Optionen</w:t>
      </w:r>
      <w:r>
        <w:rPr>
          <w:rFonts w:cstheme="minorHAnsi"/>
          <w:b/>
          <w:bCs/>
          <w:sz w:val="24"/>
          <w:szCs w:val="24"/>
        </w:rPr>
        <w:t>.</w:t>
      </w:r>
    </w:p>
    <w:tbl>
      <w:tblPr>
        <w:tblStyle w:val="Tabellenraster"/>
        <w:tblW w:w="0" w:type="auto"/>
        <w:tblLook w:val="04A0" w:firstRow="1" w:lastRow="0" w:firstColumn="1" w:lastColumn="0" w:noHBand="0" w:noVBand="1"/>
      </w:tblPr>
      <w:tblGrid>
        <w:gridCol w:w="4531"/>
        <w:gridCol w:w="4531"/>
      </w:tblGrid>
      <w:tr w:rsidR="00C06893" w:rsidRPr="0028190D" w14:paraId="7E1C3EFC" w14:textId="77777777" w:rsidTr="00EB14BE">
        <w:tc>
          <w:tcPr>
            <w:tcW w:w="4531" w:type="dxa"/>
          </w:tcPr>
          <w:p w14:paraId="6C384500" w14:textId="77777777" w:rsidR="00C06893" w:rsidRPr="0028190D" w:rsidRDefault="00C06893" w:rsidP="00EB14BE">
            <w:pPr>
              <w:rPr>
                <w:rFonts w:cstheme="minorHAnsi"/>
                <w:sz w:val="24"/>
                <w:szCs w:val="24"/>
              </w:rPr>
            </w:pPr>
            <w:r w:rsidRPr="0028190D">
              <w:rPr>
                <w:rFonts w:cstheme="minorHAnsi"/>
                <w:sz w:val="24"/>
                <w:szCs w:val="24"/>
              </w:rPr>
              <w:t>Teams</w:t>
            </w:r>
          </w:p>
          <w:p w14:paraId="45BC0510" w14:textId="77777777" w:rsidR="00C06893" w:rsidRPr="0028190D" w:rsidRDefault="00C06893" w:rsidP="00EB14BE">
            <w:pPr>
              <w:rPr>
                <w:rFonts w:cstheme="minorHAnsi"/>
                <w:sz w:val="24"/>
                <w:szCs w:val="24"/>
              </w:rPr>
            </w:pPr>
          </w:p>
          <w:p w14:paraId="591B1E96" w14:textId="29D57609" w:rsidR="00C06893" w:rsidRPr="0028190D" w:rsidRDefault="00E972EB" w:rsidP="00EB14BE">
            <w:pPr>
              <w:rPr>
                <w:rFonts w:cstheme="minorHAnsi"/>
                <w:sz w:val="24"/>
                <w:szCs w:val="24"/>
              </w:rPr>
            </w:pPr>
            <w:r>
              <w:rPr>
                <w:rFonts w:cstheme="minorHAnsi"/>
                <w:sz w:val="24"/>
                <w:szCs w:val="24"/>
              </w:rPr>
              <w:t>Lern</w:t>
            </w:r>
            <w:r w:rsidR="00DC639F">
              <w:rPr>
                <w:rFonts w:cstheme="minorHAnsi"/>
                <w:sz w:val="24"/>
                <w:szCs w:val="24"/>
              </w:rPr>
              <w:t>a</w:t>
            </w:r>
            <w:r>
              <w:rPr>
                <w:rFonts w:cstheme="minorHAnsi"/>
                <w:sz w:val="24"/>
                <w:szCs w:val="24"/>
              </w:rPr>
              <w:t>pps</w:t>
            </w:r>
          </w:p>
          <w:p w14:paraId="0071504A" w14:textId="77777777" w:rsidR="00C06893" w:rsidRPr="0028190D" w:rsidRDefault="00C06893" w:rsidP="00EB14BE">
            <w:pPr>
              <w:rPr>
                <w:rFonts w:cstheme="minorHAnsi"/>
                <w:sz w:val="24"/>
                <w:szCs w:val="24"/>
              </w:rPr>
            </w:pPr>
          </w:p>
          <w:p w14:paraId="1621DAA9" w14:textId="77777777" w:rsidR="00C06893" w:rsidRPr="0028190D" w:rsidRDefault="00C06893" w:rsidP="00EB14BE">
            <w:pPr>
              <w:rPr>
                <w:rFonts w:cstheme="minorHAnsi"/>
                <w:sz w:val="24"/>
                <w:szCs w:val="24"/>
              </w:rPr>
            </w:pPr>
            <w:r w:rsidRPr="0028190D">
              <w:rPr>
                <w:rFonts w:cstheme="minorHAnsi"/>
                <w:sz w:val="24"/>
                <w:szCs w:val="24"/>
              </w:rPr>
              <w:t>Zoom</w:t>
            </w:r>
          </w:p>
        </w:tc>
        <w:tc>
          <w:tcPr>
            <w:tcW w:w="4531" w:type="dxa"/>
          </w:tcPr>
          <w:p w14:paraId="2BCE4C94" w14:textId="77777777" w:rsidR="00C06893" w:rsidRPr="0028190D" w:rsidRDefault="00C06893" w:rsidP="00EB14BE">
            <w:pPr>
              <w:rPr>
                <w:rFonts w:cstheme="minorHAnsi"/>
                <w:sz w:val="24"/>
                <w:szCs w:val="24"/>
              </w:rPr>
            </w:pPr>
            <w:r w:rsidRPr="0028190D">
              <w:rPr>
                <w:rFonts w:cstheme="minorHAnsi"/>
                <w:sz w:val="24"/>
                <w:szCs w:val="24"/>
              </w:rPr>
              <w:t>OneNote</w:t>
            </w:r>
          </w:p>
          <w:p w14:paraId="245C9E2D" w14:textId="77777777" w:rsidR="00C06893" w:rsidRPr="0028190D" w:rsidRDefault="00C06893" w:rsidP="00EB14BE">
            <w:pPr>
              <w:rPr>
                <w:rFonts w:cstheme="minorHAnsi"/>
                <w:sz w:val="24"/>
                <w:szCs w:val="24"/>
              </w:rPr>
            </w:pPr>
          </w:p>
          <w:p w14:paraId="102CDC5C" w14:textId="77777777" w:rsidR="00C06893" w:rsidRPr="0028190D" w:rsidRDefault="00C06893" w:rsidP="00EB14BE">
            <w:pPr>
              <w:rPr>
                <w:rFonts w:cstheme="minorHAnsi"/>
                <w:sz w:val="24"/>
                <w:szCs w:val="24"/>
              </w:rPr>
            </w:pPr>
            <w:r w:rsidRPr="0028190D">
              <w:rPr>
                <w:rFonts w:cstheme="minorHAnsi"/>
                <w:sz w:val="24"/>
                <w:szCs w:val="24"/>
              </w:rPr>
              <w:t>Notizen-Apps</w:t>
            </w:r>
          </w:p>
          <w:p w14:paraId="240E7381" w14:textId="77777777" w:rsidR="00C06893" w:rsidRPr="0028190D" w:rsidRDefault="00C06893" w:rsidP="00EB14BE">
            <w:pPr>
              <w:rPr>
                <w:rFonts w:cstheme="minorHAnsi"/>
                <w:sz w:val="24"/>
                <w:szCs w:val="24"/>
              </w:rPr>
            </w:pPr>
          </w:p>
          <w:p w14:paraId="5971CEED" w14:textId="77777777" w:rsidR="00C06893" w:rsidRPr="0028190D" w:rsidRDefault="00C06893" w:rsidP="00EB14BE">
            <w:pPr>
              <w:rPr>
                <w:rFonts w:cstheme="minorHAnsi"/>
                <w:sz w:val="24"/>
                <w:szCs w:val="24"/>
              </w:rPr>
            </w:pPr>
            <w:r w:rsidRPr="0028190D">
              <w:rPr>
                <w:rFonts w:cstheme="minorHAnsi"/>
                <w:sz w:val="24"/>
                <w:szCs w:val="24"/>
              </w:rPr>
              <w:t>Cloud-Speicher</w:t>
            </w:r>
          </w:p>
        </w:tc>
      </w:tr>
    </w:tbl>
    <w:p w14:paraId="1CA94CD3" w14:textId="77777777" w:rsidR="00C06893" w:rsidRPr="0028190D" w:rsidRDefault="00C06893" w:rsidP="00C06893">
      <w:pPr>
        <w:rPr>
          <w:rFonts w:cstheme="minorHAnsi"/>
          <w:sz w:val="24"/>
          <w:szCs w:val="24"/>
        </w:rPr>
      </w:pPr>
    </w:p>
    <w:p w14:paraId="25F4F71F" w14:textId="77777777" w:rsidR="00C06893" w:rsidRPr="0028190D" w:rsidRDefault="00C06893" w:rsidP="00C06893">
      <w:pPr>
        <w:rPr>
          <w:rFonts w:cstheme="minorHAnsi"/>
          <w:b/>
          <w:bCs/>
          <w:sz w:val="24"/>
          <w:szCs w:val="24"/>
        </w:rPr>
      </w:pPr>
      <w:r w:rsidRPr="0028190D">
        <w:rPr>
          <w:rFonts w:cstheme="minorHAnsi"/>
          <w:b/>
          <w:bCs/>
          <w:sz w:val="24"/>
          <w:szCs w:val="24"/>
        </w:rPr>
        <w:t>Frage 4: Wo informierst du dich hauptsächlich über Gesundheitsthemen? Wähle drei Optionen.</w:t>
      </w:r>
    </w:p>
    <w:tbl>
      <w:tblPr>
        <w:tblStyle w:val="Tabellenraster"/>
        <w:tblW w:w="0" w:type="auto"/>
        <w:tblLook w:val="04A0" w:firstRow="1" w:lastRow="0" w:firstColumn="1" w:lastColumn="0" w:noHBand="0" w:noVBand="1"/>
      </w:tblPr>
      <w:tblGrid>
        <w:gridCol w:w="4507"/>
        <w:gridCol w:w="4555"/>
      </w:tblGrid>
      <w:tr w:rsidR="00C06893" w:rsidRPr="0028190D" w14:paraId="67D6982D" w14:textId="77777777" w:rsidTr="00EB14BE">
        <w:tc>
          <w:tcPr>
            <w:tcW w:w="4531" w:type="dxa"/>
          </w:tcPr>
          <w:p w14:paraId="41B92A24" w14:textId="77777777" w:rsidR="00C06893" w:rsidRPr="0028190D" w:rsidRDefault="00C06893" w:rsidP="00EB14BE">
            <w:pPr>
              <w:rPr>
                <w:rFonts w:cstheme="minorHAnsi"/>
                <w:sz w:val="24"/>
                <w:szCs w:val="24"/>
              </w:rPr>
            </w:pPr>
            <w:r w:rsidRPr="0028190D">
              <w:rPr>
                <w:rFonts w:cstheme="minorHAnsi"/>
                <w:sz w:val="24"/>
                <w:szCs w:val="24"/>
              </w:rPr>
              <w:t>Soziale Medien</w:t>
            </w:r>
          </w:p>
          <w:p w14:paraId="779284A9" w14:textId="77777777" w:rsidR="00C06893" w:rsidRPr="0028190D" w:rsidRDefault="00C06893" w:rsidP="00EB14BE">
            <w:pPr>
              <w:rPr>
                <w:rFonts w:cstheme="minorHAnsi"/>
                <w:sz w:val="24"/>
                <w:szCs w:val="24"/>
              </w:rPr>
            </w:pPr>
          </w:p>
          <w:p w14:paraId="4AF84294" w14:textId="7F950DC7" w:rsidR="00C06893" w:rsidRPr="0028190D" w:rsidRDefault="00C06893" w:rsidP="00EB14BE">
            <w:pPr>
              <w:rPr>
                <w:rFonts w:cstheme="minorHAnsi"/>
                <w:sz w:val="24"/>
                <w:szCs w:val="24"/>
              </w:rPr>
            </w:pPr>
            <w:r w:rsidRPr="0028190D">
              <w:rPr>
                <w:rFonts w:cstheme="minorHAnsi"/>
                <w:sz w:val="24"/>
                <w:szCs w:val="24"/>
              </w:rPr>
              <w:t>Online</w:t>
            </w:r>
            <w:r w:rsidR="006C1F4F">
              <w:rPr>
                <w:rFonts w:cstheme="minorHAnsi"/>
                <w:sz w:val="24"/>
                <w:szCs w:val="24"/>
              </w:rPr>
              <w:t>m</w:t>
            </w:r>
            <w:r w:rsidRPr="0028190D">
              <w:rPr>
                <w:rFonts w:cstheme="minorHAnsi"/>
                <w:sz w:val="24"/>
                <w:szCs w:val="24"/>
              </w:rPr>
              <w:t>agazine/Blogs</w:t>
            </w:r>
          </w:p>
          <w:p w14:paraId="311EF2EC" w14:textId="77777777" w:rsidR="00C06893" w:rsidRPr="0028190D" w:rsidRDefault="00C06893" w:rsidP="00EB14BE">
            <w:pPr>
              <w:rPr>
                <w:rFonts w:cstheme="minorHAnsi"/>
                <w:sz w:val="24"/>
                <w:szCs w:val="24"/>
              </w:rPr>
            </w:pPr>
          </w:p>
          <w:p w14:paraId="0B5A0255" w14:textId="77777777" w:rsidR="00C06893" w:rsidRPr="0028190D" w:rsidRDefault="00C06893" w:rsidP="00EB14BE">
            <w:pPr>
              <w:rPr>
                <w:rFonts w:cstheme="minorHAnsi"/>
                <w:sz w:val="24"/>
                <w:szCs w:val="24"/>
              </w:rPr>
            </w:pPr>
            <w:r w:rsidRPr="0028190D">
              <w:rPr>
                <w:rFonts w:cstheme="minorHAnsi"/>
                <w:sz w:val="24"/>
                <w:szCs w:val="24"/>
              </w:rPr>
              <w:t>Offizielle Gesundheitsportale</w:t>
            </w:r>
          </w:p>
          <w:p w14:paraId="17182C02" w14:textId="77777777" w:rsidR="00C06893" w:rsidRPr="0028190D" w:rsidRDefault="00C06893" w:rsidP="00EB14BE">
            <w:pPr>
              <w:rPr>
                <w:rFonts w:cstheme="minorHAnsi"/>
                <w:sz w:val="24"/>
                <w:szCs w:val="24"/>
              </w:rPr>
            </w:pPr>
          </w:p>
          <w:p w14:paraId="26511BA8" w14:textId="3F875C64" w:rsidR="00C06893" w:rsidRDefault="00C06893" w:rsidP="00EB14BE">
            <w:pPr>
              <w:rPr>
                <w:rFonts w:cstheme="minorHAnsi"/>
                <w:sz w:val="24"/>
                <w:szCs w:val="24"/>
              </w:rPr>
            </w:pPr>
            <w:r w:rsidRPr="0028190D">
              <w:rPr>
                <w:rFonts w:cstheme="minorHAnsi"/>
                <w:sz w:val="24"/>
                <w:szCs w:val="24"/>
              </w:rPr>
              <w:t>Familie/</w:t>
            </w:r>
            <w:r w:rsidR="006C1F4F">
              <w:rPr>
                <w:rFonts w:cstheme="minorHAnsi"/>
                <w:sz w:val="24"/>
                <w:szCs w:val="24"/>
              </w:rPr>
              <w:t xml:space="preserve">Freundinnen und </w:t>
            </w:r>
            <w:r w:rsidRPr="0028190D">
              <w:rPr>
                <w:rFonts w:cstheme="minorHAnsi"/>
                <w:sz w:val="24"/>
                <w:szCs w:val="24"/>
              </w:rPr>
              <w:t>Freunde</w:t>
            </w:r>
          </w:p>
          <w:p w14:paraId="155CF3E3" w14:textId="0741C20F" w:rsidR="006C1F4F" w:rsidRPr="0028190D" w:rsidRDefault="006C1F4F" w:rsidP="00EB14BE">
            <w:pPr>
              <w:rPr>
                <w:rFonts w:cstheme="minorHAnsi"/>
                <w:sz w:val="24"/>
                <w:szCs w:val="24"/>
              </w:rPr>
            </w:pPr>
          </w:p>
        </w:tc>
        <w:tc>
          <w:tcPr>
            <w:tcW w:w="4531" w:type="dxa"/>
          </w:tcPr>
          <w:p w14:paraId="2A0516EB" w14:textId="583843A1" w:rsidR="00C06893" w:rsidRPr="0028190D" w:rsidRDefault="006C1F4F" w:rsidP="00EB14BE">
            <w:pPr>
              <w:rPr>
                <w:rFonts w:cstheme="minorHAnsi"/>
                <w:sz w:val="24"/>
                <w:szCs w:val="24"/>
              </w:rPr>
            </w:pPr>
            <w:r>
              <w:rPr>
                <w:rFonts w:cstheme="minorHAnsi"/>
                <w:sz w:val="24"/>
                <w:szCs w:val="24"/>
              </w:rPr>
              <w:t xml:space="preserve">Hausärztin oder </w:t>
            </w:r>
            <w:r w:rsidR="00C06893" w:rsidRPr="0028190D">
              <w:rPr>
                <w:rFonts w:cstheme="minorHAnsi"/>
                <w:sz w:val="24"/>
                <w:szCs w:val="24"/>
              </w:rPr>
              <w:t>Hausarzt</w:t>
            </w:r>
          </w:p>
          <w:p w14:paraId="204D0BD7" w14:textId="77777777" w:rsidR="00C06893" w:rsidRPr="0028190D" w:rsidRDefault="00C06893" w:rsidP="00EB14BE">
            <w:pPr>
              <w:rPr>
                <w:rFonts w:cstheme="minorHAnsi"/>
                <w:sz w:val="24"/>
                <w:szCs w:val="24"/>
              </w:rPr>
            </w:pPr>
          </w:p>
          <w:p w14:paraId="46CC021C" w14:textId="77777777" w:rsidR="00C06893" w:rsidRPr="0028190D" w:rsidRDefault="00C06893" w:rsidP="00EB14BE">
            <w:pPr>
              <w:rPr>
                <w:rFonts w:cstheme="minorHAnsi"/>
                <w:sz w:val="24"/>
                <w:szCs w:val="24"/>
              </w:rPr>
            </w:pPr>
            <w:r w:rsidRPr="0028190D">
              <w:rPr>
                <w:rFonts w:cstheme="minorHAnsi"/>
                <w:sz w:val="24"/>
                <w:szCs w:val="24"/>
              </w:rPr>
              <w:t>Suchmaschine</w:t>
            </w:r>
          </w:p>
          <w:p w14:paraId="1B79BF32" w14:textId="77777777" w:rsidR="00C06893" w:rsidRPr="0028190D" w:rsidRDefault="00C06893" w:rsidP="00EB14BE">
            <w:pPr>
              <w:rPr>
                <w:rFonts w:cstheme="minorHAnsi"/>
                <w:sz w:val="24"/>
                <w:szCs w:val="24"/>
              </w:rPr>
            </w:pPr>
          </w:p>
          <w:p w14:paraId="4560E0B6" w14:textId="387A7D7F" w:rsidR="00E972EB" w:rsidRDefault="00E972EB" w:rsidP="00EB14BE">
            <w:pPr>
              <w:rPr>
                <w:rFonts w:cstheme="minorHAnsi"/>
                <w:sz w:val="24"/>
                <w:szCs w:val="24"/>
              </w:rPr>
            </w:pPr>
            <w:r>
              <w:rPr>
                <w:rFonts w:cstheme="minorHAnsi"/>
                <w:sz w:val="24"/>
                <w:szCs w:val="24"/>
              </w:rPr>
              <w:t>Gesundheitssendungen / Podcasts</w:t>
            </w:r>
            <w:r w:rsidRPr="0028190D">
              <w:rPr>
                <w:rFonts w:cstheme="minorHAnsi"/>
                <w:sz w:val="24"/>
                <w:szCs w:val="24"/>
              </w:rPr>
              <w:t xml:space="preserve"> </w:t>
            </w:r>
          </w:p>
          <w:p w14:paraId="0A225EF3" w14:textId="77777777" w:rsidR="00E972EB" w:rsidRDefault="00E972EB" w:rsidP="00EB14BE">
            <w:pPr>
              <w:rPr>
                <w:rFonts w:cstheme="minorHAnsi"/>
                <w:sz w:val="24"/>
                <w:szCs w:val="24"/>
              </w:rPr>
            </w:pPr>
          </w:p>
          <w:p w14:paraId="1D8980A6" w14:textId="39C44A85" w:rsidR="00E972EB" w:rsidRDefault="00C06893" w:rsidP="00EB14BE">
            <w:pPr>
              <w:rPr>
                <w:rFonts w:cstheme="minorHAnsi"/>
                <w:sz w:val="24"/>
                <w:szCs w:val="24"/>
              </w:rPr>
            </w:pPr>
            <w:proofErr w:type="gramStart"/>
            <w:r w:rsidRPr="0028190D">
              <w:rPr>
                <w:rFonts w:cstheme="minorHAnsi"/>
                <w:sz w:val="24"/>
                <w:szCs w:val="24"/>
              </w:rPr>
              <w:t>Anderes</w:t>
            </w:r>
            <w:r w:rsidR="00E972EB">
              <w:rPr>
                <w:rFonts w:cstheme="minorHAnsi"/>
                <w:sz w:val="24"/>
                <w:szCs w:val="24"/>
              </w:rPr>
              <w:t>:_</w:t>
            </w:r>
            <w:proofErr w:type="gramEnd"/>
            <w:r w:rsidR="00E972EB">
              <w:rPr>
                <w:rFonts w:cstheme="minorHAnsi"/>
                <w:sz w:val="24"/>
                <w:szCs w:val="24"/>
              </w:rPr>
              <w:t>____________________________</w:t>
            </w:r>
          </w:p>
          <w:p w14:paraId="28A89E88" w14:textId="0CB62149" w:rsidR="00E972EB" w:rsidRPr="0028190D" w:rsidRDefault="00E972EB" w:rsidP="00EB14BE">
            <w:pPr>
              <w:rPr>
                <w:rFonts w:cstheme="minorHAnsi"/>
                <w:sz w:val="24"/>
                <w:szCs w:val="24"/>
              </w:rPr>
            </w:pPr>
          </w:p>
        </w:tc>
      </w:tr>
    </w:tbl>
    <w:p w14:paraId="3C1D9D92" w14:textId="77777777" w:rsidR="00C06893" w:rsidRDefault="00C06893" w:rsidP="00C06893">
      <w:pPr>
        <w:rPr>
          <w:rFonts w:cstheme="minorHAnsi"/>
          <w:sz w:val="28"/>
          <w:szCs w:val="28"/>
        </w:rPr>
      </w:pPr>
      <w:r>
        <w:rPr>
          <w:rFonts w:cstheme="minorHAnsi"/>
          <w:sz w:val="28"/>
          <w:szCs w:val="28"/>
        </w:rPr>
        <w:br w:type="page"/>
      </w:r>
    </w:p>
    <w:p w14:paraId="5732B14B" w14:textId="1AEE7113" w:rsidR="00C06893" w:rsidRPr="006E4707" w:rsidRDefault="00C06893" w:rsidP="00C06893">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Pr>
          <w:rFonts w:cstheme="minorHAnsi"/>
          <w:color w:val="FF0000"/>
          <w:sz w:val="24"/>
          <w:szCs w:val="24"/>
          <w:highlight w:val="lightGray"/>
        </w:rPr>
        <w:t>1</w:t>
      </w:r>
      <w:r w:rsidR="00F00D4B">
        <w:rPr>
          <w:rFonts w:cstheme="minorHAnsi"/>
          <w:color w:val="FF0000"/>
          <w:sz w:val="24"/>
          <w:szCs w:val="24"/>
          <w:highlight w:val="lightGray"/>
        </w:rPr>
        <w:t>3</w:t>
      </w:r>
      <w:r w:rsidRPr="006E4707">
        <w:rPr>
          <w:rFonts w:cstheme="minorHAnsi"/>
          <w:color w:val="FF0000"/>
          <w:sz w:val="24"/>
          <w:szCs w:val="24"/>
          <w:highlight w:val="lightGray"/>
        </w:rPr>
        <w:t>))</w:t>
      </w:r>
      <w:r w:rsidRPr="006E4707">
        <w:rPr>
          <w:rFonts w:cstheme="minorHAnsi"/>
          <w:color w:val="FF0000"/>
          <w:sz w:val="24"/>
          <w:szCs w:val="24"/>
        </w:rPr>
        <w:t xml:space="preserve"> </w:t>
      </w:r>
    </w:p>
    <w:p w14:paraId="4EC8807B" w14:textId="77777777" w:rsidR="00C06893" w:rsidRPr="0028190D" w:rsidRDefault="00C06893" w:rsidP="00C06893">
      <w:pPr>
        <w:rPr>
          <w:rFonts w:cstheme="minorHAnsi"/>
          <w:b/>
          <w:bCs/>
          <w:sz w:val="28"/>
          <w:szCs w:val="28"/>
        </w:rPr>
      </w:pPr>
      <w:r w:rsidRPr="0028190D">
        <w:rPr>
          <w:rFonts w:cstheme="minorHAnsi"/>
          <w:b/>
          <w:bCs/>
          <w:sz w:val="28"/>
          <w:szCs w:val="28"/>
        </w:rPr>
        <w:t xml:space="preserve">Anhang </w:t>
      </w:r>
      <w:r>
        <w:rPr>
          <w:rFonts w:cstheme="minorHAnsi"/>
          <w:b/>
          <w:bCs/>
          <w:sz w:val="28"/>
          <w:szCs w:val="28"/>
        </w:rPr>
        <w:t>2</w:t>
      </w:r>
    </w:p>
    <w:p w14:paraId="7CF5E0A5" w14:textId="77777777" w:rsidR="00C06893" w:rsidRDefault="00C06893" w:rsidP="00C06893">
      <w:pPr>
        <w:pStyle w:val="StandardWeb"/>
        <w:spacing w:before="0" w:beforeAutospacing="0" w:after="0" w:afterAutospacing="0"/>
      </w:pPr>
      <w:r>
        <w:rPr>
          <w:rFonts w:ascii="Calibri" w:hAnsi="Calibri" w:cs="Calibri"/>
          <w:b/>
          <w:bCs/>
          <w:color w:val="000000"/>
          <w:sz w:val="28"/>
          <w:szCs w:val="28"/>
        </w:rPr>
        <w:t>Digitale Mindmap</w:t>
      </w:r>
    </w:p>
    <w:p w14:paraId="7FB824B4" w14:textId="77777777" w:rsidR="00C06893" w:rsidRDefault="00C06893" w:rsidP="00C06893"/>
    <w:p w14:paraId="56651CE1" w14:textId="3D9AD25C" w:rsidR="00C06893" w:rsidRDefault="00C06893" w:rsidP="00C06893">
      <w:pPr>
        <w:pStyle w:val="StandardWeb"/>
        <w:spacing w:before="0" w:beforeAutospacing="0" w:after="0" w:afterAutospacing="0"/>
        <w:rPr>
          <w:rFonts w:ascii="Calibri" w:hAnsi="Calibri" w:cs="Calibri"/>
          <w:b/>
          <w:bCs/>
          <w:color w:val="000000"/>
          <w:sz w:val="22"/>
          <w:szCs w:val="22"/>
        </w:rPr>
      </w:pPr>
      <w:r>
        <w:rPr>
          <w:rFonts w:ascii="Calibri" w:hAnsi="Calibri" w:cs="Calibri"/>
          <w:b/>
          <w:bCs/>
          <w:color w:val="000000"/>
          <w:sz w:val="22"/>
          <w:szCs w:val="22"/>
        </w:rPr>
        <w:t>Wie lege ich ein</w:t>
      </w:r>
      <w:r w:rsidR="00E972EB">
        <w:rPr>
          <w:rFonts w:ascii="Calibri" w:hAnsi="Calibri" w:cs="Calibri"/>
          <w:b/>
          <w:bCs/>
          <w:color w:val="000000"/>
          <w:sz w:val="22"/>
          <w:szCs w:val="22"/>
        </w:rPr>
        <w:t>e</w:t>
      </w:r>
      <w:r>
        <w:rPr>
          <w:rFonts w:ascii="Calibri" w:hAnsi="Calibri" w:cs="Calibri"/>
          <w:b/>
          <w:bCs/>
          <w:color w:val="000000"/>
          <w:sz w:val="22"/>
          <w:szCs w:val="22"/>
        </w:rPr>
        <w:t xml:space="preserve"> Mindmap mit TeamMapper </w:t>
      </w:r>
      <w:proofErr w:type="gramStart"/>
      <w:r>
        <w:rPr>
          <w:rFonts w:ascii="Calibri" w:hAnsi="Calibri" w:cs="Calibri"/>
          <w:b/>
          <w:bCs/>
          <w:color w:val="000000"/>
          <w:sz w:val="22"/>
          <w:szCs w:val="22"/>
        </w:rPr>
        <w:t>an</w:t>
      </w:r>
      <w:proofErr w:type="gramEnd"/>
      <w:r>
        <w:rPr>
          <w:rFonts w:ascii="Calibri" w:hAnsi="Calibri" w:cs="Calibri"/>
          <w:b/>
          <w:bCs/>
          <w:color w:val="000000"/>
          <w:sz w:val="22"/>
          <w:szCs w:val="22"/>
        </w:rPr>
        <w:t xml:space="preserve"> um digital Ideen zu sammeln?</w:t>
      </w:r>
    </w:p>
    <w:p w14:paraId="531101E9" w14:textId="77777777" w:rsidR="006C1F4F" w:rsidRDefault="006C1F4F" w:rsidP="00C06893">
      <w:pPr>
        <w:pStyle w:val="StandardWeb"/>
        <w:spacing w:before="0" w:beforeAutospacing="0" w:after="0" w:afterAutospacing="0"/>
      </w:pPr>
    </w:p>
    <w:p w14:paraId="42BCB2C9" w14:textId="69494767" w:rsidR="00C06893" w:rsidRDefault="00C06893" w:rsidP="006C1F4F">
      <w:pPr>
        <w:pStyle w:val="StandardWeb"/>
        <w:spacing w:before="0" w:beforeAutospacing="0" w:after="0" w:afterAutospacing="0" w:line="276" w:lineRule="auto"/>
      </w:pPr>
      <w:r>
        <w:rPr>
          <w:rFonts w:ascii="Calibri" w:hAnsi="Calibri" w:cs="Calibri"/>
          <w:color w:val="000000"/>
          <w:sz w:val="22"/>
          <w:szCs w:val="22"/>
        </w:rPr>
        <w:t xml:space="preserve">&gt; Rufen Sie die DSGVO-konforme Internetseite </w:t>
      </w:r>
      <w:hyperlink r:id="rId36" w:history="1">
        <w:r>
          <w:rPr>
            <w:rStyle w:val="Hyperlink"/>
            <w:rFonts w:ascii="Calibri" w:hAnsi="Calibri" w:cs="Calibri"/>
            <w:sz w:val="22"/>
            <w:szCs w:val="22"/>
          </w:rPr>
          <w:t>https://map.kits.blog/</w:t>
        </w:r>
      </w:hyperlink>
      <w:r>
        <w:rPr>
          <w:rFonts w:ascii="Calibri" w:hAnsi="Calibri" w:cs="Calibri"/>
          <w:color w:val="000000"/>
          <w:sz w:val="22"/>
          <w:szCs w:val="22"/>
        </w:rPr>
        <w:t xml:space="preserve"> auf. </w:t>
      </w:r>
      <w:r>
        <w:rPr>
          <w:rFonts w:ascii="Calibri" w:hAnsi="Calibri" w:cs="Calibri"/>
          <w:color w:val="000000"/>
          <w:sz w:val="22"/>
          <w:szCs w:val="22"/>
        </w:rPr>
        <w:br/>
        <w:t xml:space="preserve">Sie und Ihre </w:t>
      </w:r>
      <w:r w:rsidR="008C50E2">
        <w:rPr>
          <w:rFonts w:ascii="Calibri" w:hAnsi="Calibri" w:cs="Calibri"/>
          <w:color w:val="000000"/>
          <w:sz w:val="22"/>
          <w:szCs w:val="22"/>
        </w:rPr>
        <w:t>Lernenden</w:t>
      </w:r>
      <w:r>
        <w:rPr>
          <w:rFonts w:ascii="Calibri" w:hAnsi="Calibri" w:cs="Calibri"/>
          <w:color w:val="000000"/>
          <w:sz w:val="22"/>
          <w:szCs w:val="22"/>
        </w:rPr>
        <w:t xml:space="preserve"> brauchen keinen Account oder Anmeldung auf dieser Seite.</w:t>
      </w:r>
    </w:p>
    <w:p w14:paraId="5C2392D3" w14:textId="5B8D52B7" w:rsidR="00C06893" w:rsidRDefault="00C06893" w:rsidP="006C1F4F">
      <w:pPr>
        <w:pStyle w:val="StandardWeb"/>
        <w:spacing w:before="0" w:beforeAutospacing="0" w:after="0" w:afterAutospacing="0" w:line="276" w:lineRule="auto"/>
      </w:pPr>
      <w:r>
        <w:rPr>
          <w:rFonts w:ascii="Calibri" w:hAnsi="Calibri" w:cs="Calibri"/>
          <w:color w:val="000000"/>
          <w:sz w:val="22"/>
          <w:szCs w:val="22"/>
        </w:rPr>
        <w:t xml:space="preserve">&gt; Klicken Sie auf „Mindmap erstellen“ und gehen Sie mit einem Doppelklick in den Text „Thema“ und </w:t>
      </w:r>
      <w:r w:rsidR="00E005C6">
        <w:rPr>
          <w:rFonts w:ascii="Calibri" w:hAnsi="Calibri" w:cs="Calibri"/>
          <w:color w:val="000000"/>
          <w:sz w:val="22"/>
          <w:szCs w:val="22"/>
        </w:rPr>
        <w:t xml:space="preserve">tragen </w:t>
      </w:r>
      <w:r>
        <w:rPr>
          <w:rFonts w:ascii="Calibri" w:hAnsi="Calibri" w:cs="Calibri"/>
          <w:color w:val="000000"/>
          <w:sz w:val="22"/>
          <w:szCs w:val="22"/>
        </w:rPr>
        <w:t xml:space="preserve">Sie </w:t>
      </w:r>
      <w:r w:rsidR="00E972EB">
        <w:rPr>
          <w:rFonts w:ascii="Calibri" w:hAnsi="Calibri" w:cs="Calibri"/>
          <w:color w:val="000000"/>
          <w:sz w:val="22"/>
          <w:szCs w:val="22"/>
        </w:rPr>
        <w:t xml:space="preserve">den Titel </w:t>
      </w:r>
      <w:r w:rsidR="00E005C6">
        <w:rPr>
          <w:rFonts w:ascii="Calibri" w:hAnsi="Calibri" w:cs="Calibri"/>
          <w:color w:val="000000"/>
          <w:sz w:val="22"/>
          <w:szCs w:val="22"/>
        </w:rPr>
        <w:t>ein, wie hier unten „Digitale Medien im Alltag“</w:t>
      </w:r>
    </w:p>
    <w:p w14:paraId="5BC48CE8" w14:textId="34BFB85D" w:rsidR="00C06893" w:rsidRPr="008C50E2" w:rsidRDefault="00C06893" w:rsidP="006C1F4F">
      <w:pPr>
        <w:pStyle w:val="StandardWeb"/>
        <w:spacing w:before="0" w:beforeAutospacing="0" w:after="0" w:afterAutospacing="0" w:line="276" w:lineRule="auto"/>
        <w:rPr>
          <w:rFonts w:ascii="Calibri" w:hAnsi="Calibri" w:cs="Calibri"/>
          <w:color w:val="000000"/>
          <w:sz w:val="22"/>
          <w:szCs w:val="22"/>
        </w:rPr>
      </w:pPr>
      <w:r>
        <w:rPr>
          <w:rFonts w:ascii="Calibri" w:hAnsi="Calibri" w:cs="Calibri"/>
          <w:color w:val="000000"/>
          <w:sz w:val="22"/>
          <w:szCs w:val="22"/>
        </w:rPr>
        <w:t>&gt; Mit der +</w:t>
      </w:r>
      <w:r w:rsidR="008C50E2">
        <w:rPr>
          <w:rFonts w:ascii="Calibri" w:hAnsi="Calibri" w:cs="Calibri"/>
          <w:color w:val="000000"/>
          <w:sz w:val="22"/>
          <w:szCs w:val="22"/>
        </w:rPr>
        <w:t xml:space="preserve"> und –</w:t>
      </w:r>
      <w:r w:rsidR="004D128E">
        <w:rPr>
          <w:rFonts w:ascii="Calibri" w:hAnsi="Calibri" w:cs="Calibri"/>
          <w:color w:val="000000"/>
          <w:sz w:val="22"/>
          <w:szCs w:val="22"/>
        </w:rPr>
        <w:t xml:space="preserve"> Schaltfläche fügen Sie neue Elemente </w:t>
      </w:r>
      <w:r w:rsidR="008C50E2" w:rsidRPr="008C50E2">
        <w:rPr>
          <w:rFonts w:ascii="Calibri" w:hAnsi="Calibri" w:cs="Calibri"/>
          <w:color w:val="000000"/>
          <w:sz w:val="22"/>
          <w:szCs w:val="22"/>
        </w:rPr>
        <w:t>oder entfernen sie.</w:t>
      </w:r>
    </w:p>
    <w:p w14:paraId="1E5E7B79" w14:textId="6BC484F8" w:rsidR="00C06893" w:rsidRDefault="00C06893" w:rsidP="006C1F4F">
      <w:pPr>
        <w:pStyle w:val="StandardWeb"/>
        <w:spacing w:before="0" w:beforeAutospacing="0" w:after="0" w:afterAutospacing="0" w:line="276" w:lineRule="auto"/>
      </w:pPr>
      <w:r>
        <w:rPr>
          <w:rFonts w:ascii="Calibri" w:hAnsi="Calibri" w:cs="Calibri"/>
          <w:color w:val="000000"/>
          <w:sz w:val="22"/>
          <w:szCs w:val="22"/>
        </w:rPr>
        <w:t xml:space="preserve">&gt; </w:t>
      </w:r>
      <w:proofErr w:type="gramStart"/>
      <w:r>
        <w:rPr>
          <w:rFonts w:ascii="Calibri" w:hAnsi="Calibri" w:cs="Calibri"/>
          <w:color w:val="000000"/>
          <w:sz w:val="22"/>
          <w:szCs w:val="22"/>
        </w:rPr>
        <w:t>Fertig</w:t>
      </w:r>
      <w:proofErr w:type="gramEnd"/>
      <w:r>
        <w:rPr>
          <w:rFonts w:ascii="Calibri" w:hAnsi="Calibri" w:cs="Calibri"/>
          <w:color w:val="000000"/>
          <w:sz w:val="22"/>
          <w:szCs w:val="22"/>
        </w:rPr>
        <w:t>!</w:t>
      </w:r>
    </w:p>
    <w:p w14:paraId="29B3869B" w14:textId="77777777" w:rsidR="00C06893" w:rsidRDefault="00C06893" w:rsidP="006C1F4F">
      <w:pPr>
        <w:pStyle w:val="StandardWeb"/>
        <w:spacing w:before="0" w:beforeAutospacing="0" w:after="0" w:afterAutospacing="0" w:line="276" w:lineRule="auto"/>
      </w:pPr>
      <w:r>
        <w:rPr>
          <w:rFonts w:ascii="Calibri" w:hAnsi="Calibri" w:cs="Calibri"/>
          <w:color w:val="000000"/>
          <w:sz w:val="22"/>
          <w:szCs w:val="22"/>
        </w:rPr>
        <w:t>&gt; Klicken Sie links oben auf das Teilen-Symbol und geben Sie den QR-Code an die Lernenden bzw. an die Gruppe. </w:t>
      </w:r>
    </w:p>
    <w:p w14:paraId="673FC43E" w14:textId="77777777" w:rsidR="00C06893" w:rsidRDefault="00C06893" w:rsidP="006C1F4F">
      <w:pPr>
        <w:pStyle w:val="StandardWeb"/>
        <w:spacing w:before="0" w:beforeAutospacing="0" w:after="0" w:afterAutospacing="0" w:line="276" w:lineRule="auto"/>
      </w:pPr>
      <w:r>
        <w:rPr>
          <w:rFonts w:ascii="Calibri" w:hAnsi="Calibri" w:cs="Calibri"/>
          <w:color w:val="000000"/>
          <w:sz w:val="22"/>
          <w:szCs w:val="22"/>
        </w:rPr>
        <w:t>&gt; Wenn Sie die Mindmap kollaborativ erstellen möchten, geben sie den QR-Code gleich nach dem Erstellen der Mindmap an die Lerngruppe.</w:t>
      </w:r>
    </w:p>
    <w:p w14:paraId="145879DC" w14:textId="77777777" w:rsidR="00C06893" w:rsidRDefault="00C06893" w:rsidP="00C06893">
      <w:pPr>
        <w:rPr>
          <w:rFonts w:cstheme="minorHAnsi"/>
          <w:color w:val="FF0000"/>
          <w:sz w:val="24"/>
          <w:szCs w:val="24"/>
          <w:highlight w:val="lightGray"/>
        </w:rPr>
      </w:pPr>
    </w:p>
    <w:p w14:paraId="453E6267" w14:textId="77777777" w:rsidR="001A2C87" w:rsidRDefault="00C06893" w:rsidP="00C06893">
      <w:pPr>
        <w:rPr>
          <w:rFonts w:cstheme="minorHAnsi"/>
          <w:color w:val="FF0000"/>
          <w:sz w:val="24"/>
          <w:szCs w:val="24"/>
          <w:highlight w:val="lightGray"/>
        </w:rPr>
      </w:pPr>
      <w:r w:rsidRPr="007C03C5">
        <w:rPr>
          <w:rFonts w:cstheme="minorHAnsi"/>
          <w:noProof/>
          <w:color w:val="FF0000"/>
          <w:sz w:val="24"/>
          <w:szCs w:val="24"/>
        </w:rPr>
        <w:drawing>
          <wp:inline distT="0" distB="0" distL="0" distR="0" wp14:anchorId="6241B41A" wp14:editId="0DA73412">
            <wp:extent cx="5760720" cy="2026920"/>
            <wp:effectExtent l="0" t="0" r="0" b="0"/>
            <wp:docPr id="407165431" name="Grafik 1" descr="Ein Bild, das Text, Schrift,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65431" name="Grafik 1" descr="Ein Bild, das Text, Schrift, Screenshot, Diagramm enthält.&#10;&#10;Automatisch generierte Beschreibung"/>
                    <pic:cNvPicPr/>
                  </pic:nvPicPr>
                  <pic:blipFill>
                    <a:blip r:embed="rId37"/>
                    <a:stretch>
                      <a:fillRect/>
                    </a:stretch>
                  </pic:blipFill>
                  <pic:spPr>
                    <a:xfrm>
                      <a:off x="0" y="0"/>
                      <a:ext cx="5760720" cy="2026920"/>
                    </a:xfrm>
                    <a:prstGeom prst="rect">
                      <a:avLst/>
                    </a:prstGeom>
                  </pic:spPr>
                </pic:pic>
              </a:graphicData>
            </a:graphic>
          </wp:inline>
        </w:drawing>
      </w:r>
      <w:r w:rsidRPr="007C03C5">
        <w:rPr>
          <w:rFonts w:cstheme="minorHAnsi"/>
          <w:color w:val="FF0000"/>
          <w:sz w:val="24"/>
          <w:szCs w:val="24"/>
          <w:highlight w:val="lightGray"/>
        </w:rPr>
        <w:t xml:space="preserve"> </w:t>
      </w:r>
    </w:p>
    <w:p w14:paraId="30041E1C" w14:textId="77777777" w:rsidR="001A2C87" w:rsidRDefault="001A2C87" w:rsidP="00C06893">
      <w:pPr>
        <w:rPr>
          <w:rFonts w:cstheme="minorHAnsi"/>
          <w:color w:val="FF0000"/>
          <w:sz w:val="24"/>
          <w:szCs w:val="24"/>
          <w:highlight w:val="lightGray"/>
        </w:rPr>
      </w:pPr>
    </w:p>
    <w:p w14:paraId="21479FA7" w14:textId="0551D925" w:rsidR="00C06893" w:rsidRDefault="00C06893" w:rsidP="00C06893">
      <w:pPr>
        <w:rPr>
          <w:rFonts w:cstheme="minorHAnsi"/>
          <w:color w:val="FF0000"/>
          <w:sz w:val="24"/>
          <w:szCs w:val="24"/>
          <w:highlight w:val="lightGray"/>
        </w:rPr>
      </w:pPr>
      <w:r>
        <w:rPr>
          <w:rFonts w:cstheme="minorHAnsi"/>
          <w:color w:val="FF0000"/>
          <w:sz w:val="24"/>
          <w:szCs w:val="24"/>
          <w:highlight w:val="lightGray"/>
        </w:rPr>
        <w:br w:type="page"/>
      </w:r>
    </w:p>
    <w:p w14:paraId="19CDC6C9" w14:textId="4D8EDF14" w:rsidR="001A2C87" w:rsidRPr="006E4707" w:rsidRDefault="001A2C87" w:rsidP="001A2C87">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sidR="00F00D4B">
        <w:rPr>
          <w:rFonts w:cstheme="minorHAnsi"/>
          <w:color w:val="FF0000"/>
          <w:sz w:val="24"/>
          <w:szCs w:val="24"/>
          <w:highlight w:val="lightGray"/>
        </w:rPr>
        <w:t>14</w:t>
      </w:r>
      <w:r w:rsidRPr="006E4707">
        <w:rPr>
          <w:rFonts w:cstheme="minorHAnsi"/>
          <w:color w:val="FF0000"/>
          <w:sz w:val="24"/>
          <w:szCs w:val="24"/>
          <w:highlight w:val="lightGray"/>
        </w:rPr>
        <w:t>))</w:t>
      </w:r>
      <w:r w:rsidRPr="006E4707">
        <w:rPr>
          <w:rFonts w:cstheme="minorHAnsi"/>
          <w:color w:val="FF0000"/>
          <w:sz w:val="24"/>
          <w:szCs w:val="24"/>
        </w:rPr>
        <w:t xml:space="preserve"> </w:t>
      </w:r>
    </w:p>
    <w:p w14:paraId="064FCBAA" w14:textId="57D185FD" w:rsidR="001A2C87" w:rsidRPr="0028190D" w:rsidRDefault="001A2C87" w:rsidP="001A2C87">
      <w:pPr>
        <w:rPr>
          <w:rFonts w:cstheme="minorHAnsi"/>
          <w:b/>
          <w:bCs/>
          <w:sz w:val="28"/>
          <w:szCs w:val="28"/>
        </w:rPr>
      </w:pPr>
      <w:r w:rsidRPr="0028190D">
        <w:rPr>
          <w:rFonts w:cstheme="minorHAnsi"/>
          <w:b/>
          <w:bCs/>
          <w:sz w:val="28"/>
          <w:szCs w:val="28"/>
        </w:rPr>
        <w:t xml:space="preserve">Anhang </w:t>
      </w:r>
      <w:r>
        <w:rPr>
          <w:rFonts w:cstheme="minorHAnsi"/>
          <w:b/>
          <w:bCs/>
          <w:sz w:val="28"/>
          <w:szCs w:val="28"/>
        </w:rPr>
        <w:t>3</w:t>
      </w:r>
    </w:p>
    <w:p w14:paraId="10B80D33" w14:textId="772ABFC9" w:rsidR="001A2C87" w:rsidRPr="001A2C87" w:rsidRDefault="001A2C87" w:rsidP="001A2C87">
      <w:pPr>
        <w:rPr>
          <w:rFonts w:cstheme="minorHAnsi"/>
          <w:b/>
          <w:bCs/>
          <w:sz w:val="28"/>
          <w:szCs w:val="28"/>
        </w:rPr>
      </w:pPr>
      <w:r w:rsidRPr="001A2C87">
        <w:rPr>
          <w:rFonts w:cstheme="minorHAnsi"/>
          <w:b/>
          <w:bCs/>
          <w:sz w:val="28"/>
          <w:szCs w:val="28"/>
        </w:rPr>
        <w:t>Mindfulness</w:t>
      </w:r>
      <w:r w:rsidR="00604994">
        <w:rPr>
          <w:rFonts w:cstheme="minorHAnsi"/>
          <w:b/>
          <w:bCs/>
          <w:sz w:val="28"/>
          <w:szCs w:val="28"/>
        </w:rPr>
        <w:t>-</w:t>
      </w:r>
      <w:r w:rsidRPr="001A2C87">
        <w:rPr>
          <w:rFonts w:cstheme="minorHAnsi"/>
          <w:b/>
          <w:bCs/>
          <w:sz w:val="28"/>
          <w:szCs w:val="28"/>
        </w:rPr>
        <w:t>Challenge: Eine Woche Selbstfürsorge</w:t>
      </w:r>
    </w:p>
    <w:p w14:paraId="7FDF08AF" w14:textId="6FA9D823" w:rsidR="001A2C87" w:rsidRPr="001A2C87" w:rsidRDefault="001A2C87" w:rsidP="001A2C87">
      <w:pPr>
        <w:rPr>
          <w:rFonts w:cstheme="minorHAnsi"/>
        </w:rPr>
      </w:pPr>
      <w:r w:rsidRPr="001A2C87">
        <w:rPr>
          <w:rFonts w:cstheme="minorHAnsi"/>
        </w:rPr>
        <w:t xml:space="preserve">Zum Thema „Gesunde Lernumgebung“ bist du zu einer besonderen Herausforderung eingeladen </w:t>
      </w:r>
      <w:r>
        <w:rPr>
          <w:rFonts w:cstheme="minorHAnsi"/>
        </w:rPr>
        <w:t>w</w:t>
      </w:r>
      <w:r w:rsidR="00604994">
        <w:rPr>
          <w:rFonts w:cstheme="minorHAnsi"/>
        </w:rPr>
        <w:t>o</w:t>
      </w:r>
      <w:r>
        <w:rPr>
          <w:rFonts w:cstheme="minorHAnsi"/>
        </w:rPr>
        <w:t xml:space="preserve">rden </w:t>
      </w:r>
      <w:r w:rsidRPr="001A2C87">
        <w:rPr>
          <w:rFonts w:cstheme="minorHAnsi"/>
        </w:rPr>
        <w:t xml:space="preserve">– der Mindfulness-Challenge! Achtsamkeit kann helfen, </w:t>
      </w:r>
      <w:r>
        <w:rPr>
          <w:rFonts w:cstheme="minorHAnsi"/>
        </w:rPr>
        <w:t xml:space="preserve">den </w:t>
      </w:r>
      <w:r w:rsidRPr="001A2C87">
        <w:rPr>
          <w:rFonts w:cstheme="minorHAnsi"/>
        </w:rPr>
        <w:t>Stress abzubauen, die Konzentration zu verbessern und ein tiefes Verständnis für das eigene Wohlbefinden zu entwickeln.</w:t>
      </w:r>
    </w:p>
    <w:p w14:paraId="2A5D1364" w14:textId="2DA7BCFE" w:rsidR="001A2C87" w:rsidRPr="001A2C87" w:rsidRDefault="001A2C87" w:rsidP="001A2C87">
      <w:pPr>
        <w:rPr>
          <w:rFonts w:cstheme="minorHAnsi"/>
        </w:rPr>
      </w:pPr>
      <w:r w:rsidRPr="001A2C87">
        <w:rPr>
          <w:rFonts w:cstheme="minorHAnsi"/>
        </w:rPr>
        <w:t xml:space="preserve">Über die nächste Woche wird jeden Tag eine neue Achtsamkeitsübung praktiziert, die nur wenige Minuten dauert. </w:t>
      </w:r>
      <w:r w:rsidR="005F3ADD">
        <w:rPr>
          <w:rFonts w:cstheme="minorHAnsi"/>
        </w:rPr>
        <w:t xml:space="preserve">Das </w:t>
      </w:r>
      <w:r w:rsidRPr="001A2C87">
        <w:rPr>
          <w:rFonts w:cstheme="minorHAnsi"/>
        </w:rPr>
        <w:t xml:space="preserve">Ziel dieser Challenge ist es, dich mit Werkzeugen auszustatten, die </w:t>
      </w:r>
      <w:r w:rsidR="00604994">
        <w:rPr>
          <w:rFonts w:cstheme="minorHAnsi"/>
        </w:rPr>
        <w:t>deine</w:t>
      </w:r>
      <w:r w:rsidRPr="001A2C87">
        <w:rPr>
          <w:rFonts w:cstheme="minorHAnsi"/>
        </w:rPr>
        <w:t xml:space="preserve"> mentale Gesundheit stärken und im schulischen</w:t>
      </w:r>
      <w:r w:rsidR="005F3ADD">
        <w:rPr>
          <w:rFonts w:cstheme="minorHAnsi"/>
        </w:rPr>
        <w:t xml:space="preserve">, </w:t>
      </w:r>
      <w:r w:rsidRPr="001A2C87">
        <w:rPr>
          <w:rFonts w:cstheme="minorHAnsi"/>
        </w:rPr>
        <w:t xml:space="preserve">privaten </w:t>
      </w:r>
      <w:r w:rsidR="005F3ADD">
        <w:rPr>
          <w:rFonts w:cstheme="minorHAnsi"/>
        </w:rPr>
        <w:t xml:space="preserve">und beruflichen </w:t>
      </w:r>
      <w:r w:rsidRPr="001A2C87">
        <w:rPr>
          <w:rFonts w:cstheme="minorHAnsi"/>
        </w:rPr>
        <w:t>Alltag ausgeglichener machen.</w:t>
      </w:r>
    </w:p>
    <w:p w14:paraId="71BC406F" w14:textId="47360B03" w:rsidR="001967F8" w:rsidRDefault="001967F8" w:rsidP="001A2C87">
      <w:pPr>
        <w:rPr>
          <w:rFonts w:cstheme="minorHAnsi"/>
        </w:rPr>
      </w:pPr>
      <w:r w:rsidRPr="001967F8">
        <w:rPr>
          <w:rFonts w:cstheme="minorHAnsi"/>
        </w:rPr>
        <w:t>Es gibt kein Richtig oder Falsch. Alles kann ausprobiert werden. Du musst selbst herausfinden, was für dich das Richtige ist. Manche Übungen werden dir mehr Spaß machen als andere, manche musst du mehrere Tage machen, um positive Effekte zu spüren.</w:t>
      </w:r>
    </w:p>
    <w:p w14:paraId="7F514016" w14:textId="73944F05" w:rsidR="00A66311" w:rsidRDefault="00A66311" w:rsidP="001A2C87">
      <w:pPr>
        <w:rPr>
          <w:rFonts w:cstheme="minorHAnsi"/>
        </w:rPr>
      </w:pPr>
      <w:r>
        <w:rPr>
          <w:rFonts w:cstheme="minorHAnsi"/>
        </w:rPr>
        <w:t xml:space="preserve">In der </w:t>
      </w:r>
      <w:commentRangeStart w:id="236"/>
      <w:r>
        <w:rPr>
          <w:rFonts w:cstheme="minorHAnsi"/>
        </w:rPr>
        <w:t xml:space="preserve">7Mind@School App </w:t>
      </w:r>
      <w:commentRangeEnd w:id="236"/>
      <w:r w:rsidR="00344561">
        <w:rPr>
          <w:rStyle w:val="Kommentarzeichen"/>
        </w:rPr>
        <w:commentReference w:id="236"/>
      </w:r>
      <w:r>
        <w:rPr>
          <w:rFonts w:cstheme="minorHAnsi"/>
        </w:rPr>
        <w:t>findest du eine Vielfalt an Meditationen und Achtsamkeitsübungen zum Thema „Achtsamkeit im Schulalltag“.</w:t>
      </w:r>
    </w:p>
    <w:p w14:paraId="6E756181" w14:textId="77777777" w:rsidR="00466E46" w:rsidRPr="00466E46" w:rsidRDefault="00466E46" w:rsidP="00466E46">
      <w:pPr>
        <w:rPr>
          <w:rFonts w:cstheme="minorHAnsi"/>
          <w:highlight w:val="yellow"/>
        </w:rPr>
      </w:pPr>
      <w:r w:rsidRPr="00466E46">
        <w:rPr>
          <w:rFonts w:cstheme="minorHAnsi"/>
          <w:highlight w:val="yellow"/>
        </w:rPr>
        <w:t>((Platzhalter für Inhalte 7Mind@School</w:t>
      </w:r>
    </w:p>
    <w:p w14:paraId="282A95D0" w14:textId="77777777" w:rsidR="00466E46" w:rsidRPr="00466E46" w:rsidRDefault="00466E46" w:rsidP="00466E46">
      <w:pPr>
        <w:rPr>
          <w:rFonts w:cstheme="minorHAnsi"/>
          <w:highlight w:val="yellow"/>
        </w:rPr>
      </w:pPr>
      <w:r w:rsidRPr="00466E46">
        <w:rPr>
          <w:rFonts w:cstheme="minorHAnsi"/>
          <w:highlight w:val="yellow"/>
        </w:rPr>
        <w:t>Xx</w:t>
      </w:r>
    </w:p>
    <w:p w14:paraId="04C22176" w14:textId="77777777" w:rsidR="00466E46" w:rsidRPr="00F00D4B" w:rsidRDefault="00466E46" w:rsidP="00466E46">
      <w:pPr>
        <w:rPr>
          <w:rFonts w:cstheme="minorHAnsi"/>
        </w:rPr>
      </w:pPr>
      <w:r w:rsidRPr="00466E46">
        <w:rPr>
          <w:rFonts w:cstheme="minorHAnsi"/>
          <w:highlight w:val="yellow"/>
        </w:rPr>
        <w:t>xx))</w:t>
      </w:r>
    </w:p>
    <w:p w14:paraId="72562925" w14:textId="77777777" w:rsidR="00466E46" w:rsidRDefault="00466E46" w:rsidP="001A2C87">
      <w:pPr>
        <w:rPr>
          <w:rFonts w:cstheme="minorHAnsi"/>
        </w:rPr>
      </w:pPr>
    </w:p>
    <w:p w14:paraId="0B06FA53" w14:textId="27A116B9" w:rsidR="005F3ADD" w:rsidRPr="001A2C87" w:rsidRDefault="001A2C87" w:rsidP="001A2C87">
      <w:pPr>
        <w:rPr>
          <w:rFonts w:cstheme="minorHAnsi"/>
        </w:rPr>
      </w:pPr>
      <w:r w:rsidRPr="001A2C87">
        <w:rPr>
          <w:rFonts w:cstheme="minorHAnsi"/>
        </w:rPr>
        <w:t>Am Ende der Woche kannst du deine Erfahrungen in der Gruppe teilen, wenn du möchtest</w:t>
      </w:r>
      <w:r w:rsidR="005F3ADD">
        <w:rPr>
          <w:rFonts w:cstheme="minorHAnsi"/>
        </w:rPr>
        <w:t>!</w:t>
      </w:r>
    </w:p>
    <w:p w14:paraId="3C9071FC" w14:textId="77777777" w:rsidR="001A2C87" w:rsidRPr="00E8414F" w:rsidRDefault="001A2C87" w:rsidP="001A2C87">
      <w:pPr>
        <w:rPr>
          <w:rFonts w:cstheme="minorHAnsi"/>
          <w:b/>
          <w:bCs/>
        </w:rPr>
      </w:pPr>
      <w:r w:rsidRPr="00E8414F">
        <w:rPr>
          <w:rFonts w:cstheme="minorHAnsi"/>
          <w:b/>
          <w:bCs/>
        </w:rPr>
        <w:t>Tag 1: Atembeobachtun</w:t>
      </w:r>
      <w:r>
        <w:rPr>
          <w:rFonts w:cstheme="minorHAnsi"/>
          <w:b/>
          <w:bCs/>
        </w:rPr>
        <w:t>g</w:t>
      </w:r>
    </w:p>
    <w:p w14:paraId="0C719F73" w14:textId="46B215A8" w:rsidR="001A2C87" w:rsidRPr="00F00D4B" w:rsidRDefault="001A2C87" w:rsidP="001A2C87">
      <w:pPr>
        <w:rPr>
          <w:rFonts w:cstheme="minorHAnsi"/>
        </w:rPr>
      </w:pPr>
      <w:r w:rsidRPr="00F00D4B">
        <w:rPr>
          <w:rFonts w:cstheme="minorHAnsi"/>
        </w:rPr>
        <w:t xml:space="preserve">- Übung: Nimm dir </w:t>
      </w:r>
      <w:r w:rsidR="00604994">
        <w:rPr>
          <w:rFonts w:cstheme="minorHAnsi"/>
        </w:rPr>
        <w:t>fünf Minuten</w:t>
      </w:r>
      <w:r w:rsidRPr="00F00D4B">
        <w:rPr>
          <w:rFonts w:cstheme="minorHAnsi"/>
        </w:rPr>
        <w:t xml:space="preserve"> Zeit, in denen du einfach nur deinen Atem beobachtest. Versuche, deinen Atem nicht zu kontrollieren, sondern nur wahrzunehmen, wie die Luft ein- und ausströmt.</w:t>
      </w:r>
    </w:p>
    <w:p w14:paraId="7DFEBC84" w14:textId="0AF8127C" w:rsidR="001A2C87" w:rsidRPr="00F00D4B" w:rsidRDefault="001A2C87" w:rsidP="001A2C87">
      <w:pPr>
        <w:rPr>
          <w:rFonts w:cstheme="minorHAnsi"/>
        </w:rPr>
      </w:pPr>
      <w:r w:rsidRPr="00F00D4B">
        <w:rPr>
          <w:rFonts w:cstheme="minorHAnsi"/>
        </w:rPr>
        <w:t xml:space="preserve">- Reflexion: Wie </w:t>
      </w:r>
      <w:r w:rsidR="004D128E">
        <w:rPr>
          <w:rFonts w:cstheme="minorHAnsi"/>
        </w:rPr>
        <w:t>hat</w:t>
      </w:r>
      <w:r w:rsidR="004D128E" w:rsidRPr="00F00D4B">
        <w:rPr>
          <w:rFonts w:cstheme="minorHAnsi"/>
        </w:rPr>
        <w:t xml:space="preserve"> </w:t>
      </w:r>
      <w:r w:rsidRPr="00F00D4B">
        <w:rPr>
          <w:rFonts w:cstheme="minorHAnsi"/>
        </w:rPr>
        <w:t>sich dein Körper während der Übung an</w:t>
      </w:r>
      <w:r w:rsidR="004D128E">
        <w:rPr>
          <w:rFonts w:cstheme="minorHAnsi"/>
        </w:rPr>
        <w:t>gefühlt</w:t>
      </w:r>
      <w:r w:rsidRPr="00F00D4B">
        <w:rPr>
          <w:rFonts w:cstheme="minorHAnsi"/>
        </w:rPr>
        <w:t xml:space="preserve">? Gab es Unterschiede in deinem mentalen </w:t>
      </w:r>
      <w:r w:rsidR="004D128E">
        <w:rPr>
          <w:rFonts w:cstheme="minorHAnsi"/>
        </w:rPr>
        <w:t xml:space="preserve">und körperlichen </w:t>
      </w:r>
      <w:r w:rsidRPr="00F00D4B">
        <w:rPr>
          <w:rFonts w:cstheme="minorHAnsi"/>
        </w:rPr>
        <w:t>Zustand vor und nach der Übung?</w:t>
      </w:r>
    </w:p>
    <w:p w14:paraId="30930792" w14:textId="77777777" w:rsidR="001A2C87" w:rsidRPr="00E8414F" w:rsidRDefault="001A2C87" w:rsidP="001A2C87">
      <w:pPr>
        <w:rPr>
          <w:rFonts w:cstheme="minorHAnsi"/>
          <w:b/>
          <w:bCs/>
        </w:rPr>
      </w:pPr>
      <w:r w:rsidRPr="00E8414F">
        <w:rPr>
          <w:rFonts w:cstheme="minorHAnsi"/>
          <w:b/>
          <w:bCs/>
        </w:rPr>
        <w:t>Tag 2: Achtsames Hören</w:t>
      </w:r>
    </w:p>
    <w:p w14:paraId="13962A02" w14:textId="482AFDEE" w:rsidR="001A2C87" w:rsidRPr="00F00D4B" w:rsidRDefault="001A2C87" w:rsidP="001A2C87">
      <w:pPr>
        <w:rPr>
          <w:rFonts w:cstheme="minorHAnsi"/>
        </w:rPr>
      </w:pPr>
      <w:r w:rsidRPr="00F00D4B">
        <w:rPr>
          <w:rFonts w:cstheme="minorHAnsi"/>
        </w:rPr>
        <w:t xml:space="preserve">- Übung: Höre </w:t>
      </w:r>
      <w:r w:rsidR="00604994">
        <w:rPr>
          <w:rFonts w:cstheme="minorHAnsi"/>
        </w:rPr>
        <w:t>fünf Minuten</w:t>
      </w:r>
      <w:r w:rsidR="00604994" w:rsidRPr="00F00D4B">
        <w:rPr>
          <w:rFonts w:cstheme="minorHAnsi"/>
        </w:rPr>
        <w:t xml:space="preserve"> </w:t>
      </w:r>
      <w:r w:rsidRPr="00F00D4B">
        <w:rPr>
          <w:rFonts w:cstheme="minorHAnsi"/>
        </w:rPr>
        <w:t xml:space="preserve">lang auf die Geräusche in deiner </w:t>
      </w:r>
      <w:proofErr w:type="gramStart"/>
      <w:r w:rsidRPr="00F00D4B">
        <w:rPr>
          <w:rFonts w:cstheme="minorHAnsi"/>
        </w:rPr>
        <w:t>Umgebung</w:t>
      </w:r>
      <w:proofErr w:type="gramEnd"/>
      <w:r w:rsidR="00604994">
        <w:rPr>
          <w:rFonts w:cstheme="minorHAnsi"/>
        </w:rPr>
        <w:t xml:space="preserve"> </w:t>
      </w:r>
      <w:r w:rsidRPr="00F00D4B">
        <w:rPr>
          <w:rFonts w:cstheme="minorHAnsi"/>
        </w:rPr>
        <w:t xml:space="preserve">ohne zu urteilen oder zu analysieren. Versuche jedes Geräusch einzeln </w:t>
      </w:r>
      <w:r w:rsidR="00871987">
        <w:rPr>
          <w:rFonts w:cstheme="minorHAnsi"/>
        </w:rPr>
        <w:t xml:space="preserve">wahrzunehmen und </w:t>
      </w:r>
      <w:r w:rsidRPr="00F00D4B">
        <w:rPr>
          <w:rFonts w:cstheme="minorHAnsi"/>
        </w:rPr>
        <w:t>zu erkennen.</w:t>
      </w:r>
    </w:p>
    <w:p w14:paraId="02D64A86" w14:textId="77777777" w:rsidR="001A2C87" w:rsidRPr="00F00D4B" w:rsidRDefault="001A2C87" w:rsidP="001A2C87">
      <w:pPr>
        <w:rPr>
          <w:rFonts w:cstheme="minorHAnsi"/>
        </w:rPr>
      </w:pPr>
      <w:r w:rsidRPr="00F00D4B">
        <w:rPr>
          <w:rFonts w:cstheme="minorHAnsi"/>
        </w:rPr>
        <w:t>- Reflexion: Welche Geräusche hast du wahrgenommen, die dir vorher nicht aufgefallen sind?</w:t>
      </w:r>
    </w:p>
    <w:p w14:paraId="71F5A834" w14:textId="0FA65BEB" w:rsidR="001A2C87" w:rsidRPr="00E8414F" w:rsidRDefault="001A2C87" w:rsidP="001A2C87">
      <w:pPr>
        <w:rPr>
          <w:rFonts w:cstheme="minorHAnsi"/>
          <w:b/>
          <w:bCs/>
        </w:rPr>
      </w:pPr>
      <w:r>
        <w:rPr>
          <w:rFonts w:cstheme="minorHAnsi"/>
          <w:b/>
          <w:bCs/>
        </w:rPr>
        <w:t>T</w:t>
      </w:r>
      <w:r w:rsidRPr="00E8414F">
        <w:rPr>
          <w:rFonts w:cstheme="minorHAnsi"/>
          <w:b/>
          <w:bCs/>
        </w:rPr>
        <w:t xml:space="preserve">ag 3: </w:t>
      </w:r>
      <w:r w:rsidR="008C50E2">
        <w:rPr>
          <w:rFonts w:cstheme="minorHAnsi"/>
          <w:b/>
          <w:bCs/>
        </w:rPr>
        <w:t xml:space="preserve">Body </w:t>
      </w:r>
      <w:r w:rsidRPr="00E8414F">
        <w:rPr>
          <w:rFonts w:cstheme="minorHAnsi"/>
          <w:b/>
          <w:bCs/>
        </w:rPr>
        <w:t>Scan</w:t>
      </w:r>
    </w:p>
    <w:p w14:paraId="7842D591" w14:textId="6211C0E0" w:rsidR="001A2C87" w:rsidRPr="00F00D4B" w:rsidRDefault="001A2C87" w:rsidP="001A2C87">
      <w:pPr>
        <w:rPr>
          <w:rFonts w:cstheme="minorHAnsi"/>
        </w:rPr>
      </w:pPr>
      <w:r w:rsidRPr="00F00D4B">
        <w:rPr>
          <w:rFonts w:cstheme="minorHAnsi"/>
        </w:rPr>
        <w:t xml:space="preserve">- Übung: Lege dich hin und </w:t>
      </w:r>
      <w:r w:rsidR="005F3ADD">
        <w:rPr>
          <w:rFonts w:cstheme="minorHAnsi"/>
        </w:rPr>
        <w:t>„</w:t>
      </w:r>
      <w:r w:rsidRPr="00F00D4B">
        <w:rPr>
          <w:rFonts w:cstheme="minorHAnsi"/>
        </w:rPr>
        <w:t>scanne</w:t>
      </w:r>
      <w:r w:rsidR="005F3ADD">
        <w:rPr>
          <w:rFonts w:cstheme="minorHAnsi"/>
        </w:rPr>
        <w:t>“</w:t>
      </w:r>
      <w:r w:rsidRPr="00F00D4B">
        <w:rPr>
          <w:rFonts w:cstheme="minorHAnsi"/>
        </w:rPr>
        <w:t xml:space="preserve"> deinen Körper von den </w:t>
      </w:r>
      <w:r w:rsidR="00871987">
        <w:rPr>
          <w:rFonts w:cstheme="minorHAnsi"/>
        </w:rPr>
        <w:t xml:space="preserve">einzelnen </w:t>
      </w:r>
      <w:r w:rsidRPr="00F00D4B">
        <w:rPr>
          <w:rFonts w:cstheme="minorHAnsi"/>
        </w:rPr>
        <w:t>Zehen bis zum Kopf, indem du auf jede Körperregion achtest und eventuelle Anspannungen bewusst loslässt.</w:t>
      </w:r>
    </w:p>
    <w:p w14:paraId="37080434" w14:textId="08888E07" w:rsidR="001A2C87" w:rsidRPr="00F00D4B" w:rsidRDefault="001A2C87" w:rsidP="001A2C87">
      <w:pPr>
        <w:rPr>
          <w:rFonts w:cstheme="minorHAnsi"/>
        </w:rPr>
      </w:pPr>
      <w:r w:rsidRPr="00F00D4B">
        <w:rPr>
          <w:rFonts w:cstheme="minorHAnsi"/>
        </w:rPr>
        <w:t>- Reflexion: In welchen Bereichen deines Körpers hast du Anspannung</w:t>
      </w:r>
      <w:r w:rsidR="005F3ADD">
        <w:rPr>
          <w:rFonts w:cstheme="minorHAnsi"/>
        </w:rPr>
        <w:t>en</w:t>
      </w:r>
      <w:r w:rsidRPr="00F00D4B">
        <w:rPr>
          <w:rFonts w:cstheme="minorHAnsi"/>
        </w:rPr>
        <w:t xml:space="preserve"> gespürt? Konntest du durch die Aufmerksamkeit </w:t>
      </w:r>
      <w:r w:rsidR="005F3ADD">
        <w:rPr>
          <w:rFonts w:cstheme="minorHAnsi"/>
        </w:rPr>
        <w:t xml:space="preserve">diese </w:t>
      </w:r>
      <w:r w:rsidRPr="00F00D4B">
        <w:rPr>
          <w:rFonts w:cstheme="minorHAnsi"/>
        </w:rPr>
        <w:t>Anspannungen reduzieren?</w:t>
      </w:r>
    </w:p>
    <w:p w14:paraId="273B8CD9" w14:textId="77777777" w:rsidR="00F00D4B" w:rsidRDefault="00F00D4B">
      <w:pPr>
        <w:rPr>
          <w:rFonts w:cstheme="minorHAnsi"/>
          <w:b/>
          <w:bCs/>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9062"/>
      </w:tblGrid>
      <w:tr w:rsidR="00F00D4B" w14:paraId="6A832653" w14:textId="77777777" w:rsidTr="00F00D4B">
        <w:tc>
          <w:tcPr>
            <w:tcW w:w="9062" w:type="dxa"/>
          </w:tcPr>
          <w:p w14:paraId="74FAFEFE" w14:textId="69E9C3C2" w:rsidR="00F00D4B" w:rsidRDefault="00F00D4B">
            <w:pPr>
              <w:rPr>
                <w:rFonts w:cstheme="minorHAnsi"/>
                <w:b/>
                <w:bCs/>
              </w:rPr>
            </w:pPr>
            <w:r>
              <w:rPr>
                <w:rFonts w:cstheme="minorHAnsi"/>
                <w:b/>
                <w:bCs/>
              </w:rPr>
              <w:t xml:space="preserve">Meine Beobachtungen </w:t>
            </w:r>
            <w:r w:rsidR="00871987">
              <w:rPr>
                <w:rFonts w:cstheme="minorHAnsi"/>
                <w:b/>
                <w:bCs/>
              </w:rPr>
              <w:t xml:space="preserve">für diese Tage: </w:t>
            </w:r>
          </w:p>
          <w:p w14:paraId="366A5D1C" w14:textId="041C95BD" w:rsidR="00F00D4B" w:rsidRDefault="00F00D4B">
            <w:pPr>
              <w:rPr>
                <w:rFonts w:cstheme="minorHAnsi"/>
                <w:b/>
                <w:bCs/>
              </w:rPr>
            </w:pPr>
          </w:p>
          <w:p w14:paraId="1A2751CB" w14:textId="77777777" w:rsidR="00F00D4B" w:rsidRDefault="00F00D4B">
            <w:pPr>
              <w:rPr>
                <w:rFonts w:cstheme="minorHAnsi"/>
                <w:b/>
                <w:bCs/>
              </w:rPr>
            </w:pPr>
          </w:p>
          <w:p w14:paraId="07EC5884" w14:textId="77777777" w:rsidR="00F00D4B" w:rsidRDefault="00F00D4B">
            <w:pPr>
              <w:rPr>
                <w:rFonts w:cstheme="minorHAnsi"/>
                <w:b/>
                <w:bCs/>
              </w:rPr>
            </w:pPr>
          </w:p>
          <w:p w14:paraId="331A1E66" w14:textId="77777777" w:rsidR="00F00D4B" w:rsidRDefault="00F00D4B">
            <w:pPr>
              <w:rPr>
                <w:rFonts w:cstheme="minorHAnsi"/>
                <w:b/>
                <w:bCs/>
              </w:rPr>
            </w:pPr>
          </w:p>
          <w:p w14:paraId="6A5793A8" w14:textId="77777777" w:rsidR="00F00D4B" w:rsidRDefault="00F00D4B">
            <w:pPr>
              <w:rPr>
                <w:rFonts w:cstheme="minorHAnsi"/>
                <w:b/>
                <w:bCs/>
              </w:rPr>
            </w:pPr>
          </w:p>
          <w:p w14:paraId="1DCFEE5B" w14:textId="77777777" w:rsidR="00F00D4B" w:rsidRDefault="00F00D4B">
            <w:pPr>
              <w:rPr>
                <w:rFonts w:cstheme="minorHAnsi"/>
                <w:b/>
                <w:bCs/>
              </w:rPr>
            </w:pPr>
          </w:p>
          <w:p w14:paraId="5C821201" w14:textId="77777777" w:rsidR="00F00D4B" w:rsidRDefault="00F00D4B">
            <w:pPr>
              <w:rPr>
                <w:rFonts w:cstheme="minorHAnsi"/>
                <w:b/>
                <w:bCs/>
              </w:rPr>
            </w:pPr>
          </w:p>
          <w:p w14:paraId="176A77D0" w14:textId="473193B0" w:rsidR="00F00D4B" w:rsidRDefault="00F00D4B">
            <w:pPr>
              <w:rPr>
                <w:rFonts w:cstheme="minorHAnsi"/>
                <w:b/>
                <w:bCs/>
              </w:rPr>
            </w:pPr>
          </w:p>
        </w:tc>
      </w:tr>
    </w:tbl>
    <w:p w14:paraId="0DCBA57F" w14:textId="77777777" w:rsidR="005E4D40" w:rsidRDefault="005E4D40">
      <w:pPr>
        <w:rPr>
          <w:rFonts w:cstheme="minorHAnsi"/>
          <w:b/>
          <w:bCs/>
        </w:rPr>
      </w:pPr>
    </w:p>
    <w:p w14:paraId="48664E71" w14:textId="4F448EDA" w:rsidR="00F00D4B" w:rsidRPr="006E4707" w:rsidRDefault="00F00D4B" w:rsidP="00F00D4B">
      <w:pPr>
        <w:spacing w:line="276" w:lineRule="auto"/>
        <w:rPr>
          <w:rFonts w:cstheme="minorHAnsi"/>
          <w:color w:val="FF0000"/>
          <w:sz w:val="24"/>
          <w:szCs w:val="24"/>
        </w:rPr>
      </w:pPr>
      <w:r w:rsidRPr="006E4707">
        <w:rPr>
          <w:rFonts w:cstheme="minorHAnsi"/>
          <w:color w:val="FF0000"/>
          <w:sz w:val="24"/>
          <w:szCs w:val="24"/>
          <w:highlight w:val="lightGray"/>
        </w:rPr>
        <w:t xml:space="preserve">((Seite </w:t>
      </w:r>
      <w:r>
        <w:rPr>
          <w:rFonts w:cstheme="minorHAnsi"/>
          <w:color w:val="FF0000"/>
          <w:sz w:val="24"/>
          <w:szCs w:val="24"/>
          <w:highlight w:val="lightGray"/>
        </w:rPr>
        <w:t>1</w:t>
      </w:r>
      <w:r w:rsidR="00124734">
        <w:rPr>
          <w:rFonts w:cstheme="minorHAnsi"/>
          <w:color w:val="FF0000"/>
          <w:sz w:val="24"/>
          <w:szCs w:val="24"/>
          <w:highlight w:val="lightGray"/>
        </w:rPr>
        <w:t>5</w:t>
      </w:r>
      <w:r w:rsidRPr="006E4707">
        <w:rPr>
          <w:rFonts w:cstheme="minorHAnsi"/>
          <w:color w:val="FF0000"/>
          <w:sz w:val="24"/>
          <w:szCs w:val="24"/>
          <w:highlight w:val="lightGray"/>
        </w:rPr>
        <w:t>))</w:t>
      </w:r>
      <w:r w:rsidRPr="006E4707">
        <w:rPr>
          <w:rFonts w:cstheme="minorHAnsi"/>
          <w:color w:val="FF0000"/>
          <w:sz w:val="24"/>
          <w:szCs w:val="24"/>
        </w:rPr>
        <w:t xml:space="preserve"> </w:t>
      </w:r>
    </w:p>
    <w:p w14:paraId="2C86100D" w14:textId="77777777" w:rsidR="00F00D4B" w:rsidRPr="00E8414F" w:rsidRDefault="00F00D4B" w:rsidP="00F00D4B">
      <w:pPr>
        <w:rPr>
          <w:rFonts w:cstheme="minorHAnsi"/>
          <w:b/>
          <w:bCs/>
        </w:rPr>
      </w:pPr>
      <w:r w:rsidRPr="00E8414F">
        <w:rPr>
          <w:rFonts w:cstheme="minorHAnsi"/>
          <w:b/>
          <w:bCs/>
        </w:rPr>
        <w:t>Tag 4: Achtsames Essen</w:t>
      </w:r>
    </w:p>
    <w:p w14:paraId="2E2285C9" w14:textId="4807E9D4" w:rsidR="00F00D4B" w:rsidRPr="00F00D4B" w:rsidRDefault="00F00D4B" w:rsidP="00F00D4B">
      <w:pPr>
        <w:rPr>
          <w:rFonts w:cstheme="minorHAnsi"/>
        </w:rPr>
      </w:pPr>
      <w:r w:rsidRPr="00F00D4B">
        <w:rPr>
          <w:rFonts w:cstheme="minorHAnsi"/>
        </w:rPr>
        <w:t xml:space="preserve">- Übung: Iss eine Mahlzeit achtsam. </w:t>
      </w:r>
      <w:r w:rsidR="00871987">
        <w:rPr>
          <w:rFonts w:cstheme="minorHAnsi"/>
        </w:rPr>
        <w:t>Schließe deine Augen und k</w:t>
      </w:r>
      <w:r w:rsidRPr="00F00D4B">
        <w:rPr>
          <w:rFonts w:cstheme="minorHAnsi"/>
        </w:rPr>
        <w:t>onzentriere dich auf jeden Bissen, die Textur, den Geschmack und wie sich das Essen in deinem Mund anfühlt.</w:t>
      </w:r>
    </w:p>
    <w:p w14:paraId="7D73394C" w14:textId="54A274E9" w:rsidR="00F00D4B" w:rsidRPr="00F00D4B" w:rsidRDefault="00F00D4B" w:rsidP="00F00D4B">
      <w:pPr>
        <w:rPr>
          <w:rFonts w:cstheme="minorHAnsi"/>
        </w:rPr>
      </w:pPr>
      <w:r w:rsidRPr="00F00D4B">
        <w:rPr>
          <w:rFonts w:cstheme="minorHAnsi"/>
        </w:rPr>
        <w:t xml:space="preserve">- Reflexion: Hat sich deine Erfahrung des Essens verändert, als du achtsam gegessen hast? Welche </w:t>
      </w:r>
      <w:r w:rsidR="006862CB" w:rsidRPr="006862CB">
        <w:rPr>
          <w:rFonts w:cstheme="minorHAnsi"/>
        </w:rPr>
        <w:t xml:space="preserve">Geschmacksrichtungen </w:t>
      </w:r>
      <w:r w:rsidRPr="00F00D4B">
        <w:rPr>
          <w:rFonts w:cstheme="minorHAnsi"/>
        </w:rPr>
        <w:t>und Texturen sind dir aufgefallen?</w:t>
      </w:r>
    </w:p>
    <w:p w14:paraId="2A8D0FFE" w14:textId="01AD4E00" w:rsidR="001A2C87" w:rsidRPr="00E8414F" w:rsidRDefault="001A2C87" w:rsidP="001A2C87">
      <w:pPr>
        <w:rPr>
          <w:rFonts w:cstheme="minorHAnsi"/>
          <w:b/>
          <w:bCs/>
        </w:rPr>
      </w:pPr>
      <w:r w:rsidRPr="00E8414F">
        <w:rPr>
          <w:rFonts w:cstheme="minorHAnsi"/>
          <w:b/>
          <w:bCs/>
        </w:rPr>
        <w:t>Tag 5: Dankbarkeitsübung</w:t>
      </w:r>
    </w:p>
    <w:p w14:paraId="00AB413E" w14:textId="01E00B64" w:rsidR="001A2C87" w:rsidRPr="00F00D4B" w:rsidRDefault="001A2C87" w:rsidP="001A2C87">
      <w:pPr>
        <w:rPr>
          <w:rFonts w:cstheme="minorHAnsi"/>
        </w:rPr>
      </w:pPr>
      <w:r w:rsidRPr="00F00D4B">
        <w:rPr>
          <w:rFonts w:cstheme="minorHAnsi"/>
        </w:rPr>
        <w:t xml:space="preserve">- Übung: Schreibe </w:t>
      </w:r>
      <w:r w:rsidR="006862CB">
        <w:rPr>
          <w:rFonts w:cstheme="minorHAnsi"/>
        </w:rPr>
        <w:t>drei</w:t>
      </w:r>
      <w:r w:rsidRPr="00F00D4B">
        <w:rPr>
          <w:rFonts w:cstheme="minorHAnsi"/>
        </w:rPr>
        <w:t xml:space="preserve"> Dinge auf, für die du heute dankbar bist.</w:t>
      </w:r>
    </w:p>
    <w:p w14:paraId="44F2A351" w14:textId="77777777" w:rsidR="001A2C87" w:rsidRPr="00F00D4B" w:rsidRDefault="001A2C87" w:rsidP="001A2C87">
      <w:pPr>
        <w:rPr>
          <w:rFonts w:cstheme="minorHAnsi"/>
        </w:rPr>
      </w:pPr>
      <w:r w:rsidRPr="00F00D4B">
        <w:rPr>
          <w:rFonts w:cstheme="minorHAnsi"/>
        </w:rPr>
        <w:t>- Reflexion: Wie hat sich deine Stimmung nach dieser Übung verändert?</w:t>
      </w:r>
    </w:p>
    <w:p w14:paraId="2B703252" w14:textId="77777777" w:rsidR="001A2C87" w:rsidRPr="00E8414F" w:rsidRDefault="001A2C87" w:rsidP="001A2C87">
      <w:pPr>
        <w:rPr>
          <w:rFonts w:cstheme="minorHAnsi"/>
          <w:b/>
          <w:bCs/>
        </w:rPr>
      </w:pPr>
      <w:r w:rsidRPr="00E8414F">
        <w:rPr>
          <w:rFonts w:cstheme="minorHAnsi"/>
          <w:b/>
          <w:bCs/>
        </w:rPr>
        <w:t>Tag 6: Achtsames Gehen</w:t>
      </w:r>
    </w:p>
    <w:p w14:paraId="0A473534" w14:textId="5F8AE0E2" w:rsidR="001A2C87" w:rsidRPr="00F00D4B" w:rsidRDefault="001A2C87" w:rsidP="001A2C87">
      <w:pPr>
        <w:rPr>
          <w:rFonts w:cstheme="minorHAnsi"/>
        </w:rPr>
      </w:pPr>
      <w:r w:rsidRPr="00F00D4B">
        <w:rPr>
          <w:rFonts w:cstheme="minorHAnsi"/>
        </w:rPr>
        <w:t xml:space="preserve">- Übung: Gehe </w:t>
      </w:r>
      <w:r w:rsidR="006862CB">
        <w:rPr>
          <w:rFonts w:cstheme="minorHAnsi"/>
        </w:rPr>
        <w:t>zehn Minuten</w:t>
      </w:r>
      <w:r w:rsidRPr="00F00D4B">
        <w:rPr>
          <w:rFonts w:cstheme="minorHAnsi"/>
        </w:rPr>
        <w:t xml:space="preserve"> lang langsam und achtsam. Konzentriere dich darauf, wie sich deine Füße anfühlen, wenn sie den Boden berühren.</w:t>
      </w:r>
    </w:p>
    <w:p w14:paraId="68D0D551" w14:textId="77777777" w:rsidR="001A2C87" w:rsidRPr="00F00D4B" w:rsidRDefault="001A2C87" w:rsidP="001A2C87">
      <w:pPr>
        <w:rPr>
          <w:rFonts w:cstheme="minorHAnsi"/>
        </w:rPr>
      </w:pPr>
      <w:r w:rsidRPr="00F00D4B">
        <w:rPr>
          <w:rFonts w:cstheme="minorHAnsi"/>
        </w:rPr>
        <w:t>- Reflexion: Hat sich deine Wahrnehmung beim Gehen verändert? Welche körperlichen Empfindungen hast du bemerkt?</w:t>
      </w:r>
    </w:p>
    <w:p w14:paraId="12BC65A5" w14:textId="77777777" w:rsidR="001A2C87" w:rsidRDefault="001A2C87" w:rsidP="001A2C87">
      <w:pPr>
        <w:rPr>
          <w:rFonts w:cstheme="minorHAnsi"/>
          <w:b/>
          <w:bCs/>
        </w:rPr>
      </w:pPr>
      <w:r w:rsidRPr="00E8414F">
        <w:rPr>
          <w:rFonts w:cstheme="minorHAnsi"/>
          <w:b/>
          <w:bCs/>
        </w:rPr>
        <w:t>Tag 7: Meditation</w:t>
      </w:r>
    </w:p>
    <w:p w14:paraId="59E410D7" w14:textId="77777777" w:rsidR="00441079" w:rsidRDefault="00441079" w:rsidP="00441079">
      <w:pPr>
        <w:spacing w:line="276" w:lineRule="auto"/>
        <w:ind w:firstLine="26"/>
        <w:rPr>
          <w:rFonts w:cstheme="minorHAnsi"/>
        </w:rPr>
      </w:pPr>
      <w:r w:rsidRPr="00F60D6A">
        <w:rPr>
          <w:rFonts w:cstheme="minorHAnsi"/>
          <w:highlight w:val="yellow"/>
        </w:rPr>
        <w:t>((BOX))</w:t>
      </w:r>
    </w:p>
    <w:p w14:paraId="1D66F68D" w14:textId="5D05A592" w:rsidR="00441079" w:rsidRPr="00544CBF" w:rsidRDefault="00441079" w:rsidP="00441079">
      <w:pPr>
        <w:spacing w:line="276" w:lineRule="auto"/>
        <w:ind w:firstLine="26"/>
        <w:rPr>
          <w:rStyle w:val="Hyperlink"/>
          <w:rFonts w:cstheme="minorHAnsi"/>
          <w:color w:val="auto"/>
          <w:u w:val="none"/>
        </w:rPr>
      </w:pPr>
      <w:r>
        <w:rPr>
          <w:rFonts w:cstheme="minorHAnsi"/>
        </w:rPr>
        <w:t>„</w:t>
      </w:r>
      <w:r w:rsidRPr="00441079">
        <w:rPr>
          <w:rFonts w:cstheme="minorHAnsi"/>
        </w:rPr>
        <w:t>Meditation für Teenager: Selbstvertrauen spüren</w:t>
      </w:r>
      <w:r>
        <w:rPr>
          <w:rFonts w:cstheme="minorHAnsi"/>
        </w:rPr>
        <w:t xml:space="preserve">“ unter </w:t>
      </w:r>
      <w:hyperlink r:id="rId38" w:history="1">
        <w:r w:rsidRPr="00907B9A">
          <w:rPr>
            <w:rStyle w:val="Hyperlink"/>
            <w:rFonts w:cstheme="minorHAnsi"/>
          </w:rPr>
          <w:t>www.youtube.com</w:t>
        </w:r>
      </w:hyperlink>
      <w:r>
        <w:rPr>
          <w:rFonts w:cstheme="minorHAnsi"/>
        </w:rPr>
        <w:t xml:space="preserve"> </w:t>
      </w:r>
      <w:r w:rsidRPr="00587FD4">
        <w:rPr>
          <w:rStyle w:val="Hyperlink"/>
          <w:rFonts w:cstheme="minorHAnsi"/>
          <w:color w:val="auto"/>
          <w:highlight w:val="yellow"/>
          <w:u w:val="none"/>
        </w:rPr>
        <w:t xml:space="preserve">((Link zu: </w:t>
      </w:r>
      <w:r w:rsidRPr="00441079">
        <w:rPr>
          <w:rStyle w:val="Hyperlink"/>
          <w:rFonts w:cstheme="minorHAnsi"/>
          <w:color w:val="auto"/>
          <w:highlight w:val="yellow"/>
          <w:u w:val="none"/>
        </w:rPr>
        <w:t>https://www.youtube.com/watch?v=Q3SJOk6aNOQ))</w:t>
      </w:r>
    </w:p>
    <w:p w14:paraId="609433D8" w14:textId="3BEAA5B2" w:rsidR="001A2C87" w:rsidRDefault="001A2C87" w:rsidP="001A2C87">
      <w:pPr>
        <w:rPr>
          <w:rFonts w:cstheme="minorHAnsi"/>
        </w:rPr>
      </w:pPr>
      <w:r w:rsidRPr="00F00D4B">
        <w:rPr>
          <w:rFonts w:cstheme="minorHAnsi"/>
        </w:rPr>
        <w:t xml:space="preserve">- Übung: Setze oder lege dich bequem hin und </w:t>
      </w:r>
      <w:r w:rsidR="00AD326D">
        <w:rPr>
          <w:rFonts w:cstheme="minorHAnsi"/>
        </w:rPr>
        <w:t xml:space="preserve">mache </w:t>
      </w:r>
      <w:proofErr w:type="gramStart"/>
      <w:r w:rsidR="00AD326D">
        <w:rPr>
          <w:rFonts w:cstheme="minorHAnsi"/>
        </w:rPr>
        <w:t>ein geführte Meditation</w:t>
      </w:r>
      <w:proofErr w:type="gramEnd"/>
      <w:r w:rsidR="00AD326D">
        <w:rPr>
          <w:rFonts w:cstheme="minorHAnsi"/>
        </w:rPr>
        <w:t xml:space="preserve"> von </w:t>
      </w:r>
      <w:r w:rsidR="008C50E2">
        <w:rPr>
          <w:rFonts w:cstheme="minorHAnsi"/>
        </w:rPr>
        <w:t>ca.</w:t>
      </w:r>
      <w:r w:rsidRPr="00F00D4B">
        <w:rPr>
          <w:rFonts w:cstheme="minorHAnsi"/>
        </w:rPr>
        <w:t xml:space="preserve"> </w:t>
      </w:r>
      <w:r w:rsidR="00AD326D">
        <w:rPr>
          <w:rFonts w:cstheme="minorHAnsi"/>
        </w:rPr>
        <w:t xml:space="preserve">fünf </w:t>
      </w:r>
      <w:r w:rsidR="006862CB">
        <w:rPr>
          <w:rFonts w:cstheme="minorHAnsi"/>
        </w:rPr>
        <w:t xml:space="preserve">Min. </w:t>
      </w:r>
      <w:r w:rsidRPr="00F00D4B">
        <w:rPr>
          <w:rFonts w:cstheme="minorHAnsi"/>
        </w:rPr>
        <w:t>Versuche, deine Gedanken zu beobachten, ohne sie zu bewerten.</w:t>
      </w:r>
    </w:p>
    <w:p w14:paraId="11FBE8B6" w14:textId="03C7AB66" w:rsidR="00466E46" w:rsidRPr="00466E46" w:rsidRDefault="00466E46" w:rsidP="001A2C87">
      <w:pPr>
        <w:rPr>
          <w:rFonts w:cstheme="minorHAnsi"/>
          <w:highlight w:val="yellow"/>
        </w:rPr>
      </w:pPr>
      <w:r w:rsidRPr="00466E46">
        <w:rPr>
          <w:rFonts w:cstheme="minorHAnsi"/>
          <w:highlight w:val="yellow"/>
        </w:rPr>
        <w:t>((Platzhalter für Inhalte 7Mind@School</w:t>
      </w:r>
    </w:p>
    <w:p w14:paraId="0F1DFF39" w14:textId="14C51A53" w:rsidR="00466E46" w:rsidRPr="00466E46" w:rsidRDefault="00466E46" w:rsidP="001A2C87">
      <w:pPr>
        <w:rPr>
          <w:rFonts w:cstheme="minorHAnsi"/>
          <w:highlight w:val="yellow"/>
        </w:rPr>
      </w:pPr>
      <w:r w:rsidRPr="00466E46">
        <w:rPr>
          <w:rFonts w:cstheme="minorHAnsi"/>
          <w:highlight w:val="yellow"/>
        </w:rPr>
        <w:t>Xx</w:t>
      </w:r>
    </w:p>
    <w:p w14:paraId="510DF36F" w14:textId="438D8DAF" w:rsidR="00466E46" w:rsidRPr="00F00D4B" w:rsidRDefault="00466E46" w:rsidP="001A2C87">
      <w:pPr>
        <w:rPr>
          <w:rFonts w:cstheme="minorHAnsi"/>
        </w:rPr>
      </w:pPr>
      <w:r w:rsidRPr="00466E46">
        <w:rPr>
          <w:rFonts w:cstheme="minorHAnsi"/>
          <w:highlight w:val="yellow"/>
        </w:rPr>
        <w:t>xx))</w:t>
      </w:r>
    </w:p>
    <w:p w14:paraId="77FE88BC" w14:textId="3095DB8F" w:rsidR="001A2C87" w:rsidRDefault="001A2C87" w:rsidP="001A2C87">
      <w:pPr>
        <w:rPr>
          <w:rFonts w:cstheme="minorHAnsi"/>
          <w:color w:val="FF0000"/>
          <w:sz w:val="24"/>
          <w:szCs w:val="24"/>
          <w:highlight w:val="lightGray"/>
        </w:rPr>
      </w:pPr>
      <w:r w:rsidRPr="00F00D4B">
        <w:rPr>
          <w:rFonts w:cstheme="minorHAnsi"/>
        </w:rPr>
        <w:t>- Reflexion: Wie war deine Erfahrung mit dieser meditativen Praxis? Welche Herausforderungen und welche positiven Aspekte hast du bemerkt?</w:t>
      </w:r>
    </w:p>
    <w:p w14:paraId="6F07EA01" w14:textId="77777777" w:rsidR="005E4D40" w:rsidRDefault="005E4D40" w:rsidP="005E4D40">
      <w:pPr>
        <w:rPr>
          <w:rFonts w:cstheme="minorHAnsi"/>
          <w:b/>
          <w:bCs/>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9062"/>
      </w:tblGrid>
      <w:tr w:rsidR="005E4D40" w14:paraId="0CFF6E62" w14:textId="77777777" w:rsidTr="00EB14BE">
        <w:tc>
          <w:tcPr>
            <w:tcW w:w="9062" w:type="dxa"/>
          </w:tcPr>
          <w:p w14:paraId="1DA92C50" w14:textId="424D00BC" w:rsidR="005E4D40" w:rsidRDefault="005E4D40" w:rsidP="00EB14BE">
            <w:pPr>
              <w:rPr>
                <w:rFonts w:cstheme="minorHAnsi"/>
                <w:b/>
                <w:bCs/>
              </w:rPr>
            </w:pPr>
            <w:r>
              <w:rPr>
                <w:rFonts w:cstheme="minorHAnsi"/>
                <w:b/>
                <w:bCs/>
              </w:rPr>
              <w:t>Meine Beobachtungen für diese</w:t>
            </w:r>
            <w:r w:rsidR="006862CB">
              <w:rPr>
                <w:rFonts w:cstheme="minorHAnsi"/>
                <w:b/>
                <w:bCs/>
              </w:rPr>
              <w:t xml:space="preserve"> </w:t>
            </w:r>
            <w:r>
              <w:rPr>
                <w:rFonts w:cstheme="minorHAnsi"/>
                <w:b/>
                <w:bCs/>
              </w:rPr>
              <w:t>Tage:</w:t>
            </w:r>
          </w:p>
          <w:p w14:paraId="7E15CDF4" w14:textId="286D3AEF" w:rsidR="005E4D40" w:rsidRDefault="005E4D40" w:rsidP="00EB14BE">
            <w:pPr>
              <w:rPr>
                <w:rFonts w:cstheme="minorHAnsi"/>
                <w:b/>
                <w:bCs/>
              </w:rPr>
            </w:pPr>
          </w:p>
          <w:p w14:paraId="258B0221" w14:textId="77777777" w:rsidR="005E4D40" w:rsidRDefault="005E4D40" w:rsidP="00EB14BE">
            <w:pPr>
              <w:rPr>
                <w:rFonts w:cstheme="minorHAnsi"/>
                <w:b/>
                <w:bCs/>
              </w:rPr>
            </w:pPr>
          </w:p>
          <w:p w14:paraId="1AE8E7F0" w14:textId="77777777" w:rsidR="005E4D40" w:rsidRDefault="005E4D40" w:rsidP="00EB14BE">
            <w:pPr>
              <w:rPr>
                <w:rFonts w:cstheme="minorHAnsi"/>
                <w:b/>
                <w:bCs/>
              </w:rPr>
            </w:pPr>
          </w:p>
          <w:p w14:paraId="74169908" w14:textId="77777777" w:rsidR="005E4D40" w:rsidRDefault="005E4D40" w:rsidP="00EB14BE">
            <w:pPr>
              <w:rPr>
                <w:rFonts w:cstheme="minorHAnsi"/>
                <w:b/>
                <w:bCs/>
              </w:rPr>
            </w:pPr>
          </w:p>
          <w:p w14:paraId="21F9C69D" w14:textId="77777777" w:rsidR="005E4D40" w:rsidRDefault="005E4D40" w:rsidP="00EB14BE">
            <w:pPr>
              <w:rPr>
                <w:rFonts w:cstheme="minorHAnsi"/>
                <w:b/>
                <w:bCs/>
              </w:rPr>
            </w:pPr>
          </w:p>
          <w:p w14:paraId="06452E82" w14:textId="77777777" w:rsidR="005E4D40" w:rsidRDefault="005E4D40" w:rsidP="00EB14BE">
            <w:pPr>
              <w:rPr>
                <w:rFonts w:cstheme="minorHAnsi"/>
                <w:b/>
                <w:bCs/>
              </w:rPr>
            </w:pPr>
          </w:p>
          <w:p w14:paraId="2715F0EB" w14:textId="77777777" w:rsidR="005E4D40" w:rsidRDefault="005E4D40" w:rsidP="00EB14BE">
            <w:pPr>
              <w:rPr>
                <w:rFonts w:cstheme="minorHAnsi"/>
                <w:b/>
                <w:bCs/>
              </w:rPr>
            </w:pPr>
          </w:p>
          <w:p w14:paraId="0FC829FC" w14:textId="77777777" w:rsidR="005E4D40" w:rsidRDefault="005E4D40" w:rsidP="00EB14BE">
            <w:pPr>
              <w:rPr>
                <w:rFonts w:cstheme="minorHAnsi"/>
                <w:b/>
                <w:bCs/>
              </w:rPr>
            </w:pPr>
          </w:p>
        </w:tc>
      </w:tr>
    </w:tbl>
    <w:p w14:paraId="3E3A642B" w14:textId="77777777" w:rsidR="005E4D40" w:rsidRDefault="005E4D40" w:rsidP="005E4D40">
      <w:pPr>
        <w:rPr>
          <w:rFonts w:cstheme="minorHAnsi"/>
          <w:b/>
          <w:bCs/>
        </w:rPr>
      </w:pPr>
    </w:p>
    <w:p w14:paraId="6F379043" w14:textId="7970057E" w:rsidR="009737CD" w:rsidRPr="0028190D" w:rsidRDefault="009737CD" w:rsidP="009737CD">
      <w:pPr>
        <w:rPr>
          <w:ins w:id="237" w:author="Michael Kohl [2]" w:date="2024-06-18T20:51:00Z" w16du:dateUtc="2024-06-18T18:51:00Z"/>
          <w:rFonts w:cstheme="minorHAnsi"/>
          <w:b/>
          <w:bCs/>
          <w:sz w:val="28"/>
          <w:szCs w:val="28"/>
        </w:rPr>
      </w:pPr>
      <w:ins w:id="238" w:author="Michael Kohl [2]" w:date="2024-06-18T20:51:00Z" w16du:dateUtc="2024-06-18T18:51:00Z">
        <w:r w:rsidRPr="0028190D">
          <w:rPr>
            <w:rFonts w:cstheme="minorHAnsi"/>
            <w:b/>
            <w:bCs/>
            <w:sz w:val="28"/>
            <w:szCs w:val="28"/>
          </w:rPr>
          <w:t>Anhang</w:t>
        </w:r>
        <w:r>
          <w:rPr>
            <w:rFonts w:cstheme="minorHAnsi"/>
            <w:b/>
            <w:bCs/>
            <w:sz w:val="28"/>
            <w:szCs w:val="28"/>
          </w:rPr>
          <w:t xml:space="preserve"> 4</w:t>
        </w:r>
      </w:ins>
    </w:p>
    <w:p w14:paraId="41A65D04" w14:textId="1E130C89" w:rsidR="009737CD" w:rsidRPr="001A2C87" w:rsidRDefault="009737CD" w:rsidP="009737CD">
      <w:pPr>
        <w:rPr>
          <w:ins w:id="239" w:author="Michael Kohl [2]" w:date="2024-06-18T20:51:00Z" w16du:dateUtc="2024-06-18T18:51:00Z"/>
          <w:rFonts w:cstheme="minorHAnsi"/>
          <w:b/>
          <w:bCs/>
          <w:sz w:val="28"/>
          <w:szCs w:val="28"/>
        </w:rPr>
      </w:pPr>
      <w:ins w:id="240" w:author="Michael Kohl [2]" w:date="2024-06-18T20:51:00Z" w16du:dateUtc="2024-06-18T18:51:00Z">
        <w:r>
          <w:rPr>
            <w:rFonts w:cstheme="minorHAnsi"/>
            <w:b/>
            <w:bCs/>
            <w:sz w:val="28"/>
            <w:szCs w:val="28"/>
          </w:rPr>
          <w:t>Arbeitsmethode – kurz beleuchtet</w:t>
        </w:r>
      </w:ins>
    </w:p>
    <w:p w14:paraId="058FD8E9" w14:textId="3777D860" w:rsidR="009737CD" w:rsidRPr="009737CD" w:rsidRDefault="009737CD" w:rsidP="009737CD">
      <w:pPr>
        <w:rPr>
          <w:ins w:id="241" w:author="Michael Kohl [2]" w:date="2024-06-18T20:52:00Z" w16du:dateUtc="2024-06-18T18:52:00Z"/>
          <w:rFonts w:cstheme="minorHAnsi"/>
        </w:rPr>
      </w:pPr>
      <w:ins w:id="242" w:author="Michael Kohl [2]" w:date="2024-06-18T20:52:00Z" w16du:dateUtc="2024-06-18T18:52:00Z">
        <w:r w:rsidRPr="009737CD">
          <w:rPr>
            <w:rFonts w:cstheme="minorHAnsi"/>
          </w:rPr>
          <w:t>1. Time Blocking</w:t>
        </w:r>
      </w:ins>
      <w:ins w:id="243" w:author="Michael Kohl [2]" w:date="2024-06-18T21:02:00Z" w16du:dateUtc="2024-06-18T19:02:00Z">
        <w:r w:rsidR="00385748">
          <w:rPr>
            <w:rFonts w:cstheme="minorHAnsi"/>
          </w:rPr>
          <w:t xml:space="preserve"> (2</w:t>
        </w:r>
      </w:ins>
      <w:ins w:id="244" w:author="Michael Kohl [2]" w:date="2024-06-18T21:10:00Z" w16du:dateUtc="2024-06-18T19:10:00Z">
        <w:r w:rsidR="00FC7941">
          <w:rPr>
            <w:rFonts w:cstheme="minorHAnsi"/>
          </w:rPr>
          <w:t>1</w:t>
        </w:r>
      </w:ins>
      <w:ins w:id="245" w:author="Michael Kohl [2]" w:date="2024-06-18T21:02:00Z" w16du:dateUtc="2024-06-18T19:02:00Z">
        <w:r w:rsidR="00385748">
          <w:rPr>
            <w:rFonts w:cstheme="minorHAnsi"/>
          </w:rPr>
          <w:t>-2</w:t>
        </w:r>
      </w:ins>
      <w:ins w:id="246" w:author="Michael Kohl [2]" w:date="2024-06-18T21:10:00Z" w16du:dateUtc="2024-06-18T19:10:00Z">
        <w:r w:rsidR="00FC7941">
          <w:rPr>
            <w:rFonts w:cstheme="minorHAnsi"/>
          </w:rPr>
          <w:t>5</w:t>
        </w:r>
      </w:ins>
      <w:ins w:id="247" w:author="Michael Kohl [2]" w:date="2024-06-18T21:02:00Z" w16du:dateUtc="2024-06-18T19:02:00Z">
        <w:r w:rsidR="00385748">
          <w:rPr>
            <w:rFonts w:cstheme="minorHAnsi"/>
          </w:rPr>
          <w:t xml:space="preserve"> Punkte)</w:t>
        </w:r>
      </w:ins>
    </w:p>
    <w:p w14:paraId="7A8114EB" w14:textId="10687013" w:rsidR="009737CD" w:rsidRPr="009737CD" w:rsidRDefault="009737CD" w:rsidP="009737CD">
      <w:pPr>
        <w:rPr>
          <w:ins w:id="248" w:author="Michael Kohl [2]" w:date="2024-06-18T20:52:00Z" w16du:dateUtc="2024-06-18T18:52:00Z"/>
          <w:rFonts w:cstheme="minorHAnsi"/>
        </w:rPr>
      </w:pPr>
      <w:ins w:id="249" w:author="Michael Kohl [2]" w:date="2024-06-18T20:52:00Z" w16du:dateUtc="2024-06-18T18:52:00Z">
        <w:r w:rsidRPr="009737CD">
          <w:rPr>
            <w:rFonts w:cstheme="minorHAnsi"/>
          </w:rPr>
          <w:t xml:space="preserve">Bei dieser Methode wird der Tag in Blöcke unterteilt, die jeweils einer bestimmten Aufgabe oder einer Gruppe von Aufgaben gewidmet sind. Zum Beispiel </w:t>
        </w:r>
      </w:ins>
      <w:ins w:id="250" w:author="Michael Kohl [2]" w:date="2024-06-18T21:05:00Z" w16du:dateUtc="2024-06-18T19:05:00Z">
        <w:r w:rsidR="00FC7941">
          <w:rPr>
            <w:rFonts w:cstheme="minorHAnsi"/>
          </w:rPr>
          <w:t xml:space="preserve">Blöcke für Lernen, </w:t>
        </w:r>
      </w:ins>
      <w:ins w:id="251" w:author="Michael Kohl [2]" w:date="2024-06-18T21:06:00Z" w16du:dateUtc="2024-06-18T19:06:00Z">
        <w:r w:rsidR="00FC7941">
          <w:rPr>
            <w:rFonts w:cstheme="minorHAnsi"/>
          </w:rPr>
          <w:t>Social Media, Projektarbeit, E-Mail-Bearbeitung.</w:t>
        </w:r>
      </w:ins>
      <w:ins w:id="252" w:author="Michael Kohl [2]" w:date="2024-06-18T20:52:00Z" w16du:dateUtc="2024-06-18T18:52:00Z">
        <w:r w:rsidRPr="009737CD">
          <w:rPr>
            <w:rFonts w:cstheme="minorHAnsi"/>
          </w:rPr>
          <w:t xml:space="preserve"> Durch das Festlegen spezifischer Zeiträume für bestimmte Aufgaben wird Ablenkung minimiert und die Produktivität gesteigert.</w:t>
        </w:r>
      </w:ins>
    </w:p>
    <w:p w14:paraId="0A3E301E" w14:textId="79B10316" w:rsidR="009737CD" w:rsidRPr="00385748" w:rsidRDefault="009737CD" w:rsidP="009737CD">
      <w:pPr>
        <w:rPr>
          <w:ins w:id="253" w:author="Michael Kohl [2]" w:date="2024-06-18T20:52:00Z" w16du:dateUtc="2024-06-18T18:52:00Z"/>
          <w:rFonts w:cstheme="minorHAnsi"/>
          <w:lang w:val="en-US"/>
          <w:rPrChange w:id="254" w:author="Michael Kohl [2]" w:date="2024-06-18T21:03:00Z" w16du:dateUtc="2024-06-18T19:03:00Z">
            <w:rPr>
              <w:ins w:id="255" w:author="Michael Kohl [2]" w:date="2024-06-18T20:52:00Z" w16du:dateUtc="2024-06-18T18:52:00Z"/>
              <w:rFonts w:cstheme="minorHAnsi"/>
            </w:rPr>
          </w:rPrChange>
        </w:rPr>
      </w:pPr>
      <w:ins w:id="256" w:author="Michael Kohl [2]" w:date="2024-06-18T20:52:00Z" w16du:dateUtc="2024-06-18T18:52:00Z">
        <w:r w:rsidRPr="00385748">
          <w:rPr>
            <w:rFonts w:cstheme="minorHAnsi"/>
            <w:lang w:val="en-US"/>
            <w:rPrChange w:id="257" w:author="Michael Kohl [2]" w:date="2024-06-18T21:03:00Z" w16du:dateUtc="2024-06-18T19:03:00Z">
              <w:rPr>
                <w:rFonts w:cstheme="minorHAnsi"/>
              </w:rPr>
            </w:rPrChange>
          </w:rPr>
          <w:t xml:space="preserve">2. </w:t>
        </w:r>
      </w:ins>
      <w:ins w:id="258" w:author="Michael Kohl [2]" w:date="2024-06-18T20:53:00Z" w16du:dateUtc="2024-06-18T18:53:00Z">
        <w:r w:rsidRPr="00385748">
          <w:rPr>
            <w:rFonts w:cstheme="minorHAnsi"/>
            <w:lang w:val="en-US"/>
            <w:rPrChange w:id="259" w:author="Michael Kohl [2]" w:date="2024-06-18T21:03:00Z" w16du:dateUtc="2024-06-18T19:03:00Z">
              <w:rPr>
                <w:rFonts w:cstheme="minorHAnsi"/>
              </w:rPr>
            </w:rPrChange>
          </w:rPr>
          <w:t>G</w:t>
        </w:r>
      </w:ins>
      <w:ins w:id="260" w:author="Michael Kohl [2]" w:date="2024-06-18T20:52:00Z" w16du:dateUtc="2024-06-18T18:52:00Z">
        <w:r w:rsidRPr="00385748">
          <w:rPr>
            <w:rFonts w:cstheme="minorHAnsi"/>
            <w:lang w:val="en-US"/>
            <w:rPrChange w:id="261" w:author="Michael Kohl [2]" w:date="2024-06-18T21:03:00Z" w16du:dateUtc="2024-06-18T19:03:00Z">
              <w:rPr>
                <w:rFonts w:cstheme="minorHAnsi"/>
              </w:rPr>
            </w:rPrChange>
          </w:rPr>
          <w:t>etting Things Done (GTD)</w:t>
        </w:r>
      </w:ins>
      <w:ins w:id="262" w:author="Michael Kohl [2]" w:date="2024-06-18T21:03:00Z" w16du:dateUtc="2024-06-18T19:03:00Z">
        <w:r w:rsidR="00385748" w:rsidRPr="00385748">
          <w:rPr>
            <w:rFonts w:cstheme="minorHAnsi"/>
            <w:lang w:val="en-US"/>
            <w:rPrChange w:id="263" w:author="Michael Kohl [2]" w:date="2024-06-18T21:03:00Z" w16du:dateUtc="2024-06-18T19:03:00Z">
              <w:rPr>
                <w:rFonts w:cstheme="minorHAnsi"/>
              </w:rPr>
            </w:rPrChange>
          </w:rPr>
          <w:t xml:space="preserve"> (2</w:t>
        </w:r>
      </w:ins>
      <w:ins w:id="264" w:author="Michael Kohl [2]" w:date="2024-06-18T21:10:00Z" w16du:dateUtc="2024-06-18T19:10:00Z">
        <w:r w:rsidR="00FC7941">
          <w:rPr>
            <w:rFonts w:cstheme="minorHAnsi"/>
            <w:lang w:val="en-US"/>
          </w:rPr>
          <w:t>6</w:t>
        </w:r>
      </w:ins>
      <w:ins w:id="265" w:author="Michael Kohl [2]" w:date="2024-06-18T21:03:00Z" w16du:dateUtc="2024-06-18T19:03:00Z">
        <w:r w:rsidR="00385748" w:rsidRPr="00385748">
          <w:rPr>
            <w:rFonts w:cstheme="minorHAnsi"/>
            <w:lang w:val="en-US"/>
            <w:rPrChange w:id="266" w:author="Michael Kohl [2]" w:date="2024-06-18T21:03:00Z" w16du:dateUtc="2024-06-18T19:03:00Z">
              <w:rPr>
                <w:rFonts w:cstheme="minorHAnsi"/>
              </w:rPr>
            </w:rPrChange>
          </w:rPr>
          <w:t>-30 P</w:t>
        </w:r>
        <w:r w:rsidR="00385748">
          <w:rPr>
            <w:rFonts w:cstheme="minorHAnsi"/>
            <w:lang w:val="en-US"/>
          </w:rPr>
          <w:t>unkte)</w:t>
        </w:r>
      </w:ins>
    </w:p>
    <w:p w14:paraId="0EC89EB5" w14:textId="430C0318" w:rsidR="009737CD" w:rsidRPr="009737CD" w:rsidRDefault="009737CD" w:rsidP="009737CD">
      <w:pPr>
        <w:rPr>
          <w:ins w:id="267" w:author="Michael Kohl [2]" w:date="2024-06-18T20:52:00Z" w16du:dateUtc="2024-06-18T18:52:00Z"/>
          <w:rFonts w:cstheme="minorHAnsi"/>
        </w:rPr>
      </w:pPr>
      <w:ins w:id="268" w:author="Michael Kohl [2]" w:date="2024-06-18T20:52:00Z" w16du:dateUtc="2024-06-18T18:52:00Z">
        <w:r w:rsidRPr="009737CD">
          <w:rPr>
            <w:rFonts w:cstheme="minorHAnsi"/>
          </w:rPr>
          <w:t>Diese von David Allen entwickelte Methode hilft dabei, Aufgaben zu erfassen, zu organisieren und zu priorisieren. Die Technik umfasst fünf Schritte: Erfassen, Verarbeiten, Organisieren, Durchsehen und Erledigen. Durch das systematische Management von Aufgaben und Projekten wird der Kopf frei und die Produktivität gesteigert.</w:t>
        </w:r>
      </w:ins>
    </w:p>
    <w:p w14:paraId="7B62A59A" w14:textId="0E4BB890" w:rsidR="009737CD" w:rsidRPr="009737CD" w:rsidRDefault="009737CD" w:rsidP="009737CD">
      <w:pPr>
        <w:rPr>
          <w:ins w:id="269" w:author="Michael Kohl [2]" w:date="2024-06-18T20:52:00Z" w16du:dateUtc="2024-06-18T18:52:00Z"/>
          <w:rFonts w:cstheme="minorHAnsi"/>
        </w:rPr>
      </w:pPr>
      <w:ins w:id="270" w:author="Michael Kohl [2]" w:date="2024-06-18T20:52:00Z" w16du:dateUtc="2024-06-18T18:52:00Z">
        <w:r w:rsidRPr="009737CD">
          <w:rPr>
            <w:rFonts w:cstheme="minorHAnsi"/>
          </w:rPr>
          <w:t>3. Eisenhower-Matrix</w:t>
        </w:r>
      </w:ins>
      <w:ins w:id="271" w:author="Michael Kohl [2]" w:date="2024-06-18T21:03:00Z" w16du:dateUtc="2024-06-18T19:03:00Z">
        <w:r w:rsidR="00385748">
          <w:rPr>
            <w:rFonts w:cstheme="minorHAnsi"/>
          </w:rPr>
          <w:t xml:space="preserve"> (2</w:t>
        </w:r>
      </w:ins>
      <w:ins w:id="272" w:author="Michael Kohl [2]" w:date="2024-06-18T21:10:00Z" w16du:dateUtc="2024-06-18T19:10:00Z">
        <w:r w:rsidR="00FC7941">
          <w:rPr>
            <w:rFonts w:cstheme="minorHAnsi"/>
          </w:rPr>
          <w:t>1</w:t>
        </w:r>
      </w:ins>
      <w:ins w:id="273" w:author="Michael Kohl [2]" w:date="2024-06-18T21:03:00Z" w16du:dateUtc="2024-06-18T19:03:00Z">
        <w:r w:rsidR="00385748">
          <w:rPr>
            <w:rFonts w:cstheme="minorHAnsi"/>
          </w:rPr>
          <w:t>-2</w:t>
        </w:r>
      </w:ins>
      <w:ins w:id="274" w:author="Michael Kohl [2]" w:date="2024-06-18T21:10:00Z" w16du:dateUtc="2024-06-18T19:10:00Z">
        <w:r w:rsidR="00FC7941">
          <w:rPr>
            <w:rFonts w:cstheme="minorHAnsi"/>
          </w:rPr>
          <w:t>5</w:t>
        </w:r>
      </w:ins>
      <w:ins w:id="275" w:author="Michael Kohl [2]" w:date="2024-06-18T21:03:00Z" w16du:dateUtc="2024-06-18T19:03:00Z">
        <w:r w:rsidR="00385748">
          <w:rPr>
            <w:rFonts w:cstheme="minorHAnsi"/>
          </w:rPr>
          <w:t xml:space="preserve"> Punkte)</w:t>
        </w:r>
      </w:ins>
    </w:p>
    <w:p w14:paraId="12780D8B" w14:textId="05B85981" w:rsidR="009737CD" w:rsidRPr="009737CD" w:rsidRDefault="009737CD" w:rsidP="009737CD">
      <w:pPr>
        <w:rPr>
          <w:ins w:id="276" w:author="Michael Kohl [2]" w:date="2024-06-18T20:52:00Z" w16du:dateUtc="2024-06-18T18:52:00Z"/>
          <w:rFonts w:cstheme="minorHAnsi"/>
        </w:rPr>
      </w:pPr>
      <w:ins w:id="277" w:author="Michael Kohl [2]" w:date="2024-06-18T20:52:00Z" w16du:dateUtc="2024-06-18T18:52:00Z">
        <w:r w:rsidRPr="009737CD">
          <w:rPr>
            <w:rFonts w:cstheme="minorHAnsi"/>
          </w:rPr>
          <w:t xml:space="preserve">Diese Methode basiert auf der Priorisierung von Aufgaben nach Dringlichkeit und Wichtigkeit. Aufgaben werden in vier Quadranten unterteilt: dringend und wichtig, nicht dringend aber wichtig, </w:t>
        </w:r>
        <w:proofErr w:type="gramStart"/>
        <w:r w:rsidRPr="009737CD">
          <w:rPr>
            <w:rFonts w:cstheme="minorHAnsi"/>
          </w:rPr>
          <w:t>dringend</w:t>
        </w:r>
        <w:proofErr w:type="gramEnd"/>
        <w:r w:rsidRPr="009737CD">
          <w:rPr>
            <w:rFonts w:cstheme="minorHAnsi"/>
          </w:rPr>
          <w:t xml:space="preserve"> aber nicht wichtig, und weder dringend noch wichtig. Dies hilft, sich auf die wirklich wichtigen Aufgaben zu konzentrieren und unnötige Ablenkungen zu vermeiden.</w:t>
        </w:r>
      </w:ins>
    </w:p>
    <w:p w14:paraId="4608D956" w14:textId="1DC79EAA" w:rsidR="009737CD" w:rsidRPr="009737CD" w:rsidRDefault="009737CD" w:rsidP="009737CD">
      <w:pPr>
        <w:rPr>
          <w:ins w:id="278" w:author="Michael Kohl [2]" w:date="2024-06-18T20:52:00Z" w16du:dateUtc="2024-06-18T18:52:00Z"/>
          <w:rFonts w:cstheme="minorHAnsi"/>
        </w:rPr>
      </w:pPr>
      <w:ins w:id="279" w:author="Michael Kohl [2]" w:date="2024-06-18T20:52:00Z" w16du:dateUtc="2024-06-18T18:52:00Z">
        <w:r w:rsidRPr="009737CD">
          <w:rPr>
            <w:rFonts w:cstheme="minorHAnsi"/>
          </w:rPr>
          <w:t>4. Kanban</w:t>
        </w:r>
      </w:ins>
      <w:ins w:id="280" w:author="Michael Kohl [2]" w:date="2024-06-18T21:03:00Z" w16du:dateUtc="2024-06-18T19:03:00Z">
        <w:r w:rsidR="00385748">
          <w:rPr>
            <w:rFonts w:cstheme="minorHAnsi"/>
          </w:rPr>
          <w:t xml:space="preserve"> (2</w:t>
        </w:r>
      </w:ins>
      <w:ins w:id="281" w:author="Michael Kohl [2]" w:date="2024-06-18T21:11:00Z" w16du:dateUtc="2024-06-18T19:11:00Z">
        <w:r w:rsidR="00FC7941">
          <w:rPr>
            <w:rFonts w:cstheme="minorHAnsi"/>
          </w:rPr>
          <w:t>1</w:t>
        </w:r>
      </w:ins>
      <w:ins w:id="282" w:author="Michael Kohl [2]" w:date="2024-06-18T21:03:00Z" w16du:dateUtc="2024-06-18T19:03:00Z">
        <w:r w:rsidR="00385748">
          <w:rPr>
            <w:rFonts w:cstheme="minorHAnsi"/>
          </w:rPr>
          <w:t>-2</w:t>
        </w:r>
      </w:ins>
      <w:ins w:id="283" w:author="Michael Kohl [2]" w:date="2024-06-18T21:11:00Z" w16du:dateUtc="2024-06-18T19:11:00Z">
        <w:r w:rsidR="00FC7941">
          <w:rPr>
            <w:rFonts w:cstheme="minorHAnsi"/>
          </w:rPr>
          <w:t>5</w:t>
        </w:r>
      </w:ins>
      <w:ins w:id="284" w:author="Michael Kohl [2]" w:date="2024-06-18T21:03:00Z" w16du:dateUtc="2024-06-18T19:03:00Z">
        <w:r w:rsidR="00385748">
          <w:rPr>
            <w:rFonts w:cstheme="minorHAnsi"/>
          </w:rPr>
          <w:t xml:space="preserve"> Punkte)</w:t>
        </w:r>
      </w:ins>
    </w:p>
    <w:p w14:paraId="5C8685F1" w14:textId="57B426BC" w:rsidR="009737CD" w:rsidRPr="009737CD" w:rsidRDefault="009737CD" w:rsidP="009737CD">
      <w:pPr>
        <w:rPr>
          <w:ins w:id="285" w:author="Michael Kohl [2]" w:date="2024-06-18T20:52:00Z" w16du:dateUtc="2024-06-18T18:52:00Z"/>
          <w:rFonts w:cstheme="minorHAnsi"/>
        </w:rPr>
      </w:pPr>
      <w:ins w:id="286" w:author="Michael Kohl [2]" w:date="2024-06-18T20:52:00Z" w16du:dateUtc="2024-06-18T18:52:00Z">
        <w:r w:rsidRPr="009737CD">
          <w:rPr>
            <w:rFonts w:cstheme="minorHAnsi"/>
          </w:rPr>
          <w:t>Ursprünglich aus dem Produktionsmanagement stammend, ist Kanban ein visuelles System zur Verwaltung von Arbeitsabläufen. Aufgaben werden auf Karten geschrieben und in verschiedene Spalten (z.B. "Zu tun", "In Arbeit", "Erledigt") aufgeteilt. Durch die Visualisierung des Arbeitsfortschritts und die Begrenzung der Anzahl gleichzeitiger Aufgaben der Arbeitsfluss optimiert werden.</w:t>
        </w:r>
      </w:ins>
    </w:p>
    <w:p w14:paraId="7372BE12" w14:textId="1D103E90" w:rsidR="009737CD" w:rsidRPr="009737CD" w:rsidRDefault="009737CD" w:rsidP="009737CD">
      <w:pPr>
        <w:rPr>
          <w:ins w:id="287" w:author="Michael Kohl [2]" w:date="2024-06-18T20:52:00Z" w16du:dateUtc="2024-06-18T18:52:00Z"/>
          <w:rFonts w:cstheme="minorHAnsi"/>
        </w:rPr>
      </w:pPr>
      <w:ins w:id="288" w:author="Michael Kohl [2]" w:date="2024-06-18T20:52:00Z" w16du:dateUtc="2024-06-18T18:52:00Z">
        <w:r w:rsidRPr="009737CD">
          <w:rPr>
            <w:rFonts w:cstheme="minorHAnsi"/>
          </w:rPr>
          <w:t>5. Time Boxin</w:t>
        </w:r>
        <w:r>
          <w:rPr>
            <w:rFonts w:cstheme="minorHAnsi"/>
          </w:rPr>
          <w:t>g</w:t>
        </w:r>
      </w:ins>
      <w:ins w:id="289" w:author="Michael Kohl [2]" w:date="2024-06-18T21:03:00Z" w16du:dateUtc="2024-06-18T19:03:00Z">
        <w:r w:rsidR="00385748">
          <w:rPr>
            <w:rFonts w:cstheme="minorHAnsi"/>
          </w:rPr>
          <w:t xml:space="preserve"> (</w:t>
        </w:r>
      </w:ins>
      <w:ins w:id="290" w:author="Michael Kohl [2]" w:date="2024-06-18T21:11:00Z" w16du:dateUtc="2024-06-18T19:11:00Z">
        <w:r w:rsidR="00FC7941">
          <w:rPr>
            <w:rFonts w:cstheme="minorHAnsi"/>
          </w:rPr>
          <w:t>16</w:t>
        </w:r>
      </w:ins>
      <w:ins w:id="291" w:author="Michael Kohl [2]" w:date="2024-06-18T21:03:00Z" w16du:dateUtc="2024-06-18T19:03:00Z">
        <w:r w:rsidR="00385748">
          <w:rPr>
            <w:rFonts w:cstheme="minorHAnsi"/>
          </w:rPr>
          <w:t>-2</w:t>
        </w:r>
      </w:ins>
      <w:ins w:id="292" w:author="Michael Kohl [2]" w:date="2024-06-18T21:11:00Z" w16du:dateUtc="2024-06-18T19:11:00Z">
        <w:r w:rsidR="00FC7941">
          <w:rPr>
            <w:rFonts w:cstheme="minorHAnsi"/>
          </w:rPr>
          <w:t>0</w:t>
        </w:r>
      </w:ins>
      <w:ins w:id="293" w:author="Michael Kohl [2]" w:date="2024-06-18T21:04:00Z" w16du:dateUtc="2024-06-18T19:04:00Z">
        <w:r w:rsidR="00385748">
          <w:rPr>
            <w:rFonts w:cstheme="minorHAnsi"/>
          </w:rPr>
          <w:t xml:space="preserve"> Punkte)</w:t>
        </w:r>
      </w:ins>
    </w:p>
    <w:p w14:paraId="13F2BD2A" w14:textId="53A12E38" w:rsidR="009737CD" w:rsidRPr="009737CD" w:rsidRDefault="009737CD" w:rsidP="009737CD">
      <w:pPr>
        <w:rPr>
          <w:ins w:id="294" w:author="Michael Kohl [2]" w:date="2024-06-18T20:52:00Z" w16du:dateUtc="2024-06-18T18:52:00Z"/>
          <w:rFonts w:cstheme="minorHAnsi"/>
        </w:rPr>
      </w:pPr>
      <w:ins w:id="295" w:author="Michael Kohl [2]" w:date="2024-06-18T20:52:00Z" w16du:dateUtc="2024-06-18T18:52:00Z">
        <w:r w:rsidRPr="009737CD">
          <w:rPr>
            <w:rFonts w:cstheme="minorHAnsi"/>
          </w:rPr>
          <w:t xml:space="preserve">Ähnlich wie Time Blocking, aber spezifischer, weist Time Boxing festen Zeitrahmen für jede Aufgabe zu. Anstatt eine bestimmte Aufgabe bis zur Fertigstellung zu bearbeiten, wird ihr eine bestimmte Zeitdauer zugewiesen, in der sie bearbeitet wird. Dies hilft, </w:t>
        </w:r>
      </w:ins>
      <w:ins w:id="296" w:author="Michael Kohl [2]" w:date="2024-06-18T21:04:00Z" w16du:dateUtc="2024-06-18T19:04:00Z">
        <w:r w:rsidR="00385748">
          <w:rPr>
            <w:rFonts w:cstheme="minorHAnsi"/>
          </w:rPr>
          <w:t>Aufschieben/Prokrastination</w:t>
        </w:r>
      </w:ins>
      <w:ins w:id="297" w:author="Michael Kohl [2]" w:date="2024-06-18T20:52:00Z" w16du:dateUtc="2024-06-18T18:52:00Z">
        <w:r w:rsidRPr="009737CD">
          <w:rPr>
            <w:rFonts w:cstheme="minorHAnsi"/>
          </w:rPr>
          <w:t xml:space="preserve"> zu vermeiden und die Effizienz zu steigern, indem man sich klare Grenzen für jede Aufgabe setzt.</w:t>
        </w:r>
      </w:ins>
    </w:p>
    <w:p w14:paraId="639EDB0C" w14:textId="45518250" w:rsidR="009737CD" w:rsidRPr="00385748" w:rsidRDefault="009737CD" w:rsidP="009737CD">
      <w:pPr>
        <w:rPr>
          <w:ins w:id="298" w:author="Michael Kohl [2]" w:date="2024-06-18T20:52:00Z" w16du:dateUtc="2024-06-18T18:52:00Z"/>
          <w:rFonts w:cstheme="minorHAnsi"/>
          <w:rPrChange w:id="299" w:author="Michael Kohl [2]" w:date="2024-06-18T21:02:00Z" w16du:dateUtc="2024-06-18T19:02:00Z">
            <w:rPr>
              <w:ins w:id="300" w:author="Michael Kohl [2]" w:date="2024-06-18T20:52:00Z" w16du:dateUtc="2024-06-18T18:52:00Z"/>
              <w:rFonts w:cstheme="minorHAnsi"/>
              <w:color w:val="FF0000"/>
              <w:sz w:val="24"/>
              <w:szCs w:val="24"/>
            </w:rPr>
          </w:rPrChange>
        </w:rPr>
      </w:pPr>
      <w:ins w:id="301" w:author="Michael Kohl [2]" w:date="2024-06-18T20:52:00Z" w16du:dateUtc="2024-06-18T18:52:00Z">
        <w:r w:rsidRPr="00385748">
          <w:rPr>
            <w:rFonts w:cstheme="minorHAnsi"/>
            <w:rPrChange w:id="302" w:author="Michael Kohl [2]" w:date="2024-06-18T21:02:00Z" w16du:dateUtc="2024-06-18T19:02:00Z">
              <w:rPr>
                <w:rFonts w:cstheme="minorHAnsi"/>
                <w:color w:val="FF0000"/>
                <w:sz w:val="24"/>
                <w:szCs w:val="24"/>
              </w:rPr>
            </w:rPrChange>
          </w:rPr>
          <w:t xml:space="preserve">6. </w:t>
        </w:r>
        <w:r w:rsidRPr="00385748">
          <w:rPr>
            <w:rFonts w:cstheme="minorHAnsi"/>
            <w:rPrChange w:id="303" w:author="Michael Kohl [2]" w:date="2024-06-18T21:02:00Z" w16du:dateUtc="2024-06-18T19:02:00Z">
              <w:rPr>
                <w:rFonts w:cstheme="minorHAnsi"/>
                <w:color w:val="FF0000"/>
                <w:sz w:val="24"/>
                <w:szCs w:val="24"/>
              </w:rPr>
            </w:rPrChange>
          </w:rPr>
          <w:t>Pomodoro-Technik</w:t>
        </w:r>
      </w:ins>
      <w:ins w:id="304" w:author="Michael Kohl [2]" w:date="2024-06-18T21:02:00Z" w16du:dateUtc="2024-06-18T19:02:00Z">
        <w:r w:rsidR="00385748" w:rsidRPr="00385748">
          <w:rPr>
            <w:rFonts w:cstheme="minorHAnsi"/>
            <w:rPrChange w:id="305" w:author="Michael Kohl [2]" w:date="2024-06-18T21:02:00Z" w16du:dateUtc="2024-06-18T19:02:00Z">
              <w:rPr>
                <w:rFonts w:cstheme="minorHAnsi"/>
                <w:color w:val="FF0000"/>
                <w:sz w:val="24"/>
                <w:szCs w:val="24"/>
              </w:rPr>
            </w:rPrChange>
          </w:rPr>
          <w:t xml:space="preserve"> (2</w:t>
        </w:r>
      </w:ins>
      <w:ins w:id="306" w:author="Michael Kohl [2]" w:date="2024-06-18T21:10:00Z" w16du:dateUtc="2024-06-18T19:10:00Z">
        <w:r w:rsidR="00FC7941">
          <w:rPr>
            <w:rFonts w:cstheme="minorHAnsi"/>
          </w:rPr>
          <w:t>6</w:t>
        </w:r>
      </w:ins>
      <w:ins w:id="307" w:author="Michael Kohl [2]" w:date="2024-06-18T21:02:00Z" w16du:dateUtc="2024-06-18T19:02:00Z">
        <w:r w:rsidR="00385748" w:rsidRPr="00385748">
          <w:rPr>
            <w:rFonts w:cstheme="minorHAnsi"/>
            <w:rPrChange w:id="308" w:author="Michael Kohl [2]" w:date="2024-06-18T21:02:00Z" w16du:dateUtc="2024-06-18T19:02:00Z">
              <w:rPr>
                <w:rFonts w:cstheme="minorHAnsi"/>
                <w:color w:val="FF0000"/>
                <w:sz w:val="24"/>
                <w:szCs w:val="24"/>
              </w:rPr>
            </w:rPrChange>
          </w:rPr>
          <w:t>-30</w:t>
        </w:r>
      </w:ins>
      <w:ins w:id="309" w:author="Michael Kohl [2]" w:date="2024-06-18T21:04:00Z" w16du:dateUtc="2024-06-18T19:04:00Z">
        <w:r w:rsidR="00385748">
          <w:rPr>
            <w:rFonts w:cstheme="minorHAnsi"/>
          </w:rPr>
          <w:t xml:space="preserve"> Punkte</w:t>
        </w:r>
      </w:ins>
      <w:ins w:id="310" w:author="Michael Kohl [2]" w:date="2024-06-18T21:02:00Z" w16du:dateUtc="2024-06-18T19:02:00Z">
        <w:r w:rsidR="00385748" w:rsidRPr="00385748">
          <w:rPr>
            <w:rFonts w:cstheme="minorHAnsi"/>
            <w:rPrChange w:id="311" w:author="Michael Kohl [2]" w:date="2024-06-18T21:02:00Z" w16du:dateUtc="2024-06-18T19:02:00Z">
              <w:rPr>
                <w:rFonts w:cstheme="minorHAnsi"/>
                <w:color w:val="FF0000"/>
                <w:sz w:val="24"/>
                <w:szCs w:val="24"/>
              </w:rPr>
            </w:rPrChange>
          </w:rPr>
          <w:t>)</w:t>
        </w:r>
      </w:ins>
    </w:p>
    <w:p w14:paraId="5F8713A3" w14:textId="4BFE80FD" w:rsidR="005F3ADD" w:rsidDel="009737CD" w:rsidRDefault="009737CD" w:rsidP="009737CD">
      <w:pPr>
        <w:rPr>
          <w:del w:id="312" w:author="Michael Kohl [2]" w:date="2024-06-18T20:52:00Z" w16du:dateUtc="2024-06-18T18:52:00Z"/>
          <w:rFonts w:cstheme="minorHAnsi"/>
          <w:color w:val="FF0000"/>
          <w:sz w:val="24"/>
          <w:szCs w:val="24"/>
          <w:highlight w:val="lightGray"/>
        </w:rPr>
      </w:pPr>
      <w:ins w:id="313" w:author="Michael Kohl [2]" w:date="2024-06-18T20:53:00Z" w16du:dateUtc="2024-06-18T18:53:00Z">
        <w:r w:rsidRPr="00385748">
          <w:rPr>
            <w:rFonts w:cstheme="minorHAnsi"/>
            <w:rPrChange w:id="314" w:author="Michael Kohl [2]" w:date="2024-06-18T21:02:00Z" w16du:dateUtc="2024-06-18T19:02:00Z">
              <w:rPr>
                <w:rFonts w:cstheme="minorHAnsi"/>
                <w:color w:val="FF0000"/>
                <w:sz w:val="24"/>
                <w:szCs w:val="24"/>
              </w:rPr>
            </w:rPrChange>
          </w:rPr>
          <w:t xml:space="preserve">Das </w:t>
        </w:r>
      </w:ins>
      <w:ins w:id="315" w:author="Michael Kohl [2]" w:date="2024-06-18T20:52:00Z" w16du:dateUtc="2024-06-18T18:52:00Z">
        <w:r w:rsidRPr="00385748">
          <w:rPr>
            <w:rFonts w:cstheme="minorHAnsi"/>
            <w:rPrChange w:id="316" w:author="Michael Kohl [2]" w:date="2024-06-18T21:02:00Z" w16du:dateUtc="2024-06-18T19:02:00Z">
              <w:rPr>
                <w:rFonts w:cstheme="minorHAnsi"/>
                <w:color w:val="FF0000"/>
                <w:sz w:val="24"/>
                <w:szCs w:val="24"/>
              </w:rPr>
            </w:rPrChange>
          </w:rPr>
          <w:t>ist eine Zeitmanagement-Methode, die in den 1980er Jahren von Francesco Cirillo entwickelt wurde. Der Name leitet sich von dem italienischen Wort für Tomate ab, da Cirillo eine tomatenförmige Küchenuhr zur Messung der Arbeitsintervalle verwendete. Die Methode zielt darauf ab, die Produktivität zu steigern, indem sie lange Arbeitsphasen in kurze, intensive Arbeitseinheiten unterteilt, die als "Pomodori" bezeichnet werden.</w:t>
        </w:r>
        <w:r w:rsidRPr="009737CD" w:rsidDel="009737CD">
          <w:rPr>
            <w:rFonts w:cstheme="minorHAnsi"/>
            <w:color w:val="FF0000"/>
            <w:sz w:val="24"/>
            <w:szCs w:val="24"/>
            <w:highlight w:val="lightGray"/>
          </w:rPr>
          <w:t xml:space="preserve"> </w:t>
        </w:r>
      </w:ins>
      <w:del w:id="317" w:author="Michael Kohl [2]" w:date="2024-06-18T20:52:00Z" w16du:dateUtc="2024-06-18T18:52:00Z">
        <w:r w:rsidR="005F3ADD" w:rsidDel="009737CD">
          <w:rPr>
            <w:rFonts w:cstheme="minorHAnsi"/>
            <w:color w:val="FF0000"/>
            <w:sz w:val="24"/>
            <w:szCs w:val="24"/>
            <w:highlight w:val="lightGray"/>
          </w:rPr>
          <w:br w:type="page"/>
        </w:r>
      </w:del>
    </w:p>
    <w:p w14:paraId="53C47C05" w14:textId="354CD8EC" w:rsidR="00C06893" w:rsidRPr="006E4707" w:rsidRDefault="00C06893" w:rsidP="00C06893">
      <w:pPr>
        <w:spacing w:line="276" w:lineRule="auto"/>
        <w:rPr>
          <w:rFonts w:cstheme="minorHAnsi"/>
          <w:color w:val="FF0000"/>
          <w:sz w:val="24"/>
          <w:szCs w:val="24"/>
        </w:rPr>
      </w:pPr>
      <w:r w:rsidRPr="006E4707">
        <w:rPr>
          <w:rFonts w:cstheme="minorHAnsi"/>
          <w:color w:val="FF0000"/>
          <w:sz w:val="24"/>
          <w:szCs w:val="24"/>
          <w:highlight w:val="lightGray"/>
        </w:rPr>
        <w:lastRenderedPageBreak/>
        <w:t xml:space="preserve">((Seite </w:t>
      </w:r>
      <w:r>
        <w:rPr>
          <w:rFonts w:cstheme="minorHAnsi"/>
          <w:color w:val="FF0000"/>
          <w:sz w:val="24"/>
          <w:szCs w:val="24"/>
          <w:highlight w:val="lightGray"/>
        </w:rPr>
        <w:t>1</w:t>
      </w:r>
      <w:r w:rsidR="00124734">
        <w:rPr>
          <w:rFonts w:cstheme="minorHAnsi"/>
          <w:color w:val="FF0000"/>
          <w:sz w:val="24"/>
          <w:szCs w:val="24"/>
          <w:highlight w:val="lightGray"/>
        </w:rPr>
        <w:t>6</w:t>
      </w:r>
      <w:r w:rsidRPr="006E4707">
        <w:rPr>
          <w:rFonts w:cstheme="minorHAnsi"/>
          <w:color w:val="FF0000"/>
          <w:sz w:val="24"/>
          <w:szCs w:val="24"/>
          <w:highlight w:val="lightGray"/>
        </w:rPr>
        <w:t>))</w:t>
      </w:r>
      <w:r w:rsidRPr="006E4707">
        <w:rPr>
          <w:rFonts w:cstheme="minorHAnsi"/>
          <w:color w:val="FF0000"/>
          <w:sz w:val="24"/>
          <w:szCs w:val="24"/>
        </w:rPr>
        <w:t xml:space="preserve"> </w:t>
      </w:r>
    </w:p>
    <w:p w14:paraId="33D6A80E" w14:textId="1153606F" w:rsidR="00C06893" w:rsidRPr="0061430C" w:rsidRDefault="00C06893" w:rsidP="00C06893">
      <w:pPr>
        <w:spacing w:after="0" w:line="240" w:lineRule="auto"/>
        <w:rPr>
          <w:rFonts w:cstheme="minorHAnsi"/>
          <w:b/>
          <w:bCs/>
          <w:sz w:val="28"/>
          <w:szCs w:val="28"/>
        </w:rPr>
      </w:pPr>
      <w:r w:rsidRPr="0061430C">
        <w:rPr>
          <w:rFonts w:cstheme="minorHAnsi"/>
          <w:b/>
          <w:bCs/>
          <w:sz w:val="28"/>
          <w:szCs w:val="28"/>
        </w:rPr>
        <w:t xml:space="preserve">Interessante Links </w:t>
      </w:r>
      <w:bookmarkStart w:id="318" w:name="_Hlk140049818"/>
      <w:r w:rsidRPr="0061430C">
        <w:rPr>
          <w:rFonts w:cstheme="minorHAnsi"/>
          <w:b/>
          <w:bCs/>
          <w:sz w:val="28"/>
          <w:szCs w:val="28"/>
        </w:rPr>
        <w:t xml:space="preserve">zum Thema </w:t>
      </w:r>
      <w:r>
        <w:rPr>
          <w:rFonts w:cstheme="minorHAnsi"/>
          <w:b/>
          <w:bCs/>
          <w:sz w:val="28"/>
          <w:szCs w:val="28"/>
        </w:rPr>
        <w:t>„</w:t>
      </w:r>
      <w:r w:rsidR="007D282F" w:rsidRPr="007D282F">
        <w:rPr>
          <w:rFonts w:cstheme="minorHAnsi"/>
          <w:b/>
          <w:bCs/>
          <w:sz w:val="28"/>
          <w:szCs w:val="28"/>
        </w:rPr>
        <w:t>Digitale Kompetenzen für ein gesundes Lernumfeld</w:t>
      </w:r>
      <w:r>
        <w:rPr>
          <w:rFonts w:cstheme="minorHAnsi"/>
          <w:b/>
          <w:bCs/>
          <w:sz w:val="28"/>
          <w:szCs w:val="28"/>
        </w:rPr>
        <w:t>“</w:t>
      </w:r>
    </w:p>
    <w:bookmarkEnd w:id="318"/>
    <w:p w14:paraId="75A5F977" w14:textId="77777777" w:rsidR="00C06893" w:rsidRPr="00B70B48" w:rsidRDefault="00C06893" w:rsidP="00C06893">
      <w:pPr>
        <w:spacing w:after="0" w:line="240" w:lineRule="auto"/>
        <w:rPr>
          <w:rFonts w:cstheme="minorHAnsi"/>
        </w:rPr>
      </w:pPr>
    </w:p>
    <w:p w14:paraId="7B60408A" w14:textId="77777777" w:rsidR="00C06893" w:rsidRPr="00B70B48" w:rsidRDefault="00C06893" w:rsidP="00C06893">
      <w:pPr>
        <w:pStyle w:val="Listenabsatz"/>
        <w:numPr>
          <w:ilvl w:val="0"/>
          <w:numId w:val="27"/>
        </w:numPr>
      </w:pPr>
      <w:r w:rsidRPr="00B70B48">
        <w:t>Arbeitsplatz</w:t>
      </w:r>
      <w:r>
        <w:t>:</w:t>
      </w:r>
    </w:p>
    <w:p w14:paraId="3698E725" w14:textId="77777777" w:rsidR="00C06893" w:rsidRDefault="00C06893" w:rsidP="00C06893">
      <w:pPr>
        <w:ind w:left="709"/>
      </w:pPr>
      <w:r>
        <w:t>„</w:t>
      </w:r>
      <w:r w:rsidRPr="00B70B48">
        <w:t xml:space="preserve">Einen </w:t>
      </w:r>
      <w:proofErr w:type="gramStart"/>
      <w:r w:rsidRPr="00B70B48">
        <w:t>tollen</w:t>
      </w:r>
      <w:proofErr w:type="gramEnd"/>
      <w:r w:rsidRPr="00B70B48">
        <w:t xml:space="preserve"> Lernplatz für Schüler einrichten: 8 Tipps für zu Hause auf einen Blick</w:t>
      </w:r>
      <w:r>
        <w:t xml:space="preserve">“ – Checkliste unter </w:t>
      </w:r>
      <w:hyperlink r:id="rId39" w:history="1">
        <w:r w:rsidRPr="00765B2C">
          <w:rPr>
            <w:rStyle w:val="Hyperlink"/>
          </w:rPr>
          <w:t>www.scoyo.de</w:t>
        </w:r>
      </w:hyperlink>
    </w:p>
    <w:p w14:paraId="22E83768" w14:textId="77777777" w:rsidR="00C06893" w:rsidRDefault="00C06893" w:rsidP="00C06893">
      <w:pPr>
        <w:ind w:left="709"/>
      </w:pPr>
      <w:r>
        <w:t xml:space="preserve">((Link zu: </w:t>
      </w:r>
      <w:hyperlink r:id="rId40" w:anchor=":~:text=Ein%20sch%C3%B6ner%20Sichtschutz%20aus%20hellen,lernt%20es%20sich%20am%20besten)" w:history="1">
        <w:r w:rsidRPr="00765B2C">
          <w:rPr>
            <w:rStyle w:val="Hyperlink"/>
          </w:rPr>
          <w:t>https://www.scoyo.de/magazin/lernen/lerntipps-lernmotivation/kinderzimmer-einrichten-lernplatz-fuer-schueler/#:~:text=Ein%20sch%C3%B6ner%20Sichtschutz%20aus%20hellen,lernt%20es%20sich%20am%20besten</w:t>
        </w:r>
      </w:hyperlink>
      <w:r>
        <w:t xml:space="preserve"> ))</w:t>
      </w:r>
    </w:p>
    <w:p w14:paraId="41A256C4" w14:textId="77777777" w:rsidR="00C06893" w:rsidRPr="00B70B48" w:rsidRDefault="00C06893" w:rsidP="00C06893">
      <w:pPr>
        <w:spacing w:after="0" w:line="240" w:lineRule="auto"/>
        <w:rPr>
          <w:rFonts w:cstheme="minorHAnsi"/>
        </w:rPr>
      </w:pPr>
    </w:p>
    <w:p w14:paraId="0BE769B5" w14:textId="77777777" w:rsidR="00C06893" w:rsidRDefault="00C06893" w:rsidP="00C06893">
      <w:pPr>
        <w:ind w:left="709"/>
      </w:pPr>
      <w:r>
        <w:t>„</w:t>
      </w:r>
      <w:r w:rsidRPr="00B70B48">
        <w:t>Der richtige Arbeitsplatz: Hier kann Ihr Kind konzentriert lernen</w:t>
      </w:r>
      <w:r>
        <w:t xml:space="preserve">“ unter </w:t>
      </w:r>
      <w:hyperlink r:id="rId41" w:history="1">
        <w:r w:rsidRPr="00765B2C">
          <w:rPr>
            <w:rStyle w:val="Hyperlink"/>
          </w:rPr>
          <w:t>www.elternwissen.de</w:t>
        </w:r>
      </w:hyperlink>
    </w:p>
    <w:p w14:paraId="47CF09B0" w14:textId="77777777" w:rsidR="00C06893" w:rsidRPr="00B70B48" w:rsidRDefault="00C06893" w:rsidP="00C06893">
      <w:pPr>
        <w:ind w:left="709"/>
      </w:pPr>
      <w:r>
        <w:t xml:space="preserve">((Link zu: </w:t>
      </w:r>
      <w:hyperlink r:id="rId42" w:history="1">
        <w:r w:rsidRPr="00B70B48">
          <w:rPr>
            <w:rStyle w:val="Hyperlink"/>
            <w:color w:val="auto"/>
          </w:rPr>
          <w:t>https://www.elternwissen.com/lerntipps/motivation/der-richtige-arbeitsplatz-hier-kann-ihr-kind-konzentriert-lernen/</w:t>
        </w:r>
      </w:hyperlink>
      <w:r>
        <w:t xml:space="preserve"> ))</w:t>
      </w:r>
    </w:p>
    <w:p w14:paraId="1617AD31" w14:textId="77777777" w:rsidR="001967F8" w:rsidRPr="00B70B48" w:rsidRDefault="001967F8" w:rsidP="001967F8">
      <w:pPr>
        <w:spacing w:after="0" w:line="240" w:lineRule="auto"/>
        <w:rPr>
          <w:rFonts w:cstheme="minorHAnsi"/>
        </w:rPr>
      </w:pPr>
      <w:bookmarkStart w:id="319" w:name="_Hlk166749199"/>
    </w:p>
    <w:bookmarkEnd w:id="319"/>
    <w:p w14:paraId="255BF417" w14:textId="77777777" w:rsidR="001967F8" w:rsidRDefault="001967F8" w:rsidP="001967F8">
      <w:pPr>
        <w:pStyle w:val="Listenabsatz"/>
        <w:numPr>
          <w:ilvl w:val="0"/>
          <w:numId w:val="27"/>
        </w:numPr>
        <w:spacing w:after="0" w:line="240" w:lineRule="auto"/>
        <w:rPr>
          <w:rFonts w:cstheme="minorHAnsi"/>
        </w:rPr>
      </w:pPr>
      <w:r w:rsidRPr="00B70B48">
        <w:rPr>
          <w:rFonts w:cstheme="minorHAnsi"/>
        </w:rPr>
        <w:t>Resilienz</w:t>
      </w:r>
      <w:r>
        <w:rPr>
          <w:rFonts w:cstheme="minorHAnsi"/>
        </w:rPr>
        <w:t>:</w:t>
      </w:r>
    </w:p>
    <w:p w14:paraId="53AFCE2D" w14:textId="77777777" w:rsidR="001967F8" w:rsidRPr="00B70B48" w:rsidRDefault="001967F8" w:rsidP="001967F8">
      <w:pPr>
        <w:pStyle w:val="Listenabsatz"/>
        <w:spacing w:after="0" w:line="240" w:lineRule="auto"/>
        <w:rPr>
          <w:rFonts w:cstheme="minorHAnsi"/>
        </w:rPr>
      </w:pPr>
      <w:r w:rsidRPr="00B70B48">
        <w:rPr>
          <w:rFonts w:cstheme="minorHAnsi"/>
        </w:rPr>
        <w:t>„Resilien</w:t>
      </w:r>
      <w:r>
        <w:rPr>
          <w:rFonts w:cstheme="minorHAnsi"/>
        </w:rPr>
        <w:t>z</w:t>
      </w:r>
      <w:r w:rsidRPr="00B70B48">
        <w:rPr>
          <w:rFonts w:cstheme="minorHAnsi"/>
        </w:rPr>
        <w:t xml:space="preserve"> in der Schule“ unter </w:t>
      </w:r>
      <w:hyperlink r:id="rId43" w:history="1">
        <w:r w:rsidRPr="00B70B48">
          <w:rPr>
            <w:rStyle w:val="Hyperlink"/>
            <w:rFonts w:cstheme="minorHAnsi"/>
          </w:rPr>
          <w:t>www.isb.bayern.de</w:t>
        </w:r>
      </w:hyperlink>
    </w:p>
    <w:p w14:paraId="1A857A8D" w14:textId="77777777" w:rsidR="001967F8" w:rsidRPr="00B70B48" w:rsidRDefault="001967F8" w:rsidP="001967F8">
      <w:pPr>
        <w:pStyle w:val="Listenabsatz"/>
        <w:spacing w:after="0" w:line="240" w:lineRule="auto"/>
        <w:rPr>
          <w:rFonts w:cstheme="minorHAnsi"/>
        </w:rPr>
      </w:pPr>
      <w:r>
        <w:rPr>
          <w:rFonts w:cstheme="minorHAnsi"/>
        </w:rPr>
        <w:t xml:space="preserve">((Link zu: </w:t>
      </w:r>
      <w:hyperlink r:id="rId44" w:history="1">
        <w:r w:rsidRPr="00765B2C">
          <w:rPr>
            <w:rStyle w:val="Hyperlink"/>
            <w:rFonts w:cstheme="minorHAnsi"/>
          </w:rPr>
          <w:t>https://www.isb.bayern.de/fileadmin/user_upload/Schule_fuer_Kranke/HR_Resilienzfoerderung/HR_resilienzfoerderung_in_der_schule_2021.pdf</w:t>
        </w:r>
      </w:hyperlink>
      <w:r>
        <w:t xml:space="preserve"> ))</w:t>
      </w:r>
    </w:p>
    <w:p w14:paraId="0DBB43C6" w14:textId="77777777" w:rsidR="001967F8" w:rsidRPr="00B70B48" w:rsidRDefault="001967F8" w:rsidP="001967F8">
      <w:pPr>
        <w:spacing w:after="0" w:line="240" w:lineRule="auto"/>
        <w:rPr>
          <w:rFonts w:cstheme="minorHAnsi"/>
        </w:rPr>
      </w:pPr>
    </w:p>
    <w:p w14:paraId="6423C085" w14:textId="77777777" w:rsidR="001967F8" w:rsidRPr="00B70B48" w:rsidRDefault="001967F8" w:rsidP="001967F8">
      <w:pPr>
        <w:ind w:left="709"/>
      </w:pPr>
      <w:r>
        <w:t>„</w:t>
      </w:r>
      <w:r w:rsidRPr="00B70B48">
        <w:t>Resilienz ist das Immunsystem der Seele: Wie Sie Ihre psychische Widerstandsfähigkeit steigern</w:t>
      </w:r>
      <w:r>
        <w:t xml:space="preserve">“ unter </w:t>
      </w:r>
      <w:hyperlink r:id="rId45" w:history="1">
        <w:r w:rsidRPr="00765B2C">
          <w:rPr>
            <w:rStyle w:val="Hyperlink"/>
          </w:rPr>
          <w:t>www.barmer.de</w:t>
        </w:r>
      </w:hyperlink>
      <w:r>
        <w:br/>
        <w:t xml:space="preserve">((Link zu: </w:t>
      </w:r>
      <w:hyperlink r:id="rId46" w:history="1">
        <w:r w:rsidRPr="00B70B48">
          <w:rPr>
            <w:rStyle w:val="Hyperlink"/>
            <w:color w:val="auto"/>
          </w:rPr>
          <w:t>https://www.barmer.de/gesundheit-verstehen/psyche/psychische-gesundheit/resilienz-1054634?query=s000032</w:t>
        </w:r>
      </w:hyperlink>
      <w:r>
        <w:t xml:space="preserve"> ))</w:t>
      </w:r>
    </w:p>
    <w:p w14:paraId="2A7643E7" w14:textId="77777777" w:rsidR="001967F8" w:rsidRDefault="001967F8" w:rsidP="00C06893"/>
    <w:p w14:paraId="3DB462B9" w14:textId="77777777" w:rsidR="00C06893" w:rsidRDefault="00C06893" w:rsidP="00C06893">
      <w:pPr>
        <w:pStyle w:val="Listenabsatz"/>
        <w:numPr>
          <w:ilvl w:val="0"/>
          <w:numId w:val="27"/>
        </w:numPr>
      </w:pPr>
      <w:r w:rsidRPr="00B70B48">
        <w:t>Bildschirmzeit und Gesundheit</w:t>
      </w:r>
    </w:p>
    <w:p w14:paraId="4C3C2C26" w14:textId="77777777" w:rsidR="00C06893" w:rsidRDefault="00C06893" w:rsidP="00C06893">
      <w:pPr>
        <w:ind w:left="709"/>
      </w:pPr>
      <w:r>
        <w:t>„</w:t>
      </w:r>
      <w:r w:rsidRPr="0063544C">
        <w:t>Kann die Bildschirmzeit Auswirkungen auf Ihre psychische Gesundheit haben?</w:t>
      </w:r>
      <w:r>
        <w:t xml:space="preserve">“ unter </w:t>
      </w:r>
      <w:hyperlink r:id="rId47" w:history="1">
        <w:r w:rsidRPr="00765B2C">
          <w:rPr>
            <w:rStyle w:val="Hyperlink"/>
          </w:rPr>
          <w:t>www.leitz.com</w:t>
        </w:r>
      </w:hyperlink>
    </w:p>
    <w:p w14:paraId="3B767895" w14:textId="77777777" w:rsidR="00C06893" w:rsidRDefault="00C06893" w:rsidP="00C06893">
      <w:pPr>
        <w:ind w:left="709"/>
        <w:rPr>
          <w:rStyle w:val="Hyperlink"/>
          <w:color w:val="auto"/>
        </w:rPr>
      </w:pPr>
      <w:r>
        <w:t xml:space="preserve">((Link zu: </w:t>
      </w:r>
      <w:hyperlink r:id="rId48" w:history="1">
        <w:r w:rsidRPr="00B70B48">
          <w:rPr>
            <w:rStyle w:val="Hyperlink"/>
            <w:color w:val="auto"/>
          </w:rPr>
          <w:t>https://www.leitz.com/de-de/blog/leitz/workleitzbalance/can-sitting-in-front-of-a-computer-screen-affect-your-mental-health/</w:t>
        </w:r>
      </w:hyperlink>
      <w:r>
        <w:t xml:space="preserve"> ))</w:t>
      </w:r>
    </w:p>
    <w:p w14:paraId="4AFCD09B" w14:textId="77777777" w:rsidR="00C06893" w:rsidRPr="00B70B48" w:rsidRDefault="00C06893" w:rsidP="00C06893">
      <w:pPr>
        <w:spacing w:after="0" w:line="240" w:lineRule="auto"/>
        <w:rPr>
          <w:rFonts w:cstheme="minorHAnsi"/>
        </w:rPr>
      </w:pPr>
    </w:p>
    <w:p w14:paraId="5FDBBA66" w14:textId="77777777" w:rsidR="00C06893" w:rsidRDefault="00C06893" w:rsidP="00C06893">
      <w:pPr>
        <w:ind w:left="709"/>
      </w:pPr>
      <w:r>
        <w:t>„</w:t>
      </w:r>
      <w:r w:rsidRPr="0063544C">
        <w:t>Psychische Erkrankungen durch hohe Bildschirmzeit: Erschreckende Studienergebnisse</w:t>
      </w:r>
      <w:r>
        <w:t xml:space="preserve">“ unter </w:t>
      </w:r>
      <w:hyperlink r:id="rId49" w:history="1">
        <w:r w:rsidRPr="00765B2C">
          <w:rPr>
            <w:rStyle w:val="Hyperlink"/>
          </w:rPr>
          <w:t>www.infranken.de</w:t>
        </w:r>
      </w:hyperlink>
    </w:p>
    <w:p w14:paraId="0B8AD112" w14:textId="77777777" w:rsidR="00C06893" w:rsidRPr="00B70B48" w:rsidRDefault="00C06893" w:rsidP="00C06893">
      <w:pPr>
        <w:ind w:left="709"/>
      </w:pPr>
      <w:r>
        <w:t xml:space="preserve">((Link zu: </w:t>
      </w:r>
    </w:p>
    <w:p w14:paraId="6783563C" w14:textId="77777777" w:rsidR="00C06893" w:rsidRPr="00B70B48" w:rsidRDefault="00000000" w:rsidP="00C06893">
      <w:pPr>
        <w:ind w:left="709"/>
      </w:pPr>
      <w:hyperlink r:id="rId50" w:history="1">
        <w:r w:rsidR="00C06893" w:rsidRPr="00B70B48">
          <w:rPr>
            <w:rStyle w:val="Hyperlink"/>
            <w:color w:val="auto"/>
          </w:rPr>
          <w:t>https://www.infranken.de/ratgeber/gesundheit/psychische-erkrankungen-durch-hohe-bildschirmzeit-erschreckende-studienergebnisse-art-5544073</w:t>
        </w:r>
      </w:hyperlink>
      <w:r w:rsidR="00C06893">
        <w:t xml:space="preserve"> ))</w:t>
      </w:r>
    </w:p>
    <w:p w14:paraId="34902C91" w14:textId="77777777" w:rsidR="00C06893" w:rsidRDefault="00C06893" w:rsidP="00C06893">
      <w:pPr>
        <w:rPr>
          <w:color w:val="FF0000"/>
        </w:rPr>
      </w:pPr>
      <w:r>
        <w:rPr>
          <w:color w:val="FF0000"/>
        </w:rPr>
        <w:br w:type="page"/>
      </w:r>
    </w:p>
    <w:p w14:paraId="1A0A7851" w14:textId="77777777" w:rsidR="00C06893" w:rsidRPr="008663B5" w:rsidRDefault="00C06893" w:rsidP="00C06893">
      <w:r w:rsidRPr="00425B9D">
        <w:rPr>
          <w:highlight w:val="yellow"/>
        </w:rPr>
        <w:lastRenderedPageBreak/>
        <w:t xml:space="preserve">((Impressum – </w:t>
      </w:r>
      <w:r w:rsidRPr="00425B9D">
        <w:rPr>
          <w:b/>
          <w:bCs/>
          <w:highlight w:val="yellow"/>
        </w:rPr>
        <w:t>Bitte neuen Inhalt beachten!</w:t>
      </w:r>
      <w:r w:rsidRPr="00425B9D">
        <w:rPr>
          <w:highlight w:val="yellow"/>
        </w:rPr>
        <w:t>))</w:t>
      </w:r>
    </w:p>
    <w:p w14:paraId="1EB67366" w14:textId="77777777" w:rsidR="00C06893" w:rsidRDefault="00C06893" w:rsidP="00C06893"/>
    <w:p w14:paraId="5875DDD4" w14:textId="77777777" w:rsidR="00C06893" w:rsidRDefault="00C06893" w:rsidP="00C06893"/>
    <w:p w14:paraId="3CCBFCAF" w14:textId="77777777" w:rsidR="00C06893" w:rsidRDefault="00C06893" w:rsidP="00C06893"/>
    <w:p w14:paraId="78A9AA46" w14:textId="77777777" w:rsidR="00C06893" w:rsidRDefault="00C06893" w:rsidP="00C06893"/>
    <w:p w14:paraId="1FF6446E" w14:textId="77777777" w:rsidR="00C06893" w:rsidRDefault="00C06893" w:rsidP="00C06893"/>
    <w:p w14:paraId="45ABF352" w14:textId="77777777" w:rsidR="00C06893" w:rsidRDefault="00C06893" w:rsidP="00C06893"/>
    <w:p w14:paraId="70A275F1" w14:textId="77777777" w:rsidR="00C06893" w:rsidRPr="00425B9D" w:rsidRDefault="00C06893" w:rsidP="00C06893">
      <w:pPr>
        <w:rPr>
          <w:b/>
          <w:bCs/>
        </w:rPr>
      </w:pPr>
      <w:commentRangeStart w:id="320"/>
      <w:commentRangeStart w:id="321"/>
      <w:r w:rsidRPr="00425B9D">
        <w:rPr>
          <w:b/>
          <w:bCs/>
        </w:rPr>
        <w:t>Impressum</w:t>
      </w:r>
      <w:commentRangeEnd w:id="320"/>
      <w:r w:rsidR="00650835">
        <w:rPr>
          <w:rStyle w:val="Kommentarzeichen"/>
        </w:rPr>
        <w:commentReference w:id="320"/>
      </w:r>
      <w:commentRangeEnd w:id="321"/>
      <w:r w:rsidR="006F0ACF">
        <w:rPr>
          <w:rStyle w:val="Kommentarzeichen"/>
        </w:rPr>
        <w:commentReference w:id="321"/>
      </w:r>
    </w:p>
    <w:p w14:paraId="24C07ABC" w14:textId="77777777" w:rsidR="00650835" w:rsidRDefault="00650835" w:rsidP="00650835">
      <w:r>
        <w:t xml:space="preserve">2. Auflage Mai 2024.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 </w:t>
      </w:r>
    </w:p>
    <w:p w14:paraId="073154B1" w14:textId="77777777" w:rsidR="00650835" w:rsidRDefault="00650835" w:rsidP="00650835">
      <w:r>
        <w:t xml:space="preserve">Auf verschiedenen Seiten dieses Heftes befinden sich Verweise (Links) auf Internetadressen. 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(p.woehner@klett-mex.de) davon in Kenntnis zu setzen, damit bei Nachdruck der Nachweis gelöscht wird. </w:t>
      </w:r>
    </w:p>
    <w:p w14:paraId="0A8ACE57" w14:textId="5B06432E" w:rsidR="00650835" w:rsidRDefault="00650835" w:rsidP="00650835">
      <w:r w:rsidRPr="00650835">
        <w:t>Autor</w:t>
      </w:r>
      <w:r>
        <w:t>: Michael Kohl</w:t>
      </w:r>
    </w:p>
    <w:p w14:paraId="0A1A9063" w14:textId="77777777" w:rsidR="00650835" w:rsidRDefault="00650835" w:rsidP="00650835">
      <w:r>
        <w:t xml:space="preserve">Redaktion und Autorenkoordination: Fabienne Schmaus </w:t>
      </w:r>
    </w:p>
    <w:p w14:paraId="3821E2F5" w14:textId="77777777" w:rsidR="00650835" w:rsidRDefault="00650835" w:rsidP="00650835">
      <w:r>
        <w:t xml:space="preserve">Projektkoordination: Petra Wöhner, Klett MEX GmbH </w:t>
      </w:r>
    </w:p>
    <w:p w14:paraId="25CFAC53" w14:textId="77777777" w:rsidR="00650835" w:rsidRDefault="00650835" w:rsidP="00650835">
      <w:r w:rsidRPr="009737CD">
        <w:rPr>
          <w:lang w:val="en-US"/>
        </w:rPr>
        <w:t xml:space="preserve">Layout und Satz: We are Family GmbH &amp; Co. </w:t>
      </w:r>
      <w:r>
        <w:t xml:space="preserve">KG, Stuttgart </w:t>
      </w:r>
    </w:p>
    <w:p w14:paraId="070CA54D" w14:textId="1BB5BAE5" w:rsidR="00650835" w:rsidRDefault="00650835" w:rsidP="00650835">
      <w:r>
        <w:t xml:space="preserve">Herausgeber: BARMER, Axel-Springer-Straße 44, 10969 Berlin </w:t>
      </w:r>
    </w:p>
    <w:p w14:paraId="21878AFA" w14:textId="77777777" w:rsidR="00650835" w:rsidRDefault="00650835" w:rsidP="00650835">
      <w:r>
        <w:t xml:space="preserve">Eine Zusammenarbeit der BARMER, der Klett MEX GmbH </w:t>
      </w:r>
    </w:p>
    <w:p w14:paraId="0B2E3BB7" w14:textId="10AEEB5A" w:rsidR="00650835" w:rsidRPr="00425B9D" w:rsidRDefault="00650835" w:rsidP="00650835">
      <w:r>
        <w:t>©BARMER, Berlin und Klett MEX GmbH, Stuttgart, sowie der We are Family GmbH &amp; Co. KG, Stuttgart.</w:t>
      </w:r>
    </w:p>
    <w:p w14:paraId="07B58C90" w14:textId="77777777" w:rsidR="00650835" w:rsidRPr="00425B9D" w:rsidRDefault="00650835" w:rsidP="00650835">
      <w:pPr>
        <w:rPr>
          <w:b/>
          <w:bCs/>
        </w:rPr>
      </w:pPr>
      <w:r w:rsidRPr="00425B9D">
        <w:rPr>
          <w:b/>
          <w:bCs/>
        </w:rPr>
        <w:t>Digital in eine gesunde Zukunft.</w:t>
      </w:r>
    </w:p>
    <w:p w14:paraId="5ADE22D0" w14:textId="77777777" w:rsidR="00650835" w:rsidRPr="00425B9D" w:rsidRDefault="00650835" w:rsidP="00650835">
      <w:r>
        <w:t>Wir wollen die Chancen und Potenziale der Digitalisierung für unsere Gesundheit nutzen, indem wir digitale Kompetenz für selbstbestimmte Entscheidungen in allen Gesundheitsfragen vermitteln.</w:t>
      </w:r>
    </w:p>
    <w:p w14:paraId="16EA6FBD" w14:textId="77777777" w:rsidR="00650835" w:rsidRPr="00425B9D" w:rsidRDefault="00650835" w:rsidP="00650835"/>
    <w:p w14:paraId="06E25EE0" w14:textId="59958C40" w:rsidR="00C06893" w:rsidRPr="00662ADA" w:rsidRDefault="00650835" w:rsidP="00C06893">
      <w:pPr>
        <w:rPr>
          <w:rFonts w:cstheme="minorHAnsi"/>
          <w:highlight w:val="lightGray"/>
          <w:lang w:val="en-US"/>
        </w:rPr>
      </w:pPr>
      <w:r w:rsidRPr="00425B9D">
        <w:rPr>
          <w:highlight w:val="yellow"/>
        </w:rPr>
        <w:t>((Klett MEX Logo tauschen))</w:t>
      </w:r>
    </w:p>
    <w:p w14:paraId="06280309" w14:textId="355E6AED" w:rsidR="00174DC3" w:rsidRPr="00662ADA" w:rsidRDefault="00174DC3" w:rsidP="00C06893">
      <w:pPr>
        <w:spacing w:line="276" w:lineRule="auto"/>
        <w:rPr>
          <w:rFonts w:cstheme="minorHAnsi"/>
          <w:highlight w:val="lightGray"/>
          <w:lang w:val="en-US"/>
        </w:rPr>
      </w:pPr>
    </w:p>
    <w:sectPr w:rsidR="00174DC3" w:rsidRPr="00662ADA" w:rsidSect="005674EF">
      <w:headerReference w:type="default" r:id="rId51"/>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heresa Salge" w:date="2024-05-21T17:56:00Z" w:initials="TS">
    <w:p w14:paraId="15AF3D2A" w14:textId="02348F3F" w:rsidR="000612A3" w:rsidRDefault="000612A3" w:rsidP="000B7356">
      <w:pPr>
        <w:pStyle w:val="Kommentartext"/>
        <w:rPr>
          <w:rStyle w:val="Kommentarzeichen"/>
        </w:rPr>
      </w:pPr>
      <w:r>
        <w:rPr>
          <w:rStyle w:val="Kommentarzeichen"/>
        </w:rPr>
        <w:annotationRef/>
      </w:r>
      <w:r>
        <w:rPr>
          <w:rStyle w:val="Kommentarzeichen"/>
        </w:rPr>
        <w:t>tbd. Sollten wir im Titel nennen, dass es für Berufsschüler ist?</w:t>
      </w:r>
    </w:p>
    <w:p w14:paraId="7D969A6D" w14:textId="77777777" w:rsidR="000612A3" w:rsidRDefault="000612A3">
      <w:pPr>
        <w:pStyle w:val="Kommentartext"/>
      </w:pPr>
    </w:p>
    <w:p w14:paraId="340648C5" w14:textId="6A669CB4" w:rsidR="000612A3" w:rsidRDefault="000612A3">
      <w:pPr>
        <w:pStyle w:val="Kommentartext"/>
      </w:pPr>
      <w:r>
        <w:t>Ich würde „gesund“ nutzen und Variante 1 wählen</w:t>
      </w:r>
    </w:p>
    <w:p w14:paraId="7877C987" w14:textId="77777777" w:rsidR="000612A3" w:rsidRDefault="000612A3">
      <w:pPr>
        <w:pStyle w:val="Kommentartext"/>
      </w:pPr>
    </w:p>
    <w:p w14:paraId="0D3AC376" w14:textId="5A1CAE53" w:rsidR="000612A3" w:rsidRDefault="000612A3">
      <w:pPr>
        <w:pStyle w:val="Kommentartext"/>
      </w:pPr>
      <w:r>
        <w:t>1Digitale Kompetenzen für ein gesundes Lernen</w:t>
      </w:r>
    </w:p>
    <w:p w14:paraId="3035A78E" w14:textId="245EA49F" w:rsidR="000612A3" w:rsidRDefault="000612A3">
      <w:pPr>
        <w:pStyle w:val="Kommentartext"/>
      </w:pPr>
      <w:r>
        <w:t xml:space="preserve">2 Digitale Kompetenzen für eine gesunde Lernumgebung </w:t>
      </w:r>
    </w:p>
    <w:p w14:paraId="17347ADB" w14:textId="77777777" w:rsidR="000612A3" w:rsidRDefault="000612A3">
      <w:pPr>
        <w:pStyle w:val="Kommentartext"/>
      </w:pPr>
    </w:p>
    <w:p w14:paraId="375D8F8E" w14:textId="0DF6149A" w:rsidR="000612A3" w:rsidRDefault="000612A3">
      <w:pPr>
        <w:pStyle w:val="Kommentartext"/>
      </w:pPr>
      <w:r>
        <w:t>Oder Vorschläge meinerseits:</w:t>
      </w:r>
    </w:p>
    <w:p w14:paraId="0028FBA9" w14:textId="3F4B362C" w:rsidR="000612A3" w:rsidRDefault="000612A3">
      <w:pPr>
        <w:pStyle w:val="Kommentartext"/>
      </w:pPr>
    </w:p>
    <w:p w14:paraId="43184F47" w14:textId="16557B89" w:rsidR="000612A3" w:rsidRDefault="000612A3">
      <w:pPr>
        <w:pStyle w:val="Kommentartext"/>
      </w:pPr>
      <w:r>
        <w:t>Digitale Kompetenzen für ein gesundes Lernumfeld</w:t>
      </w:r>
    </w:p>
    <w:p w14:paraId="328FED96" w14:textId="4E6469D9" w:rsidR="000612A3" w:rsidRDefault="000612A3">
      <w:pPr>
        <w:pStyle w:val="Kommentartext"/>
      </w:pPr>
      <w:r>
        <w:t>Digitale Kompetenzen für ein gesundheitsbewusstes Lernen</w:t>
      </w:r>
    </w:p>
  </w:comment>
  <w:comment w:id="1" w:author="Fabienne Schmaus" w:date="2024-06-05T21:29:00Z" w:initials="FS">
    <w:p w14:paraId="1EF97235" w14:textId="77777777" w:rsidR="000612A3" w:rsidRDefault="000612A3" w:rsidP="000B40A4">
      <w:pPr>
        <w:pStyle w:val="Kommentartext"/>
      </w:pPr>
      <w:r>
        <w:rPr>
          <w:rStyle w:val="Kommentarzeichen"/>
        </w:rPr>
        <w:annotationRef/>
      </w:r>
      <w:r>
        <w:t>Entschieden: Titel 1 der neuen Vorschläge.</w:t>
      </w:r>
    </w:p>
  </w:comment>
  <w:comment w:id="2" w:author="Fabienne Schmaus" w:date="2024-06-05T21:30:00Z" w:initials="FS">
    <w:p w14:paraId="1C6D5200" w14:textId="77777777" w:rsidR="000612A3" w:rsidRDefault="000612A3" w:rsidP="000B40A4">
      <w:pPr>
        <w:pStyle w:val="Kommentartext"/>
      </w:pPr>
      <w:r>
        <w:rPr>
          <w:rStyle w:val="Kommentarzeichen"/>
        </w:rPr>
        <w:annotationRef/>
      </w:r>
      <w:r>
        <w:t>Bitte wie bei LH 1: Störer für Einbettung der Zielgruppe (Berufsschule)</w:t>
      </w:r>
    </w:p>
  </w:comment>
  <w:comment w:id="3" w:author="Theresa Salge" w:date="2024-05-22T10:03:00Z" w:initials="TS">
    <w:p w14:paraId="1EB37614" w14:textId="164DB67C" w:rsidR="000612A3" w:rsidRDefault="000612A3" w:rsidP="0031131B">
      <w:r>
        <w:rPr>
          <w:rStyle w:val="Kommentarzeichen"/>
        </w:rPr>
        <w:annotationRef/>
      </w:r>
      <w:r>
        <w:t xml:space="preserve">Vielleicht insgesamt zu viel Inhalt für ein kurzes Video – ggf. Fokus auf gewählte Inhalte tbd. </w:t>
      </w:r>
    </w:p>
    <w:p w14:paraId="0C5A1C2B" w14:textId="77777777" w:rsidR="000612A3" w:rsidRDefault="000612A3" w:rsidP="0031131B"/>
    <w:p w14:paraId="7A649973" w14:textId="14B5D4DA" w:rsidR="000612A3" w:rsidRDefault="000612A3" w:rsidP="0031131B">
      <w:r>
        <w:t>Ergänzung zur Story:</w:t>
      </w:r>
    </w:p>
    <w:p w14:paraId="75994DAC" w14:textId="77777777" w:rsidR="000612A3" w:rsidRDefault="000612A3" w:rsidP="0031131B"/>
    <w:p w14:paraId="010B133F" w14:textId="325737EC" w:rsidR="000612A3" w:rsidRDefault="000612A3" w:rsidP="0031131B">
      <w:r w:rsidRPr="009B5669">
        <w:t>Ergonomie:</w:t>
      </w:r>
      <w:r>
        <w:t xml:space="preserve"> </w:t>
      </w:r>
      <w:r w:rsidRPr="009B5669">
        <w:t>Zeige</w:t>
      </w:r>
      <w:r>
        <w:t>n</w:t>
      </w:r>
      <w:r w:rsidRPr="009B5669">
        <w:t>, wie ein Stuhl und ein Tisch korrekt eingestellt werden.</w:t>
      </w:r>
      <w:r>
        <w:t xml:space="preserve"> </w:t>
      </w:r>
      <w:r w:rsidRPr="009B5669">
        <w:t>Erklärung: „Achte darauf, dass dein Stuhl so eingestellt ist, dass deine Füße flach auf dem Boden stehen und deine Knie im rechten Winkel gebeugt sind.“</w:t>
      </w:r>
    </w:p>
    <w:p w14:paraId="5709386B" w14:textId="77777777" w:rsidR="000612A3" w:rsidRPr="009B5669" w:rsidRDefault="000612A3" w:rsidP="0031131B"/>
    <w:p w14:paraId="20EDF8B5" w14:textId="77777777" w:rsidR="000612A3" w:rsidRPr="009B5669" w:rsidRDefault="000612A3" w:rsidP="0031131B">
      <w:r w:rsidRPr="009B5669">
        <w:t>Beleuchtung:</w:t>
      </w:r>
      <w:r>
        <w:t xml:space="preserve"> </w:t>
      </w:r>
      <w:r w:rsidRPr="009B5669">
        <w:t>Vergleiche zwischen natürlichem Licht, warmem Kunstlicht und kaltem Kunstlicht.</w:t>
      </w:r>
      <w:r>
        <w:t xml:space="preserve"> </w:t>
      </w:r>
      <w:r w:rsidRPr="009B5669">
        <w:t>Erklärung: „Natürliches Licht ist am besten, aber wenn das nicht möglich ist, nutze eine Schreibtischlampe mit warmem Licht, um deine Augen zu schonen.“</w:t>
      </w:r>
    </w:p>
    <w:p w14:paraId="2A850CC4" w14:textId="77777777" w:rsidR="000612A3" w:rsidRDefault="000612A3" w:rsidP="0031131B"/>
    <w:p w14:paraId="646B00A9" w14:textId="4D478049" w:rsidR="000612A3" w:rsidRDefault="000612A3" w:rsidP="0031131B">
      <w:r w:rsidRPr="009B5669">
        <w:t>Ordnung und Sauberkeit:</w:t>
      </w:r>
      <w:r>
        <w:t xml:space="preserve"> </w:t>
      </w:r>
      <w:r w:rsidRPr="009B5669">
        <w:t>Vorher-Nachher-Szenen eines aufgeräumten vs. unaufgeräumten Schreibtischs.</w:t>
      </w:r>
      <w:r>
        <w:t xml:space="preserve"> </w:t>
      </w:r>
      <w:r w:rsidRPr="009B5669">
        <w:t>Erklärung: „Ein aufgeräumter Schreibtisch hilft dir, dich besser zu konzentrieren und reduziert Ablenkungen.“</w:t>
      </w:r>
    </w:p>
    <w:p w14:paraId="4B115C7E" w14:textId="77777777" w:rsidR="000612A3" w:rsidRPr="009B5669" w:rsidRDefault="000612A3" w:rsidP="0031131B"/>
    <w:p w14:paraId="78052E9E" w14:textId="77777777" w:rsidR="000612A3" w:rsidRPr="009B5669" w:rsidRDefault="000612A3" w:rsidP="0031131B">
      <w:r w:rsidRPr="009B5669">
        <w:t>Luftqualität und Frische:</w:t>
      </w:r>
      <w:r>
        <w:t xml:space="preserve"> </w:t>
      </w:r>
      <w:r w:rsidRPr="009B5669">
        <w:t>Zimmerpflanzen, die für bessere Luftqualität sorgen.</w:t>
      </w:r>
      <w:r>
        <w:t xml:space="preserve"> </w:t>
      </w:r>
      <w:r w:rsidRPr="009B5669">
        <w:t>Erklärung: „Pflanzen wie die Grünlilie oder der Bogenhanf können die Luftqualität in deinem Raum verbessern und dir helfen, frischer und konzentrierter zu bleiben.“</w:t>
      </w:r>
    </w:p>
    <w:p w14:paraId="0F81F4A7" w14:textId="77777777" w:rsidR="000612A3" w:rsidRDefault="000612A3" w:rsidP="0031131B"/>
    <w:p w14:paraId="79DA5609" w14:textId="18815EC4" w:rsidR="000612A3" w:rsidRDefault="000612A3" w:rsidP="0031131B">
      <w:r w:rsidRPr="009B5669">
        <w:t xml:space="preserve">Pause und Bewegung: Kurze Pausen, in denen die Schüler Dehnübungen oder eine kurze Yoga-Einheit </w:t>
      </w:r>
      <w:r>
        <w:t xml:space="preserve">oder Meditation (7Mind@School) </w:t>
      </w:r>
      <w:r w:rsidRPr="009B5669">
        <w:t>machen.</w:t>
      </w:r>
      <w:r>
        <w:t xml:space="preserve"> </w:t>
      </w:r>
      <w:r w:rsidRPr="009B5669">
        <w:t>Erklärung: „Regelmäßige Pausen und Bewegung sind wichtig, um deinen Körper zu entspannen und deinen Geist zu erfrischen.“</w:t>
      </w:r>
    </w:p>
    <w:p w14:paraId="361D55E7" w14:textId="77777777" w:rsidR="000612A3" w:rsidRPr="009B5669" w:rsidRDefault="000612A3" w:rsidP="0031131B"/>
    <w:p w14:paraId="6C823E85" w14:textId="1E754A73" w:rsidR="000612A3" w:rsidRDefault="000612A3" w:rsidP="0031131B">
      <w:r w:rsidRPr="009B5669">
        <w:t>Digitale Tools gezielt einsetzen:</w:t>
      </w:r>
      <w:r>
        <w:t xml:space="preserve"> </w:t>
      </w:r>
      <w:r w:rsidRPr="009B5669">
        <w:t>Beispiel einer App, die Pausen und Bewegungseinheiten vorschlägt.</w:t>
      </w:r>
      <w:r>
        <w:t xml:space="preserve"> </w:t>
      </w:r>
      <w:r w:rsidRPr="009B5669">
        <w:t>Erklärung: „Nutze Apps, die dir helfen, regelmäßige Pausen zu machen und deine Aufgaben zu organisieren.“</w:t>
      </w:r>
    </w:p>
  </w:comment>
  <w:comment w:id="4" w:author="Michael Kohl" w:date="2024-06-04T17:15:00Z" w:initials="MK">
    <w:p w14:paraId="6D392989" w14:textId="77777777" w:rsidR="000612A3" w:rsidRDefault="000612A3" w:rsidP="005767CC">
      <w:pPr>
        <w:pStyle w:val="Kommentartext"/>
      </w:pPr>
      <w:r>
        <w:rPr>
          <w:rStyle w:val="Kommentarzeichen"/>
        </w:rPr>
        <w:annotationRef/>
      </w:r>
      <w:r>
        <w:t>Das nimmt zwar schon viel von den Inhalten vorweg, welche die Lernenden später erarbeiten sollen, aber das ist ja eigentlich nicht schlecht, wenn das Video später in der Einheit wieder aufgegriffen wird und nicht nur zum Einstieg verwendet wird.</w:t>
      </w:r>
    </w:p>
  </w:comment>
  <w:comment w:id="5" w:author="Samime Kutlu" w:date="2024-05-27T11:28:00Z" w:initials="SK">
    <w:p w14:paraId="2119E0A2" w14:textId="367B0DBE" w:rsidR="000612A3" w:rsidRDefault="000612A3">
      <w:pPr>
        <w:pStyle w:val="Kommentartext"/>
      </w:pPr>
      <w:r>
        <w:rPr>
          <w:rStyle w:val="Kommentarzeichen"/>
        </w:rPr>
        <w:annotationRef/>
      </w:r>
      <w:r>
        <w:t>Bitte auch hier sich vertraut machen zu bestehenden Videokonzepten bei DURCHBLICKT!</w:t>
      </w:r>
    </w:p>
  </w:comment>
  <w:comment w:id="6" w:author="Samime Kutlu" w:date="2024-05-27T11:28:00Z" w:initials="SK">
    <w:p w14:paraId="53AC9F27" w14:textId="00351F93" w:rsidR="000612A3" w:rsidRDefault="000612A3">
      <w:pPr>
        <w:pStyle w:val="Kommentartext"/>
      </w:pPr>
      <w:r>
        <w:rPr>
          <w:rStyle w:val="Kommentarzeichen"/>
        </w:rPr>
        <w:annotationRef/>
      </w:r>
      <w:r>
        <w:t>Hier macht ein Gespräch mit Influencern Sinn</w:t>
      </w:r>
    </w:p>
  </w:comment>
  <w:comment w:id="7" w:author="Fabienne Schmaus" w:date="2024-06-05T21:32:00Z" w:initials="FS">
    <w:p w14:paraId="0B914094" w14:textId="77777777" w:rsidR="000612A3" w:rsidRDefault="000612A3" w:rsidP="000B40A4">
      <w:pPr>
        <w:pStyle w:val="Kommentartext"/>
      </w:pPr>
      <w:r>
        <w:rPr>
          <w:rStyle w:val="Kommentarzeichen"/>
        </w:rPr>
        <w:annotationRef/>
      </w:r>
      <w:r>
        <w:t>Wie gehabt, wir geben Inpute für die Videos - keine Drehbücher.</w:t>
      </w:r>
    </w:p>
    <w:p w14:paraId="5E671554" w14:textId="77777777" w:rsidR="000612A3" w:rsidRDefault="000612A3" w:rsidP="000B40A4">
      <w:pPr>
        <w:pStyle w:val="Kommentartext"/>
      </w:pPr>
    </w:p>
    <w:p w14:paraId="194DACD6" w14:textId="77777777" w:rsidR="000612A3" w:rsidRDefault="000612A3" w:rsidP="000B40A4">
      <w:pPr>
        <w:pStyle w:val="Kommentartext"/>
      </w:pPr>
      <w:r>
        <w:t>Anmerkung des Autors: Für Berufsschule eher weniger Emma, Noah und Yuki, oder?</w:t>
      </w:r>
    </w:p>
  </w:comment>
  <w:comment w:id="11" w:author="Theresa Salge" w:date="2024-06-10T14:00:00Z" w:initials="TS">
    <w:p w14:paraId="10053F47" w14:textId="16A4B4A2" w:rsidR="000612A3" w:rsidRDefault="000612A3">
      <w:pPr>
        <w:pStyle w:val="Kommentartext"/>
      </w:pPr>
      <w:r>
        <w:rPr>
          <w:rStyle w:val="Kommentarzeichen"/>
        </w:rPr>
        <w:annotationRef/>
      </w:r>
      <w:r>
        <w:t xml:space="preserve">Bitte überlegen, ob es hier nicht doch Sinn macht es als ein AB zu gestalten und nicht als Anhang. </w:t>
      </w:r>
    </w:p>
  </w:comment>
  <w:comment w:id="12" w:author="Fabienne Schmaus" w:date="2024-06-18T06:33:00Z" w:initials="FS">
    <w:p w14:paraId="5EB4CA5D" w14:textId="77777777" w:rsidR="004B55DD" w:rsidRDefault="004B55DD" w:rsidP="004B55DD">
      <w:pPr>
        <w:pStyle w:val="Kommentartext"/>
      </w:pPr>
      <w:r>
        <w:rPr>
          <w:rStyle w:val="Kommentarzeichen"/>
        </w:rPr>
        <w:annotationRef/>
      </w:r>
      <w:r>
        <w:t xml:space="preserve">Ziel ist eigentlich, die Umfrage digital durchzuführen (notfalls auf Papier, daher der Anhang). Reihenfolge der Elemente angepasst. </w:t>
      </w:r>
    </w:p>
  </w:comment>
  <w:comment w:id="13" w:author="Fabienne Schmaus" w:date="2024-06-18T06:26:00Z" w:initials="FS">
    <w:p w14:paraId="499BF325" w14:textId="77777777" w:rsidR="00344561" w:rsidRDefault="00344561" w:rsidP="00344561">
      <w:pPr>
        <w:pStyle w:val="Kommentartext"/>
      </w:pPr>
      <w:r>
        <w:rPr>
          <w:rStyle w:val="Kommentarzeichen"/>
        </w:rPr>
        <w:annotationRef/>
      </w:r>
      <w:r>
        <w:t>@Petra: Könntest du bitte klären, welche Begrifflichkeit erwünscht ist?</w:t>
      </w:r>
    </w:p>
    <w:p w14:paraId="7ECBB711" w14:textId="77777777" w:rsidR="00344561" w:rsidRDefault="00344561" w:rsidP="00344561">
      <w:pPr>
        <w:pStyle w:val="Kommentartext"/>
      </w:pPr>
      <w:r>
        <w:t>Wie mit dir besprochen habe ich 2-er- und 3er-Gruppen geändert. Im Feedback von wrf wurden sie wieder eingefügt.</w:t>
      </w:r>
    </w:p>
    <w:p w14:paraId="221C6B90" w14:textId="77777777" w:rsidR="00344561" w:rsidRDefault="00344561" w:rsidP="00344561">
      <w:pPr>
        <w:pStyle w:val="Kommentartext"/>
      </w:pPr>
      <w:r>
        <w:t>(Besser mit 2er- bzw- 3er-Gruppen aus meiner Sicht. Es ist sonst zu allgemein bzw. zu umständlich aus meiner Sicht.)</w:t>
      </w:r>
    </w:p>
  </w:comment>
  <w:comment w:id="19" w:author="Theresa Salge" w:date="2024-06-10T13:06:00Z" w:initials="TS">
    <w:p w14:paraId="293ADE8D" w14:textId="3B4389D0" w:rsidR="000612A3" w:rsidRDefault="000612A3">
      <w:pPr>
        <w:pStyle w:val="Kommentartext"/>
      </w:pPr>
      <w:r>
        <w:rPr>
          <w:rStyle w:val="Kommentarzeichen"/>
        </w:rPr>
        <w:annotationRef/>
      </w:r>
      <w:r>
        <w:t>Einheitliche Angabe</w:t>
      </w:r>
    </w:p>
  </w:comment>
  <w:comment w:id="30" w:author="Theresa Salge" w:date="2024-06-10T13:06:00Z" w:initials="TS">
    <w:p w14:paraId="57DF3F67" w14:textId="606004EE" w:rsidR="000612A3" w:rsidRDefault="000612A3">
      <w:pPr>
        <w:pStyle w:val="Kommentartext"/>
      </w:pPr>
      <w:r>
        <w:rPr>
          <w:rStyle w:val="Kommentarzeichen"/>
        </w:rPr>
        <w:annotationRef/>
      </w:r>
      <w:r>
        <w:t>Gruppengröße Angabe?</w:t>
      </w:r>
    </w:p>
  </w:comment>
  <w:comment w:id="31" w:author="Fabienne Schmaus" w:date="2024-06-18T06:39:00Z" w:initials="FS">
    <w:p w14:paraId="65FBD408" w14:textId="77777777" w:rsidR="00FF42A1" w:rsidRDefault="00FF42A1" w:rsidP="00FF42A1">
      <w:pPr>
        <w:pStyle w:val="Kommentartext"/>
      </w:pPr>
      <w:r>
        <w:rPr>
          <w:rStyle w:val="Kommentarzeichen"/>
        </w:rPr>
        <w:annotationRef/>
      </w:r>
      <w:r>
        <w:t>Eigentlich nicht, man kann es beliebig variieren.</w:t>
      </w:r>
    </w:p>
  </w:comment>
  <w:comment w:id="71" w:author="Fabienne Schmaus" w:date="2024-06-18T06:45:00Z" w:initials="FS">
    <w:p w14:paraId="32B3FC90" w14:textId="77777777" w:rsidR="00FF42A1" w:rsidRDefault="00FF42A1" w:rsidP="00FF42A1">
      <w:pPr>
        <w:pStyle w:val="Kommentartext"/>
      </w:pPr>
      <w:r>
        <w:rPr>
          <w:rStyle w:val="Kommentarzeichen"/>
        </w:rPr>
        <w:annotationRef/>
      </w:r>
      <w:r>
        <w:t>@Petra: Wenn wir keine 2-er/3-er Gruppen sind es so aus. Ist es erwünscht?</w:t>
      </w:r>
    </w:p>
  </w:comment>
  <w:comment w:id="72" w:author="Fabienne Schmaus" w:date="2024-06-18T06:30:00Z" w:initials="FS">
    <w:p w14:paraId="6906A645" w14:textId="77777777" w:rsidR="004B55DD" w:rsidRDefault="004B55DD" w:rsidP="004B55DD">
      <w:pPr>
        <w:pStyle w:val="Kommentartext"/>
      </w:pPr>
      <w:r>
        <w:rPr>
          <w:rStyle w:val="Kommentarzeichen"/>
        </w:rPr>
        <w:annotationRef/>
      </w:r>
      <w:r>
        <w:t>@Petra: s. anderen Kommentar dazu</w:t>
      </w:r>
    </w:p>
  </w:comment>
  <w:comment w:id="74" w:author="Samime Kutlu" w:date="2024-05-27T14:07:00Z" w:initials="SK">
    <w:p w14:paraId="5AE8809D" w14:textId="38FAA0CE" w:rsidR="000612A3" w:rsidRDefault="000612A3">
      <w:pPr>
        <w:pStyle w:val="Kommentartext"/>
      </w:pPr>
      <w:r>
        <w:rPr>
          <w:rStyle w:val="Kommentarzeichen"/>
        </w:rPr>
        <w:annotationRef/>
      </w:r>
      <w:r>
        <w:t>Ich glaube, hier wäre es cool Schreibtische von realen Personen zu nutzen</w:t>
      </w:r>
    </w:p>
  </w:comment>
  <w:comment w:id="75" w:author="Fabienne Schmaus" w:date="2024-06-06T07:56:00Z" w:initials="FS">
    <w:p w14:paraId="586F869D" w14:textId="77777777" w:rsidR="000612A3" w:rsidRDefault="000612A3" w:rsidP="00DC639F">
      <w:pPr>
        <w:pStyle w:val="Kommentartext"/>
      </w:pPr>
      <w:r>
        <w:rPr>
          <w:rStyle w:val="Kommentarzeichen"/>
        </w:rPr>
        <w:annotationRef/>
      </w:r>
      <w:r>
        <w:t>Durch diese Bilder hätte die L zusätzlich die Möglichkeit das Thema KI zu besprechen / reflektieren.</w:t>
      </w:r>
    </w:p>
    <w:p w14:paraId="498C19D1" w14:textId="77777777" w:rsidR="000612A3" w:rsidRDefault="000612A3" w:rsidP="00DC639F">
      <w:pPr>
        <w:pStyle w:val="Kommentartext"/>
      </w:pPr>
    </w:p>
    <w:p w14:paraId="1EC731A2" w14:textId="77777777" w:rsidR="000612A3" w:rsidRDefault="000612A3" w:rsidP="00DC639F">
      <w:pPr>
        <w:pStyle w:val="Kommentartext"/>
      </w:pPr>
      <w:r>
        <w:t xml:space="preserve">Eigentlich tendieren wir zu diesen Bildern. </w:t>
      </w:r>
    </w:p>
    <w:p w14:paraId="04AF3703" w14:textId="77777777" w:rsidR="000612A3" w:rsidRDefault="000612A3" w:rsidP="00DC639F">
      <w:pPr>
        <w:pStyle w:val="Kommentartext"/>
      </w:pPr>
    </w:p>
  </w:comment>
  <w:comment w:id="76" w:author="Samime Kutlu" w:date="2024-06-12T16:33:00Z" w:initials="SK">
    <w:p w14:paraId="178BB63B" w14:textId="39F9F597" w:rsidR="000612A3" w:rsidRDefault="000612A3">
      <w:pPr>
        <w:pStyle w:val="Kommentartext"/>
      </w:pPr>
      <w:r>
        <w:rPr>
          <w:rStyle w:val="Kommentarzeichen"/>
        </w:rPr>
        <w:annotationRef/>
      </w:r>
      <w:r>
        <w:t>Okay, ich verstehe den Bezug zu KI dann nicht? Ich dachte es geht vor allem,  um die Gestaltung einer analogen Lernumgebung.</w:t>
      </w:r>
      <w:r>
        <w:br/>
        <w:t>Falls das Thema noch angesprochen werden soll, wäre ein Hinweis im EWH interessant für die LH? Sollen dann die praktischen Themen mit KI angesprochen werden oder die ethischen?</w:t>
      </w:r>
    </w:p>
  </w:comment>
  <w:comment w:id="77" w:author="Fabienne Schmaus" w:date="2024-06-18T06:50:00Z" w:initials="FS">
    <w:p w14:paraId="5DD4A2A1" w14:textId="77777777" w:rsidR="00466E46" w:rsidRDefault="00466E46" w:rsidP="00466E46">
      <w:pPr>
        <w:pStyle w:val="Kommentartext"/>
      </w:pPr>
      <w:r>
        <w:rPr>
          <w:rStyle w:val="Kommentarzeichen"/>
        </w:rPr>
        <w:annotationRef/>
      </w:r>
      <w:r>
        <w:t xml:space="preserve">KI ist hier nur ein Nebeneffekt, das hier nicht explizit thematisiert werden soll. Wenn eine Lehrkraft eine Aufgabe durchführt, bleibt sie nicht nur im kleinen Kontext eines Abs. Sie überlegt sich vorab, wie sie die Aufgabe öffnen kann. In der GS sicherlich nicht, aber bei älteren S passiert es sehr oft. </w:t>
      </w:r>
    </w:p>
    <w:p w14:paraId="416FEF4D" w14:textId="77777777" w:rsidR="00466E46" w:rsidRDefault="00466E46" w:rsidP="00466E46">
      <w:pPr>
        <w:pStyle w:val="Kommentartext"/>
      </w:pPr>
    </w:p>
    <w:p w14:paraId="4C66030B" w14:textId="77777777" w:rsidR="00466E46" w:rsidRDefault="00466E46" w:rsidP="00466E46">
      <w:pPr>
        <w:pStyle w:val="Kommentartext"/>
      </w:pPr>
      <w:r>
        <w:t>Es ist aber nicht Thema dieser LH. Es ist einfach nur für die Lehrkraft mitgedacht und die Qualität und Anspruch unsere Arbeitsblätter (die vielleicht auf dem ersten Blick einfach aussehen) zu erhöhen.</w:t>
      </w:r>
    </w:p>
  </w:comment>
  <w:comment w:id="80" w:author="Samime Kutlu" w:date="2024-05-27T14:10:00Z" w:initials="SK">
    <w:p w14:paraId="0072C238" w14:textId="74BACBF0" w:rsidR="000612A3" w:rsidRDefault="000612A3">
      <w:pPr>
        <w:pStyle w:val="Kommentartext"/>
      </w:pPr>
      <w:r>
        <w:rPr>
          <w:rStyle w:val="Kommentarzeichen"/>
        </w:rPr>
        <w:annotationRef/>
      </w:r>
      <w:r>
        <w:t>So ist das für mich eher eine Übung zur Selbstreflektion, als eine zum Aufbau einer Strategie. Hier fehlt mir die:</w:t>
      </w:r>
      <w:r>
        <w:br/>
        <w:t>a) wie gehe ich da heran? Auf welchen Grundlagen muss eine solche Strategie beruhen?</w:t>
      </w:r>
    </w:p>
    <w:p w14:paraId="35D0B3A5" w14:textId="77777777" w:rsidR="000612A3" w:rsidRDefault="000612A3">
      <w:pPr>
        <w:pStyle w:val="Kommentartext"/>
      </w:pPr>
      <w:r>
        <w:t>b) wie kann ich sie für meine Situation anwenden?</w:t>
      </w:r>
      <w:r>
        <w:br/>
        <w:t>c) was davon möchte ich zuerst umsetzen?</w:t>
      </w:r>
    </w:p>
    <w:p w14:paraId="41D42F32" w14:textId="3BCE3DD9" w:rsidR="000612A3" w:rsidRDefault="000612A3">
      <w:pPr>
        <w:pStyle w:val="Kommentartext"/>
      </w:pPr>
      <w:r>
        <w:t>d) wie bewerte ich, ob es hilfreich war und wo ich etwas anpassen muss?</w:t>
      </w:r>
    </w:p>
  </w:comment>
  <w:comment w:id="81" w:author="Michael Kohl [2]" w:date="2024-06-04T20:46:00Z" w:initials="MK">
    <w:p w14:paraId="755467AE" w14:textId="77777777" w:rsidR="000612A3" w:rsidRDefault="000612A3" w:rsidP="0021042D">
      <w:pPr>
        <w:pStyle w:val="Kommentartext"/>
      </w:pPr>
      <w:r>
        <w:rPr>
          <w:rStyle w:val="Kommentarzeichen"/>
        </w:rPr>
        <w:annotationRef/>
      </w:r>
      <w:r>
        <w:t>So tiefgehend hab ich die Aufgabe nicht angelegt, da es ja in der folgenden Phase gerade um die dGK geht bzw. wie ich digitale Unterstützer für diese Ideen einsetzen kann.  Wenn gewünscht, kann man noch z.B. eine Methode wie Getting Things Done, die Pomodoro-Technik oder Timeblocking examplarisch besprechen oder recherchieren und dann vorstellen lassen</w:t>
      </w:r>
    </w:p>
  </w:comment>
  <w:comment w:id="82" w:author="Samime Kutlu" w:date="2024-06-12T16:35:00Z" w:initials="SK">
    <w:p w14:paraId="5F92D560" w14:textId="0400F49C" w:rsidR="00C86646" w:rsidRDefault="00C86646">
      <w:pPr>
        <w:pStyle w:val="Kommentartext"/>
      </w:pPr>
      <w:r>
        <w:rPr>
          <w:rStyle w:val="Kommentarzeichen"/>
        </w:rPr>
        <w:annotationRef/>
      </w:r>
      <w:r>
        <w:t>Wenn möglich dann bitte entsprechend ergänzen, denke, dass das einen großen Mehrwert bieten könnte. Danke!</w:t>
      </w:r>
    </w:p>
  </w:comment>
  <w:comment w:id="83" w:author="Fabienne Schmaus" w:date="2024-06-18T06:51:00Z" w:initials="FS">
    <w:p w14:paraId="6A3F9614" w14:textId="77777777" w:rsidR="00466E46" w:rsidRDefault="00466E46" w:rsidP="00466E46">
      <w:pPr>
        <w:pStyle w:val="Kommentartext"/>
      </w:pPr>
      <w:r>
        <w:rPr>
          <w:rStyle w:val="Kommentarzeichen"/>
        </w:rPr>
        <w:annotationRef/>
      </w:r>
      <w:r>
        <w:t>@Michael: Kannst du es bitte dementsprechend ergänzen?</w:t>
      </w:r>
    </w:p>
  </w:comment>
  <w:comment w:id="84" w:author="Michael Kohl [2]" w:date="2024-06-18T20:44:00Z" w:initials="MK">
    <w:p w14:paraId="6536D606" w14:textId="77777777" w:rsidR="009737CD" w:rsidRDefault="009737CD" w:rsidP="009737CD">
      <w:pPr>
        <w:pStyle w:val="Kommentartext"/>
      </w:pPr>
      <w:r>
        <w:rPr>
          <w:rStyle w:val="Kommentarzeichen"/>
        </w:rPr>
        <w:annotationRef/>
      </w:r>
      <w:r>
        <w:t>ok</w:t>
      </w:r>
    </w:p>
  </w:comment>
  <w:comment w:id="92" w:author="Michael Kohl [2]" w:date="2024-06-18T21:14:00Z" w:initials="MK">
    <w:p w14:paraId="27AE9FEF" w14:textId="77777777" w:rsidR="00FC7941" w:rsidRDefault="00FC7941" w:rsidP="00FC7941">
      <w:pPr>
        <w:pStyle w:val="Kommentartext"/>
      </w:pPr>
      <w:r>
        <w:rPr>
          <w:rStyle w:val="Kommentarzeichen"/>
        </w:rPr>
        <w:annotationRef/>
      </w:r>
      <w:r>
        <w:t xml:space="preserve">Man köntne natürlich die Auswertungs-Anleitung aus dem EWH gleich mit auf AB3 schreiben. </w:t>
      </w:r>
    </w:p>
  </w:comment>
  <w:comment w:id="232" w:author="Theresa Salge" w:date="2024-05-22T13:51:00Z" w:initials="TS">
    <w:p w14:paraId="04FB9AAC" w14:textId="3F71C6A4" w:rsidR="000612A3" w:rsidRDefault="000612A3">
      <w:pPr>
        <w:pStyle w:val="Kommentartext"/>
      </w:pPr>
      <w:r>
        <w:rPr>
          <w:rStyle w:val="Kommentarzeichen"/>
        </w:rPr>
        <w:annotationRef/>
      </w:r>
      <w:r>
        <w:t xml:space="preserve">Wieso ist dies als Anhang und nicht als Arbeitsblatt? Könnten wir gut als AB 1 nutzen. </w:t>
      </w:r>
    </w:p>
  </w:comment>
  <w:comment w:id="233" w:author="Fabienne Schmaus" w:date="2024-06-06T08:02:00Z" w:initials="FS">
    <w:p w14:paraId="7F9295F4" w14:textId="77777777" w:rsidR="000612A3" w:rsidRDefault="000612A3" w:rsidP="00DC639F">
      <w:pPr>
        <w:pStyle w:val="Kommentartext"/>
      </w:pPr>
      <w:r>
        <w:rPr>
          <w:rStyle w:val="Kommentarzeichen"/>
        </w:rPr>
        <w:annotationRef/>
      </w:r>
      <w:r>
        <w:t>Eigentlich als digitale Umfrage geplant. Falls nicht über mentimeter möglich, soll Lehrkraft wie im Erwartungshorizont vorgehen</w:t>
      </w:r>
    </w:p>
  </w:comment>
  <w:comment w:id="234" w:author="Theresa Salge" w:date="2024-06-10T13:59:00Z" w:initials="TS">
    <w:p w14:paraId="4EF24082" w14:textId="4B78F601" w:rsidR="000612A3" w:rsidRDefault="000612A3">
      <w:pPr>
        <w:pStyle w:val="Kommentartext"/>
      </w:pPr>
      <w:r>
        <w:rPr>
          <w:rStyle w:val="Kommentarzeichen"/>
        </w:rPr>
        <w:annotationRef/>
      </w:r>
      <w:r>
        <w:rPr>
          <w:rStyle w:val="Kommentarzeichen"/>
        </w:rPr>
        <w:t>Ich sehe es tatsächlich als Arbeitsblatt. Haben wir sonst auch so gehandhabt. Digitale AB und analoge Variante</w:t>
      </w:r>
    </w:p>
  </w:comment>
  <w:comment w:id="235" w:author="Fabienne Schmaus" w:date="2024-06-18T06:52:00Z" w:initials="FS">
    <w:p w14:paraId="02CBDA34" w14:textId="77777777" w:rsidR="00466E46" w:rsidRDefault="00466E46" w:rsidP="00466E46">
      <w:pPr>
        <w:pStyle w:val="Kommentartext"/>
      </w:pPr>
      <w:r>
        <w:rPr>
          <w:rStyle w:val="Kommentarzeichen"/>
        </w:rPr>
        <w:annotationRef/>
      </w:r>
      <w:r>
        <w:t>Siehe oben (wir haben aber für die BS wesentlich ältere S, da müssen wir uns ein wenig anpassen)</w:t>
      </w:r>
    </w:p>
  </w:comment>
  <w:comment w:id="236" w:author="Fabienne Schmaus" w:date="2024-06-18T06:24:00Z" w:initials="FS">
    <w:p w14:paraId="6192D70A" w14:textId="25124A25" w:rsidR="00344561" w:rsidRDefault="00344561" w:rsidP="00344561">
      <w:pPr>
        <w:pStyle w:val="Kommentartext"/>
      </w:pPr>
      <w:r>
        <w:rPr>
          <w:rStyle w:val="Kommentarzeichen"/>
        </w:rPr>
        <w:annotationRef/>
      </w:r>
      <w:r>
        <w:t>@Petra: Satz wurde von wrf nachträglich eingefügt.</w:t>
      </w:r>
    </w:p>
    <w:p w14:paraId="77FE3B14" w14:textId="77777777" w:rsidR="00344561" w:rsidRDefault="00344561" w:rsidP="00344561">
      <w:pPr>
        <w:pStyle w:val="Kommentartext"/>
      </w:pPr>
      <w:r>
        <w:t>Gibt es hier eine Konvention? (in den PDFs, die ich habe ist es nicht ganz einheitlich)</w:t>
      </w:r>
    </w:p>
  </w:comment>
  <w:comment w:id="320" w:author="Theresa Salge" w:date="2024-06-10T14:05:00Z" w:initials="TS">
    <w:p w14:paraId="7001727D" w14:textId="19938665" w:rsidR="000612A3" w:rsidRDefault="000612A3">
      <w:pPr>
        <w:pStyle w:val="Kommentartext"/>
      </w:pPr>
      <w:r>
        <w:rPr>
          <w:rStyle w:val="Kommentarzeichen"/>
        </w:rPr>
        <w:annotationRef/>
      </w:r>
      <w:r>
        <w:t>Auch hier das neue eingefügt und angepasst.</w:t>
      </w:r>
    </w:p>
  </w:comment>
  <w:comment w:id="321" w:author="Fabienne Schmaus" w:date="2024-06-18T07:06:00Z" w:initials="FS">
    <w:p w14:paraId="648241EF" w14:textId="77777777" w:rsidR="006F0ACF" w:rsidRDefault="006F0ACF" w:rsidP="006F0ACF">
      <w:pPr>
        <w:pStyle w:val="Kommentartext"/>
      </w:pPr>
      <w:r>
        <w:rPr>
          <w:rStyle w:val="Kommentarzeichen"/>
        </w:rPr>
        <w:annotationRef/>
      </w:r>
      <w:r>
        <w:t xml:space="preserve">@Petra: Passt alles? </w:t>
      </w:r>
    </w:p>
    <w:p w14:paraId="742868DB" w14:textId="77777777" w:rsidR="006F0ACF" w:rsidRDefault="006F0ACF" w:rsidP="006F0ACF">
      <w:pPr>
        <w:pStyle w:val="Kommentartext"/>
      </w:pPr>
    </w:p>
    <w:p w14:paraId="4D4B7D23" w14:textId="77777777" w:rsidR="006F0ACF" w:rsidRDefault="006F0ACF" w:rsidP="006F0ACF">
      <w:pPr>
        <w:pStyle w:val="Kommentartext"/>
      </w:pPr>
      <w:r>
        <w:t>2. Auflage Mai 2024?</w:t>
      </w:r>
    </w:p>
    <w:p w14:paraId="1CB1BF75" w14:textId="77777777" w:rsidR="006F0ACF" w:rsidRDefault="006F0ACF" w:rsidP="006F0ACF">
      <w:pPr>
        <w:pStyle w:val="Kommentartext"/>
      </w:pPr>
      <w:r>
        <w:t>Eher Oktober 2024, oder?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8FED96" w15:done="0"/>
  <w15:commentEx w15:paraId="1EF97235" w15:paraIdParent="328FED96" w15:done="0"/>
  <w15:commentEx w15:paraId="1C6D5200" w15:paraIdParent="328FED96" w15:done="0"/>
  <w15:commentEx w15:paraId="6C823E85" w15:done="0"/>
  <w15:commentEx w15:paraId="6D392989" w15:paraIdParent="6C823E85" w15:done="0"/>
  <w15:commentEx w15:paraId="2119E0A2" w15:done="0"/>
  <w15:commentEx w15:paraId="53AC9F27" w15:paraIdParent="2119E0A2" w15:done="0"/>
  <w15:commentEx w15:paraId="194DACD6" w15:paraIdParent="2119E0A2" w15:done="0"/>
  <w15:commentEx w15:paraId="10053F47" w15:done="0"/>
  <w15:commentEx w15:paraId="5EB4CA5D" w15:paraIdParent="10053F47" w15:done="0"/>
  <w15:commentEx w15:paraId="221C6B90" w15:done="0"/>
  <w15:commentEx w15:paraId="293ADE8D" w15:done="0"/>
  <w15:commentEx w15:paraId="57DF3F67" w15:done="0"/>
  <w15:commentEx w15:paraId="65FBD408" w15:paraIdParent="57DF3F67" w15:done="0"/>
  <w15:commentEx w15:paraId="32B3FC90" w15:done="0"/>
  <w15:commentEx w15:paraId="6906A645" w15:done="0"/>
  <w15:commentEx w15:paraId="5AE8809D" w15:done="0"/>
  <w15:commentEx w15:paraId="04AF3703" w15:paraIdParent="5AE8809D" w15:done="0"/>
  <w15:commentEx w15:paraId="178BB63B" w15:paraIdParent="5AE8809D" w15:done="0"/>
  <w15:commentEx w15:paraId="4C66030B" w15:paraIdParent="5AE8809D" w15:done="0"/>
  <w15:commentEx w15:paraId="41D42F32" w15:done="0"/>
  <w15:commentEx w15:paraId="755467AE" w15:paraIdParent="41D42F32" w15:done="0"/>
  <w15:commentEx w15:paraId="5F92D560" w15:paraIdParent="41D42F32" w15:done="0"/>
  <w15:commentEx w15:paraId="6A3F9614" w15:paraIdParent="41D42F32" w15:done="0"/>
  <w15:commentEx w15:paraId="6536D606" w15:paraIdParent="41D42F32" w15:done="0"/>
  <w15:commentEx w15:paraId="27AE9FEF" w15:done="0"/>
  <w15:commentEx w15:paraId="04FB9AAC" w15:done="0"/>
  <w15:commentEx w15:paraId="7F9295F4" w15:paraIdParent="04FB9AAC" w15:done="0"/>
  <w15:commentEx w15:paraId="4EF24082" w15:paraIdParent="04FB9AAC" w15:done="0"/>
  <w15:commentEx w15:paraId="02CBDA34" w15:paraIdParent="04FB9AAC" w15:done="0"/>
  <w15:commentEx w15:paraId="77FE3B14" w15:done="0"/>
  <w15:commentEx w15:paraId="7001727D" w15:done="0"/>
  <w15:commentEx w15:paraId="1CB1BF75" w15:paraIdParent="700172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F75ED1" w16cex:dateUtc="2024-05-21T15:56:00Z"/>
  <w16cex:commentExtensible w16cex:durableId="012BCB34" w16cex:dateUtc="2024-06-05T19:29:00Z"/>
  <w16cex:commentExtensible w16cex:durableId="114ACDE9" w16cex:dateUtc="2024-06-05T19:30:00Z"/>
  <w16cex:commentExtensible w16cex:durableId="29F8418A" w16cex:dateUtc="2024-05-22T08:03:00Z"/>
  <w16cex:commentExtensible w16cex:durableId="0CB4682F" w16cex:dateUtc="2024-06-04T15:15:00Z"/>
  <w16cex:commentExtensible w16cex:durableId="7A4A4A78" w16cex:dateUtc="2024-06-05T19:32:00Z"/>
  <w16cex:commentExtensible w16cex:durableId="2A118585" w16cex:dateUtc="2024-06-10T12:00:00Z"/>
  <w16cex:commentExtensible w16cex:durableId="57023275" w16cex:dateUtc="2024-06-18T04:33:00Z"/>
  <w16cex:commentExtensible w16cex:durableId="0619208E" w16cex:dateUtc="2024-06-18T04:26:00Z"/>
  <w16cex:commentExtensible w16cex:durableId="2A1178D0" w16cex:dateUtc="2024-06-10T11:06:00Z"/>
  <w16cex:commentExtensible w16cex:durableId="2A1178E5" w16cex:dateUtc="2024-06-10T11:06:00Z"/>
  <w16cex:commentExtensible w16cex:durableId="40202A7C" w16cex:dateUtc="2024-06-18T04:39:00Z"/>
  <w16cex:commentExtensible w16cex:durableId="71125DB0" w16cex:dateUtc="2024-06-18T04:45:00Z"/>
  <w16cex:commentExtensible w16cex:durableId="2C8401B2" w16cex:dateUtc="2024-06-18T04:30:00Z"/>
  <w16cex:commentExtensible w16cex:durableId="2AE35462" w16cex:dateUtc="2024-06-06T05:56:00Z"/>
  <w16cex:commentExtensible w16cex:durableId="3AD6F320" w16cex:dateUtc="2024-06-18T04:50:00Z"/>
  <w16cex:commentExtensible w16cex:durableId="1CA7E6EA" w16cex:dateUtc="2024-06-04T18:46:00Z"/>
  <w16cex:commentExtensible w16cex:durableId="0831D564" w16cex:dateUtc="2024-06-18T04:51:00Z"/>
  <w16cex:commentExtensible w16cex:durableId="580D758D" w16cex:dateUtc="2024-06-18T18:44:00Z"/>
  <w16cex:commentExtensible w16cex:durableId="4AFC5B1B" w16cex:dateUtc="2024-06-18T19:14:00Z"/>
  <w16cex:commentExtensible w16cex:durableId="29F876EB" w16cex:dateUtc="2024-05-22T11:51:00Z"/>
  <w16cex:commentExtensible w16cex:durableId="5D98244D" w16cex:dateUtc="2024-06-06T06:02:00Z"/>
  <w16cex:commentExtensible w16cex:durableId="2A118536" w16cex:dateUtc="2024-06-10T11:59:00Z"/>
  <w16cex:commentExtensible w16cex:durableId="74F469CC" w16cex:dateUtc="2024-06-18T04:52:00Z"/>
  <w16cex:commentExtensible w16cex:durableId="1F67C682" w16cex:dateUtc="2024-06-18T04:24:00Z"/>
  <w16cex:commentExtensible w16cex:durableId="2A1186BC" w16cex:dateUtc="2024-06-10T12:05:00Z"/>
  <w16cex:commentExtensible w16cex:durableId="506F3D7B" w16cex:dateUtc="2024-06-18T0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8FED96" w16cid:durableId="29F75ED1"/>
  <w16cid:commentId w16cid:paraId="1EF97235" w16cid:durableId="012BCB34"/>
  <w16cid:commentId w16cid:paraId="1C6D5200" w16cid:durableId="114ACDE9"/>
  <w16cid:commentId w16cid:paraId="6C823E85" w16cid:durableId="29F8418A"/>
  <w16cid:commentId w16cid:paraId="6D392989" w16cid:durableId="0CB4682F"/>
  <w16cid:commentId w16cid:paraId="2119E0A2" w16cid:durableId="29FEECC9"/>
  <w16cid:commentId w16cid:paraId="53AC9F27" w16cid:durableId="29FEECE6"/>
  <w16cid:commentId w16cid:paraId="194DACD6" w16cid:durableId="7A4A4A78"/>
  <w16cid:commentId w16cid:paraId="10053F47" w16cid:durableId="2A118585"/>
  <w16cid:commentId w16cid:paraId="5EB4CA5D" w16cid:durableId="57023275"/>
  <w16cid:commentId w16cid:paraId="221C6B90" w16cid:durableId="0619208E"/>
  <w16cid:commentId w16cid:paraId="293ADE8D" w16cid:durableId="2A1178D0"/>
  <w16cid:commentId w16cid:paraId="57DF3F67" w16cid:durableId="2A1178E5"/>
  <w16cid:commentId w16cid:paraId="65FBD408" w16cid:durableId="40202A7C"/>
  <w16cid:commentId w16cid:paraId="32B3FC90" w16cid:durableId="71125DB0"/>
  <w16cid:commentId w16cid:paraId="6906A645" w16cid:durableId="2C8401B2"/>
  <w16cid:commentId w16cid:paraId="5AE8809D" w16cid:durableId="29FF1220"/>
  <w16cid:commentId w16cid:paraId="04AF3703" w16cid:durableId="2AE35462"/>
  <w16cid:commentId w16cid:paraId="178BB63B" w16cid:durableId="2A144C57"/>
  <w16cid:commentId w16cid:paraId="4C66030B" w16cid:durableId="3AD6F320"/>
  <w16cid:commentId w16cid:paraId="41D42F32" w16cid:durableId="29FF12CA"/>
  <w16cid:commentId w16cid:paraId="755467AE" w16cid:durableId="1CA7E6EA"/>
  <w16cid:commentId w16cid:paraId="5F92D560" w16cid:durableId="2A144CED"/>
  <w16cid:commentId w16cid:paraId="6A3F9614" w16cid:durableId="0831D564"/>
  <w16cid:commentId w16cid:paraId="6536D606" w16cid:durableId="580D758D"/>
  <w16cid:commentId w16cid:paraId="27AE9FEF" w16cid:durableId="4AFC5B1B"/>
  <w16cid:commentId w16cid:paraId="04FB9AAC" w16cid:durableId="29F876EB"/>
  <w16cid:commentId w16cid:paraId="7F9295F4" w16cid:durableId="5D98244D"/>
  <w16cid:commentId w16cid:paraId="4EF24082" w16cid:durableId="2A118536"/>
  <w16cid:commentId w16cid:paraId="02CBDA34" w16cid:durableId="74F469CC"/>
  <w16cid:commentId w16cid:paraId="77FE3B14" w16cid:durableId="1F67C682"/>
  <w16cid:commentId w16cid:paraId="7001727D" w16cid:durableId="2A1186BC"/>
  <w16cid:commentId w16cid:paraId="1CB1BF75" w16cid:durableId="506F3D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D9AC6C" w14:textId="77777777" w:rsidR="00FA3116" w:rsidRDefault="00FA3116" w:rsidP="00DE2E6C">
      <w:pPr>
        <w:spacing w:after="0" w:line="240" w:lineRule="auto"/>
      </w:pPr>
      <w:r>
        <w:separator/>
      </w:r>
    </w:p>
  </w:endnote>
  <w:endnote w:type="continuationSeparator" w:id="0">
    <w:p w14:paraId="68E99836" w14:textId="77777777" w:rsidR="00FA3116" w:rsidRDefault="00FA3116"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modern"/>
    <w:notTrueType/>
    <w:pitch w:val="variable"/>
    <w:sig w:usb0="00000007" w:usb1="00000001" w:usb2="00000000" w:usb3="00000000" w:csb0="00000093" w:csb1="00000000"/>
  </w:font>
  <w:font w:name="BGEK Titillium Light">
    <w:panose1 w:val="00000000000000000000"/>
    <w:charset w:val="00"/>
    <w:family w:val="modern"/>
    <w:notTrueType/>
    <w:pitch w:val="variable"/>
    <w:sig w:usb0="00000007" w:usb1="00000001" w:usb2="00000000" w:usb3="00000000" w:csb0="00000093"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535027" w14:textId="77777777" w:rsidR="00FA3116" w:rsidRDefault="00FA3116" w:rsidP="00DE2E6C">
      <w:pPr>
        <w:spacing w:after="0" w:line="240" w:lineRule="auto"/>
      </w:pPr>
      <w:r>
        <w:separator/>
      </w:r>
    </w:p>
  </w:footnote>
  <w:footnote w:type="continuationSeparator" w:id="0">
    <w:p w14:paraId="78FF89E9" w14:textId="77777777" w:rsidR="00FA3116" w:rsidRDefault="00FA3116"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55C38" w14:textId="05F22B95" w:rsidR="000612A3" w:rsidRPr="00DE2E6C" w:rsidRDefault="000612A3" w:rsidP="00DE2E6C">
    <w:pPr>
      <w:rPr>
        <w:sz w:val="20"/>
        <w:szCs w:val="20"/>
      </w:rPr>
    </w:pPr>
    <w:r>
      <w:rPr>
        <w:sz w:val="20"/>
        <w:szCs w:val="20"/>
      </w:rPr>
      <w:t>Digitale Gesundheits</w:t>
    </w:r>
    <w:r w:rsidRPr="00DE2E6C">
      <w:rPr>
        <w:sz w:val="20"/>
        <w:szCs w:val="20"/>
      </w:rPr>
      <w:t>kompetenz –</w:t>
    </w:r>
    <w:r>
      <w:rPr>
        <w:sz w:val="20"/>
        <w:szCs w:val="20"/>
      </w:rPr>
      <w:t xml:space="preserve"> Handreichung für Lehrkräfte</w:t>
    </w:r>
    <w:r w:rsidRPr="00DE2E6C">
      <w:rPr>
        <w:sz w:val="20"/>
        <w:szCs w:val="20"/>
      </w:rPr>
      <w:t xml:space="preserve"> </w:t>
    </w:r>
    <w:r>
      <w:rPr>
        <w:sz w:val="20"/>
        <w:szCs w:val="20"/>
      </w:rPr>
      <w:t xml:space="preserve">– </w:t>
    </w:r>
    <w:r w:rsidRPr="001967F8">
      <w:rPr>
        <w:sz w:val="20"/>
        <w:szCs w:val="20"/>
      </w:rPr>
      <w:t xml:space="preserve">Digitale Kompetenzen für ein gesundes Lernumfeld </w:t>
    </w:r>
    <w:r w:rsidRPr="0059741F">
      <w:rPr>
        <w:sz w:val="20"/>
        <w:szCs w:val="20"/>
      </w:rPr>
      <w:t xml:space="preserve">– </w:t>
    </w:r>
    <w:r>
      <w:rPr>
        <w:sz w:val="20"/>
        <w:szCs w:val="20"/>
      </w:rPr>
      <w:t>Berufsschule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CED56" w14:textId="2645CF41" w:rsidR="000612A3" w:rsidRPr="00DE2E6C" w:rsidRDefault="000612A3"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Pr="001E643F">
      <w:rPr>
        <w:sz w:val="20"/>
        <w:szCs w:val="20"/>
      </w:rPr>
      <w:t xml:space="preserve">Digitale Kompetenzen für ein gesundes Lernumfeld </w:t>
    </w:r>
    <w:r w:rsidRPr="0059741F">
      <w:rPr>
        <w:sz w:val="20"/>
        <w:szCs w:val="20"/>
      </w:rPr>
      <w:t xml:space="preserve">– </w:t>
    </w:r>
    <w:r>
      <w:rPr>
        <w:sz w:val="20"/>
        <w:szCs w:val="20"/>
      </w:rPr>
      <w:t>Berufsschule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A9E82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255E1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24776F"/>
    <w:multiLevelType w:val="hybridMultilevel"/>
    <w:tmpl w:val="735269AE"/>
    <w:lvl w:ilvl="0" w:tplc="B8C8647C">
      <w:start w:val="1"/>
      <w:numFmt w:val="decimal"/>
      <w:lvlText w:val="%1."/>
      <w:lvlJc w:val="left"/>
      <w:pPr>
        <w:ind w:left="1098" w:hanging="360"/>
      </w:pPr>
      <w:rPr>
        <w:rFonts w:hint="default"/>
      </w:rPr>
    </w:lvl>
    <w:lvl w:ilvl="1" w:tplc="04070019" w:tentative="1">
      <w:start w:val="1"/>
      <w:numFmt w:val="lowerLetter"/>
      <w:lvlText w:val="%2."/>
      <w:lvlJc w:val="left"/>
      <w:pPr>
        <w:ind w:left="1818" w:hanging="360"/>
      </w:pPr>
    </w:lvl>
    <w:lvl w:ilvl="2" w:tplc="0407001B" w:tentative="1">
      <w:start w:val="1"/>
      <w:numFmt w:val="lowerRoman"/>
      <w:lvlText w:val="%3."/>
      <w:lvlJc w:val="right"/>
      <w:pPr>
        <w:ind w:left="2538" w:hanging="180"/>
      </w:pPr>
    </w:lvl>
    <w:lvl w:ilvl="3" w:tplc="0407000F" w:tentative="1">
      <w:start w:val="1"/>
      <w:numFmt w:val="decimal"/>
      <w:lvlText w:val="%4."/>
      <w:lvlJc w:val="left"/>
      <w:pPr>
        <w:ind w:left="3258" w:hanging="360"/>
      </w:pPr>
    </w:lvl>
    <w:lvl w:ilvl="4" w:tplc="04070019" w:tentative="1">
      <w:start w:val="1"/>
      <w:numFmt w:val="lowerLetter"/>
      <w:lvlText w:val="%5."/>
      <w:lvlJc w:val="left"/>
      <w:pPr>
        <w:ind w:left="3978" w:hanging="360"/>
      </w:pPr>
    </w:lvl>
    <w:lvl w:ilvl="5" w:tplc="0407001B" w:tentative="1">
      <w:start w:val="1"/>
      <w:numFmt w:val="lowerRoman"/>
      <w:lvlText w:val="%6."/>
      <w:lvlJc w:val="right"/>
      <w:pPr>
        <w:ind w:left="4698" w:hanging="180"/>
      </w:pPr>
    </w:lvl>
    <w:lvl w:ilvl="6" w:tplc="0407000F" w:tentative="1">
      <w:start w:val="1"/>
      <w:numFmt w:val="decimal"/>
      <w:lvlText w:val="%7."/>
      <w:lvlJc w:val="left"/>
      <w:pPr>
        <w:ind w:left="5418" w:hanging="360"/>
      </w:pPr>
    </w:lvl>
    <w:lvl w:ilvl="7" w:tplc="04070019" w:tentative="1">
      <w:start w:val="1"/>
      <w:numFmt w:val="lowerLetter"/>
      <w:lvlText w:val="%8."/>
      <w:lvlJc w:val="left"/>
      <w:pPr>
        <w:ind w:left="6138" w:hanging="360"/>
      </w:pPr>
    </w:lvl>
    <w:lvl w:ilvl="8" w:tplc="0407001B" w:tentative="1">
      <w:start w:val="1"/>
      <w:numFmt w:val="lowerRoman"/>
      <w:lvlText w:val="%9."/>
      <w:lvlJc w:val="right"/>
      <w:pPr>
        <w:ind w:left="6858" w:hanging="180"/>
      </w:pPr>
    </w:lvl>
  </w:abstractNum>
  <w:abstractNum w:abstractNumId="3" w15:restartNumberingAfterBreak="0">
    <w:nsid w:val="11AB7441"/>
    <w:multiLevelType w:val="hybridMultilevel"/>
    <w:tmpl w:val="AC8E4F10"/>
    <w:lvl w:ilvl="0" w:tplc="AAF031B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FD5C47"/>
    <w:multiLevelType w:val="hybridMultilevel"/>
    <w:tmpl w:val="C1125B2C"/>
    <w:lvl w:ilvl="0" w:tplc="04070001">
      <w:start w:val="1"/>
      <w:numFmt w:val="bullet"/>
      <w:lvlText w:val=""/>
      <w:lvlJc w:val="left"/>
      <w:pPr>
        <w:ind w:left="1461" w:hanging="360"/>
      </w:pPr>
      <w:rPr>
        <w:rFonts w:ascii="Symbol" w:hAnsi="Symbol" w:hint="default"/>
        <w:color w:val="auto"/>
        <w:sz w:val="20"/>
      </w:rPr>
    </w:lvl>
    <w:lvl w:ilvl="1" w:tplc="04070003" w:tentative="1">
      <w:start w:val="1"/>
      <w:numFmt w:val="bullet"/>
      <w:lvlText w:val="o"/>
      <w:lvlJc w:val="left"/>
      <w:pPr>
        <w:ind w:left="2181" w:hanging="360"/>
      </w:pPr>
      <w:rPr>
        <w:rFonts w:ascii="Courier New" w:hAnsi="Courier New" w:cs="Courier New" w:hint="default"/>
      </w:rPr>
    </w:lvl>
    <w:lvl w:ilvl="2" w:tplc="04070005" w:tentative="1">
      <w:start w:val="1"/>
      <w:numFmt w:val="bullet"/>
      <w:lvlText w:val=""/>
      <w:lvlJc w:val="left"/>
      <w:pPr>
        <w:ind w:left="2901" w:hanging="360"/>
      </w:pPr>
      <w:rPr>
        <w:rFonts w:ascii="Wingdings" w:hAnsi="Wingdings" w:hint="default"/>
      </w:rPr>
    </w:lvl>
    <w:lvl w:ilvl="3" w:tplc="04070001" w:tentative="1">
      <w:start w:val="1"/>
      <w:numFmt w:val="bullet"/>
      <w:lvlText w:val=""/>
      <w:lvlJc w:val="left"/>
      <w:pPr>
        <w:ind w:left="3621" w:hanging="360"/>
      </w:pPr>
      <w:rPr>
        <w:rFonts w:ascii="Symbol" w:hAnsi="Symbol" w:hint="default"/>
      </w:rPr>
    </w:lvl>
    <w:lvl w:ilvl="4" w:tplc="04070003" w:tentative="1">
      <w:start w:val="1"/>
      <w:numFmt w:val="bullet"/>
      <w:lvlText w:val="o"/>
      <w:lvlJc w:val="left"/>
      <w:pPr>
        <w:ind w:left="4341" w:hanging="360"/>
      </w:pPr>
      <w:rPr>
        <w:rFonts w:ascii="Courier New" w:hAnsi="Courier New" w:cs="Courier New" w:hint="default"/>
      </w:rPr>
    </w:lvl>
    <w:lvl w:ilvl="5" w:tplc="04070005" w:tentative="1">
      <w:start w:val="1"/>
      <w:numFmt w:val="bullet"/>
      <w:lvlText w:val=""/>
      <w:lvlJc w:val="left"/>
      <w:pPr>
        <w:ind w:left="5061" w:hanging="360"/>
      </w:pPr>
      <w:rPr>
        <w:rFonts w:ascii="Wingdings" w:hAnsi="Wingdings" w:hint="default"/>
      </w:rPr>
    </w:lvl>
    <w:lvl w:ilvl="6" w:tplc="04070001" w:tentative="1">
      <w:start w:val="1"/>
      <w:numFmt w:val="bullet"/>
      <w:lvlText w:val=""/>
      <w:lvlJc w:val="left"/>
      <w:pPr>
        <w:ind w:left="5781" w:hanging="360"/>
      </w:pPr>
      <w:rPr>
        <w:rFonts w:ascii="Symbol" w:hAnsi="Symbol" w:hint="default"/>
      </w:rPr>
    </w:lvl>
    <w:lvl w:ilvl="7" w:tplc="04070003" w:tentative="1">
      <w:start w:val="1"/>
      <w:numFmt w:val="bullet"/>
      <w:lvlText w:val="o"/>
      <w:lvlJc w:val="left"/>
      <w:pPr>
        <w:ind w:left="6501" w:hanging="360"/>
      </w:pPr>
      <w:rPr>
        <w:rFonts w:ascii="Courier New" w:hAnsi="Courier New" w:cs="Courier New" w:hint="default"/>
      </w:rPr>
    </w:lvl>
    <w:lvl w:ilvl="8" w:tplc="04070005" w:tentative="1">
      <w:start w:val="1"/>
      <w:numFmt w:val="bullet"/>
      <w:lvlText w:val=""/>
      <w:lvlJc w:val="left"/>
      <w:pPr>
        <w:ind w:left="7221" w:hanging="360"/>
      </w:pPr>
      <w:rPr>
        <w:rFonts w:ascii="Wingdings" w:hAnsi="Wingdings" w:hint="default"/>
      </w:rPr>
    </w:lvl>
  </w:abstractNum>
  <w:abstractNum w:abstractNumId="5" w15:restartNumberingAfterBreak="0">
    <w:nsid w:val="1289331F"/>
    <w:multiLevelType w:val="hybridMultilevel"/>
    <w:tmpl w:val="CEEEF588"/>
    <w:lvl w:ilvl="0" w:tplc="0407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57271AD"/>
    <w:multiLevelType w:val="hybridMultilevel"/>
    <w:tmpl w:val="2A0A0B24"/>
    <w:lvl w:ilvl="0" w:tplc="418E60C0">
      <w:start w:val="4"/>
      <w:numFmt w:val="bullet"/>
      <w:lvlText w:val="-"/>
      <w:lvlJc w:val="left"/>
      <w:pPr>
        <w:ind w:left="720" w:hanging="360"/>
      </w:pPr>
      <w:rPr>
        <w:rFonts w:ascii="Calibri" w:eastAsiaTheme="minorHAnsi" w:hAnsi="Calibri" w:cs="Calibri" w:hint="default"/>
        <w:color w:val="auto"/>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6D5149A"/>
    <w:multiLevelType w:val="hybridMultilevel"/>
    <w:tmpl w:val="66403E98"/>
    <w:lvl w:ilvl="0" w:tplc="6ACC6F68">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5445F60"/>
    <w:multiLevelType w:val="multilevel"/>
    <w:tmpl w:val="59103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AD4155"/>
    <w:multiLevelType w:val="hybridMultilevel"/>
    <w:tmpl w:val="48008F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8FB54DA"/>
    <w:multiLevelType w:val="multilevel"/>
    <w:tmpl w:val="CA7ED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B23DF1"/>
    <w:multiLevelType w:val="hybridMultilevel"/>
    <w:tmpl w:val="421CAE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356386D"/>
    <w:multiLevelType w:val="hybridMultilevel"/>
    <w:tmpl w:val="8D4AFA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5E0097B"/>
    <w:multiLevelType w:val="hybridMultilevel"/>
    <w:tmpl w:val="2CA4D974"/>
    <w:lvl w:ilvl="0" w:tplc="986A970C">
      <w:start w:val="15"/>
      <w:numFmt w:val="bullet"/>
      <w:lvlText w:val="-"/>
      <w:lvlJc w:val="left"/>
      <w:pPr>
        <w:ind w:left="720" w:hanging="360"/>
      </w:pPr>
      <w:rPr>
        <w:rFonts w:ascii="Montserrat" w:eastAsiaTheme="minorHAnsi" w:hAnsi="Montserrat" w:cstheme="minorBidi" w:hint="default"/>
        <w:color w:val="3A3A3A"/>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0A8A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B6E2CD9"/>
    <w:multiLevelType w:val="hybridMultilevel"/>
    <w:tmpl w:val="1E88C50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28E7485"/>
    <w:multiLevelType w:val="hybridMultilevel"/>
    <w:tmpl w:val="D77E8AE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8" w15:restartNumberingAfterBreak="0">
    <w:nsid w:val="45B2077A"/>
    <w:multiLevelType w:val="hybridMultilevel"/>
    <w:tmpl w:val="B42EDF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E17E0C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F6B6EE2"/>
    <w:multiLevelType w:val="multilevel"/>
    <w:tmpl w:val="529C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5D6AB3"/>
    <w:multiLevelType w:val="hybridMultilevel"/>
    <w:tmpl w:val="B72474A8"/>
    <w:lvl w:ilvl="0" w:tplc="04070001">
      <w:start w:val="1"/>
      <w:numFmt w:val="bullet"/>
      <w:lvlText w:val=""/>
      <w:lvlJc w:val="left"/>
      <w:pPr>
        <w:ind w:left="720" w:hanging="360"/>
      </w:pPr>
      <w:rPr>
        <w:rFonts w:ascii="Symbol" w:hAnsi="Symbol" w:hint="default"/>
        <w:color w:val="auto"/>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A5370E5"/>
    <w:multiLevelType w:val="hybridMultilevel"/>
    <w:tmpl w:val="07A493E8"/>
    <w:lvl w:ilvl="0" w:tplc="E79CCCD0">
      <w:start w:val="1"/>
      <w:numFmt w:val="bullet"/>
      <w:lvlText w:val="-"/>
      <w:lvlJc w:val="left"/>
      <w:pPr>
        <w:ind w:left="1068" w:hanging="360"/>
      </w:pPr>
      <w:rPr>
        <w:rFonts w:ascii="Calibri" w:eastAsiaTheme="minorHAnsi" w:hAnsi="Calibri" w:cs="Calibr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3" w15:restartNumberingAfterBreak="0">
    <w:nsid w:val="5D1831E7"/>
    <w:multiLevelType w:val="hybridMultilevel"/>
    <w:tmpl w:val="E870BF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6E11B10"/>
    <w:multiLevelType w:val="hybridMultilevel"/>
    <w:tmpl w:val="EB081FE6"/>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5" w15:restartNumberingAfterBreak="0">
    <w:nsid w:val="6F376257"/>
    <w:multiLevelType w:val="hybridMultilevel"/>
    <w:tmpl w:val="F5F20AE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6" w15:restartNumberingAfterBreak="0">
    <w:nsid w:val="72A87551"/>
    <w:multiLevelType w:val="hybridMultilevel"/>
    <w:tmpl w:val="F524ED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47201F4"/>
    <w:multiLevelType w:val="hybridMultilevel"/>
    <w:tmpl w:val="A7920DCC"/>
    <w:lvl w:ilvl="0" w:tplc="4AB09E62">
      <w:start w:val="1"/>
      <w:numFmt w:val="bullet"/>
      <w:lvlText w:val="-"/>
      <w:lvlJc w:val="left"/>
      <w:pPr>
        <w:ind w:left="410" w:hanging="360"/>
      </w:pPr>
      <w:rPr>
        <w:rFonts w:ascii="Calibri" w:eastAsiaTheme="minorHAnsi" w:hAnsi="Calibri" w:cs="Calibri" w:hint="default"/>
      </w:rPr>
    </w:lvl>
    <w:lvl w:ilvl="1" w:tplc="04070003" w:tentative="1">
      <w:start w:val="1"/>
      <w:numFmt w:val="bullet"/>
      <w:lvlText w:val="o"/>
      <w:lvlJc w:val="left"/>
      <w:pPr>
        <w:ind w:left="1130" w:hanging="360"/>
      </w:pPr>
      <w:rPr>
        <w:rFonts w:ascii="Courier New" w:hAnsi="Courier New" w:cs="Courier New" w:hint="default"/>
      </w:rPr>
    </w:lvl>
    <w:lvl w:ilvl="2" w:tplc="04070005" w:tentative="1">
      <w:start w:val="1"/>
      <w:numFmt w:val="bullet"/>
      <w:lvlText w:val=""/>
      <w:lvlJc w:val="left"/>
      <w:pPr>
        <w:ind w:left="1850" w:hanging="360"/>
      </w:pPr>
      <w:rPr>
        <w:rFonts w:ascii="Wingdings" w:hAnsi="Wingdings" w:hint="default"/>
      </w:rPr>
    </w:lvl>
    <w:lvl w:ilvl="3" w:tplc="04070001" w:tentative="1">
      <w:start w:val="1"/>
      <w:numFmt w:val="bullet"/>
      <w:lvlText w:val=""/>
      <w:lvlJc w:val="left"/>
      <w:pPr>
        <w:ind w:left="2570" w:hanging="360"/>
      </w:pPr>
      <w:rPr>
        <w:rFonts w:ascii="Symbol" w:hAnsi="Symbol" w:hint="default"/>
      </w:rPr>
    </w:lvl>
    <w:lvl w:ilvl="4" w:tplc="04070003" w:tentative="1">
      <w:start w:val="1"/>
      <w:numFmt w:val="bullet"/>
      <w:lvlText w:val="o"/>
      <w:lvlJc w:val="left"/>
      <w:pPr>
        <w:ind w:left="3290" w:hanging="360"/>
      </w:pPr>
      <w:rPr>
        <w:rFonts w:ascii="Courier New" w:hAnsi="Courier New" w:cs="Courier New" w:hint="default"/>
      </w:rPr>
    </w:lvl>
    <w:lvl w:ilvl="5" w:tplc="04070005" w:tentative="1">
      <w:start w:val="1"/>
      <w:numFmt w:val="bullet"/>
      <w:lvlText w:val=""/>
      <w:lvlJc w:val="left"/>
      <w:pPr>
        <w:ind w:left="4010" w:hanging="360"/>
      </w:pPr>
      <w:rPr>
        <w:rFonts w:ascii="Wingdings" w:hAnsi="Wingdings" w:hint="default"/>
      </w:rPr>
    </w:lvl>
    <w:lvl w:ilvl="6" w:tplc="04070001" w:tentative="1">
      <w:start w:val="1"/>
      <w:numFmt w:val="bullet"/>
      <w:lvlText w:val=""/>
      <w:lvlJc w:val="left"/>
      <w:pPr>
        <w:ind w:left="4730" w:hanging="360"/>
      </w:pPr>
      <w:rPr>
        <w:rFonts w:ascii="Symbol" w:hAnsi="Symbol" w:hint="default"/>
      </w:rPr>
    </w:lvl>
    <w:lvl w:ilvl="7" w:tplc="04070003" w:tentative="1">
      <w:start w:val="1"/>
      <w:numFmt w:val="bullet"/>
      <w:lvlText w:val="o"/>
      <w:lvlJc w:val="left"/>
      <w:pPr>
        <w:ind w:left="5450" w:hanging="360"/>
      </w:pPr>
      <w:rPr>
        <w:rFonts w:ascii="Courier New" w:hAnsi="Courier New" w:cs="Courier New" w:hint="default"/>
      </w:rPr>
    </w:lvl>
    <w:lvl w:ilvl="8" w:tplc="04070005" w:tentative="1">
      <w:start w:val="1"/>
      <w:numFmt w:val="bullet"/>
      <w:lvlText w:val=""/>
      <w:lvlJc w:val="left"/>
      <w:pPr>
        <w:ind w:left="6170" w:hanging="360"/>
      </w:pPr>
      <w:rPr>
        <w:rFonts w:ascii="Wingdings" w:hAnsi="Wingdings" w:hint="default"/>
      </w:rPr>
    </w:lvl>
  </w:abstractNum>
  <w:abstractNum w:abstractNumId="28" w15:restartNumberingAfterBreak="0">
    <w:nsid w:val="78F22141"/>
    <w:multiLevelType w:val="hybridMultilevel"/>
    <w:tmpl w:val="09CE9C1A"/>
    <w:lvl w:ilvl="0" w:tplc="04070001">
      <w:start w:val="1"/>
      <w:numFmt w:val="bullet"/>
      <w:lvlText w:val=""/>
      <w:lvlJc w:val="left"/>
      <w:pPr>
        <w:ind w:left="1458" w:hanging="360"/>
      </w:pPr>
      <w:rPr>
        <w:rFonts w:ascii="Symbol" w:hAnsi="Symbol" w:hint="default"/>
        <w:color w:val="auto"/>
        <w:sz w:val="20"/>
      </w:rPr>
    </w:lvl>
    <w:lvl w:ilvl="1" w:tplc="04070003" w:tentative="1">
      <w:start w:val="1"/>
      <w:numFmt w:val="bullet"/>
      <w:lvlText w:val="o"/>
      <w:lvlJc w:val="left"/>
      <w:pPr>
        <w:ind w:left="2178" w:hanging="360"/>
      </w:pPr>
      <w:rPr>
        <w:rFonts w:ascii="Courier New" w:hAnsi="Courier New" w:cs="Courier New" w:hint="default"/>
      </w:rPr>
    </w:lvl>
    <w:lvl w:ilvl="2" w:tplc="04070005" w:tentative="1">
      <w:start w:val="1"/>
      <w:numFmt w:val="bullet"/>
      <w:lvlText w:val=""/>
      <w:lvlJc w:val="left"/>
      <w:pPr>
        <w:ind w:left="2898" w:hanging="360"/>
      </w:pPr>
      <w:rPr>
        <w:rFonts w:ascii="Wingdings" w:hAnsi="Wingdings" w:hint="default"/>
      </w:rPr>
    </w:lvl>
    <w:lvl w:ilvl="3" w:tplc="04070001" w:tentative="1">
      <w:start w:val="1"/>
      <w:numFmt w:val="bullet"/>
      <w:lvlText w:val=""/>
      <w:lvlJc w:val="left"/>
      <w:pPr>
        <w:ind w:left="3618" w:hanging="360"/>
      </w:pPr>
      <w:rPr>
        <w:rFonts w:ascii="Symbol" w:hAnsi="Symbol" w:hint="default"/>
      </w:rPr>
    </w:lvl>
    <w:lvl w:ilvl="4" w:tplc="04070003" w:tentative="1">
      <w:start w:val="1"/>
      <w:numFmt w:val="bullet"/>
      <w:lvlText w:val="o"/>
      <w:lvlJc w:val="left"/>
      <w:pPr>
        <w:ind w:left="4338" w:hanging="360"/>
      </w:pPr>
      <w:rPr>
        <w:rFonts w:ascii="Courier New" w:hAnsi="Courier New" w:cs="Courier New" w:hint="default"/>
      </w:rPr>
    </w:lvl>
    <w:lvl w:ilvl="5" w:tplc="04070005" w:tentative="1">
      <w:start w:val="1"/>
      <w:numFmt w:val="bullet"/>
      <w:lvlText w:val=""/>
      <w:lvlJc w:val="left"/>
      <w:pPr>
        <w:ind w:left="5058" w:hanging="360"/>
      </w:pPr>
      <w:rPr>
        <w:rFonts w:ascii="Wingdings" w:hAnsi="Wingdings" w:hint="default"/>
      </w:rPr>
    </w:lvl>
    <w:lvl w:ilvl="6" w:tplc="04070001" w:tentative="1">
      <w:start w:val="1"/>
      <w:numFmt w:val="bullet"/>
      <w:lvlText w:val=""/>
      <w:lvlJc w:val="left"/>
      <w:pPr>
        <w:ind w:left="5778" w:hanging="360"/>
      </w:pPr>
      <w:rPr>
        <w:rFonts w:ascii="Symbol" w:hAnsi="Symbol" w:hint="default"/>
      </w:rPr>
    </w:lvl>
    <w:lvl w:ilvl="7" w:tplc="04070003" w:tentative="1">
      <w:start w:val="1"/>
      <w:numFmt w:val="bullet"/>
      <w:lvlText w:val="o"/>
      <w:lvlJc w:val="left"/>
      <w:pPr>
        <w:ind w:left="6498" w:hanging="360"/>
      </w:pPr>
      <w:rPr>
        <w:rFonts w:ascii="Courier New" w:hAnsi="Courier New" w:cs="Courier New" w:hint="default"/>
      </w:rPr>
    </w:lvl>
    <w:lvl w:ilvl="8" w:tplc="04070005" w:tentative="1">
      <w:start w:val="1"/>
      <w:numFmt w:val="bullet"/>
      <w:lvlText w:val=""/>
      <w:lvlJc w:val="left"/>
      <w:pPr>
        <w:ind w:left="7218" w:hanging="360"/>
      </w:pPr>
      <w:rPr>
        <w:rFonts w:ascii="Wingdings" w:hAnsi="Wingdings" w:hint="default"/>
      </w:rPr>
    </w:lvl>
  </w:abstractNum>
  <w:abstractNum w:abstractNumId="29" w15:restartNumberingAfterBreak="0">
    <w:nsid w:val="7D15688A"/>
    <w:multiLevelType w:val="hybridMultilevel"/>
    <w:tmpl w:val="37DAF9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7E1C47B4"/>
    <w:multiLevelType w:val="hybridMultilevel"/>
    <w:tmpl w:val="92DA40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5851792">
    <w:abstractNumId w:val="11"/>
  </w:num>
  <w:num w:numId="2" w16cid:durableId="749078875">
    <w:abstractNumId w:val="19"/>
  </w:num>
  <w:num w:numId="3" w16cid:durableId="2083522805">
    <w:abstractNumId w:val="15"/>
  </w:num>
  <w:num w:numId="4" w16cid:durableId="1517227801">
    <w:abstractNumId w:val="7"/>
  </w:num>
  <w:num w:numId="5" w16cid:durableId="425661917">
    <w:abstractNumId w:val="26"/>
  </w:num>
  <w:num w:numId="6" w16cid:durableId="1976792220">
    <w:abstractNumId w:val="9"/>
  </w:num>
  <w:num w:numId="7" w16cid:durableId="132450438">
    <w:abstractNumId w:val="13"/>
  </w:num>
  <w:num w:numId="8" w16cid:durableId="1797017497">
    <w:abstractNumId w:val="6"/>
  </w:num>
  <w:num w:numId="9" w16cid:durableId="395202369">
    <w:abstractNumId w:val="21"/>
  </w:num>
  <w:num w:numId="10" w16cid:durableId="1869952666">
    <w:abstractNumId w:val="28"/>
  </w:num>
  <w:num w:numId="11" w16cid:durableId="529299499">
    <w:abstractNumId w:val="4"/>
  </w:num>
  <w:num w:numId="12" w16cid:durableId="1983996756">
    <w:abstractNumId w:val="18"/>
  </w:num>
  <w:num w:numId="13" w16cid:durableId="1190290849">
    <w:abstractNumId w:val="0"/>
  </w:num>
  <w:num w:numId="14" w16cid:durableId="146669864">
    <w:abstractNumId w:val="3"/>
  </w:num>
  <w:num w:numId="15" w16cid:durableId="1705136496">
    <w:abstractNumId w:val="14"/>
  </w:num>
  <w:num w:numId="16" w16cid:durableId="1276986129">
    <w:abstractNumId w:val="1"/>
  </w:num>
  <w:num w:numId="17" w16cid:durableId="1387601409">
    <w:abstractNumId w:val="5"/>
  </w:num>
  <w:num w:numId="18" w16cid:durableId="1726879392">
    <w:abstractNumId w:val="23"/>
  </w:num>
  <w:num w:numId="19" w16cid:durableId="408818711">
    <w:abstractNumId w:val="27"/>
  </w:num>
  <w:num w:numId="20" w16cid:durableId="892162170">
    <w:abstractNumId w:val="2"/>
  </w:num>
  <w:num w:numId="21" w16cid:durableId="823475835">
    <w:abstractNumId w:val="22"/>
  </w:num>
  <w:num w:numId="22" w16cid:durableId="1590235928">
    <w:abstractNumId w:val="29"/>
  </w:num>
  <w:num w:numId="23" w16cid:durableId="1787192085">
    <w:abstractNumId w:val="16"/>
  </w:num>
  <w:num w:numId="24" w16cid:durableId="1418403755">
    <w:abstractNumId w:val="24"/>
  </w:num>
  <w:num w:numId="25" w16cid:durableId="1952934735">
    <w:abstractNumId w:val="25"/>
  </w:num>
  <w:num w:numId="26" w16cid:durableId="1673484179">
    <w:abstractNumId w:val="17"/>
  </w:num>
  <w:num w:numId="27" w16cid:durableId="1327393611">
    <w:abstractNumId w:val="12"/>
  </w:num>
  <w:num w:numId="28" w16cid:durableId="1133644253">
    <w:abstractNumId w:val="30"/>
  </w:num>
  <w:num w:numId="29" w16cid:durableId="153498610">
    <w:abstractNumId w:val="8"/>
  </w:num>
  <w:num w:numId="30" w16cid:durableId="1644384446">
    <w:abstractNumId w:val="10"/>
  </w:num>
  <w:num w:numId="31" w16cid:durableId="1406419194">
    <w:abstractNumId w:val="2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heresa Salge">
    <w15:presenceInfo w15:providerId="AD" w15:userId="S::Theresa.s@we-are-family.de::c22d9e57-6323-4187-95da-07a03f20acdd"/>
  </w15:person>
  <w15:person w15:author="Fabienne Schmaus">
    <w15:presenceInfo w15:providerId="Windows Live" w15:userId="03367ccf035eb67b"/>
  </w15:person>
  <w15:person w15:author="Michael Kohl">
    <w15:presenceInfo w15:providerId="AD" w15:userId="S::kom09617@ads.uni-regensburg.de::8dbf34b4-7730-4fba-8e0f-cdf396397fda"/>
  </w15:person>
  <w15:person w15:author="Samime Kutlu">
    <w15:presenceInfo w15:providerId="AD" w15:userId="S-1-5-21-935945672-1857718832-1870586423-5202"/>
  </w15:person>
  <w15:person w15:author="Michael Kohl [2]">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27EC"/>
    <w:rsid w:val="000031A5"/>
    <w:rsid w:val="00003505"/>
    <w:rsid w:val="00003903"/>
    <w:rsid w:val="000051BD"/>
    <w:rsid w:val="00006184"/>
    <w:rsid w:val="00006C95"/>
    <w:rsid w:val="00007820"/>
    <w:rsid w:val="00011BC7"/>
    <w:rsid w:val="00012669"/>
    <w:rsid w:val="00015428"/>
    <w:rsid w:val="00017E9E"/>
    <w:rsid w:val="00023038"/>
    <w:rsid w:val="0002346A"/>
    <w:rsid w:val="00023668"/>
    <w:rsid w:val="000237D3"/>
    <w:rsid w:val="00023BFA"/>
    <w:rsid w:val="000267AB"/>
    <w:rsid w:val="00027395"/>
    <w:rsid w:val="0003279F"/>
    <w:rsid w:val="0003344A"/>
    <w:rsid w:val="000351E4"/>
    <w:rsid w:val="00035648"/>
    <w:rsid w:val="00035D98"/>
    <w:rsid w:val="00036133"/>
    <w:rsid w:val="00036C3C"/>
    <w:rsid w:val="0003745B"/>
    <w:rsid w:val="000375A8"/>
    <w:rsid w:val="000376B8"/>
    <w:rsid w:val="000379DE"/>
    <w:rsid w:val="00040285"/>
    <w:rsid w:val="0004121A"/>
    <w:rsid w:val="00041D84"/>
    <w:rsid w:val="00042D78"/>
    <w:rsid w:val="0004526B"/>
    <w:rsid w:val="00045AF4"/>
    <w:rsid w:val="0005174B"/>
    <w:rsid w:val="000524C7"/>
    <w:rsid w:val="0005434A"/>
    <w:rsid w:val="00054714"/>
    <w:rsid w:val="00054F7C"/>
    <w:rsid w:val="00054F8A"/>
    <w:rsid w:val="000555D3"/>
    <w:rsid w:val="000568FF"/>
    <w:rsid w:val="00056908"/>
    <w:rsid w:val="000569F5"/>
    <w:rsid w:val="00056B07"/>
    <w:rsid w:val="00056C08"/>
    <w:rsid w:val="00060DBD"/>
    <w:rsid w:val="000612A3"/>
    <w:rsid w:val="00064798"/>
    <w:rsid w:val="00064E9B"/>
    <w:rsid w:val="00066A21"/>
    <w:rsid w:val="00066DCB"/>
    <w:rsid w:val="00070C32"/>
    <w:rsid w:val="00071235"/>
    <w:rsid w:val="00072175"/>
    <w:rsid w:val="00072447"/>
    <w:rsid w:val="0007322D"/>
    <w:rsid w:val="000740AF"/>
    <w:rsid w:val="0007414B"/>
    <w:rsid w:val="00076456"/>
    <w:rsid w:val="0008206B"/>
    <w:rsid w:val="00083043"/>
    <w:rsid w:val="000847CB"/>
    <w:rsid w:val="00084C14"/>
    <w:rsid w:val="00085CE1"/>
    <w:rsid w:val="00085F1D"/>
    <w:rsid w:val="00086165"/>
    <w:rsid w:val="00092AFE"/>
    <w:rsid w:val="0009387C"/>
    <w:rsid w:val="0009421F"/>
    <w:rsid w:val="0009488D"/>
    <w:rsid w:val="000A0AB6"/>
    <w:rsid w:val="000A0CD3"/>
    <w:rsid w:val="000A0D4C"/>
    <w:rsid w:val="000A122D"/>
    <w:rsid w:val="000A1303"/>
    <w:rsid w:val="000A19A9"/>
    <w:rsid w:val="000A292F"/>
    <w:rsid w:val="000A3028"/>
    <w:rsid w:val="000B0B32"/>
    <w:rsid w:val="000B1D3B"/>
    <w:rsid w:val="000B27CC"/>
    <w:rsid w:val="000B40A4"/>
    <w:rsid w:val="000B4342"/>
    <w:rsid w:val="000B475C"/>
    <w:rsid w:val="000B4AE9"/>
    <w:rsid w:val="000B5F5A"/>
    <w:rsid w:val="000B7356"/>
    <w:rsid w:val="000B77DB"/>
    <w:rsid w:val="000B7E84"/>
    <w:rsid w:val="000C12B8"/>
    <w:rsid w:val="000C1785"/>
    <w:rsid w:val="000C4F3E"/>
    <w:rsid w:val="000C5B1F"/>
    <w:rsid w:val="000C5FAD"/>
    <w:rsid w:val="000C6801"/>
    <w:rsid w:val="000C6F9D"/>
    <w:rsid w:val="000D17BD"/>
    <w:rsid w:val="000D2691"/>
    <w:rsid w:val="000D5A80"/>
    <w:rsid w:val="000D79FC"/>
    <w:rsid w:val="000E194F"/>
    <w:rsid w:val="000E2212"/>
    <w:rsid w:val="000E2B6E"/>
    <w:rsid w:val="000E649C"/>
    <w:rsid w:val="000E6FB8"/>
    <w:rsid w:val="000F1A1B"/>
    <w:rsid w:val="000F2865"/>
    <w:rsid w:val="000F4365"/>
    <w:rsid w:val="000F49E3"/>
    <w:rsid w:val="000F4B3C"/>
    <w:rsid w:val="000F5557"/>
    <w:rsid w:val="000F5F1A"/>
    <w:rsid w:val="000F6B39"/>
    <w:rsid w:val="000F6BC6"/>
    <w:rsid w:val="000F6CC1"/>
    <w:rsid w:val="000F7396"/>
    <w:rsid w:val="001002B7"/>
    <w:rsid w:val="00104846"/>
    <w:rsid w:val="00107950"/>
    <w:rsid w:val="001103BE"/>
    <w:rsid w:val="00110A50"/>
    <w:rsid w:val="001113E3"/>
    <w:rsid w:val="0011717A"/>
    <w:rsid w:val="0011766B"/>
    <w:rsid w:val="00120260"/>
    <w:rsid w:val="001212C9"/>
    <w:rsid w:val="00121A47"/>
    <w:rsid w:val="00121D2C"/>
    <w:rsid w:val="00121E21"/>
    <w:rsid w:val="0012207B"/>
    <w:rsid w:val="00122A14"/>
    <w:rsid w:val="00123694"/>
    <w:rsid w:val="00124734"/>
    <w:rsid w:val="00125AA6"/>
    <w:rsid w:val="00125F84"/>
    <w:rsid w:val="001272A6"/>
    <w:rsid w:val="00130CF8"/>
    <w:rsid w:val="0013110C"/>
    <w:rsid w:val="0013190B"/>
    <w:rsid w:val="00131991"/>
    <w:rsid w:val="00131DDC"/>
    <w:rsid w:val="001321BE"/>
    <w:rsid w:val="00133A74"/>
    <w:rsid w:val="00134844"/>
    <w:rsid w:val="001353E2"/>
    <w:rsid w:val="00135B2D"/>
    <w:rsid w:val="00140609"/>
    <w:rsid w:val="00144748"/>
    <w:rsid w:val="00146108"/>
    <w:rsid w:val="00151247"/>
    <w:rsid w:val="001535CC"/>
    <w:rsid w:val="0015376A"/>
    <w:rsid w:val="001540CD"/>
    <w:rsid w:val="001545E1"/>
    <w:rsid w:val="00156AD6"/>
    <w:rsid w:val="0015767B"/>
    <w:rsid w:val="00161303"/>
    <w:rsid w:val="001629A7"/>
    <w:rsid w:val="001631B6"/>
    <w:rsid w:val="001702F0"/>
    <w:rsid w:val="001705C8"/>
    <w:rsid w:val="00170ABF"/>
    <w:rsid w:val="00170DF9"/>
    <w:rsid w:val="00170E13"/>
    <w:rsid w:val="00172703"/>
    <w:rsid w:val="00173572"/>
    <w:rsid w:val="001739B1"/>
    <w:rsid w:val="0017472E"/>
    <w:rsid w:val="00174DC3"/>
    <w:rsid w:val="0017517C"/>
    <w:rsid w:val="00175F84"/>
    <w:rsid w:val="001764B4"/>
    <w:rsid w:val="00176E66"/>
    <w:rsid w:val="001774AD"/>
    <w:rsid w:val="00177616"/>
    <w:rsid w:val="001809C4"/>
    <w:rsid w:val="00180DEA"/>
    <w:rsid w:val="001820EE"/>
    <w:rsid w:val="00182FD5"/>
    <w:rsid w:val="00183767"/>
    <w:rsid w:val="00184AAB"/>
    <w:rsid w:val="00184B84"/>
    <w:rsid w:val="00185217"/>
    <w:rsid w:val="0018527D"/>
    <w:rsid w:val="0018584C"/>
    <w:rsid w:val="00186A3D"/>
    <w:rsid w:val="00186D76"/>
    <w:rsid w:val="00187EB1"/>
    <w:rsid w:val="00190034"/>
    <w:rsid w:val="00190793"/>
    <w:rsid w:val="001947FB"/>
    <w:rsid w:val="00195E58"/>
    <w:rsid w:val="001967F8"/>
    <w:rsid w:val="00197CDA"/>
    <w:rsid w:val="001A2251"/>
    <w:rsid w:val="001A233C"/>
    <w:rsid w:val="001A2C87"/>
    <w:rsid w:val="001A4A5C"/>
    <w:rsid w:val="001A4A77"/>
    <w:rsid w:val="001A5075"/>
    <w:rsid w:val="001A5938"/>
    <w:rsid w:val="001A61B2"/>
    <w:rsid w:val="001B06A5"/>
    <w:rsid w:val="001B1080"/>
    <w:rsid w:val="001B1368"/>
    <w:rsid w:val="001B42F1"/>
    <w:rsid w:val="001B71A2"/>
    <w:rsid w:val="001C05D0"/>
    <w:rsid w:val="001C14EF"/>
    <w:rsid w:val="001C15D4"/>
    <w:rsid w:val="001C1F8A"/>
    <w:rsid w:val="001C23EF"/>
    <w:rsid w:val="001C2C4A"/>
    <w:rsid w:val="001C399E"/>
    <w:rsid w:val="001C3A27"/>
    <w:rsid w:val="001C4C82"/>
    <w:rsid w:val="001C5E8D"/>
    <w:rsid w:val="001C6161"/>
    <w:rsid w:val="001D0467"/>
    <w:rsid w:val="001D057D"/>
    <w:rsid w:val="001D1D0B"/>
    <w:rsid w:val="001D40EB"/>
    <w:rsid w:val="001D4AB6"/>
    <w:rsid w:val="001D5021"/>
    <w:rsid w:val="001D64D4"/>
    <w:rsid w:val="001D74FB"/>
    <w:rsid w:val="001E12B8"/>
    <w:rsid w:val="001E26E4"/>
    <w:rsid w:val="001E2B5B"/>
    <w:rsid w:val="001E3B21"/>
    <w:rsid w:val="001E4E36"/>
    <w:rsid w:val="001E5B31"/>
    <w:rsid w:val="001E643F"/>
    <w:rsid w:val="001F0304"/>
    <w:rsid w:val="001F03C5"/>
    <w:rsid w:val="001F0B80"/>
    <w:rsid w:val="001F2667"/>
    <w:rsid w:val="001F418A"/>
    <w:rsid w:val="001F7510"/>
    <w:rsid w:val="001F7A74"/>
    <w:rsid w:val="001F7E7D"/>
    <w:rsid w:val="00200107"/>
    <w:rsid w:val="00202380"/>
    <w:rsid w:val="0020299C"/>
    <w:rsid w:val="00205612"/>
    <w:rsid w:val="00207A01"/>
    <w:rsid w:val="00207EB9"/>
    <w:rsid w:val="0021042D"/>
    <w:rsid w:val="00211118"/>
    <w:rsid w:val="00212286"/>
    <w:rsid w:val="00212E72"/>
    <w:rsid w:val="002151F1"/>
    <w:rsid w:val="0021780E"/>
    <w:rsid w:val="00217E32"/>
    <w:rsid w:val="002214BF"/>
    <w:rsid w:val="00224380"/>
    <w:rsid w:val="00224699"/>
    <w:rsid w:val="00225440"/>
    <w:rsid w:val="0022545C"/>
    <w:rsid w:val="00225533"/>
    <w:rsid w:val="00227DEE"/>
    <w:rsid w:val="00230142"/>
    <w:rsid w:val="00232242"/>
    <w:rsid w:val="002324A8"/>
    <w:rsid w:val="00233360"/>
    <w:rsid w:val="00237E50"/>
    <w:rsid w:val="00240C1E"/>
    <w:rsid w:val="00242A24"/>
    <w:rsid w:val="00246CE6"/>
    <w:rsid w:val="00246DF0"/>
    <w:rsid w:val="00246E18"/>
    <w:rsid w:val="0024735E"/>
    <w:rsid w:val="00247CF9"/>
    <w:rsid w:val="00251D27"/>
    <w:rsid w:val="00253FA3"/>
    <w:rsid w:val="00254C69"/>
    <w:rsid w:val="0025501D"/>
    <w:rsid w:val="00255356"/>
    <w:rsid w:val="0025715F"/>
    <w:rsid w:val="00260582"/>
    <w:rsid w:val="00261E3D"/>
    <w:rsid w:val="00262C81"/>
    <w:rsid w:val="00264D3B"/>
    <w:rsid w:val="00265F5F"/>
    <w:rsid w:val="0026745A"/>
    <w:rsid w:val="00270ABF"/>
    <w:rsid w:val="00271902"/>
    <w:rsid w:val="0027615A"/>
    <w:rsid w:val="0028190D"/>
    <w:rsid w:val="00284806"/>
    <w:rsid w:val="00284A72"/>
    <w:rsid w:val="0028656F"/>
    <w:rsid w:val="00290922"/>
    <w:rsid w:val="0029136F"/>
    <w:rsid w:val="0029390D"/>
    <w:rsid w:val="00297732"/>
    <w:rsid w:val="00297872"/>
    <w:rsid w:val="002A1702"/>
    <w:rsid w:val="002A1C9E"/>
    <w:rsid w:val="002A3717"/>
    <w:rsid w:val="002A55F4"/>
    <w:rsid w:val="002A7A7A"/>
    <w:rsid w:val="002A7ABC"/>
    <w:rsid w:val="002B15C0"/>
    <w:rsid w:val="002B181F"/>
    <w:rsid w:val="002B27F4"/>
    <w:rsid w:val="002B3960"/>
    <w:rsid w:val="002B5909"/>
    <w:rsid w:val="002B75A8"/>
    <w:rsid w:val="002C0A05"/>
    <w:rsid w:val="002C0AF9"/>
    <w:rsid w:val="002C12B8"/>
    <w:rsid w:val="002C1684"/>
    <w:rsid w:val="002C2822"/>
    <w:rsid w:val="002C4A1D"/>
    <w:rsid w:val="002C705E"/>
    <w:rsid w:val="002C7562"/>
    <w:rsid w:val="002C7E9A"/>
    <w:rsid w:val="002D440D"/>
    <w:rsid w:val="002D6E38"/>
    <w:rsid w:val="002D7920"/>
    <w:rsid w:val="002D7EA8"/>
    <w:rsid w:val="002E29A4"/>
    <w:rsid w:val="002E3425"/>
    <w:rsid w:val="002E4B63"/>
    <w:rsid w:val="002E56AD"/>
    <w:rsid w:val="002E63CC"/>
    <w:rsid w:val="002F0360"/>
    <w:rsid w:val="002F067F"/>
    <w:rsid w:val="002F0FA4"/>
    <w:rsid w:val="002F1598"/>
    <w:rsid w:val="002F1D92"/>
    <w:rsid w:val="002F29E9"/>
    <w:rsid w:val="002F47D0"/>
    <w:rsid w:val="002F5E1D"/>
    <w:rsid w:val="002F6B29"/>
    <w:rsid w:val="002F76C0"/>
    <w:rsid w:val="003014DF"/>
    <w:rsid w:val="003039F4"/>
    <w:rsid w:val="003061D9"/>
    <w:rsid w:val="00307546"/>
    <w:rsid w:val="0031077A"/>
    <w:rsid w:val="0031131B"/>
    <w:rsid w:val="003118E1"/>
    <w:rsid w:val="00312D9F"/>
    <w:rsid w:val="0031409F"/>
    <w:rsid w:val="00314B21"/>
    <w:rsid w:val="003202AE"/>
    <w:rsid w:val="003204CA"/>
    <w:rsid w:val="00321832"/>
    <w:rsid w:val="00323656"/>
    <w:rsid w:val="00325139"/>
    <w:rsid w:val="0032545A"/>
    <w:rsid w:val="0032628D"/>
    <w:rsid w:val="00327536"/>
    <w:rsid w:val="00327A73"/>
    <w:rsid w:val="003323F8"/>
    <w:rsid w:val="00333041"/>
    <w:rsid w:val="00333AB3"/>
    <w:rsid w:val="00335D18"/>
    <w:rsid w:val="00337407"/>
    <w:rsid w:val="0034308F"/>
    <w:rsid w:val="00343FF7"/>
    <w:rsid w:val="00344561"/>
    <w:rsid w:val="00344C9D"/>
    <w:rsid w:val="003460C2"/>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701A9"/>
    <w:rsid w:val="003705DB"/>
    <w:rsid w:val="00371E27"/>
    <w:rsid w:val="00373C96"/>
    <w:rsid w:val="00375728"/>
    <w:rsid w:val="00376263"/>
    <w:rsid w:val="00376613"/>
    <w:rsid w:val="00381867"/>
    <w:rsid w:val="00382599"/>
    <w:rsid w:val="00383C3E"/>
    <w:rsid w:val="00384853"/>
    <w:rsid w:val="00385748"/>
    <w:rsid w:val="00390AB8"/>
    <w:rsid w:val="00393697"/>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3A0E"/>
    <w:rsid w:val="003B42AD"/>
    <w:rsid w:val="003B4B01"/>
    <w:rsid w:val="003B4C78"/>
    <w:rsid w:val="003B62F7"/>
    <w:rsid w:val="003B6A57"/>
    <w:rsid w:val="003B6FAE"/>
    <w:rsid w:val="003B7084"/>
    <w:rsid w:val="003B7EB4"/>
    <w:rsid w:val="003C011D"/>
    <w:rsid w:val="003C030D"/>
    <w:rsid w:val="003C36C9"/>
    <w:rsid w:val="003C642C"/>
    <w:rsid w:val="003C65E8"/>
    <w:rsid w:val="003D0530"/>
    <w:rsid w:val="003D18F3"/>
    <w:rsid w:val="003D398E"/>
    <w:rsid w:val="003D3FEF"/>
    <w:rsid w:val="003D448E"/>
    <w:rsid w:val="003D4529"/>
    <w:rsid w:val="003D48FA"/>
    <w:rsid w:val="003D5551"/>
    <w:rsid w:val="003D56C8"/>
    <w:rsid w:val="003D56F7"/>
    <w:rsid w:val="003D571B"/>
    <w:rsid w:val="003D5AF1"/>
    <w:rsid w:val="003D7319"/>
    <w:rsid w:val="003E1309"/>
    <w:rsid w:val="003E1551"/>
    <w:rsid w:val="003E1C0C"/>
    <w:rsid w:val="003E3951"/>
    <w:rsid w:val="003E3F0A"/>
    <w:rsid w:val="003E4D6A"/>
    <w:rsid w:val="003E56C7"/>
    <w:rsid w:val="003E6589"/>
    <w:rsid w:val="003E6B4D"/>
    <w:rsid w:val="003F0905"/>
    <w:rsid w:val="003F23F5"/>
    <w:rsid w:val="003F3E88"/>
    <w:rsid w:val="003F547F"/>
    <w:rsid w:val="003F694B"/>
    <w:rsid w:val="003F712A"/>
    <w:rsid w:val="003F737A"/>
    <w:rsid w:val="00401323"/>
    <w:rsid w:val="00402C9A"/>
    <w:rsid w:val="00402EEF"/>
    <w:rsid w:val="00403DED"/>
    <w:rsid w:val="00404D94"/>
    <w:rsid w:val="0040563E"/>
    <w:rsid w:val="00405BEB"/>
    <w:rsid w:val="0040776E"/>
    <w:rsid w:val="00410823"/>
    <w:rsid w:val="00410B1D"/>
    <w:rsid w:val="004114EB"/>
    <w:rsid w:val="00411F11"/>
    <w:rsid w:val="00412D8D"/>
    <w:rsid w:val="0041365D"/>
    <w:rsid w:val="00413EE1"/>
    <w:rsid w:val="0041431E"/>
    <w:rsid w:val="00414E01"/>
    <w:rsid w:val="00417B64"/>
    <w:rsid w:val="004200FE"/>
    <w:rsid w:val="00420DA0"/>
    <w:rsid w:val="00422173"/>
    <w:rsid w:val="004234DE"/>
    <w:rsid w:val="00423A7E"/>
    <w:rsid w:val="00423DAF"/>
    <w:rsid w:val="00424363"/>
    <w:rsid w:val="00424F42"/>
    <w:rsid w:val="004260E2"/>
    <w:rsid w:val="0042681E"/>
    <w:rsid w:val="00426EB8"/>
    <w:rsid w:val="00430F97"/>
    <w:rsid w:val="00431A40"/>
    <w:rsid w:val="00431AD2"/>
    <w:rsid w:val="00431C0C"/>
    <w:rsid w:val="004359F8"/>
    <w:rsid w:val="00437A15"/>
    <w:rsid w:val="004407D9"/>
    <w:rsid w:val="00441079"/>
    <w:rsid w:val="00442B1C"/>
    <w:rsid w:val="00445925"/>
    <w:rsid w:val="00450130"/>
    <w:rsid w:val="00450381"/>
    <w:rsid w:val="0045078F"/>
    <w:rsid w:val="00450A17"/>
    <w:rsid w:val="004515D9"/>
    <w:rsid w:val="00451828"/>
    <w:rsid w:val="00451B65"/>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6E46"/>
    <w:rsid w:val="00467B58"/>
    <w:rsid w:val="00467D3F"/>
    <w:rsid w:val="004709A7"/>
    <w:rsid w:val="0047226F"/>
    <w:rsid w:val="004744A0"/>
    <w:rsid w:val="00476B40"/>
    <w:rsid w:val="00481D98"/>
    <w:rsid w:val="00484081"/>
    <w:rsid w:val="004841C5"/>
    <w:rsid w:val="0048463C"/>
    <w:rsid w:val="00484D10"/>
    <w:rsid w:val="00487F6F"/>
    <w:rsid w:val="004906E7"/>
    <w:rsid w:val="00490AD0"/>
    <w:rsid w:val="0049191D"/>
    <w:rsid w:val="004931E8"/>
    <w:rsid w:val="00493C3F"/>
    <w:rsid w:val="00495606"/>
    <w:rsid w:val="00495AC8"/>
    <w:rsid w:val="00496D35"/>
    <w:rsid w:val="004A02FC"/>
    <w:rsid w:val="004A06DD"/>
    <w:rsid w:val="004A2AF5"/>
    <w:rsid w:val="004A3477"/>
    <w:rsid w:val="004A4827"/>
    <w:rsid w:val="004A4BDB"/>
    <w:rsid w:val="004A4C04"/>
    <w:rsid w:val="004A5100"/>
    <w:rsid w:val="004A79D4"/>
    <w:rsid w:val="004B13C6"/>
    <w:rsid w:val="004B161A"/>
    <w:rsid w:val="004B1788"/>
    <w:rsid w:val="004B22DE"/>
    <w:rsid w:val="004B2AD1"/>
    <w:rsid w:val="004B3253"/>
    <w:rsid w:val="004B3F36"/>
    <w:rsid w:val="004B4199"/>
    <w:rsid w:val="004B41F2"/>
    <w:rsid w:val="004B55C3"/>
    <w:rsid w:val="004B55DD"/>
    <w:rsid w:val="004B5B24"/>
    <w:rsid w:val="004B67BD"/>
    <w:rsid w:val="004B6CDA"/>
    <w:rsid w:val="004B759E"/>
    <w:rsid w:val="004C2B76"/>
    <w:rsid w:val="004C437B"/>
    <w:rsid w:val="004C47BB"/>
    <w:rsid w:val="004C6AB2"/>
    <w:rsid w:val="004C7251"/>
    <w:rsid w:val="004D03B9"/>
    <w:rsid w:val="004D04A4"/>
    <w:rsid w:val="004D128E"/>
    <w:rsid w:val="004D265C"/>
    <w:rsid w:val="004D2E21"/>
    <w:rsid w:val="004D656C"/>
    <w:rsid w:val="004D6ABF"/>
    <w:rsid w:val="004D705C"/>
    <w:rsid w:val="004D79CD"/>
    <w:rsid w:val="004E1F93"/>
    <w:rsid w:val="004E25C1"/>
    <w:rsid w:val="004E2CFE"/>
    <w:rsid w:val="004E3281"/>
    <w:rsid w:val="004E4355"/>
    <w:rsid w:val="004E4DCF"/>
    <w:rsid w:val="004E50F8"/>
    <w:rsid w:val="004E51E4"/>
    <w:rsid w:val="004E5DD6"/>
    <w:rsid w:val="004E7D35"/>
    <w:rsid w:val="004E7FFE"/>
    <w:rsid w:val="004F0851"/>
    <w:rsid w:val="004F13F0"/>
    <w:rsid w:val="004F214C"/>
    <w:rsid w:val="004F2B01"/>
    <w:rsid w:val="004F2F59"/>
    <w:rsid w:val="004F2F7A"/>
    <w:rsid w:val="004F58D8"/>
    <w:rsid w:val="004F59D3"/>
    <w:rsid w:val="004F7B2C"/>
    <w:rsid w:val="005013E0"/>
    <w:rsid w:val="005018EE"/>
    <w:rsid w:val="005025F8"/>
    <w:rsid w:val="00502826"/>
    <w:rsid w:val="0050442C"/>
    <w:rsid w:val="00504852"/>
    <w:rsid w:val="00504E16"/>
    <w:rsid w:val="00505135"/>
    <w:rsid w:val="00505B07"/>
    <w:rsid w:val="00505E54"/>
    <w:rsid w:val="00506B07"/>
    <w:rsid w:val="00507286"/>
    <w:rsid w:val="005105C3"/>
    <w:rsid w:val="00510855"/>
    <w:rsid w:val="0051092F"/>
    <w:rsid w:val="0051096D"/>
    <w:rsid w:val="00513711"/>
    <w:rsid w:val="00515775"/>
    <w:rsid w:val="00516018"/>
    <w:rsid w:val="00522842"/>
    <w:rsid w:val="00522C11"/>
    <w:rsid w:val="005249E3"/>
    <w:rsid w:val="00525A25"/>
    <w:rsid w:val="00525ADE"/>
    <w:rsid w:val="00525E53"/>
    <w:rsid w:val="005275BA"/>
    <w:rsid w:val="00527D0B"/>
    <w:rsid w:val="00530283"/>
    <w:rsid w:val="0053098B"/>
    <w:rsid w:val="005313AB"/>
    <w:rsid w:val="005319EE"/>
    <w:rsid w:val="00531F74"/>
    <w:rsid w:val="0053227A"/>
    <w:rsid w:val="00532F36"/>
    <w:rsid w:val="005331BE"/>
    <w:rsid w:val="00533805"/>
    <w:rsid w:val="00533C4E"/>
    <w:rsid w:val="005345E4"/>
    <w:rsid w:val="00537C70"/>
    <w:rsid w:val="00543C7B"/>
    <w:rsid w:val="00544D15"/>
    <w:rsid w:val="00544EAC"/>
    <w:rsid w:val="00545784"/>
    <w:rsid w:val="00550826"/>
    <w:rsid w:val="00550B13"/>
    <w:rsid w:val="005521DF"/>
    <w:rsid w:val="005523DA"/>
    <w:rsid w:val="00552777"/>
    <w:rsid w:val="00554F2B"/>
    <w:rsid w:val="00556165"/>
    <w:rsid w:val="0055675D"/>
    <w:rsid w:val="005567F9"/>
    <w:rsid w:val="00556BE3"/>
    <w:rsid w:val="00557871"/>
    <w:rsid w:val="005608D1"/>
    <w:rsid w:val="00561C61"/>
    <w:rsid w:val="00561CDE"/>
    <w:rsid w:val="0056204F"/>
    <w:rsid w:val="005624BB"/>
    <w:rsid w:val="005638B1"/>
    <w:rsid w:val="005656FF"/>
    <w:rsid w:val="00566E18"/>
    <w:rsid w:val="005674EF"/>
    <w:rsid w:val="005701DD"/>
    <w:rsid w:val="00570CB8"/>
    <w:rsid w:val="005719CC"/>
    <w:rsid w:val="00571C58"/>
    <w:rsid w:val="00571DE5"/>
    <w:rsid w:val="0057272D"/>
    <w:rsid w:val="005747A7"/>
    <w:rsid w:val="0057569F"/>
    <w:rsid w:val="00575C1F"/>
    <w:rsid w:val="00575CE5"/>
    <w:rsid w:val="005766DF"/>
    <w:rsid w:val="005767CC"/>
    <w:rsid w:val="00582FD0"/>
    <w:rsid w:val="00583215"/>
    <w:rsid w:val="00583256"/>
    <w:rsid w:val="0058388F"/>
    <w:rsid w:val="005841C4"/>
    <w:rsid w:val="00584916"/>
    <w:rsid w:val="00584F37"/>
    <w:rsid w:val="00586D00"/>
    <w:rsid w:val="00587FD4"/>
    <w:rsid w:val="00590020"/>
    <w:rsid w:val="00592463"/>
    <w:rsid w:val="005925B3"/>
    <w:rsid w:val="00594CFE"/>
    <w:rsid w:val="005957EA"/>
    <w:rsid w:val="005968D3"/>
    <w:rsid w:val="005A18B8"/>
    <w:rsid w:val="005A2F63"/>
    <w:rsid w:val="005A3CF8"/>
    <w:rsid w:val="005A4C26"/>
    <w:rsid w:val="005A69DA"/>
    <w:rsid w:val="005B194D"/>
    <w:rsid w:val="005B2C28"/>
    <w:rsid w:val="005B3511"/>
    <w:rsid w:val="005B3BAB"/>
    <w:rsid w:val="005B6DC6"/>
    <w:rsid w:val="005B722C"/>
    <w:rsid w:val="005C0191"/>
    <w:rsid w:val="005C44C5"/>
    <w:rsid w:val="005C589D"/>
    <w:rsid w:val="005C5CF7"/>
    <w:rsid w:val="005C5CFC"/>
    <w:rsid w:val="005C65B8"/>
    <w:rsid w:val="005D0256"/>
    <w:rsid w:val="005D1F8C"/>
    <w:rsid w:val="005D267A"/>
    <w:rsid w:val="005D3C62"/>
    <w:rsid w:val="005D4405"/>
    <w:rsid w:val="005D56D9"/>
    <w:rsid w:val="005D5944"/>
    <w:rsid w:val="005D5950"/>
    <w:rsid w:val="005D5D92"/>
    <w:rsid w:val="005D609B"/>
    <w:rsid w:val="005D6D0D"/>
    <w:rsid w:val="005D6DA0"/>
    <w:rsid w:val="005E1AD9"/>
    <w:rsid w:val="005E22A0"/>
    <w:rsid w:val="005E26F5"/>
    <w:rsid w:val="005E373B"/>
    <w:rsid w:val="005E407F"/>
    <w:rsid w:val="005E4D40"/>
    <w:rsid w:val="005E64AB"/>
    <w:rsid w:val="005E6AC3"/>
    <w:rsid w:val="005F2430"/>
    <w:rsid w:val="005F2A9D"/>
    <w:rsid w:val="005F3ADD"/>
    <w:rsid w:val="005F3D94"/>
    <w:rsid w:val="005F477C"/>
    <w:rsid w:val="005F4A80"/>
    <w:rsid w:val="005F4C4E"/>
    <w:rsid w:val="005F50BD"/>
    <w:rsid w:val="005F6BEF"/>
    <w:rsid w:val="005F75A2"/>
    <w:rsid w:val="005F76AA"/>
    <w:rsid w:val="005F784D"/>
    <w:rsid w:val="00600033"/>
    <w:rsid w:val="00603E75"/>
    <w:rsid w:val="00604994"/>
    <w:rsid w:val="00604C30"/>
    <w:rsid w:val="00605B22"/>
    <w:rsid w:val="00606FD8"/>
    <w:rsid w:val="0060705D"/>
    <w:rsid w:val="00610B02"/>
    <w:rsid w:val="00610B87"/>
    <w:rsid w:val="00611C15"/>
    <w:rsid w:val="00612D78"/>
    <w:rsid w:val="0061430C"/>
    <w:rsid w:val="0061621A"/>
    <w:rsid w:val="00616C79"/>
    <w:rsid w:val="00617393"/>
    <w:rsid w:val="00622AA5"/>
    <w:rsid w:val="00623B71"/>
    <w:rsid w:val="00623BFC"/>
    <w:rsid w:val="006248FB"/>
    <w:rsid w:val="00625DB6"/>
    <w:rsid w:val="00626172"/>
    <w:rsid w:val="006272F4"/>
    <w:rsid w:val="006301F4"/>
    <w:rsid w:val="006318FA"/>
    <w:rsid w:val="00632BF2"/>
    <w:rsid w:val="00633102"/>
    <w:rsid w:val="006337C2"/>
    <w:rsid w:val="00634196"/>
    <w:rsid w:val="006342D7"/>
    <w:rsid w:val="0063544C"/>
    <w:rsid w:val="00635DCA"/>
    <w:rsid w:val="00636AAD"/>
    <w:rsid w:val="00637693"/>
    <w:rsid w:val="00637EE9"/>
    <w:rsid w:val="00637FC7"/>
    <w:rsid w:val="00640A08"/>
    <w:rsid w:val="00640C7A"/>
    <w:rsid w:val="00641047"/>
    <w:rsid w:val="006435F8"/>
    <w:rsid w:val="00643CF5"/>
    <w:rsid w:val="00646342"/>
    <w:rsid w:val="00646A06"/>
    <w:rsid w:val="006471C7"/>
    <w:rsid w:val="00650835"/>
    <w:rsid w:val="00652C31"/>
    <w:rsid w:val="00653D0C"/>
    <w:rsid w:val="00654588"/>
    <w:rsid w:val="00655405"/>
    <w:rsid w:val="00656135"/>
    <w:rsid w:val="00656477"/>
    <w:rsid w:val="00656888"/>
    <w:rsid w:val="0066100B"/>
    <w:rsid w:val="00662ADA"/>
    <w:rsid w:val="00662C56"/>
    <w:rsid w:val="006633BE"/>
    <w:rsid w:val="00663AD7"/>
    <w:rsid w:val="00666DE5"/>
    <w:rsid w:val="00670C5B"/>
    <w:rsid w:val="006715A0"/>
    <w:rsid w:val="00671BA6"/>
    <w:rsid w:val="00671E5E"/>
    <w:rsid w:val="006724CB"/>
    <w:rsid w:val="006741C3"/>
    <w:rsid w:val="00674278"/>
    <w:rsid w:val="00675204"/>
    <w:rsid w:val="006754DB"/>
    <w:rsid w:val="00676961"/>
    <w:rsid w:val="006772EB"/>
    <w:rsid w:val="0067792C"/>
    <w:rsid w:val="006800B1"/>
    <w:rsid w:val="006838B2"/>
    <w:rsid w:val="00683D52"/>
    <w:rsid w:val="00684AD1"/>
    <w:rsid w:val="006862CB"/>
    <w:rsid w:val="00686955"/>
    <w:rsid w:val="00690D50"/>
    <w:rsid w:val="006919E2"/>
    <w:rsid w:val="006927F5"/>
    <w:rsid w:val="00692A61"/>
    <w:rsid w:val="00694625"/>
    <w:rsid w:val="006953CB"/>
    <w:rsid w:val="006A006E"/>
    <w:rsid w:val="006A183F"/>
    <w:rsid w:val="006A1C65"/>
    <w:rsid w:val="006A2147"/>
    <w:rsid w:val="006A38B2"/>
    <w:rsid w:val="006A6979"/>
    <w:rsid w:val="006A7519"/>
    <w:rsid w:val="006B135C"/>
    <w:rsid w:val="006B2863"/>
    <w:rsid w:val="006B2FDB"/>
    <w:rsid w:val="006B32B1"/>
    <w:rsid w:val="006B3436"/>
    <w:rsid w:val="006B48CA"/>
    <w:rsid w:val="006B6E6D"/>
    <w:rsid w:val="006B6F38"/>
    <w:rsid w:val="006C0E14"/>
    <w:rsid w:val="006C1F4F"/>
    <w:rsid w:val="006C2311"/>
    <w:rsid w:val="006C2C41"/>
    <w:rsid w:val="006C3359"/>
    <w:rsid w:val="006C3CC0"/>
    <w:rsid w:val="006C5BDB"/>
    <w:rsid w:val="006C5F4A"/>
    <w:rsid w:val="006D08C9"/>
    <w:rsid w:val="006D15B7"/>
    <w:rsid w:val="006D389D"/>
    <w:rsid w:val="006D3C4F"/>
    <w:rsid w:val="006D44A1"/>
    <w:rsid w:val="006D514F"/>
    <w:rsid w:val="006D5591"/>
    <w:rsid w:val="006D5BD5"/>
    <w:rsid w:val="006D5EB2"/>
    <w:rsid w:val="006D68F7"/>
    <w:rsid w:val="006D6B7F"/>
    <w:rsid w:val="006E3172"/>
    <w:rsid w:val="006E4707"/>
    <w:rsid w:val="006E58E0"/>
    <w:rsid w:val="006E728B"/>
    <w:rsid w:val="006E734E"/>
    <w:rsid w:val="006F0552"/>
    <w:rsid w:val="006F0ACF"/>
    <w:rsid w:val="006F123A"/>
    <w:rsid w:val="006F1287"/>
    <w:rsid w:val="006F1A75"/>
    <w:rsid w:val="006F27D3"/>
    <w:rsid w:val="006F2A11"/>
    <w:rsid w:val="006F30B5"/>
    <w:rsid w:val="006F3805"/>
    <w:rsid w:val="006F7DB9"/>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E80"/>
    <w:rsid w:val="00722F61"/>
    <w:rsid w:val="0072305C"/>
    <w:rsid w:val="00725B28"/>
    <w:rsid w:val="00726D33"/>
    <w:rsid w:val="007278EA"/>
    <w:rsid w:val="007279BB"/>
    <w:rsid w:val="0073054B"/>
    <w:rsid w:val="00733748"/>
    <w:rsid w:val="00733EB3"/>
    <w:rsid w:val="00734024"/>
    <w:rsid w:val="00734F04"/>
    <w:rsid w:val="007358D3"/>
    <w:rsid w:val="0073678B"/>
    <w:rsid w:val="00737737"/>
    <w:rsid w:val="00737E6F"/>
    <w:rsid w:val="0074148B"/>
    <w:rsid w:val="0074364B"/>
    <w:rsid w:val="00744D9E"/>
    <w:rsid w:val="007451DD"/>
    <w:rsid w:val="0074648B"/>
    <w:rsid w:val="00747298"/>
    <w:rsid w:val="00750A9F"/>
    <w:rsid w:val="00750FA9"/>
    <w:rsid w:val="0075217B"/>
    <w:rsid w:val="00755248"/>
    <w:rsid w:val="00755CEC"/>
    <w:rsid w:val="007570C7"/>
    <w:rsid w:val="00760008"/>
    <w:rsid w:val="00760B4B"/>
    <w:rsid w:val="0076363A"/>
    <w:rsid w:val="00764188"/>
    <w:rsid w:val="007643FE"/>
    <w:rsid w:val="00764931"/>
    <w:rsid w:val="007655FD"/>
    <w:rsid w:val="00767818"/>
    <w:rsid w:val="00770D70"/>
    <w:rsid w:val="0077414B"/>
    <w:rsid w:val="00775493"/>
    <w:rsid w:val="00776316"/>
    <w:rsid w:val="00776493"/>
    <w:rsid w:val="007767EE"/>
    <w:rsid w:val="00776E13"/>
    <w:rsid w:val="007771E2"/>
    <w:rsid w:val="00777401"/>
    <w:rsid w:val="00784D93"/>
    <w:rsid w:val="007861A6"/>
    <w:rsid w:val="007868EA"/>
    <w:rsid w:val="00786BD0"/>
    <w:rsid w:val="00790108"/>
    <w:rsid w:val="007914C1"/>
    <w:rsid w:val="00791F25"/>
    <w:rsid w:val="00792187"/>
    <w:rsid w:val="007958E5"/>
    <w:rsid w:val="0079685D"/>
    <w:rsid w:val="00797058"/>
    <w:rsid w:val="00797097"/>
    <w:rsid w:val="0079799C"/>
    <w:rsid w:val="007A04B6"/>
    <w:rsid w:val="007A10FB"/>
    <w:rsid w:val="007A41B8"/>
    <w:rsid w:val="007A443D"/>
    <w:rsid w:val="007A467C"/>
    <w:rsid w:val="007A47D3"/>
    <w:rsid w:val="007A68A6"/>
    <w:rsid w:val="007B04DF"/>
    <w:rsid w:val="007B1617"/>
    <w:rsid w:val="007B297E"/>
    <w:rsid w:val="007B4305"/>
    <w:rsid w:val="007B4468"/>
    <w:rsid w:val="007B50E3"/>
    <w:rsid w:val="007B517C"/>
    <w:rsid w:val="007B7893"/>
    <w:rsid w:val="007C03C5"/>
    <w:rsid w:val="007C13D7"/>
    <w:rsid w:val="007C230F"/>
    <w:rsid w:val="007C349F"/>
    <w:rsid w:val="007C3CB0"/>
    <w:rsid w:val="007C46A1"/>
    <w:rsid w:val="007C51D9"/>
    <w:rsid w:val="007C5B4E"/>
    <w:rsid w:val="007C6395"/>
    <w:rsid w:val="007C6687"/>
    <w:rsid w:val="007C7F53"/>
    <w:rsid w:val="007D282F"/>
    <w:rsid w:val="007D4928"/>
    <w:rsid w:val="007D718C"/>
    <w:rsid w:val="007D7947"/>
    <w:rsid w:val="007D7E93"/>
    <w:rsid w:val="007E0013"/>
    <w:rsid w:val="007E17B8"/>
    <w:rsid w:val="007E1A23"/>
    <w:rsid w:val="007E2BFD"/>
    <w:rsid w:val="007E4599"/>
    <w:rsid w:val="007E5755"/>
    <w:rsid w:val="007E6355"/>
    <w:rsid w:val="007E6D33"/>
    <w:rsid w:val="007E7556"/>
    <w:rsid w:val="007F122C"/>
    <w:rsid w:val="007F27C1"/>
    <w:rsid w:val="007F4197"/>
    <w:rsid w:val="007F5F7C"/>
    <w:rsid w:val="007F5F99"/>
    <w:rsid w:val="007F6449"/>
    <w:rsid w:val="007F6926"/>
    <w:rsid w:val="007F7AEC"/>
    <w:rsid w:val="007F7D73"/>
    <w:rsid w:val="00804097"/>
    <w:rsid w:val="00804F1B"/>
    <w:rsid w:val="008053D0"/>
    <w:rsid w:val="00806248"/>
    <w:rsid w:val="00806FD5"/>
    <w:rsid w:val="00807634"/>
    <w:rsid w:val="00807CF5"/>
    <w:rsid w:val="008100B3"/>
    <w:rsid w:val="00810DF4"/>
    <w:rsid w:val="008117D2"/>
    <w:rsid w:val="00812E8C"/>
    <w:rsid w:val="008133B2"/>
    <w:rsid w:val="00813EC7"/>
    <w:rsid w:val="00814699"/>
    <w:rsid w:val="00815C6D"/>
    <w:rsid w:val="00816035"/>
    <w:rsid w:val="0081611F"/>
    <w:rsid w:val="0082062E"/>
    <w:rsid w:val="0082064F"/>
    <w:rsid w:val="00821572"/>
    <w:rsid w:val="00824F4F"/>
    <w:rsid w:val="0082571B"/>
    <w:rsid w:val="00825747"/>
    <w:rsid w:val="00825A16"/>
    <w:rsid w:val="00826D7A"/>
    <w:rsid w:val="00831DEE"/>
    <w:rsid w:val="00831ECC"/>
    <w:rsid w:val="00832003"/>
    <w:rsid w:val="008332AA"/>
    <w:rsid w:val="008348CA"/>
    <w:rsid w:val="00834A7F"/>
    <w:rsid w:val="008357D8"/>
    <w:rsid w:val="00835DA7"/>
    <w:rsid w:val="00836D9B"/>
    <w:rsid w:val="008414B8"/>
    <w:rsid w:val="008422F8"/>
    <w:rsid w:val="00843F52"/>
    <w:rsid w:val="0084560F"/>
    <w:rsid w:val="008457C5"/>
    <w:rsid w:val="00846B49"/>
    <w:rsid w:val="0085026A"/>
    <w:rsid w:val="00850989"/>
    <w:rsid w:val="00852261"/>
    <w:rsid w:val="00852CF1"/>
    <w:rsid w:val="00854220"/>
    <w:rsid w:val="008542A2"/>
    <w:rsid w:val="008543DD"/>
    <w:rsid w:val="00857A0E"/>
    <w:rsid w:val="008611AE"/>
    <w:rsid w:val="008619B1"/>
    <w:rsid w:val="00861DCE"/>
    <w:rsid w:val="008638C9"/>
    <w:rsid w:val="00865E89"/>
    <w:rsid w:val="008672F6"/>
    <w:rsid w:val="0086774E"/>
    <w:rsid w:val="00870444"/>
    <w:rsid w:val="00870C5D"/>
    <w:rsid w:val="00870E0A"/>
    <w:rsid w:val="0087187C"/>
    <w:rsid w:val="00871987"/>
    <w:rsid w:val="00871FA5"/>
    <w:rsid w:val="00872790"/>
    <w:rsid w:val="00872BBA"/>
    <w:rsid w:val="00875A8C"/>
    <w:rsid w:val="00875C61"/>
    <w:rsid w:val="00875D20"/>
    <w:rsid w:val="008760F1"/>
    <w:rsid w:val="0088010D"/>
    <w:rsid w:val="00880828"/>
    <w:rsid w:val="0088084B"/>
    <w:rsid w:val="00881436"/>
    <w:rsid w:val="00881B01"/>
    <w:rsid w:val="00881C3A"/>
    <w:rsid w:val="008845C1"/>
    <w:rsid w:val="00886242"/>
    <w:rsid w:val="00887549"/>
    <w:rsid w:val="008877FE"/>
    <w:rsid w:val="00890249"/>
    <w:rsid w:val="0089193B"/>
    <w:rsid w:val="00892C18"/>
    <w:rsid w:val="00892EC7"/>
    <w:rsid w:val="00894440"/>
    <w:rsid w:val="00894BA2"/>
    <w:rsid w:val="00895947"/>
    <w:rsid w:val="008968BA"/>
    <w:rsid w:val="008A08E2"/>
    <w:rsid w:val="008A204F"/>
    <w:rsid w:val="008A21C3"/>
    <w:rsid w:val="008A271D"/>
    <w:rsid w:val="008A4493"/>
    <w:rsid w:val="008A5EF5"/>
    <w:rsid w:val="008A725E"/>
    <w:rsid w:val="008A7FB4"/>
    <w:rsid w:val="008B005A"/>
    <w:rsid w:val="008B1B9F"/>
    <w:rsid w:val="008B2D77"/>
    <w:rsid w:val="008B4479"/>
    <w:rsid w:val="008B6016"/>
    <w:rsid w:val="008B72FD"/>
    <w:rsid w:val="008B76BF"/>
    <w:rsid w:val="008B79CC"/>
    <w:rsid w:val="008C00F3"/>
    <w:rsid w:val="008C0DE8"/>
    <w:rsid w:val="008C2985"/>
    <w:rsid w:val="008C50E2"/>
    <w:rsid w:val="008C59B5"/>
    <w:rsid w:val="008C6199"/>
    <w:rsid w:val="008C6CB7"/>
    <w:rsid w:val="008C71AA"/>
    <w:rsid w:val="008C73C6"/>
    <w:rsid w:val="008C7B9C"/>
    <w:rsid w:val="008D0347"/>
    <w:rsid w:val="008D0A1F"/>
    <w:rsid w:val="008D0BE1"/>
    <w:rsid w:val="008D38A2"/>
    <w:rsid w:val="008D439A"/>
    <w:rsid w:val="008D43C5"/>
    <w:rsid w:val="008D7E9C"/>
    <w:rsid w:val="008E3C07"/>
    <w:rsid w:val="008E42E4"/>
    <w:rsid w:val="008E7AA5"/>
    <w:rsid w:val="008E7C1A"/>
    <w:rsid w:val="008F0511"/>
    <w:rsid w:val="008F0C84"/>
    <w:rsid w:val="008F29DE"/>
    <w:rsid w:val="008F44CE"/>
    <w:rsid w:val="008F4B43"/>
    <w:rsid w:val="008F5B7F"/>
    <w:rsid w:val="008F69BB"/>
    <w:rsid w:val="008F6D82"/>
    <w:rsid w:val="008F78C2"/>
    <w:rsid w:val="0090097B"/>
    <w:rsid w:val="00900ADF"/>
    <w:rsid w:val="00900FF7"/>
    <w:rsid w:val="00901E64"/>
    <w:rsid w:val="00902548"/>
    <w:rsid w:val="0090564C"/>
    <w:rsid w:val="00905CD7"/>
    <w:rsid w:val="00906778"/>
    <w:rsid w:val="009067BE"/>
    <w:rsid w:val="009078D9"/>
    <w:rsid w:val="00907E4C"/>
    <w:rsid w:val="0091149D"/>
    <w:rsid w:val="00912060"/>
    <w:rsid w:val="0091395D"/>
    <w:rsid w:val="009161A1"/>
    <w:rsid w:val="0091621C"/>
    <w:rsid w:val="00917B34"/>
    <w:rsid w:val="0092022F"/>
    <w:rsid w:val="0092025D"/>
    <w:rsid w:val="00920F2E"/>
    <w:rsid w:val="009225D3"/>
    <w:rsid w:val="00922A13"/>
    <w:rsid w:val="00923767"/>
    <w:rsid w:val="0092395A"/>
    <w:rsid w:val="009242F6"/>
    <w:rsid w:val="0092783C"/>
    <w:rsid w:val="00927B2A"/>
    <w:rsid w:val="009308C1"/>
    <w:rsid w:val="0093232C"/>
    <w:rsid w:val="009347D6"/>
    <w:rsid w:val="00934D13"/>
    <w:rsid w:val="00937A98"/>
    <w:rsid w:val="00940BD0"/>
    <w:rsid w:val="00941CE3"/>
    <w:rsid w:val="00942E55"/>
    <w:rsid w:val="00945416"/>
    <w:rsid w:val="00945BA3"/>
    <w:rsid w:val="00947F72"/>
    <w:rsid w:val="00950EC5"/>
    <w:rsid w:val="0095382B"/>
    <w:rsid w:val="00954804"/>
    <w:rsid w:val="00954EBD"/>
    <w:rsid w:val="00955834"/>
    <w:rsid w:val="00955B36"/>
    <w:rsid w:val="009562D3"/>
    <w:rsid w:val="009574B3"/>
    <w:rsid w:val="0096144C"/>
    <w:rsid w:val="00961FDA"/>
    <w:rsid w:val="00965B76"/>
    <w:rsid w:val="009668E7"/>
    <w:rsid w:val="00967552"/>
    <w:rsid w:val="00967DDD"/>
    <w:rsid w:val="00972AB5"/>
    <w:rsid w:val="009737CD"/>
    <w:rsid w:val="009739F6"/>
    <w:rsid w:val="00974A90"/>
    <w:rsid w:val="009758F8"/>
    <w:rsid w:val="0097650E"/>
    <w:rsid w:val="00977AE8"/>
    <w:rsid w:val="0098140C"/>
    <w:rsid w:val="00981716"/>
    <w:rsid w:val="0098186C"/>
    <w:rsid w:val="00984DFE"/>
    <w:rsid w:val="00985D22"/>
    <w:rsid w:val="00985F2A"/>
    <w:rsid w:val="0098697C"/>
    <w:rsid w:val="00986C79"/>
    <w:rsid w:val="009877D9"/>
    <w:rsid w:val="00987897"/>
    <w:rsid w:val="0099098C"/>
    <w:rsid w:val="00990FFA"/>
    <w:rsid w:val="009927FD"/>
    <w:rsid w:val="00992B30"/>
    <w:rsid w:val="00993D5B"/>
    <w:rsid w:val="009953AD"/>
    <w:rsid w:val="00995782"/>
    <w:rsid w:val="0099754D"/>
    <w:rsid w:val="00997E89"/>
    <w:rsid w:val="009A046F"/>
    <w:rsid w:val="009A0BC6"/>
    <w:rsid w:val="009A0BF2"/>
    <w:rsid w:val="009A0D84"/>
    <w:rsid w:val="009A1193"/>
    <w:rsid w:val="009A305A"/>
    <w:rsid w:val="009A51CE"/>
    <w:rsid w:val="009A5638"/>
    <w:rsid w:val="009A6A6A"/>
    <w:rsid w:val="009A7276"/>
    <w:rsid w:val="009B12D4"/>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582"/>
    <w:rsid w:val="009C3357"/>
    <w:rsid w:val="009C3949"/>
    <w:rsid w:val="009C3D6B"/>
    <w:rsid w:val="009C6B3F"/>
    <w:rsid w:val="009C7602"/>
    <w:rsid w:val="009D0065"/>
    <w:rsid w:val="009D07E1"/>
    <w:rsid w:val="009D289F"/>
    <w:rsid w:val="009D2C9A"/>
    <w:rsid w:val="009D450C"/>
    <w:rsid w:val="009D4796"/>
    <w:rsid w:val="009D551E"/>
    <w:rsid w:val="009D5B13"/>
    <w:rsid w:val="009D6C01"/>
    <w:rsid w:val="009D72AE"/>
    <w:rsid w:val="009E065E"/>
    <w:rsid w:val="009E16E1"/>
    <w:rsid w:val="009E2326"/>
    <w:rsid w:val="009E3212"/>
    <w:rsid w:val="009E37C4"/>
    <w:rsid w:val="009E5D1A"/>
    <w:rsid w:val="009E691F"/>
    <w:rsid w:val="009E74E5"/>
    <w:rsid w:val="009E77DD"/>
    <w:rsid w:val="009F0E77"/>
    <w:rsid w:val="009F1CB4"/>
    <w:rsid w:val="009F2A1A"/>
    <w:rsid w:val="009F3848"/>
    <w:rsid w:val="009F51ED"/>
    <w:rsid w:val="009F5C14"/>
    <w:rsid w:val="009F669C"/>
    <w:rsid w:val="009F72C9"/>
    <w:rsid w:val="009F7E14"/>
    <w:rsid w:val="00A020D6"/>
    <w:rsid w:val="00A032B3"/>
    <w:rsid w:val="00A03586"/>
    <w:rsid w:val="00A03D49"/>
    <w:rsid w:val="00A053E5"/>
    <w:rsid w:val="00A05942"/>
    <w:rsid w:val="00A07E8F"/>
    <w:rsid w:val="00A110FC"/>
    <w:rsid w:val="00A12671"/>
    <w:rsid w:val="00A12AA0"/>
    <w:rsid w:val="00A14FDE"/>
    <w:rsid w:val="00A1768F"/>
    <w:rsid w:val="00A17D8E"/>
    <w:rsid w:val="00A17F23"/>
    <w:rsid w:val="00A207CC"/>
    <w:rsid w:val="00A20E38"/>
    <w:rsid w:val="00A2134E"/>
    <w:rsid w:val="00A22F9B"/>
    <w:rsid w:val="00A23F96"/>
    <w:rsid w:val="00A24F99"/>
    <w:rsid w:val="00A25530"/>
    <w:rsid w:val="00A25B73"/>
    <w:rsid w:val="00A263B3"/>
    <w:rsid w:val="00A26698"/>
    <w:rsid w:val="00A30071"/>
    <w:rsid w:val="00A30251"/>
    <w:rsid w:val="00A3148A"/>
    <w:rsid w:val="00A317B0"/>
    <w:rsid w:val="00A3389F"/>
    <w:rsid w:val="00A353DE"/>
    <w:rsid w:val="00A36440"/>
    <w:rsid w:val="00A365ED"/>
    <w:rsid w:val="00A37A33"/>
    <w:rsid w:val="00A45657"/>
    <w:rsid w:val="00A46A46"/>
    <w:rsid w:val="00A50925"/>
    <w:rsid w:val="00A521B0"/>
    <w:rsid w:val="00A545DA"/>
    <w:rsid w:val="00A55AE0"/>
    <w:rsid w:val="00A563C2"/>
    <w:rsid w:val="00A602C1"/>
    <w:rsid w:val="00A61256"/>
    <w:rsid w:val="00A61725"/>
    <w:rsid w:val="00A62248"/>
    <w:rsid w:val="00A6268C"/>
    <w:rsid w:val="00A62FF0"/>
    <w:rsid w:val="00A642B3"/>
    <w:rsid w:val="00A649AD"/>
    <w:rsid w:val="00A66311"/>
    <w:rsid w:val="00A666C4"/>
    <w:rsid w:val="00A674AC"/>
    <w:rsid w:val="00A74CF3"/>
    <w:rsid w:val="00A751A3"/>
    <w:rsid w:val="00A752EF"/>
    <w:rsid w:val="00A7694F"/>
    <w:rsid w:val="00A76D3C"/>
    <w:rsid w:val="00A7713E"/>
    <w:rsid w:val="00A80A98"/>
    <w:rsid w:val="00A82323"/>
    <w:rsid w:val="00A8468A"/>
    <w:rsid w:val="00A8583D"/>
    <w:rsid w:val="00A86092"/>
    <w:rsid w:val="00A8624E"/>
    <w:rsid w:val="00A86476"/>
    <w:rsid w:val="00A877C0"/>
    <w:rsid w:val="00A90C58"/>
    <w:rsid w:val="00A90F9C"/>
    <w:rsid w:val="00A9241B"/>
    <w:rsid w:val="00A92849"/>
    <w:rsid w:val="00A939FE"/>
    <w:rsid w:val="00A93E06"/>
    <w:rsid w:val="00A95B50"/>
    <w:rsid w:val="00A95D33"/>
    <w:rsid w:val="00A97AAB"/>
    <w:rsid w:val="00AA07DD"/>
    <w:rsid w:val="00AA104B"/>
    <w:rsid w:val="00AA260C"/>
    <w:rsid w:val="00AA3A7E"/>
    <w:rsid w:val="00AA46EA"/>
    <w:rsid w:val="00AA528F"/>
    <w:rsid w:val="00AA56DE"/>
    <w:rsid w:val="00AA6AB4"/>
    <w:rsid w:val="00AB073E"/>
    <w:rsid w:val="00AB2990"/>
    <w:rsid w:val="00AB31C1"/>
    <w:rsid w:val="00AB494A"/>
    <w:rsid w:val="00AB4A25"/>
    <w:rsid w:val="00AB64BD"/>
    <w:rsid w:val="00AB6672"/>
    <w:rsid w:val="00AB6B17"/>
    <w:rsid w:val="00AB6C9B"/>
    <w:rsid w:val="00AB73CF"/>
    <w:rsid w:val="00AB75A1"/>
    <w:rsid w:val="00AB7F77"/>
    <w:rsid w:val="00AC008F"/>
    <w:rsid w:val="00AC2D88"/>
    <w:rsid w:val="00AC3080"/>
    <w:rsid w:val="00AC43DB"/>
    <w:rsid w:val="00AC5B1D"/>
    <w:rsid w:val="00AC68A2"/>
    <w:rsid w:val="00AC68C2"/>
    <w:rsid w:val="00AC68FC"/>
    <w:rsid w:val="00AD03D9"/>
    <w:rsid w:val="00AD0C44"/>
    <w:rsid w:val="00AD186E"/>
    <w:rsid w:val="00AD24C8"/>
    <w:rsid w:val="00AD326D"/>
    <w:rsid w:val="00AD5FA0"/>
    <w:rsid w:val="00AD6C2A"/>
    <w:rsid w:val="00AD711A"/>
    <w:rsid w:val="00AE1229"/>
    <w:rsid w:val="00AE1BA6"/>
    <w:rsid w:val="00AE1E04"/>
    <w:rsid w:val="00AE37F6"/>
    <w:rsid w:val="00AE4528"/>
    <w:rsid w:val="00AE46A2"/>
    <w:rsid w:val="00AE5700"/>
    <w:rsid w:val="00AE5F0D"/>
    <w:rsid w:val="00AE7036"/>
    <w:rsid w:val="00AE76DA"/>
    <w:rsid w:val="00AF0786"/>
    <w:rsid w:val="00AF1617"/>
    <w:rsid w:val="00AF2DA5"/>
    <w:rsid w:val="00AF309A"/>
    <w:rsid w:val="00AF4650"/>
    <w:rsid w:val="00AF63B9"/>
    <w:rsid w:val="00AF693D"/>
    <w:rsid w:val="00AF71ED"/>
    <w:rsid w:val="00B00B33"/>
    <w:rsid w:val="00B01625"/>
    <w:rsid w:val="00B01CFA"/>
    <w:rsid w:val="00B032DF"/>
    <w:rsid w:val="00B03BA5"/>
    <w:rsid w:val="00B0538A"/>
    <w:rsid w:val="00B05F1E"/>
    <w:rsid w:val="00B0695A"/>
    <w:rsid w:val="00B071A7"/>
    <w:rsid w:val="00B072EB"/>
    <w:rsid w:val="00B07553"/>
    <w:rsid w:val="00B122F6"/>
    <w:rsid w:val="00B12CDD"/>
    <w:rsid w:val="00B13116"/>
    <w:rsid w:val="00B142AC"/>
    <w:rsid w:val="00B14494"/>
    <w:rsid w:val="00B1504A"/>
    <w:rsid w:val="00B15CAC"/>
    <w:rsid w:val="00B1767D"/>
    <w:rsid w:val="00B207C9"/>
    <w:rsid w:val="00B2137F"/>
    <w:rsid w:val="00B224F1"/>
    <w:rsid w:val="00B23B64"/>
    <w:rsid w:val="00B25583"/>
    <w:rsid w:val="00B30382"/>
    <w:rsid w:val="00B31CF7"/>
    <w:rsid w:val="00B3409D"/>
    <w:rsid w:val="00B34363"/>
    <w:rsid w:val="00B353EC"/>
    <w:rsid w:val="00B35535"/>
    <w:rsid w:val="00B37DED"/>
    <w:rsid w:val="00B4160B"/>
    <w:rsid w:val="00B42AFC"/>
    <w:rsid w:val="00B42C83"/>
    <w:rsid w:val="00B44696"/>
    <w:rsid w:val="00B44963"/>
    <w:rsid w:val="00B44E90"/>
    <w:rsid w:val="00B459B1"/>
    <w:rsid w:val="00B5050F"/>
    <w:rsid w:val="00B51545"/>
    <w:rsid w:val="00B55137"/>
    <w:rsid w:val="00B55E0F"/>
    <w:rsid w:val="00B55EEA"/>
    <w:rsid w:val="00B578D7"/>
    <w:rsid w:val="00B60A4B"/>
    <w:rsid w:val="00B659DE"/>
    <w:rsid w:val="00B65A62"/>
    <w:rsid w:val="00B65A68"/>
    <w:rsid w:val="00B67045"/>
    <w:rsid w:val="00B70B48"/>
    <w:rsid w:val="00B71346"/>
    <w:rsid w:val="00B72AA4"/>
    <w:rsid w:val="00B75FFC"/>
    <w:rsid w:val="00B765E3"/>
    <w:rsid w:val="00B76866"/>
    <w:rsid w:val="00B76D4F"/>
    <w:rsid w:val="00B8008A"/>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5172"/>
    <w:rsid w:val="00B96EAC"/>
    <w:rsid w:val="00B9702C"/>
    <w:rsid w:val="00BA09B9"/>
    <w:rsid w:val="00BA1B50"/>
    <w:rsid w:val="00BA1E04"/>
    <w:rsid w:val="00BA2D34"/>
    <w:rsid w:val="00BA3479"/>
    <w:rsid w:val="00BA3B08"/>
    <w:rsid w:val="00BA3F12"/>
    <w:rsid w:val="00BA5991"/>
    <w:rsid w:val="00BA62D7"/>
    <w:rsid w:val="00BA6569"/>
    <w:rsid w:val="00BA68F9"/>
    <w:rsid w:val="00BB00E2"/>
    <w:rsid w:val="00BB29D2"/>
    <w:rsid w:val="00BB2F75"/>
    <w:rsid w:val="00BB348C"/>
    <w:rsid w:val="00BB3F21"/>
    <w:rsid w:val="00BB48CE"/>
    <w:rsid w:val="00BB4955"/>
    <w:rsid w:val="00BB57DC"/>
    <w:rsid w:val="00BB58EA"/>
    <w:rsid w:val="00BB713C"/>
    <w:rsid w:val="00BC2BF9"/>
    <w:rsid w:val="00BC383F"/>
    <w:rsid w:val="00BC4310"/>
    <w:rsid w:val="00BC53A2"/>
    <w:rsid w:val="00BC6378"/>
    <w:rsid w:val="00BC646D"/>
    <w:rsid w:val="00BC7286"/>
    <w:rsid w:val="00BD0FA1"/>
    <w:rsid w:val="00BD1C28"/>
    <w:rsid w:val="00BD2570"/>
    <w:rsid w:val="00BD2B37"/>
    <w:rsid w:val="00BD2C5D"/>
    <w:rsid w:val="00BD2F9B"/>
    <w:rsid w:val="00BD4D7E"/>
    <w:rsid w:val="00BD7E36"/>
    <w:rsid w:val="00BE1EAF"/>
    <w:rsid w:val="00BE2032"/>
    <w:rsid w:val="00BE34DA"/>
    <w:rsid w:val="00BE3E2D"/>
    <w:rsid w:val="00BE40E2"/>
    <w:rsid w:val="00BE4615"/>
    <w:rsid w:val="00BE4A59"/>
    <w:rsid w:val="00BE5D57"/>
    <w:rsid w:val="00BE6574"/>
    <w:rsid w:val="00BE6679"/>
    <w:rsid w:val="00BE6CBB"/>
    <w:rsid w:val="00BF04EA"/>
    <w:rsid w:val="00BF055B"/>
    <w:rsid w:val="00BF0580"/>
    <w:rsid w:val="00BF05DD"/>
    <w:rsid w:val="00BF1DDA"/>
    <w:rsid w:val="00BF2C22"/>
    <w:rsid w:val="00BF4271"/>
    <w:rsid w:val="00BF6946"/>
    <w:rsid w:val="00BF6D51"/>
    <w:rsid w:val="00BF76C8"/>
    <w:rsid w:val="00BF7872"/>
    <w:rsid w:val="00C00A3A"/>
    <w:rsid w:val="00C0168D"/>
    <w:rsid w:val="00C01AD3"/>
    <w:rsid w:val="00C030B9"/>
    <w:rsid w:val="00C03FD5"/>
    <w:rsid w:val="00C0507C"/>
    <w:rsid w:val="00C05692"/>
    <w:rsid w:val="00C06637"/>
    <w:rsid w:val="00C06893"/>
    <w:rsid w:val="00C06C49"/>
    <w:rsid w:val="00C10D67"/>
    <w:rsid w:val="00C11632"/>
    <w:rsid w:val="00C131E5"/>
    <w:rsid w:val="00C1392B"/>
    <w:rsid w:val="00C13AC0"/>
    <w:rsid w:val="00C14BB1"/>
    <w:rsid w:val="00C14CBC"/>
    <w:rsid w:val="00C179CB"/>
    <w:rsid w:val="00C20AC9"/>
    <w:rsid w:val="00C21459"/>
    <w:rsid w:val="00C22377"/>
    <w:rsid w:val="00C223C1"/>
    <w:rsid w:val="00C23B6F"/>
    <w:rsid w:val="00C33259"/>
    <w:rsid w:val="00C3347E"/>
    <w:rsid w:val="00C338CE"/>
    <w:rsid w:val="00C3423C"/>
    <w:rsid w:val="00C35663"/>
    <w:rsid w:val="00C35BE0"/>
    <w:rsid w:val="00C35EE3"/>
    <w:rsid w:val="00C36D37"/>
    <w:rsid w:val="00C403C7"/>
    <w:rsid w:val="00C41B9B"/>
    <w:rsid w:val="00C43DEB"/>
    <w:rsid w:val="00C44F8A"/>
    <w:rsid w:val="00C4580A"/>
    <w:rsid w:val="00C47075"/>
    <w:rsid w:val="00C47A8E"/>
    <w:rsid w:val="00C516C8"/>
    <w:rsid w:val="00C521CA"/>
    <w:rsid w:val="00C534B5"/>
    <w:rsid w:val="00C53615"/>
    <w:rsid w:val="00C5515F"/>
    <w:rsid w:val="00C55C45"/>
    <w:rsid w:val="00C55FB1"/>
    <w:rsid w:val="00C57126"/>
    <w:rsid w:val="00C573E6"/>
    <w:rsid w:val="00C60784"/>
    <w:rsid w:val="00C60E54"/>
    <w:rsid w:val="00C61248"/>
    <w:rsid w:val="00C6493E"/>
    <w:rsid w:val="00C65351"/>
    <w:rsid w:val="00C67AEC"/>
    <w:rsid w:val="00C67FAF"/>
    <w:rsid w:val="00C7000A"/>
    <w:rsid w:val="00C71267"/>
    <w:rsid w:val="00C713CC"/>
    <w:rsid w:val="00C73848"/>
    <w:rsid w:val="00C73C89"/>
    <w:rsid w:val="00C7549A"/>
    <w:rsid w:val="00C75DD7"/>
    <w:rsid w:val="00C803F5"/>
    <w:rsid w:val="00C80C0B"/>
    <w:rsid w:val="00C815AC"/>
    <w:rsid w:val="00C828C3"/>
    <w:rsid w:val="00C82DAE"/>
    <w:rsid w:val="00C855EB"/>
    <w:rsid w:val="00C8562A"/>
    <w:rsid w:val="00C85798"/>
    <w:rsid w:val="00C86646"/>
    <w:rsid w:val="00C86687"/>
    <w:rsid w:val="00C8684F"/>
    <w:rsid w:val="00C86C45"/>
    <w:rsid w:val="00C87256"/>
    <w:rsid w:val="00C92034"/>
    <w:rsid w:val="00C9303E"/>
    <w:rsid w:val="00C93EAA"/>
    <w:rsid w:val="00C9698B"/>
    <w:rsid w:val="00C979FD"/>
    <w:rsid w:val="00CA028B"/>
    <w:rsid w:val="00CA1153"/>
    <w:rsid w:val="00CA15C9"/>
    <w:rsid w:val="00CA2560"/>
    <w:rsid w:val="00CA28D3"/>
    <w:rsid w:val="00CA370E"/>
    <w:rsid w:val="00CA3725"/>
    <w:rsid w:val="00CA46D2"/>
    <w:rsid w:val="00CA6C43"/>
    <w:rsid w:val="00CA6DDE"/>
    <w:rsid w:val="00CA7988"/>
    <w:rsid w:val="00CA7D74"/>
    <w:rsid w:val="00CB2667"/>
    <w:rsid w:val="00CB363B"/>
    <w:rsid w:val="00CC0071"/>
    <w:rsid w:val="00CC028D"/>
    <w:rsid w:val="00CC115E"/>
    <w:rsid w:val="00CC205B"/>
    <w:rsid w:val="00CC2105"/>
    <w:rsid w:val="00CC224C"/>
    <w:rsid w:val="00CC26A6"/>
    <w:rsid w:val="00CC6C1F"/>
    <w:rsid w:val="00CD0061"/>
    <w:rsid w:val="00CD2AF1"/>
    <w:rsid w:val="00CD32BD"/>
    <w:rsid w:val="00CD3382"/>
    <w:rsid w:val="00CD3B7E"/>
    <w:rsid w:val="00CD3B9B"/>
    <w:rsid w:val="00CD55B7"/>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D01A68"/>
    <w:rsid w:val="00D03DBA"/>
    <w:rsid w:val="00D04615"/>
    <w:rsid w:val="00D04691"/>
    <w:rsid w:val="00D06AF5"/>
    <w:rsid w:val="00D11B4A"/>
    <w:rsid w:val="00D11C56"/>
    <w:rsid w:val="00D12B28"/>
    <w:rsid w:val="00D1331A"/>
    <w:rsid w:val="00D15231"/>
    <w:rsid w:val="00D166A7"/>
    <w:rsid w:val="00D17BBE"/>
    <w:rsid w:val="00D21478"/>
    <w:rsid w:val="00D23D85"/>
    <w:rsid w:val="00D24484"/>
    <w:rsid w:val="00D24C02"/>
    <w:rsid w:val="00D26544"/>
    <w:rsid w:val="00D2715F"/>
    <w:rsid w:val="00D34E90"/>
    <w:rsid w:val="00D34F16"/>
    <w:rsid w:val="00D3628F"/>
    <w:rsid w:val="00D36E2F"/>
    <w:rsid w:val="00D36FB2"/>
    <w:rsid w:val="00D37408"/>
    <w:rsid w:val="00D37A42"/>
    <w:rsid w:val="00D37B66"/>
    <w:rsid w:val="00D37F2D"/>
    <w:rsid w:val="00D4080F"/>
    <w:rsid w:val="00D41CD8"/>
    <w:rsid w:val="00D42660"/>
    <w:rsid w:val="00D42F70"/>
    <w:rsid w:val="00D4685B"/>
    <w:rsid w:val="00D47002"/>
    <w:rsid w:val="00D51547"/>
    <w:rsid w:val="00D53AA7"/>
    <w:rsid w:val="00D5786F"/>
    <w:rsid w:val="00D605AA"/>
    <w:rsid w:val="00D60B4B"/>
    <w:rsid w:val="00D60BB4"/>
    <w:rsid w:val="00D60C72"/>
    <w:rsid w:val="00D60EEE"/>
    <w:rsid w:val="00D611E8"/>
    <w:rsid w:val="00D61CEC"/>
    <w:rsid w:val="00D61EC1"/>
    <w:rsid w:val="00D64566"/>
    <w:rsid w:val="00D646B0"/>
    <w:rsid w:val="00D651F9"/>
    <w:rsid w:val="00D65785"/>
    <w:rsid w:val="00D674ED"/>
    <w:rsid w:val="00D67DE6"/>
    <w:rsid w:val="00D67EBC"/>
    <w:rsid w:val="00D7080E"/>
    <w:rsid w:val="00D72069"/>
    <w:rsid w:val="00D73486"/>
    <w:rsid w:val="00D73B0C"/>
    <w:rsid w:val="00D746DB"/>
    <w:rsid w:val="00D75EFC"/>
    <w:rsid w:val="00D76BDD"/>
    <w:rsid w:val="00D76C33"/>
    <w:rsid w:val="00D76EC8"/>
    <w:rsid w:val="00D81A76"/>
    <w:rsid w:val="00D8302C"/>
    <w:rsid w:val="00D8310B"/>
    <w:rsid w:val="00D83B0D"/>
    <w:rsid w:val="00D83F0C"/>
    <w:rsid w:val="00D84144"/>
    <w:rsid w:val="00D8522C"/>
    <w:rsid w:val="00D85984"/>
    <w:rsid w:val="00D85BB3"/>
    <w:rsid w:val="00D86900"/>
    <w:rsid w:val="00D8727E"/>
    <w:rsid w:val="00D90B77"/>
    <w:rsid w:val="00D922B8"/>
    <w:rsid w:val="00D92C0D"/>
    <w:rsid w:val="00D96C82"/>
    <w:rsid w:val="00D9737D"/>
    <w:rsid w:val="00DA28DB"/>
    <w:rsid w:val="00DA35FF"/>
    <w:rsid w:val="00DA4672"/>
    <w:rsid w:val="00DA62E9"/>
    <w:rsid w:val="00DB33B4"/>
    <w:rsid w:val="00DB390C"/>
    <w:rsid w:val="00DB4E05"/>
    <w:rsid w:val="00DB526D"/>
    <w:rsid w:val="00DB5B3C"/>
    <w:rsid w:val="00DB5BA0"/>
    <w:rsid w:val="00DB6FC9"/>
    <w:rsid w:val="00DC0918"/>
    <w:rsid w:val="00DC1113"/>
    <w:rsid w:val="00DC129F"/>
    <w:rsid w:val="00DC1767"/>
    <w:rsid w:val="00DC2C36"/>
    <w:rsid w:val="00DC5740"/>
    <w:rsid w:val="00DC5F00"/>
    <w:rsid w:val="00DC6002"/>
    <w:rsid w:val="00DC639F"/>
    <w:rsid w:val="00DC6A19"/>
    <w:rsid w:val="00DC74ED"/>
    <w:rsid w:val="00DD1D4E"/>
    <w:rsid w:val="00DD1FAE"/>
    <w:rsid w:val="00DD3107"/>
    <w:rsid w:val="00DD60A6"/>
    <w:rsid w:val="00DD68DA"/>
    <w:rsid w:val="00DD732A"/>
    <w:rsid w:val="00DD7A27"/>
    <w:rsid w:val="00DE22C8"/>
    <w:rsid w:val="00DE2E6C"/>
    <w:rsid w:val="00DE36B9"/>
    <w:rsid w:val="00DE4825"/>
    <w:rsid w:val="00DE50D5"/>
    <w:rsid w:val="00DE6444"/>
    <w:rsid w:val="00DE68C0"/>
    <w:rsid w:val="00DE70D8"/>
    <w:rsid w:val="00DE71A0"/>
    <w:rsid w:val="00DE7305"/>
    <w:rsid w:val="00DE7CCA"/>
    <w:rsid w:val="00DE7EE9"/>
    <w:rsid w:val="00DF03AD"/>
    <w:rsid w:val="00DF3CF0"/>
    <w:rsid w:val="00DF68FB"/>
    <w:rsid w:val="00DF7DF0"/>
    <w:rsid w:val="00E005C6"/>
    <w:rsid w:val="00E04018"/>
    <w:rsid w:val="00E04024"/>
    <w:rsid w:val="00E042E4"/>
    <w:rsid w:val="00E048CE"/>
    <w:rsid w:val="00E05B3C"/>
    <w:rsid w:val="00E05D06"/>
    <w:rsid w:val="00E05FBE"/>
    <w:rsid w:val="00E06B14"/>
    <w:rsid w:val="00E12DCA"/>
    <w:rsid w:val="00E14347"/>
    <w:rsid w:val="00E14C3E"/>
    <w:rsid w:val="00E1590F"/>
    <w:rsid w:val="00E15DC5"/>
    <w:rsid w:val="00E168DE"/>
    <w:rsid w:val="00E17077"/>
    <w:rsid w:val="00E17192"/>
    <w:rsid w:val="00E20844"/>
    <w:rsid w:val="00E20ABE"/>
    <w:rsid w:val="00E24D8E"/>
    <w:rsid w:val="00E25ED4"/>
    <w:rsid w:val="00E27965"/>
    <w:rsid w:val="00E302CF"/>
    <w:rsid w:val="00E321F1"/>
    <w:rsid w:val="00E3365D"/>
    <w:rsid w:val="00E3517C"/>
    <w:rsid w:val="00E3592E"/>
    <w:rsid w:val="00E361B4"/>
    <w:rsid w:val="00E3677C"/>
    <w:rsid w:val="00E37827"/>
    <w:rsid w:val="00E37CD6"/>
    <w:rsid w:val="00E409EE"/>
    <w:rsid w:val="00E40A1D"/>
    <w:rsid w:val="00E40B0A"/>
    <w:rsid w:val="00E40E67"/>
    <w:rsid w:val="00E40F24"/>
    <w:rsid w:val="00E4140B"/>
    <w:rsid w:val="00E41F4E"/>
    <w:rsid w:val="00E43A3A"/>
    <w:rsid w:val="00E444DC"/>
    <w:rsid w:val="00E44543"/>
    <w:rsid w:val="00E45DFE"/>
    <w:rsid w:val="00E46252"/>
    <w:rsid w:val="00E47D89"/>
    <w:rsid w:val="00E52103"/>
    <w:rsid w:val="00E528BC"/>
    <w:rsid w:val="00E52CB4"/>
    <w:rsid w:val="00E533AE"/>
    <w:rsid w:val="00E536CA"/>
    <w:rsid w:val="00E53C0D"/>
    <w:rsid w:val="00E540F8"/>
    <w:rsid w:val="00E54B0F"/>
    <w:rsid w:val="00E54CE2"/>
    <w:rsid w:val="00E54FA1"/>
    <w:rsid w:val="00E55943"/>
    <w:rsid w:val="00E563C3"/>
    <w:rsid w:val="00E578C4"/>
    <w:rsid w:val="00E60078"/>
    <w:rsid w:val="00E6125A"/>
    <w:rsid w:val="00E61A27"/>
    <w:rsid w:val="00E62F1F"/>
    <w:rsid w:val="00E65762"/>
    <w:rsid w:val="00E66118"/>
    <w:rsid w:val="00E72052"/>
    <w:rsid w:val="00E7507F"/>
    <w:rsid w:val="00E75D59"/>
    <w:rsid w:val="00E769FE"/>
    <w:rsid w:val="00E76F6F"/>
    <w:rsid w:val="00E77CDB"/>
    <w:rsid w:val="00E802FD"/>
    <w:rsid w:val="00E8030E"/>
    <w:rsid w:val="00E8166F"/>
    <w:rsid w:val="00E816F6"/>
    <w:rsid w:val="00E832A9"/>
    <w:rsid w:val="00E8414F"/>
    <w:rsid w:val="00E84583"/>
    <w:rsid w:val="00E85499"/>
    <w:rsid w:val="00E85E0A"/>
    <w:rsid w:val="00E85E36"/>
    <w:rsid w:val="00E90B0F"/>
    <w:rsid w:val="00E94026"/>
    <w:rsid w:val="00E94A11"/>
    <w:rsid w:val="00E96239"/>
    <w:rsid w:val="00E96360"/>
    <w:rsid w:val="00E96831"/>
    <w:rsid w:val="00E972D5"/>
    <w:rsid w:val="00E972EB"/>
    <w:rsid w:val="00E9796C"/>
    <w:rsid w:val="00EA17C0"/>
    <w:rsid w:val="00EA18EE"/>
    <w:rsid w:val="00EA2DB5"/>
    <w:rsid w:val="00EB06A0"/>
    <w:rsid w:val="00EB10CB"/>
    <w:rsid w:val="00EB14BE"/>
    <w:rsid w:val="00EB1786"/>
    <w:rsid w:val="00EB1CD9"/>
    <w:rsid w:val="00EB2D96"/>
    <w:rsid w:val="00EB2DB4"/>
    <w:rsid w:val="00EB4BC9"/>
    <w:rsid w:val="00EB59D1"/>
    <w:rsid w:val="00EB6FB4"/>
    <w:rsid w:val="00EC027B"/>
    <w:rsid w:val="00EC2C83"/>
    <w:rsid w:val="00EC3580"/>
    <w:rsid w:val="00EC40EE"/>
    <w:rsid w:val="00EC4149"/>
    <w:rsid w:val="00EC4223"/>
    <w:rsid w:val="00EC440D"/>
    <w:rsid w:val="00EC4963"/>
    <w:rsid w:val="00EC59B1"/>
    <w:rsid w:val="00EC6828"/>
    <w:rsid w:val="00EC78E1"/>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5267"/>
    <w:rsid w:val="00EF58E7"/>
    <w:rsid w:val="00EF7C3D"/>
    <w:rsid w:val="00F00299"/>
    <w:rsid w:val="00F00352"/>
    <w:rsid w:val="00F0090F"/>
    <w:rsid w:val="00F00D4B"/>
    <w:rsid w:val="00F01361"/>
    <w:rsid w:val="00F014A4"/>
    <w:rsid w:val="00F02BDB"/>
    <w:rsid w:val="00F06FD8"/>
    <w:rsid w:val="00F10DC5"/>
    <w:rsid w:val="00F114A6"/>
    <w:rsid w:val="00F11CD3"/>
    <w:rsid w:val="00F13B57"/>
    <w:rsid w:val="00F1561E"/>
    <w:rsid w:val="00F156CB"/>
    <w:rsid w:val="00F163F1"/>
    <w:rsid w:val="00F165C0"/>
    <w:rsid w:val="00F166F2"/>
    <w:rsid w:val="00F20499"/>
    <w:rsid w:val="00F20508"/>
    <w:rsid w:val="00F20F08"/>
    <w:rsid w:val="00F23CCA"/>
    <w:rsid w:val="00F25589"/>
    <w:rsid w:val="00F25750"/>
    <w:rsid w:val="00F25C23"/>
    <w:rsid w:val="00F26792"/>
    <w:rsid w:val="00F269C2"/>
    <w:rsid w:val="00F27507"/>
    <w:rsid w:val="00F27A22"/>
    <w:rsid w:val="00F30DE7"/>
    <w:rsid w:val="00F3101B"/>
    <w:rsid w:val="00F31B4D"/>
    <w:rsid w:val="00F339B8"/>
    <w:rsid w:val="00F34232"/>
    <w:rsid w:val="00F36B92"/>
    <w:rsid w:val="00F36D52"/>
    <w:rsid w:val="00F37058"/>
    <w:rsid w:val="00F37840"/>
    <w:rsid w:val="00F40489"/>
    <w:rsid w:val="00F40FB2"/>
    <w:rsid w:val="00F441D1"/>
    <w:rsid w:val="00F44405"/>
    <w:rsid w:val="00F45833"/>
    <w:rsid w:val="00F4686F"/>
    <w:rsid w:val="00F47813"/>
    <w:rsid w:val="00F516B2"/>
    <w:rsid w:val="00F51CB1"/>
    <w:rsid w:val="00F52686"/>
    <w:rsid w:val="00F53575"/>
    <w:rsid w:val="00F53749"/>
    <w:rsid w:val="00F600EA"/>
    <w:rsid w:val="00F60586"/>
    <w:rsid w:val="00F60743"/>
    <w:rsid w:val="00F60AC9"/>
    <w:rsid w:val="00F60D6A"/>
    <w:rsid w:val="00F63DD7"/>
    <w:rsid w:val="00F65174"/>
    <w:rsid w:val="00F658EE"/>
    <w:rsid w:val="00F66560"/>
    <w:rsid w:val="00F71346"/>
    <w:rsid w:val="00F727E4"/>
    <w:rsid w:val="00F72A15"/>
    <w:rsid w:val="00F72CDB"/>
    <w:rsid w:val="00F73514"/>
    <w:rsid w:val="00F81B7F"/>
    <w:rsid w:val="00F825E3"/>
    <w:rsid w:val="00F8261D"/>
    <w:rsid w:val="00F84203"/>
    <w:rsid w:val="00F85583"/>
    <w:rsid w:val="00F92ECC"/>
    <w:rsid w:val="00F93123"/>
    <w:rsid w:val="00F9373F"/>
    <w:rsid w:val="00F940FA"/>
    <w:rsid w:val="00F95EB2"/>
    <w:rsid w:val="00FA028D"/>
    <w:rsid w:val="00FA04C3"/>
    <w:rsid w:val="00FA0920"/>
    <w:rsid w:val="00FA0DBF"/>
    <w:rsid w:val="00FA3116"/>
    <w:rsid w:val="00FA4348"/>
    <w:rsid w:val="00FA492C"/>
    <w:rsid w:val="00FA4C33"/>
    <w:rsid w:val="00FA63E8"/>
    <w:rsid w:val="00FA67D7"/>
    <w:rsid w:val="00FB23E7"/>
    <w:rsid w:val="00FB38C9"/>
    <w:rsid w:val="00FB3E17"/>
    <w:rsid w:val="00FB5D20"/>
    <w:rsid w:val="00FC0060"/>
    <w:rsid w:val="00FC0389"/>
    <w:rsid w:val="00FC05E7"/>
    <w:rsid w:val="00FC0797"/>
    <w:rsid w:val="00FC149B"/>
    <w:rsid w:val="00FC2773"/>
    <w:rsid w:val="00FC29E9"/>
    <w:rsid w:val="00FC3993"/>
    <w:rsid w:val="00FC3D7F"/>
    <w:rsid w:val="00FC4213"/>
    <w:rsid w:val="00FC502A"/>
    <w:rsid w:val="00FC6C03"/>
    <w:rsid w:val="00FC7941"/>
    <w:rsid w:val="00FD1D97"/>
    <w:rsid w:val="00FD2530"/>
    <w:rsid w:val="00FD3F32"/>
    <w:rsid w:val="00FD405B"/>
    <w:rsid w:val="00FD5557"/>
    <w:rsid w:val="00FD5A7D"/>
    <w:rsid w:val="00FD60E8"/>
    <w:rsid w:val="00FD6185"/>
    <w:rsid w:val="00FD627A"/>
    <w:rsid w:val="00FD630F"/>
    <w:rsid w:val="00FE2C04"/>
    <w:rsid w:val="00FE2C95"/>
    <w:rsid w:val="00FE4A8B"/>
    <w:rsid w:val="00FE6582"/>
    <w:rsid w:val="00FE699C"/>
    <w:rsid w:val="00FE69F2"/>
    <w:rsid w:val="00FF1717"/>
    <w:rsid w:val="00FF201A"/>
    <w:rsid w:val="00FF42A1"/>
    <w:rsid w:val="00FF6C55"/>
    <w:rsid w:val="00FF72B5"/>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85748"/>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reactmarkdownparsertextcontainerrodgy">
    <w:name w:val="reactmarkdownparser_textcontainer__rodgy"/>
    <w:basedOn w:val="Absatz-Standardschriftart"/>
    <w:rsid w:val="00FE4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01816347">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1990771">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18180191">
      <w:bodyDiv w:val="1"/>
      <w:marLeft w:val="0"/>
      <w:marRight w:val="0"/>
      <w:marTop w:val="0"/>
      <w:marBottom w:val="0"/>
      <w:divBdr>
        <w:top w:val="none" w:sz="0" w:space="0" w:color="auto"/>
        <w:left w:val="none" w:sz="0" w:space="0" w:color="auto"/>
        <w:bottom w:val="none" w:sz="0" w:space="0" w:color="auto"/>
        <w:right w:val="none" w:sz="0" w:space="0" w:color="auto"/>
      </w:divBdr>
    </w:div>
    <w:div w:id="1670139778">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www.canva.com" TargetMode="External"/><Relationship Id="rId26" Type="http://schemas.openxmlformats.org/officeDocument/2006/relationships/hyperlink" Target="http://www.mentimeter.com" TargetMode="External"/><Relationship Id="rId39" Type="http://schemas.openxmlformats.org/officeDocument/2006/relationships/hyperlink" Target="http://www.scoyo.de" TargetMode="External"/><Relationship Id="rId21" Type="http://schemas.openxmlformats.org/officeDocument/2006/relationships/hyperlink" Target="https://map.kits.blog/" TargetMode="External"/><Relationship Id="rId34" Type="http://schemas.openxmlformats.org/officeDocument/2006/relationships/image" Target="media/image2.png"/><Relationship Id="rId42" Type="http://schemas.openxmlformats.org/officeDocument/2006/relationships/hyperlink" Target="https://www.elternwissen.com/lerntipps/motivation/der-richtige-arbeitsplatz-hier-kann-ihr-kind-konzentriert-lernen/" TargetMode="External"/><Relationship Id="rId47" Type="http://schemas.openxmlformats.org/officeDocument/2006/relationships/hyperlink" Target="http://www.leitz.com" TargetMode="External"/><Relationship Id="rId50" Type="http://schemas.openxmlformats.org/officeDocument/2006/relationships/hyperlink" Target="https://www.infranken.de/ratgeber/gesundheit/psychische-erkrankungen-durch-hohe-bildschirmzeit-erschreckende-studienergebnisse-art-5544073"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ap.kits.blog/" TargetMode="External"/><Relationship Id="rId29" Type="http://schemas.openxmlformats.org/officeDocument/2006/relationships/hyperlink" Target="http://www.barmer.de" TargetMode="External"/><Relationship Id="rId11" Type="http://schemas.openxmlformats.org/officeDocument/2006/relationships/comments" Target="comments.xml"/><Relationship Id="rId24" Type="http://schemas.openxmlformats.org/officeDocument/2006/relationships/hyperlink" Target="http://www.taskcards.com" TargetMode="External"/><Relationship Id="rId32" Type="http://schemas.openxmlformats.org/officeDocument/2006/relationships/hyperlink" Target="http://www.canva.com" TargetMode="External"/><Relationship Id="rId37" Type="http://schemas.openxmlformats.org/officeDocument/2006/relationships/image" Target="media/image4.png"/><Relationship Id="rId40" Type="http://schemas.openxmlformats.org/officeDocument/2006/relationships/hyperlink" Target="https://www.scoyo.de/magazin/lernen/lerntipps-lernmotivation/kinderzimmer-einrichten-lernplatz-fuer-schueler/" TargetMode="External"/><Relationship Id="rId45" Type="http://schemas.openxmlformats.org/officeDocument/2006/relationships/hyperlink" Target="http://www.barmer.de" TargetMode="External"/><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www.taskcards.de" TargetMode="External"/><Relationship Id="rId31" Type="http://schemas.openxmlformats.org/officeDocument/2006/relationships/hyperlink" Target="http://www.taskcards.de" TargetMode="External"/><Relationship Id="rId44" Type="http://schemas.openxmlformats.org/officeDocument/2006/relationships/hyperlink" Target="https://www.isb.bayern.de/fileadmin/user_upload/Schule_fuer_Kranke/HR_Resilienzfoerderung/HR_resilienzfoerderung_in_der_schule_2021.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www.taskcards.de" TargetMode="External"/><Relationship Id="rId27" Type="http://schemas.openxmlformats.org/officeDocument/2006/relationships/hyperlink" Target="https://www.menti.com/alhowodd2837" TargetMode="External"/><Relationship Id="rId30" Type="http://schemas.openxmlformats.org/officeDocument/2006/relationships/hyperlink" Target="http://www.taskcards.de" TargetMode="External"/><Relationship Id="rId35" Type="http://schemas.openxmlformats.org/officeDocument/2006/relationships/image" Target="media/image3.png"/><Relationship Id="rId43" Type="http://schemas.openxmlformats.org/officeDocument/2006/relationships/hyperlink" Target="http://www.isb.bayern.de/fileadmin/user_upload/Schule_fuer_Kranke/HR_Resilienzfoerderung/HR_resilienzfoerderung_in_der_schule_2021.pdf" TargetMode="External"/><Relationship Id="rId48" Type="http://schemas.openxmlformats.org/officeDocument/2006/relationships/hyperlink" Target="https://www.leitz.com/de-de/blog/leitz/workleitzbalance/can-sitting-in-front-of-a-computer-screen-affect-your-mental-health/" TargetMode="External"/><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taskcards.de" TargetMode="External"/><Relationship Id="rId25" Type="http://schemas.openxmlformats.org/officeDocument/2006/relationships/image" Target="media/image1.png"/><Relationship Id="rId33" Type="http://schemas.openxmlformats.org/officeDocument/2006/relationships/header" Target="header1.xml"/><Relationship Id="rId38" Type="http://schemas.openxmlformats.org/officeDocument/2006/relationships/hyperlink" Target="http://www.youtube.com" TargetMode="External"/><Relationship Id="rId46" Type="http://schemas.openxmlformats.org/officeDocument/2006/relationships/hyperlink" Target="https://www.barmer.de/gesundheit-verstehen/psyche/psychische-gesundheit/resilienz-1054634?query=s000032" TargetMode="External"/><Relationship Id="rId20" Type="http://schemas.openxmlformats.org/officeDocument/2006/relationships/hyperlink" Target="http://www.mentimeter.com" TargetMode="External"/><Relationship Id="rId41" Type="http://schemas.openxmlformats.org/officeDocument/2006/relationships/hyperlink" Target="http://www.elternwissen.de"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mentimeter.com" TargetMode="External"/><Relationship Id="rId23" Type="http://schemas.openxmlformats.org/officeDocument/2006/relationships/hyperlink" Target="http://www.canva.com" TargetMode="External"/><Relationship Id="rId28" Type="http://schemas.openxmlformats.org/officeDocument/2006/relationships/hyperlink" Target="http://www.ins-netz-gehen.info" TargetMode="External"/><Relationship Id="rId36" Type="http://schemas.openxmlformats.org/officeDocument/2006/relationships/hyperlink" Target="https://map.kits.blog/" TargetMode="External"/><Relationship Id="rId49" Type="http://schemas.openxmlformats.org/officeDocument/2006/relationships/hyperlink" Target="http://www.infranken.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3.xml><?xml version="1.0" encoding="utf-8"?>
<ds:datastoreItem xmlns:ds="http://schemas.openxmlformats.org/officeDocument/2006/customXml" ds:itemID="{D87A8C0D-A38D-4502-A7F8-7649B444D8EC}">
  <ds:schemaRefs>
    <ds:schemaRef ds:uri="http://schemas.openxmlformats.org/officeDocument/2006/bibliography"/>
  </ds:schemaRefs>
</ds:datastoreItem>
</file>

<file path=customXml/itemProps4.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6099</Words>
  <Characters>38429</Characters>
  <Application>Microsoft Office Word</Application>
  <DocSecurity>0</DocSecurity>
  <Lines>320</Lines>
  <Paragraphs>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3</cp:revision>
  <cp:lastPrinted>2024-06-04T17:09:00Z</cp:lastPrinted>
  <dcterms:created xsi:type="dcterms:W3CDTF">2024-06-18T14:29:00Z</dcterms:created>
  <dcterms:modified xsi:type="dcterms:W3CDTF">2024-06-18T19:15:00Z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