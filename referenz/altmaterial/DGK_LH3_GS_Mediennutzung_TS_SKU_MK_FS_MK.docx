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99091" w14:textId="005153F4" w:rsidR="0011717A" w:rsidRPr="000F7CC8" w:rsidRDefault="0014285B" w:rsidP="0011717A">
      <w:pPr>
        <w:spacing w:line="276" w:lineRule="auto"/>
        <w:rPr>
          <w:rFonts w:cstheme="minorHAnsi"/>
          <w:b/>
          <w:bCs/>
          <w:sz w:val="28"/>
          <w:szCs w:val="28"/>
        </w:rPr>
      </w:pPr>
      <w:commentRangeStart w:id="0"/>
      <w:commentRangeStart w:id="1"/>
      <w:commentRangeEnd w:id="0"/>
      <w:del w:id="2" w:author="Michael Kohl" w:date="2024-07-15T18:09:00Z" w16du:dateUtc="2024-07-15T16:09:00Z">
        <w:r w:rsidDel="00C60E7C">
          <w:rPr>
            <w:rStyle w:val="Kommentarzeichen"/>
          </w:rPr>
          <w:commentReference w:id="0"/>
        </w:r>
      </w:del>
      <w:commentRangeEnd w:id="1"/>
      <w:r w:rsidR="0007461C">
        <w:rPr>
          <w:rStyle w:val="Kommentarzeichen"/>
        </w:rPr>
        <w:commentReference w:id="1"/>
      </w:r>
      <w:r w:rsidR="00C60E7C">
        <w:rPr>
          <w:rFonts w:cstheme="minorHAnsi"/>
          <w:b/>
          <w:bCs/>
          <w:sz w:val="28"/>
          <w:szCs w:val="28"/>
        </w:rPr>
        <w:t xml:space="preserve">Digitales Lernen mit Medien </w:t>
      </w:r>
    </w:p>
    <w:p w14:paraId="5BEBEAA5" w14:textId="77777777" w:rsidR="00E048CE" w:rsidRPr="00424D02" w:rsidRDefault="00E048CE" w:rsidP="00E048CE">
      <w:pPr>
        <w:shd w:val="clear" w:color="auto" w:fill="FBE4D5" w:themeFill="accent2" w:themeFillTint="33"/>
        <w:spacing w:after="0" w:line="276" w:lineRule="auto"/>
        <w:rPr>
          <w:rFonts w:cstheme="minorHAnsi"/>
        </w:rPr>
      </w:pPr>
      <w:r w:rsidRPr="00424D02">
        <w:rPr>
          <w:rFonts w:cstheme="minorHAnsi"/>
        </w:rPr>
        <w:t>((Ideen für Einstiegsvideo))</w:t>
      </w:r>
    </w:p>
    <w:p w14:paraId="581E74A2" w14:textId="04E58F47" w:rsidR="003D48AB" w:rsidRPr="00341456" w:rsidRDefault="00341456" w:rsidP="00341456">
      <w:pPr>
        <w:shd w:val="clear" w:color="auto" w:fill="FBE4D5" w:themeFill="accent2" w:themeFillTint="33"/>
        <w:spacing w:after="0" w:line="276" w:lineRule="auto"/>
        <w:rPr>
          <w:rFonts w:cstheme="minorHAnsi"/>
          <w:b/>
          <w:bCs/>
        </w:rPr>
      </w:pPr>
      <w:r w:rsidRPr="00341456">
        <w:rPr>
          <w:rFonts w:cstheme="minorHAnsi"/>
          <w:b/>
          <w:bCs/>
        </w:rPr>
        <w:t>"Medien als Lernhelfer"</w:t>
      </w:r>
    </w:p>
    <w:p w14:paraId="0F020A43" w14:textId="77777777" w:rsidR="003D48AB" w:rsidRDefault="003D48AB" w:rsidP="00341456">
      <w:pPr>
        <w:shd w:val="clear" w:color="auto" w:fill="FBE4D5" w:themeFill="accent2" w:themeFillTint="33"/>
        <w:spacing w:after="0" w:line="276" w:lineRule="auto"/>
        <w:rPr>
          <w:rFonts w:cstheme="minorHAnsi"/>
          <w:b/>
          <w:bCs/>
        </w:rPr>
      </w:pPr>
    </w:p>
    <w:p w14:paraId="2EFCCB8A" w14:textId="09CF7354" w:rsidR="00341456" w:rsidRPr="00341456" w:rsidRDefault="00341456" w:rsidP="00341456">
      <w:pPr>
        <w:shd w:val="clear" w:color="auto" w:fill="FBE4D5" w:themeFill="accent2" w:themeFillTint="33"/>
        <w:spacing w:after="0" w:line="276" w:lineRule="auto"/>
        <w:rPr>
          <w:rFonts w:cstheme="minorHAnsi"/>
          <w:b/>
          <w:bCs/>
        </w:rPr>
      </w:pPr>
      <w:r>
        <w:rPr>
          <w:rFonts w:cstheme="minorHAnsi"/>
          <w:b/>
          <w:bCs/>
        </w:rPr>
        <w:t>1</w:t>
      </w:r>
      <w:r w:rsidRPr="00341456">
        <w:rPr>
          <w:rFonts w:cstheme="minorHAnsi"/>
          <w:b/>
          <w:bCs/>
        </w:rPr>
        <w:t xml:space="preserve">) </w:t>
      </w:r>
      <w:proofErr w:type="gramStart"/>
      <w:r w:rsidRPr="00341456">
        <w:rPr>
          <w:rFonts w:cstheme="minorHAnsi"/>
          <w:b/>
          <w:bCs/>
        </w:rPr>
        <w:t>Video</w:t>
      </w:r>
      <w:r>
        <w:rPr>
          <w:rFonts w:cstheme="minorHAnsi"/>
          <w:b/>
          <w:bCs/>
        </w:rPr>
        <w:t>inhalt</w:t>
      </w:r>
      <w:r w:rsidR="003D48AB">
        <w:rPr>
          <w:rFonts w:cstheme="minorHAnsi"/>
          <w:b/>
          <w:bCs/>
        </w:rPr>
        <w:t xml:space="preserve">  –</w:t>
      </w:r>
      <w:proofErr w:type="gramEnd"/>
      <w:r w:rsidR="003D48AB">
        <w:rPr>
          <w:rFonts w:cstheme="minorHAnsi"/>
          <w:b/>
          <w:bCs/>
        </w:rPr>
        <w:t xml:space="preserve"> VORSCHLAG</w:t>
      </w:r>
    </w:p>
    <w:p w14:paraId="68D37203" w14:textId="768816FC"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 xml:space="preserve">Szene 1: Die drei Freunde sind zu Hause und bereiten sich auf einen Schultag vor. Jeder nutzt ein anderes Medium: Emma liest ein Buch, Noah schaut ein Lernvideo und Yuni spielt ein Bildungsspiel auf dem </w:t>
      </w:r>
      <w:commentRangeStart w:id="3"/>
      <w:r w:rsidRPr="00175AFC">
        <w:rPr>
          <w:rFonts w:cstheme="minorHAnsi"/>
        </w:rPr>
        <w:t>Tablet</w:t>
      </w:r>
      <w:commentRangeEnd w:id="3"/>
      <w:r w:rsidR="00591897">
        <w:rPr>
          <w:rStyle w:val="Kommentarzeichen"/>
        </w:rPr>
        <w:commentReference w:id="3"/>
      </w:r>
      <w:r w:rsidRPr="00175AFC">
        <w:rPr>
          <w:rFonts w:cstheme="minorHAnsi"/>
        </w:rPr>
        <w:t>.</w:t>
      </w:r>
    </w:p>
    <w:p w14:paraId="12C9BC07" w14:textId="77777777" w:rsidR="00341456" w:rsidRDefault="00341456" w:rsidP="00341456">
      <w:pPr>
        <w:shd w:val="clear" w:color="auto" w:fill="FBE4D5" w:themeFill="accent2" w:themeFillTint="33"/>
        <w:spacing w:after="0" w:line="276" w:lineRule="auto"/>
        <w:rPr>
          <w:rFonts w:cstheme="minorHAnsi"/>
        </w:rPr>
      </w:pPr>
      <w:r w:rsidRPr="00175AFC">
        <w:rPr>
          <w:rFonts w:cstheme="minorHAnsi"/>
        </w:rPr>
        <w:t>Text: „Es gibt viele Wege zu lernen. Welche nutzt du?“</w:t>
      </w:r>
    </w:p>
    <w:p w14:paraId="74B881B4" w14:textId="77777777" w:rsidR="003D48AB" w:rsidRPr="00175AFC" w:rsidRDefault="003D48AB" w:rsidP="00341456">
      <w:pPr>
        <w:shd w:val="clear" w:color="auto" w:fill="FBE4D5" w:themeFill="accent2" w:themeFillTint="33"/>
        <w:spacing w:after="0" w:line="276" w:lineRule="auto"/>
        <w:rPr>
          <w:rFonts w:cstheme="minorHAnsi"/>
        </w:rPr>
      </w:pPr>
    </w:p>
    <w:p w14:paraId="603F1156"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Szene 2: Die Freunde treffen sich in der Schule und tauschen sich darüber aus, was sie gelernt haben.</w:t>
      </w:r>
    </w:p>
    <w:p w14:paraId="6E89044E" w14:textId="77777777" w:rsidR="00341456" w:rsidRDefault="00341456" w:rsidP="00341456">
      <w:pPr>
        <w:shd w:val="clear" w:color="auto" w:fill="FBE4D5" w:themeFill="accent2" w:themeFillTint="33"/>
        <w:spacing w:after="0" w:line="276" w:lineRule="auto"/>
        <w:rPr>
          <w:rFonts w:cstheme="minorHAnsi"/>
        </w:rPr>
      </w:pPr>
      <w:r w:rsidRPr="00175AFC">
        <w:rPr>
          <w:rFonts w:cstheme="minorHAnsi"/>
        </w:rPr>
        <w:t>Text: „Gemeinsam lernen wir mehr.“</w:t>
      </w:r>
    </w:p>
    <w:p w14:paraId="01D08185" w14:textId="77777777" w:rsidR="003D48AB" w:rsidRPr="00175AFC" w:rsidRDefault="003D48AB" w:rsidP="00341456">
      <w:pPr>
        <w:shd w:val="clear" w:color="auto" w:fill="FBE4D5" w:themeFill="accent2" w:themeFillTint="33"/>
        <w:spacing w:after="0" w:line="276" w:lineRule="auto"/>
        <w:rPr>
          <w:rFonts w:cstheme="minorHAnsi"/>
        </w:rPr>
      </w:pPr>
    </w:p>
    <w:p w14:paraId="19770C0A" w14:textId="2D0E7EFD"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 xml:space="preserve">Szene 3: </w:t>
      </w:r>
      <w:r w:rsidR="003D48AB">
        <w:rPr>
          <w:rFonts w:cstheme="minorHAnsi"/>
        </w:rPr>
        <w:t>Die Lehrkraft</w:t>
      </w:r>
      <w:r w:rsidRPr="00175AFC">
        <w:rPr>
          <w:rFonts w:cstheme="minorHAnsi"/>
        </w:rPr>
        <w:t xml:space="preserve"> zeigt verschiedene Lernmaterialien: Bücher, Tablets, Computer und Lernkarten.</w:t>
      </w:r>
    </w:p>
    <w:p w14:paraId="07159E19"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Text: „Lasst uns die verschiedenen Lernwerkzeuge erkunden.“</w:t>
      </w:r>
    </w:p>
    <w:p w14:paraId="635EDCFA" w14:textId="14FD2503"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 xml:space="preserve">Szene 4: Die Schüler arbeiten </w:t>
      </w:r>
      <w:proofErr w:type="gramStart"/>
      <w:r w:rsidRPr="00175AFC">
        <w:rPr>
          <w:rFonts w:cstheme="minorHAnsi"/>
        </w:rPr>
        <w:t>in Gruppen und nutzen</w:t>
      </w:r>
      <w:proofErr w:type="gramEnd"/>
      <w:r w:rsidRPr="00175AFC">
        <w:rPr>
          <w:rFonts w:cstheme="minorHAnsi"/>
        </w:rPr>
        <w:t xml:space="preserve"> verschiedene Medien, um ein Projekt über gesunde Ernährung zu erstellen.</w:t>
      </w:r>
      <w:r w:rsidR="00175AFC" w:rsidRPr="00175AFC">
        <w:rPr>
          <w:rFonts w:cstheme="minorHAnsi"/>
        </w:rPr>
        <w:t xml:space="preserve"> Jeder trägt zum Gesamtergebnis bei.</w:t>
      </w:r>
    </w:p>
    <w:p w14:paraId="49504FFE"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Text: „Mit Medien können wir spannende Projekte gestalten.“</w:t>
      </w:r>
    </w:p>
    <w:p w14:paraId="4A273157" w14:textId="77777777" w:rsidR="00341456" w:rsidRPr="00175AFC" w:rsidRDefault="00341456" w:rsidP="00341456">
      <w:pPr>
        <w:shd w:val="clear" w:color="auto" w:fill="FBE4D5" w:themeFill="accent2" w:themeFillTint="33"/>
        <w:spacing w:after="0" w:line="276" w:lineRule="auto"/>
        <w:rPr>
          <w:rFonts w:cstheme="minorHAnsi"/>
        </w:rPr>
      </w:pPr>
    </w:p>
    <w:p w14:paraId="29198FB4" w14:textId="3B182864" w:rsidR="00341456" w:rsidRPr="00341456" w:rsidRDefault="00341456" w:rsidP="00341456">
      <w:pPr>
        <w:shd w:val="clear" w:color="auto" w:fill="FBE4D5" w:themeFill="accent2" w:themeFillTint="33"/>
        <w:spacing w:after="0" w:line="276" w:lineRule="auto"/>
        <w:rPr>
          <w:rFonts w:cstheme="minorHAnsi"/>
          <w:b/>
          <w:bCs/>
        </w:rPr>
      </w:pPr>
      <w:r>
        <w:rPr>
          <w:rFonts w:cstheme="minorHAnsi"/>
          <w:b/>
          <w:bCs/>
        </w:rPr>
        <w:t>2</w:t>
      </w:r>
      <w:r w:rsidRPr="00341456">
        <w:rPr>
          <w:rFonts w:cstheme="minorHAnsi"/>
          <w:b/>
          <w:bCs/>
        </w:rPr>
        <w:t>) Fragen/Ziele:</w:t>
      </w:r>
    </w:p>
    <w:p w14:paraId="32564737"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Welche Medien helfen dir beim Lernen am meisten?</w:t>
      </w:r>
    </w:p>
    <w:p w14:paraId="32F6E0DF"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Wie können wir Medien nutzen, um gemeinsam zu lernen?</w:t>
      </w:r>
    </w:p>
    <w:p w14:paraId="441DA753"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Was hast du heute mit Medien gelernt?</w:t>
      </w:r>
    </w:p>
    <w:p w14:paraId="5AB52E7A" w14:textId="77777777" w:rsidR="00341456" w:rsidRDefault="00341456" w:rsidP="00341456">
      <w:pPr>
        <w:shd w:val="clear" w:color="auto" w:fill="FBE4D5" w:themeFill="accent2" w:themeFillTint="33"/>
        <w:spacing w:after="0" w:line="276" w:lineRule="auto"/>
        <w:rPr>
          <w:rFonts w:cstheme="minorHAnsi"/>
          <w:b/>
          <w:bCs/>
        </w:rPr>
      </w:pPr>
    </w:p>
    <w:p w14:paraId="40A8EC9A" w14:textId="6160D416" w:rsidR="00341456" w:rsidRPr="00341456" w:rsidRDefault="00341456" w:rsidP="00341456">
      <w:pPr>
        <w:shd w:val="clear" w:color="auto" w:fill="FBE4D5" w:themeFill="accent2" w:themeFillTint="33"/>
        <w:spacing w:after="0" w:line="276" w:lineRule="auto"/>
        <w:rPr>
          <w:rFonts w:cstheme="minorHAnsi"/>
          <w:b/>
          <w:bCs/>
        </w:rPr>
      </w:pPr>
      <w:r>
        <w:rPr>
          <w:rFonts w:cstheme="minorHAnsi"/>
          <w:b/>
          <w:bCs/>
        </w:rPr>
        <w:t>3</w:t>
      </w:r>
      <w:r w:rsidRPr="00341456">
        <w:rPr>
          <w:rFonts w:cstheme="minorHAnsi"/>
          <w:b/>
          <w:bCs/>
        </w:rPr>
        <w:t>) Verpflichtende Antworten/Geschichten:</w:t>
      </w:r>
    </w:p>
    <w:p w14:paraId="58101A8C" w14:textId="77777777"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Medien bieten vielfältige Möglichkeiten, um Wissen zu erwerben und zu teilen.</w:t>
      </w:r>
    </w:p>
    <w:p w14:paraId="7360F281" w14:textId="7CD75DD9" w:rsidR="00341456" w:rsidRPr="00175AFC" w:rsidRDefault="00341456" w:rsidP="00341456">
      <w:pPr>
        <w:shd w:val="clear" w:color="auto" w:fill="FBE4D5" w:themeFill="accent2" w:themeFillTint="33"/>
        <w:spacing w:after="0" w:line="276" w:lineRule="auto"/>
        <w:rPr>
          <w:rFonts w:cstheme="minorHAnsi"/>
        </w:rPr>
      </w:pPr>
      <w:r w:rsidRPr="00175AFC">
        <w:rPr>
          <w:rFonts w:cstheme="minorHAnsi"/>
        </w:rPr>
        <w:t>Gemeinsames Lernen mit Medien fördert die Zusammenarbeit und Kreativität.</w:t>
      </w:r>
    </w:p>
    <w:p w14:paraId="14621776" w14:textId="7B7F616B" w:rsidR="00E048CE" w:rsidRPr="00922E37" w:rsidRDefault="00E048CE" w:rsidP="00E048CE">
      <w:pPr>
        <w:shd w:val="clear" w:color="auto" w:fill="FBE4D5" w:themeFill="accent2" w:themeFillTint="33"/>
        <w:spacing w:after="0" w:line="276" w:lineRule="auto"/>
        <w:rPr>
          <w:rFonts w:cstheme="minorHAnsi"/>
          <w:i/>
          <w:iCs/>
        </w:rPr>
      </w:pPr>
      <w:r w:rsidRPr="00922E37">
        <w:rPr>
          <w:rFonts w:cstheme="minorHAnsi"/>
          <w:i/>
          <w:iCs/>
          <w:highlight w:val="red"/>
        </w:rPr>
        <w:t xml:space="preserve">((bitte nicht ändern: </w:t>
      </w:r>
      <w:r w:rsidR="005B2C28" w:rsidRPr="00922E37">
        <w:rPr>
          <w:rFonts w:cstheme="minorHAnsi"/>
          <w:i/>
          <w:iCs/>
          <w:highlight w:val="red"/>
        </w:rPr>
        <w:t>H</w:t>
      </w:r>
      <w:r w:rsidRPr="00922E37">
        <w:rPr>
          <w:rFonts w:cstheme="minorHAnsi"/>
          <w:i/>
          <w:iCs/>
          <w:highlight w:val="red"/>
        </w:rPr>
        <w:t>andreichung</w:t>
      </w:r>
      <w:r w:rsidR="009D551E" w:rsidRPr="00922E37">
        <w:rPr>
          <w:rFonts w:cstheme="minorHAnsi"/>
          <w:i/>
          <w:iCs/>
          <w:highlight w:val="red"/>
        </w:rPr>
        <w:t xml:space="preserve"> basiert</w:t>
      </w:r>
      <w:r w:rsidRPr="00922E37">
        <w:rPr>
          <w:rFonts w:cstheme="minorHAnsi"/>
          <w:i/>
          <w:iCs/>
          <w:highlight w:val="red"/>
        </w:rPr>
        <w:t xml:space="preserve"> darauf))</w:t>
      </w:r>
    </w:p>
    <w:p w14:paraId="56EB380F" w14:textId="77777777" w:rsidR="003D48AB" w:rsidRDefault="003D48AB">
      <w:pPr>
        <w:rPr>
          <w:rFonts w:cstheme="minorHAnsi"/>
          <w:b/>
          <w:bCs/>
          <w:sz w:val="28"/>
          <w:szCs w:val="28"/>
        </w:rPr>
      </w:pPr>
      <w:r>
        <w:rPr>
          <w:rFonts w:cstheme="minorHAnsi"/>
          <w:b/>
          <w:bCs/>
          <w:sz w:val="28"/>
          <w:szCs w:val="28"/>
        </w:rPr>
        <w:br w:type="page"/>
      </w:r>
    </w:p>
    <w:p w14:paraId="7F00FB38" w14:textId="77777777" w:rsidR="003D48AB" w:rsidRDefault="003D48AB" w:rsidP="003D48AB">
      <w:pPr>
        <w:rPr>
          <w:rFonts w:cstheme="minorHAnsi"/>
          <w:b/>
          <w:bCs/>
          <w:sz w:val="28"/>
          <w:szCs w:val="28"/>
          <w:highlight w:val="yellow"/>
        </w:rPr>
      </w:pPr>
      <w:bookmarkStart w:id="4" w:name="_Hlk169685301"/>
      <w:bookmarkStart w:id="5" w:name="_Hlk169685240"/>
      <w:r w:rsidRPr="003D48AB">
        <w:rPr>
          <w:rFonts w:cstheme="minorHAnsi"/>
          <w:b/>
          <w:bCs/>
          <w:sz w:val="28"/>
          <w:szCs w:val="28"/>
        </w:rPr>
        <w:lastRenderedPageBreak/>
        <w:t>Mediennutzung und Lernen</w:t>
      </w:r>
      <w:r w:rsidRPr="003D48AB">
        <w:rPr>
          <w:rFonts w:cstheme="minorHAnsi"/>
          <w:b/>
          <w:bCs/>
          <w:sz w:val="28"/>
          <w:szCs w:val="28"/>
          <w:highlight w:val="yellow"/>
        </w:rPr>
        <w:t xml:space="preserve"> </w:t>
      </w:r>
    </w:p>
    <w:p w14:paraId="4C48F940" w14:textId="4B906F0C" w:rsidR="003D48AB" w:rsidRDefault="003D48AB" w:rsidP="003D48AB">
      <w:pPr>
        <w:rPr>
          <w:highlight w:val="yellow"/>
        </w:rPr>
      </w:pPr>
      <w:r>
        <w:rPr>
          <w:highlight w:val="yellow"/>
        </w:rPr>
        <w:t>((Satz: Störer / Symbol für Grundschule platzieren))</w:t>
      </w:r>
    </w:p>
    <w:bookmarkEnd w:id="4"/>
    <w:p w14:paraId="268EF647" w14:textId="77777777" w:rsidR="003D48AB" w:rsidRDefault="003D48AB" w:rsidP="003D48AB">
      <w:pPr>
        <w:rPr>
          <w:highlight w:val="yellow"/>
        </w:rPr>
      </w:pPr>
    </w:p>
    <w:p w14:paraId="558AB618" w14:textId="77777777" w:rsidR="003D48AB" w:rsidRDefault="003D48AB" w:rsidP="003D48AB">
      <w:pPr>
        <w:rPr>
          <w:highlight w:val="yellow"/>
        </w:rPr>
      </w:pPr>
    </w:p>
    <w:p w14:paraId="45788851" w14:textId="77777777" w:rsidR="003D48AB" w:rsidRDefault="003D48AB" w:rsidP="003D48AB">
      <w:pPr>
        <w:rPr>
          <w:highlight w:val="yellow"/>
        </w:rPr>
      </w:pPr>
    </w:p>
    <w:p w14:paraId="3C125DD9" w14:textId="77777777" w:rsidR="003D48AB" w:rsidRDefault="003D48AB" w:rsidP="003D48AB">
      <w:pPr>
        <w:rPr>
          <w:highlight w:val="yellow"/>
        </w:rPr>
      </w:pPr>
    </w:p>
    <w:p w14:paraId="77A017C5" w14:textId="18D28D50" w:rsidR="008663B5" w:rsidRPr="000F7CC8" w:rsidRDefault="003D48AB" w:rsidP="003D48AB">
      <w:pPr>
        <w:rPr>
          <w:rFonts w:cstheme="minorHAnsi"/>
          <w:color w:val="FF0000"/>
          <w:sz w:val="24"/>
          <w:szCs w:val="24"/>
          <w:highlight w:val="lightGray"/>
        </w:rPr>
      </w:pPr>
      <w:r w:rsidRPr="00425B9D">
        <w:rPr>
          <w:highlight w:val="yellow"/>
        </w:rPr>
        <w:t>((</w:t>
      </w:r>
      <w:r w:rsidRPr="001A4A01">
        <w:rPr>
          <w:b/>
          <w:bCs/>
          <w:highlight w:val="yellow"/>
        </w:rPr>
        <w:t>COVER:</w:t>
      </w:r>
      <w:r>
        <w:rPr>
          <w:highlight w:val="yellow"/>
        </w:rPr>
        <w:t xml:space="preserve"> </w:t>
      </w:r>
      <w:r w:rsidRPr="00425B9D">
        <w:rPr>
          <w:highlight w:val="yellow"/>
        </w:rPr>
        <w:t>Klett MEX Logo))</w:t>
      </w:r>
      <w:bookmarkEnd w:id="5"/>
      <w:r>
        <w:rPr>
          <w:rFonts w:cstheme="minorHAnsi"/>
          <w:color w:val="FF0000"/>
          <w:sz w:val="24"/>
          <w:szCs w:val="24"/>
          <w:highlight w:val="lightGray"/>
        </w:rPr>
        <w:br w:type="page"/>
      </w:r>
    </w:p>
    <w:p w14:paraId="55F03719" w14:textId="053C5BF2" w:rsidR="00706FBE" w:rsidRPr="000F7CC8" w:rsidRDefault="00706FBE" w:rsidP="00706FBE">
      <w:pPr>
        <w:spacing w:line="276" w:lineRule="auto"/>
        <w:rPr>
          <w:rFonts w:cstheme="minorHAnsi"/>
          <w:color w:val="FF0000"/>
          <w:sz w:val="24"/>
          <w:szCs w:val="24"/>
        </w:rPr>
      </w:pPr>
      <w:r w:rsidRPr="000F7CC8">
        <w:rPr>
          <w:rFonts w:cstheme="minorHAnsi"/>
          <w:color w:val="FF0000"/>
          <w:sz w:val="24"/>
          <w:szCs w:val="24"/>
          <w:highlight w:val="lightGray"/>
        </w:rPr>
        <w:lastRenderedPageBreak/>
        <w:t>((Seite 1))</w:t>
      </w:r>
    </w:p>
    <w:tbl>
      <w:tblPr>
        <w:tblStyle w:val="Tabellenraster"/>
        <w:tblW w:w="0" w:type="auto"/>
        <w:tblLook w:val="04A0" w:firstRow="1" w:lastRow="0" w:firstColumn="1" w:lastColumn="0" w:noHBand="0" w:noVBand="1"/>
      </w:tblPr>
      <w:tblGrid>
        <w:gridCol w:w="9062"/>
      </w:tblGrid>
      <w:tr w:rsidR="004E1F93" w:rsidRPr="000F7CC8" w14:paraId="570BC8A0" w14:textId="77777777" w:rsidTr="002F47D0">
        <w:tc>
          <w:tcPr>
            <w:tcW w:w="9062" w:type="dxa"/>
            <w:shd w:val="clear" w:color="auto" w:fill="auto"/>
          </w:tcPr>
          <w:p w14:paraId="4C4BAC3E" w14:textId="1DFFBB8A" w:rsidR="0011717A" w:rsidRPr="000F7CC8" w:rsidRDefault="0011717A" w:rsidP="00D76BDD">
            <w:pPr>
              <w:spacing w:line="276" w:lineRule="auto"/>
              <w:rPr>
                <w:rFonts w:cstheme="minorHAnsi"/>
                <w:b/>
                <w:bCs/>
                <w:sz w:val="24"/>
                <w:szCs w:val="24"/>
              </w:rPr>
            </w:pPr>
            <w:commentRangeStart w:id="6"/>
            <w:commentRangeStart w:id="7"/>
            <w:commentRangeStart w:id="8"/>
            <w:r w:rsidRPr="000F7CC8">
              <w:rPr>
                <w:rFonts w:cstheme="minorHAnsi"/>
                <w:b/>
                <w:bCs/>
                <w:sz w:val="24"/>
                <w:szCs w:val="24"/>
              </w:rPr>
              <w:t>Allgemeine Kurzbeschreibung des Themas</w:t>
            </w:r>
            <w:r w:rsidR="00A110FC" w:rsidRPr="000F7CC8">
              <w:rPr>
                <w:rFonts w:cstheme="minorHAnsi"/>
                <w:b/>
                <w:bCs/>
                <w:sz w:val="24"/>
                <w:szCs w:val="24"/>
              </w:rPr>
              <w:t xml:space="preserve"> </w:t>
            </w:r>
          </w:p>
          <w:p w14:paraId="0E1BAEC1" w14:textId="2E65F5F4" w:rsidR="00556165" w:rsidRPr="000F7CC8" w:rsidRDefault="00AD3F4E" w:rsidP="003D48AB">
            <w:pPr>
              <w:spacing w:line="276" w:lineRule="auto"/>
              <w:rPr>
                <w:rFonts w:cstheme="minorHAnsi"/>
                <w:color w:val="FF0000"/>
                <w:sz w:val="24"/>
                <w:szCs w:val="24"/>
              </w:rPr>
            </w:pPr>
            <w:r w:rsidRPr="00AD3F4E">
              <w:rPr>
                <w:rFonts w:cstheme="minorHAnsi"/>
                <w:sz w:val="24"/>
                <w:szCs w:val="24"/>
              </w:rPr>
              <w:t xml:space="preserve">In dieser Unterrichtseinheit sollen die </w:t>
            </w:r>
            <w:r w:rsidR="003D48AB">
              <w:rPr>
                <w:rFonts w:cstheme="minorHAnsi"/>
                <w:sz w:val="24"/>
                <w:szCs w:val="24"/>
              </w:rPr>
              <w:t xml:space="preserve">Lernenden </w:t>
            </w:r>
            <w:r w:rsidRPr="00AD3F4E">
              <w:rPr>
                <w:rFonts w:cstheme="minorHAnsi"/>
                <w:sz w:val="24"/>
                <w:szCs w:val="24"/>
              </w:rPr>
              <w:t xml:space="preserve">die vielfältigen Möglichkeiten kennenlernen, die Medien für das Lernen bieten. Sie erkunden sowohl traditionelle als auch digitale Lernmethoden und erfahren, wie sie Medien effektiv zur Informationsbeschaffung und zum Lernen nutzen können. Die </w:t>
            </w:r>
            <w:r w:rsidR="003D48AB">
              <w:rPr>
                <w:rFonts w:cstheme="minorHAnsi"/>
                <w:sz w:val="24"/>
                <w:szCs w:val="24"/>
              </w:rPr>
              <w:t xml:space="preserve">Lernenden </w:t>
            </w:r>
            <w:r w:rsidRPr="00AD3F4E">
              <w:rPr>
                <w:rFonts w:cstheme="minorHAnsi"/>
                <w:sz w:val="24"/>
                <w:szCs w:val="24"/>
              </w:rPr>
              <w:t xml:space="preserve">werden dazu angeregt, verschiedene Lernwerkzeuge auszuprobieren und ihre Erfahrungen zu reflektieren. Ziel ist es, ein Bewusstsein für einen gesunden und verantwortungsvollen Umgang mit Medien zu entwickeln und die </w:t>
            </w:r>
            <w:r w:rsidR="00591897">
              <w:rPr>
                <w:rFonts w:cstheme="minorHAnsi"/>
                <w:sz w:val="24"/>
                <w:szCs w:val="24"/>
              </w:rPr>
              <w:t>eigene Kompetenz in der digitalen Gesundheit</w:t>
            </w:r>
            <w:r w:rsidR="00591897" w:rsidRPr="00AD3F4E">
              <w:rPr>
                <w:rFonts w:cstheme="minorHAnsi"/>
                <w:sz w:val="24"/>
                <w:szCs w:val="24"/>
              </w:rPr>
              <w:t xml:space="preserve"> </w:t>
            </w:r>
            <w:r w:rsidRPr="00AD3F4E">
              <w:rPr>
                <w:rFonts w:cstheme="minorHAnsi"/>
                <w:sz w:val="24"/>
                <w:szCs w:val="24"/>
              </w:rPr>
              <w:t>zu stärken.</w:t>
            </w:r>
            <w:commentRangeEnd w:id="6"/>
            <w:r w:rsidR="009E21EF">
              <w:rPr>
                <w:rStyle w:val="Kommentarzeichen"/>
              </w:rPr>
              <w:commentReference w:id="6"/>
            </w:r>
            <w:commentRangeEnd w:id="7"/>
            <w:r w:rsidR="006D5459">
              <w:rPr>
                <w:rStyle w:val="Kommentarzeichen"/>
              </w:rPr>
              <w:commentReference w:id="7"/>
            </w:r>
            <w:commentRangeEnd w:id="8"/>
            <w:r w:rsidR="0007461C">
              <w:rPr>
                <w:rStyle w:val="Kommentarzeichen"/>
              </w:rPr>
              <w:commentReference w:id="8"/>
            </w:r>
            <w:r w:rsidR="006D5459">
              <w:rPr>
                <w:rFonts w:cstheme="minorHAnsi"/>
                <w:sz w:val="24"/>
                <w:szCs w:val="24"/>
              </w:rPr>
              <w:t xml:space="preserve"> </w:t>
            </w:r>
            <w:r w:rsidR="0007461C">
              <w:rPr>
                <w:rFonts w:cstheme="minorHAnsi"/>
                <w:sz w:val="24"/>
                <w:szCs w:val="24"/>
              </w:rPr>
              <w:t>Die Lernenden</w:t>
            </w:r>
            <w:r w:rsidR="006D5459">
              <w:rPr>
                <w:rFonts w:cstheme="minorHAnsi"/>
                <w:sz w:val="24"/>
                <w:szCs w:val="24"/>
              </w:rPr>
              <w:t xml:space="preserve"> formulieren eigene Umgangsregeln und setzen diese um.</w:t>
            </w:r>
          </w:p>
        </w:tc>
      </w:tr>
    </w:tbl>
    <w:p w14:paraId="144DECF3" w14:textId="77777777" w:rsidR="003D48AB" w:rsidRPr="008663B5" w:rsidRDefault="003D48AB" w:rsidP="003D48AB">
      <w:pPr>
        <w:spacing w:line="276" w:lineRule="auto"/>
        <w:rPr>
          <w:rFonts w:cstheme="minorHAnsi"/>
          <w:b/>
          <w:bCs/>
        </w:rPr>
      </w:pPr>
    </w:p>
    <w:tbl>
      <w:tblPr>
        <w:tblStyle w:val="Tabellenraster"/>
        <w:tblW w:w="9038" w:type="dxa"/>
        <w:tblLook w:val="04A0" w:firstRow="1" w:lastRow="0" w:firstColumn="1" w:lastColumn="0" w:noHBand="0" w:noVBand="1"/>
      </w:tblPr>
      <w:tblGrid>
        <w:gridCol w:w="2972"/>
        <w:gridCol w:w="2835"/>
        <w:gridCol w:w="3231"/>
      </w:tblGrid>
      <w:tr w:rsidR="003D48AB" w:rsidRPr="008663B5" w14:paraId="3EC9D036" w14:textId="77777777" w:rsidTr="0004160C">
        <w:tc>
          <w:tcPr>
            <w:tcW w:w="2972" w:type="dxa"/>
          </w:tcPr>
          <w:p w14:paraId="0C87D2A3" w14:textId="77777777" w:rsidR="003D48AB" w:rsidRDefault="003D48AB" w:rsidP="0004160C">
            <w:pPr>
              <w:spacing w:line="276" w:lineRule="auto"/>
            </w:pPr>
            <w:r>
              <w:t xml:space="preserve">Grundschule </w:t>
            </w:r>
          </w:p>
          <w:p w14:paraId="51A87F12" w14:textId="77777777" w:rsidR="003D48AB" w:rsidRPr="008663B5" w:rsidRDefault="003D48AB" w:rsidP="0004160C">
            <w:pPr>
              <w:spacing w:line="276" w:lineRule="auto"/>
            </w:pPr>
            <w:r w:rsidRPr="00A65926">
              <w:t>8 – 10 Jahre</w:t>
            </w:r>
          </w:p>
        </w:tc>
        <w:tc>
          <w:tcPr>
            <w:tcW w:w="2835" w:type="dxa"/>
          </w:tcPr>
          <w:p w14:paraId="481FB6CC" w14:textId="77777777" w:rsidR="003D48AB" w:rsidRPr="008663B5" w:rsidRDefault="003D48AB" w:rsidP="0004160C">
            <w:pPr>
              <w:spacing w:line="276" w:lineRule="auto"/>
              <w:rPr>
                <w:rFonts w:cstheme="minorHAnsi"/>
              </w:rPr>
            </w:pPr>
            <w:r w:rsidRPr="008663B5">
              <w:rPr>
                <w:rFonts w:cstheme="minorHAnsi"/>
              </w:rPr>
              <w:t xml:space="preserve">Unterrichtseinheit </w:t>
            </w:r>
          </w:p>
        </w:tc>
        <w:tc>
          <w:tcPr>
            <w:tcW w:w="3231" w:type="dxa"/>
          </w:tcPr>
          <w:p w14:paraId="03B4811C" w14:textId="4897D647" w:rsidR="003D48AB" w:rsidRPr="008663B5" w:rsidRDefault="003D48AB" w:rsidP="0004160C">
            <w:pPr>
              <w:spacing w:line="276" w:lineRule="auto"/>
              <w:rPr>
                <w:rFonts w:cstheme="minorHAnsi"/>
              </w:rPr>
            </w:pPr>
            <w:r w:rsidRPr="008663B5">
              <w:rPr>
                <w:rFonts w:cstheme="minorHAnsi"/>
              </w:rPr>
              <w:t>Dauer:</w:t>
            </w:r>
            <w:r w:rsidR="0007461C">
              <w:rPr>
                <w:rFonts w:cstheme="minorHAnsi"/>
              </w:rPr>
              <w:t xml:space="preserve"> </w:t>
            </w:r>
            <w:commentRangeStart w:id="9"/>
            <w:r w:rsidR="0007461C">
              <w:rPr>
                <w:rFonts w:cstheme="minorHAnsi"/>
              </w:rPr>
              <w:t xml:space="preserve">90 </w:t>
            </w:r>
            <w:commentRangeEnd w:id="9"/>
            <w:r w:rsidR="00EE7AA8">
              <w:rPr>
                <w:rStyle w:val="Kommentarzeichen"/>
              </w:rPr>
              <w:commentReference w:id="9"/>
            </w:r>
            <w:r>
              <w:rPr>
                <w:rFonts w:cstheme="minorHAnsi"/>
              </w:rPr>
              <w:t>Min.</w:t>
            </w:r>
          </w:p>
        </w:tc>
      </w:tr>
    </w:tbl>
    <w:p w14:paraId="5F457491" w14:textId="77777777" w:rsidR="003D48AB" w:rsidRPr="008663B5" w:rsidRDefault="003D48AB" w:rsidP="003D48AB">
      <w:pPr>
        <w:spacing w:line="276" w:lineRule="auto"/>
        <w:rPr>
          <w:rFonts w:cstheme="minorHAnsi"/>
        </w:rPr>
      </w:pPr>
    </w:p>
    <w:tbl>
      <w:tblPr>
        <w:tblStyle w:val="Tabellenraster"/>
        <w:tblW w:w="0" w:type="auto"/>
        <w:tblLook w:val="04A0" w:firstRow="1" w:lastRow="0" w:firstColumn="1" w:lastColumn="0" w:noHBand="0" w:noVBand="1"/>
      </w:tblPr>
      <w:tblGrid>
        <w:gridCol w:w="6091"/>
        <w:gridCol w:w="2971"/>
      </w:tblGrid>
      <w:tr w:rsidR="000F7CC8" w:rsidRPr="000F7CC8" w14:paraId="5F6ECD1E" w14:textId="77777777" w:rsidTr="001A4A01">
        <w:trPr>
          <w:trHeight w:val="1750"/>
        </w:trPr>
        <w:tc>
          <w:tcPr>
            <w:tcW w:w="6091" w:type="dxa"/>
            <w:vMerge w:val="restart"/>
          </w:tcPr>
          <w:p w14:paraId="24B1294D" w14:textId="4D61EF7F" w:rsidR="001A4A01" w:rsidRPr="000F7CC8" w:rsidRDefault="001A4A01" w:rsidP="00D76BDD">
            <w:pPr>
              <w:spacing w:line="276" w:lineRule="auto"/>
              <w:rPr>
                <w:rFonts w:cstheme="minorHAnsi"/>
                <w:b/>
                <w:bCs/>
              </w:rPr>
            </w:pPr>
            <w:r w:rsidRPr="000F7CC8">
              <w:rPr>
                <w:rFonts w:cstheme="minorHAnsi"/>
                <w:b/>
                <w:bCs/>
              </w:rPr>
              <w:t xml:space="preserve">Ziel dieser Einheit ist es, </w:t>
            </w:r>
          </w:p>
          <w:p w14:paraId="1F128251" w14:textId="661387FD" w:rsidR="00E716F0" w:rsidRPr="00E716F0" w:rsidRDefault="00E716F0" w:rsidP="00E716F0">
            <w:pPr>
              <w:spacing w:line="276" w:lineRule="auto"/>
              <w:rPr>
                <w:rFonts w:cstheme="minorHAnsi"/>
              </w:rPr>
            </w:pPr>
            <w:r w:rsidRPr="00E716F0">
              <w:rPr>
                <w:rFonts w:cstheme="minorHAnsi"/>
              </w:rPr>
              <w:t>&gt; verschiedene Lernwege und Medien zu erkennen und zu nutzen</w:t>
            </w:r>
            <w:r w:rsidR="003D48AB">
              <w:rPr>
                <w:rFonts w:cstheme="minorHAnsi"/>
              </w:rPr>
              <w:t>.</w:t>
            </w:r>
          </w:p>
          <w:p w14:paraId="247EB4BE" w14:textId="1654E501" w:rsidR="00E716F0" w:rsidRPr="00E716F0" w:rsidRDefault="00E716F0" w:rsidP="00E716F0">
            <w:pPr>
              <w:spacing w:line="276" w:lineRule="auto"/>
              <w:rPr>
                <w:rFonts w:cstheme="minorHAnsi"/>
              </w:rPr>
            </w:pPr>
            <w:r w:rsidRPr="00E716F0">
              <w:rPr>
                <w:rFonts w:cstheme="minorHAnsi"/>
              </w:rPr>
              <w:t xml:space="preserve">&gt; </w:t>
            </w:r>
            <w:r>
              <w:rPr>
                <w:rFonts w:cstheme="minorHAnsi"/>
              </w:rPr>
              <w:t>d</w:t>
            </w:r>
            <w:r w:rsidRPr="00E716F0">
              <w:rPr>
                <w:rFonts w:cstheme="minorHAnsi"/>
              </w:rPr>
              <w:t>ie Vorteile und Herausforderungen der Mediennutzung beim Lernen zu identifizieren</w:t>
            </w:r>
            <w:r w:rsidR="003D48AB">
              <w:rPr>
                <w:rFonts w:cstheme="minorHAnsi"/>
              </w:rPr>
              <w:t>.</w:t>
            </w:r>
          </w:p>
          <w:p w14:paraId="356DD15D" w14:textId="51E22703" w:rsidR="00E716F0" w:rsidRPr="00E716F0" w:rsidRDefault="00E716F0" w:rsidP="00E716F0">
            <w:pPr>
              <w:spacing w:line="276" w:lineRule="auto"/>
              <w:rPr>
                <w:rFonts w:cstheme="minorHAnsi"/>
              </w:rPr>
            </w:pPr>
            <w:r w:rsidRPr="00E716F0">
              <w:rPr>
                <w:rFonts w:cstheme="minorHAnsi"/>
              </w:rPr>
              <w:t xml:space="preserve">&gt; </w:t>
            </w:r>
            <w:r>
              <w:rPr>
                <w:rFonts w:cstheme="minorHAnsi"/>
              </w:rPr>
              <w:t>g</w:t>
            </w:r>
            <w:r w:rsidRPr="00E716F0">
              <w:rPr>
                <w:rFonts w:cstheme="minorHAnsi"/>
              </w:rPr>
              <w:t>esundheitsbezogene Informationen zu suchen</w:t>
            </w:r>
            <w:r>
              <w:rPr>
                <w:rFonts w:cstheme="minorHAnsi"/>
              </w:rPr>
              <w:t>,</w:t>
            </w:r>
            <w:r w:rsidRPr="00E716F0">
              <w:rPr>
                <w:rFonts w:cstheme="minorHAnsi"/>
              </w:rPr>
              <w:t xml:space="preserve"> zu bewerten und </w:t>
            </w:r>
            <w:r>
              <w:rPr>
                <w:rFonts w:cstheme="minorHAnsi"/>
              </w:rPr>
              <w:t>zu nutzen</w:t>
            </w:r>
            <w:r w:rsidR="003D48AB">
              <w:rPr>
                <w:rFonts w:cstheme="minorHAnsi"/>
              </w:rPr>
              <w:t>.</w:t>
            </w:r>
          </w:p>
          <w:p w14:paraId="536CB39A" w14:textId="6BFF7B26" w:rsidR="00E716F0" w:rsidRPr="00E716F0" w:rsidRDefault="00E716F0" w:rsidP="00E716F0">
            <w:pPr>
              <w:spacing w:line="276" w:lineRule="auto"/>
              <w:rPr>
                <w:rFonts w:cstheme="minorHAnsi"/>
              </w:rPr>
            </w:pPr>
            <w:r w:rsidRPr="00E716F0">
              <w:rPr>
                <w:rFonts w:cstheme="minorHAnsi"/>
              </w:rPr>
              <w:t xml:space="preserve">&gt; </w:t>
            </w:r>
            <w:r>
              <w:rPr>
                <w:rFonts w:cstheme="minorHAnsi"/>
              </w:rPr>
              <w:t xml:space="preserve">Wege aufzuzeigen, digitale </w:t>
            </w:r>
            <w:r w:rsidRPr="00E716F0">
              <w:rPr>
                <w:rFonts w:cstheme="minorHAnsi"/>
              </w:rPr>
              <w:t>Inhalte zu erstellen und zu teilen</w:t>
            </w:r>
            <w:r w:rsidR="003D48AB">
              <w:rPr>
                <w:rFonts w:cstheme="minorHAnsi"/>
              </w:rPr>
              <w:t>.</w:t>
            </w:r>
          </w:p>
          <w:p w14:paraId="66EC1A9C" w14:textId="635A361D" w:rsidR="001A4A01" w:rsidRPr="00E716F0" w:rsidRDefault="00E716F0" w:rsidP="00BC1191">
            <w:pPr>
              <w:spacing w:line="276" w:lineRule="auto"/>
              <w:rPr>
                <w:rFonts w:cstheme="minorHAnsi"/>
              </w:rPr>
            </w:pPr>
            <w:r w:rsidRPr="00E716F0">
              <w:rPr>
                <w:rFonts w:cstheme="minorHAnsi"/>
              </w:rPr>
              <w:t xml:space="preserve">&gt; </w:t>
            </w:r>
            <w:r>
              <w:rPr>
                <w:rFonts w:cstheme="minorHAnsi"/>
              </w:rPr>
              <w:t>e</w:t>
            </w:r>
            <w:r w:rsidRPr="00E716F0">
              <w:rPr>
                <w:rFonts w:cstheme="minorHAnsi"/>
              </w:rPr>
              <w:t>inen verantwortungsvollen Umgang mit digitalen Medien zu entwickeln</w:t>
            </w:r>
            <w:r w:rsidR="003D48AB">
              <w:rPr>
                <w:rFonts w:cstheme="minorHAnsi"/>
              </w:rPr>
              <w:t>.</w:t>
            </w:r>
          </w:p>
        </w:tc>
        <w:tc>
          <w:tcPr>
            <w:tcW w:w="2971" w:type="dxa"/>
          </w:tcPr>
          <w:p w14:paraId="45077E82" w14:textId="5B3386AC" w:rsidR="001A4A01" w:rsidRPr="00AD3F4E" w:rsidRDefault="001A4A01" w:rsidP="00066A21">
            <w:pPr>
              <w:spacing w:line="276" w:lineRule="auto"/>
              <w:rPr>
                <w:rFonts w:cstheme="minorHAnsi"/>
                <w:b/>
                <w:bCs/>
                <w:sz w:val="18"/>
                <w:szCs w:val="18"/>
              </w:rPr>
            </w:pPr>
            <w:r w:rsidRPr="00AD3F4E">
              <w:rPr>
                <w:rFonts w:cstheme="minorHAnsi"/>
                <w:b/>
                <w:bCs/>
                <w:sz w:val="18"/>
                <w:szCs w:val="18"/>
              </w:rPr>
              <w:t>Bildvorschlag</w:t>
            </w:r>
          </w:p>
          <w:p w14:paraId="3C07E18B" w14:textId="5C01CF4C" w:rsidR="001A4A01" w:rsidRPr="00AD3F4E" w:rsidRDefault="001A4A01" w:rsidP="00066A21">
            <w:pPr>
              <w:spacing w:line="276" w:lineRule="auto"/>
              <w:rPr>
                <w:rFonts w:ascii="Open Sans" w:hAnsi="Open Sans" w:cs="Open Sans"/>
                <w:sz w:val="27"/>
                <w:szCs w:val="27"/>
              </w:rPr>
            </w:pPr>
            <w:r w:rsidRPr="00AD3F4E">
              <w:rPr>
                <w:rFonts w:cstheme="minorHAnsi"/>
                <w:sz w:val="18"/>
                <w:szCs w:val="18"/>
              </w:rPr>
              <w:t>((</w:t>
            </w:r>
            <w:r w:rsidR="00BA7AE5">
              <w:rPr>
                <w:rFonts w:cstheme="minorHAnsi"/>
                <w:sz w:val="18"/>
                <w:szCs w:val="18"/>
              </w:rPr>
              <w:t>Grundschulk</w:t>
            </w:r>
            <w:r w:rsidR="00BA7AE5" w:rsidRPr="00AD3F4E">
              <w:rPr>
                <w:rFonts w:cstheme="minorHAnsi"/>
                <w:sz w:val="18"/>
                <w:szCs w:val="18"/>
              </w:rPr>
              <w:t xml:space="preserve">inder </w:t>
            </w:r>
            <w:r w:rsidR="00E716F0" w:rsidRPr="00AD3F4E">
              <w:rPr>
                <w:rFonts w:cstheme="minorHAnsi"/>
                <w:sz w:val="18"/>
                <w:szCs w:val="18"/>
              </w:rPr>
              <w:t xml:space="preserve">vertieft in und/oder beschäftigt mit verschiedenen Arten von Medien in einem Gruppenarbeitssetting mit einem gemeinsamen Ziel an </w:t>
            </w:r>
            <w:r w:rsidR="00AD3F4E" w:rsidRPr="00AD3F4E">
              <w:rPr>
                <w:rFonts w:cstheme="minorHAnsi"/>
                <w:sz w:val="18"/>
                <w:szCs w:val="18"/>
              </w:rPr>
              <w:t>einem Whiteboard illustriert, z.B. Puzzleteile</w:t>
            </w:r>
            <w:r w:rsidRPr="00AD3F4E">
              <w:rPr>
                <w:rFonts w:cstheme="minorHAnsi"/>
                <w:sz w:val="18"/>
                <w:szCs w:val="18"/>
              </w:rPr>
              <w:t>))</w:t>
            </w:r>
          </w:p>
          <w:p w14:paraId="0AC5C04C" w14:textId="5C218D06" w:rsidR="001A4A01" w:rsidRPr="000F7CC8" w:rsidRDefault="001A4A01" w:rsidP="00D76BDD">
            <w:pPr>
              <w:spacing w:line="276" w:lineRule="auto"/>
              <w:rPr>
                <w:rFonts w:cstheme="minorHAnsi"/>
                <w:color w:val="FF0000"/>
                <w:sz w:val="18"/>
                <w:szCs w:val="18"/>
              </w:rPr>
            </w:pPr>
          </w:p>
        </w:tc>
      </w:tr>
      <w:tr w:rsidR="001A4A01" w:rsidRPr="000F7CC8" w14:paraId="4C28E163" w14:textId="77777777" w:rsidTr="00AB75A1">
        <w:trPr>
          <w:trHeight w:val="1750"/>
        </w:trPr>
        <w:tc>
          <w:tcPr>
            <w:tcW w:w="6091" w:type="dxa"/>
            <w:vMerge/>
          </w:tcPr>
          <w:p w14:paraId="4120C98C" w14:textId="77777777" w:rsidR="001A4A01" w:rsidRPr="000F7CC8" w:rsidRDefault="001A4A01" w:rsidP="00D76BDD">
            <w:pPr>
              <w:spacing w:line="276" w:lineRule="auto"/>
              <w:rPr>
                <w:rFonts w:cstheme="minorHAnsi"/>
                <w:b/>
                <w:bCs/>
                <w:color w:val="FF0000"/>
              </w:rPr>
            </w:pPr>
          </w:p>
        </w:tc>
        <w:tc>
          <w:tcPr>
            <w:tcW w:w="2971" w:type="dxa"/>
          </w:tcPr>
          <w:p w14:paraId="308F2ED4" w14:textId="52DF9196" w:rsidR="001A4A01" w:rsidRPr="00E716F0" w:rsidRDefault="001A4A01" w:rsidP="00066A21">
            <w:pPr>
              <w:spacing w:line="276" w:lineRule="auto"/>
              <w:rPr>
                <w:rFonts w:cstheme="minorHAnsi"/>
                <w:b/>
                <w:bCs/>
                <w:sz w:val="18"/>
                <w:szCs w:val="18"/>
              </w:rPr>
            </w:pPr>
            <w:r w:rsidRPr="00E716F0">
              <w:rPr>
                <w:rFonts w:cstheme="minorHAnsi"/>
                <w:b/>
                <w:bCs/>
                <w:sz w:val="18"/>
                <w:szCs w:val="18"/>
                <w:highlight w:val="yellow"/>
              </w:rPr>
              <w:t>((</w:t>
            </w:r>
            <w:r w:rsidRPr="00E716F0">
              <w:rPr>
                <w:rFonts w:cstheme="minorHAnsi"/>
                <w:sz w:val="18"/>
                <w:szCs w:val="18"/>
                <w:highlight w:val="yellow"/>
              </w:rPr>
              <w:t xml:space="preserve">Grüne Box unter dem Bild: </w:t>
            </w:r>
            <w:r w:rsidRPr="00E716F0">
              <w:rPr>
                <w:rFonts w:cstheme="minorHAnsi"/>
                <w:b/>
                <w:bCs/>
                <w:sz w:val="18"/>
                <w:szCs w:val="18"/>
                <w:highlight w:val="yellow"/>
              </w:rPr>
              <w:t>Bitte neuen Inhalt beachten!))</w:t>
            </w:r>
          </w:p>
          <w:p w14:paraId="21E0E7C9" w14:textId="2B1B5598" w:rsidR="001A4A01" w:rsidRPr="000F7CC8" w:rsidRDefault="001A4A01" w:rsidP="00066A21">
            <w:pPr>
              <w:spacing w:line="276" w:lineRule="auto"/>
              <w:rPr>
                <w:rFonts w:cstheme="minorHAnsi"/>
                <w:b/>
                <w:bCs/>
                <w:color w:val="FF0000"/>
                <w:sz w:val="18"/>
                <w:szCs w:val="18"/>
              </w:rPr>
            </w:pPr>
            <w:r w:rsidRPr="00E716F0">
              <w:rPr>
                <w:rFonts w:cs="BGEK Titillium Light"/>
                <w:sz w:val="20"/>
                <w:szCs w:val="20"/>
              </w:rPr>
              <w:t xml:space="preserve">Die verwendeten Onlinematerialien und </w:t>
            </w:r>
            <w:r w:rsidRPr="00E716F0">
              <w:rPr>
                <w:rFonts w:cs="BGEK Titillium Light"/>
                <w:sz w:val="20"/>
                <w:szCs w:val="20"/>
              </w:rPr>
              <w:br/>
              <w:t>-werkzeuge sind DSGVO-konform.</w:t>
            </w:r>
          </w:p>
        </w:tc>
      </w:tr>
    </w:tbl>
    <w:p w14:paraId="5A9E29BB" w14:textId="71B60878" w:rsidR="000D79FC" w:rsidRPr="000F7CC8" w:rsidRDefault="000D79FC" w:rsidP="00DE2E6C">
      <w:pPr>
        <w:spacing w:line="276" w:lineRule="auto"/>
        <w:rPr>
          <w:rFonts w:cstheme="minorHAnsi"/>
          <w:b/>
          <w:bCs/>
          <w:color w:val="FF0000"/>
        </w:rPr>
      </w:pPr>
    </w:p>
    <w:tbl>
      <w:tblPr>
        <w:tblStyle w:val="Tabellenraster"/>
        <w:tblW w:w="9067" w:type="dxa"/>
        <w:tblLook w:val="04A0" w:firstRow="1" w:lastRow="0" w:firstColumn="1" w:lastColumn="0" w:noHBand="0" w:noVBand="1"/>
      </w:tblPr>
      <w:tblGrid>
        <w:gridCol w:w="2972"/>
        <w:gridCol w:w="6095"/>
      </w:tblGrid>
      <w:tr w:rsidR="000F7CC8" w:rsidRPr="000F7CC8" w14:paraId="0C10233B" w14:textId="77777777" w:rsidTr="0004160C">
        <w:tc>
          <w:tcPr>
            <w:tcW w:w="2972" w:type="dxa"/>
          </w:tcPr>
          <w:p w14:paraId="1DF63380" w14:textId="77777777" w:rsidR="00B07553" w:rsidRPr="000F7CC8" w:rsidRDefault="00B07553" w:rsidP="00FC502A">
            <w:pPr>
              <w:spacing w:line="276" w:lineRule="auto"/>
              <w:rPr>
                <w:rFonts w:cstheme="minorHAnsi"/>
                <w:b/>
                <w:bCs/>
              </w:rPr>
            </w:pPr>
            <w:r w:rsidRPr="000F7CC8">
              <w:rPr>
                <w:rFonts w:cstheme="minorHAnsi"/>
                <w:b/>
                <w:bCs/>
              </w:rPr>
              <w:t>Schulfächer</w:t>
            </w:r>
          </w:p>
        </w:tc>
        <w:tc>
          <w:tcPr>
            <w:tcW w:w="6095" w:type="dxa"/>
          </w:tcPr>
          <w:p w14:paraId="09228334" w14:textId="6C551926" w:rsidR="00B07553" w:rsidRPr="000F7CC8" w:rsidRDefault="00B07553" w:rsidP="00FC502A">
            <w:pPr>
              <w:spacing w:line="276" w:lineRule="auto"/>
              <w:rPr>
                <w:rFonts w:cstheme="minorHAnsi"/>
                <w:b/>
                <w:bCs/>
              </w:rPr>
            </w:pPr>
            <w:r w:rsidRPr="000F7CC8">
              <w:rPr>
                <w:rFonts w:cstheme="minorHAnsi"/>
                <w:b/>
                <w:bCs/>
              </w:rPr>
              <w:t>Bezug zum Bildungsplan</w:t>
            </w:r>
            <w:r w:rsidR="00D11B4A" w:rsidRPr="000F7CC8">
              <w:rPr>
                <w:rFonts w:cstheme="minorHAnsi"/>
                <w:b/>
                <w:bCs/>
              </w:rPr>
              <w:t xml:space="preserve"> </w:t>
            </w:r>
          </w:p>
        </w:tc>
      </w:tr>
      <w:tr w:rsidR="000F7CC8" w:rsidRPr="000F7CC8" w14:paraId="732155F4" w14:textId="77777777" w:rsidTr="0004160C">
        <w:tc>
          <w:tcPr>
            <w:tcW w:w="2972" w:type="dxa"/>
          </w:tcPr>
          <w:p w14:paraId="24FACEBE" w14:textId="0394A148" w:rsidR="00B07553" w:rsidRPr="000F7CC8" w:rsidRDefault="004F0851" w:rsidP="00FC502A">
            <w:pPr>
              <w:spacing w:line="276" w:lineRule="auto"/>
              <w:rPr>
                <w:rFonts w:cstheme="minorHAnsi"/>
                <w:color w:val="FF0000"/>
              </w:rPr>
            </w:pPr>
            <w:r w:rsidRPr="00A23063">
              <w:rPr>
                <w:rFonts w:cstheme="minorHAnsi"/>
              </w:rPr>
              <w:t>Sachunterricht</w:t>
            </w:r>
          </w:p>
        </w:tc>
        <w:tc>
          <w:tcPr>
            <w:tcW w:w="6095" w:type="dxa"/>
          </w:tcPr>
          <w:p w14:paraId="255E3D75" w14:textId="77777777" w:rsidR="008A3512" w:rsidRPr="00E84F4F" w:rsidRDefault="00B07553" w:rsidP="00FC502A">
            <w:pPr>
              <w:spacing w:line="276" w:lineRule="auto"/>
              <w:rPr>
                <w:rFonts w:ascii="Calibri" w:hAnsi="Calibri" w:cs="Calibri"/>
                <w:shd w:val="clear" w:color="auto" w:fill="FFFFFF"/>
              </w:rPr>
            </w:pPr>
            <w:r w:rsidRPr="00E84F4F">
              <w:rPr>
                <w:rFonts w:ascii="Calibri" w:hAnsi="Calibri" w:cs="Calibri"/>
              </w:rPr>
              <w:t xml:space="preserve">&gt; </w:t>
            </w:r>
            <w:r w:rsidR="008A3512" w:rsidRPr="00E84F4F">
              <w:rPr>
                <w:rFonts w:ascii="Calibri" w:hAnsi="Calibri" w:cs="Calibri"/>
              </w:rPr>
              <w:t>A</w:t>
            </w:r>
            <w:r w:rsidR="008A3512" w:rsidRPr="00E84F4F">
              <w:rPr>
                <w:rFonts w:ascii="Calibri" w:hAnsi="Calibri" w:cs="Calibri"/>
                <w:shd w:val="clear" w:color="auto" w:fill="FFFFFF"/>
              </w:rPr>
              <w:t xml:space="preserve">nalysieren und Bewerten von Medien </w:t>
            </w:r>
          </w:p>
          <w:p w14:paraId="039C34DC" w14:textId="097F8BF1" w:rsidR="008A3512" w:rsidRPr="00E84F4F" w:rsidRDefault="008A3512" w:rsidP="00FC502A">
            <w:pPr>
              <w:spacing w:line="276" w:lineRule="auto"/>
              <w:rPr>
                <w:rFonts w:ascii="Calibri" w:hAnsi="Calibri" w:cs="Calibri"/>
              </w:rPr>
            </w:pPr>
            <w:r w:rsidRPr="00E84F4F">
              <w:rPr>
                <w:rFonts w:ascii="Calibri" w:hAnsi="Calibri" w:cs="Calibri"/>
                <w:shd w:val="clear" w:color="auto" w:fill="FFFFFF"/>
              </w:rPr>
              <w:t>&gt; Medien zielgerichtet für schulische Zwecke nutzen</w:t>
            </w:r>
          </w:p>
          <w:p w14:paraId="21EC46D4" w14:textId="35F9E897" w:rsidR="00B07553" w:rsidRPr="00E84F4F" w:rsidRDefault="00B07553" w:rsidP="00FC502A">
            <w:pPr>
              <w:spacing w:line="276" w:lineRule="auto"/>
              <w:rPr>
                <w:rFonts w:ascii="Calibri" w:hAnsi="Calibri" w:cs="Calibri"/>
              </w:rPr>
            </w:pPr>
            <w:r w:rsidRPr="00E84F4F">
              <w:rPr>
                <w:rFonts w:ascii="Calibri" w:hAnsi="Calibri" w:cs="Calibri"/>
              </w:rPr>
              <w:t xml:space="preserve">&gt; </w:t>
            </w:r>
            <w:r w:rsidR="00484081" w:rsidRPr="00E84F4F">
              <w:rPr>
                <w:rFonts w:ascii="Calibri" w:hAnsi="Calibri" w:cs="Calibri"/>
              </w:rPr>
              <w:t>Strategien der Entspannung und Selbstkontrolle</w:t>
            </w:r>
          </w:p>
          <w:p w14:paraId="07CD6EF7" w14:textId="377A44F0" w:rsidR="00D8727E" w:rsidRPr="00E84F4F" w:rsidRDefault="00D8727E" w:rsidP="00FC502A">
            <w:pPr>
              <w:spacing w:line="276" w:lineRule="auto"/>
              <w:rPr>
                <w:rFonts w:ascii="Calibri" w:hAnsi="Calibri" w:cs="Calibri"/>
              </w:rPr>
            </w:pPr>
            <w:r w:rsidRPr="00E84F4F">
              <w:rPr>
                <w:rFonts w:ascii="Calibri" w:hAnsi="Calibri" w:cs="Calibri"/>
              </w:rPr>
              <w:t xml:space="preserve">&gt; </w:t>
            </w:r>
            <w:r w:rsidR="00484081" w:rsidRPr="00E84F4F">
              <w:rPr>
                <w:rFonts w:ascii="Calibri" w:hAnsi="Calibri" w:cs="Calibri"/>
              </w:rPr>
              <w:t>Erkennen und Hinterfragen persönliche</w:t>
            </w:r>
            <w:r w:rsidR="00893F67" w:rsidRPr="00E84F4F">
              <w:rPr>
                <w:rFonts w:ascii="Calibri" w:hAnsi="Calibri" w:cs="Calibri"/>
              </w:rPr>
              <w:t>r</w:t>
            </w:r>
            <w:r w:rsidR="00484081" w:rsidRPr="00E84F4F">
              <w:rPr>
                <w:rFonts w:ascii="Calibri" w:hAnsi="Calibri" w:cs="Calibri"/>
              </w:rPr>
              <w:t xml:space="preserve"> </w:t>
            </w:r>
            <w:r w:rsidR="00A23063" w:rsidRPr="00E84F4F">
              <w:rPr>
                <w:rFonts w:ascii="Calibri" w:hAnsi="Calibri" w:cs="Calibri"/>
              </w:rPr>
              <w:t>Mediennutzung</w:t>
            </w:r>
          </w:p>
          <w:p w14:paraId="7C3407EF" w14:textId="10A6CB25" w:rsidR="00D11B4A" w:rsidRPr="00E84F4F" w:rsidRDefault="00A23063" w:rsidP="00D75149">
            <w:pPr>
              <w:spacing w:line="276" w:lineRule="auto"/>
              <w:rPr>
                <w:rFonts w:ascii="Calibri" w:hAnsi="Calibri" w:cs="Calibri"/>
                <w:color w:val="FF0000"/>
              </w:rPr>
            </w:pPr>
            <w:r w:rsidRPr="00E84F4F">
              <w:rPr>
                <w:rFonts w:ascii="Calibri" w:hAnsi="Calibri" w:cs="Calibri"/>
              </w:rPr>
              <w:t>&gt; Gesundheitsinformationen mit digitalen Hilfsmitteln suchen, finden und bewerten</w:t>
            </w:r>
          </w:p>
        </w:tc>
      </w:tr>
      <w:tr w:rsidR="004E1F93" w:rsidRPr="000F7CC8" w14:paraId="6EC81F00" w14:textId="77777777" w:rsidTr="0004160C">
        <w:tc>
          <w:tcPr>
            <w:tcW w:w="2972" w:type="dxa"/>
          </w:tcPr>
          <w:p w14:paraId="60EB74D7" w14:textId="34C9FE67" w:rsidR="00B07553" w:rsidRPr="000F7CC8" w:rsidRDefault="004F0851" w:rsidP="00FC502A">
            <w:pPr>
              <w:spacing w:line="276" w:lineRule="auto"/>
              <w:rPr>
                <w:rFonts w:cstheme="minorHAnsi"/>
                <w:color w:val="FF0000"/>
              </w:rPr>
            </w:pPr>
            <w:r w:rsidRPr="00A23063">
              <w:rPr>
                <w:rFonts w:cstheme="minorHAnsi"/>
              </w:rPr>
              <w:t>Deutsch</w:t>
            </w:r>
          </w:p>
        </w:tc>
        <w:tc>
          <w:tcPr>
            <w:tcW w:w="6095" w:type="dxa"/>
          </w:tcPr>
          <w:p w14:paraId="43EE380B" w14:textId="748522CB" w:rsidR="00B07553" w:rsidRPr="003B6356" w:rsidRDefault="00B07553" w:rsidP="00FC502A">
            <w:pPr>
              <w:spacing w:line="276" w:lineRule="auto"/>
              <w:rPr>
                <w:rFonts w:cstheme="minorHAnsi"/>
              </w:rPr>
            </w:pPr>
            <w:r w:rsidRPr="003B6356">
              <w:rPr>
                <w:rFonts w:cstheme="minorHAnsi"/>
              </w:rPr>
              <w:t xml:space="preserve">&gt; </w:t>
            </w:r>
            <w:r w:rsidR="00D11B4A" w:rsidRPr="003B6356">
              <w:rPr>
                <w:rFonts w:cstheme="minorHAnsi"/>
              </w:rPr>
              <w:t>Lesekompetenz</w:t>
            </w:r>
            <w:r w:rsidR="005663D7" w:rsidRPr="003B6356">
              <w:rPr>
                <w:rFonts w:cstheme="minorHAnsi"/>
              </w:rPr>
              <w:t xml:space="preserve"> und</w:t>
            </w:r>
            <w:r w:rsidR="00D11B4A" w:rsidRPr="003B6356">
              <w:rPr>
                <w:rFonts w:cstheme="minorHAnsi"/>
              </w:rPr>
              <w:t xml:space="preserve"> Informationsentnahme</w:t>
            </w:r>
          </w:p>
          <w:p w14:paraId="40FBFA41" w14:textId="6002F42E" w:rsidR="00B07553" w:rsidRPr="003B6356" w:rsidRDefault="00B07553" w:rsidP="00FC502A">
            <w:pPr>
              <w:spacing w:line="276" w:lineRule="auto"/>
              <w:rPr>
                <w:rFonts w:cstheme="minorHAnsi"/>
              </w:rPr>
            </w:pPr>
            <w:r w:rsidRPr="003B6356">
              <w:rPr>
                <w:rFonts w:cstheme="minorHAnsi"/>
              </w:rPr>
              <w:t xml:space="preserve">&gt; </w:t>
            </w:r>
            <w:r w:rsidR="00740DFF" w:rsidRPr="003B6356">
              <w:rPr>
                <w:rFonts w:cstheme="minorHAnsi"/>
              </w:rPr>
              <w:t xml:space="preserve">verstehend </w:t>
            </w:r>
            <w:r w:rsidR="00D11B4A" w:rsidRPr="003B6356">
              <w:rPr>
                <w:rFonts w:cstheme="minorHAnsi"/>
              </w:rPr>
              <w:t>zuhören und Gespräche führen</w:t>
            </w:r>
          </w:p>
          <w:p w14:paraId="12F226D3" w14:textId="65AA51C8" w:rsidR="00D8727E" w:rsidRPr="000F7CC8" w:rsidRDefault="00D8727E" w:rsidP="00FC502A">
            <w:pPr>
              <w:spacing w:line="276" w:lineRule="auto"/>
              <w:rPr>
                <w:rFonts w:cstheme="minorHAnsi"/>
                <w:color w:val="FF0000"/>
              </w:rPr>
            </w:pPr>
            <w:r w:rsidRPr="003B6356">
              <w:rPr>
                <w:rFonts w:cstheme="minorHAnsi"/>
              </w:rPr>
              <w:t xml:space="preserve">&gt; </w:t>
            </w:r>
            <w:r w:rsidR="00D11B4A" w:rsidRPr="003B6356">
              <w:rPr>
                <w:rFonts w:cstheme="minorHAnsi"/>
              </w:rPr>
              <w:t xml:space="preserve">Kommunikation </w:t>
            </w:r>
            <w:r w:rsidR="0017613A" w:rsidRPr="003B6356">
              <w:rPr>
                <w:rFonts w:cstheme="minorHAnsi"/>
              </w:rPr>
              <w:t xml:space="preserve">und Kollaboration </w:t>
            </w:r>
            <w:r w:rsidR="00D11B4A" w:rsidRPr="003B6356">
              <w:rPr>
                <w:rFonts w:cstheme="minorHAnsi"/>
              </w:rPr>
              <w:t>mit digitalen Medien</w:t>
            </w:r>
          </w:p>
        </w:tc>
      </w:tr>
    </w:tbl>
    <w:p w14:paraId="01C63942" w14:textId="77777777" w:rsidR="003D48AB" w:rsidRPr="001A4A01" w:rsidRDefault="003D48AB" w:rsidP="003D48AB">
      <w:pPr>
        <w:spacing w:line="276" w:lineRule="auto"/>
        <w:rPr>
          <w:rFonts w:cstheme="minorHAnsi"/>
        </w:rPr>
      </w:pPr>
      <w:bookmarkStart w:id="10" w:name="_Hlk166744126"/>
    </w:p>
    <w:p w14:paraId="2C8F3EAB" w14:textId="77777777" w:rsidR="003D48AB" w:rsidRDefault="003D48AB" w:rsidP="003D48AB">
      <w:pPr>
        <w:spacing w:line="276" w:lineRule="auto"/>
        <w:rPr>
          <w:rFonts w:cstheme="minorHAnsi"/>
        </w:rPr>
      </w:pPr>
      <w:r w:rsidRPr="001A4A01">
        <w:rPr>
          <w:rFonts w:cstheme="minorHAnsi"/>
          <w:highlight w:val="yellow"/>
        </w:rPr>
        <w:t xml:space="preserve">((Bitte durchgehend auf allen Seiten folgende Fußzeile </w:t>
      </w:r>
      <w:proofErr w:type="gramStart"/>
      <w:r w:rsidRPr="001A4A01">
        <w:rPr>
          <w:rFonts w:cstheme="minorHAnsi"/>
          <w:highlight w:val="yellow"/>
        </w:rPr>
        <w:t>verwenden )</w:t>
      </w:r>
      <w:proofErr w:type="gramEnd"/>
      <w:r w:rsidRPr="001A4A01">
        <w:rPr>
          <w:rFonts w:cstheme="minorHAnsi"/>
          <w:highlight w:val="yellow"/>
        </w:rPr>
        <w:t>)</w:t>
      </w:r>
    </w:p>
    <w:p w14:paraId="0E63E79D" w14:textId="77777777" w:rsidR="003D48AB" w:rsidRDefault="003D48AB" w:rsidP="003D48AB">
      <w:pPr>
        <w:spacing w:line="276" w:lineRule="auto"/>
        <w:rPr>
          <w:rFonts w:cstheme="minorHAnsi"/>
        </w:rPr>
      </w:pPr>
      <w:r w:rsidRPr="001A4A01">
        <w:rPr>
          <w:rFonts w:cstheme="minorHAnsi"/>
        </w:rPr>
        <w:lastRenderedPageBreak/>
        <w:t xml:space="preserve">© Als Kopiervorlage freigegeben. BARMER, Klett </w:t>
      </w:r>
      <w:r>
        <w:rPr>
          <w:rFonts w:cstheme="minorHAnsi"/>
        </w:rPr>
        <w:t>MEX</w:t>
      </w:r>
      <w:r w:rsidRPr="001A4A01">
        <w:rPr>
          <w:rFonts w:cstheme="minorHAnsi"/>
        </w:rPr>
        <w:t xml:space="preserve"> – DURCHBLICKT! Digital in eine gesunde Zukunft.</w:t>
      </w:r>
      <w:r>
        <w:rPr>
          <w:rFonts w:cstheme="minorHAnsi"/>
        </w:rPr>
        <w:br w:type="page"/>
      </w:r>
    </w:p>
    <w:bookmarkEnd w:id="10"/>
    <w:p w14:paraId="7B2E2E4B" w14:textId="05A1DB3D" w:rsidR="00FC502A" w:rsidRPr="000F7CC8" w:rsidRDefault="00FC502A" w:rsidP="00DE2E6C">
      <w:pPr>
        <w:spacing w:line="276" w:lineRule="auto"/>
        <w:rPr>
          <w:rFonts w:cstheme="minorHAnsi"/>
          <w:b/>
          <w:bCs/>
          <w:color w:val="FF0000"/>
        </w:rPr>
      </w:pPr>
      <w:r w:rsidRPr="000F7CC8">
        <w:rPr>
          <w:rFonts w:cstheme="minorHAnsi"/>
          <w:color w:val="FF0000"/>
          <w:sz w:val="24"/>
          <w:szCs w:val="24"/>
          <w:highlight w:val="lightGray"/>
        </w:rPr>
        <w:lastRenderedPageBreak/>
        <w:t>((Seite 2))</w:t>
      </w:r>
    </w:p>
    <w:tbl>
      <w:tblPr>
        <w:tblStyle w:val="Tabellenraster"/>
        <w:tblW w:w="0" w:type="auto"/>
        <w:tblLook w:val="04A0" w:firstRow="1" w:lastRow="0" w:firstColumn="1" w:lastColumn="0" w:noHBand="0" w:noVBand="1"/>
      </w:tblPr>
      <w:tblGrid>
        <w:gridCol w:w="9062"/>
      </w:tblGrid>
      <w:tr w:rsidR="004E1F93" w:rsidRPr="000F7CC8" w14:paraId="139C0FCC" w14:textId="77777777" w:rsidTr="00BB713C">
        <w:tc>
          <w:tcPr>
            <w:tcW w:w="9062" w:type="dxa"/>
          </w:tcPr>
          <w:p w14:paraId="03748B91" w14:textId="76A5B01B" w:rsidR="008A4493" w:rsidRPr="000F7CC8" w:rsidRDefault="00BB713C" w:rsidP="00DE2E6C">
            <w:pPr>
              <w:spacing w:line="276" w:lineRule="auto"/>
              <w:rPr>
                <w:rFonts w:cstheme="minorHAnsi"/>
                <w:b/>
                <w:bCs/>
                <w:sz w:val="24"/>
                <w:szCs w:val="24"/>
              </w:rPr>
            </w:pPr>
            <w:r w:rsidRPr="000F7CC8">
              <w:rPr>
                <w:rFonts w:cstheme="minorHAnsi"/>
                <w:b/>
                <w:bCs/>
                <w:sz w:val="24"/>
                <w:szCs w:val="24"/>
              </w:rPr>
              <w:t>KMK-Kompetenz</w:t>
            </w:r>
            <w:r w:rsidR="005249E3" w:rsidRPr="000F7CC8">
              <w:rPr>
                <w:rFonts w:cstheme="minorHAnsi"/>
                <w:b/>
                <w:bCs/>
                <w:sz w:val="24"/>
                <w:szCs w:val="24"/>
              </w:rPr>
              <w:t>en</w:t>
            </w:r>
            <w:r w:rsidR="00A110FC" w:rsidRPr="000F7CC8">
              <w:rPr>
                <w:rFonts w:cstheme="minorHAnsi"/>
                <w:b/>
                <w:bCs/>
                <w:sz w:val="24"/>
                <w:szCs w:val="24"/>
              </w:rPr>
              <w:t xml:space="preserve"> </w:t>
            </w:r>
          </w:p>
          <w:p w14:paraId="261DD116" w14:textId="02648D8F" w:rsidR="00CB6CCB" w:rsidRPr="00CB6CCB" w:rsidRDefault="007F4197" w:rsidP="00CB6CCB">
            <w:pPr>
              <w:spacing w:line="276" w:lineRule="auto"/>
              <w:rPr>
                <w:rFonts w:ascii="Calibri" w:hAnsi="Calibri" w:cs="Calibri"/>
                <w:i/>
                <w:iCs/>
              </w:rPr>
            </w:pPr>
            <w:r w:rsidRPr="00CB6CCB">
              <w:rPr>
                <w:rFonts w:ascii="Calibri" w:hAnsi="Calibri" w:cs="Calibri"/>
                <w:i/>
                <w:iCs/>
              </w:rPr>
              <w:t xml:space="preserve">&gt; </w:t>
            </w:r>
            <w:r w:rsidR="00CB6CCB" w:rsidRPr="00CB6CCB">
              <w:rPr>
                <w:rFonts w:ascii="Calibri" w:hAnsi="Calibri" w:cs="Calibri"/>
                <w:i/>
                <w:iCs/>
              </w:rPr>
              <w:t>Arbeits- und Suchinteressen klären und festlegen</w:t>
            </w:r>
          </w:p>
          <w:p w14:paraId="4792671C" w14:textId="19CDACA2" w:rsidR="007F4197" w:rsidRPr="00CB6CCB" w:rsidRDefault="00CB6CCB" w:rsidP="00CB6CCB">
            <w:pPr>
              <w:spacing w:line="276" w:lineRule="auto"/>
              <w:rPr>
                <w:rFonts w:ascii="Calibri" w:hAnsi="Calibri" w:cs="Calibri"/>
                <w:i/>
                <w:iCs/>
              </w:rPr>
            </w:pPr>
            <w:r>
              <w:rPr>
                <w:rFonts w:ascii="Calibri" w:hAnsi="Calibri" w:cs="Calibri"/>
                <w:i/>
                <w:iCs/>
              </w:rPr>
              <w:t xml:space="preserve">&gt; </w:t>
            </w:r>
            <w:r w:rsidRPr="00CB6CCB">
              <w:rPr>
                <w:rFonts w:ascii="Calibri" w:hAnsi="Calibri" w:cs="Calibri"/>
                <w:i/>
                <w:iCs/>
              </w:rPr>
              <w:t>In verschiedenen digitalen Umgebungen suchen</w:t>
            </w:r>
          </w:p>
          <w:p w14:paraId="2C5EBD24" w14:textId="27F5CF3B" w:rsidR="00CB6CCB" w:rsidRPr="00CB6CCB" w:rsidRDefault="007F4197" w:rsidP="007F4197">
            <w:pPr>
              <w:spacing w:line="276" w:lineRule="auto"/>
              <w:rPr>
                <w:rFonts w:ascii="Calibri" w:hAnsi="Calibri" w:cs="Calibri"/>
                <w:i/>
                <w:iCs/>
              </w:rPr>
            </w:pPr>
            <w:r w:rsidRPr="00CB6CCB">
              <w:rPr>
                <w:rFonts w:ascii="Calibri" w:hAnsi="Calibri" w:cs="Calibri"/>
                <w:i/>
                <w:iCs/>
              </w:rPr>
              <w:t xml:space="preserve">&gt; </w:t>
            </w:r>
            <w:r w:rsidR="00CB6CCB" w:rsidRPr="00CB6CCB">
              <w:rPr>
                <w:rFonts w:ascii="Calibri" w:hAnsi="Calibri" w:cs="Calibri"/>
                <w:i/>
                <w:iCs/>
              </w:rPr>
              <w:t>Mit</w:t>
            </w:r>
            <w:r w:rsidR="003D48AB">
              <w:rPr>
                <w:rFonts w:ascii="Calibri" w:hAnsi="Calibri" w:cs="Calibri"/>
                <w:i/>
                <w:iCs/>
              </w:rPr>
              <w:t>h</w:t>
            </w:r>
            <w:r w:rsidR="00CB6CCB" w:rsidRPr="00CB6CCB">
              <w:rPr>
                <w:rFonts w:ascii="Calibri" w:hAnsi="Calibri" w:cs="Calibri"/>
                <w:i/>
                <w:iCs/>
              </w:rPr>
              <w:t xml:space="preserve">ilfe verschiedener digitaler Kommunikationsmöglichkeiten kommunizieren </w:t>
            </w:r>
          </w:p>
          <w:p w14:paraId="3F105487" w14:textId="77777777" w:rsidR="00CB6CCB" w:rsidRDefault="007F4197" w:rsidP="00CB6CCB">
            <w:pPr>
              <w:spacing w:line="276" w:lineRule="auto"/>
              <w:rPr>
                <w:rFonts w:ascii="Calibri" w:hAnsi="Calibri" w:cs="Calibri"/>
                <w:i/>
                <w:iCs/>
              </w:rPr>
            </w:pPr>
            <w:r w:rsidRPr="00CB6CCB">
              <w:rPr>
                <w:rFonts w:ascii="Calibri" w:hAnsi="Calibri" w:cs="Calibri"/>
                <w:i/>
                <w:iCs/>
              </w:rPr>
              <w:t xml:space="preserve">&gt; </w:t>
            </w:r>
            <w:r w:rsidR="00CB6CCB" w:rsidRPr="00CB6CCB">
              <w:rPr>
                <w:rFonts w:ascii="Calibri" w:hAnsi="Calibri" w:cs="Calibri"/>
                <w:i/>
                <w:iCs/>
              </w:rPr>
              <w:t>Eine Produktion planen und in verschiedenen Formaten gestalten, präsentieren, veröffentlichen oder teilen</w:t>
            </w:r>
          </w:p>
          <w:p w14:paraId="6533E9C5" w14:textId="556490EE" w:rsidR="007C6687" w:rsidRPr="000F7CC8" w:rsidRDefault="00156AD6" w:rsidP="00CB6CCB">
            <w:pPr>
              <w:spacing w:line="276" w:lineRule="auto"/>
              <w:rPr>
                <w:rFonts w:ascii="Calibri" w:hAnsi="Calibri" w:cs="Calibri"/>
                <w:i/>
                <w:iCs/>
                <w:color w:val="FF0000"/>
              </w:rPr>
            </w:pPr>
            <w:r w:rsidRPr="00CB6CCB">
              <w:rPr>
                <w:rFonts w:ascii="Calibri" w:hAnsi="Calibri" w:cs="Calibri"/>
                <w:i/>
                <w:iCs/>
              </w:rPr>
              <w:t xml:space="preserve">&gt; </w:t>
            </w:r>
            <w:r w:rsidR="00CB6CCB" w:rsidRPr="00CB6CCB">
              <w:rPr>
                <w:rFonts w:ascii="Calibri" w:hAnsi="Calibri" w:cs="Calibri"/>
                <w:i/>
                <w:iCs/>
              </w:rPr>
              <w:t>Chancen und Risiken des Mediengebrauchs in unterschiedlichen Lebensbereichen erkennen, eigenen Mediengebrauch reflektieren und ggf. modifizieren</w:t>
            </w:r>
          </w:p>
        </w:tc>
      </w:tr>
    </w:tbl>
    <w:p w14:paraId="5DE94305" w14:textId="1AAE62BD" w:rsidR="00BB713C" w:rsidRPr="000F7CC8" w:rsidRDefault="00BB713C" w:rsidP="00DE2E6C">
      <w:pPr>
        <w:spacing w:line="276" w:lineRule="auto"/>
        <w:rPr>
          <w:rFonts w:cstheme="minorHAnsi"/>
          <w:color w:val="FF0000"/>
        </w:rPr>
      </w:pPr>
    </w:p>
    <w:tbl>
      <w:tblPr>
        <w:tblStyle w:val="Tabellenraster"/>
        <w:tblW w:w="5000" w:type="pct"/>
        <w:tblLook w:val="04A0" w:firstRow="1" w:lastRow="0" w:firstColumn="1" w:lastColumn="0" w:noHBand="0" w:noVBand="1"/>
      </w:tblPr>
      <w:tblGrid>
        <w:gridCol w:w="3822"/>
        <w:gridCol w:w="5240"/>
      </w:tblGrid>
      <w:tr w:rsidR="002D7920" w:rsidRPr="000F7CC8" w14:paraId="06D5B253" w14:textId="77777777" w:rsidTr="000C12B8">
        <w:tc>
          <w:tcPr>
            <w:tcW w:w="2109" w:type="pct"/>
          </w:tcPr>
          <w:p w14:paraId="03231714" w14:textId="574E3F68" w:rsidR="009A0BF2" w:rsidRPr="000F7CC8" w:rsidRDefault="009A0BF2" w:rsidP="009A0BF2">
            <w:pPr>
              <w:spacing w:after="160" w:line="276" w:lineRule="auto"/>
              <w:rPr>
                <w:rFonts w:cstheme="minorHAnsi"/>
                <w:b/>
                <w:bCs/>
              </w:rPr>
            </w:pPr>
            <w:r w:rsidRPr="000F7CC8">
              <w:rPr>
                <w:rFonts w:cstheme="minorHAnsi"/>
                <w:b/>
                <w:bCs/>
              </w:rPr>
              <w:t>Schwerpunkte der Einheit nach den 7 Dimensionen der digitalen Gesundheitskompetenz:</w:t>
            </w:r>
          </w:p>
          <w:p w14:paraId="74390B6A" w14:textId="77777777" w:rsidR="009A0BF2" w:rsidRPr="000F7CC8" w:rsidRDefault="009A0BF2" w:rsidP="009A0BF2">
            <w:pPr>
              <w:spacing w:after="160" w:line="276" w:lineRule="auto"/>
              <w:rPr>
                <w:rFonts w:cstheme="minorHAnsi"/>
                <w:b/>
                <w:bCs/>
                <w:color w:val="FF0000"/>
              </w:rPr>
            </w:pPr>
          </w:p>
        </w:tc>
        <w:tc>
          <w:tcPr>
            <w:tcW w:w="2891" w:type="pct"/>
          </w:tcPr>
          <w:p w14:paraId="705DCF46" w14:textId="77777777" w:rsidR="003D48AB" w:rsidRPr="008663B5" w:rsidRDefault="003D48AB" w:rsidP="003D48AB">
            <w:pPr>
              <w:spacing w:line="276" w:lineRule="auto"/>
              <w:rPr>
                <w:rFonts w:cstheme="minorHAnsi"/>
              </w:rPr>
            </w:pPr>
            <w:r w:rsidRPr="008663B5">
              <w:rPr>
                <w:rFonts w:cstheme="minorHAnsi"/>
              </w:rPr>
              <w:t xml:space="preserve">&gt; </w:t>
            </w:r>
            <w:r w:rsidRPr="008663B5">
              <w:rPr>
                <w:rFonts w:cstheme="minorHAnsi"/>
                <w:b/>
                <w:bCs/>
              </w:rPr>
              <w:t>Operative Fähigkeiten:</w:t>
            </w:r>
            <w:r w:rsidRPr="008663B5">
              <w:rPr>
                <w:rFonts w:cstheme="minorHAnsi"/>
              </w:rPr>
              <w:t xml:space="preserve"> </w:t>
            </w:r>
          </w:p>
          <w:p w14:paraId="59E5AEC2" w14:textId="77777777" w:rsidR="003D48AB" w:rsidRDefault="003D48AB" w:rsidP="003D48AB">
            <w:pPr>
              <w:spacing w:line="276" w:lineRule="auto"/>
              <w:rPr>
                <w:rFonts w:cstheme="minorHAnsi"/>
              </w:rPr>
            </w:pPr>
            <w:r>
              <w:rPr>
                <w:rFonts w:cstheme="minorHAnsi"/>
              </w:rPr>
              <w:t xml:space="preserve">wird </w:t>
            </w:r>
            <w:r w:rsidRPr="008663B5">
              <w:rPr>
                <w:rFonts w:cstheme="minorHAnsi"/>
              </w:rPr>
              <w:t>verstanden als die Fähigkeit</w:t>
            </w:r>
            <w:r>
              <w:rPr>
                <w:rFonts w:cstheme="minorHAnsi"/>
              </w:rPr>
              <w:t>,</w:t>
            </w:r>
            <w:r w:rsidRPr="008663B5">
              <w:rPr>
                <w:rFonts w:cstheme="minorHAnsi"/>
              </w:rPr>
              <w:t xml:space="preserve"> mit digitalen Endgeräten und digitale</w:t>
            </w:r>
            <w:r>
              <w:rPr>
                <w:rFonts w:cstheme="minorHAnsi"/>
              </w:rPr>
              <w:t>n</w:t>
            </w:r>
            <w:r w:rsidRPr="008663B5">
              <w:rPr>
                <w:rFonts w:cstheme="minorHAnsi"/>
              </w:rPr>
              <w:t xml:space="preserve"> Medien umgehen zu können (z.</w:t>
            </w:r>
            <w:r>
              <w:rPr>
                <w:rFonts w:cstheme="minorHAnsi"/>
              </w:rPr>
              <w:t> </w:t>
            </w:r>
            <w:r w:rsidRPr="008663B5">
              <w:rPr>
                <w:rFonts w:cstheme="minorHAnsi"/>
              </w:rPr>
              <w:t>B. einen PC, ein Tablet oder eine Suchmaschine zu bedienen)</w:t>
            </w:r>
          </w:p>
          <w:p w14:paraId="5B6E2BE8" w14:textId="77777777" w:rsidR="003D48AB" w:rsidRPr="008663B5" w:rsidRDefault="003D48AB" w:rsidP="003D48AB">
            <w:pPr>
              <w:spacing w:line="276" w:lineRule="auto"/>
              <w:rPr>
                <w:rFonts w:cstheme="minorHAnsi"/>
              </w:rPr>
            </w:pPr>
          </w:p>
          <w:p w14:paraId="2C973E8C" w14:textId="77777777" w:rsidR="003D48AB" w:rsidRDefault="003D48AB" w:rsidP="003D48AB">
            <w:pPr>
              <w:spacing w:line="276" w:lineRule="auto"/>
              <w:rPr>
                <w:rFonts w:cstheme="minorHAnsi"/>
              </w:rPr>
            </w:pPr>
            <w:r w:rsidRPr="008663B5">
              <w:rPr>
                <w:rFonts w:cstheme="minorHAnsi"/>
              </w:rPr>
              <w:t xml:space="preserve">&gt; </w:t>
            </w:r>
            <w:r w:rsidRPr="008663B5">
              <w:rPr>
                <w:rFonts w:cstheme="minorHAnsi"/>
                <w:b/>
                <w:bCs/>
              </w:rPr>
              <w:t>Suchen und Finden von Gesundheitsinformationen:</w:t>
            </w:r>
            <w:r w:rsidRPr="008663B5">
              <w:rPr>
                <w:rFonts w:cstheme="minorHAnsi"/>
              </w:rPr>
              <w:t xml:space="preserve"> </w:t>
            </w:r>
          </w:p>
          <w:p w14:paraId="41473D7A" w14:textId="77777777" w:rsidR="003D48AB" w:rsidRDefault="003D48AB" w:rsidP="003D48AB">
            <w:pPr>
              <w:spacing w:line="276" w:lineRule="auto"/>
              <w:rPr>
                <w:rFonts w:cstheme="minorHAnsi"/>
              </w:rPr>
            </w:pPr>
            <w:r>
              <w:rPr>
                <w:rFonts w:cstheme="minorHAnsi"/>
              </w:rPr>
              <w:t xml:space="preserve">wird </w:t>
            </w:r>
            <w:r w:rsidRPr="008663B5">
              <w:rPr>
                <w:rFonts w:cstheme="minorHAnsi"/>
              </w:rPr>
              <w:t>verstanden als die Fähigkeit, den gesundheitsbezogenen Informationsbedarf in eine geeignete Suchstrategie zu überführen</w:t>
            </w:r>
            <w:r>
              <w:rPr>
                <w:rFonts w:cstheme="minorHAnsi"/>
              </w:rPr>
              <w:t xml:space="preserve"> </w:t>
            </w:r>
            <w:r w:rsidRPr="003146CD">
              <w:rPr>
                <w:rFonts w:cstheme="minorHAnsi"/>
              </w:rPr>
              <w:t>(z. B. eine Frage zu formulieren, Suchanfragen</w:t>
            </w:r>
            <w:r>
              <w:rPr>
                <w:rFonts w:cstheme="minorHAnsi"/>
              </w:rPr>
              <w:t xml:space="preserve"> </w:t>
            </w:r>
            <w:r w:rsidRPr="003146CD">
              <w:rPr>
                <w:rFonts w:cstheme="minorHAnsi"/>
              </w:rPr>
              <w:t>entsprechend des Informationsbedarfs zu stellen) und die</w:t>
            </w:r>
            <w:r>
              <w:rPr>
                <w:rFonts w:cstheme="minorHAnsi"/>
              </w:rPr>
              <w:t xml:space="preserve"> </w:t>
            </w:r>
            <w:r w:rsidRPr="003146CD">
              <w:rPr>
                <w:rFonts w:cstheme="minorHAnsi"/>
              </w:rPr>
              <w:t>ermittelten Informationen auch zu verstehen</w:t>
            </w:r>
          </w:p>
          <w:p w14:paraId="650E4922" w14:textId="77777777" w:rsidR="003D48AB" w:rsidRPr="008663B5" w:rsidRDefault="003D48AB" w:rsidP="003D48AB">
            <w:pPr>
              <w:spacing w:line="276" w:lineRule="auto"/>
              <w:rPr>
                <w:rFonts w:cstheme="minorHAnsi"/>
              </w:rPr>
            </w:pPr>
          </w:p>
          <w:p w14:paraId="7018990E" w14:textId="77777777" w:rsidR="003D48AB" w:rsidRPr="008663B5" w:rsidRDefault="003D48AB" w:rsidP="003D48AB">
            <w:pPr>
              <w:spacing w:after="160" w:line="276" w:lineRule="auto"/>
              <w:rPr>
                <w:rFonts w:cstheme="minorHAnsi"/>
              </w:rPr>
            </w:pPr>
            <w:r w:rsidRPr="008663B5">
              <w:rPr>
                <w:rFonts w:cstheme="minorHAnsi"/>
              </w:rPr>
              <w:t xml:space="preserve">&gt; </w:t>
            </w:r>
            <w:r w:rsidRPr="008663B5">
              <w:rPr>
                <w:rFonts w:cstheme="minorHAnsi"/>
                <w:b/>
                <w:bCs/>
              </w:rPr>
              <w:t>Bestimmen der Alltagsrelevanz:</w:t>
            </w:r>
            <w:r w:rsidRPr="008663B5">
              <w:rPr>
                <w:rFonts w:cstheme="minorHAnsi"/>
              </w:rPr>
              <w:t xml:space="preserve"> </w:t>
            </w:r>
            <w:r w:rsidRPr="008663B5">
              <w:rPr>
                <w:rFonts w:cstheme="minorHAnsi"/>
              </w:rPr>
              <w:br/>
            </w:r>
            <w:r>
              <w:rPr>
                <w:rFonts w:cstheme="minorHAnsi"/>
              </w:rPr>
              <w:t>wird v</w:t>
            </w:r>
            <w:r w:rsidRPr="008663B5">
              <w:rPr>
                <w:rFonts w:cstheme="minorHAnsi"/>
              </w:rPr>
              <w:t>erstanden als die Fähigkeit, zu entscheiden, ob die gefundenen Informationen für die eigene Lebenslage und das eigene gesundheitsbezogene Anliegen</w:t>
            </w:r>
            <w:r>
              <w:rPr>
                <w:rFonts w:cstheme="minorHAnsi"/>
              </w:rPr>
              <w:t xml:space="preserve"> </w:t>
            </w:r>
            <w:r w:rsidRPr="008663B5">
              <w:rPr>
                <w:rFonts w:cstheme="minorHAnsi"/>
              </w:rPr>
              <w:t>nützlich sind</w:t>
            </w:r>
          </w:p>
          <w:p w14:paraId="5200E172" w14:textId="7AB4AA04" w:rsidR="009A0BF2" w:rsidRPr="000F7CC8" w:rsidRDefault="003D48AB" w:rsidP="003D48AB">
            <w:pPr>
              <w:spacing w:after="160" w:line="276" w:lineRule="auto"/>
              <w:rPr>
                <w:rFonts w:cstheme="minorHAnsi"/>
                <w:color w:val="FF0000"/>
              </w:rPr>
            </w:pPr>
            <w:r w:rsidRPr="008663B5">
              <w:rPr>
                <w:rFonts w:cs="BGEK Titillium Light"/>
                <w:i/>
                <w:iCs/>
                <w:sz w:val="20"/>
                <w:szCs w:val="20"/>
              </w:rPr>
              <w:t xml:space="preserve">Weitere Informationen zu den 7 Dimensionen der digitalen Gesundheitskompetenz finden Sie im Exkurs und unter </w:t>
            </w:r>
            <w:r w:rsidRPr="008663B5">
              <w:rPr>
                <w:rStyle w:val="A4"/>
                <w:color w:val="auto"/>
              </w:rPr>
              <w:t>www.durch-blickt.de</w:t>
            </w:r>
          </w:p>
        </w:tc>
      </w:tr>
    </w:tbl>
    <w:p w14:paraId="492DBDDC" w14:textId="75EA806C" w:rsidR="00BB713C" w:rsidRPr="000F7CC8" w:rsidRDefault="00BB713C" w:rsidP="00DE2E6C">
      <w:pPr>
        <w:spacing w:line="276" w:lineRule="auto"/>
        <w:rPr>
          <w:rFonts w:cstheme="minorHAnsi"/>
          <w:color w:val="FF0000"/>
        </w:rPr>
      </w:pPr>
    </w:p>
    <w:tbl>
      <w:tblPr>
        <w:tblStyle w:val="Tabellenraster"/>
        <w:tblW w:w="0" w:type="auto"/>
        <w:tblLook w:val="04A0" w:firstRow="1" w:lastRow="0" w:firstColumn="1" w:lastColumn="0" w:noHBand="0" w:noVBand="1"/>
      </w:tblPr>
      <w:tblGrid>
        <w:gridCol w:w="3964"/>
        <w:gridCol w:w="5098"/>
      </w:tblGrid>
      <w:tr w:rsidR="000F7CC8" w:rsidRPr="000F7CC8" w14:paraId="68CF0905" w14:textId="77777777" w:rsidTr="00C35EE3">
        <w:tc>
          <w:tcPr>
            <w:tcW w:w="3964" w:type="dxa"/>
          </w:tcPr>
          <w:p w14:paraId="351DAA5C" w14:textId="77777777" w:rsidR="009A0BF2" w:rsidRPr="000F7CC8" w:rsidRDefault="009A0BF2" w:rsidP="009A0BF2">
            <w:pPr>
              <w:spacing w:line="276" w:lineRule="auto"/>
              <w:rPr>
                <w:rFonts w:cstheme="minorHAnsi"/>
                <w:b/>
                <w:bCs/>
              </w:rPr>
            </w:pPr>
            <w:r w:rsidRPr="000F7CC8">
              <w:rPr>
                <w:rFonts w:cstheme="minorHAnsi"/>
                <w:b/>
                <w:bCs/>
              </w:rPr>
              <w:t>Sozialform</w:t>
            </w:r>
          </w:p>
          <w:p w14:paraId="4E19E5AF" w14:textId="77777777" w:rsidR="009A0BF2" w:rsidRPr="003D48AB" w:rsidRDefault="009A0BF2" w:rsidP="009A0BF2">
            <w:pPr>
              <w:pStyle w:val="Listenabsatz"/>
              <w:numPr>
                <w:ilvl w:val="0"/>
                <w:numId w:val="14"/>
              </w:numPr>
              <w:spacing w:line="276" w:lineRule="auto"/>
              <w:rPr>
                <w:rFonts w:cstheme="minorHAnsi"/>
              </w:rPr>
            </w:pPr>
            <w:r w:rsidRPr="00A23063">
              <w:rPr>
                <w:rFonts w:cstheme="minorHAnsi"/>
              </w:rPr>
              <w:t>Plenum</w:t>
            </w:r>
          </w:p>
          <w:p w14:paraId="10044778" w14:textId="77777777" w:rsidR="00927CBD" w:rsidRDefault="00927CBD" w:rsidP="009A0BF2">
            <w:pPr>
              <w:pStyle w:val="Listenabsatz"/>
              <w:numPr>
                <w:ilvl w:val="0"/>
                <w:numId w:val="14"/>
              </w:numPr>
              <w:spacing w:line="276" w:lineRule="auto"/>
              <w:rPr>
                <w:rFonts w:cstheme="minorHAnsi"/>
              </w:rPr>
            </w:pPr>
            <w:r>
              <w:rPr>
                <w:rFonts w:cstheme="minorHAnsi"/>
              </w:rPr>
              <w:t>Gruppenarbeit (je nach Klassengröße)</w:t>
            </w:r>
          </w:p>
          <w:p w14:paraId="1D02101A" w14:textId="35DD90AF" w:rsidR="009A0BF2" w:rsidRDefault="00A23063" w:rsidP="009A0BF2">
            <w:pPr>
              <w:pStyle w:val="Listenabsatz"/>
              <w:numPr>
                <w:ilvl w:val="0"/>
                <w:numId w:val="14"/>
              </w:numPr>
              <w:spacing w:line="276" w:lineRule="auto"/>
              <w:rPr>
                <w:rFonts w:cstheme="minorHAnsi"/>
              </w:rPr>
            </w:pPr>
            <w:r w:rsidRPr="003D48AB">
              <w:rPr>
                <w:rFonts w:cstheme="minorHAnsi"/>
              </w:rPr>
              <w:t>4er-</w:t>
            </w:r>
            <w:r w:rsidR="009A0BF2" w:rsidRPr="003D48AB">
              <w:rPr>
                <w:rFonts w:cstheme="minorHAnsi"/>
              </w:rPr>
              <w:t>Gruppen</w:t>
            </w:r>
          </w:p>
          <w:p w14:paraId="08E06844" w14:textId="08F7EB96" w:rsidR="00927CBD" w:rsidRPr="003D48AB" w:rsidRDefault="00927CBD" w:rsidP="009A0BF2">
            <w:pPr>
              <w:pStyle w:val="Listenabsatz"/>
              <w:numPr>
                <w:ilvl w:val="0"/>
                <w:numId w:val="14"/>
              </w:numPr>
              <w:spacing w:line="276" w:lineRule="auto"/>
              <w:rPr>
                <w:rFonts w:cstheme="minorHAnsi"/>
              </w:rPr>
            </w:pPr>
            <w:r>
              <w:rPr>
                <w:rFonts w:cstheme="minorHAnsi"/>
              </w:rPr>
              <w:t>3er-Gruppen</w:t>
            </w:r>
          </w:p>
          <w:p w14:paraId="56C26024" w14:textId="1690E28A" w:rsidR="003D48AB" w:rsidRPr="000F7CC8" w:rsidRDefault="003D48AB" w:rsidP="009A0BF2">
            <w:pPr>
              <w:pStyle w:val="Listenabsatz"/>
              <w:numPr>
                <w:ilvl w:val="0"/>
                <w:numId w:val="14"/>
              </w:numPr>
              <w:spacing w:line="276" w:lineRule="auto"/>
              <w:rPr>
                <w:rFonts w:cstheme="minorHAnsi"/>
                <w:color w:val="FF0000"/>
              </w:rPr>
            </w:pPr>
            <w:r w:rsidRPr="003D48AB">
              <w:rPr>
                <w:rFonts w:cstheme="minorHAnsi"/>
              </w:rPr>
              <w:t>2er-Gruppen</w:t>
            </w:r>
          </w:p>
        </w:tc>
        <w:tc>
          <w:tcPr>
            <w:tcW w:w="5098" w:type="dxa"/>
          </w:tcPr>
          <w:p w14:paraId="347C2024" w14:textId="77777777" w:rsidR="009A0BF2" w:rsidRPr="000F7CC8" w:rsidRDefault="009A0BF2" w:rsidP="009A0BF2">
            <w:pPr>
              <w:spacing w:line="276" w:lineRule="auto"/>
              <w:rPr>
                <w:rFonts w:cstheme="minorHAnsi"/>
                <w:b/>
                <w:bCs/>
              </w:rPr>
            </w:pPr>
            <w:r w:rsidRPr="000F7CC8">
              <w:rPr>
                <w:rFonts w:cstheme="minorHAnsi"/>
                <w:b/>
                <w:bCs/>
              </w:rPr>
              <w:t>Kursmaterial (Lehrkraft)</w:t>
            </w:r>
          </w:p>
          <w:p w14:paraId="18E9CE49" w14:textId="6E62C79B" w:rsidR="009A0BF2" w:rsidRPr="00A23063" w:rsidRDefault="009A0BF2" w:rsidP="009A0BF2">
            <w:pPr>
              <w:spacing w:line="276" w:lineRule="auto"/>
              <w:rPr>
                <w:rFonts w:cstheme="minorHAnsi"/>
              </w:rPr>
            </w:pPr>
            <w:r w:rsidRPr="00A23063">
              <w:rPr>
                <w:rFonts w:cstheme="minorHAnsi"/>
              </w:rPr>
              <w:t>&gt; Tablet</w:t>
            </w:r>
            <w:r w:rsidR="00893F67" w:rsidRPr="00A23063">
              <w:rPr>
                <w:rFonts w:cstheme="minorHAnsi"/>
              </w:rPr>
              <w:t xml:space="preserve"> oder Laptop</w:t>
            </w:r>
          </w:p>
          <w:p w14:paraId="5C9B8BC0" w14:textId="77777777" w:rsidR="009A0BF2" w:rsidRPr="00A23063" w:rsidRDefault="009A0BF2" w:rsidP="009A0BF2">
            <w:pPr>
              <w:spacing w:line="276" w:lineRule="auto"/>
              <w:rPr>
                <w:rFonts w:cstheme="minorHAnsi"/>
              </w:rPr>
            </w:pPr>
            <w:r w:rsidRPr="00A23063">
              <w:rPr>
                <w:rFonts w:cstheme="minorHAnsi"/>
              </w:rPr>
              <w:t xml:space="preserve">&gt; Beamer, wenn nicht vorhanden: Tafel oder Flipchart </w:t>
            </w:r>
          </w:p>
          <w:p w14:paraId="564D3EA8" w14:textId="77777777" w:rsidR="009A0BF2" w:rsidRPr="00A23063" w:rsidRDefault="009A0BF2" w:rsidP="009A0BF2">
            <w:pPr>
              <w:spacing w:line="276" w:lineRule="auto"/>
              <w:rPr>
                <w:rFonts w:cstheme="minorHAnsi"/>
              </w:rPr>
            </w:pPr>
            <w:r w:rsidRPr="00A23063">
              <w:rPr>
                <w:rFonts w:cstheme="minorHAnsi"/>
              </w:rPr>
              <w:t>&gt; Erwartungshorizont</w:t>
            </w:r>
          </w:p>
          <w:p w14:paraId="79EF34F1" w14:textId="7C424123" w:rsidR="00AD6C2A" w:rsidRPr="000F7CC8" w:rsidRDefault="009A0BF2" w:rsidP="009A0BF2">
            <w:pPr>
              <w:spacing w:line="276" w:lineRule="auto"/>
              <w:rPr>
                <w:rFonts w:cstheme="minorHAnsi"/>
                <w:color w:val="FF0000"/>
              </w:rPr>
            </w:pPr>
            <w:r w:rsidRPr="00A23063">
              <w:rPr>
                <w:rFonts w:cstheme="minorHAnsi"/>
              </w:rPr>
              <w:t>&gt; Möglichkeit</w:t>
            </w:r>
            <w:r w:rsidR="003146CD" w:rsidRPr="00A23063">
              <w:rPr>
                <w:rFonts w:cstheme="minorHAnsi"/>
              </w:rPr>
              <w:t>,</w:t>
            </w:r>
            <w:r w:rsidRPr="00A23063">
              <w:rPr>
                <w:rFonts w:cstheme="minorHAnsi"/>
              </w:rPr>
              <w:t xml:space="preserve"> </w:t>
            </w:r>
            <w:r w:rsidR="00BA7AE5">
              <w:rPr>
                <w:rFonts w:cstheme="minorHAnsi"/>
              </w:rPr>
              <w:t xml:space="preserve">ein </w:t>
            </w:r>
            <w:r w:rsidRPr="00A23063">
              <w:rPr>
                <w:rFonts w:cstheme="minorHAnsi"/>
              </w:rPr>
              <w:t>Video zu zeigen</w:t>
            </w:r>
          </w:p>
        </w:tc>
      </w:tr>
      <w:tr w:rsidR="004E1F93" w:rsidRPr="000F7CC8" w14:paraId="59947009" w14:textId="77777777" w:rsidTr="00C35EE3">
        <w:tc>
          <w:tcPr>
            <w:tcW w:w="3964" w:type="dxa"/>
          </w:tcPr>
          <w:p w14:paraId="2EF1F5C0" w14:textId="77777777" w:rsidR="009A0BF2" w:rsidRPr="000F7CC8" w:rsidRDefault="009A0BF2" w:rsidP="009A0BF2">
            <w:pPr>
              <w:spacing w:line="276" w:lineRule="auto"/>
              <w:rPr>
                <w:rFonts w:cstheme="minorHAnsi"/>
              </w:rPr>
            </w:pPr>
            <w:r w:rsidRPr="000F7CC8">
              <w:rPr>
                <w:rFonts w:cstheme="minorHAnsi"/>
                <w:b/>
                <w:bCs/>
              </w:rPr>
              <w:t>Link zur Einheit</w:t>
            </w:r>
          </w:p>
          <w:p w14:paraId="6999EE3D" w14:textId="334E4960" w:rsidR="009A0BF2" w:rsidRPr="000F7CC8" w:rsidRDefault="009A0BF2" w:rsidP="009A0BF2">
            <w:pPr>
              <w:numPr>
                <w:ilvl w:val="0"/>
                <w:numId w:val="15"/>
              </w:numPr>
              <w:autoSpaceDE w:val="0"/>
              <w:autoSpaceDN w:val="0"/>
              <w:adjustRightInd w:val="0"/>
              <w:rPr>
                <w:rFonts w:cstheme="minorHAnsi"/>
                <w:color w:val="FF0000"/>
              </w:rPr>
            </w:pPr>
            <w:r w:rsidRPr="00544E0E">
              <w:rPr>
                <w:rFonts w:cstheme="minorHAnsi"/>
              </w:rPr>
              <w:lastRenderedPageBreak/>
              <w:t xml:space="preserve">Startervideo, TaskCards und weitere Informationen unter </w:t>
            </w:r>
            <w:r w:rsidRPr="00544E0E">
              <w:rPr>
                <w:rFonts w:cstheme="minorHAnsi"/>
                <w:u w:val="single"/>
              </w:rPr>
              <w:t xml:space="preserve">www.durch-blickt.de </w:t>
            </w:r>
          </w:p>
        </w:tc>
        <w:tc>
          <w:tcPr>
            <w:tcW w:w="5098" w:type="dxa"/>
          </w:tcPr>
          <w:p w14:paraId="2E2E564C" w14:textId="77777777" w:rsidR="009A0BF2" w:rsidRPr="000F7CC8" w:rsidRDefault="009A0BF2" w:rsidP="009A0BF2">
            <w:pPr>
              <w:spacing w:line="276" w:lineRule="auto"/>
              <w:rPr>
                <w:rFonts w:cstheme="minorHAnsi"/>
                <w:b/>
                <w:bCs/>
              </w:rPr>
            </w:pPr>
            <w:r w:rsidRPr="000F7CC8">
              <w:rPr>
                <w:rFonts w:cstheme="minorHAnsi"/>
                <w:b/>
                <w:bCs/>
              </w:rPr>
              <w:lastRenderedPageBreak/>
              <w:t>Kursmaterial (Lernende)</w:t>
            </w:r>
          </w:p>
          <w:p w14:paraId="77E5650F" w14:textId="77777777" w:rsidR="003146CD" w:rsidRPr="00A23063" w:rsidRDefault="009A0BF2" w:rsidP="009A0BF2">
            <w:pPr>
              <w:spacing w:line="276" w:lineRule="auto"/>
              <w:rPr>
                <w:rFonts w:cstheme="minorHAnsi"/>
              </w:rPr>
            </w:pPr>
            <w:r w:rsidRPr="00A23063">
              <w:rPr>
                <w:rFonts w:cstheme="minorHAnsi"/>
              </w:rPr>
              <w:t xml:space="preserve">&gt; </w:t>
            </w:r>
            <w:r w:rsidR="003146CD" w:rsidRPr="00A23063">
              <w:rPr>
                <w:rFonts w:cstheme="minorHAnsi"/>
              </w:rPr>
              <w:t>Arbeitsblätter</w:t>
            </w:r>
          </w:p>
          <w:p w14:paraId="42B17F58" w14:textId="1D09F16B" w:rsidR="009A0BF2" w:rsidRPr="00A23063" w:rsidRDefault="003146CD" w:rsidP="009A0BF2">
            <w:pPr>
              <w:spacing w:line="276" w:lineRule="auto"/>
              <w:rPr>
                <w:rFonts w:cstheme="minorHAnsi"/>
              </w:rPr>
            </w:pPr>
            <w:r w:rsidRPr="00A23063">
              <w:rPr>
                <w:rFonts w:cstheme="minorHAnsi"/>
              </w:rPr>
              <w:t xml:space="preserve">&gt; </w:t>
            </w:r>
            <w:r w:rsidR="009A0BF2" w:rsidRPr="00A23063">
              <w:rPr>
                <w:rFonts w:cstheme="minorHAnsi"/>
              </w:rPr>
              <w:t>Schulheft für Notizen</w:t>
            </w:r>
          </w:p>
          <w:p w14:paraId="625D8866" w14:textId="77777777" w:rsidR="009A0BF2" w:rsidRDefault="009A0BF2" w:rsidP="009A0BF2">
            <w:pPr>
              <w:spacing w:line="276" w:lineRule="auto"/>
              <w:rPr>
                <w:rFonts w:cstheme="minorHAnsi"/>
              </w:rPr>
            </w:pPr>
            <w:r w:rsidRPr="00A23063">
              <w:rPr>
                <w:rFonts w:cstheme="minorHAnsi"/>
              </w:rPr>
              <w:lastRenderedPageBreak/>
              <w:t>&gt; Tablet</w:t>
            </w:r>
            <w:r w:rsidR="00880A1E" w:rsidRPr="00A23063">
              <w:rPr>
                <w:rFonts w:cstheme="minorHAnsi"/>
              </w:rPr>
              <w:t xml:space="preserve">, </w:t>
            </w:r>
            <w:r w:rsidRPr="00A23063">
              <w:rPr>
                <w:rFonts w:cstheme="minorHAnsi"/>
              </w:rPr>
              <w:t xml:space="preserve">Smartphone </w:t>
            </w:r>
            <w:r w:rsidR="00880A1E" w:rsidRPr="00A23063">
              <w:rPr>
                <w:rFonts w:cstheme="minorHAnsi"/>
              </w:rPr>
              <w:t>oder Schulgeräte</w:t>
            </w:r>
          </w:p>
          <w:p w14:paraId="515589CD" w14:textId="0319CDB1" w:rsidR="00192748" w:rsidRPr="000F7CC8" w:rsidRDefault="00192748" w:rsidP="009A0BF2">
            <w:pPr>
              <w:spacing w:line="276" w:lineRule="auto"/>
              <w:rPr>
                <w:rFonts w:cstheme="minorHAnsi"/>
                <w:color w:val="FF0000"/>
              </w:rPr>
            </w:pPr>
            <w:r w:rsidRPr="00192748">
              <w:rPr>
                <w:rFonts w:cstheme="minorHAnsi"/>
              </w:rPr>
              <w:t>&gt; Plakat</w:t>
            </w:r>
          </w:p>
        </w:tc>
      </w:tr>
    </w:tbl>
    <w:p w14:paraId="1476E9EE" w14:textId="77777777" w:rsidR="008619B1" w:rsidRPr="000F7CC8" w:rsidRDefault="008619B1" w:rsidP="008619B1">
      <w:pPr>
        <w:spacing w:line="276" w:lineRule="auto"/>
        <w:rPr>
          <w:rFonts w:cstheme="minorHAnsi"/>
          <w:color w:val="FF0000"/>
        </w:rPr>
      </w:pPr>
    </w:p>
    <w:tbl>
      <w:tblPr>
        <w:tblStyle w:val="Tabellenraster"/>
        <w:tblW w:w="9108" w:type="dxa"/>
        <w:tblLook w:val="04A0" w:firstRow="1" w:lastRow="0" w:firstColumn="1" w:lastColumn="0" w:noHBand="0" w:noVBand="1"/>
      </w:tblPr>
      <w:tblGrid>
        <w:gridCol w:w="3964"/>
        <w:gridCol w:w="5144"/>
      </w:tblGrid>
      <w:tr w:rsidR="002D7920" w:rsidRPr="000F7CC8" w14:paraId="2FA8B9DD" w14:textId="77777777" w:rsidTr="00C35EE3">
        <w:tc>
          <w:tcPr>
            <w:tcW w:w="3964" w:type="dxa"/>
          </w:tcPr>
          <w:p w14:paraId="30F90230" w14:textId="77777777" w:rsidR="008619B1" w:rsidRPr="000F7CC8" w:rsidRDefault="008619B1" w:rsidP="0004160C">
            <w:pPr>
              <w:autoSpaceDE w:val="0"/>
              <w:autoSpaceDN w:val="0"/>
              <w:adjustRightInd w:val="0"/>
              <w:spacing w:line="241" w:lineRule="atLeast"/>
              <w:rPr>
                <w:rFonts w:cstheme="minorHAnsi"/>
                <w:sz w:val="23"/>
                <w:szCs w:val="23"/>
              </w:rPr>
            </w:pPr>
            <w:r w:rsidRPr="000F7CC8">
              <w:rPr>
                <w:rFonts w:cstheme="minorHAnsi"/>
                <w:b/>
                <w:bCs/>
                <w:sz w:val="23"/>
                <w:szCs w:val="23"/>
              </w:rPr>
              <w:t xml:space="preserve">Klasse(n) Meditationen und Achtsamkeitsübungen </w:t>
            </w:r>
          </w:p>
          <w:p w14:paraId="32D2E868" w14:textId="45A1C000" w:rsidR="008619B1" w:rsidRPr="0017613A" w:rsidRDefault="008619B1" w:rsidP="008619B1">
            <w:pPr>
              <w:numPr>
                <w:ilvl w:val="0"/>
                <w:numId w:val="17"/>
              </w:numPr>
              <w:autoSpaceDE w:val="0"/>
              <w:autoSpaceDN w:val="0"/>
              <w:adjustRightInd w:val="0"/>
              <w:rPr>
                <w:rFonts w:cstheme="minorHAnsi"/>
                <w:highlight w:val="yellow"/>
              </w:rPr>
            </w:pPr>
            <w:r w:rsidRPr="0017613A">
              <w:rPr>
                <w:rFonts w:cstheme="minorHAnsi"/>
                <w:highlight w:val="yellow"/>
              </w:rPr>
              <w:t>((Inhalte 7Mind</w:t>
            </w:r>
            <w:r w:rsidR="0004160C">
              <w:rPr>
                <w:rFonts w:cstheme="minorHAnsi"/>
                <w:highlight w:val="yellow"/>
              </w:rPr>
              <w:t>@School</w:t>
            </w:r>
            <w:r w:rsidRPr="0017613A">
              <w:rPr>
                <w:rFonts w:cstheme="minorHAnsi"/>
                <w:highlight w:val="yellow"/>
              </w:rPr>
              <w:t>/ durchblickt))</w:t>
            </w:r>
          </w:p>
          <w:p w14:paraId="602AA842" w14:textId="77777777" w:rsidR="008619B1" w:rsidRPr="0017613A" w:rsidRDefault="008619B1" w:rsidP="00BC1191">
            <w:pPr>
              <w:numPr>
                <w:ilvl w:val="0"/>
                <w:numId w:val="17"/>
              </w:numPr>
              <w:autoSpaceDE w:val="0"/>
              <w:autoSpaceDN w:val="0"/>
              <w:adjustRightInd w:val="0"/>
              <w:ind w:left="735" w:hanging="709"/>
              <w:rPr>
                <w:rFonts w:cstheme="minorHAnsi"/>
              </w:rPr>
            </w:pPr>
            <w:r w:rsidRPr="0017613A">
              <w:rPr>
                <w:rFonts w:cstheme="minorHAnsi"/>
              </w:rPr>
              <w:t xml:space="preserve">Weitere Informationen unter </w:t>
            </w:r>
            <w:r w:rsidRPr="0017613A">
              <w:rPr>
                <w:rFonts w:cstheme="minorHAnsi"/>
                <w:u w:val="single"/>
              </w:rPr>
              <w:t xml:space="preserve">www.durch-blickt.de </w:t>
            </w:r>
          </w:p>
          <w:p w14:paraId="5F85DAF2" w14:textId="77777777" w:rsidR="008619B1" w:rsidRPr="000F7CC8" w:rsidRDefault="008619B1" w:rsidP="0004160C">
            <w:pPr>
              <w:spacing w:line="276" w:lineRule="auto"/>
              <w:rPr>
                <w:rFonts w:cstheme="minorHAnsi"/>
                <w:i/>
                <w:iCs/>
                <w:color w:val="FF0000"/>
              </w:rPr>
            </w:pPr>
          </w:p>
        </w:tc>
        <w:tc>
          <w:tcPr>
            <w:tcW w:w="5144" w:type="dxa"/>
          </w:tcPr>
          <w:p w14:paraId="2D2D5021" w14:textId="1DD268A2" w:rsidR="008619B1" w:rsidRPr="00A23063" w:rsidRDefault="008619B1" w:rsidP="0004160C">
            <w:pPr>
              <w:spacing w:line="276" w:lineRule="auto"/>
              <w:rPr>
                <w:rFonts w:cstheme="minorHAnsi"/>
                <w:b/>
                <w:bCs/>
              </w:rPr>
            </w:pPr>
            <w:r w:rsidRPr="000F7CC8">
              <w:rPr>
                <w:rFonts w:cstheme="minorHAnsi"/>
                <w:b/>
                <w:bCs/>
              </w:rPr>
              <w:t>Online</w:t>
            </w:r>
            <w:r w:rsidR="003146CD" w:rsidRPr="000F7CC8">
              <w:rPr>
                <w:rFonts w:cstheme="minorHAnsi"/>
                <w:b/>
                <w:bCs/>
              </w:rPr>
              <w:t>material</w:t>
            </w:r>
            <w:r w:rsidR="003146CD" w:rsidRPr="00A23063">
              <w:rPr>
                <w:rFonts w:cstheme="minorHAnsi"/>
                <w:b/>
                <w:bCs/>
              </w:rPr>
              <w:t>ien</w:t>
            </w:r>
            <w:r w:rsidRPr="00A23063">
              <w:rPr>
                <w:rFonts w:cstheme="minorHAnsi"/>
                <w:b/>
                <w:bCs/>
              </w:rPr>
              <w:t xml:space="preserve"> und </w:t>
            </w:r>
            <w:r w:rsidR="003146CD" w:rsidRPr="00A23063">
              <w:rPr>
                <w:rFonts w:cstheme="minorHAnsi"/>
                <w:b/>
                <w:bCs/>
              </w:rPr>
              <w:t xml:space="preserve">-werkzeuge </w:t>
            </w:r>
            <w:r w:rsidRPr="00A23063">
              <w:rPr>
                <w:rFonts w:cstheme="minorHAnsi"/>
                <w:b/>
                <w:bCs/>
              </w:rPr>
              <w:t>in der Einheit</w:t>
            </w:r>
          </w:p>
          <w:p w14:paraId="6FF5A743" w14:textId="0107894F" w:rsidR="007914C1" w:rsidRPr="00A23063" w:rsidRDefault="00AD6C2A" w:rsidP="00FC502A">
            <w:pPr>
              <w:tabs>
                <w:tab w:val="left" w:pos="900"/>
              </w:tabs>
              <w:spacing w:line="276" w:lineRule="auto"/>
              <w:rPr>
                <w:rFonts w:cstheme="minorHAnsi"/>
              </w:rPr>
            </w:pPr>
            <w:r w:rsidRPr="00A23063">
              <w:rPr>
                <w:rFonts w:cstheme="minorHAnsi"/>
              </w:rPr>
              <w:t xml:space="preserve">&gt; </w:t>
            </w:r>
            <w:hyperlink r:id="rId15" w:history="1">
              <w:r w:rsidR="00765ACA" w:rsidRPr="00DA1B76">
                <w:rPr>
                  <w:rStyle w:val="Hyperlink"/>
                  <w:rFonts w:cstheme="minorHAnsi"/>
                </w:rPr>
                <w:t>www.youtube.com</w:t>
              </w:r>
            </w:hyperlink>
            <w:r w:rsidR="00765ACA">
              <w:rPr>
                <w:rFonts w:cstheme="minorHAnsi"/>
              </w:rPr>
              <w:t xml:space="preserve"> (ausgewählte </w:t>
            </w:r>
            <w:r w:rsidR="00A23063" w:rsidRPr="00A23063">
              <w:rPr>
                <w:rFonts w:cstheme="minorHAnsi"/>
              </w:rPr>
              <w:t>Videos</w:t>
            </w:r>
            <w:r w:rsidR="00765ACA">
              <w:rPr>
                <w:rFonts w:cstheme="minorHAnsi"/>
              </w:rPr>
              <w:t xml:space="preserve">) </w:t>
            </w:r>
          </w:p>
          <w:p w14:paraId="3920AC7D" w14:textId="5A4E3BD6" w:rsidR="00A23063" w:rsidRPr="00A23063" w:rsidRDefault="00A23063" w:rsidP="00FC502A">
            <w:pPr>
              <w:tabs>
                <w:tab w:val="left" w:pos="900"/>
              </w:tabs>
              <w:spacing w:line="276" w:lineRule="auto"/>
              <w:rPr>
                <w:rFonts w:cstheme="minorHAnsi"/>
              </w:rPr>
            </w:pPr>
            <w:r w:rsidRPr="00A23063">
              <w:rPr>
                <w:rFonts w:cstheme="minorHAnsi"/>
              </w:rPr>
              <w:t xml:space="preserve">&gt; </w:t>
            </w:r>
            <w:hyperlink r:id="rId16" w:history="1">
              <w:r w:rsidR="003D48AB" w:rsidRPr="00DA1B76">
                <w:rPr>
                  <w:rStyle w:val="Hyperlink"/>
                  <w:rFonts w:cstheme="minorHAnsi"/>
                </w:rPr>
                <w:t>www.anton.app/de</w:t>
              </w:r>
            </w:hyperlink>
            <w:r w:rsidR="003D48AB">
              <w:rPr>
                <w:rFonts w:cstheme="minorHAnsi"/>
              </w:rPr>
              <w:t xml:space="preserve"> (fakultativ)</w:t>
            </w:r>
          </w:p>
          <w:p w14:paraId="0548FAB4" w14:textId="77777777" w:rsidR="00A23063" w:rsidRDefault="00A23063" w:rsidP="00FC502A">
            <w:pPr>
              <w:tabs>
                <w:tab w:val="left" w:pos="900"/>
              </w:tabs>
              <w:spacing w:line="276" w:lineRule="auto"/>
              <w:rPr>
                <w:rFonts w:cstheme="minorHAnsi"/>
              </w:rPr>
            </w:pPr>
            <w:r w:rsidRPr="00A23063">
              <w:rPr>
                <w:rFonts w:cstheme="minorHAnsi"/>
              </w:rPr>
              <w:t xml:space="preserve">&gt; </w:t>
            </w:r>
            <w:hyperlink r:id="rId17" w:history="1">
              <w:r w:rsidR="003D48AB" w:rsidRPr="00DA1B76">
                <w:rPr>
                  <w:rStyle w:val="Hyperlink"/>
                  <w:rFonts w:cstheme="minorHAnsi"/>
                </w:rPr>
                <w:t>www.learningapps.org</w:t>
              </w:r>
            </w:hyperlink>
            <w:r w:rsidR="003D48AB" w:rsidRPr="003D48AB">
              <w:rPr>
                <w:rFonts w:cstheme="minorHAnsi"/>
              </w:rPr>
              <w:t xml:space="preserve"> (fakultativ)</w:t>
            </w:r>
          </w:p>
          <w:p w14:paraId="16094269" w14:textId="5EFA6C3B" w:rsidR="0092688E" w:rsidRDefault="0092688E" w:rsidP="0092688E">
            <w:pPr>
              <w:tabs>
                <w:tab w:val="left" w:pos="900"/>
              </w:tabs>
              <w:spacing w:line="276" w:lineRule="auto"/>
              <w:rPr>
                <w:rFonts w:cstheme="minorHAnsi"/>
              </w:rPr>
            </w:pPr>
            <w:r>
              <w:rPr>
                <w:rFonts w:cstheme="minorHAnsi"/>
              </w:rPr>
              <w:t xml:space="preserve">&gt; </w:t>
            </w:r>
            <w:hyperlink r:id="rId18" w:history="1">
              <w:r w:rsidRPr="00DA1B76">
                <w:rPr>
                  <w:rStyle w:val="Hyperlink"/>
                  <w:rFonts w:cstheme="minorHAnsi"/>
                </w:rPr>
                <w:t>www.helles-koepfchen.de</w:t>
              </w:r>
            </w:hyperlink>
          </w:p>
          <w:p w14:paraId="3E67D024" w14:textId="4C997286" w:rsidR="008818DC" w:rsidRPr="003D48AB" w:rsidRDefault="0092688E" w:rsidP="008818DC">
            <w:pPr>
              <w:tabs>
                <w:tab w:val="left" w:pos="900"/>
              </w:tabs>
              <w:spacing w:line="276" w:lineRule="auto"/>
              <w:rPr>
                <w:rFonts w:cstheme="minorHAnsi"/>
              </w:rPr>
            </w:pPr>
            <w:r>
              <w:rPr>
                <w:rFonts w:cstheme="minorHAnsi"/>
              </w:rPr>
              <w:t xml:space="preserve">&gt; </w:t>
            </w:r>
            <w:hyperlink r:id="rId19" w:history="1">
              <w:r w:rsidR="008818DC" w:rsidRPr="00467963">
                <w:rPr>
                  <w:rStyle w:val="Hyperlink"/>
                  <w:rFonts w:cstheme="minorHAnsi"/>
                </w:rPr>
                <w:t>www.fragfinn.de</w:t>
              </w:r>
            </w:hyperlink>
          </w:p>
        </w:tc>
      </w:tr>
    </w:tbl>
    <w:p w14:paraId="7DF2AC0F" w14:textId="77777777" w:rsidR="008619B1" w:rsidRPr="000F7CC8" w:rsidRDefault="008619B1" w:rsidP="00DE2E6C">
      <w:pPr>
        <w:spacing w:line="276" w:lineRule="auto"/>
        <w:rPr>
          <w:rFonts w:cstheme="minorHAnsi"/>
          <w:color w:val="FF0000"/>
        </w:rPr>
      </w:pPr>
    </w:p>
    <w:tbl>
      <w:tblPr>
        <w:tblStyle w:val="Tabellenraster"/>
        <w:tblW w:w="0" w:type="auto"/>
        <w:tblLook w:val="04A0" w:firstRow="1" w:lastRow="0" w:firstColumn="1" w:lastColumn="0" w:noHBand="0" w:noVBand="1"/>
      </w:tblPr>
      <w:tblGrid>
        <w:gridCol w:w="9062"/>
      </w:tblGrid>
      <w:tr w:rsidR="004E1F93" w:rsidRPr="000F7CC8" w14:paraId="15726102" w14:textId="77777777" w:rsidTr="009A0BF2">
        <w:tc>
          <w:tcPr>
            <w:tcW w:w="9062" w:type="dxa"/>
          </w:tcPr>
          <w:p w14:paraId="4B0B59A7" w14:textId="77777777" w:rsidR="009A0BF2" w:rsidRPr="000F7CC8" w:rsidRDefault="009A0BF2" w:rsidP="009A0BF2">
            <w:pPr>
              <w:spacing w:line="276" w:lineRule="auto"/>
              <w:rPr>
                <w:rFonts w:cstheme="minorHAnsi"/>
                <w:b/>
                <w:bCs/>
              </w:rPr>
            </w:pPr>
            <w:bookmarkStart w:id="11" w:name="_Hlk139991491"/>
            <w:r w:rsidRPr="000F7CC8">
              <w:rPr>
                <w:rFonts w:cstheme="minorHAnsi"/>
                <w:b/>
                <w:bCs/>
              </w:rPr>
              <w:t>Unterrichtsvorbereitung</w:t>
            </w:r>
          </w:p>
          <w:p w14:paraId="0D7B49E4" w14:textId="0D6AB06E" w:rsidR="009A0BF2" w:rsidRPr="00A23063" w:rsidRDefault="009A0BF2" w:rsidP="009A0BF2">
            <w:pPr>
              <w:pStyle w:val="Listenabsatz"/>
              <w:numPr>
                <w:ilvl w:val="0"/>
                <w:numId w:val="15"/>
              </w:numPr>
              <w:spacing w:line="276" w:lineRule="auto"/>
              <w:rPr>
                <w:rFonts w:cstheme="minorHAnsi"/>
              </w:rPr>
            </w:pPr>
            <w:r w:rsidRPr="00A23063">
              <w:rPr>
                <w:rFonts w:cstheme="minorHAnsi"/>
              </w:rPr>
              <w:t>Video testen</w:t>
            </w:r>
          </w:p>
          <w:p w14:paraId="4DCE6AB9" w14:textId="4D974293" w:rsidR="009A0BF2" w:rsidRPr="00A23063" w:rsidRDefault="009A0BF2" w:rsidP="009A0BF2">
            <w:pPr>
              <w:pStyle w:val="Listenabsatz"/>
              <w:numPr>
                <w:ilvl w:val="0"/>
                <w:numId w:val="15"/>
              </w:numPr>
              <w:spacing w:line="276" w:lineRule="auto"/>
              <w:rPr>
                <w:rFonts w:cstheme="minorHAnsi"/>
              </w:rPr>
            </w:pPr>
            <w:r w:rsidRPr="00A23063">
              <w:rPr>
                <w:rFonts w:cstheme="minorHAnsi"/>
              </w:rPr>
              <w:t>Arbeitsblätter ausdrucken</w:t>
            </w:r>
            <w:r w:rsidR="0057736A" w:rsidRPr="00A23063">
              <w:rPr>
                <w:rFonts w:cstheme="minorHAnsi"/>
              </w:rPr>
              <w:t xml:space="preserve"> und </w:t>
            </w:r>
            <w:r w:rsidR="002B181F" w:rsidRPr="00A23063">
              <w:rPr>
                <w:rFonts w:cstheme="minorHAnsi"/>
              </w:rPr>
              <w:t>ausschneiden</w:t>
            </w:r>
          </w:p>
          <w:p w14:paraId="6A52495F" w14:textId="77777777" w:rsidR="009A0BF2" w:rsidRDefault="009A0BF2" w:rsidP="002B181F">
            <w:pPr>
              <w:pStyle w:val="Listenabsatz"/>
              <w:numPr>
                <w:ilvl w:val="0"/>
                <w:numId w:val="15"/>
              </w:numPr>
              <w:rPr>
                <w:rFonts w:cstheme="minorHAnsi"/>
              </w:rPr>
            </w:pPr>
            <w:r w:rsidRPr="00A23063">
              <w:rPr>
                <w:rFonts w:cstheme="minorHAnsi"/>
              </w:rPr>
              <w:t>evtl. Schulgeräte besorgen</w:t>
            </w:r>
          </w:p>
          <w:p w14:paraId="3730269A" w14:textId="77777777" w:rsidR="001153D4" w:rsidRDefault="00AB6A41" w:rsidP="00781935">
            <w:pPr>
              <w:pStyle w:val="Listenabsatz"/>
              <w:numPr>
                <w:ilvl w:val="0"/>
                <w:numId w:val="15"/>
              </w:numPr>
              <w:rPr>
                <w:rFonts w:cstheme="minorHAnsi"/>
              </w:rPr>
            </w:pPr>
            <w:r>
              <w:rPr>
                <w:rFonts w:cstheme="minorHAnsi"/>
              </w:rPr>
              <w:t xml:space="preserve">fakultativ: </w:t>
            </w:r>
            <w:r w:rsidRPr="00A23063">
              <w:rPr>
                <w:rFonts w:cstheme="minorHAnsi"/>
              </w:rPr>
              <w:t>Zahnbürste, Zahnpasta, Erste-Hilfe-Set, Sonnencreme, Seife</w:t>
            </w:r>
          </w:p>
          <w:p w14:paraId="437C5FC2" w14:textId="6698BD3F" w:rsidR="007C456F" w:rsidRPr="00781935" w:rsidRDefault="007C456F" w:rsidP="00781935">
            <w:pPr>
              <w:pStyle w:val="Listenabsatz"/>
              <w:numPr>
                <w:ilvl w:val="0"/>
                <w:numId w:val="15"/>
              </w:numPr>
              <w:rPr>
                <w:rFonts w:cstheme="minorHAnsi"/>
              </w:rPr>
            </w:pPr>
            <w:commentRangeStart w:id="12"/>
            <w:r>
              <w:rPr>
                <w:rFonts w:cstheme="minorHAnsi"/>
              </w:rPr>
              <w:t>Anton</w:t>
            </w:r>
            <w:commentRangeEnd w:id="12"/>
            <w:r w:rsidR="0007461C">
              <w:rPr>
                <w:rStyle w:val="Kommentarzeichen"/>
              </w:rPr>
              <w:commentReference w:id="12"/>
            </w:r>
            <w:r w:rsidR="0007461C">
              <w:rPr>
                <w:rFonts w:cstheme="minorHAnsi"/>
              </w:rPr>
              <w:t>-</w:t>
            </w:r>
            <w:r>
              <w:rPr>
                <w:rFonts w:cstheme="minorHAnsi"/>
              </w:rPr>
              <w:t>App muss auf zumindest einem Tablet installiert sein</w:t>
            </w:r>
          </w:p>
        </w:tc>
      </w:tr>
    </w:tbl>
    <w:p w14:paraId="0A326B64" w14:textId="77777777" w:rsidR="009A0BF2" w:rsidRPr="000F7CC8" w:rsidRDefault="009A0BF2" w:rsidP="00DE2E6C">
      <w:pPr>
        <w:spacing w:line="276" w:lineRule="auto"/>
        <w:rPr>
          <w:rFonts w:cstheme="minorHAnsi"/>
          <w:color w:val="FF0000"/>
        </w:rPr>
      </w:pPr>
    </w:p>
    <w:p w14:paraId="19B62136" w14:textId="2CD07BBF" w:rsidR="00FC502A" w:rsidRPr="000F7CC8" w:rsidRDefault="00FC502A" w:rsidP="00DE2E6C">
      <w:pPr>
        <w:spacing w:line="276" w:lineRule="auto"/>
        <w:rPr>
          <w:rFonts w:cstheme="minorHAnsi"/>
          <w:color w:val="FF0000"/>
        </w:rPr>
      </w:pPr>
      <w:r w:rsidRPr="000F7CC8">
        <w:rPr>
          <w:rFonts w:cstheme="minorHAnsi"/>
          <w:color w:val="FF0000"/>
          <w:highlight w:val="lightGray"/>
        </w:rPr>
        <w:t>((Seite 3))</w:t>
      </w:r>
    </w:p>
    <w:tbl>
      <w:tblPr>
        <w:tblStyle w:val="Tabellenraster"/>
        <w:tblW w:w="9209" w:type="dxa"/>
        <w:tblLook w:val="04A0" w:firstRow="1" w:lastRow="0" w:firstColumn="1" w:lastColumn="0" w:noHBand="0" w:noVBand="1"/>
      </w:tblPr>
      <w:tblGrid>
        <w:gridCol w:w="9209"/>
      </w:tblGrid>
      <w:tr w:rsidR="004E1F93" w:rsidRPr="000F7CC8" w14:paraId="181EBA33" w14:textId="77777777" w:rsidTr="00B55E0F">
        <w:tc>
          <w:tcPr>
            <w:tcW w:w="9209" w:type="dxa"/>
          </w:tcPr>
          <w:bookmarkEnd w:id="11"/>
          <w:p w14:paraId="577F8434" w14:textId="65AF118D" w:rsidR="00CE39F5" w:rsidRPr="0017613A" w:rsidRDefault="007E1A23" w:rsidP="007E1A23">
            <w:pPr>
              <w:tabs>
                <w:tab w:val="left" w:pos="2880"/>
              </w:tabs>
              <w:spacing w:line="276" w:lineRule="auto"/>
              <w:rPr>
                <w:rFonts w:cstheme="minorHAnsi"/>
                <w:b/>
                <w:bCs/>
              </w:rPr>
            </w:pPr>
            <w:r w:rsidRPr="000F7CC8">
              <w:rPr>
                <w:rFonts w:cstheme="minorHAnsi"/>
                <w:b/>
                <w:bCs/>
              </w:rPr>
              <w:t>Ablauf</w:t>
            </w:r>
          </w:p>
          <w:p w14:paraId="41AEE780" w14:textId="1784D56C" w:rsidR="00EF7C3D" w:rsidRPr="0017613A" w:rsidRDefault="00BA2D34" w:rsidP="007E1A23">
            <w:pPr>
              <w:tabs>
                <w:tab w:val="left" w:pos="2441"/>
                <w:tab w:val="left" w:pos="2880"/>
              </w:tabs>
              <w:spacing w:line="276" w:lineRule="auto"/>
              <w:rPr>
                <w:rFonts w:cstheme="minorHAnsi"/>
              </w:rPr>
            </w:pPr>
            <w:r w:rsidRPr="0017613A">
              <w:rPr>
                <w:rFonts w:cstheme="minorHAnsi"/>
              </w:rPr>
              <w:t>Einstieg</w:t>
            </w:r>
            <w:r w:rsidR="00EF7C3D" w:rsidRPr="0017613A">
              <w:rPr>
                <w:rFonts w:cstheme="minorHAnsi"/>
              </w:rPr>
              <w:tab/>
            </w:r>
            <w:r w:rsidR="00156AD6" w:rsidRPr="0017613A">
              <w:rPr>
                <w:rFonts w:cstheme="minorHAnsi"/>
              </w:rPr>
              <w:t>Startervideo zur Einheit</w:t>
            </w:r>
          </w:p>
          <w:p w14:paraId="7F74D67C" w14:textId="5B75DFEF" w:rsidR="000C2603" w:rsidRPr="0017613A" w:rsidRDefault="00C06C49" w:rsidP="0017613A">
            <w:pPr>
              <w:tabs>
                <w:tab w:val="left" w:pos="2441"/>
                <w:tab w:val="left" w:pos="2880"/>
              </w:tabs>
              <w:spacing w:line="276" w:lineRule="auto"/>
              <w:rPr>
                <w:rFonts w:cstheme="minorHAnsi"/>
              </w:rPr>
            </w:pPr>
            <w:r w:rsidRPr="0017613A">
              <w:rPr>
                <w:rFonts w:cstheme="minorHAnsi"/>
              </w:rPr>
              <w:t>Hinführung</w:t>
            </w:r>
            <w:r w:rsidR="00880A1E" w:rsidRPr="0017613A">
              <w:rPr>
                <w:rFonts w:cstheme="minorHAnsi"/>
              </w:rPr>
              <w:t xml:space="preserve"> zum Thema</w:t>
            </w:r>
            <w:r w:rsidRPr="0017613A">
              <w:rPr>
                <w:rFonts w:cstheme="minorHAnsi"/>
              </w:rPr>
              <w:tab/>
            </w:r>
            <w:r w:rsidR="00CB6CCB" w:rsidRPr="0017613A">
              <w:rPr>
                <w:rFonts w:cstheme="minorHAnsi"/>
              </w:rPr>
              <w:t xml:space="preserve">Was bedeutet </w:t>
            </w:r>
            <w:r w:rsidR="00765ACA">
              <w:rPr>
                <w:rFonts w:cstheme="minorHAnsi"/>
              </w:rPr>
              <w:t>L</w:t>
            </w:r>
            <w:r w:rsidR="00CB6CCB" w:rsidRPr="0017613A">
              <w:rPr>
                <w:rFonts w:cstheme="minorHAnsi"/>
              </w:rPr>
              <w:t>ernen</w:t>
            </w:r>
            <w:r w:rsidR="00765ACA">
              <w:rPr>
                <w:rFonts w:cstheme="minorHAnsi"/>
              </w:rPr>
              <w:t xml:space="preserve"> für dich?</w:t>
            </w:r>
          </w:p>
          <w:p w14:paraId="769D939C" w14:textId="3AFA21A5" w:rsidR="007E1A23" w:rsidRPr="0017613A" w:rsidRDefault="006D3C4F" w:rsidP="007E1A23">
            <w:pPr>
              <w:tabs>
                <w:tab w:val="left" w:pos="2441"/>
                <w:tab w:val="left" w:pos="2880"/>
              </w:tabs>
              <w:spacing w:line="276" w:lineRule="auto"/>
              <w:rPr>
                <w:rFonts w:cstheme="minorHAnsi"/>
              </w:rPr>
            </w:pPr>
            <w:r w:rsidRPr="0017613A">
              <w:rPr>
                <w:rFonts w:cstheme="minorHAnsi"/>
              </w:rPr>
              <w:t>Erarbeitung</w:t>
            </w:r>
            <w:r w:rsidR="00B445DC">
              <w:rPr>
                <w:rFonts w:cstheme="minorHAnsi"/>
              </w:rPr>
              <w:t xml:space="preserve"> 1</w:t>
            </w:r>
            <w:r w:rsidR="007E1A23" w:rsidRPr="0017613A">
              <w:rPr>
                <w:rFonts w:cstheme="minorHAnsi"/>
              </w:rPr>
              <w:tab/>
            </w:r>
            <w:r w:rsidR="004A310A" w:rsidRPr="004A310A">
              <w:rPr>
                <w:rFonts w:cstheme="minorHAnsi"/>
              </w:rPr>
              <w:t>Praxisphase: Stationenarbeit zum Thema</w:t>
            </w:r>
            <w:r w:rsidR="0017613A" w:rsidRPr="0017613A">
              <w:rPr>
                <w:rFonts w:cstheme="minorHAnsi"/>
              </w:rPr>
              <w:t xml:space="preserve"> „</w:t>
            </w:r>
            <w:commentRangeStart w:id="13"/>
            <w:commentRangeStart w:id="14"/>
            <w:commentRangeStart w:id="15"/>
            <w:commentRangeStart w:id="16"/>
            <w:r w:rsidR="0017613A" w:rsidRPr="0017613A">
              <w:rPr>
                <w:rFonts w:cstheme="minorHAnsi"/>
              </w:rPr>
              <w:t>Gesunde Ernährung</w:t>
            </w:r>
            <w:commentRangeEnd w:id="13"/>
            <w:r w:rsidR="00BA7AE5">
              <w:rPr>
                <w:rStyle w:val="Kommentarzeichen"/>
              </w:rPr>
              <w:commentReference w:id="13"/>
            </w:r>
            <w:commentRangeEnd w:id="14"/>
            <w:r w:rsidR="006D5309">
              <w:rPr>
                <w:rStyle w:val="Kommentarzeichen"/>
              </w:rPr>
              <w:commentReference w:id="14"/>
            </w:r>
            <w:commentRangeEnd w:id="15"/>
            <w:r w:rsidR="006D5459">
              <w:rPr>
                <w:rStyle w:val="Kommentarzeichen"/>
              </w:rPr>
              <w:commentReference w:id="15"/>
            </w:r>
            <w:commentRangeEnd w:id="16"/>
            <w:r w:rsidR="0007461C">
              <w:rPr>
                <w:rStyle w:val="Kommentarzeichen"/>
              </w:rPr>
              <w:commentReference w:id="16"/>
            </w:r>
            <w:r w:rsidR="0017613A" w:rsidRPr="0017613A">
              <w:rPr>
                <w:rFonts w:cstheme="minorHAnsi"/>
              </w:rPr>
              <w:t>“</w:t>
            </w:r>
          </w:p>
          <w:p w14:paraId="765390BF" w14:textId="26692512" w:rsidR="00B05F1E" w:rsidRPr="0017613A" w:rsidRDefault="00B445DC" w:rsidP="00C86C45">
            <w:pPr>
              <w:tabs>
                <w:tab w:val="left" w:pos="2441"/>
                <w:tab w:val="left" w:pos="2880"/>
              </w:tabs>
              <w:spacing w:line="276" w:lineRule="auto"/>
              <w:rPr>
                <w:rFonts w:cstheme="minorHAnsi"/>
              </w:rPr>
            </w:pPr>
            <w:r>
              <w:rPr>
                <w:rFonts w:cstheme="minorHAnsi"/>
              </w:rPr>
              <w:t>Erarbeitung 2</w:t>
            </w:r>
            <w:r w:rsidR="007E1A23" w:rsidRPr="0017613A">
              <w:rPr>
                <w:rFonts w:cstheme="minorHAnsi"/>
              </w:rPr>
              <w:tab/>
            </w:r>
            <w:r w:rsidR="0017613A" w:rsidRPr="0017613A">
              <w:rPr>
                <w:rFonts w:cstheme="minorHAnsi"/>
              </w:rPr>
              <w:t>Suchen</w:t>
            </w:r>
            <w:r w:rsidR="00765ACA">
              <w:rPr>
                <w:rFonts w:cstheme="minorHAnsi"/>
              </w:rPr>
              <w:t xml:space="preserve"> – </w:t>
            </w:r>
            <w:r w:rsidR="0017613A" w:rsidRPr="0017613A">
              <w:rPr>
                <w:rFonts w:cstheme="minorHAnsi"/>
              </w:rPr>
              <w:t>Finden</w:t>
            </w:r>
            <w:r w:rsidR="00765ACA">
              <w:rPr>
                <w:rFonts w:cstheme="minorHAnsi"/>
              </w:rPr>
              <w:t xml:space="preserve"> – </w:t>
            </w:r>
            <w:r w:rsidR="0017613A" w:rsidRPr="0017613A">
              <w:rPr>
                <w:rFonts w:cstheme="minorHAnsi"/>
              </w:rPr>
              <w:t>Machen</w:t>
            </w:r>
          </w:p>
          <w:p w14:paraId="24006060" w14:textId="1FED007E" w:rsidR="0017613A" w:rsidRPr="00424D02" w:rsidRDefault="00B445DC" w:rsidP="005663D7">
            <w:pPr>
              <w:tabs>
                <w:tab w:val="left" w:pos="2441"/>
                <w:tab w:val="left" w:pos="2880"/>
              </w:tabs>
              <w:spacing w:line="276" w:lineRule="auto"/>
              <w:rPr>
                <w:rFonts w:cstheme="minorHAnsi"/>
                <w:strike/>
              </w:rPr>
            </w:pPr>
            <w:r>
              <w:rPr>
                <w:rFonts w:cstheme="minorHAnsi"/>
              </w:rPr>
              <w:t>Vertiefung</w:t>
            </w:r>
            <w:r w:rsidR="00E43A3A" w:rsidRPr="0017613A">
              <w:rPr>
                <w:rFonts w:cstheme="minorHAnsi"/>
              </w:rPr>
              <w:tab/>
            </w:r>
            <w:r w:rsidR="0017613A" w:rsidRPr="0017613A">
              <w:rPr>
                <w:rFonts w:cstheme="minorHAnsi"/>
              </w:rPr>
              <w:t>Digitale Lernwerkzeuge nutzen</w:t>
            </w:r>
            <w:r w:rsidR="00765ACA">
              <w:rPr>
                <w:rFonts w:cstheme="minorHAnsi"/>
              </w:rPr>
              <w:t xml:space="preserve"> und</w:t>
            </w:r>
            <w:r w:rsidR="005F2DFC">
              <w:rPr>
                <w:rFonts w:cstheme="minorHAnsi"/>
              </w:rPr>
              <w:t xml:space="preserve"> digitale Produkte erstellen</w:t>
            </w:r>
          </w:p>
          <w:p w14:paraId="7FFEE3E8" w14:textId="1C8EF279" w:rsidR="00402C9A" w:rsidRPr="0017613A" w:rsidRDefault="00A110FC" w:rsidP="006E734E">
            <w:pPr>
              <w:tabs>
                <w:tab w:val="left" w:pos="2441"/>
                <w:tab w:val="left" w:pos="2880"/>
              </w:tabs>
              <w:spacing w:line="276" w:lineRule="auto"/>
              <w:rPr>
                <w:rFonts w:cstheme="minorHAnsi"/>
              </w:rPr>
            </w:pPr>
            <w:r w:rsidRPr="0017613A">
              <w:rPr>
                <w:rFonts w:cstheme="minorHAnsi"/>
              </w:rPr>
              <w:t>Erweiterung</w:t>
            </w:r>
            <w:r w:rsidR="00D86900" w:rsidRPr="0017613A">
              <w:rPr>
                <w:rFonts w:cstheme="minorHAnsi"/>
              </w:rPr>
              <w:tab/>
            </w:r>
            <w:r w:rsidR="0017613A" w:rsidRPr="0017613A">
              <w:rPr>
                <w:rFonts w:cstheme="minorHAnsi"/>
              </w:rPr>
              <w:t>Mediennutzung verstehen und regeln</w:t>
            </w:r>
          </w:p>
          <w:p w14:paraId="261BEB4D" w14:textId="302D73F2" w:rsidR="00BB48CE" w:rsidRPr="000F7CC8" w:rsidRDefault="00BB48CE" w:rsidP="006E734E">
            <w:pPr>
              <w:tabs>
                <w:tab w:val="left" w:pos="2441"/>
                <w:tab w:val="left" w:pos="2880"/>
              </w:tabs>
              <w:spacing w:line="276" w:lineRule="auto"/>
              <w:rPr>
                <w:rFonts w:cstheme="minorHAnsi"/>
                <w:i/>
                <w:iCs/>
                <w:color w:val="FF0000"/>
              </w:rPr>
            </w:pPr>
            <w:r w:rsidRPr="0017613A">
              <w:rPr>
                <w:rFonts w:cstheme="minorHAnsi"/>
              </w:rPr>
              <w:t>Reflexion</w:t>
            </w:r>
            <w:r w:rsidRPr="0017613A">
              <w:rPr>
                <w:rFonts w:cstheme="minorHAnsi"/>
              </w:rPr>
              <w:tab/>
            </w:r>
            <w:r w:rsidR="00FA5765" w:rsidRPr="0017613A">
              <w:rPr>
                <w:rFonts w:cstheme="minorHAnsi"/>
              </w:rPr>
              <w:t>Abschlussrunde</w:t>
            </w:r>
          </w:p>
        </w:tc>
      </w:tr>
    </w:tbl>
    <w:p w14:paraId="6655F624" w14:textId="5D652B9C" w:rsidR="007B517C" w:rsidRPr="000F7CC8" w:rsidRDefault="007B517C" w:rsidP="00DE2E6C">
      <w:pPr>
        <w:spacing w:line="276" w:lineRule="auto"/>
        <w:rPr>
          <w:rFonts w:cstheme="minorHAnsi"/>
          <w:color w:val="FF0000"/>
        </w:rPr>
      </w:pPr>
    </w:p>
    <w:tbl>
      <w:tblPr>
        <w:tblStyle w:val="Tabellenraster"/>
        <w:tblW w:w="9209" w:type="dxa"/>
        <w:tblLook w:val="04A0" w:firstRow="1" w:lastRow="0" w:firstColumn="1" w:lastColumn="0" w:noHBand="0" w:noVBand="1"/>
      </w:tblPr>
      <w:tblGrid>
        <w:gridCol w:w="3823"/>
        <w:gridCol w:w="2126"/>
        <w:gridCol w:w="3260"/>
      </w:tblGrid>
      <w:tr w:rsidR="000F7CC8" w:rsidRPr="000F7CC8" w14:paraId="1EB00AEE" w14:textId="77777777" w:rsidTr="009A305A">
        <w:tc>
          <w:tcPr>
            <w:tcW w:w="3823" w:type="dxa"/>
          </w:tcPr>
          <w:p w14:paraId="6040E13B" w14:textId="0C79EC07" w:rsidR="00FC502A" w:rsidRPr="000F7CC8" w:rsidRDefault="00FC502A" w:rsidP="0004160C">
            <w:pPr>
              <w:spacing w:line="276" w:lineRule="auto"/>
              <w:rPr>
                <w:rFonts w:cstheme="minorHAnsi"/>
                <w:b/>
                <w:bCs/>
              </w:rPr>
            </w:pPr>
            <w:bookmarkStart w:id="17" w:name="_Hlk139991727"/>
            <w:r w:rsidRPr="000F7CC8">
              <w:rPr>
                <w:rFonts w:cstheme="minorHAnsi"/>
                <w:b/>
                <w:bCs/>
              </w:rPr>
              <w:t>ZIEL UND FRAGESTELLUNG</w:t>
            </w:r>
          </w:p>
        </w:tc>
        <w:tc>
          <w:tcPr>
            <w:tcW w:w="2126" w:type="dxa"/>
          </w:tcPr>
          <w:p w14:paraId="340D7FF5" w14:textId="33155BF1" w:rsidR="00FC502A" w:rsidRPr="000F7CC8" w:rsidRDefault="00FC502A" w:rsidP="0004160C">
            <w:pPr>
              <w:spacing w:line="276" w:lineRule="auto"/>
              <w:rPr>
                <w:rFonts w:cstheme="minorHAnsi"/>
                <w:b/>
                <w:bCs/>
              </w:rPr>
            </w:pPr>
            <w:r w:rsidRPr="000F7CC8">
              <w:rPr>
                <w:rFonts w:cstheme="minorHAnsi"/>
                <w:b/>
                <w:bCs/>
              </w:rPr>
              <w:t>METHODIK</w:t>
            </w:r>
          </w:p>
          <w:p w14:paraId="04F2A696" w14:textId="77777777" w:rsidR="00FC502A" w:rsidRPr="000F7CC8" w:rsidRDefault="00FC502A" w:rsidP="0004160C">
            <w:pPr>
              <w:spacing w:line="276" w:lineRule="auto"/>
              <w:rPr>
                <w:rFonts w:cstheme="minorHAnsi"/>
                <w:b/>
                <w:bCs/>
              </w:rPr>
            </w:pPr>
          </w:p>
        </w:tc>
        <w:tc>
          <w:tcPr>
            <w:tcW w:w="3260" w:type="dxa"/>
          </w:tcPr>
          <w:p w14:paraId="0EA302D3" w14:textId="73ADF1F8" w:rsidR="00FC502A" w:rsidRPr="000F7CC8" w:rsidRDefault="00FC502A" w:rsidP="0004160C">
            <w:pPr>
              <w:spacing w:line="276" w:lineRule="auto"/>
              <w:rPr>
                <w:rFonts w:cstheme="minorHAnsi"/>
                <w:b/>
                <w:bCs/>
              </w:rPr>
            </w:pPr>
            <w:r w:rsidRPr="000F7CC8">
              <w:rPr>
                <w:rFonts w:cstheme="minorHAnsi"/>
                <w:b/>
                <w:bCs/>
              </w:rPr>
              <w:t>MEDIUM</w:t>
            </w:r>
          </w:p>
        </w:tc>
      </w:tr>
      <w:tr w:rsidR="000F7CC8" w:rsidRPr="000F7CC8" w14:paraId="673CDA44" w14:textId="77777777" w:rsidTr="00CE5618">
        <w:tc>
          <w:tcPr>
            <w:tcW w:w="9209" w:type="dxa"/>
            <w:gridSpan w:val="3"/>
          </w:tcPr>
          <w:p w14:paraId="5D5A3A80" w14:textId="6FF02F9D" w:rsidR="009A305A" w:rsidRPr="005F2DFC" w:rsidRDefault="009A305A" w:rsidP="0004160C">
            <w:pPr>
              <w:spacing w:line="276" w:lineRule="auto"/>
              <w:rPr>
                <w:rFonts w:cstheme="minorHAnsi"/>
                <w:i/>
                <w:iCs/>
              </w:rPr>
            </w:pPr>
            <w:r w:rsidRPr="005F2DFC">
              <w:rPr>
                <w:rFonts w:cstheme="minorHAnsi"/>
                <w:i/>
                <w:iCs/>
              </w:rPr>
              <w:t>Einstieg</w:t>
            </w:r>
          </w:p>
          <w:p w14:paraId="6983255A" w14:textId="77777777" w:rsidR="009A305A" w:rsidRPr="005F2DFC" w:rsidRDefault="009A305A" w:rsidP="0004160C">
            <w:pPr>
              <w:spacing w:line="276" w:lineRule="auto"/>
              <w:rPr>
                <w:rFonts w:cstheme="minorHAnsi"/>
                <w:i/>
                <w:iCs/>
              </w:rPr>
            </w:pPr>
          </w:p>
        </w:tc>
      </w:tr>
      <w:bookmarkEnd w:id="17"/>
      <w:tr w:rsidR="004E1F93" w:rsidRPr="000F7CC8" w14:paraId="723393BF" w14:textId="77777777" w:rsidTr="009A305A">
        <w:tc>
          <w:tcPr>
            <w:tcW w:w="3823" w:type="dxa"/>
          </w:tcPr>
          <w:p w14:paraId="6AE43FCC" w14:textId="62088742" w:rsidR="00C06C49" w:rsidRPr="005F2DFC" w:rsidRDefault="00CE5618" w:rsidP="009A305A">
            <w:pPr>
              <w:spacing w:line="276" w:lineRule="auto"/>
              <w:rPr>
                <w:rFonts w:cstheme="minorHAnsi"/>
              </w:rPr>
            </w:pPr>
            <w:r w:rsidRPr="005F2DFC">
              <w:rPr>
                <w:rFonts w:cstheme="minorHAnsi"/>
              </w:rPr>
              <w:t>Was hast du im Video gesehen?</w:t>
            </w:r>
          </w:p>
        </w:tc>
        <w:tc>
          <w:tcPr>
            <w:tcW w:w="2126" w:type="dxa"/>
          </w:tcPr>
          <w:p w14:paraId="51705E88" w14:textId="6F1EBEFB" w:rsidR="00C06C49" w:rsidRPr="005F2DFC" w:rsidRDefault="009E70B7" w:rsidP="0004160C">
            <w:pPr>
              <w:spacing w:line="276" w:lineRule="auto"/>
              <w:rPr>
                <w:rFonts w:cstheme="minorHAnsi"/>
              </w:rPr>
            </w:pPr>
            <w:r>
              <w:rPr>
                <w:rFonts w:cstheme="minorHAnsi"/>
              </w:rPr>
              <w:t>Unterrichtsgespräch</w:t>
            </w:r>
          </w:p>
          <w:p w14:paraId="5EE7771F" w14:textId="77777777" w:rsidR="00C06C49" w:rsidRPr="005F2DFC" w:rsidRDefault="00C06C49" w:rsidP="0004160C">
            <w:pPr>
              <w:spacing w:line="276" w:lineRule="auto"/>
              <w:rPr>
                <w:rFonts w:cstheme="minorHAnsi"/>
              </w:rPr>
            </w:pPr>
          </w:p>
        </w:tc>
        <w:tc>
          <w:tcPr>
            <w:tcW w:w="3260" w:type="dxa"/>
          </w:tcPr>
          <w:p w14:paraId="52A3D51D" w14:textId="7DCD7CC1" w:rsidR="00C06C49" w:rsidRPr="005F2DFC" w:rsidRDefault="000B27CC" w:rsidP="0004160C">
            <w:pPr>
              <w:spacing w:line="276" w:lineRule="auto"/>
              <w:rPr>
                <w:rFonts w:cstheme="minorHAnsi"/>
              </w:rPr>
            </w:pPr>
            <w:r w:rsidRPr="005F2DFC">
              <w:rPr>
                <w:rFonts w:cstheme="minorHAnsi"/>
              </w:rPr>
              <w:t>--&gt; Video</w:t>
            </w:r>
          </w:p>
        </w:tc>
      </w:tr>
    </w:tbl>
    <w:p w14:paraId="65AB3108" w14:textId="77777777" w:rsidR="00C06C49" w:rsidRPr="000F7CC8" w:rsidRDefault="00C06C49" w:rsidP="00DE2E6C">
      <w:pPr>
        <w:spacing w:line="276" w:lineRule="auto"/>
        <w:rPr>
          <w:rFonts w:cstheme="minorHAnsi"/>
          <w:color w:val="FF0000"/>
        </w:rPr>
      </w:pPr>
    </w:p>
    <w:tbl>
      <w:tblPr>
        <w:tblStyle w:val="Tabellenraster"/>
        <w:tblW w:w="9067" w:type="dxa"/>
        <w:tblLook w:val="04A0" w:firstRow="1" w:lastRow="0" w:firstColumn="1" w:lastColumn="0" w:noHBand="0" w:noVBand="1"/>
      </w:tblPr>
      <w:tblGrid>
        <w:gridCol w:w="3823"/>
        <w:gridCol w:w="2217"/>
        <w:gridCol w:w="3027"/>
      </w:tblGrid>
      <w:tr w:rsidR="000F7CC8" w:rsidRPr="000F7CC8" w14:paraId="026C6B33" w14:textId="77777777" w:rsidTr="0004160C">
        <w:tc>
          <w:tcPr>
            <w:tcW w:w="9067" w:type="dxa"/>
            <w:gridSpan w:val="3"/>
          </w:tcPr>
          <w:p w14:paraId="0EF9EA64" w14:textId="77777777" w:rsidR="008053D0" w:rsidRPr="00A23063" w:rsidRDefault="00C06C49" w:rsidP="0004160C">
            <w:pPr>
              <w:spacing w:line="276" w:lineRule="auto"/>
              <w:rPr>
                <w:rFonts w:cstheme="minorHAnsi"/>
                <w:i/>
                <w:iCs/>
              </w:rPr>
            </w:pPr>
            <w:r w:rsidRPr="00A23063">
              <w:rPr>
                <w:rFonts w:cstheme="minorHAnsi"/>
                <w:i/>
                <w:iCs/>
              </w:rPr>
              <w:t>Hinführung zum Thema</w:t>
            </w:r>
          </w:p>
          <w:p w14:paraId="05149A34" w14:textId="20725913" w:rsidR="00CE5618" w:rsidRPr="00A23063" w:rsidRDefault="00CE5618" w:rsidP="0004160C">
            <w:pPr>
              <w:spacing w:line="276" w:lineRule="auto"/>
              <w:rPr>
                <w:rFonts w:cstheme="minorHAnsi"/>
                <w:i/>
                <w:iCs/>
              </w:rPr>
            </w:pPr>
          </w:p>
        </w:tc>
      </w:tr>
      <w:tr w:rsidR="00A31A91" w:rsidRPr="000F7CC8" w14:paraId="2B846468" w14:textId="77777777" w:rsidTr="0004160C">
        <w:tc>
          <w:tcPr>
            <w:tcW w:w="3823" w:type="dxa"/>
          </w:tcPr>
          <w:p w14:paraId="57034126" w14:textId="77777777" w:rsidR="00974D1F" w:rsidRDefault="00974D1F" w:rsidP="00A31A91">
            <w:pPr>
              <w:spacing w:line="276" w:lineRule="auto"/>
              <w:rPr>
                <w:rFonts w:cstheme="minorHAnsi"/>
              </w:rPr>
            </w:pPr>
            <w:commentRangeStart w:id="18"/>
            <w:commentRangeStart w:id="19"/>
            <w:r w:rsidRPr="00CB6CCB">
              <w:rPr>
                <w:rFonts w:cstheme="minorHAnsi"/>
              </w:rPr>
              <w:t xml:space="preserve">1. Was </w:t>
            </w:r>
            <w:r w:rsidRPr="0017613A">
              <w:rPr>
                <w:rFonts w:cstheme="minorHAnsi"/>
              </w:rPr>
              <w:t xml:space="preserve">bedeutet </w:t>
            </w:r>
            <w:r>
              <w:rPr>
                <w:rFonts w:cstheme="minorHAnsi"/>
              </w:rPr>
              <w:t>L</w:t>
            </w:r>
            <w:r w:rsidRPr="0017613A">
              <w:rPr>
                <w:rFonts w:cstheme="minorHAnsi"/>
              </w:rPr>
              <w:t>ernen</w:t>
            </w:r>
            <w:r>
              <w:rPr>
                <w:rFonts w:cstheme="minorHAnsi"/>
              </w:rPr>
              <w:t xml:space="preserve"> für dich</w:t>
            </w:r>
            <w:r w:rsidRPr="0017613A">
              <w:rPr>
                <w:rFonts w:cstheme="minorHAnsi"/>
              </w:rPr>
              <w:t xml:space="preserve">? </w:t>
            </w:r>
          </w:p>
          <w:p w14:paraId="5878F5BA" w14:textId="77777777" w:rsidR="001C5D6D" w:rsidRDefault="00A31A91" w:rsidP="00A31A91">
            <w:pPr>
              <w:spacing w:line="276" w:lineRule="auto"/>
              <w:rPr>
                <w:rFonts w:cstheme="minorHAnsi"/>
              </w:rPr>
            </w:pPr>
            <w:r>
              <w:rPr>
                <w:rFonts w:cstheme="minorHAnsi"/>
              </w:rPr>
              <w:t xml:space="preserve">2. </w:t>
            </w:r>
            <w:r w:rsidR="001C5D6D" w:rsidRPr="0017613A">
              <w:rPr>
                <w:rFonts w:cstheme="minorHAnsi"/>
              </w:rPr>
              <w:t>Wie lernst du?</w:t>
            </w:r>
          </w:p>
          <w:p w14:paraId="4BDC330A" w14:textId="5F845FAC" w:rsidR="00A31A91" w:rsidRPr="00CB6CCB" w:rsidRDefault="001C5D6D" w:rsidP="00C4185B">
            <w:pPr>
              <w:spacing w:line="276" w:lineRule="auto"/>
              <w:rPr>
                <w:rFonts w:cstheme="minorHAnsi"/>
              </w:rPr>
            </w:pPr>
            <w:r>
              <w:rPr>
                <w:rFonts w:cstheme="minorHAnsi"/>
              </w:rPr>
              <w:t xml:space="preserve">3. </w:t>
            </w:r>
            <w:r w:rsidR="00A31A91" w:rsidRPr="00A31A91">
              <w:rPr>
                <w:rFonts w:cstheme="minorHAnsi"/>
              </w:rPr>
              <w:t>Was hast du zuletzt gelernt?</w:t>
            </w:r>
            <w:commentRangeEnd w:id="18"/>
            <w:r>
              <w:rPr>
                <w:rStyle w:val="Kommentarzeichen"/>
              </w:rPr>
              <w:commentReference w:id="18"/>
            </w:r>
            <w:commentRangeEnd w:id="19"/>
            <w:r w:rsidR="00C4185B">
              <w:rPr>
                <w:rStyle w:val="Kommentarzeichen"/>
              </w:rPr>
              <w:commentReference w:id="19"/>
            </w:r>
          </w:p>
        </w:tc>
        <w:tc>
          <w:tcPr>
            <w:tcW w:w="2217" w:type="dxa"/>
          </w:tcPr>
          <w:p w14:paraId="00A88079" w14:textId="77777777" w:rsidR="00974D1F" w:rsidRPr="00A23063" w:rsidRDefault="00974D1F" w:rsidP="00974D1F">
            <w:pPr>
              <w:spacing w:line="276" w:lineRule="auto"/>
              <w:rPr>
                <w:rFonts w:cstheme="minorHAnsi"/>
              </w:rPr>
            </w:pPr>
            <w:r w:rsidRPr="00A23063">
              <w:rPr>
                <w:rFonts w:cstheme="minorHAnsi"/>
              </w:rPr>
              <w:t xml:space="preserve">Unterrichtsgespräch </w:t>
            </w:r>
          </w:p>
          <w:p w14:paraId="599ED5D5" w14:textId="77777777" w:rsidR="00A31A91" w:rsidRPr="00A23063" w:rsidRDefault="00A31A91" w:rsidP="00A31A91">
            <w:pPr>
              <w:spacing w:line="276" w:lineRule="auto"/>
              <w:rPr>
                <w:rFonts w:cstheme="minorHAnsi"/>
              </w:rPr>
            </w:pPr>
          </w:p>
        </w:tc>
        <w:tc>
          <w:tcPr>
            <w:tcW w:w="3027" w:type="dxa"/>
          </w:tcPr>
          <w:p w14:paraId="4260D258" w14:textId="77777777" w:rsidR="00A31A91" w:rsidRDefault="00A31A91" w:rsidP="00A31A91">
            <w:pPr>
              <w:tabs>
                <w:tab w:val="left" w:pos="1843"/>
              </w:tabs>
              <w:spacing w:line="276" w:lineRule="auto"/>
              <w:rPr>
                <w:rFonts w:cstheme="minorHAnsi"/>
              </w:rPr>
            </w:pPr>
            <w:r w:rsidRPr="00A23063">
              <w:rPr>
                <w:rFonts w:cstheme="minorHAnsi"/>
              </w:rPr>
              <w:t>--&gt; Tafel / Tablet, um Ideen in einer Ideen</w:t>
            </w:r>
            <w:r>
              <w:rPr>
                <w:rFonts w:cstheme="minorHAnsi"/>
              </w:rPr>
              <w:t>b</w:t>
            </w:r>
            <w:r w:rsidRPr="00A23063">
              <w:rPr>
                <w:rFonts w:cstheme="minorHAnsi"/>
              </w:rPr>
              <w:t>lase festzuhalten</w:t>
            </w:r>
          </w:p>
          <w:p w14:paraId="3D7E25FE" w14:textId="7283B918" w:rsidR="00A31A91" w:rsidRPr="00A23063" w:rsidRDefault="00A31A91" w:rsidP="00A31A91">
            <w:pPr>
              <w:tabs>
                <w:tab w:val="left" w:pos="1843"/>
              </w:tabs>
              <w:spacing w:line="276" w:lineRule="auto"/>
              <w:rPr>
                <w:rFonts w:cstheme="minorHAnsi"/>
              </w:rPr>
            </w:pPr>
            <w:r>
              <w:rPr>
                <w:rFonts w:cstheme="minorHAnsi"/>
              </w:rPr>
              <w:t>-</w:t>
            </w:r>
            <w:r w:rsidRPr="00A23063">
              <w:rPr>
                <w:rFonts w:cstheme="minorHAnsi"/>
              </w:rPr>
              <w:t xml:space="preserve">-&gt; Anhang </w:t>
            </w:r>
            <w:r>
              <w:rPr>
                <w:rFonts w:cstheme="minorHAnsi"/>
              </w:rPr>
              <w:t>1</w:t>
            </w:r>
          </w:p>
        </w:tc>
      </w:tr>
    </w:tbl>
    <w:p w14:paraId="59C03F2A" w14:textId="77777777" w:rsidR="00B55E0F" w:rsidRPr="000F7CC8" w:rsidRDefault="00B55E0F" w:rsidP="00DE2E6C">
      <w:pPr>
        <w:spacing w:line="276" w:lineRule="auto"/>
        <w:rPr>
          <w:rFonts w:cstheme="minorHAnsi"/>
          <w:color w:val="FF0000"/>
        </w:rPr>
      </w:pPr>
    </w:p>
    <w:tbl>
      <w:tblPr>
        <w:tblStyle w:val="Tabellenraster"/>
        <w:tblW w:w="9067" w:type="dxa"/>
        <w:tblLook w:val="04A0" w:firstRow="1" w:lastRow="0" w:firstColumn="1" w:lastColumn="0" w:noHBand="0" w:noVBand="1"/>
      </w:tblPr>
      <w:tblGrid>
        <w:gridCol w:w="3745"/>
        <w:gridCol w:w="2382"/>
        <w:gridCol w:w="2940"/>
      </w:tblGrid>
      <w:tr w:rsidR="000F7CC8" w:rsidRPr="000F7CC8" w14:paraId="4458FDB0" w14:textId="77777777" w:rsidTr="008C73C6">
        <w:tc>
          <w:tcPr>
            <w:tcW w:w="9067" w:type="dxa"/>
            <w:gridSpan w:val="3"/>
          </w:tcPr>
          <w:p w14:paraId="13F14577" w14:textId="3C9DFC3A" w:rsidR="00846B49" w:rsidRPr="00CB6CCB" w:rsidRDefault="00D75EFC" w:rsidP="008C73C6">
            <w:pPr>
              <w:spacing w:line="276" w:lineRule="auto"/>
              <w:rPr>
                <w:rFonts w:cstheme="minorHAnsi"/>
                <w:i/>
                <w:iCs/>
              </w:rPr>
            </w:pPr>
            <w:r w:rsidRPr="00CB6CCB">
              <w:rPr>
                <w:rFonts w:cstheme="minorHAnsi"/>
                <w:i/>
                <w:iCs/>
              </w:rPr>
              <w:t>Erarbeitung</w:t>
            </w:r>
            <w:r w:rsidR="00B445DC">
              <w:rPr>
                <w:rFonts w:cstheme="minorHAnsi"/>
                <w:i/>
                <w:iCs/>
              </w:rPr>
              <w:t xml:space="preserve"> 1</w:t>
            </w:r>
          </w:p>
          <w:p w14:paraId="2A02B14F" w14:textId="77777777" w:rsidR="00846B49" w:rsidRPr="000F7CC8" w:rsidRDefault="00846B49" w:rsidP="008C73C6">
            <w:pPr>
              <w:spacing w:line="276" w:lineRule="auto"/>
              <w:rPr>
                <w:rFonts w:cstheme="minorHAnsi"/>
                <w:i/>
                <w:iCs/>
                <w:color w:val="FF0000"/>
              </w:rPr>
            </w:pPr>
          </w:p>
        </w:tc>
      </w:tr>
      <w:tr w:rsidR="00B131BC" w:rsidRPr="000F7CC8" w14:paraId="4D89CBA6" w14:textId="77777777" w:rsidTr="009D72AE">
        <w:tc>
          <w:tcPr>
            <w:tcW w:w="3745" w:type="dxa"/>
          </w:tcPr>
          <w:p w14:paraId="3AFDF889" w14:textId="77777777" w:rsidR="001C5D6D" w:rsidRDefault="004A310A" w:rsidP="00765ACA">
            <w:pPr>
              <w:spacing w:line="276" w:lineRule="auto"/>
              <w:rPr>
                <w:ins w:id="20" w:author="Theresa Salge" w:date="2024-07-09T13:37:00Z"/>
                <w:rFonts w:cstheme="minorHAnsi"/>
              </w:rPr>
            </w:pPr>
            <w:r>
              <w:rPr>
                <w:rFonts w:cstheme="minorHAnsi"/>
              </w:rPr>
              <w:lastRenderedPageBreak/>
              <w:t xml:space="preserve">&gt; </w:t>
            </w:r>
            <w:r w:rsidR="00B131BC">
              <w:rPr>
                <w:rFonts w:cstheme="minorHAnsi"/>
              </w:rPr>
              <w:t>Welche Medien kennst du?</w:t>
            </w:r>
            <w:r w:rsidR="00765ACA">
              <w:rPr>
                <w:rFonts w:cstheme="minorHAnsi"/>
              </w:rPr>
              <w:t xml:space="preserve"> </w:t>
            </w:r>
          </w:p>
          <w:p w14:paraId="0A4FF084" w14:textId="082C8356" w:rsidR="0078729F" w:rsidRDefault="000A20EB" w:rsidP="0078729F">
            <w:pPr>
              <w:spacing w:line="276" w:lineRule="auto"/>
              <w:rPr>
                <w:rFonts w:cstheme="minorHAnsi"/>
              </w:rPr>
            </w:pPr>
            <w:commentRangeStart w:id="21"/>
            <w:commentRangeStart w:id="22"/>
            <w:r>
              <w:rPr>
                <w:rFonts w:cstheme="minorHAnsi"/>
              </w:rPr>
              <w:t>&gt;</w:t>
            </w:r>
            <w:r w:rsidR="0078729F">
              <w:rPr>
                <w:rFonts w:cstheme="minorHAnsi"/>
              </w:rPr>
              <w:t xml:space="preserve"> </w:t>
            </w:r>
            <w:r w:rsidR="0078729F" w:rsidRPr="00E63BD3">
              <w:rPr>
                <w:rFonts w:cstheme="minorHAnsi"/>
              </w:rPr>
              <w:t xml:space="preserve">Welche Medien seht ihr? </w:t>
            </w:r>
          </w:p>
          <w:p w14:paraId="37CAA536" w14:textId="0C9B0113" w:rsidR="0078729F" w:rsidRDefault="000A20EB" w:rsidP="0078729F">
            <w:pPr>
              <w:spacing w:line="276" w:lineRule="auto"/>
              <w:rPr>
                <w:rFonts w:cstheme="minorHAnsi"/>
              </w:rPr>
            </w:pPr>
            <w:r>
              <w:rPr>
                <w:rFonts w:cstheme="minorHAnsi"/>
              </w:rPr>
              <w:t xml:space="preserve">&gt; </w:t>
            </w:r>
            <w:r w:rsidR="0078729F" w:rsidRPr="00E63BD3">
              <w:rPr>
                <w:rFonts w:cstheme="minorHAnsi"/>
              </w:rPr>
              <w:t>Wie kann man diese zum Lernen nutzen?</w:t>
            </w:r>
            <w:commentRangeEnd w:id="21"/>
            <w:r>
              <w:rPr>
                <w:rStyle w:val="Kommentarzeichen"/>
              </w:rPr>
              <w:commentReference w:id="21"/>
            </w:r>
            <w:commentRangeEnd w:id="22"/>
            <w:r w:rsidR="00C4185B">
              <w:rPr>
                <w:rStyle w:val="Kommentarzeichen"/>
              </w:rPr>
              <w:commentReference w:id="22"/>
            </w:r>
          </w:p>
          <w:p w14:paraId="5B05F91C" w14:textId="2421BF71" w:rsidR="0078729F" w:rsidRPr="0017613A" w:rsidRDefault="0078729F" w:rsidP="00765ACA">
            <w:pPr>
              <w:spacing w:line="276" w:lineRule="auto"/>
              <w:rPr>
                <w:rFonts w:cstheme="minorHAnsi"/>
              </w:rPr>
            </w:pPr>
          </w:p>
        </w:tc>
        <w:tc>
          <w:tcPr>
            <w:tcW w:w="2382" w:type="dxa"/>
          </w:tcPr>
          <w:p w14:paraId="5226C52B" w14:textId="77777777" w:rsidR="00B131BC" w:rsidRDefault="00A23063" w:rsidP="00D75EFC">
            <w:pPr>
              <w:spacing w:line="276" w:lineRule="auto"/>
              <w:rPr>
                <w:rFonts w:cstheme="minorHAnsi"/>
              </w:rPr>
            </w:pPr>
            <w:r w:rsidRPr="00A23063">
              <w:rPr>
                <w:rFonts w:cstheme="minorHAnsi"/>
              </w:rPr>
              <w:t>Plenum</w:t>
            </w:r>
          </w:p>
          <w:p w14:paraId="0F329C23" w14:textId="59024B4A" w:rsidR="00A23063" w:rsidRPr="000F7CC8" w:rsidRDefault="00A23063" w:rsidP="00D75EFC">
            <w:pPr>
              <w:spacing w:line="276" w:lineRule="auto"/>
              <w:rPr>
                <w:rFonts w:cstheme="minorHAnsi"/>
                <w:color w:val="FF0000"/>
              </w:rPr>
            </w:pPr>
            <w:r>
              <w:rPr>
                <w:rFonts w:cstheme="minorHAnsi"/>
              </w:rPr>
              <w:t>2er-Gruppen</w:t>
            </w:r>
          </w:p>
        </w:tc>
        <w:tc>
          <w:tcPr>
            <w:tcW w:w="2940" w:type="dxa"/>
          </w:tcPr>
          <w:p w14:paraId="145FC9C4" w14:textId="77777777" w:rsidR="00B131BC" w:rsidRDefault="00765ACA" w:rsidP="00003A05">
            <w:pPr>
              <w:tabs>
                <w:tab w:val="left" w:pos="1843"/>
              </w:tabs>
              <w:spacing w:line="276" w:lineRule="auto"/>
              <w:rPr>
                <w:rFonts w:cstheme="minorHAnsi"/>
              </w:rPr>
            </w:pPr>
            <w:r>
              <w:rPr>
                <w:rFonts w:cstheme="minorHAnsi"/>
              </w:rPr>
              <w:t>-</w:t>
            </w:r>
            <w:r w:rsidRPr="00A23063">
              <w:rPr>
                <w:rFonts w:cstheme="minorHAnsi"/>
              </w:rPr>
              <w:t xml:space="preserve">-&gt; </w:t>
            </w:r>
            <w:r w:rsidR="00A23063" w:rsidRPr="00A23063">
              <w:rPr>
                <w:rFonts w:cstheme="minorHAnsi"/>
              </w:rPr>
              <w:t>Anhang 2</w:t>
            </w:r>
          </w:p>
          <w:p w14:paraId="239CB2F3" w14:textId="076D7C5F" w:rsidR="004A310A" w:rsidRPr="000F7CC8" w:rsidRDefault="004A310A" w:rsidP="00003A05">
            <w:pPr>
              <w:tabs>
                <w:tab w:val="left" w:pos="1843"/>
              </w:tabs>
              <w:spacing w:line="276" w:lineRule="auto"/>
              <w:rPr>
                <w:rFonts w:cstheme="minorHAnsi"/>
                <w:color w:val="FF0000"/>
              </w:rPr>
            </w:pPr>
            <w:r w:rsidRPr="00A23063">
              <w:rPr>
                <w:rFonts w:cstheme="minorHAnsi"/>
              </w:rPr>
              <w:t>--&gt; Tafel / Tablet</w:t>
            </w:r>
          </w:p>
        </w:tc>
      </w:tr>
      <w:tr w:rsidR="000F7CC8" w:rsidRPr="000F7CC8" w14:paraId="45A81B7C" w14:textId="77777777" w:rsidTr="009D72AE">
        <w:tc>
          <w:tcPr>
            <w:tcW w:w="3745" w:type="dxa"/>
          </w:tcPr>
          <w:p w14:paraId="50B673A5" w14:textId="38949290" w:rsidR="00F55BDA" w:rsidRDefault="004A310A" w:rsidP="00B03BA5">
            <w:pPr>
              <w:spacing w:line="276" w:lineRule="auto"/>
              <w:rPr>
                <w:rFonts w:cstheme="minorHAnsi"/>
              </w:rPr>
            </w:pPr>
            <w:r>
              <w:rPr>
                <w:rFonts w:cstheme="minorHAnsi"/>
              </w:rPr>
              <w:t xml:space="preserve">&gt; </w:t>
            </w:r>
            <w:commentRangeStart w:id="23"/>
            <w:commentRangeStart w:id="24"/>
            <w:commentRangeStart w:id="25"/>
            <w:r>
              <w:rPr>
                <w:rFonts w:cstheme="minorHAnsi"/>
              </w:rPr>
              <w:t>Praxisphase</w:t>
            </w:r>
            <w:commentRangeEnd w:id="23"/>
            <w:r w:rsidR="001C5D6D">
              <w:rPr>
                <w:rStyle w:val="Kommentarzeichen"/>
              </w:rPr>
              <w:commentReference w:id="23"/>
            </w:r>
            <w:commentRangeEnd w:id="24"/>
            <w:r w:rsidR="00BF3488">
              <w:rPr>
                <w:rStyle w:val="Kommentarzeichen"/>
              </w:rPr>
              <w:commentReference w:id="24"/>
            </w:r>
            <w:commentRangeEnd w:id="25"/>
            <w:r w:rsidR="00C4185B">
              <w:rPr>
                <w:rStyle w:val="Kommentarzeichen"/>
              </w:rPr>
              <w:commentReference w:id="25"/>
            </w:r>
            <w:r>
              <w:rPr>
                <w:rFonts w:cstheme="minorHAnsi"/>
              </w:rPr>
              <w:t xml:space="preserve">: </w:t>
            </w:r>
            <w:r w:rsidR="00CB6CCB" w:rsidRPr="0017613A">
              <w:rPr>
                <w:rFonts w:cstheme="minorHAnsi"/>
              </w:rPr>
              <w:t xml:space="preserve">Stationenarbeit </w:t>
            </w:r>
            <w:r>
              <w:rPr>
                <w:rFonts w:cstheme="minorHAnsi"/>
              </w:rPr>
              <w:t xml:space="preserve">zum Thema </w:t>
            </w:r>
            <w:r w:rsidR="00CB6CCB" w:rsidRPr="0017613A">
              <w:rPr>
                <w:rFonts w:cstheme="minorHAnsi"/>
              </w:rPr>
              <w:t>„</w:t>
            </w:r>
            <w:commentRangeStart w:id="26"/>
            <w:commentRangeStart w:id="27"/>
            <w:commentRangeStart w:id="28"/>
            <w:commentRangeStart w:id="29"/>
            <w:r w:rsidR="00CB6CCB" w:rsidRPr="0017613A">
              <w:rPr>
                <w:rFonts w:cstheme="minorHAnsi"/>
              </w:rPr>
              <w:t>Gesunde Ernährung</w:t>
            </w:r>
            <w:commentRangeEnd w:id="26"/>
            <w:r w:rsidR="001C5D6D">
              <w:rPr>
                <w:rStyle w:val="Kommentarzeichen"/>
              </w:rPr>
              <w:commentReference w:id="26"/>
            </w:r>
            <w:commentRangeEnd w:id="27"/>
            <w:r w:rsidR="006D5309">
              <w:rPr>
                <w:rStyle w:val="Kommentarzeichen"/>
              </w:rPr>
              <w:commentReference w:id="27"/>
            </w:r>
            <w:commentRangeEnd w:id="28"/>
            <w:r w:rsidR="00BF3488">
              <w:rPr>
                <w:rStyle w:val="Kommentarzeichen"/>
              </w:rPr>
              <w:commentReference w:id="28"/>
            </w:r>
            <w:commentRangeEnd w:id="29"/>
            <w:r w:rsidR="004A5DF0">
              <w:rPr>
                <w:rStyle w:val="Kommentarzeichen"/>
              </w:rPr>
              <w:commentReference w:id="29"/>
            </w:r>
            <w:r w:rsidR="00CB6CCB" w:rsidRPr="0017613A">
              <w:rPr>
                <w:rFonts w:cstheme="minorHAnsi"/>
              </w:rPr>
              <w:t>“</w:t>
            </w:r>
          </w:p>
          <w:p w14:paraId="289A612D" w14:textId="77777777" w:rsidR="004A5DF0" w:rsidRDefault="004A5DF0" w:rsidP="00B03BA5">
            <w:pPr>
              <w:spacing w:line="276" w:lineRule="auto"/>
              <w:rPr>
                <w:rFonts w:cstheme="minorHAnsi"/>
              </w:rPr>
            </w:pPr>
          </w:p>
          <w:p w14:paraId="730BDCE9" w14:textId="77777777" w:rsidR="004A5DF0" w:rsidRDefault="00E62EAC" w:rsidP="00B03BA5">
            <w:pPr>
              <w:spacing w:line="276" w:lineRule="auto"/>
              <w:rPr>
                <w:rFonts w:cstheme="minorHAnsi"/>
              </w:rPr>
            </w:pPr>
            <w:r>
              <w:rPr>
                <w:rFonts w:cstheme="minorHAnsi"/>
              </w:rPr>
              <w:t xml:space="preserve">Kurze Diskussion: </w:t>
            </w:r>
          </w:p>
          <w:p w14:paraId="6F34E9FF" w14:textId="77777777" w:rsidR="004A5DF0" w:rsidRPr="004A5DF0" w:rsidRDefault="004A5DF0" w:rsidP="004A5DF0">
            <w:pPr>
              <w:spacing w:line="276" w:lineRule="auto"/>
              <w:rPr>
                <w:rFonts w:cstheme="minorHAnsi"/>
              </w:rPr>
            </w:pPr>
            <w:r w:rsidRPr="004A5DF0">
              <w:rPr>
                <w:rFonts w:cstheme="minorHAnsi"/>
              </w:rPr>
              <w:t>Wo kannst du dich über gesunde Ernährung informieren?</w:t>
            </w:r>
          </w:p>
          <w:p w14:paraId="6B36999F" w14:textId="058AB6A1" w:rsidR="00E62EAC" w:rsidRDefault="004A5DF0" w:rsidP="004A5DF0">
            <w:pPr>
              <w:spacing w:line="276" w:lineRule="auto"/>
              <w:rPr>
                <w:rFonts w:cstheme="minorHAnsi"/>
              </w:rPr>
            </w:pPr>
            <w:r w:rsidRPr="004A5DF0">
              <w:rPr>
                <w:rFonts w:cstheme="minorHAnsi"/>
              </w:rPr>
              <w:t>Wie kannst du etwas Neues dazu erfahren oder lernen?</w:t>
            </w:r>
          </w:p>
          <w:p w14:paraId="125E3AAD" w14:textId="77777777" w:rsidR="00E62EAC" w:rsidRDefault="00E62EAC" w:rsidP="00B03BA5">
            <w:pPr>
              <w:spacing w:line="276" w:lineRule="auto"/>
              <w:rPr>
                <w:rFonts w:cstheme="minorHAnsi"/>
              </w:rPr>
            </w:pPr>
          </w:p>
          <w:p w14:paraId="785E186C" w14:textId="2AA89B3E" w:rsidR="00E62EAC" w:rsidRDefault="00E62EAC" w:rsidP="00B03BA5">
            <w:pPr>
              <w:spacing w:line="276" w:lineRule="auto"/>
              <w:rPr>
                <w:rFonts w:cstheme="minorHAnsi"/>
              </w:rPr>
            </w:pPr>
            <w:r>
              <w:rPr>
                <w:rFonts w:cstheme="minorHAnsi"/>
              </w:rPr>
              <w:t>Stationen:</w:t>
            </w:r>
          </w:p>
          <w:p w14:paraId="3659B3ED" w14:textId="6EFBA046" w:rsidR="00FF0588" w:rsidRPr="00FF0588" w:rsidRDefault="00FF0588" w:rsidP="00B03BA5">
            <w:pPr>
              <w:spacing w:line="276" w:lineRule="auto"/>
              <w:rPr>
                <w:rFonts w:cstheme="minorHAnsi"/>
              </w:rPr>
            </w:pPr>
            <w:r w:rsidRPr="00FF0588">
              <w:rPr>
                <w:rFonts w:cstheme="minorHAnsi"/>
              </w:rPr>
              <w:t>1. Memory</w:t>
            </w:r>
          </w:p>
          <w:p w14:paraId="1DE3D3BA" w14:textId="4640A247" w:rsidR="00FF0588" w:rsidRPr="00FF0588" w:rsidRDefault="00FF0588" w:rsidP="00B03BA5">
            <w:pPr>
              <w:spacing w:line="276" w:lineRule="auto"/>
              <w:rPr>
                <w:rFonts w:cstheme="minorHAnsi"/>
              </w:rPr>
            </w:pPr>
            <w:r w:rsidRPr="00FF0588">
              <w:rPr>
                <w:rFonts w:cstheme="minorHAnsi"/>
              </w:rPr>
              <w:t>2. Ernährungsampel</w:t>
            </w:r>
          </w:p>
          <w:p w14:paraId="3541332A" w14:textId="433DFA28" w:rsidR="00FF0588" w:rsidRPr="009E70B7" w:rsidRDefault="00FF0588" w:rsidP="00B03BA5">
            <w:pPr>
              <w:spacing w:line="276" w:lineRule="auto"/>
              <w:rPr>
                <w:rFonts w:cstheme="minorHAnsi"/>
              </w:rPr>
            </w:pPr>
            <w:r w:rsidRPr="009E70B7">
              <w:rPr>
                <w:rFonts w:cstheme="minorHAnsi"/>
              </w:rPr>
              <w:t xml:space="preserve">3. </w:t>
            </w:r>
            <w:r w:rsidR="00765ACA" w:rsidRPr="009E70B7">
              <w:rPr>
                <w:rFonts w:cstheme="minorHAnsi"/>
              </w:rPr>
              <w:t>Mitmachlied</w:t>
            </w:r>
            <w:r w:rsidR="00074290" w:rsidRPr="009E70B7">
              <w:rPr>
                <w:rFonts w:cstheme="minorHAnsi"/>
              </w:rPr>
              <w:t>er</w:t>
            </w:r>
          </w:p>
          <w:p w14:paraId="359BB7B5" w14:textId="32BEAEBB" w:rsidR="00FF0588" w:rsidRPr="009E70B7" w:rsidRDefault="00FF0588" w:rsidP="00B03BA5">
            <w:pPr>
              <w:spacing w:line="276" w:lineRule="auto"/>
              <w:rPr>
                <w:rFonts w:cstheme="minorHAnsi"/>
              </w:rPr>
            </w:pPr>
            <w:r w:rsidRPr="009E70B7">
              <w:rPr>
                <w:rFonts w:cstheme="minorHAnsi"/>
              </w:rPr>
              <w:t xml:space="preserve">4. </w:t>
            </w:r>
            <w:r w:rsidR="00765ACA" w:rsidRPr="009E70B7">
              <w:rPr>
                <w:rFonts w:cstheme="minorHAnsi"/>
              </w:rPr>
              <w:t>Lern</w:t>
            </w:r>
            <w:r w:rsidR="00265AF5">
              <w:rPr>
                <w:rFonts w:cstheme="minorHAnsi"/>
              </w:rPr>
              <w:t>-A</w:t>
            </w:r>
            <w:r w:rsidR="00765ACA" w:rsidRPr="009E70B7">
              <w:rPr>
                <w:rFonts w:cstheme="minorHAnsi"/>
              </w:rPr>
              <w:t>pp</w:t>
            </w:r>
          </w:p>
          <w:p w14:paraId="5599C8F6" w14:textId="6FDEB639" w:rsidR="00765ACA" w:rsidRPr="00E62EAC" w:rsidRDefault="00424D02" w:rsidP="00765ACA">
            <w:pPr>
              <w:spacing w:line="276" w:lineRule="auto"/>
              <w:rPr>
                <w:rFonts w:cstheme="minorHAnsi"/>
              </w:rPr>
            </w:pPr>
            <w:r>
              <w:rPr>
                <w:rFonts w:cstheme="minorHAnsi"/>
              </w:rPr>
              <w:t>5. Entspannungsübung</w:t>
            </w:r>
          </w:p>
        </w:tc>
        <w:tc>
          <w:tcPr>
            <w:tcW w:w="2382" w:type="dxa"/>
          </w:tcPr>
          <w:p w14:paraId="680A73B7" w14:textId="77777777" w:rsidR="00E62EAC" w:rsidRDefault="004A310A" w:rsidP="00D75EFC">
            <w:pPr>
              <w:spacing w:line="276" w:lineRule="auto"/>
              <w:rPr>
                <w:rFonts w:cstheme="minorHAnsi"/>
              </w:rPr>
            </w:pPr>
            <w:r>
              <w:rPr>
                <w:rFonts w:cstheme="minorHAnsi"/>
              </w:rPr>
              <w:t>Diskussion im Plenum</w:t>
            </w:r>
          </w:p>
          <w:p w14:paraId="28310957" w14:textId="77777777" w:rsidR="00E62EAC" w:rsidRDefault="00E62EAC" w:rsidP="00D75EFC">
            <w:pPr>
              <w:spacing w:line="276" w:lineRule="auto"/>
              <w:rPr>
                <w:rFonts w:cstheme="minorHAnsi"/>
              </w:rPr>
            </w:pPr>
          </w:p>
          <w:p w14:paraId="42EC7FA4" w14:textId="77777777" w:rsidR="00E62EAC" w:rsidRDefault="00E62EAC" w:rsidP="00D75EFC">
            <w:pPr>
              <w:spacing w:line="276" w:lineRule="auto"/>
              <w:rPr>
                <w:rFonts w:cstheme="minorHAnsi"/>
              </w:rPr>
            </w:pPr>
          </w:p>
          <w:p w14:paraId="6ADABB9D" w14:textId="77777777" w:rsidR="00E62EAC" w:rsidRDefault="00E62EAC" w:rsidP="00D75EFC">
            <w:pPr>
              <w:spacing w:line="276" w:lineRule="auto"/>
              <w:rPr>
                <w:rFonts w:cstheme="minorHAnsi"/>
              </w:rPr>
            </w:pPr>
          </w:p>
          <w:p w14:paraId="45684B00" w14:textId="77777777" w:rsidR="00E62EAC" w:rsidRDefault="00E62EAC" w:rsidP="00D75EFC">
            <w:pPr>
              <w:spacing w:line="276" w:lineRule="auto"/>
              <w:rPr>
                <w:rFonts w:cstheme="minorHAnsi"/>
              </w:rPr>
            </w:pPr>
          </w:p>
          <w:p w14:paraId="7C7E6992" w14:textId="77777777" w:rsidR="004A5DF0" w:rsidRDefault="004A5DF0" w:rsidP="00D75EFC">
            <w:pPr>
              <w:spacing w:line="276" w:lineRule="auto"/>
              <w:rPr>
                <w:rFonts w:cstheme="minorHAnsi"/>
              </w:rPr>
            </w:pPr>
          </w:p>
          <w:p w14:paraId="0F6759FA" w14:textId="77777777" w:rsidR="004A5DF0" w:rsidRDefault="004A5DF0" w:rsidP="00D75EFC">
            <w:pPr>
              <w:spacing w:line="276" w:lineRule="auto"/>
              <w:rPr>
                <w:rFonts w:cstheme="minorHAnsi"/>
              </w:rPr>
            </w:pPr>
          </w:p>
          <w:p w14:paraId="49EB264E" w14:textId="77777777" w:rsidR="00E62EAC" w:rsidRDefault="00E62EAC" w:rsidP="00D75EFC">
            <w:pPr>
              <w:spacing w:line="276" w:lineRule="auto"/>
              <w:rPr>
                <w:rFonts w:cstheme="minorHAnsi"/>
              </w:rPr>
            </w:pPr>
          </w:p>
          <w:p w14:paraId="4EA2DFD6" w14:textId="77777777" w:rsidR="00E62EAC" w:rsidRDefault="00E62EAC" w:rsidP="00D75EFC">
            <w:pPr>
              <w:spacing w:line="276" w:lineRule="auto"/>
              <w:rPr>
                <w:rFonts w:cstheme="minorHAnsi"/>
              </w:rPr>
            </w:pPr>
          </w:p>
          <w:p w14:paraId="3673854A" w14:textId="564F785D" w:rsidR="00B03BA5" w:rsidRPr="00E262BE" w:rsidRDefault="00E262BE" w:rsidP="00D75EFC">
            <w:pPr>
              <w:spacing w:line="276" w:lineRule="auto"/>
              <w:rPr>
                <w:rFonts w:cstheme="minorHAnsi"/>
              </w:rPr>
            </w:pPr>
            <w:commentRangeStart w:id="30"/>
            <w:commentRangeStart w:id="31"/>
            <w:r w:rsidRPr="00E262BE">
              <w:rPr>
                <w:rFonts w:cstheme="minorHAnsi"/>
              </w:rPr>
              <w:t>Gruppenarbeit</w:t>
            </w:r>
            <w:r w:rsidR="00927CBD">
              <w:rPr>
                <w:rFonts w:cstheme="minorHAnsi"/>
              </w:rPr>
              <w:t xml:space="preserve">: </w:t>
            </w:r>
            <w:r w:rsidRPr="00E262BE">
              <w:rPr>
                <w:rFonts w:cstheme="minorHAnsi"/>
              </w:rPr>
              <w:t>Klasse in fünf Gruppen aufteilen</w:t>
            </w:r>
            <w:commentRangeEnd w:id="30"/>
            <w:r w:rsidR="000A20EB">
              <w:rPr>
                <w:rStyle w:val="Kommentarzeichen"/>
              </w:rPr>
              <w:commentReference w:id="30"/>
            </w:r>
            <w:commentRangeEnd w:id="31"/>
            <w:r w:rsidR="00BF3488">
              <w:rPr>
                <w:rStyle w:val="Kommentarzeichen"/>
              </w:rPr>
              <w:commentReference w:id="31"/>
            </w:r>
            <w:r w:rsidR="004A5DF0">
              <w:rPr>
                <w:rFonts w:cstheme="minorHAnsi"/>
              </w:rPr>
              <w:t xml:space="preserve"> (Die</w:t>
            </w:r>
            <w:r w:rsidR="00BF3488">
              <w:rPr>
                <w:rFonts w:cstheme="minorHAnsi"/>
              </w:rPr>
              <w:t xml:space="preserve"> Gruppen rotieren und machen alle Stationen durch</w:t>
            </w:r>
            <w:r w:rsidR="004A5DF0">
              <w:rPr>
                <w:rFonts w:cstheme="minorHAnsi"/>
              </w:rPr>
              <w:t>.)</w:t>
            </w:r>
          </w:p>
          <w:p w14:paraId="07BF6A4D" w14:textId="5CEBD30A" w:rsidR="000C12B8" w:rsidRPr="00E262BE" w:rsidRDefault="000C12B8" w:rsidP="00B03BA5">
            <w:pPr>
              <w:spacing w:line="276" w:lineRule="auto"/>
              <w:rPr>
                <w:rFonts w:cstheme="minorHAnsi"/>
              </w:rPr>
            </w:pPr>
          </w:p>
        </w:tc>
        <w:tc>
          <w:tcPr>
            <w:tcW w:w="2940" w:type="dxa"/>
          </w:tcPr>
          <w:p w14:paraId="3B4664CF" w14:textId="77777777" w:rsidR="00E62EAC" w:rsidRDefault="00E62EAC" w:rsidP="00E262BE">
            <w:pPr>
              <w:tabs>
                <w:tab w:val="left" w:pos="1843"/>
              </w:tabs>
              <w:spacing w:line="276" w:lineRule="auto"/>
              <w:rPr>
                <w:rFonts w:cstheme="minorHAnsi"/>
              </w:rPr>
            </w:pPr>
          </w:p>
          <w:p w14:paraId="1995CACD" w14:textId="77777777" w:rsidR="00E62EAC" w:rsidRDefault="00E62EAC" w:rsidP="00E262BE">
            <w:pPr>
              <w:tabs>
                <w:tab w:val="left" w:pos="1843"/>
              </w:tabs>
              <w:spacing w:line="276" w:lineRule="auto"/>
              <w:rPr>
                <w:rFonts w:cstheme="minorHAnsi"/>
              </w:rPr>
            </w:pPr>
          </w:p>
          <w:p w14:paraId="50993DCD" w14:textId="77777777" w:rsidR="00E62EAC" w:rsidRDefault="00E62EAC" w:rsidP="00E262BE">
            <w:pPr>
              <w:tabs>
                <w:tab w:val="left" w:pos="1843"/>
              </w:tabs>
              <w:spacing w:line="276" w:lineRule="auto"/>
              <w:rPr>
                <w:rFonts w:cstheme="minorHAnsi"/>
              </w:rPr>
            </w:pPr>
          </w:p>
          <w:p w14:paraId="5D912DA4" w14:textId="77777777" w:rsidR="00E62EAC" w:rsidRDefault="00E62EAC" w:rsidP="00E262BE">
            <w:pPr>
              <w:tabs>
                <w:tab w:val="left" w:pos="1843"/>
              </w:tabs>
              <w:spacing w:line="276" w:lineRule="auto"/>
              <w:rPr>
                <w:rFonts w:cstheme="minorHAnsi"/>
              </w:rPr>
            </w:pPr>
          </w:p>
          <w:p w14:paraId="3F40DB39" w14:textId="77777777" w:rsidR="00E62EAC" w:rsidRDefault="00E62EAC" w:rsidP="00E262BE">
            <w:pPr>
              <w:tabs>
                <w:tab w:val="left" w:pos="1843"/>
              </w:tabs>
              <w:spacing w:line="276" w:lineRule="auto"/>
              <w:rPr>
                <w:rFonts w:cstheme="minorHAnsi"/>
              </w:rPr>
            </w:pPr>
          </w:p>
          <w:p w14:paraId="0EE9F894" w14:textId="77777777" w:rsidR="00E62EAC" w:rsidRDefault="00E62EAC" w:rsidP="00E262BE">
            <w:pPr>
              <w:tabs>
                <w:tab w:val="left" w:pos="1843"/>
              </w:tabs>
              <w:spacing w:line="276" w:lineRule="auto"/>
              <w:rPr>
                <w:rFonts w:cstheme="minorHAnsi"/>
              </w:rPr>
            </w:pPr>
          </w:p>
          <w:p w14:paraId="741322A5" w14:textId="77777777" w:rsidR="004A5DF0" w:rsidRDefault="004A5DF0" w:rsidP="00E262BE">
            <w:pPr>
              <w:tabs>
                <w:tab w:val="left" w:pos="1843"/>
              </w:tabs>
              <w:spacing w:line="276" w:lineRule="auto"/>
              <w:rPr>
                <w:rFonts w:cstheme="minorHAnsi"/>
              </w:rPr>
            </w:pPr>
          </w:p>
          <w:p w14:paraId="7BC46358" w14:textId="77777777" w:rsidR="004A5DF0" w:rsidRDefault="004A5DF0" w:rsidP="00E262BE">
            <w:pPr>
              <w:tabs>
                <w:tab w:val="left" w:pos="1843"/>
              </w:tabs>
              <w:spacing w:line="276" w:lineRule="auto"/>
              <w:rPr>
                <w:rFonts w:cstheme="minorHAnsi"/>
              </w:rPr>
            </w:pPr>
          </w:p>
          <w:p w14:paraId="1EF9256E" w14:textId="77777777" w:rsidR="00E62EAC" w:rsidRDefault="00E62EAC" w:rsidP="00E262BE">
            <w:pPr>
              <w:tabs>
                <w:tab w:val="left" w:pos="1843"/>
              </w:tabs>
              <w:spacing w:line="276" w:lineRule="auto"/>
              <w:rPr>
                <w:rFonts w:cstheme="minorHAnsi"/>
              </w:rPr>
            </w:pPr>
          </w:p>
          <w:p w14:paraId="5B8CFA9F" w14:textId="40F2000F" w:rsidR="00003A05" w:rsidRDefault="00E62EAC" w:rsidP="00E262BE">
            <w:pPr>
              <w:tabs>
                <w:tab w:val="left" w:pos="1843"/>
              </w:tabs>
              <w:spacing w:line="276" w:lineRule="auto"/>
              <w:rPr>
                <w:rFonts w:cstheme="minorHAnsi"/>
              </w:rPr>
            </w:pPr>
            <w:r>
              <w:rPr>
                <w:rFonts w:cstheme="minorHAnsi"/>
              </w:rPr>
              <w:t>--</w:t>
            </w:r>
            <w:r w:rsidR="00003A05" w:rsidRPr="00E262BE">
              <w:rPr>
                <w:rFonts w:cstheme="minorHAnsi"/>
              </w:rPr>
              <w:t>&gt;</w:t>
            </w:r>
            <w:r w:rsidR="00C85798" w:rsidRPr="00E262BE">
              <w:rPr>
                <w:rFonts w:cstheme="minorHAnsi"/>
              </w:rPr>
              <w:t xml:space="preserve"> </w:t>
            </w:r>
            <w:r w:rsidR="00E262BE" w:rsidRPr="00E262BE">
              <w:rPr>
                <w:rFonts w:cstheme="minorHAnsi"/>
              </w:rPr>
              <w:t>Arbeitsblatt 1</w:t>
            </w:r>
          </w:p>
          <w:p w14:paraId="76B4A23A" w14:textId="68457C37" w:rsidR="00E62EAC" w:rsidRPr="00E262BE" w:rsidRDefault="00E62EAC" w:rsidP="00E262BE">
            <w:pPr>
              <w:tabs>
                <w:tab w:val="left" w:pos="1843"/>
              </w:tabs>
              <w:spacing w:line="276" w:lineRule="auto"/>
              <w:rPr>
                <w:rFonts w:cstheme="minorHAnsi"/>
              </w:rPr>
            </w:pPr>
            <w:r>
              <w:rPr>
                <w:rFonts w:cstheme="minorHAnsi"/>
              </w:rPr>
              <w:t>--&gt; Tablet oder Schulgeräte</w:t>
            </w:r>
          </w:p>
          <w:p w14:paraId="1E307FEB" w14:textId="71EA9BA3" w:rsidR="000C12B8" w:rsidRPr="00E262BE" w:rsidRDefault="000C12B8" w:rsidP="00003A05">
            <w:pPr>
              <w:tabs>
                <w:tab w:val="left" w:pos="1843"/>
              </w:tabs>
              <w:spacing w:line="276" w:lineRule="auto"/>
              <w:rPr>
                <w:rFonts w:cstheme="minorHAnsi"/>
              </w:rPr>
            </w:pPr>
          </w:p>
        </w:tc>
      </w:tr>
      <w:tr w:rsidR="00003A05" w:rsidRPr="000F7CC8" w14:paraId="5C5F854A" w14:textId="77777777" w:rsidTr="009D72AE">
        <w:tc>
          <w:tcPr>
            <w:tcW w:w="3745" w:type="dxa"/>
          </w:tcPr>
          <w:p w14:paraId="7E96EE87" w14:textId="6425221E" w:rsidR="00003A05" w:rsidRPr="000F7CC8" w:rsidRDefault="00074290" w:rsidP="00B03BA5">
            <w:pPr>
              <w:spacing w:line="276" w:lineRule="auto"/>
              <w:rPr>
                <w:rFonts w:cstheme="minorHAnsi"/>
                <w:color w:val="FF0000"/>
              </w:rPr>
            </w:pPr>
            <w:r>
              <w:rPr>
                <w:rFonts w:cstheme="minorHAnsi"/>
              </w:rPr>
              <w:t>Feedback</w:t>
            </w:r>
            <w:r w:rsidR="00E62EAC">
              <w:rPr>
                <w:rFonts w:cstheme="minorHAnsi"/>
              </w:rPr>
              <w:t xml:space="preserve">: </w:t>
            </w:r>
            <w:r w:rsidR="00FF0588" w:rsidRPr="00FF0588">
              <w:rPr>
                <w:rFonts w:cstheme="minorHAnsi"/>
              </w:rPr>
              <w:t>Erfahrungsaustausch zur Stationenarbeit</w:t>
            </w:r>
            <w:r w:rsidR="00003A05" w:rsidRPr="000F7CC8">
              <w:rPr>
                <w:rFonts w:cstheme="minorHAnsi"/>
                <w:color w:val="FF0000"/>
              </w:rPr>
              <w:t xml:space="preserve"> </w:t>
            </w:r>
            <w:r w:rsidR="00A90DE0" w:rsidRPr="000F7CC8">
              <w:rPr>
                <w:rFonts w:cstheme="minorHAnsi"/>
                <w:color w:val="FF0000"/>
              </w:rPr>
              <w:t xml:space="preserve"> </w:t>
            </w:r>
          </w:p>
        </w:tc>
        <w:tc>
          <w:tcPr>
            <w:tcW w:w="2382" w:type="dxa"/>
          </w:tcPr>
          <w:p w14:paraId="7F49BFA1" w14:textId="60781319" w:rsidR="00003A05" w:rsidRPr="000F7CC8" w:rsidDel="00003A05" w:rsidRDefault="00003A05" w:rsidP="00D75EFC">
            <w:pPr>
              <w:spacing w:line="276" w:lineRule="auto"/>
              <w:rPr>
                <w:rFonts w:cstheme="minorHAnsi"/>
                <w:color w:val="FF0000"/>
              </w:rPr>
            </w:pPr>
            <w:r w:rsidRPr="00E262BE">
              <w:rPr>
                <w:rFonts w:cstheme="minorHAnsi"/>
              </w:rPr>
              <w:t>Plenum</w:t>
            </w:r>
          </w:p>
        </w:tc>
        <w:tc>
          <w:tcPr>
            <w:tcW w:w="2940" w:type="dxa"/>
          </w:tcPr>
          <w:p w14:paraId="7A2D9E7F" w14:textId="5D9F06C0" w:rsidR="00003A05" w:rsidRPr="00E262BE" w:rsidRDefault="00765ACA" w:rsidP="00003A05">
            <w:pPr>
              <w:tabs>
                <w:tab w:val="left" w:pos="1843"/>
              </w:tabs>
              <w:spacing w:line="276" w:lineRule="auto"/>
              <w:rPr>
                <w:rFonts w:eastAsia="Wingdings" w:cstheme="minorHAnsi"/>
              </w:rPr>
            </w:pPr>
            <w:r>
              <w:rPr>
                <w:rFonts w:eastAsia="Wingdings" w:cstheme="minorHAnsi"/>
              </w:rPr>
              <w:t>--</w:t>
            </w:r>
            <w:r w:rsidR="00003A05" w:rsidRPr="00E262BE">
              <w:rPr>
                <w:rFonts w:eastAsia="Wingdings" w:cstheme="minorHAnsi"/>
              </w:rPr>
              <w:t xml:space="preserve">&gt; Arbeitsblatt 1 </w:t>
            </w:r>
          </w:p>
          <w:p w14:paraId="4B4976CD" w14:textId="4051B605" w:rsidR="00003A05" w:rsidRPr="000F7CC8" w:rsidDel="00003A05" w:rsidRDefault="00003A05" w:rsidP="009D72AE">
            <w:pPr>
              <w:tabs>
                <w:tab w:val="left" w:pos="1843"/>
              </w:tabs>
              <w:spacing w:line="276" w:lineRule="auto"/>
              <w:rPr>
                <w:rFonts w:cstheme="minorHAnsi"/>
                <w:color w:val="FF0000"/>
              </w:rPr>
            </w:pPr>
          </w:p>
        </w:tc>
      </w:tr>
    </w:tbl>
    <w:p w14:paraId="4C859437" w14:textId="77777777" w:rsidR="00C521CA" w:rsidRPr="000F7CC8" w:rsidRDefault="00C521CA" w:rsidP="00DE2E6C">
      <w:pPr>
        <w:spacing w:line="276" w:lineRule="auto"/>
        <w:rPr>
          <w:rFonts w:cstheme="minorHAnsi"/>
          <w:color w:val="FF0000"/>
        </w:rPr>
      </w:pPr>
    </w:p>
    <w:p w14:paraId="00BB1B79" w14:textId="01FF18C2" w:rsidR="00653D0C" w:rsidRPr="000F7CC8" w:rsidRDefault="00653D0C" w:rsidP="00DE2E6C">
      <w:pPr>
        <w:spacing w:line="276" w:lineRule="auto"/>
        <w:rPr>
          <w:rFonts w:cstheme="minorHAnsi"/>
          <w:color w:val="FF0000"/>
        </w:rPr>
      </w:pPr>
      <w:r w:rsidRPr="000F7CC8">
        <w:rPr>
          <w:rFonts w:cstheme="minorHAnsi"/>
          <w:color w:val="FF0000"/>
          <w:highlight w:val="lightGray"/>
        </w:rPr>
        <w:t>((Seite 4))</w:t>
      </w:r>
    </w:p>
    <w:tbl>
      <w:tblPr>
        <w:tblStyle w:val="Tabellenraster"/>
        <w:tblW w:w="9209" w:type="dxa"/>
        <w:tblLook w:val="04A0" w:firstRow="1" w:lastRow="0" w:firstColumn="1" w:lastColumn="0" w:noHBand="0" w:noVBand="1"/>
      </w:tblPr>
      <w:tblGrid>
        <w:gridCol w:w="3681"/>
        <w:gridCol w:w="2551"/>
        <w:gridCol w:w="2977"/>
      </w:tblGrid>
      <w:tr w:rsidR="000F7CC8" w:rsidRPr="000F7CC8" w14:paraId="5B07F439" w14:textId="77777777" w:rsidTr="00C20AC9">
        <w:tc>
          <w:tcPr>
            <w:tcW w:w="9209" w:type="dxa"/>
            <w:gridSpan w:val="3"/>
          </w:tcPr>
          <w:p w14:paraId="3E70DCE0" w14:textId="6A445746" w:rsidR="00F93123" w:rsidRPr="00CB6CCB" w:rsidRDefault="00B445DC" w:rsidP="00D76BDD">
            <w:pPr>
              <w:spacing w:line="276" w:lineRule="auto"/>
              <w:rPr>
                <w:rFonts w:cstheme="minorHAnsi"/>
                <w:i/>
                <w:iCs/>
              </w:rPr>
            </w:pPr>
            <w:r>
              <w:rPr>
                <w:rFonts w:cstheme="minorHAnsi"/>
                <w:i/>
                <w:iCs/>
              </w:rPr>
              <w:t>Erarbeitung 2</w:t>
            </w:r>
          </w:p>
          <w:p w14:paraId="0AD651AC" w14:textId="77777777" w:rsidR="00F93123" w:rsidRPr="000F7CC8" w:rsidRDefault="00F93123" w:rsidP="00D76BDD">
            <w:pPr>
              <w:spacing w:line="276" w:lineRule="auto"/>
              <w:rPr>
                <w:rFonts w:cstheme="minorHAnsi"/>
                <w:color w:val="FF0000"/>
              </w:rPr>
            </w:pPr>
          </w:p>
        </w:tc>
      </w:tr>
      <w:tr w:rsidR="004E1F93" w:rsidRPr="000F7CC8" w14:paraId="3569FF73" w14:textId="77777777" w:rsidTr="00927CBD">
        <w:tc>
          <w:tcPr>
            <w:tcW w:w="3681" w:type="dxa"/>
          </w:tcPr>
          <w:p w14:paraId="5B310626" w14:textId="1FA72E13" w:rsidR="00424D02" w:rsidRPr="00424D02" w:rsidRDefault="00927CBD" w:rsidP="00653D0C">
            <w:pPr>
              <w:spacing w:line="276" w:lineRule="auto"/>
              <w:rPr>
                <w:rFonts w:cstheme="minorHAnsi"/>
                <w:color w:val="FF0000"/>
              </w:rPr>
            </w:pPr>
            <w:r w:rsidRPr="00927CBD">
              <w:rPr>
                <w:rFonts w:cstheme="minorHAnsi"/>
              </w:rPr>
              <w:t>Suchen – Finden – Machen</w:t>
            </w:r>
            <w:r>
              <w:rPr>
                <w:rFonts w:cstheme="minorHAnsi"/>
              </w:rPr>
              <w:t xml:space="preserve">: mit Kindersuchmaschinen </w:t>
            </w:r>
            <w:r w:rsidR="00AB7223">
              <w:rPr>
                <w:rFonts w:cstheme="minorHAnsi"/>
              </w:rPr>
              <w:t xml:space="preserve">und </w:t>
            </w:r>
            <w:r w:rsidR="00265AF5" w:rsidRPr="009E70B7">
              <w:rPr>
                <w:rFonts w:cstheme="minorHAnsi"/>
              </w:rPr>
              <w:t>Lern</w:t>
            </w:r>
            <w:r w:rsidR="00265AF5">
              <w:rPr>
                <w:rFonts w:cstheme="minorHAnsi"/>
              </w:rPr>
              <w:t>-A</w:t>
            </w:r>
            <w:r w:rsidR="00265AF5" w:rsidRPr="009E70B7">
              <w:rPr>
                <w:rFonts w:cstheme="minorHAnsi"/>
              </w:rPr>
              <w:t>pp</w:t>
            </w:r>
            <w:r w:rsidR="00AB7223">
              <w:rPr>
                <w:rFonts w:cstheme="minorHAnsi"/>
              </w:rPr>
              <w:t xml:space="preserve">s </w:t>
            </w:r>
            <w:r w:rsidR="00424D02">
              <w:rPr>
                <w:rFonts w:cstheme="minorHAnsi"/>
              </w:rPr>
              <w:t xml:space="preserve">Informationen </w:t>
            </w:r>
            <w:r>
              <w:rPr>
                <w:rFonts w:cstheme="minorHAnsi"/>
              </w:rPr>
              <w:t>und</w:t>
            </w:r>
            <w:r w:rsidR="00424D02">
              <w:rPr>
                <w:rFonts w:cstheme="minorHAnsi"/>
              </w:rPr>
              <w:t xml:space="preserve"> Übungen zu w</w:t>
            </w:r>
            <w:r w:rsidR="00424D02" w:rsidRPr="00424D02">
              <w:rPr>
                <w:rFonts w:cstheme="minorHAnsi"/>
              </w:rPr>
              <w:t>eitere</w:t>
            </w:r>
            <w:r w:rsidR="00424D02">
              <w:rPr>
                <w:rFonts w:cstheme="minorHAnsi"/>
              </w:rPr>
              <w:t>n</w:t>
            </w:r>
            <w:r w:rsidR="00424D02" w:rsidRPr="00424D02">
              <w:rPr>
                <w:rFonts w:cstheme="minorHAnsi"/>
              </w:rPr>
              <w:t xml:space="preserve"> </w:t>
            </w:r>
            <w:r w:rsidR="00CF6429">
              <w:rPr>
                <w:rFonts w:cstheme="minorHAnsi"/>
              </w:rPr>
              <w:t>Gesundheitst</w:t>
            </w:r>
            <w:r w:rsidR="00424D02" w:rsidRPr="00424D02">
              <w:rPr>
                <w:rFonts w:cstheme="minorHAnsi"/>
              </w:rPr>
              <w:t>hemen</w:t>
            </w:r>
            <w:r>
              <w:rPr>
                <w:rFonts w:cstheme="minorHAnsi"/>
              </w:rPr>
              <w:t xml:space="preserve"> </w:t>
            </w:r>
            <w:r w:rsidR="00424D02">
              <w:rPr>
                <w:rFonts w:cstheme="minorHAnsi"/>
              </w:rPr>
              <w:t>suchen</w:t>
            </w:r>
            <w:r>
              <w:rPr>
                <w:rFonts w:cstheme="minorHAnsi"/>
              </w:rPr>
              <w:t>, f</w:t>
            </w:r>
            <w:r w:rsidR="00424D02">
              <w:rPr>
                <w:rFonts w:cstheme="minorHAnsi"/>
              </w:rPr>
              <w:t>inden und verstehen</w:t>
            </w:r>
            <w:r w:rsidR="00E262BE">
              <w:rPr>
                <w:rFonts w:cstheme="minorHAnsi"/>
              </w:rPr>
              <w:t xml:space="preserve"> </w:t>
            </w:r>
          </w:p>
        </w:tc>
        <w:tc>
          <w:tcPr>
            <w:tcW w:w="2551" w:type="dxa"/>
          </w:tcPr>
          <w:p w14:paraId="1B7A26DE" w14:textId="77777777" w:rsidR="00DB6FC9" w:rsidRDefault="00192748" w:rsidP="000B77DB">
            <w:pPr>
              <w:spacing w:line="276" w:lineRule="auto"/>
              <w:rPr>
                <w:rFonts w:cstheme="minorHAnsi"/>
              </w:rPr>
            </w:pPr>
            <w:r w:rsidRPr="00192748">
              <w:rPr>
                <w:rFonts w:cstheme="minorHAnsi"/>
              </w:rPr>
              <w:t>4er-Gruppen</w:t>
            </w:r>
            <w:r w:rsidR="00F135E5">
              <w:rPr>
                <w:rFonts w:cstheme="minorHAnsi"/>
              </w:rPr>
              <w:t xml:space="preserve"> (Recherche)</w:t>
            </w:r>
          </w:p>
          <w:p w14:paraId="1EA9BFDA" w14:textId="08D7ED83" w:rsidR="00F135E5" w:rsidRPr="000F7CC8" w:rsidRDefault="00F135E5" w:rsidP="000B77DB">
            <w:pPr>
              <w:spacing w:line="276" w:lineRule="auto"/>
              <w:rPr>
                <w:rFonts w:cstheme="minorHAnsi"/>
                <w:color w:val="FF0000"/>
              </w:rPr>
            </w:pPr>
            <w:r w:rsidRPr="00F135E5">
              <w:rPr>
                <w:rFonts w:cstheme="minorHAnsi"/>
              </w:rPr>
              <w:t>Plenum (Vorstellen der Ergebnisse)</w:t>
            </w:r>
          </w:p>
        </w:tc>
        <w:tc>
          <w:tcPr>
            <w:tcW w:w="2977" w:type="dxa"/>
          </w:tcPr>
          <w:p w14:paraId="0F9D6B7C" w14:textId="22EF1631" w:rsidR="00AB17A3" w:rsidRPr="00192748" w:rsidRDefault="00927CBD" w:rsidP="00AB17A3">
            <w:pPr>
              <w:tabs>
                <w:tab w:val="left" w:pos="1843"/>
              </w:tabs>
              <w:spacing w:line="276" w:lineRule="auto"/>
              <w:rPr>
                <w:rFonts w:eastAsia="Wingdings" w:cstheme="minorHAnsi"/>
              </w:rPr>
            </w:pPr>
            <w:r>
              <w:rPr>
                <w:rFonts w:cstheme="minorHAnsi"/>
              </w:rPr>
              <w:t>--</w:t>
            </w:r>
            <w:r w:rsidR="00192748" w:rsidRPr="00192748">
              <w:rPr>
                <w:rFonts w:cstheme="minorHAnsi"/>
              </w:rPr>
              <w:t>&gt; Tablets</w:t>
            </w:r>
            <w:r>
              <w:rPr>
                <w:rFonts w:cstheme="minorHAnsi"/>
              </w:rPr>
              <w:t xml:space="preserve"> oder Schulgeräte für die Recherche</w:t>
            </w:r>
          </w:p>
          <w:p w14:paraId="1DDCA9C7" w14:textId="306CB3BB" w:rsidR="00F4686F" w:rsidRPr="000F7CC8" w:rsidRDefault="00927CBD" w:rsidP="00233360">
            <w:pPr>
              <w:tabs>
                <w:tab w:val="left" w:pos="1843"/>
              </w:tabs>
              <w:spacing w:line="276" w:lineRule="auto"/>
              <w:rPr>
                <w:rFonts w:cstheme="minorHAnsi"/>
                <w:color w:val="FF0000"/>
              </w:rPr>
            </w:pPr>
            <w:r>
              <w:rPr>
                <w:rFonts w:cstheme="minorHAnsi"/>
              </w:rPr>
              <w:t>--</w:t>
            </w:r>
            <w:r w:rsidR="00192748" w:rsidRPr="00192748">
              <w:rPr>
                <w:rFonts w:cstheme="minorHAnsi"/>
              </w:rPr>
              <w:t xml:space="preserve">&gt; </w:t>
            </w:r>
            <w:r>
              <w:rPr>
                <w:rFonts w:cstheme="minorHAnsi"/>
              </w:rPr>
              <w:t xml:space="preserve">Schulheft für </w:t>
            </w:r>
            <w:r w:rsidR="00192748" w:rsidRPr="00192748">
              <w:rPr>
                <w:rFonts w:cstheme="minorHAnsi"/>
              </w:rPr>
              <w:t xml:space="preserve">Notizen </w:t>
            </w:r>
          </w:p>
        </w:tc>
      </w:tr>
    </w:tbl>
    <w:p w14:paraId="1DF4BD5C" w14:textId="77777777" w:rsidR="006471C7" w:rsidRPr="000F7CC8" w:rsidRDefault="006471C7" w:rsidP="003A4BA0">
      <w:pPr>
        <w:spacing w:line="276" w:lineRule="auto"/>
        <w:rPr>
          <w:rFonts w:cstheme="minorHAnsi"/>
          <w:color w:val="FF0000"/>
        </w:rPr>
      </w:pPr>
    </w:p>
    <w:tbl>
      <w:tblPr>
        <w:tblStyle w:val="Tabellenraster"/>
        <w:tblW w:w="9209" w:type="dxa"/>
        <w:tblLook w:val="04A0" w:firstRow="1" w:lastRow="0" w:firstColumn="1" w:lastColumn="0" w:noHBand="0" w:noVBand="1"/>
      </w:tblPr>
      <w:tblGrid>
        <w:gridCol w:w="3681"/>
        <w:gridCol w:w="2835"/>
        <w:gridCol w:w="2693"/>
      </w:tblGrid>
      <w:tr w:rsidR="000F7CC8" w:rsidRPr="000F7CC8" w14:paraId="719DB6CD" w14:textId="77777777" w:rsidTr="008C73C6">
        <w:tc>
          <w:tcPr>
            <w:tcW w:w="9209" w:type="dxa"/>
            <w:gridSpan w:val="3"/>
          </w:tcPr>
          <w:p w14:paraId="6C3FAB17" w14:textId="20723F30" w:rsidR="003A4BA0" w:rsidRPr="00CB6CCB" w:rsidRDefault="00B445DC" w:rsidP="008C73C6">
            <w:pPr>
              <w:spacing w:line="276" w:lineRule="auto"/>
              <w:rPr>
                <w:rFonts w:cstheme="minorHAnsi"/>
                <w:i/>
                <w:iCs/>
              </w:rPr>
            </w:pPr>
            <w:r>
              <w:rPr>
                <w:rFonts w:cstheme="minorHAnsi"/>
                <w:i/>
                <w:iCs/>
              </w:rPr>
              <w:t>Vertiefung</w:t>
            </w:r>
          </w:p>
          <w:p w14:paraId="61937934" w14:textId="77777777" w:rsidR="003A4BA0" w:rsidRPr="000F7CC8" w:rsidRDefault="003A4BA0" w:rsidP="008C73C6">
            <w:pPr>
              <w:spacing w:line="276" w:lineRule="auto"/>
              <w:rPr>
                <w:rFonts w:cstheme="minorHAnsi"/>
                <w:color w:val="FF0000"/>
              </w:rPr>
            </w:pPr>
          </w:p>
        </w:tc>
      </w:tr>
      <w:tr w:rsidR="004E1F93" w:rsidRPr="000F7CC8" w14:paraId="735D1AB9" w14:textId="77777777" w:rsidTr="000B27CC">
        <w:tc>
          <w:tcPr>
            <w:tcW w:w="3681" w:type="dxa"/>
          </w:tcPr>
          <w:p w14:paraId="614ECD6C" w14:textId="6D079C06" w:rsidR="00C85798" w:rsidRPr="000F7CC8" w:rsidRDefault="00AB7223" w:rsidP="000B27CC">
            <w:pPr>
              <w:tabs>
                <w:tab w:val="left" w:pos="2441"/>
                <w:tab w:val="left" w:pos="2880"/>
              </w:tabs>
              <w:spacing w:line="276" w:lineRule="auto"/>
              <w:rPr>
                <w:rFonts w:cstheme="minorHAnsi"/>
                <w:color w:val="FF0000"/>
              </w:rPr>
            </w:pPr>
            <w:r>
              <w:rPr>
                <w:rFonts w:cstheme="minorHAnsi"/>
              </w:rPr>
              <w:t xml:space="preserve">Präsentation: </w:t>
            </w:r>
            <w:r w:rsidR="00CB6CCB" w:rsidRPr="0017613A">
              <w:rPr>
                <w:rFonts w:cstheme="minorHAnsi"/>
              </w:rPr>
              <w:t>Digitale Lernwerkzeuge nutzen</w:t>
            </w:r>
            <w:r w:rsidR="00927CBD">
              <w:rPr>
                <w:rFonts w:cstheme="minorHAnsi"/>
              </w:rPr>
              <w:t xml:space="preserve"> und</w:t>
            </w:r>
            <w:r w:rsidR="00CB6CCB">
              <w:rPr>
                <w:rFonts w:cstheme="minorHAnsi"/>
              </w:rPr>
              <w:t xml:space="preserve"> digitale Produkte erstellen</w:t>
            </w:r>
          </w:p>
        </w:tc>
        <w:tc>
          <w:tcPr>
            <w:tcW w:w="2835" w:type="dxa"/>
          </w:tcPr>
          <w:p w14:paraId="76380188" w14:textId="77777777" w:rsidR="003A4BA0" w:rsidRPr="00192748" w:rsidRDefault="00CE1C5C" w:rsidP="008C73C6">
            <w:pPr>
              <w:spacing w:line="276" w:lineRule="auto"/>
              <w:rPr>
                <w:rFonts w:cstheme="minorHAnsi"/>
              </w:rPr>
            </w:pPr>
            <w:r w:rsidRPr="00192748">
              <w:rPr>
                <w:rFonts w:cstheme="minorHAnsi"/>
              </w:rPr>
              <w:t>Unterrichtsgespräch</w:t>
            </w:r>
            <w:r w:rsidR="003A4BA0" w:rsidRPr="00192748">
              <w:rPr>
                <w:rFonts w:cstheme="minorHAnsi"/>
              </w:rPr>
              <w:t xml:space="preserve"> im Plenum </w:t>
            </w:r>
          </w:p>
          <w:p w14:paraId="272BA2AB" w14:textId="43567E69" w:rsidR="00FF0588" w:rsidRPr="000F7CC8" w:rsidRDefault="00192748" w:rsidP="008C73C6">
            <w:pPr>
              <w:spacing w:line="276" w:lineRule="auto"/>
              <w:rPr>
                <w:rFonts w:cstheme="minorHAnsi"/>
                <w:color w:val="FF0000"/>
              </w:rPr>
            </w:pPr>
            <w:r w:rsidRPr="00192748">
              <w:rPr>
                <w:rFonts w:cstheme="minorHAnsi"/>
              </w:rPr>
              <w:t>4</w:t>
            </w:r>
            <w:r w:rsidR="00FF0588" w:rsidRPr="00192748">
              <w:rPr>
                <w:rFonts w:cstheme="minorHAnsi"/>
              </w:rPr>
              <w:t>er</w:t>
            </w:r>
            <w:r w:rsidRPr="00192748">
              <w:rPr>
                <w:rFonts w:cstheme="minorHAnsi"/>
              </w:rPr>
              <w:t>-</w:t>
            </w:r>
            <w:r w:rsidR="00FF0588" w:rsidRPr="00192748">
              <w:rPr>
                <w:rFonts w:cstheme="minorHAnsi"/>
              </w:rPr>
              <w:t>Gruppen</w:t>
            </w:r>
          </w:p>
        </w:tc>
        <w:tc>
          <w:tcPr>
            <w:tcW w:w="2693" w:type="dxa"/>
          </w:tcPr>
          <w:p w14:paraId="32CE0DB0" w14:textId="782C4E5D" w:rsidR="00DB6FC9" w:rsidRPr="00192748" w:rsidRDefault="00927CBD" w:rsidP="00192748">
            <w:pPr>
              <w:tabs>
                <w:tab w:val="left" w:pos="1843"/>
              </w:tabs>
              <w:spacing w:line="276" w:lineRule="auto"/>
              <w:rPr>
                <w:rFonts w:cstheme="minorHAnsi"/>
              </w:rPr>
            </w:pPr>
            <w:r>
              <w:rPr>
                <w:rFonts w:cstheme="minorHAnsi"/>
              </w:rPr>
              <w:t>--</w:t>
            </w:r>
            <w:r w:rsidR="00192748" w:rsidRPr="00192748">
              <w:rPr>
                <w:rFonts w:cstheme="minorHAnsi"/>
              </w:rPr>
              <w:t>&gt;</w:t>
            </w:r>
            <w:r w:rsidR="00DB6FC9" w:rsidRPr="00192748">
              <w:rPr>
                <w:rFonts w:cstheme="minorHAnsi"/>
              </w:rPr>
              <w:t xml:space="preserve"> Arbeitsblatt </w:t>
            </w:r>
            <w:r w:rsidR="00192748" w:rsidRPr="00192748">
              <w:rPr>
                <w:rFonts w:cstheme="minorHAnsi"/>
              </w:rPr>
              <w:t>2</w:t>
            </w:r>
          </w:p>
          <w:p w14:paraId="4BFAE62D" w14:textId="0175723D" w:rsidR="003A4BA0" w:rsidRPr="000F7CC8" w:rsidRDefault="00384E90" w:rsidP="00384E90">
            <w:pPr>
              <w:tabs>
                <w:tab w:val="left" w:pos="1843"/>
              </w:tabs>
              <w:spacing w:line="276" w:lineRule="auto"/>
              <w:rPr>
                <w:rFonts w:cstheme="minorHAnsi"/>
                <w:color w:val="FF0000"/>
              </w:rPr>
            </w:pPr>
            <w:r>
              <w:rPr>
                <w:rFonts w:cstheme="minorHAnsi"/>
              </w:rPr>
              <w:t>--</w:t>
            </w:r>
            <w:r w:rsidRPr="00192748">
              <w:rPr>
                <w:rFonts w:cstheme="minorHAnsi"/>
              </w:rPr>
              <w:t>&gt; Tablets</w:t>
            </w:r>
            <w:r>
              <w:rPr>
                <w:rFonts w:cstheme="minorHAnsi"/>
              </w:rPr>
              <w:t xml:space="preserve"> oder Schulgeräte</w:t>
            </w:r>
            <w:r w:rsidR="00DB6FC9" w:rsidRPr="000F7CC8">
              <w:rPr>
                <w:rFonts w:cstheme="minorHAnsi"/>
                <w:color w:val="FF0000"/>
              </w:rPr>
              <w:t xml:space="preserve"> </w:t>
            </w:r>
          </w:p>
        </w:tc>
      </w:tr>
      <w:tr w:rsidR="00927CBD" w:rsidRPr="000F7CC8" w14:paraId="1CBFC9FD" w14:textId="77777777" w:rsidTr="000B27CC">
        <w:tc>
          <w:tcPr>
            <w:tcW w:w="3681" w:type="dxa"/>
          </w:tcPr>
          <w:p w14:paraId="780658BD" w14:textId="34E8514E" w:rsidR="00927CBD" w:rsidRPr="0017613A" w:rsidRDefault="00927CBD" w:rsidP="000B27CC">
            <w:pPr>
              <w:tabs>
                <w:tab w:val="left" w:pos="2441"/>
                <w:tab w:val="left" w:pos="2880"/>
              </w:tabs>
              <w:spacing w:line="276" w:lineRule="auto"/>
              <w:rPr>
                <w:rFonts w:cstheme="minorHAnsi"/>
              </w:rPr>
            </w:pPr>
            <w:r>
              <w:rPr>
                <w:rFonts w:cstheme="minorHAnsi"/>
              </w:rPr>
              <w:t>Reflexion: Was hat dir gut gefallen?</w:t>
            </w:r>
          </w:p>
        </w:tc>
        <w:tc>
          <w:tcPr>
            <w:tcW w:w="2835" w:type="dxa"/>
          </w:tcPr>
          <w:p w14:paraId="26873B34" w14:textId="77777777" w:rsidR="00927CBD" w:rsidRPr="00192748" w:rsidRDefault="00927CBD" w:rsidP="008C73C6">
            <w:pPr>
              <w:spacing w:line="276" w:lineRule="auto"/>
              <w:rPr>
                <w:rFonts w:cstheme="minorHAnsi"/>
              </w:rPr>
            </w:pPr>
          </w:p>
        </w:tc>
        <w:tc>
          <w:tcPr>
            <w:tcW w:w="2693" w:type="dxa"/>
          </w:tcPr>
          <w:p w14:paraId="2CF70D23" w14:textId="77777777" w:rsidR="00927CBD" w:rsidRDefault="00927CBD" w:rsidP="00192748">
            <w:pPr>
              <w:tabs>
                <w:tab w:val="left" w:pos="1843"/>
              </w:tabs>
              <w:spacing w:line="276" w:lineRule="auto"/>
              <w:rPr>
                <w:rFonts w:cstheme="minorHAnsi"/>
              </w:rPr>
            </w:pPr>
          </w:p>
        </w:tc>
      </w:tr>
    </w:tbl>
    <w:p w14:paraId="30B6EE3C" w14:textId="77777777" w:rsidR="006D3C4F" w:rsidRDefault="006D3C4F" w:rsidP="00BD2C5D">
      <w:pPr>
        <w:spacing w:line="276" w:lineRule="auto"/>
        <w:rPr>
          <w:rFonts w:cstheme="minorHAnsi"/>
          <w:color w:val="FF0000"/>
        </w:rPr>
      </w:pPr>
    </w:p>
    <w:tbl>
      <w:tblPr>
        <w:tblStyle w:val="Tabellenraster"/>
        <w:tblW w:w="9209" w:type="dxa"/>
        <w:tblLook w:val="04A0" w:firstRow="1" w:lastRow="0" w:firstColumn="1" w:lastColumn="0" w:noHBand="0" w:noVBand="1"/>
      </w:tblPr>
      <w:tblGrid>
        <w:gridCol w:w="3681"/>
        <w:gridCol w:w="2835"/>
        <w:gridCol w:w="2693"/>
      </w:tblGrid>
      <w:tr w:rsidR="00CB6CCB" w:rsidRPr="000F7CC8" w14:paraId="344B927A" w14:textId="77777777" w:rsidTr="0004160C">
        <w:tc>
          <w:tcPr>
            <w:tcW w:w="9209" w:type="dxa"/>
            <w:gridSpan w:val="3"/>
          </w:tcPr>
          <w:p w14:paraId="2DF2DFFA" w14:textId="59884D89" w:rsidR="00CB6CCB" w:rsidRPr="00CB6CCB" w:rsidRDefault="00CB6CCB" w:rsidP="0004160C">
            <w:pPr>
              <w:spacing w:line="276" w:lineRule="auto"/>
              <w:rPr>
                <w:rFonts w:cstheme="minorHAnsi"/>
                <w:i/>
                <w:iCs/>
              </w:rPr>
            </w:pPr>
            <w:r>
              <w:rPr>
                <w:rFonts w:cstheme="minorHAnsi"/>
                <w:i/>
                <w:iCs/>
              </w:rPr>
              <w:t>Erweiterung</w:t>
            </w:r>
          </w:p>
          <w:p w14:paraId="59873D68" w14:textId="77777777" w:rsidR="00CB6CCB" w:rsidRPr="000F7CC8" w:rsidRDefault="00CB6CCB" w:rsidP="0004160C">
            <w:pPr>
              <w:spacing w:line="276" w:lineRule="auto"/>
              <w:rPr>
                <w:rFonts w:cstheme="minorHAnsi"/>
                <w:color w:val="FF0000"/>
              </w:rPr>
            </w:pPr>
          </w:p>
        </w:tc>
      </w:tr>
      <w:tr w:rsidR="00CB6CCB" w:rsidRPr="000F7CC8" w14:paraId="1CE14D00" w14:textId="77777777" w:rsidTr="0004160C">
        <w:tc>
          <w:tcPr>
            <w:tcW w:w="3681" w:type="dxa"/>
          </w:tcPr>
          <w:p w14:paraId="4AE0E4B0" w14:textId="7C2145BA" w:rsidR="00CB6CCB" w:rsidRDefault="00AD3F4E" w:rsidP="0004160C">
            <w:pPr>
              <w:tabs>
                <w:tab w:val="left" w:pos="2441"/>
                <w:tab w:val="left" w:pos="2880"/>
              </w:tabs>
              <w:spacing w:line="276" w:lineRule="auto"/>
              <w:rPr>
                <w:rFonts w:cstheme="minorHAnsi"/>
              </w:rPr>
            </w:pPr>
            <w:r>
              <w:rPr>
                <w:rFonts w:cstheme="minorHAnsi"/>
              </w:rPr>
              <w:lastRenderedPageBreak/>
              <w:t>Mediennutzung verstehen und regeln</w:t>
            </w:r>
            <w:r w:rsidR="00927CBD">
              <w:rPr>
                <w:rFonts w:cstheme="minorHAnsi"/>
              </w:rPr>
              <w:t>:</w:t>
            </w:r>
          </w:p>
          <w:p w14:paraId="564B5F45" w14:textId="757EF860" w:rsidR="00FF0588" w:rsidRPr="00FF0588" w:rsidRDefault="00AB7223" w:rsidP="0004160C">
            <w:pPr>
              <w:tabs>
                <w:tab w:val="left" w:pos="2441"/>
                <w:tab w:val="left" w:pos="2880"/>
              </w:tabs>
              <w:spacing w:line="276" w:lineRule="auto"/>
              <w:rPr>
                <w:rFonts w:cstheme="minorHAnsi"/>
              </w:rPr>
            </w:pPr>
            <w:r>
              <w:rPr>
                <w:rFonts w:cstheme="minorHAnsi"/>
              </w:rPr>
              <w:t>1. Diskussion:</w:t>
            </w:r>
            <w:r w:rsidR="00FF0588" w:rsidRPr="00FF0588">
              <w:rPr>
                <w:rFonts w:cstheme="minorHAnsi"/>
              </w:rPr>
              <w:t xml:space="preserve"> Wann wird Mediennutzung ungesund oder</w:t>
            </w:r>
            <w:r>
              <w:rPr>
                <w:rFonts w:cstheme="minorHAnsi"/>
              </w:rPr>
              <w:t xml:space="preserve"> vielleicht</w:t>
            </w:r>
            <w:r w:rsidR="00FF0588" w:rsidRPr="00FF0588">
              <w:rPr>
                <w:rFonts w:cstheme="minorHAnsi"/>
              </w:rPr>
              <w:t xml:space="preserve"> problematisch?</w:t>
            </w:r>
          </w:p>
          <w:p w14:paraId="6CF82E73" w14:textId="210D3B18" w:rsidR="00FF0588" w:rsidRPr="00FF0588" w:rsidRDefault="00AB7223" w:rsidP="0004160C">
            <w:pPr>
              <w:tabs>
                <w:tab w:val="left" w:pos="2441"/>
                <w:tab w:val="left" w:pos="2880"/>
              </w:tabs>
              <w:spacing w:line="276" w:lineRule="auto"/>
              <w:rPr>
                <w:rFonts w:cstheme="minorHAnsi"/>
              </w:rPr>
            </w:pPr>
            <w:r>
              <w:rPr>
                <w:rFonts w:cstheme="minorHAnsi"/>
              </w:rPr>
              <w:t>2. Gruppenarbeit: Situationen erkennen und verstehen</w:t>
            </w:r>
          </w:p>
          <w:p w14:paraId="523F280A" w14:textId="7F68C79E" w:rsidR="00FF0588" w:rsidRPr="000F7CC8" w:rsidRDefault="00FF0588" w:rsidP="0004160C">
            <w:pPr>
              <w:tabs>
                <w:tab w:val="left" w:pos="2441"/>
                <w:tab w:val="left" w:pos="2880"/>
              </w:tabs>
              <w:spacing w:line="276" w:lineRule="auto"/>
              <w:rPr>
                <w:rFonts w:cstheme="minorHAnsi"/>
                <w:color w:val="FF0000"/>
              </w:rPr>
            </w:pPr>
            <w:r w:rsidRPr="00FF0588">
              <w:rPr>
                <w:rFonts w:cstheme="minorHAnsi"/>
              </w:rPr>
              <w:t>3. Regeln erstellen</w:t>
            </w:r>
          </w:p>
        </w:tc>
        <w:tc>
          <w:tcPr>
            <w:tcW w:w="2835" w:type="dxa"/>
          </w:tcPr>
          <w:p w14:paraId="49E30272" w14:textId="77777777" w:rsidR="00CB6CCB" w:rsidRPr="00192748" w:rsidRDefault="00CB6CCB" w:rsidP="0004160C">
            <w:pPr>
              <w:spacing w:line="276" w:lineRule="auto"/>
              <w:rPr>
                <w:rFonts w:cstheme="minorHAnsi"/>
              </w:rPr>
            </w:pPr>
            <w:r w:rsidRPr="00192748">
              <w:rPr>
                <w:rFonts w:cstheme="minorHAnsi"/>
              </w:rPr>
              <w:t xml:space="preserve">Unterrichtsgespräch im Plenum </w:t>
            </w:r>
          </w:p>
          <w:p w14:paraId="5BEFD9AE" w14:textId="007ADF65" w:rsidR="00192748" w:rsidRPr="000F7CC8" w:rsidRDefault="00192748" w:rsidP="0004160C">
            <w:pPr>
              <w:spacing w:line="276" w:lineRule="auto"/>
              <w:rPr>
                <w:rFonts w:cstheme="minorHAnsi"/>
                <w:color w:val="FF0000"/>
              </w:rPr>
            </w:pPr>
            <w:r w:rsidRPr="00192748">
              <w:rPr>
                <w:rFonts w:cstheme="minorHAnsi"/>
              </w:rPr>
              <w:t>3er-Gruppen</w:t>
            </w:r>
          </w:p>
        </w:tc>
        <w:tc>
          <w:tcPr>
            <w:tcW w:w="2693" w:type="dxa"/>
          </w:tcPr>
          <w:p w14:paraId="1B7EBE15" w14:textId="04D8DC2B" w:rsidR="00CB6CCB" w:rsidRPr="00192748" w:rsidRDefault="00CB6CCB" w:rsidP="0004160C">
            <w:pPr>
              <w:tabs>
                <w:tab w:val="left" w:pos="1843"/>
              </w:tabs>
              <w:spacing w:line="276" w:lineRule="auto"/>
              <w:rPr>
                <w:rFonts w:cstheme="minorHAnsi"/>
              </w:rPr>
            </w:pPr>
            <w:r w:rsidRPr="00192748">
              <w:rPr>
                <w:rFonts w:eastAsia="Wingdings" w:cstheme="minorHAnsi"/>
              </w:rPr>
              <w:t>--&gt;</w:t>
            </w:r>
            <w:r w:rsidRPr="00192748">
              <w:rPr>
                <w:rFonts w:cstheme="minorHAnsi"/>
              </w:rPr>
              <w:t xml:space="preserve"> Arbeitsblatt 3 </w:t>
            </w:r>
          </w:p>
          <w:p w14:paraId="33B75FC1" w14:textId="0FF4A4FE" w:rsidR="00CB6CCB" w:rsidRPr="000F7CC8" w:rsidRDefault="00CB6CCB" w:rsidP="00781935">
            <w:pPr>
              <w:tabs>
                <w:tab w:val="left" w:pos="1843"/>
              </w:tabs>
              <w:spacing w:line="276" w:lineRule="auto"/>
              <w:rPr>
                <w:rFonts w:cstheme="minorHAnsi"/>
                <w:color w:val="FF0000"/>
              </w:rPr>
            </w:pPr>
          </w:p>
        </w:tc>
      </w:tr>
    </w:tbl>
    <w:p w14:paraId="14662700" w14:textId="77777777" w:rsidR="00CB6CCB" w:rsidRPr="000F7CC8" w:rsidRDefault="00CB6CCB" w:rsidP="00BD2C5D">
      <w:pPr>
        <w:spacing w:line="276" w:lineRule="auto"/>
        <w:rPr>
          <w:rFonts w:cstheme="minorHAnsi"/>
          <w:color w:val="FF0000"/>
        </w:rPr>
      </w:pPr>
    </w:p>
    <w:tbl>
      <w:tblPr>
        <w:tblStyle w:val="Tabellenraster"/>
        <w:tblW w:w="9067" w:type="dxa"/>
        <w:tblLook w:val="04A0" w:firstRow="1" w:lastRow="0" w:firstColumn="1" w:lastColumn="0" w:noHBand="0" w:noVBand="1"/>
      </w:tblPr>
      <w:tblGrid>
        <w:gridCol w:w="3539"/>
        <w:gridCol w:w="2410"/>
        <w:gridCol w:w="3118"/>
      </w:tblGrid>
      <w:tr w:rsidR="000F7CC8" w:rsidRPr="000F7CC8" w14:paraId="6641E32C" w14:textId="77777777" w:rsidTr="00D76BDD">
        <w:tc>
          <w:tcPr>
            <w:tcW w:w="9067" w:type="dxa"/>
            <w:gridSpan w:val="3"/>
          </w:tcPr>
          <w:p w14:paraId="02011292" w14:textId="082BFAD0" w:rsidR="00247CF9" w:rsidRPr="00CB6CCB" w:rsidRDefault="00247CF9" w:rsidP="00D76BDD">
            <w:pPr>
              <w:spacing w:line="276" w:lineRule="auto"/>
              <w:rPr>
                <w:rFonts w:cstheme="minorHAnsi"/>
                <w:i/>
                <w:iCs/>
              </w:rPr>
            </w:pPr>
            <w:r w:rsidRPr="00CB6CCB">
              <w:rPr>
                <w:rFonts w:cstheme="minorHAnsi"/>
                <w:i/>
                <w:iCs/>
              </w:rPr>
              <w:t xml:space="preserve">Reflexion </w:t>
            </w:r>
          </w:p>
          <w:p w14:paraId="7E322EFF" w14:textId="77777777" w:rsidR="00247CF9" w:rsidRPr="000F7CC8" w:rsidRDefault="00247CF9" w:rsidP="00D76BDD">
            <w:pPr>
              <w:spacing w:line="276" w:lineRule="auto"/>
              <w:rPr>
                <w:rFonts w:cstheme="minorHAnsi"/>
                <w:i/>
                <w:iCs/>
                <w:color w:val="FF0000"/>
              </w:rPr>
            </w:pPr>
          </w:p>
        </w:tc>
      </w:tr>
      <w:tr w:rsidR="000F7CC8" w:rsidRPr="000F7CC8" w14:paraId="2DF88494" w14:textId="77777777" w:rsidTr="001272A6">
        <w:tc>
          <w:tcPr>
            <w:tcW w:w="3539" w:type="dxa"/>
          </w:tcPr>
          <w:p w14:paraId="51F155E7" w14:textId="00F1071A" w:rsidR="002A7A7A" w:rsidRPr="00922E37" w:rsidRDefault="002A7A7A" w:rsidP="002A7A7A">
            <w:pPr>
              <w:spacing w:line="276" w:lineRule="auto"/>
              <w:rPr>
                <w:rFonts w:cstheme="minorHAnsi"/>
              </w:rPr>
            </w:pPr>
            <w:commentRangeStart w:id="32"/>
            <w:commentRangeStart w:id="33"/>
            <w:r w:rsidRPr="00922E37">
              <w:rPr>
                <w:rFonts w:cstheme="minorHAnsi"/>
              </w:rPr>
              <w:t>&gt; Was hast du in dieser Einheit gelernt?</w:t>
            </w:r>
          </w:p>
          <w:p w14:paraId="385119F5" w14:textId="77777777" w:rsidR="00FD630F" w:rsidRPr="00922E37" w:rsidRDefault="002A7A7A" w:rsidP="002A7A7A">
            <w:pPr>
              <w:tabs>
                <w:tab w:val="left" w:pos="2441"/>
                <w:tab w:val="left" w:pos="2880"/>
              </w:tabs>
              <w:spacing w:line="276" w:lineRule="auto"/>
              <w:rPr>
                <w:rFonts w:cstheme="minorHAnsi"/>
              </w:rPr>
            </w:pPr>
            <w:r w:rsidRPr="00922E37">
              <w:rPr>
                <w:rFonts w:cstheme="minorHAnsi"/>
              </w:rPr>
              <w:t>&gt; Welche Erkenntnisse hast du gewonnen?</w:t>
            </w:r>
          </w:p>
          <w:p w14:paraId="1E88CC91" w14:textId="52259E13" w:rsidR="00030E34" w:rsidRPr="00544E0E" w:rsidRDefault="00030E34" w:rsidP="002A7A7A">
            <w:pPr>
              <w:tabs>
                <w:tab w:val="left" w:pos="2441"/>
                <w:tab w:val="left" w:pos="2880"/>
              </w:tabs>
              <w:spacing w:line="276" w:lineRule="auto"/>
              <w:rPr>
                <w:rFonts w:cstheme="minorHAnsi"/>
              </w:rPr>
            </w:pPr>
            <w:r w:rsidRPr="00544E0E">
              <w:rPr>
                <w:rFonts w:cstheme="minorHAnsi"/>
              </w:rPr>
              <w:t xml:space="preserve">&gt; </w:t>
            </w:r>
            <w:r w:rsidR="00927CBD">
              <w:rPr>
                <w:rFonts w:cstheme="minorHAnsi"/>
              </w:rPr>
              <w:t>Wie kannst</w:t>
            </w:r>
            <w:r w:rsidRPr="00544E0E">
              <w:rPr>
                <w:rFonts w:cstheme="minorHAnsi"/>
              </w:rPr>
              <w:t xml:space="preserve"> du</w:t>
            </w:r>
            <w:r w:rsidR="00544E0E" w:rsidRPr="00544E0E">
              <w:rPr>
                <w:rFonts w:cstheme="minorHAnsi"/>
              </w:rPr>
              <w:t xml:space="preserve"> neue </w:t>
            </w:r>
            <w:r w:rsidRPr="00544E0E">
              <w:rPr>
                <w:rFonts w:cstheme="minorHAnsi"/>
              </w:rPr>
              <w:t xml:space="preserve">Informationen zu </w:t>
            </w:r>
            <w:r w:rsidR="00544E0E" w:rsidRPr="00544E0E">
              <w:rPr>
                <w:rFonts w:cstheme="minorHAnsi"/>
              </w:rPr>
              <w:t xml:space="preserve">Gesundheitsthemen </w:t>
            </w:r>
            <w:r w:rsidRPr="00544E0E">
              <w:rPr>
                <w:rFonts w:cstheme="minorHAnsi"/>
              </w:rPr>
              <w:t>finden?</w:t>
            </w:r>
          </w:p>
          <w:p w14:paraId="68D2FD79" w14:textId="43D19370" w:rsidR="00200107" w:rsidRPr="00544E0E" w:rsidRDefault="000F6CC1" w:rsidP="00200107">
            <w:pPr>
              <w:tabs>
                <w:tab w:val="left" w:pos="2441"/>
                <w:tab w:val="left" w:pos="2880"/>
              </w:tabs>
              <w:spacing w:line="276" w:lineRule="auto"/>
              <w:rPr>
                <w:rFonts w:cstheme="minorHAnsi"/>
              </w:rPr>
            </w:pPr>
            <w:r w:rsidRPr="00544E0E">
              <w:rPr>
                <w:rFonts w:cstheme="minorHAnsi"/>
              </w:rPr>
              <w:t xml:space="preserve">&gt; </w:t>
            </w:r>
            <w:r w:rsidR="00927CBD">
              <w:rPr>
                <w:rFonts w:cstheme="minorHAnsi"/>
              </w:rPr>
              <w:t>W</w:t>
            </w:r>
            <w:r w:rsidR="00544E0E" w:rsidRPr="00544E0E">
              <w:rPr>
                <w:rFonts w:cstheme="minorHAnsi"/>
              </w:rPr>
              <w:t>elche Methoden gibt</w:t>
            </w:r>
            <w:r w:rsidR="00927CBD">
              <w:rPr>
                <w:rFonts w:cstheme="minorHAnsi"/>
              </w:rPr>
              <w:t xml:space="preserve"> es</w:t>
            </w:r>
            <w:r w:rsidR="00544E0E" w:rsidRPr="00544E0E">
              <w:rPr>
                <w:rFonts w:cstheme="minorHAnsi"/>
              </w:rPr>
              <w:t>, um Neues zu lernen und zu üben?</w:t>
            </w:r>
          </w:p>
          <w:p w14:paraId="22F6CFF8" w14:textId="5DA41563" w:rsidR="00775493" w:rsidRPr="000F7CC8" w:rsidRDefault="00200107" w:rsidP="00A82323">
            <w:pPr>
              <w:tabs>
                <w:tab w:val="left" w:pos="2441"/>
                <w:tab w:val="left" w:pos="2880"/>
              </w:tabs>
              <w:spacing w:line="276" w:lineRule="auto"/>
              <w:rPr>
                <w:rFonts w:cstheme="minorHAnsi"/>
                <w:color w:val="FF0000"/>
              </w:rPr>
            </w:pPr>
            <w:r w:rsidRPr="00544E0E">
              <w:rPr>
                <w:rFonts w:cstheme="minorHAnsi"/>
              </w:rPr>
              <w:t xml:space="preserve">&gt; Welche </w:t>
            </w:r>
            <w:r w:rsidR="00030E34" w:rsidRPr="00544E0E">
              <w:rPr>
                <w:rFonts w:cstheme="minorHAnsi"/>
              </w:rPr>
              <w:t xml:space="preserve">digitalen </w:t>
            </w:r>
            <w:r w:rsidRPr="00544E0E">
              <w:rPr>
                <w:rFonts w:cstheme="minorHAnsi"/>
              </w:rPr>
              <w:t xml:space="preserve">Werkzeuge </w:t>
            </w:r>
            <w:r w:rsidR="00927CBD">
              <w:rPr>
                <w:rFonts w:cstheme="minorHAnsi"/>
              </w:rPr>
              <w:t xml:space="preserve">kannst </w:t>
            </w:r>
            <w:r w:rsidRPr="00544E0E">
              <w:rPr>
                <w:rFonts w:cstheme="minorHAnsi"/>
              </w:rPr>
              <w:t>du dafür nutzen?</w:t>
            </w:r>
            <w:commentRangeEnd w:id="32"/>
            <w:r w:rsidR="001C5D6D">
              <w:rPr>
                <w:rStyle w:val="Kommentarzeichen"/>
              </w:rPr>
              <w:commentReference w:id="32"/>
            </w:r>
            <w:commentRangeEnd w:id="33"/>
            <w:r w:rsidR="00BF3488">
              <w:rPr>
                <w:rStyle w:val="Kommentarzeichen"/>
              </w:rPr>
              <w:commentReference w:id="33"/>
            </w:r>
          </w:p>
        </w:tc>
        <w:tc>
          <w:tcPr>
            <w:tcW w:w="2410" w:type="dxa"/>
          </w:tcPr>
          <w:p w14:paraId="71952313" w14:textId="77777777" w:rsidR="00247CF9" w:rsidRPr="000F7CC8" w:rsidRDefault="00247CF9" w:rsidP="00D76BDD">
            <w:pPr>
              <w:spacing w:line="276" w:lineRule="auto"/>
              <w:rPr>
                <w:rFonts w:cstheme="minorHAnsi"/>
                <w:color w:val="FF0000"/>
              </w:rPr>
            </w:pPr>
            <w:r w:rsidRPr="00922E37">
              <w:rPr>
                <w:rFonts w:cstheme="minorHAnsi"/>
              </w:rPr>
              <w:t>Diskussion im Plenum</w:t>
            </w:r>
          </w:p>
        </w:tc>
        <w:tc>
          <w:tcPr>
            <w:tcW w:w="3118" w:type="dxa"/>
          </w:tcPr>
          <w:p w14:paraId="016F82C6" w14:textId="7B92E907" w:rsidR="00B712AB" w:rsidRPr="000F7CC8" w:rsidRDefault="00B712AB" w:rsidP="00D76BDD">
            <w:pPr>
              <w:spacing w:line="276" w:lineRule="auto"/>
              <w:rPr>
                <w:rFonts w:cstheme="minorHAnsi"/>
                <w:color w:val="FF0000"/>
              </w:rPr>
            </w:pPr>
          </w:p>
        </w:tc>
      </w:tr>
    </w:tbl>
    <w:p w14:paraId="2BDB851B" w14:textId="77777777" w:rsidR="00653D0C" w:rsidRPr="000F7CC8" w:rsidRDefault="00653D0C">
      <w:pPr>
        <w:rPr>
          <w:rFonts w:cstheme="minorHAnsi"/>
          <w:color w:val="FF0000"/>
          <w:highlight w:val="lightGray"/>
        </w:rPr>
      </w:pPr>
      <w:bookmarkStart w:id="34" w:name="_Hlk139993229"/>
      <w:r w:rsidRPr="000F7CC8">
        <w:rPr>
          <w:rFonts w:cstheme="minorHAnsi"/>
          <w:color w:val="FF0000"/>
          <w:highlight w:val="lightGray"/>
        </w:rPr>
        <w:br w:type="page"/>
      </w:r>
    </w:p>
    <w:bookmarkEnd w:id="34"/>
    <w:p w14:paraId="523CF3FF" w14:textId="77777777" w:rsidR="00927CBD" w:rsidRPr="008663B5" w:rsidRDefault="00927CBD" w:rsidP="00927CBD">
      <w:pPr>
        <w:spacing w:line="276" w:lineRule="auto"/>
        <w:rPr>
          <w:rFonts w:cstheme="minorHAnsi"/>
          <w:color w:val="FF0000"/>
        </w:rPr>
      </w:pPr>
      <w:r w:rsidRPr="008663B5">
        <w:rPr>
          <w:rFonts w:cstheme="minorHAnsi"/>
          <w:color w:val="FF0000"/>
          <w:highlight w:val="lightGray"/>
        </w:rPr>
        <w:lastRenderedPageBreak/>
        <w:t>((Seite 5))</w:t>
      </w:r>
    </w:p>
    <w:p w14:paraId="0769511C" w14:textId="77777777" w:rsidR="00927CBD" w:rsidRDefault="00927CBD" w:rsidP="00927CBD">
      <w:pPr>
        <w:rPr>
          <w:rFonts w:cstheme="minorHAnsi"/>
          <w:b/>
          <w:bCs/>
          <w:sz w:val="28"/>
          <w:szCs w:val="28"/>
        </w:rPr>
      </w:pPr>
      <w:r w:rsidRPr="000C6415">
        <w:rPr>
          <w:rFonts w:cstheme="minorHAnsi"/>
          <w:b/>
          <w:bCs/>
          <w:sz w:val="28"/>
          <w:szCs w:val="28"/>
        </w:rPr>
        <w:t>Über digitale Gesundheitskompetenz</w:t>
      </w:r>
    </w:p>
    <w:p w14:paraId="6E595FFB" w14:textId="77777777" w:rsidR="00927CBD" w:rsidRDefault="00927CBD" w:rsidP="00927CBD">
      <w:pPr>
        <w:rPr>
          <w:rFonts w:cstheme="minorHAnsi"/>
          <w:color w:val="FF0000"/>
        </w:rPr>
      </w:pPr>
      <w:bookmarkStart w:id="35" w:name="_Hlk167196207"/>
      <w:r w:rsidRPr="00D42F70">
        <w:rPr>
          <w:rFonts w:cstheme="minorHAnsi"/>
          <w:b/>
          <w:bCs/>
          <w:sz w:val="28"/>
          <w:szCs w:val="28"/>
        </w:rPr>
        <w:t xml:space="preserve">Komplette Seite </w:t>
      </w:r>
      <w:r>
        <w:rPr>
          <w:rFonts w:cstheme="minorHAnsi"/>
          <w:b/>
          <w:bCs/>
          <w:sz w:val="28"/>
          <w:szCs w:val="28"/>
        </w:rPr>
        <w:t>übernehmen</w:t>
      </w:r>
      <w:r w:rsidRPr="00D42F70">
        <w:rPr>
          <w:rFonts w:cstheme="minorHAnsi"/>
          <w:b/>
          <w:bCs/>
          <w:sz w:val="28"/>
          <w:szCs w:val="28"/>
        </w:rPr>
        <w:t xml:space="preserve"> </w:t>
      </w:r>
      <w:r>
        <w:rPr>
          <w:rFonts w:cstheme="minorHAnsi"/>
          <w:b/>
          <w:bCs/>
          <w:sz w:val="28"/>
          <w:szCs w:val="28"/>
        </w:rPr>
        <w:t>aus finaler Handreichung</w:t>
      </w:r>
      <w:r w:rsidRPr="00D42F70">
        <w:rPr>
          <w:rFonts w:cstheme="minorHAnsi"/>
          <w:b/>
          <w:bCs/>
          <w:sz w:val="28"/>
          <w:szCs w:val="28"/>
        </w:rPr>
        <w:t xml:space="preserve"> "20_DURCHBLICKT_Digitale_Achtsamkeit" S.7</w:t>
      </w:r>
      <w:r w:rsidRPr="00D42F70">
        <w:rPr>
          <w:rFonts w:cstheme="minorHAnsi"/>
          <w:color w:val="FF0000"/>
        </w:rPr>
        <w:t xml:space="preserve"> </w:t>
      </w:r>
    </w:p>
    <w:bookmarkEnd w:id="35"/>
    <w:p w14:paraId="75C424F4" w14:textId="77777777" w:rsidR="00927CBD" w:rsidRDefault="00927CBD" w:rsidP="00927CBD">
      <w:pPr>
        <w:rPr>
          <w:rFonts w:cstheme="minorHAnsi"/>
          <w:color w:val="FF0000"/>
        </w:rPr>
      </w:pPr>
    </w:p>
    <w:p w14:paraId="00CA9FC1" w14:textId="77777777" w:rsidR="00927CBD" w:rsidRDefault="00927CBD" w:rsidP="00927CBD">
      <w:pPr>
        <w:rPr>
          <w:rFonts w:cstheme="minorHAnsi"/>
          <w:color w:val="FF0000"/>
        </w:rPr>
      </w:pPr>
      <w:r w:rsidRPr="00D42F70">
        <w:rPr>
          <w:rFonts w:cstheme="minorHAnsi"/>
          <w:noProof/>
          <w:color w:val="FF0000"/>
        </w:rPr>
        <w:drawing>
          <wp:inline distT="0" distB="0" distL="0" distR="0" wp14:anchorId="785F4D02" wp14:editId="7B1A31C5">
            <wp:extent cx="4740407" cy="6576060"/>
            <wp:effectExtent l="0" t="0" r="3175" b="0"/>
            <wp:docPr id="626692006" name="Grafik 1" descr="Ein Bild, das Text, Screenshot, Brief,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2006" name="Grafik 1" descr="Ein Bild, das Text, Screenshot, Brief, Dokument enthält.&#10;&#10;Automatisch generierte Beschreibung"/>
                    <pic:cNvPicPr/>
                  </pic:nvPicPr>
                  <pic:blipFill>
                    <a:blip r:embed="rId20"/>
                    <a:stretch>
                      <a:fillRect/>
                    </a:stretch>
                  </pic:blipFill>
                  <pic:spPr>
                    <a:xfrm>
                      <a:off x="0" y="0"/>
                      <a:ext cx="4742570" cy="6579061"/>
                    </a:xfrm>
                    <a:prstGeom prst="rect">
                      <a:avLst/>
                    </a:prstGeom>
                  </pic:spPr>
                </pic:pic>
              </a:graphicData>
            </a:graphic>
          </wp:inline>
        </w:drawing>
      </w:r>
    </w:p>
    <w:p w14:paraId="5E23F820" w14:textId="0278ECB6" w:rsidR="00AE3FC0" w:rsidRPr="000F7CC8" w:rsidRDefault="00AE3FC0">
      <w:pPr>
        <w:rPr>
          <w:rFonts w:cstheme="minorHAnsi"/>
          <w:highlight w:val="lightGray"/>
        </w:rPr>
      </w:pPr>
      <w:r w:rsidRPr="000F7CC8">
        <w:rPr>
          <w:rFonts w:cstheme="minorHAnsi"/>
          <w:highlight w:val="lightGray"/>
        </w:rPr>
        <w:br w:type="page"/>
      </w:r>
    </w:p>
    <w:p w14:paraId="3BAF26BC" w14:textId="465585DA" w:rsidR="00BC7959" w:rsidRPr="000F7CC8" w:rsidRDefault="00BC7959" w:rsidP="00BC7959">
      <w:pPr>
        <w:spacing w:line="276" w:lineRule="auto"/>
        <w:rPr>
          <w:rFonts w:cstheme="minorHAnsi"/>
          <w:color w:val="FF0000"/>
        </w:rPr>
      </w:pPr>
      <w:r w:rsidRPr="000F7CC8">
        <w:rPr>
          <w:rFonts w:cstheme="minorHAnsi"/>
          <w:color w:val="FF0000"/>
          <w:highlight w:val="lightGray"/>
        </w:rPr>
        <w:lastRenderedPageBreak/>
        <w:t>((Seite 6))</w:t>
      </w:r>
    </w:p>
    <w:tbl>
      <w:tblPr>
        <w:tblStyle w:val="Tabellenraster"/>
        <w:tblW w:w="9067" w:type="dxa"/>
        <w:tblLook w:val="04A0" w:firstRow="1" w:lastRow="0" w:firstColumn="1" w:lastColumn="0" w:noHBand="0" w:noVBand="1"/>
      </w:tblPr>
      <w:tblGrid>
        <w:gridCol w:w="9067"/>
      </w:tblGrid>
      <w:tr w:rsidR="00BC7959" w:rsidRPr="000F7CC8" w14:paraId="4C58F9FF" w14:textId="77777777" w:rsidTr="0004160C">
        <w:tc>
          <w:tcPr>
            <w:tcW w:w="9067" w:type="dxa"/>
          </w:tcPr>
          <w:p w14:paraId="496DDD34" w14:textId="77777777" w:rsidR="00BC7959" w:rsidRPr="000F7CC8" w:rsidRDefault="00BC7959" w:rsidP="0004160C">
            <w:pPr>
              <w:spacing w:line="276" w:lineRule="auto"/>
              <w:rPr>
                <w:rFonts w:cstheme="minorHAnsi"/>
                <w:b/>
                <w:bCs/>
              </w:rPr>
            </w:pPr>
            <w:r w:rsidRPr="000F7CC8">
              <w:rPr>
                <w:rFonts w:cstheme="minorHAnsi"/>
                <w:b/>
                <w:bCs/>
              </w:rPr>
              <w:t>Lösungen/Erwartungshorizont</w:t>
            </w:r>
          </w:p>
          <w:p w14:paraId="16CBE4BE" w14:textId="77777777" w:rsidR="00BC7959" w:rsidRPr="00AD3F4E" w:rsidRDefault="00BC7959" w:rsidP="0004160C">
            <w:pPr>
              <w:spacing w:line="276" w:lineRule="auto"/>
              <w:rPr>
                <w:rFonts w:cstheme="minorHAnsi"/>
              </w:rPr>
            </w:pPr>
          </w:p>
          <w:p w14:paraId="27130020" w14:textId="77777777" w:rsidR="00BC7959" w:rsidRPr="000F7CC8" w:rsidRDefault="00BC7959" w:rsidP="0004160C">
            <w:pPr>
              <w:spacing w:line="276" w:lineRule="auto"/>
              <w:rPr>
                <w:rFonts w:cstheme="minorHAnsi"/>
                <w:b/>
                <w:bCs/>
                <w:color w:val="FF0000"/>
                <w:sz w:val="26"/>
                <w:szCs w:val="26"/>
              </w:rPr>
            </w:pPr>
            <w:r w:rsidRPr="00AD3F4E">
              <w:rPr>
                <w:rFonts w:cstheme="minorHAnsi"/>
                <w:b/>
                <w:bCs/>
                <w:sz w:val="26"/>
                <w:szCs w:val="26"/>
              </w:rPr>
              <w:t>Einstieg</w:t>
            </w:r>
            <w:r>
              <w:rPr>
                <w:rFonts w:cstheme="minorHAnsi"/>
                <w:b/>
                <w:bCs/>
                <w:sz w:val="26"/>
                <w:szCs w:val="26"/>
              </w:rPr>
              <w:t xml:space="preserve"> </w:t>
            </w:r>
          </w:p>
          <w:p w14:paraId="1EF8A0D2" w14:textId="77777777" w:rsidR="00BC7959" w:rsidRPr="00927CBD" w:rsidRDefault="00BC7959" w:rsidP="0004160C">
            <w:pPr>
              <w:spacing w:line="276" w:lineRule="auto"/>
              <w:rPr>
                <w:rFonts w:cstheme="minorHAnsi"/>
              </w:rPr>
            </w:pPr>
            <w:r w:rsidRPr="00927CBD">
              <w:rPr>
                <w:rFonts w:cstheme="minorHAnsi"/>
              </w:rPr>
              <w:t>Individuelle Antworten der Lernenden</w:t>
            </w:r>
          </w:p>
          <w:p w14:paraId="433E5FEC" w14:textId="77777777" w:rsidR="00BC7959" w:rsidRPr="003B6356" w:rsidRDefault="00BC7959" w:rsidP="0004160C">
            <w:pPr>
              <w:spacing w:line="276" w:lineRule="auto"/>
              <w:rPr>
                <w:rFonts w:cstheme="minorHAnsi"/>
              </w:rPr>
            </w:pPr>
            <w:r w:rsidRPr="003B6356">
              <w:rPr>
                <w:rFonts w:cstheme="minorHAnsi"/>
              </w:rPr>
              <w:t xml:space="preserve">Es soll deutlich werden, dass hier </w:t>
            </w:r>
            <w:r>
              <w:rPr>
                <w:rFonts w:cstheme="minorHAnsi"/>
              </w:rPr>
              <w:t>einige</w:t>
            </w:r>
            <w:r w:rsidRPr="003B6356">
              <w:rPr>
                <w:rFonts w:cstheme="minorHAnsi"/>
              </w:rPr>
              <w:t xml:space="preserve"> Werkzeuge eingesetzt </w:t>
            </w:r>
            <w:r>
              <w:rPr>
                <w:rFonts w:cstheme="minorHAnsi"/>
              </w:rPr>
              <w:t>und verschiedene</w:t>
            </w:r>
            <w:r w:rsidRPr="003B6356">
              <w:rPr>
                <w:rFonts w:cstheme="minorHAnsi"/>
              </w:rPr>
              <w:t xml:space="preserve"> Wege eingeschlagen werden, um Inhalte zu lernen und darzustellen. Auch der kooperative Aspekt soll erwähnt werden.</w:t>
            </w:r>
          </w:p>
          <w:p w14:paraId="4AF2AD16" w14:textId="77777777" w:rsidR="00BC7959" w:rsidRPr="000F7CC8" w:rsidRDefault="00BC7959" w:rsidP="0004160C">
            <w:pPr>
              <w:spacing w:line="276" w:lineRule="auto"/>
              <w:rPr>
                <w:rFonts w:cstheme="minorHAnsi"/>
                <w:color w:val="FF0000"/>
              </w:rPr>
            </w:pPr>
          </w:p>
          <w:p w14:paraId="5AE7025A" w14:textId="77777777" w:rsidR="00BC7959" w:rsidRPr="00AD3F4E" w:rsidRDefault="00BC7959" w:rsidP="0004160C">
            <w:pPr>
              <w:spacing w:line="276" w:lineRule="auto"/>
              <w:rPr>
                <w:rFonts w:cstheme="minorHAnsi"/>
                <w:b/>
                <w:bCs/>
                <w:sz w:val="26"/>
                <w:szCs w:val="26"/>
              </w:rPr>
            </w:pPr>
            <w:r w:rsidRPr="00AD3F4E">
              <w:rPr>
                <w:rFonts w:cstheme="minorHAnsi"/>
                <w:b/>
                <w:bCs/>
                <w:sz w:val="26"/>
                <w:szCs w:val="26"/>
              </w:rPr>
              <w:t>Hinführung zum Thema</w:t>
            </w:r>
          </w:p>
          <w:p w14:paraId="6B521CF8" w14:textId="3F35C7BE" w:rsidR="00BC7959" w:rsidRPr="00F533AF" w:rsidRDefault="00BC7959" w:rsidP="0004160C">
            <w:pPr>
              <w:spacing w:line="276" w:lineRule="auto"/>
              <w:rPr>
                <w:rFonts w:cstheme="minorHAnsi"/>
              </w:rPr>
            </w:pPr>
            <w:r w:rsidRPr="00F533AF">
              <w:rPr>
                <w:rFonts w:cstheme="minorHAnsi"/>
              </w:rPr>
              <w:t>In diesem Abschnitt wird die Alltagsrelevanz des Themas hervorgehoben und bewusst gemacht.</w:t>
            </w:r>
          </w:p>
          <w:p w14:paraId="482E53F9" w14:textId="77777777" w:rsidR="00BC7959" w:rsidRPr="00AD3F4E" w:rsidRDefault="00BC7959" w:rsidP="0004160C">
            <w:pPr>
              <w:spacing w:line="276" w:lineRule="auto"/>
              <w:rPr>
                <w:rFonts w:cstheme="minorHAnsi"/>
                <w:b/>
                <w:bCs/>
              </w:rPr>
            </w:pPr>
          </w:p>
          <w:p w14:paraId="3458574B" w14:textId="77777777" w:rsidR="00BC7959" w:rsidRDefault="00BC7959" w:rsidP="0004160C">
            <w:pPr>
              <w:spacing w:line="276" w:lineRule="auto"/>
              <w:rPr>
                <w:rFonts w:cstheme="minorHAnsi"/>
                <w:b/>
                <w:bCs/>
              </w:rPr>
            </w:pPr>
            <w:r w:rsidRPr="00AD3F4E">
              <w:rPr>
                <w:rFonts w:cstheme="minorHAnsi"/>
                <w:b/>
                <w:bCs/>
              </w:rPr>
              <w:t xml:space="preserve">1. Was bedeutet </w:t>
            </w:r>
            <w:r>
              <w:rPr>
                <w:rFonts w:cstheme="minorHAnsi"/>
                <w:b/>
                <w:bCs/>
              </w:rPr>
              <w:t>L</w:t>
            </w:r>
            <w:r w:rsidRPr="00AD3F4E">
              <w:rPr>
                <w:rFonts w:cstheme="minorHAnsi"/>
                <w:b/>
                <w:bCs/>
              </w:rPr>
              <w:t>ernen</w:t>
            </w:r>
            <w:r>
              <w:rPr>
                <w:rFonts w:cstheme="minorHAnsi"/>
                <w:b/>
                <w:bCs/>
              </w:rPr>
              <w:t xml:space="preserve"> für dich</w:t>
            </w:r>
            <w:r w:rsidRPr="00AD3F4E">
              <w:rPr>
                <w:rFonts w:cstheme="minorHAnsi"/>
                <w:b/>
                <w:bCs/>
              </w:rPr>
              <w:t xml:space="preserve">? </w:t>
            </w:r>
          </w:p>
          <w:p w14:paraId="3C1997F0" w14:textId="28C5BE26" w:rsidR="00BC7959" w:rsidRDefault="00BC7959" w:rsidP="0004160C">
            <w:pPr>
              <w:spacing w:line="276" w:lineRule="auto"/>
              <w:rPr>
                <w:rFonts w:cstheme="minorHAnsi"/>
              </w:rPr>
            </w:pPr>
            <w:r>
              <w:rPr>
                <w:rFonts w:cstheme="minorHAnsi"/>
              </w:rPr>
              <w:t xml:space="preserve">Die Lehrkraft </w:t>
            </w:r>
            <w:r w:rsidRPr="00F533AF">
              <w:rPr>
                <w:rFonts w:cstheme="minorHAnsi"/>
              </w:rPr>
              <w:t xml:space="preserve">lässt sich Definitionsversuche von den </w:t>
            </w:r>
            <w:r>
              <w:rPr>
                <w:rFonts w:cstheme="minorHAnsi"/>
              </w:rPr>
              <w:t>Lernenden</w:t>
            </w:r>
            <w:r w:rsidRPr="00F533AF">
              <w:rPr>
                <w:rFonts w:cstheme="minorHAnsi"/>
              </w:rPr>
              <w:t xml:space="preserve"> geben und formuliert </w:t>
            </w:r>
            <w:r w:rsidR="0078729F">
              <w:rPr>
                <w:rFonts w:cstheme="minorHAnsi"/>
              </w:rPr>
              <w:t>anschließe</w:t>
            </w:r>
            <w:r w:rsidR="005A2E2E">
              <w:rPr>
                <w:rFonts w:cstheme="minorHAnsi"/>
              </w:rPr>
              <w:t>nd</w:t>
            </w:r>
            <w:r w:rsidR="0078729F">
              <w:rPr>
                <w:rFonts w:cstheme="minorHAnsi"/>
              </w:rPr>
              <w:t xml:space="preserve"> </w:t>
            </w:r>
            <w:r w:rsidRPr="00F533AF">
              <w:rPr>
                <w:rFonts w:cstheme="minorHAnsi"/>
              </w:rPr>
              <w:t xml:space="preserve">eine einfache Definition von </w:t>
            </w:r>
            <w:r w:rsidR="00E84F4F">
              <w:rPr>
                <w:rFonts w:cstheme="minorHAnsi"/>
              </w:rPr>
              <w:t>„</w:t>
            </w:r>
            <w:r w:rsidRPr="00F533AF">
              <w:rPr>
                <w:rFonts w:cstheme="minorHAnsi"/>
              </w:rPr>
              <w:t>Lernen</w:t>
            </w:r>
            <w:r w:rsidR="00E84F4F">
              <w:rPr>
                <w:rFonts w:cstheme="minorHAnsi"/>
              </w:rPr>
              <w:t>“</w:t>
            </w:r>
            <w:r>
              <w:rPr>
                <w:rFonts w:cstheme="minorHAnsi"/>
              </w:rPr>
              <w:t xml:space="preserve">. </w:t>
            </w:r>
          </w:p>
          <w:p w14:paraId="3CE694CD" w14:textId="3D67D85B" w:rsidR="00BC7959" w:rsidRPr="004A5DF0" w:rsidRDefault="00BC7959" w:rsidP="0004160C">
            <w:pPr>
              <w:spacing w:line="276" w:lineRule="auto"/>
              <w:rPr>
                <w:rFonts w:cstheme="minorHAnsi"/>
              </w:rPr>
            </w:pPr>
            <w:r w:rsidRPr="00553097">
              <w:rPr>
                <w:rFonts w:cstheme="minorHAnsi"/>
                <w:b/>
                <w:bCs/>
              </w:rPr>
              <w:t>Vorschlag:</w:t>
            </w:r>
            <w:r>
              <w:rPr>
                <w:rFonts w:cstheme="minorHAnsi"/>
              </w:rPr>
              <w:t xml:space="preserve"> </w:t>
            </w:r>
            <w:r w:rsidRPr="00F533AF">
              <w:rPr>
                <w:rFonts w:cstheme="minorHAnsi"/>
                <w:color w:val="2E2F30"/>
                <w:shd w:val="clear" w:color="auto" w:fill="FFFFFF"/>
              </w:rPr>
              <w:t>L</w:t>
            </w:r>
            <w:r w:rsidRPr="004A5DF0">
              <w:rPr>
                <w:rFonts w:cstheme="minorHAnsi"/>
              </w:rPr>
              <w:t xml:space="preserve">ernen bedeutet, dass man sich neues Wissen und neue Fähigkeiten aneignet. Durchs Lernen kann man Dinge, die man vorher nicht konnte, oder </w:t>
            </w:r>
            <w:r w:rsidR="0078729F">
              <w:rPr>
                <w:rFonts w:cstheme="minorHAnsi"/>
              </w:rPr>
              <w:t xml:space="preserve">man </w:t>
            </w:r>
            <w:r w:rsidRPr="004A5DF0">
              <w:rPr>
                <w:rFonts w:cstheme="minorHAnsi"/>
              </w:rPr>
              <w:t>weiß Sachen, die man vorher nicht wusste.</w:t>
            </w:r>
          </w:p>
          <w:p w14:paraId="3A1B732D" w14:textId="77777777" w:rsidR="00C4185B" w:rsidRDefault="00C4185B" w:rsidP="00C4185B">
            <w:pPr>
              <w:spacing w:line="276" w:lineRule="auto"/>
              <w:rPr>
                <w:rFonts w:cstheme="minorHAnsi"/>
              </w:rPr>
            </w:pPr>
          </w:p>
          <w:p w14:paraId="4A1E5B71" w14:textId="77777777" w:rsidR="00C4185B" w:rsidRDefault="00C4185B" w:rsidP="00C4185B">
            <w:pPr>
              <w:spacing w:line="276" w:lineRule="auto"/>
              <w:rPr>
                <w:rFonts w:cstheme="minorHAnsi"/>
                <w:b/>
                <w:bCs/>
              </w:rPr>
            </w:pPr>
            <w:r>
              <w:rPr>
                <w:rFonts w:cstheme="minorHAnsi"/>
                <w:b/>
                <w:bCs/>
              </w:rPr>
              <w:t>2</w:t>
            </w:r>
            <w:r w:rsidRPr="00AD3F4E">
              <w:rPr>
                <w:rFonts w:cstheme="minorHAnsi"/>
                <w:b/>
                <w:bCs/>
              </w:rPr>
              <w:t xml:space="preserve">. Wie lernst du? </w:t>
            </w:r>
          </w:p>
          <w:p w14:paraId="09A6CC94" w14:textId="77777777" w:rsidR="00C4185B" w:rsidRDefault="00C4185B" w:rsidP="00C4185B">
            <w:pPr>
              <w:spacing w:line="276" w:lineRule="auto"/>
              <w:rPr>
                <w:rFonts w:cstheme="minorHAnsi"/>
              </w:rPr>
            </w:pPr>
            <w:r>
              <w:rPr>
                <w:rFonts w:cstheme="minorHAnsi"/>
              </w:rPr>
              <w:t xml:space="preserve">Mit dieser einleitenden Frage wird die Aufmerksamkeit der Lernenden von „Was?“ auf das „Wie?“ gelenkt. Anknüpfend an den Bereich „zu Hause / Freizeit“ aus Frage 1 greift die Lehrkraft Antworten auf und stellt nun die Frage nach dem „Wie?“ des Lernens und erweitert die Antworten der Lernenden in der bereits angelegten Ideenblase an der Tafel. </w:t>
            </w:r>
          </w:p>
          <w:p w14:paraId="5F030B07" w14:textId="77777777" w:rsidR="00C4185B" w:rsidRDefault="00C4185B" w:rsidP="00C4185B">
            <w:pPr>
              <w:spacing w:line="276" w:lineRule="auto"/>
              <w:rPr>
                <w:rFonts w:cstheme="minorHAnsi"/>
              </w:rPr>
            </w:pPr>
          </w:p>
          <w:p w14:paraId="12CAED67" w14:textId="77777777" w:rsidR="00C4185B" w:rsidRDefault="00C4185B" w:rsidP="00C4185B">
            <w:pPr>
              <w:spacing w:line="276" w:lineRule="auto"/>
              <w:rPr>
                <w:rFonts w:cstheme="minorHAnsi"/>
                <w:b/>
                <w:bCs/>
              </w:rPr>
            </w:pPr>
            <w:r w:rsidRPr="00AB450F">
              <w:rPr>
                <w:rFonts w:cstheme="minorHAnsi"/>
                <w:b/>
                <w:bCs/>
              </w:rPr>
              <w:t>Anregungen für Wie-Fragen:</w:t>
            </w:r>
          </w:p>
          <w:p w14:paraId="0E024470" w14:textId="77777777" w:rsidR="00C4185B" w:rsidRDefault="00C4185B" w:rsidP="00C4185B">
            <w:pPr>
              <w:spacing w:line="276" w:lineRule="auto"/>
              <w:rPr>
                <w:rFonts w:cstheme="minorHAnsi"/>
              </w:rPr>
            </w:pPr>
            <w:r w:rsidRPr="00407331">
              <w:rPr>
                <w:rFonts w:cstheme="minorHAnsi"/>
              </w:rPr>
              <w:t>Wie hast du Radfahren gelernt? (</w:t>
            </w:r>
            <w:r>
              <w:rPr>
                <w:rFonts w:cstheme="minorHAnsi"/>
              </w:rPr>
              <w:t>a</w:t>
            </w:r>
            <w:r w:rsidRPr="00407331">
              <w:rPr>
                <w:rFonts w:cstheme="minorHAnsi"/>
              </w:rPr>
              <w:t>usprobieren</w:t>
            </w:r>
            <w:r>
              <w:rPr>
                <w:rFonts w:cstheme="minorHAnsi"/>
              </w:rPr>
              <w:t xml:space="preserve"> / nachmachen</w:t>
            </w:r>
            <w:r w:rsidRPr="00407331">
              <w:rPr>
                <w:rFonts w:cstheme="minorHAnsi"/>
              </w:rPr>
              <w:t>)</w:t>
            </w:r>
          </w:p>
          <w:p w14:paraId="08084320" w14:textId="77777777" w:rsidR="00C4185B" w:rsidRDefault="00C4185B" w:rsidP="00C4185B">
            <w:pPr>
              <w:spacing w:line="276" w:lineRule="auto"/>
              <w:rPr>
                <w:rFonts w:cstheme="minorHAnsi"/>
              </w:rPr>
            </w:pPr>
            <w:r w:rsidRPr="00407331">
              <w:rPr>
                <w:rFonts w:cstheme="minorHAnsi"/>
              </w:rPr>
              <w:t>Wie hast du Lesen gelernt</w:t>
            </w:r>
            <w:r>
              <w:rPr>
                <w:rFonts w:cstheme="minorHAnsi"/>
              </w:rPr>
              <w:t>?</w:t>
            </w:r>
            <w:r w:rsidRPr="00407331">
              <w:rPr>
                <w:rFonts w:cstheme="minorHAnsi"/>
              </w:rPr>
              <w:t xml:space="preserve"> </w:t>
            </w:r>
            <w:r>
              <w:rPr>
                <w:rFonts w:cstheme="minorHAnsi"/>
              </w:rPr>
              <w:t>(Schritt-für-Schritt, zuerst Buchstaben, danach erste Wörter, dann Bücher)</w:t>
            </w:r>
          </w:p>
          <w:p w14:paraId="4003CC36" w14:textId="77777777" w:rsidR="00C4185B" w:rsidRDefault="00C4185B" w:rsidP="00C4185B">
            <w:pPr>
              <w:spacing w:line="276" w:lineRule="auto"/>
              <w:rPr>
                <w:rFonts w:cstheme="minorHAnsi"/>
              </w:rPr>
            </w:pPr>
            <w:r w:rsidRPr="00407331">
              <w:rPr>
                <w:rFonts w:cstheme="minorHAnsi"/>
              </w:rPr>
              <w:t>Wieso könnt ihr alle so gut Plus-Rechn</w:t>
            </w:r>
            <w:r>
              <w:rPr>
                <w:rFonts w:cstheme="minorHAnsi"/>
              </w:rPr>
              <w:t>ung</w:t>
            </w:r>
            <w:r w:rsidRPr="00407331">
              <w:rPr>
                <w:rFonts w:cstheme="minorHAnsi"/>
              </w:rPr>
              <w:t>en? (</w:t>
            </w:r>
            <w:r>
              <w:rPr>
                <w:rFonts w:cstheme="minorHAnsi"/>
              </w:rPr>
              <w:t>ü</w:t>
            </w:r>
            <w:r w:rsidRPr="00407331">
              <w:rPr>
                <w:rFonts w:cstheme="minorHAnsi"/>
              </w:rPr>
              <w:t>ben</w:t>
            </w:r>
            <w:r>
              <w:rPr>
                <w:rFonts w:cstheme="minorHAnsi"/>
              </w:rPr>
              <w:t xml:space="preserve"> </w:t>
            </w:r>
            <w:r w:rsidRPr="00407331">
              <w:rPr>
                <w:rFonts w:cstheme="minorHAnsi"/>
              </w:rPr>
              <w:t>/</w:t>
            </w:r>
            <w:r>
              <w:rPr>
                <w:rFonts w:cstheme="minorHAnsi"/>
              </w:rPr>
              <w:t xml:space="preserve"> Spiele in einer </w:t>
            </w:r>
            <w:r w:rsidRPr="00407331">
              <w:rPr>
                <w:rFonts w:cstheme="minorHAnsi"/>
              </w:rPr>
              <w:t>App)</w:t>
            </w:r>
          </w:p>
          <w:p w14:paraId="6CBE0630" w14:textId="77777777" w:rsidR="00C4185B" w:rsidRDefault="00C4185B" w:rsidP="00C4185B">
            <w:pPr>
              <w:spacing w:line="276" w:lineRule="auto"/>
              <w:rPr>
                <w:rFonts w:cstheme="minorHAnsi"/>
              </w:rPr>
            </w:pPr>
            <w:r w:rsidRPr="00407331">
              <w:rPr>
                <w:rFonts w:cstheme="minorHAnsi"/>
              </w:rPr>
              <w:t>Wie kannst du herausfinden, wie Magnete funktionieren? (</w:t>
            </w:r>
            <w:r>
              <w:rPr>
                <w:rFonts w:cstheme="minorHAnsi"/>
              </w:rPr>
              <w:t>t</w:t>
            </w:r>
            <w:r w:rsidRPr="00407331">
              <w:rPr>
                <w:rFonts w:cstheme="minorHAnsi"/>
              </w:rPr>
              <w:t>un</w:t>
            </w:r>
            <w:r>
              <w:rPr>
                <w:rFonts w:cstheme="minorHAnsi"/>
              </w:rPr>
              <w:t xml:space="preserve"> </w:t>
            </w:r>
            <w:r w:rsidRPr="00407331">
              <w:rPr>
                <w:rFonts w:cstheme="minorHAnsi"/>
              </w:rPr>
              <w:t>/</w:t>
            </w:r>
            <w:r>
              <w:rPr>
                <w:rFonts w:cstheme="minorHAnsi"/>
              </w:rPr>
              <w:t xml:space="preserve"> m</w:t>
            </w:r>
            <w:r w:rsidRPr="00407331">
              <w:rPr>
                <w:rFonts w:cstheme="minorHAnsi"/>
              </w:rPr>
              <w:t>achen</w:t>
            </w:r>
            <w:r>
              <w:rPr>
                <w:rFonts w:cstheme="minorHAnsi"/>
              </w:rPr>
              <w:t xml:space="preserve"> </w:t>
            </w:r>
            <w:r w:rsidRPr="00407331">
              <w:rPr>
                <w:rFonts w:cstheme="minorHAnsi"/>
              </w:rPr>
              <w:t>/</w:t>
            </w:r>
            <w:r>
              <w:rPr>
                <w:rFonts w:cstheme="minorHAnsi"/>
              </w:rPr>
              <w:t xml:space="preserve"> e</w:t>
            </w:r>
            <w:r w:rsidRPr="00407331">
              <w:rPr>
                <w:rFonts w:cstheme="minorHAnsi"/>
              </w:rPr>
              <w:t>xperiment</w:t>
            </w:r>
            <w:r>
              <w:rPr>
                <w:rFonts w:cstheme="minorHAnsi"/>
              </w:rPr>
              <w:t>ieren</w:t>
            </w:r>
            <w:r w:rsidRPr="00407331">
              <w:rPr>
                <w:rFonts w:cstheme="minorHAnsi"/>
              </w:rPr>
              <w:t>)</w:t>
            </w:r>
          </w:p>
          <w:p w14:paraId="51003FB8" w14:textId="77777777" w:rsidR="00C4185B" w:rsidRDefault="00C4185B" w:rsidP="00C4185B">
            <w:pPr>
              <w:spacing w:line="276" w:lineRule="auto"/>
              <w:rPr>
                <w:rFonts w:cstheme="minorHAnsi"/>
              </w:rPr>
            </w:pPr>
            <w:r w:rsidRPr="00407331">
              <w:rPr>
                <w:rFonts w:cstheme="minorHAnsi"/>
              </w:rPr>
              <w:t>Wie kannst du etwas darüber lernen, wie Pflanzen wachsen</w:t>
            </w:r>
            <w:r>
              <w:rPr>
                <w:rFonts w:cstheme="minorHAnsi"/>
              </w:rPr>
              <w:t>?</w:t>
            </w:r>
            <w:r w:rsidRPr="00407331">
              <w:rPr>
                <w:rFonts w:cstheme="minorHAnsi"/>
              </w:rPr>
              <w:t xml:space="preserve"> (</w:t>
            </w:r>
            <w:r>
              <w:rPr>
                <w:rFonts w:cstheme="minorHAnsi"/>
              </w:rPr>
              <w:t>t</w:t>
            </w:r>
            <w:r w:rsidRPr="00407331">
              <w:rPr>
                <w:rFonts w:cstheme="minorHAnsi"/>
              </w:rPr>
              <w:t>un</w:t>
            </w:r>
            <w:r>
              <w:rPr>
                <w:rFonts w:cstheme="minorHAnsi"/>
              </w:rPr>
              <w:t xml:space="preserve"> </w:t>
            </w:r>
            <w:r w:rsidRPr="00407331">
              <w:rPr>
                <w:rFonts w:cstheme="minorHAnsi"/>
              </w:rPr>
              <w:t>/</w:t>
            </w:r>
            <w:r>
              <w:rPr>
                <w:rFonts w:cstheme="minorHAnsi"/>
              </w:rPr>
              <w:t xml:space="preserve"> m</w:t>
            </w:r>
            <w:r w:rsidRPr="00407331">
              <w:rPr>
                <w:rFonts w:cstheme="minorHAnsi"/>
              </w:rPr>
              <w:t>achen</w:t>
            </w:r>
            <w:r>
              <w:rPr>
                <w:rFonts w:cstheme="minorHAnsi"/>
              </w:rPr>
              <w:t xml:space="preserve"> </w:t>
            </w:r>
            <w:r w:rsidRPr="00407331">
              <w:rPr>
                <w:rFonts w:cstheme="minorHAnsi"/>
              </w:rPr>
              <w:t>/</w:t>
            </w:r>
            <w:r>
              <w:rPr>
                <w:rFonts w:cstheme="minorHAnsi"/>
              </w:rPr>
              <w:t xml:space="preserve"> </w:t>
            </w:r>
            <w:r w:rsidRPr="00407331">
              <w:rPr>
                <w:rFonts w:cstheme="minorHAnsi"/>
              </w:rPr>
              <w:t>Projekt</w:t>
            </w:r>
            <w:r>
              <w:rPr>
                <w:rFonts w:cstheme="minorHAnsi"/>
              </w:rPr>
              <w:t xml:space="preserve"> in der Schule</w:t>
            </w:r>
            <w:r w:rsidRPr="00407331">
              <w:rPr>
                <w:rFonts w:cstheme="minorHAnsi"/>
              </w:rPr>
              <w:t xml:space="preserve">) </w:t>
            </w:r>
          </w:p>
          <w:p w14:paraId="11995F6C" w14:textId="77777777" w:rsidR="00C4185B" w:rsidRDefault="00C4185B" w:rsidP="00C4185B">
            <w:pPr>
              <w:spacing w:line="276" w:lineRule="auto"/>
              <w:rPr>
                <w:rFonts w:cstheme="minorHAnsi"/>
              </w:rPr>
            </w:pPr>
            <w:r w:rsidRPr="00407331">
              <w:rPr>
                <w:rFonts w:cstheme="minorHAnsi"/>
              </w:rPr>
              <w:t>Wie kannst du lernen, einen Kuchen zu backen oder dein Lieblingsgericht zu kochen</w:t>
            </w:r>
            <w:r>
              <w:rPr>
                <w:rFonts w:cstheme="minorHAnsi"/>
              </w:rPr>
              <w:t>?</w:t>
            </w:r>
            <w:r w:rsidRPr="00407331">
              <w:rPr>
                <w:rFonts w:cstheme="minorHAnsi"/>
              </w:rPr>
              <w:t xml:space="preserve"> (</w:t>
            </w:r>
            <w:r>
              <w:rPr>
                <w:rFonts w:cstheme="minorHAnsi"/>
              </w:rPr>
              <w:t>z</w:t>
            </w:r>
            <w:r w:rsidRPr="00407331">
              <w:rPr>
                <w:rFonts w:cstheme="minorHAnsi"/>
              </w:rPr>
              <w:t>uschauen</w:t>
            </w:r>
            <w:r>
              <w:rPr>
                <w:rFonts w:cstheme="minorHAnsi"/>
              </w:rPr>
              <w:t xml:space="preserve"> </w:t>
            </w:r>
            <w:r w:rsidRPr="00407331">
              <w:rPr>
                <w:rFonts w:cstheme="minorHAnsi"/>
              </w:rPr>
              <w:t>/</w:t>
            </w:r>
            <w:r>
              <w:rPr>
                <w:rFonts w:cstheme="minorHAnsi"/>
              </w:rPr>
              <w:t xml:space="preserve"> </w:t>
            </w:r>
            <w:r w:rsidRPr="00407331">
              <w:rPr>
                <w:rFonts w:cstheme="minorHAnsi"/>
              </w:rPr>
              <w:t xml:space="preserve">Video </w:t>
            </w:r>
            <w:r>
              <w:rPr>
                <w:rFonts w:cstheme="minorHAnsi"/>
              </w:rPr>
              <w:t>anschauen /</w:t>
            </w:r>
            <w:r w:rsidRPr="00407331">
              <w:rPr>
                <w:rFonts w:cstheme="minorHAnsi"/>
              </w:rPr>
              <w:t xml:space="preserve"> </w:t>
            </w:r>
            <w:r>
              <w:rPr>
                <w:rFonts w:cstheme="minorHAnsi"/>
              </w:rPr>
              <w:t>mit den Eltern ausprobieren</w:t>
            </w:r>
            <w:r w:rsidRPr="00407331">
              <w:rPr>
                <w:rFonts w:cstheme="minorHAnsi"/>
              </w:rPr>
              <w:t xml:space="preserve">) </w:t>
            </w:r>
          </w:p>
          <w:p w14:paraId="43EE6316" w14:textId="77777777" w:rsidR="00C4185B" w:rsidRPr="00407331" w:rsidRDefault="00C4185B" w:rsidP="00C4185B">
            <w:pPr>
              <w:spacing w:line="276" w:lineRule="auto"/>
              <w:rPr>
                <w:rFonts w:cstheme="minorHAnsi"/>
              </w:rPr>
            </w:pPr>
            <w:r w:rsidRPr="00407331">
              <w:rPr>
                <w:rFonts w:cstheme="minorHAnsi"/>
              </w:rPr>
              <w:t xml:space="preserve">Wie </w:t>
            </w:r>
            <w:r>
              <w:rPr>
                <w:rFonts w:cstheme="minorHAnsi"/>
              </w:rPr>
              <w:t xml:space="preserve">kannst </w:t>
            </w:r>
            <w:r w:rsidRPr="00407331">
              <w:rPr>
                <w:rFonts w:cstheme="minorHAnsi"/>
              </w:rPr>
              <w:t xml:space="preserve">du eine Sprache </w:t>
            </w:r>
            <w:r>
              <w:rPr>
                <w:rFonts w:cstheme="minorHAnsi"/>
              </w:rPr>
              <w:t xml:space="preserve">lernen? </w:t>
            </w:r>
            <w:r w:rsidRPr="00407331">
              <w:rPr>
                <w:rFonts w:cstheme="minorHAnsi"/>
              </w:rPr>
              <w:t>(</w:t>
            </w:r>
            <w:r>
              <w:rPr>
                <w:rFonts w:cstheme="minorHAnsi"/>
              </w:rPr>
              <w:t>h</w:t>
            </w:r>
            <w:r w:rsidRPr="00407331">
              <w:rPr>
                <w:rFonts w:cstheme="minorHAnsi"/>
              </w:rPr>
              <w:t>ören</w:t>
            </w:r>
            <w:r>
              <w:rPr>
                <w:rFonts w:cstheme="minorHAnsi"/>
              </w:rPr>
              <w:t xml:space="preserve"> </w:t>
            </w:r>
            <w:r w:rsidRPr="00407331">
              <w:rPr>
                <w:rFonts w:cstheme="minorHAnsi"/>
              </w:rPr>
              <w:t>/</w:t>
            </w:r>
            <w:r>
              <w:rPr>
                <w:rFonts w:cstheme="minorHAnsi"/>
              </w:rPr>
              <w:t xml:space="preserve"> s</w:t>
            </w:r>
            <w:r w:rsidRPr="00407331">
              <w:rPr>
                <w:rFonts w:cstheme="minorHAnsi"/>
              </w:rPr>
              <w:t>prechen</w:t>
            </w:r>
            <w:r>
              <w:rPr>
                <w:rFonts w:cstheme="minorHAnsi"/>
              </w:rPr>
              <w:t xml:space="preserve"> / mit einer App ausprobieren / spielen</w:t>
            </w:r>
            <w:r w:rsidRPr="00407331">
              <w:rPr>
                <w:rFonts w:cstheme="minorHAnsi"/>
              </w:rPr>
              <w:t>)</w:t>
            </w:r>
          </w:p>
          <w:p w14:paraId="2B5C2D51" w14:textId="77777777" w:rsidR="00C4185B" w:rsidRDefault="00C4185B" w:rsidP="00C4185B">
            <w:pPr>
              <w:spacing w:line="276" w:lineRule="auto"/>
              <w:rPr>
                <w:rFonts w:cstheme="minorHAnsi"/>
              </w:rPr>
            </w:pPr>
          </w:p>
          <w:p w14:paraId="0A434C9A" w14:textId="0B806F27" w:rsidR="00C4185B" w:rsidRDefault="00C4185B" w:rsidP="00C4185B">
            <w:pPr>
              <w:spacing w:line="276" w:lineRule="auto"/>
              <w:rPr>
                <w:rFonts w:cstheme="minorHAnsi"/>
              </w:rPr>
            </w:pPr>
            <w:r>
              <w:rPr>
                <w:rFonts w:cstheme="minorHAnsi"/>
              </w:rPr>
              <w:t>Die Lehrkraft weist darauf hin, dass es sehr</w:t>
            </w:r>
            <w:r w:rsidRPr="00407331">
              <w:rPr>
                <w:rFonts w:cstheme="minorHAnsi"/>
              </w:rPr>
              <w:t xml:space="preserve"> viele Wege</w:t>
            </w:r>
            <w:r>
              <w:rPr>
                <w:rFonts w:cstheme="minorHAnsi"/>
              </w:rPr>
              <w:t xml:space="preserve"> gibt</w:t>
            </w:r>
            <w:r w:rsidRPr="00407331">
              <w:rPr>
                <w:rFonts w:cstheme="minorHAnsi"/>
              </w:rPr>
              <w:t xml:space="preserve">, etwas Neues zu lernen. Manche Werkzeuge zum Lernen benutzen wir schon sehr lange </w:t>
            </w:r>
            <w:r>
              <w:rPr>
                <w:rFonts w:cstheme="minorHAnsi"/>
              </w:rPr>
              <w:t xml:space="preserve">(ausprobieren, Bücher lesen, üben) </w:t>
            </w:r>
            <w:r w:rsidRPr="00407331">
              <w:rPr>
                <w:rFonts w:cstheme="minorHAnsi"/>
              </w:rPr>
              <w:t xml:space="preserve">und manche Lernwerkzeuge sind recht neu. Oft spricht man dabei von </w:t>
            </w:r>
            <w:r>
              <w:rPr>
                <w:rFonts w:cstheme="minorHAnsi"/>
              </w:rPr>
              <w:t>„M</w:t>
            </w:r>
            <w:r w:rsidRPr="00407331">
              <w:rPr>
                <w:rFonts w:cstheme="minorHAnsi"/>
              </w:rPr>
              <w:t>edien</w:t>
            </w:r>
            <w:r>
              <w:rPr>
                <w:rFonts w:cstheme="minorHAnsi"/>
              </w:rPr>
              <w:t>“</w:t>
            </w:r>
            <w:r w:rsidRPr="00407331">
              <w:rPr>
                <w:rFonts w:cstheme="minorHAnsi"/>
              </w:rPr>
              <w:t>.</w:t>
            </w:r>
          </w:p>
          <w:p w14:paraId="74E7424E" w14:textId="77777777" w:rsidR="00BC7959" w:rsidRPr="00F533AF" w:rsidRDefault="00BC7959" w:rsidP="0004160C">
            <w:pPr>
              <w:spacing w:line="276" w:lineRule="auto"/>
              <w:rPr>
                <w:rFonts w:cstheme="minorHAnsi"/>
              </w:rPr>
            </w:pPr>
          </w:p>
          <w:p w14:paraId="66E78F43" w14:textId="5EA1A9D5" w:rsidR="00BC7959" w:rsidRPr="00F533AF" w:rsidRDefault="00C4185B" w:rsidP="0004160C">
            <w:pPr>
              <w:spacing w:line="276" w:lineRule="auto"/>
              <w:rPr>
                <w:rFonts w:cstheme="minorHAnsi"/>
                <w:b/>
                <w:bCs/>
              </w:rPr>
            </w:pPr>
            <w:r>
              <w:rPr>
                <w:rFonts w:cstheme="minorHAnsi"/>
                <w:b/>
                <w:bCs/>
              </w:rPr>
              <w:t>3</w:t>
            </w:r>
            <w:r w:rsidR="00BC7959">
              <w:rPr>
                <w:rFonts w:cstheme="minorHAnsi"/>
                <w:b/>
                <w:bCs/>
              </w:rPr>
              <w:t xml:space="preserve">. </w:t>
            </w:r>
            <w:r w:rsidR="00BC7959" w:rsidRPr="00F533AF">
              <w:rPr>
                <w:rFonts w:cstheme="minorHAnsi"/>
                <w:b/>
                <w:bCs/>
              </w:rPr>
              <w:t xml:space="preserve">Was hast du zuletzt gelernt? </w:t>
            </w:r>
          </w:p>
          <w:p w14:paraId="5C6FF0F4" w14:textId="5B0AC534" w:rsidR="00BC7959" w:rsidRDefault="00BC7959" w:rsidP="0004160C">
            <w:pPr>
              <w:spacing w:line="276" w:lineRule="auto"/>
              <w:rPr>
                <w:rFonts w:cstheme="minorHAnsi"/>
              </w:rPr>
            </w:pPr>
            <w:r>
              <w:rPr>
                <w:rFonts w:cstheme="minorHAnsi"/>
              </w:rPr>
              <w:t>Die Antworten werden in einer Ideenblase festgehalten (siehe Gestaltung und Anregungen im Anhang 1). Die Lehrkraft startet mit der Kategorie „Schule“ und sammelt die Antworten der Lernenden. Hier erwähnen die Kinder z. B. die letzten Inhalte, die im Unterricht in den verschiedenen Fächern oder Projekten behandelt wurden. Die Lehrkraft geht zur Kategorie „</w:t>
            </w:r>
            <w:r w:rsidR="00666EA4">
              <w:rPr>
                <w:rFonts w:cstheme="minorHAnsi"/>
              </w:rPr>
              <w:t>z</w:t>
            </w:r>
            <w:r>
              <w:rPr>
                <w:rFonts w:cstheme="minorHAnsi"/>
              </w:rPr>
              <w:t xml:space="preserve">u </w:t>
            </w:r>
            <w:r w:rsidR="00666EA4">
              <w:rPr>
                <w:rFonts w:cstheme="minorHAnsi"/>
              </w:rPr>
              <w:lastRenderedPageBreak/>
              <w:t>H</w:t>
            </w:r>
            <w:r>
              <w:rPr>
                <w:rFonts w:cstheme="minorHAnsi"/>
              </w:rPr>
              <w:t xml:space="preserve">ause / Freizeit“ über. </w:t>
            </w:r>
            <w:r w:rsidRPr="007016E7">
              <w:rPr>
                <w:rFonts w:cstheme="minorHAnsi"/>
              </w:rPr>
              <w:t xml:space="preserve">Die von den Lernenden erwarteten Antworten können von handwerklichen Tätigkeiten über sportliche Aktivitäten bis hin zu kreativen Tätigkeiten und </w:t>
            </w:r>
            <w:r w:rsidR="00E84F4F">
              <w:rPr>
                <w:rFonts w:cstheme="minorHAnsi"/>
              </w:rPr>
              <w:t>„</w:t>
            </w:r>
            <w:r w:rsidRPr="007016E7">
              <w:rPr>
                <w:rFonts w:cstheme="minorHAnsi"/>
              </w:rPr>
              <w:t>Life Skills</w:t>
            </w:r>
            <w:r w:rsidR="00E84F4F">
              <w:rPr>
                <w:rFonts w:cstheme="minorHAnsi"/>
              </w:rPr>
              <w:t>“</w:t>
            </w:r>
            <w:r w:rsidRPr="007016E7">
              <w:rPr>
                <w:rFonts w:cstheme="minorHAnsi"/>
              </w:rPr>
              <w:t xml:space="preserve"> reichen</w:t>
            </w:r>
            <w:r>
              <w:rPr>
                <w:rFonts w:cstheme="minorHAnsi"/>
              </w:rPr>
              <w:t xml:space="preserve">. </w:t>
            </w:r>
          </w:p>
          <w:p w14:paraId="4D7BA4E5" w14:textId="77777777" w:rsidR="00BC7959" w:rsidRDefault="00BC7959" w:rsidP="0004160C">
            <w:pPr>
              <w:spacing w:line="276" w:lineRule="auto"/>
              <w:rPr>
                <w:rFonts w:cstheme="minorHAnsi"/>
              </w:rPr>
            </w:pPr>
          </w:p>
          <w:p w14:paraId="1B71C062" w14:textId="1AC8E385" w:rsidR="00BC7959" w:rsidRDefault="00BC7959" w:rsidP="0004160C">
            <w:pPr>
              <w:spacing w:line="276" w:lineRule="auto"/>
              <w:rPr>
                <w:rFonts w:cstheme="minorHAnsi"/>
              </w:rPr>
            </w:pPr>
            <w:r>
              <w:rPr>
                <w:rFonts w:cstheme="minorHAnsi"/>
              </w:rPr>
              <w:t>Um auf das Thema „Gesundheit“ vorzubereiten</w:t>
            </w:r>
            <w:r w:rsidR="003C5BDA">
              <w:rPr>
                <w:rFonts w:cstheme="minorHAnsi"/>
              </w:rPr>
              <w:t>,</w:t>
            </w:r>
            <w:r>
              <w:rPr>
                <w:rFonts w:cstheme="minorHAnsi"/>
              </w:rPr>
              <w:t xml:space="preserve"> soll die Lehrkraft auch nachfragen – falls nicht in der vorherigen Phase geschehen – </w:t>
            </w:r>
            <w:commentRangeStart w:id="36"/>
            <w:r>
              <w:rPr>
                <w:rFonts w:cstheme="minorHAnsi"/>
              </w:rPr>
              <w:t xml:space="preserve">wer </w:t>
            </w:r>
            <w:r w:rsidR="003A5150">
              <w:rPr>
                <w:rFonts w:cstheme="minorHAnsi"/>
              </w:rPr>
              <w:t xml:space="preserve">in letzter Zeit </w:t>
            </w:r>
            <w:r>
              <w:rPr>
                <w:rFonts w:cstheme="minorHAnsi"/>
              </w:rPr>
              <w:t xml:space="preserve">eine neue Sportart gelernt hat, wer </w:t>
            </w:r>
            <w:r w:rsidR="003A5150">
              <w:rPr>
                <w:rFonts w:cstheme="minorHAnsi"/>
              </w:rPr>
              <w:t xml:space="preserve">etwas </w:t>
            </w:r>
            <w:r>
              <w:rPr>
                <w:rFonts w:cstheme="minorHAnsi"/>
              </w:rPr>
              <w:t>über Kräuter oder Obst im eigenen Garten</w:t>
            </w:r>
            <w:r w:rsidR="003A5150">
              <w:rPr>
                <w:rFonts w:cstheme="minorHAnsi"/>
              </w:rPr>
              <w:t xml:space="preserve"> gelernt</w:t>
            </w:r>
            <w:r>
              <w:rPr>
                <w:rFonts w:cstheme="minorHAnsi"/>
              </w:rPr>
              <w:t xml:space="preserve"> hat oder wer ein gesundes Rezept zu</w:t>
            </w:r>
            <w:r w:rsidR="00E84F4F">
              <w:rPr>
                <w:rFonts w:cstheme="minorHAnsi"/>
              </w:rPr>
              <w:t xml:space="preserve"> H</w:t>
            </w:r>
            <w:r>
              <w:rPr>
                <w:rFonts w:cstheme="minorHAnsi"/>
              </w:rPr>
              <w:t xml:space="preserve">ause gekocht hat. </w:t>
            </w:r>
            <w:commentRangeEnd w:id="36"/>
            <w:r w:rsidR="00881BBC">
              <w:rPr>
                <w:rStyle w:val="Kommentarzeichen"/>
              </w:rPr>
              <w:commentReference w:id="36"/>
            </w:r>
          </w:p>
          <w:p w14:paraId="53733425" w14:textId="77777777" w:rsidR="00E63BD3" w:rsidRDefault="00E63BD3" w:rsidP="0004160C">
            <w:pPr>
              <w:spacing w:line="276" w:lineRule="auto"/>
              <w:rPr>
                <w:rFonts w:cstheme="minorHAnsi"/>
              </w:rPr>
            </w:pPr>
          </w:p>
          <w:p w14:paraId="41460BFC" w14:textId="6214CFC2" w:rsidR="00BC7959" w:rsidRDefault="00BC7959" w:rsidP="0004160C">
            <w:pPr>
              <w:spacing w:line="276" w:lineRule="auto"/>
              <w:rPr>
                <w:rFonts w:cstheme="minorHAnsi"/>
              </w:rPr>
            </w:pPr>
            <w:r>
              <w:rPr>
                <w:rFonts w:cstheme="minorHAnsi"/>
              </w:rPr>
              <w:t xml:space="preserve">Der Schwerpunkt dieser Arbeitsphase ist die </w:t>
            </w:r>
            <w:r w:rsidRPr="00407331">
              <w:rPr>
                <w:rFonts w:cstheme="minorHAnsi"/>
              </w:rPr>
              <w:t xml:space="preserve">Förderung der Kommunikation und </w:t>
            </w:r>
            <w:r>
              <w:rPr>
                <w:rFonts w:cstheme="minorHAnsi"/>
              </w:rPr>
              <w:t xml:space="preserve">der </w:t>
            </w:r>
            <w:r w:rsidRPr="00407331">
              <w:rPr>
                <w:rFonts w:cstheme="minorHAnsi"/>
              </w:rPr>
              <w:t>Kollaboration durch den Austausch von Gedanken und Ideen.</w:t>
            </w:r>
          </w:p>
          <w:p w14:paraId="3746883B" w14:textId="77777777" w:rsidR="00BC7959" w:rsidRPr="00AD3F4E" w:rsidRDefault="00BC7959" w:rsidP="0004160C">
            <w:pPr>
              <w:spacing w:line="276" w:lineRule="auto"/>
              <w:rPr>
                <w:rFonts w:cstheme="minorHAnsi"/>
                <w:b/>
                <w:bCs/>
              </w:rPr>
            </w:pPr>
          </w:p>
          <w:p w14:paraId="27E5166D" w14:textId="77777777" w:rsidR="00BC7959" w:rsidRPr="00AD3F4E" w:rsidRDefault="00BC7959" w:rsidP="0004160C">
            <w:pPr>
              <w:spacing w:line="276" w:lineRule="auto"/>
              <w:rPr>
                <w:rFonts w:cstheme="minorHAnsi"/>
                <w:b/>
                <w:bCs/>
                <w:sz w:val="26"/>
                <w:szCs w:val="26"/>
              </w:rPr>
            </w:pPr>
            <w:r w:rsidRPr="00AD3F4E">
              <w:rPr>
                <w:rFonts w:cstheme="minorHAnsi"/>
                <w:b/>
                <w:bCs/>
                <w:sz w:val="26"/>
                <w:szCs w:val="26"/>
              </w:rPr>
              <w:t>Erarbeitung 1</w:t>
            </w:r>
          </w:p>
          <w:p w14:paraId="1A9A2905" w14:textId="04425E25" w:rsidR="00BC7959" w:rsidRPr="00F533AF" w:rsidRDefault="00BC7959" w:rsidP="0004160C">
            <w:pPr>
              <w:spacing w:line="276" w:lineRule="auto"/>
              <w:rPr>
                <w:rFonts w:cstheme="minorHAnsi"/>
              </w:rPr>
            </w:pPr>
            <w:r w:rsidRPr="00F533AF">
              <w:rPr>
                <w:rFonts w:cstheme="minorHAnsi"/>
              </w:rPr>
              <w:t>In diesem Abschnitt machen sich die Kinder mit digitalen, interaktiven Übungsformen vertraut und erlernen, diese Möglichkeiten auch für die eigenen gesundheitsbezogenen Anliegen zu nutzen, indem sie Suchanfragen formulieren oder Suchstrategien verwenden</w:t>
            </w:r>
            <w:r>
              <w:rPr>
                <w:rFonts w:cstheme="minorHAnsi"/>
              </w:rPr>
              <w:t>.</w:t>
            </w:r>
          </w:p>
          <w:p w14:paraId="27245AFE" w14:textId="77777777" w:rsidR="00BC7959" w:rsidRPr="00F533AF" w:rsidRDefault="00BC7959" w:rsidP="0004160C">
            <w:pPr>
              <w:spacing w:line="276" w:lineRule="auto"/>
              <w:rPr>
                <w:rFonts w:cstheme="minorHAnsi"/>
              </w:rPr>
            </w:pPr>
          </w:p>
          <w:p w14:paraId="1886388E" w14:textId="77777777" w:rsidR="00E63BD3" w:rsidRDefault="00BC7959" w:rsidP="0004160C">
            <w:pPr>
              <w:spacing w:line="276" w:lineRule="auto"/>
              <w:rPr>
                <w:rFonts w:cstheme="minorHAnsi"/>
              </w:rPr>
            </w:pPr>
            <w:r>
              <w:rPr>
                <w:rFonts w:cstheme="minorHAnsi"/>
              </w:rPr>
              <w:t xml:space="preserve">Mit einer </w:t>
            </w:r>
            <w:r w:rsidRPr="00407331">
              <w:rPr>
                <w:rFonts w:cstheme="minorHAnsi"/>
              </w:rPr>
              <w:t xml:space="preserve">Collage </w:t>
            </w:r>
            <w:r>
              <w:rPr>
                <w:rFonts w:cstheme="minorHAnsi"/>
              </w:rPr>
              <w:t xml:space="preserve">(Anhang 2) </w:t>
            </w:r>
            <w:r w:rsidRPr="00407331">
              <w:rPr>
                <w:rFonts w:cstheme="minorHAnsi"/>
              </w:rPr>
              <w:t>von verschiedenen Medienformen, z.</w:t>
            </w:r>
            <w:r>
              <w:rPr>
                <w:rFonts w:cstheme="minorHAnsi"/>
              </w:rPr>
              <w:t> </w:t>
            </w:r>
            <w:r w:rsidRPr="00407331">
              <w:rPr>
                <w:rFonts w:cstheme="minorHAnsi"/>
              </w:rPr>
              <w:t>B. Fernseher, Smartphone, Buch, Tablet, Computer, Radio, Zeitung, Kopfhörer, Virtual</w:t>
            </w:r>
            <w:r>
              <w:rPr>
                <w:rFonts w:cstheme="minorHAnsi"/>
              </w:rPr>
              <w:t>-</w:t>
            </w:r>
            <w:r w:rsidRPr="00407331">
              <w:rPr>
                <w:rFonts w:cstheme="minorHAnsi"/>
              </w:rPr>
              <w:t>Reality</w:t>
            </w:r>
            <w:r>
              <w:rPr>
                <w:rFonts w:cstheme="minorHAnsi"/>
              </w:rPr>
              <w:t>-</w:t>
            </w:r>
            <w:r w:rsidRPr="00407331">
              <w:rPr>
                <w:rFonts w:cstheme="minorHAnsi"/>
              </w:rPr>
              <w:t>Brille, Zeitschriften, Mikrofon, Drucker</w:t>
            </w:r>
            <w:r>
              <w:rPr>
                <w:rFonts w:cstheme="minorHAnsi"/>
              </w:rPr>
              <w:t xml:space="preserve"> werden die Lernenden dazu aufgefordert, ein paar Fragen zu beantworten</w:t>
            </w:r>
            <w:r w:rsidR="00E63BD3">
              <w:rPr>
                <w:rFonts w:cstheme="minorHAnsi"/>
              </w:rPr>
              <w:t>:</w:t>
            </w:r>
          </w:p>
          <w:p w14:paraId="51169962" w14:textId="77777777" w:rsidR="00E63BD3" w:rsidRDefault="00E63BD3" w:rsidP="0004160C">
            <w:pPr>
              <w:spacing w:line="276" w:lineRule="auto"/>
              <w:rPr>
                <w:rFonts w:cstheme="minorHAnsi"/>
              </w:rPr>
            </w:pPr>
            <w:r>
              <w:rPr>
                <w:rFonts w:cstheme="minorHAnsi"/>
              </w:rPr>
              <w:t xml:space="preserve">– </w:t>
            </w:r>
            <w:r w:rsidRPr="00E63BD3">
              <w:rPr>
                <w:rFonts w:cstheme="minorHAnsi"/>
              </w:rPr>
              <w:t>Welche Medien kennst du?</w:t>
            </w:r>
          </w:p>
          <w:p w14:paraId="4F1E049D" w14:textId="77777777" w:rsidR="00E63BD3" w:rsidRDefault="00E63BD3" w:rsidP="0004160C">
            <w:pPr>
              <w:spacing w:line="276" w:lineRule="auto"/>
              <w:rPr>
                <w:rFonts w:cstheme="minorHAnsi"/>
              </w:rPr>
            </w:pPr>
            <w:r>
              <w:rPr>
                <w:rFonts w:cstheme="minorHAnsi"/>
              </w:rPr>
              <w:t xml:space="preserve">– </w:t>
            </w:r>
            <w:r w:rsidRPr="00E63BD3">
              <w:rPr>
                <w:rFonts w:cstheme="minorHAnsi"/>
              </w:rPr>
              <w:t xml:space="preserve">Welche Medien seht ihr? </w:t>
            </w:r>
          </w:p>
          <w:p w14:paraId="230A16FC" w14:textId="4DA3E416" w:rsidR="00E63BD3" w:rsidRDefault="00E63BD3" w:rsidP="0004160C">
            <w:pPr>
              <w:spacing w:line="276" w:lineRule="auto"/>
              <w:rPr>
                <w:rFonts w:cstheme="minorHAnsi"/>
              </w:rPr>
            </w:pPr>
            <w:r>
              <w:rPr>
                <w:rFonts w:cstheme="minorHAnsi"/>
              </w:rPr>
              <w:t xml:space="preserve">– </w:t>
            </w:r>
            <w:r w:rsidRPr="00E63BD3">
              <w:rPr>
                <w:rFonts w:cstheme="minorHAnsi"/>
              </w:rPr>
              <w:t>Wie kann man diese zum Lernen nutzen?</w:t>
            </w:r>
          </w:p>
          <w:p w14:paraId="5A04DA36" w14:textId="4935D5FB" w:rsidR="00BC7959" w:rsidRDefault="00BC7959" w:rsidP="0004160C">
            <w:pPr>
              <w:spacing w:line="276" w:lineRule="auto"/>
              <w:rPr>
                <w:rFonts w:cstheme="minorHAnsi"/>
              </w:rPr>
            </w:pPr>
            <w:r>
              <w:rPr>
                <w:rFonts w:cstheme="minorHAnsi"/>
              </w:rPr>
              <w:t>In 2er-Gruppen identifizieren sie die einzelnen Medien, wählen drei davon aus und überlegen sich jeweils ein Beispiel, wie sie mit diesen Medien lernen könnten.</w:t>
            </w:r>
            <w:r w:rsidR="00E63BD3">
              <w:rPr>
                <w:rFonts w:cstheme="minorHAnsi"/>
              </w:rPr>
              <w:t xml:space="preserve"> Anschließend werden </w:t>
            </w:r>
            <w:r>
              <w:rPr>
                <w:rFonts w:cstheme="minorHAnsi"/>
              </w:rPr>
              <w:t xml:space="preserve">die einzelnen Medien </w:t>
            </w:r>
            <w:r w:rsidR="00E63BD3">
              <w:rPr>
                <w:rFonts w:cstheme="minorHAnsi"/>
              </w:rPr>
              <w:t xml:space="preserve">im Plenum </w:t>
            </w:r>
            <w:r>
              <w:rPr>
                <w:rFonts w:cstheme="minorHAnsi"/>
              </w:rPr>
              <w:t>angesprochen und die Lernenden nennen Beispiele zum Lerneinsatz. Es ist empfehlenswert, die Ideen der Lernenden an der Tafel festzuhalten.</w:t>
            </w:r>
          </w:p>
          <w:p w14:paraId="65B21AA6" w14:textId="77777777" w:rsidR="00E63BD3" w:rsidRDefault="00E63BD3" w:rsidP="0004160C">
            <w:pPr>
              <w:spacing w:line="276" w:lineRule="auto"/>
              <w:rPr>
                <w:rFonts w:cstheme="minorHAnsi"/>
              </w:rPr>
            </w:pPr>
          </w:p>
          <w:p w14:paraId="07342F13" w14:textId="77777777" w:rsidR="00BC7959" w:rsidRDefault="00BC7959" w:rsidP="0004160C">
            <w:pPr>
              <w:spacing w:line="276" w:lineRule="auto"/>
              <w:rPr>
                <w:rFonts w:cstheme="minorHAnsi"/>
              </w:rPr>
            </w:pPr>
            <w:r>
              <w:rPr>
                <w:rFonts w:cstheme="minorHAnsi"/>
              </w:rPr>
              <w:t>Die Lehrkraft leitet zum gesundheitsbezogenen Thema über: „</w:t>
            </w:r>
            <w:r w:rsidRPr="00407331">
              <w:rPr>
                <w:rFonts w:cstheme="minorHAnsi"/>
              </w:rPr>
              <w:t>Heute probieren wir digitale Medien mit unseren Tablets</w:t>
            </w:r>
            <w:r>
              <w:rPr>
                <w:rFonts w:cstheme="minorHAnsi"/>
              </w:rPr>
              <w:t xml:space="preserve"> aus, um etwas über gesunde Ernährung zu erfahren.“ Zuerst kommt eine kurze </w:t>
            </w:r>
            <w:r w:rsidRPr="00407331">
              <w:rPr>
                <w:rFonts w:cstheme="minorHAnsi"/>
              </w:rPr>
              <w:t>Diskussion</w:t>
            </w:r>
            <w:r>
              <w:rPr>
                <w:rFonts w:cstheme="minorHAnsi"/>
              </w:rPr>
              <w:t xml:space="preserve"> </w:t>
            </w:r>
            <w:r w:rsidRPr="00407331">
              <w:rPr>
                <w:rFonts w:cstheme="minorHAnsi"/>
              </w:rPr>
              <w:t>über gesunde Ernährung und Bewegung</w:t>
            </w:r>
            <w:r>
              <w:rPr>
                <w:rFonts w:cstheme="minorHAnsi"/>
              </w:rPr>
              <w:t xml:space="preserve"> anhand der folgenden Frage:</w:t>
            </w:r>
            <w:r w:rsidRPr="00407331">
              <w:rPr>
                <w:rFonts w:cstheme="minorHAnsi"/>
              </w:rPr>
              <w:t xml:space="preserve"> </w:t>
            </w:r>
          </w:p>
          <w:p w14:paraId="77FE9D21" w14:textId="77777777" w:rsidR="00BC7959" w:rsidRDefault="00BC7959" w:rsidP="0004160C">
            <w:pPr>
              <w:spacing w:line="276" w:lineRule="auto"/>
              <w:rPr>
                <w:rFonts w:cstheme="minorHAnsi"/>
              </w:rPr>
            </w:pPr>
          </w:p>
          <w:p w14:paraId="2CCE22AE" w14:textId="0B154BF5" w:rsidR="000A20EB" w:rsidRDefault="00BC7959" w:rsidP="0004160C">
            <w:pPr>
              <w:spacing w:line="276" w:lineRule="auto"/>
              <w:rPr>
                <w:rFonts w:cstheme="minorHAnsi"/>
                <w:b/>
                <w:bCs/>
              </w:rPr>
            </w:pPr>
            <w:commentRangeStart w:id="37"/>
            <w:r w:rsidRPr="00B0047D">
              <w:rPr>
                <w:rFonts w:cstheme="minorHAnsi"/>
                <w:b/>
                <w:bCs/>
              </w:rPr>
              <w:t xml:space="preserve">Wo kannst du dich </w:t>
            </w:r>
            <w:r w:rsidR="000A20EB">
              <w:rPr>
                <w:rFonts w:cstheme="minorHAnsi"/>
                <w:b/>
                <w:bCs/>
              </w:rPr>
              <w:t xml:space="preserve">über gesunde Ernährung </w:t>
            </w:r>
            <w:r w:rsidRPr="00B0047D">
              <w:rPr>
                <w:rFonts w:cstheme="minorHAnsi"/>
                <w:b/>
                <w:bCs/>
              </w:rPr>
              <w:t>informieren</w:t>
            </w:r>
            <w:r w:rsidR="000A20EB">
              <w:rPr>
                <w:rFonts w:cstheme="minorHAnsi"/>
                <w:b/>
                <w:bCs/>
              </w:rPr>
              <w:t>?</w:t>
            </w:r>
            <w:commentRangeEnd w:id="37"/>
            <w:r w:rsidR="00E106BF">
              <w:rPr>
                <w:rStyle w:val="Kommentarzeichen"/>
              </w:rPr>
              <w:commentReference w:id="37"/>
            </w:r>
          </w:p>
          <w:p w14:paraId="7DDEE1C9" w14:textId="1ABACA18" w:rsidR="00BC7959" w:rsidRPr="00B0047D" w:rsidRDefault="000A20EB" w:rsidP="0004160C">
            <w:pPr>
              <w:spacing w:line="276" w:lineRule="auto"/>
              <w:rPr>
                <w:rFonts w:cstheme="minorHAnsi"/>
                <w:b/>
                <w:bCs/>
              </w:rPr>
            </w:pPr>
            <w:r>
              <w:rPr>
                <w:rFonts w:cstheme="minorHAnsi"/>
                <w:b/>
                <w:bCs/>
              </w:rPr>
              <w:t>W</w:t>
            </w:r>
            <w:r w:rsidR="00BC7959" w:rsidRPr="00B0047D">
              <w:rPr>
                <w:rFonts w:cstheme="minorHAnsi"/>
                <w:b/>
                <w:bCs/>
              </w:rPr>
              <w:t xml:space="preserve">ie kannst du etwas Neues </w:t>
            </w:r>
            <w:r>
              <w:rPr>
                <w:rFonts w:cstheme="minorHAnsi"/>
                <w:b/>
                <w:bCs/>
              </w:rPr>
              <w:t xml:space="preserve">dazu </w:t>
            </w:r>
            <w:r w:rsidR="00BC7959" w:rsidRPr="00B0047D">
              <w:rPr>
                <w:rFonts w:cstheme="minorHAnsi"/>
                <w:b/>
                <w:bCs/>
              </w:rPr>
              <w:t>erfahren</w:t>
            </w:r>
            <w:r w:rsidR="00BC7959">
              <w:rPr>
                <w:rFonts w:cstheme="minorHAnsi"/>
                <w:b/>
                <w:bCs/>
              </w:rPr>
              <w:t xml:space="preserve"> oder </w:t>
            </w:r>
            <w:r w:rsidR="00BC7959" w:rsidRPr="00B0047D">
              <w:rPr>
                <w:rFonts w:cstheme="minorHAnsi"/>
                <w:b/>
                <w:bCs/>
              </w:rPr>
              <w:t>lernen?</w:t>
            </w:r>
          </w:p>
          <w:p w14:paraId="6A88E450" w14:textId="4D088716" w:rsidR="00BC7959" w:rsidRDefault="00BC7959" w:rsidP="0004160C">
            <w:pPr>
              <w:spacing w:line="276" w:lineRule="auto"/>
              <w:rPr>
                <w:rFonts w:cstheme="minorHAnsi"/>
              </w:rPr>
            </w:pPr>
            <w:r w:rsidRPr="00B0047D">
              <w:rPr>
                <w:rFonts w:cstheme="minorHAnsi"/>
                <w:b/>
                <w:bCs/>
              </w:rPr>
              <w:t>Erwartbare Antworten der Lernenden:</w:t>
            </w:r>
            <w:r>
              <w:rPr>
                <w:rFonts w:cstheme="minorHAnsi"/>
              </w:rPr>
              <w:t xml:space="preserve"> Eltern, Bekannte, Freundeskreis, </w:t>
            </w:r>
            <w:r w:rsidR="003C5BDA">
              <w:rPr>
                <w:rFonts w:cstheme="minorHAnsi"/>
              </w:rPr>
              <w:t>YouTube</w:t>
            </w:r>
            <w:r>
              <w:rPr>
                <w:rFonts w:cstheme="minorHAnsi"/>
              </w:rPr>
              <w:t>, Arzt / Ärztin, Internetseiten, Sportverein, TikTok, Videos, Bücher, eventuell Fernseher</w:t>
            </w:r>
          </w:p>
          <w:p w14:paraId="20ABBA7D" w14:textId="77777777" w:rsidR="00BC7959" w:rsidRDefault="00BC7959" w:rsidP="0004160C">
            <w:pPr>
              <w:spacing w:line="276" w:lineRule="auto"/>
              <w:rPr>
                <w:rFonts w:cstheme="minorHAnsi"/>
              </w:rPr>
            </w:pPr>
          </w:p>
          <w:p w14:paraId="4D95FEDC" w14:textId="641D729B" w:rsidR="00E63BD3" w:rsidRDefault="00BC7959" w:rsidP="0004160C">
            <w:pPr>
              <w:spacing w:line="276" w:lineRule="auto"/>
              <w:rPr>
                <w:rFonts w:cstheme="minorHAnsi"/>
              </w:rPr>
            </w:pPr>
            <w:r>
              <w:rPr>
                <w:rFonts w:cstheme="minorHAnsi"/>
              </w:rPr>
              <w:t>Für die Stationenarbeit wird die Klasse in fünf Gruppen aufgeteilt: eine Gruppe pro Station. Jede Gruppe arbeitet mit Arbeitsblatt 1. Die Reihenfolge der Stationen ist nicht relevant. Zuerst werden alle Stationen vorgestellt und die Arbeitsmethode in den Gruppen erläutert. Hier ist es – je nach Lerngruppe – besonders wichtig, den Umgang mit QR-Codes zu erklären.</w:t>
            </w:r>
            <w:r w:rsidR="00414DAE">
              <w:rPr>
                <w:rFonts w:cstheme="minorHAnsi"/>
              </w:rPr>
              <w:t xml:space="preserve"> </w:t>
            </w:r>
            <w:r w:rsidR="007C456F">
              <w:rPr>
                <w:rFonts w:cstheme="minorHAnsi"/>
              </w:rPr>
              <w:t>Die Lehrkraft stellt außerdem sicher, dass für</w:t>
            </w:r>
            <w:r w:rsidR="004A5DF0">
              <w:rPr>
                <w:rFonts w:cstheme="minorHAnsi"/>
              </w:rPr>
              <w:t xml:space="preserve"> die vierte</w:t>
            </w:r>
            <w:r w:rsidR="007C456F">
              <w:rPr>
                <w:rFonts w:cstheme="minorHAnsi"/>
              </w:rPr>
              <w:t xml:space="preserve"> Station ein Tablet zur Verfügung steht, auf dem die Anton</w:t>
            </w:r>
            <w:r w:rsidR="0007461C">
              <w:rPr>
                <w:rFonts w:cstheme="minorHAnsi"/>
              </w:rPr>
              <w:t>-</w:t>
            </w:r>
            <w:r w:rsidR="007C456F">
              <w:rPr>
                <w:rFonts w:cstheme="minorHAnsi"/>
              </w:rPr>
              <w:t>App installiert ist.</w:t>
            </w:r>
          </w:p>
          <w:p w14:paraId="771E16B0" w14:textId="4313D844" w:rsidR="00BC7959" w:rsidRDefault="00414DAE" w:rsidP="0004160C">
            <w:pPr>
              <w:spacing w:line="276" w:lineRule="auto"/>
              <w:rPr>
                <w:rFonts w:cstheme="minorHAnsi"/>
              </w:rPr>
            </w:pPr>
            <w:r>
              <w:rPr>
                <w:rFonts w:cstheme="minorHAnsi"/>
              </w:rPr>
              <w:t xml:space="preserve">Pro Station sollte man </w:t>
            </w:r>
            <w:r w:rsidR="00902356">
              <w:rPr>
                <w:rFonts w:cstheme="minorHAnsi"/>
              </w:rPr>
              <w:t>ca. </w:t>
            </w:r>
            <w:r w:rsidR="00CD3317">
              <w:rPr>
                <w:rFonts w:cstheme="minorHAnsi"/>
              </w:rPr>
              <w:t>fünf bis sieben</w:t>
            </w:r>
            <w:r>
              <w:rPr>
                <w:rFonts w:cstheme="minorHAnsi"/>
              </w:rPr>
              <w:t xml:space="preserve"> Mi</w:t>
            </w:r>
            <w:r w:rsidR="00902356">
              <w:rPr>
                <w:rFonts w:cstheme="minorHAnsi"/>
              </w:rPr>
              <w:t>n.</w:t>
            </w:r>
            <w:r>
              <w:rPr>
                <w:rFonts w:cstheme="minorHAnsi"/>
              </w:rPr>
              <w:t xml:space="preserve"> Zeit einplanen.</w:t>
            </w:r>
            <w:r w:rsidR="00BF3488">
              <w:rPr>
                <w:rFonts w:cstheme="minorHAnsi"/>
              </w:rPr>
              <w:t xml:space="preserve"> Nach dieser Zeit werden die Stationen gewechselt.</w:t>
            </w:r>
          </w:p>
          <w:p w14:paraId="58595080" w14:textId="77777777" w:rsidR="00BC7959" w:rsidRDefault="00BC7959" w:rsidP="0004160C">
            <w:pPr>
              <w:spacing w:line="276" w:lineRule="auto"/>
              <w:rPr>
                <w:rFonts w:cstheme="minorHAnsi"/>
              </w:rPr>
            </w:pPr>
          </w:p>
          <w:p w14:paraId="0008D39E" w14:textId="77777777" w:rsidR="001658D0" w:rsidRPr="000F7CC8" w:rsidRDefault="001658D0" w:rsidP="001658D0">
            <w:pPr>
              <w:spacing w:line="276" w:lineRule="auto"/>
              <w:rPr>
                <w:rFonts w:cstheme="minorHAnsi"/>
                <w:b/>
                <w:bCs/>
                <w:color w:val="FF0000"/>
              </w:rPr>
            </w:pPr>
            <w:r w:rsidRPr="000F7CC8">
              <w:rPr>
                <w:rFonts w:cstheme="minorHAnsi"/>
                <w:color w:val="FF0000"/>
                <w:sz w:val="24"/>
                <w:szCs w:val="24"/>
                <w:highlight w:val="lightGray"/>
              </w:rPr>
              <w:lastRenderedPageBreak/>
              <w:t>((Seite 7))</w:t>
            </w:r>
          </w:p>
          <w:p w14:paraId="7572345C" w14:textId="77777777" w:rsidR="00BC7959" w:rsidRPr="00B0047D" w:rsidRDefault="00BC7959" w:rsidP="0004160C">
            <w:pPr>
              <w:spacing w:line="276" w:lineRule="auto"/>
              <w:rPr>
                <w:rFonts w:cstheme="minorHAnsi"/>
                <w:b/>
                <w:bCs/>
              </w:rPr>
            </w:pPr>
            <w:r w:rsidRPr="00B0047D">
              <w:rPr>
                <w:rFonts w:cstheme="minorHAnsi"/>
                <w:b/>
                <w:bCs/>
              </w:rPr>
              <w:t>Station 1</w:t>
            </w:r>
          </w:p>
          <w:p w14:paraId="3F29974A" w14:textId="1F5BD25D" w:rsidR="00BC7959" w:rsidRDefault="00BC7959" w:rsidP="0004160C">
            <w:pPr>
              <w:spacing w:line="276" w:lineRule="auto"/>
              <w:rPr>
                <w:rFonts w:cstheme="minorHAnsi"/>
              </w:rPr>
            </w:pPr>
            <w:r w:rsidRPr="0038006B">
              <w:rPr>
                <w:rFonts w:cstheme="minorHAnsi"/>
              </w:rPr>
              <w:t>Memory mit Lebensmittelbildern (</w:t>
            </w:r>
            <w:r>
              <w:rPr>
                <w:rFonts w:cstheme="minorHAnsi"/>
              </w:rPr>
              <w:t>Zuordnungsübung Bild – Bezeichnung</w:t>
            </w:r>
            <w:r w:rsidRPr="0038006B">
              <w:rPr>
                <w:rFonts w:cstheme="minorHAnsi"/>
              </w:rPr>
              <w:t>)</w:t>
            </w:r>
            <w:r w:rsidR="00902356">
              <w:rPr>
                <w:rFonts w:cstheme="minorHAnsi"/>
              </w:rPr>
              <w:t xml:space="preserve"> unter </w:t>
            </w:r>
            <w:commentRangeStart w:id="38"/>
            <w:r w:rsidR="00CE5391">
              <w:fldChar w:fldCharType="begin"/>
            </w:r>
            <w:r w:rsidR="00CE5391">
              <w:instrText xml:space="preserve"> HYPERLINK "http://www.learningapps.org" </w:instrText>
            </w:r>
            <w:r w:rsidR="00CE5391">
              <w:fldChar w:fldCharType="separate"/>
            </w:r>
            <w:r w:rsidRPr="00DA1B76">
              <w:rPr>
                <w:rStyle w:val="Hyperlink"/>
                <w:rFonts w:cstheme="minorHAnsi"/>
              </w:rPr>
              <w:t>www.learningapps.org</w:t>
            </w:r>
            <w:r w:rsidR="00CE5391">
              <w:rPr>
                <w:rStyle w:val="Hyperlink"/>
                <w:rFonts w:cstheme="minorHAnsi"/>
              </w:rPr>
              <w:fldChar w:fldCharType="end"/>
            </w:r>
            <w:r>
              <w:rPr>
                <w:rFonts w:cstheme="minorHAnsi"/>
              </w:rPr>
              <w:t xml:space="preserve"> </w:t>
            </w:r>
            <w:r w:rsidRPr="00266AFE">
              <w:rPr>
                <w:rFonts w:cstheme="minorHAnsi"/>
                <w:highlight w:val="yellow"/>
              </w:rPr>
              <w:t xml:space="preserve">((Link zu </w:t>
            </w:r>
            <w:hyperlink r:id="rId21" w:history="1">
              <w:r w:rsidRPr="00266AFE">
                <w:rPr>
                  <w:rStyle w:val="Hyperlink"/>
                  <w:rFonts w:cstheme="minorHAnsi"/>
                  <w:highlight w:val="yellow"/>
                </w:rPr>
                <w:t>https://learningapps.org/watch?v=pqnprg8av24</w:t>
              </w:r>
            </w:hyperlink>
            <w:r w:rsidRPr="00266AFE">
              <w:rPr>
                <w:rFonts w:cstheme="minorHAnsi"/>
                <w:highlight w:val="yellow"/>
              </w:rPr>
              <w:t>))</w:t>
            </w:r>
            <w:commentRangeEnd w:id="38"/>
            <w:r w:rsidR="000A20EB">
              <w:rPr>
                <w:rStyle w:val="Kommentarzeichen"/>
              </w:rPr>
              <w:commentReference w:id="38"/>
            </w:r>
          </w:p>
          <w:p w14:paraId="779FD2BA" w14:textId="77777777" w:rsidR="00BC7959" w:rsidRPr="00CA1EE2" w:rsidRDefault="00BC7959" w:rsidP="0004160C">
            <w:pPr>
              <w:spacing w:line="276" w:lineRule="auto"/>
              <w:rPr>
                <w:rFonts w:cstheme="minorHAnsi"/>
                <w:b/>
                <w:bCs/>
              </w:rPr>
            </w:pPr>
            <w:r w:rsidRPr="00CA1EE2">
              <w:rPr>
                <w:rFonts w:cstheme="minorHAnsi"/>
                <w:b/>
                <w:bCs/>
              </w:rPr>
              <w:t>Station 2</w:t>
            </w:r>
          </w:p>
          <w:p w14:paraId="2141D283" w14:textId="2765FF58" w:rsidR="00BC7959" w:rsidRDefault="00BC7959" w:rsidP="0004160C">
            <w:pPr>
              <w:spacing w:line="276" w:lineRule="auto"/>
              <w:rPr>
                <w:rFonts w:cstheme="minorHAnsi"/>
              </w:rPr>
            </w:pPr>
            <w:r w:rsidRPr="0038006B">
              <w:rPr>
                <w:rFonts w:cstheme="minorHAnsi"/>
              </w:rPr>
              <w:t>Zuordnung</w:t>
            </w:r>
            <w:r>
              <w:rPr>
                <w:rFonts w:cstheme="minorHAnsi"/>
              </w:rPr>
              <w:t>sübung</w:t>
            </w:r>
            <w:r w:rsidRPr="0038006B">
              <w:rPr>
                <w:rFonts w:cstheme="minorHAnsi"/>
              </w:rPr>
              <w:t xml:space="preserve"> Lebensmittel </w:t>
            </w:r>
            <w:r>
              <w:rPr>
                <w:rFonts w:cstheme="minorHAnsi"/>
              </w:rPr>
              <w:t>– Häufigkeit</w:t>
            </w:r>
            <w:r w:rsidRPr="0038006B">
              <w:rPr>
                <w:rFonts w:cstheme="minorHAnsi"/>
              </w:rPr>
              <w:t xml:space="preserve"> (oft</w:t>
            </w:r>
            <w:r>
              <w:rPr>
                <w:rFonts w:cstheme="minorHAnsi"/>
              </w:rPr>
              <w:t xml:space="preserve"> / täglich</w:t>
            </w:r>
            <w:r w:rsidRPr="0038006B">
              <w:rPr>
                <w:rFonts w:cstheme="minorHAnsi"/>
              </w:rPr>
              <w:t xml:space="preserve">, </w:t>
            </w:r>
            <w:r>
              <w:rPr>
                <w:rFonts w:cstheme="minorHAnsi"/>
              </w:rPr>
              <w:t>manchmal</w:t>
            </w:r>
            <w:r w:rsidRPr="0038006B">
              <w:rPr>
                <w:rFonts w:cstheme="minorHAnsi"/>
              </w:rPr>
              <w:t>, selten)</w:t>
            </w:r>
            <w:r w:rsidR="00902356">
              <w:rPr>
                <w:rFonts w:cstheme="minorHAnsi"/>
              </w:rPr>
              <w:t xml:space="preserve"> unter </w:t>
            </w:r>
            <w:hyperlink r:id="rId22" w:history="1">
              <w:r w:rsidRPr="00DA1B76">
                <w:rPr>
                  <w:rStyle w:val="Hyperlink"/>
                  <w:rFonts w:cstheme="minorHAnsi"/>
                </w:rPr>
                <w:t>www.learningapps.org</w:t>
              </w:r>
            </w:hyperlink>
            <w:r>
              <w:rPr>
                <w:rFonts w:cstheme="minorHAnsi"/>
              </w:rPr>
              <w:t xml:space="preserve"> </w:t>
            </w:r>
            <w:r w:rsidRPr="00266AFE">
              <w:rPr>
                <w:rFonts w:cstheme="minorHAnsi"/>
                <w:highlight w:val="yellow"/>
              </w:rPr>
              <w:t xml:space="preserve">((Link zu </w:t>
            </w:r>
            <w:hyperlink r:id="rId23" w:history="1">
              <w:r w:rsidRPr="00266AFE">
                <w:rPr>
                  <w:rStyle w:val="Hyperlink"/>
                  <w:rFonts w:cstheme="minorHAnsi"/>
                  <w:highlight w:val="yellow"/>
                </w:rPr>
                <w:t>https://learningapps.org/watch?v=pah5h8kg324</w:t>
              </w:r>
            </w:hyperlink>
            <w:r w:rsidRPr="00266AFE">
              <w:rPr>
                <w:rFonts w:cstheme="minorHAnsi"/>
                <w:highlight w:val="yellow"/>
              </w:rPr>
              <w:t>))</w:t>
            </w:r>
          </w:p>
          <w:p w14:paraId="264C3387" w14:textId="77777777" w:rsidR="00BC7959" w:rsidRPr="00CA1EE2" w:rsidRDefault="00BC7959" w:rsidP="0004160C">
            <w:pPr>
              <w:spacing w:line="276" w:lineRule="auto"/>
              <w:rPr>
                <w:rFonts w:cstheme="minorHAnsi"/>
                <w:b/>
                <w:bCs/>
              </w:rPr>
            </w:pPr>
            <w:r w:rsidRPr="00CA1EE2">
              <w:rPr>
                <w:rFonts w:cstheme="minorHAnsi"/>
                <w:b/>
                <w:bCs/>
              </w:rPr>
              <w:t>Station 3</w:t>
            </w:r>
          </w:p>
          <w:p w14:paraId="1EF61DAD" w14:textId="2E4BB869" w:rsidR="00C017E0" w:rsidRDefault="00985C7A" w:rsidP="00C017E0">
            <w:pPr>
              <w:spacing w:line="276" w:lineRule="auto"/>
              <w:rPr>
                <w:rFonts w:cstheme="minorHAnsi"/>
              </w:rPr>
            </w:pPr>
            <w:r>
              <w:rPr>
                <w:rFonts w:cstheme="minorHAnsi"/>
              </w:rPr>
              <w:t>Bewegungslieder zum Mitmachen</w:t>
            </w:r>
            <w:r w:rsidR="00902356">
              <w:rPr>
                <w:rFonts w:cstheme="minorHAnsi"/>
              </w:rPr>
              <w:t xml:space="preserve"> unter </w:t>
            </w:r>
            <w:hyperlink r:id="rId24" w:history="1">
              <w:r w:rsidR="00902356" w:rsidRPr="00C67A4C">
                <w:rPr>
                  <w:rStyle w:val="Hyperlink"/>
                  <w:rFonts w:cstheme="minorHAnsi"/>
                </w:rPr>
                <w:t>www.y</w:t>
              </w:r>
              <w:r w:rsidR="00902356" w:rsidRPr="00C67A4C">
                <w:rPr>
                  <w:rStyle w:val="Hyperlink"/>
                </w:rPr>
                <w:t>outube</w:t>
              </w:r>
              <w:r w:rsidR="00902356" w:rsidRPr="00C67A4C">
                <w:rPr>
                  <w:rStyle w:val="Hyperlink"/>
                  <w:rFonts w:cstheme="minorHAnsi"/>
                </w:rPr>
                <w:t>.c</w:t>
              </w:r>
              <w:r w:rsidR="00902356" w:rsidRPr="00C67A4C">
                <w:rPr>
                  <w:rStyle w:val="Hyperlink"/>
                </w:rPr>
                <w:t>om</w:t>
              </w:r>
            </w:hyperlink>
            <w:r w:rsidR="00902356">
              <w:rPr>
                <w:rFonts w:cstheme="minorHAnsi"/>
              </w:rPr>
              <w:t xml:space="preserve"> </w:t>
            </w:r>
            <w:r w:rsidR="00902356" w:rsidRPr="00C017E0">
              <w:rPr>
                <w:rFonts w:cstheme="minorHAnsi"/>
                <w:highlight w:val="yellow"/>
              </w:rPr>
              <w:t xml:space="preserve">((Link zu </w:t>
            </w:r>
            <w:hyperlink r:id="rId25" w:history="1">
              <w:r w:rsidRPr="00C017E0">
                <w:rPr>
                  <w:rStyle w:val="Hyperlink"/>
                  <w:rFonts w:cstheme="minorHAnsi"/>
                  <w:highlight w:val="yellow"/>
                </w:rPr>
                <w:t>https://www.youtube.com/watch?v=bfBnTokqoNM</w:t>
              </w:r>
            </w:hyperlink>
            <w:r w:rsidR="00902356" w:rsidRPr="00C017E0">
              <w:rPr>
                <w:rFonts w:cstheme="minorHAnsi"/>
                <w:highlight w:val="yellow"/>
              </w:rPr>
              <w:t>))</w:t>
            </w:r>
            <w:r w:rsidR="00902356">
              <w:rPr>
                <w:rFonts w:cstheme="minorHAnsi"/>
              </w:rPr>
              <w:t xml:space="preserve"> oder unter </w:t>
            </w:r>
            <w:hyperlink r:id="rId26" w:history="1">
              <w:r w:rsidR="00902356" w:rsidRPr="00C67A4C">
                <w:rPr>
                  <w:rStyle w:val="Hyperlink"/>
                  <w:rFonts w:cstheme="minorHAnsi"/>
                </w:rPr>
                <w:t>www.y</w:t>
              </w:r>
              <w:r w:rsidR="00902356" w:rsidRPr="00C67A4C">
                <w:rPr>
                  <w:rStyle w:val="Hyperlink"/>
                </w:rPr>
                <w:t>outube</w:t>
              </w:r>
              <w:r w:rsidR="00902356" w:rsidRPr="00C67A4C">
                <w:rPr>
                  <w:rStyle w:val="Hyperlink"/>
                  <w:rFonts w:cstheme="minorHAnsi"/>
                </w:rPr>
                <w:t>.c</w:t>
              </w:r>
              <w:r w:rsidR="00902356" w:rsidRPr="00C67A4C">
                <w:rPr>
                  <w:rStyle w:val="Hyperlink"/>
                </w:rPr>
                <w:t>om</w:t>
              </w:r>
            </w:hyperlink>
            <w:r w:rsidR="00902356">
              <w:rPr>
                <w:rFonts w:cstheme="minorHAnsi"/>
              </w:rPr>
              <w:t xml:space="preserve"> </w:t>
            </w:r>
            <w:r w:rsidR="00902356" w:rsidRPr="00C017E0">
              <w:rPr>
                <w:rFonts w:cstheme="minorHAnsi"/>
                <w:highlight w:val="yellow"/>
              </w:rPr>
              <w:t xml:space="preserve">((Link zu </w:t>
            </w:r>
            <w:hyperlink r:id="rId27" w:history="1">
              <w:r w:rsidRPr="00C017E0">
                <w:rPr>
                  <w:rStyle w:val="Hyperlink"/>
                  <w:rFonts w:cstheme="minorHAnsi"/>
                  <w:highlight w:val="yellow"/>
                </w:rPr>
                <w:t>https://www.youtube.com/watch?v=SWwXHRdDGi4</w:t>
              </w:r>
            </w:hyperlink>
            <w:r w:rsidR="00C017E0" w:rsidRPr="00C017E0">
              <w:rPr>
                <w:rFonts w:cstheme="minorHAnsi"/>
                <w:highlight w:val="yellow"/>
              </w:rPr>
              <w:t>))</w:t>
            </w:r>
          </w:p>
          <w:p w14:paraId="6B1C8855" w14:textId="77777777" w:rsidR="00BC7959" w:rsidRPr="00266AFE" w:rsidRDefault="00BC7959" w:rsidP="0004160C">
            <w:pPr>
              <w:spacing w:line="276" w:lineRule="auto"/>
              <w:rPr>
                <w:rFonts w:cstheme="minorHAnsi"/>
                <w:b/>
                <w:bCs/>
              </w:rPr>
            </w:pPr>
            <w:r w:rsidRPr="00266AFE">
              <w:rPr>
                <w:rFonts w:cstheme="minorHAnsi"/>
                <w:b/>
                <w:bCs/>
              </w:rPr>
              <w:t>Station 4</w:t>
            </w:r>
          </w:p>
          <w:p w14:paraId="40A70E87" w14:textId="7E32649E" w:rsidR="00BC7959" w:rsidRDefault="00BC7959" w:rsidP="0004160C">
            <w:pPr>
              <w:spacing w:line="276" w:lineRule="auto"/>
              <w:rPr>
                <w:rFonts w:cstheme="minorHAnsi"/>
              </w:rPr>
            </w:pPr>
            <w:proofErr w:type="gramStart"/>
            <w:r w:rsidRPr="0038006B">
              <w:rPr>
                <w:rFonts w:cstheme="minorHAnsi"/>
              </w:rPr>
              <w:t>Ausprobieren</w:t>
            </w:r>
            <w:proofErr w:type="gramEnd"/>
            <w:r w:rsidRPr="0038006B">
              <w:rPr>
                <w:rFonts w:cstheme="minorHAnsi"/>
              </w:rPr>
              <w:t xml:space="preserve"> </w:t>
            </w:r>
            <w:r w:rsidR="00C017E0">
              <w:rPr>
                <w:rFonts w:cstheme="minorHAnsi"/>
              </w:rPr>
              <w:t>der</w:t>
            </w:r>
            <w:r w:rsidR="00265AF5" w:rsidRPr="009E70B7">
              <w:rPr>
                <w:rFonts w:cstheme="minorHAnsi"/>
              </w:rPr>
              <w:t xml:space="preserve"> Lern</w:t>
            </w:r>
            <w:r w:rsidR="00265AF5">
              <w:rPr>
                <w:rFonts w:cstheme="minorHAnsi"/>
              </w:rPr>
              <w:t>-A</w:t>
            </w:r>
            <w:r w:rsidR="00265AF5" w:rsidRPr="009E70B7">
              <w:rPr>
                <w:rFonts w:cstheme="minorHAnsi"/>
              </w:rPr>
              <w:t>pp</w:t>
            </w:r>
            <w:r w:rsidR="00265AF5" w:rsidRPr="0038006B">
              <w:rPr>
                <w:rFonts w:cstheme="minorHAnsi"/>
              </w:rPr>
              <w:t xml:space="preserve"> </w:t>
            </w:r>
            <w:r w:rsidRPr="0038006B">
              <w:rPr>
                <w:rFonts w:cstheme="minorHAnsi"/>
              </w:rPr>
              <w:t>Anton</w:t>
            </w:r>
            <w:r w:rsidR="00C017E0">
              <w:rPr>
                <w:rFonts w:cstheme="minorHAnsi"/>
              </w:rPr>
              <w:t xml:space="preserve"> unter </w:t>
            </w:r>
            <w:hyperlink r:id="rId28" w:history="1">
              <w:r w:rsidRPr="00DA1B76">
                <w:rPr>
                  <w:rStyle w:val="Hyperlink"/>
                  <w:rFonts w:cstheme="minorHAnsi"/>
                </w:rPr>
                <w:t>www.anton.app/de</w:t>
              </w:r>
            </w:hyperlink>
            <w:r>
              <w:rPr>
                <w:rFonts w:cstheme="minorHAnsi"/>
              </w:rPr>
              <w:t xml:space="preserve"> </w:t>
            </w:r>
            <w:r w:rsidRPr="00266AFE">
              <w:rPr>
                <w:rFonts w:cstheme="minorHAnsi"/>
                <w:highlight w:val="yellow"/>
              </w:rPr>
              <w:t>((Link zu https://anton.app/de/)</w:t>
            </w:r>
            <w:r>
              <w:rPr>
                <w:rFonts w:cstheme="minorHAnsi"/>
              </w:rPr>
              <w:t>)</w:t>
            </w:r>
            <w:r w:rsidRPr="0038006B">
              <w:rPr>
                <w:rFonts w:cstheme="minorHAnsi"/>
              </w:rPr>
              <w:t xml:space="preserve"> zum Thema „Gesunde Ernährung“ oder „Bewegung“</w:t>
            </w:r>
            <w:r>
              <w:rPr>
                <w:rFonts w:cstheme="minorHAnsi"/>
              </w:rPr>
              <w:t>.</w:t>
            </w:r>
          </w:p>
          <w:p w14:paraId="63E52F60" w14:textId="24B9ACC0" w:rsidR="00BC7959" w:rsidRDefault="00BC7959" w:rsidP="0004160C">
            <w:pPr>
              <w:spacing w:line="276" w:lineRule="auto"/>
              <w:rPr>
                <w:rFonts w:cstheme="minorHAnsi"/>
              </w:rPr>
            </w:pPr>
            <w:r w:rsidRPr="00266AFE">
              <w:rPr>
                <w:rFonts w:cstheme="minorHAnsi"/>
                <w:b/>
                <w:bCs/>
              </w:rPr>
              <w:t>Hinweis:</w:t>
            </w:r>
            <w:r>
              <w:rPr>
                <w:rFonts w:cstheme="minorHAnsi"/>
              </w:rPr>
              <w:t xml:space="preserve"> </w:t>
            </w:r>
            <w:r w:rsidRPr="0038006B">
              <w:rPr>
                <w:rFonts w:cstheme="minorHAnsi"/>
              </w:rPr>
              <w:t xml:space="preserve">In </w:t>
            </w:r>
            <w:r>
              <w:rPr>
                <w:rFonts w:cstheme="minorHAnsi"/>
              </w:rPr>
              <w:t xml:space="preserve">der </w:t>
            </w:r>
            <w:r w:rsidRPr="0038006B">
              <w:rPr>
                <w:rFonts w:cstheme="minorHAnsi"/>
              </w:rPr>
              <w:t>Anton</w:t>
            </w:r>
            <w:r>
              <w:rPr>
                <w:rFonts w:cstheme="minorHAnsi"/>
              </w:rPr>
              <w:t>-</w:t>
            </w:r>
            <w:r w:rsidRPr="0038006B">
              <w:rPr>
                <w:rFonts w:cstheme="minorHAnsi"/>
              </w:rPr>
              <w:t>App</w:t>
            </w:r>
            <w:r w:rsidR="00265AF5">
              <w:rPr>
                <w:rFonts w:cstheme="minorHAnsi"/>
              </w:rPr>
              <w:t xml:space="preserve"> </w:t>
            </w:r>
            <w:r>
              <w:rPr>
                <w:rFonts w:cstheme="minorHAnsi"/>
              </w:rPr>
              <w:t xml:space="preserve">– je nach Lerngruppe – </w:t>
            </w:r>
            <w:r w:rsidRPr="0038006B">
              <w:rPr>
                <w:rFonts w:cstheme="minorHAnsi"/>
              </w:rPr>
              <w:t>die Kategorien</w:t>
            </w:r>
            <w:r>
              <w:rPr>
                <w:rFonts w:cstheme="minorHAnsi"/>
              </w:rPr>
              <w:t xml:space="preserve"> „</w:t>
            </w:r>
            <w:r w:rsidRPr="0038006B">
              <w:rPr>
                <w:rFonts w:cstheme="minorHAnsi"/>
              </w:rPr>
              <w:t xml:space="preserve">Sachunterricht ab 1. Klasse </w:t>
            </w:r>
            <w:r>
              <w:rPr>
                <w:rFonts w:cstheme="minorHAnsi"/>
              </w:rPr>
              <w:t xml:space="preserve">/ </w:t>
            </w:r>
            <w:r w:rsidRPr="0038006B">
              <w:rPr>
                <w:rFonts w:cstheme="minorHAnsi"/>
              </w:rPr>
              <w:t xml:space="preserve">Ein gesunder Körper” oder </w:t>
            </w:r>
            <w:r>
              <w:rPr>
                <w:rFonts w:cstheme="minorHAnsi"/>
              </w:rPr>
              <w:t>„</w:t>
            </w:r>
            <w:r w:rsidRPr="0038006B">
              <w:rPr>
                <w:rFonts w:cstheme="minorHAnsi"/>
              </w:rPr>
              <w:t xml:space="preserve">Biologie ab 5. Klasse </w:t>
            </w:r>
            <w:r>
              <w:rPr>
                <w:rFonts w:cstheme="minorHAnsi"/>
              </w:rPr>
              <w:t xml:space="preserve">/ </w:t>
            </w:r>
            <w:r w:rsidRPr="0038006B">
              <w:rPr>
                <w:rFonts w:cstheme="minorHAnsi"/>
              </w:rPr>
              <w:t>Bewegung hält gesund”</w:t>
            </w:r>
            <w:r>
              <w:rPr>
                <w:rFonts w:cstheme="minorHAnsi"/>
              </w:rPr>
              <w:t xml:space="preserve"> wählen.</w:t>
            </w:r>
          </w:p>
          <w:p w14:paraId="368AE3C3" w14:textId="77777777" w:rsidR="00BC7959" w:rsidRPr="00266AFE" w:rsidRDefault="00BC7959" w:rsidP="0004160C">
            <w:pPr>
              <w:spacing w:line="276" w:lineRule="auto"/>
              <w:rPr>
                <w:rFonts w:cstheme="minorHAnsi"/>
                <w:b/>
                <w:bCs/>
              </w:rPr>
            </w:pPr>
            <w:r w:rsidRPr="00266AFE">
              <w:rPr>
                <w:rFonts w:cstheme="minorHAnsi"/>
                <w:b/>
                <w:bCs/>
              </w:rPr>
              <w:t>Station 5</w:t>
            </w:r>
          </w:p>
          <w:p w14:paraId="6A10C205" w14:textId="0F4CEA33" w:rsidR="004A234D" w:rsidRDefault="00BC7959" w:rsidP="0004160C">
            <w:pPr>
              <w:spacing w:line="276" w:lineRule="auto"/>
              <w:rPr>
                <w:rFonts w:cstheme="minorHAnsi"/>
              </w:rPr>
            </w:pPr>
            <w:r>
              <w:rPr>
                <w:rFonts w:cstheme="minorHAnsi"/>
              </w:rPr>
              <w:t xml:space="preserve">Entspannungsübung: Hierbei eignet sich die 7Mind-App: </w:t>
            </w:r>
            <w:commentRangeStart w:id="39"/>
            <w:commentRangeStart w:id="40"/>
            <w:commentRangeStart w:id="41"/>
            <w:commentRangeStart w:id="42"/>
            <w:commentRangeEnd w:id="39"/>
            <w:del w:id="43" w:author="Theresa Salge" w:date="2024-07-09T14:36:00Z">
              <w:r w:rsidDel="000A20EB">
                <w:rPr>
                  <w:rStyle w:val="Kommentarzeichen"/>
                </w:rPr>
                <w:commentReference w:id="39"/>
              </w:r>
              <w:commentRangeEnd w:id="40"/>
              <w:r w:rsidR="000A20EB" w:rsidDel="000A20EB">
                <w:rPr>
                  <w:rStyle w:val="Kommentarzeichen"/>
                </w:rPr>
                <w:commentReference w:id="40"/>
              </w:r>
            </w:del>
            <w:commentRangeEnd w:id="41"/>
            <w:r w:rsidR="004A5DF0">
              <w:rPr>
                <w:rStyle w:val="Kommentarzeichen"/>
              </w:rPr>
              <w:commentReference w:id="41"/>
            </w:r>
            <w:commentRangeEnd w:id="42"/>
            <w:r w:rsidR="004A5DF0">
              <w:rPr>
                <w:rStyle w:val="Kommentarzeichen"/>
              </w:rPr>
              <w:commentReference w:id="42"/>
            </w:r>
            <w:r w:rsidR="000A20EB">
              <w:rPr>
                <w:rFonts w:cstheme="minorHAnsi"/>
              </w:rPr>
              <w:t xml:space="preserve">Die Kinder können hier das Programm </w:t>
            </w:r>
            <w:commentRangeStart w:id="44"/>
            <w:r w:rsidR="000A20EB">
              <w:rPr>
                <w:rFonts w:cstheme="minorHAnsi"/>
              </w:rPr>
              <w:t xml:space="preserve">7Mind@School </w:t>
            </w:r>
            <w:commentRangeEnd w:id="44"/>
            <w:r w:rsidR="004A5DF0">
              <w:rPr>
                <w:rStyle w:val="Kommentarzeichen"/>
              </w:rPr>
              <w:commentReference w:id="44"/>
            </w:r>
            <w:r w:rsidR="000A20EB">
              <w:rPr>
                <w:rFonts w:cstheme="minorHAnsi"/>
              </w:rPr>
              <w:t>entdecken. Folgende Übungen eignen sich für diese Übung: Bodyscan</w:t>
            </w:r>
            <w:r w:rsidR="004A5DF0">
              <w:rPr>
                <w:rFonts w:cstheme="minorHAnsi"/>
              </w:rPr>
              <w:t xml:space="preserve">, </w:t>
            </w:r>
            <w:r w:rsidR="00735A9A">
              <w:rPr>
                <w:rFonts w:cstheme="minorHAnsi"/>
              </w:rPr>
              <w:t>Entspannung</w:t>
            </w:r>
            <w:r w:rsidR="004A5DF0">
              <w:rPr>
                <w:rFonts w:cstheme="minorHAnsi"/>
              </w:rPr>
              <w:t>, z</w:t>
            </w:r>
            <w:r w:rsidR="00735A9A">
              <w:rPr>
                <w:rFonts w:cstheme="minorHAnsi"/>
              </w:rPr>
              <w:t>ur Ruhe kommen</w:t>
            </w:r>
            <w:r w:rsidR="004A5DF0">
              <w:rPr>
                <w:rFonts w:cstheme="minorHAnsi"/>
              </w:rPr>
              <w:t xml:space="preserve">, </w:t>
            </w:r>
            <w:r w:rsidR="004A234D">
              <w:rPr>
                <w:rFonts w:cstheme="minorHAnsi"/>
              </w:rPr>
              <w:t>Dankbarkeit</w:t>
            </w:r>
            <w:r w:rsidR="004A5DF0">
              <w:rPr>
                <w:rFonts w:cstheme="minorHAnsi"/>
              </w:rPr>
              <w:t>.</w:t>
            </w:r>
          </w:p>
          <w:p w14:paraId="6D9FB958" w14:textId="77777777" w:rsidR="00BC7959" w:rsidRDefault="00BC7959" w:rsidP="0004160C">
            <w:pPr>
              <w:spacing w:line="276" w:lineRule="auto"/>
              <w:rPr>
                <w:rFonts w:cstheme="minorHAnsi"/>
              </w:rPr>
            </w:pPr>
          </w:p>
          <w:p w14:paraId="23964E9F" w14:textId="77777777" w:rsidR="00BC7959" w:rsidRDefault="00BC7959" w:rsidP="0004160C">
            <w:pPr>
              <w:spacing w:line="276" w:lineRule="auto"/>
              <w:rPr>
                <w:rFonts w:cstheme="minorHAnsi"/>
              </w:rPr>
            </w:pPr>
            <w:commentRangeStart w:id="45"/>
            <w:commentRangeStart w:id="46"/>
            <w:r>
              <w:rPr>
                <w:rFonts w:cstheme="minorHAnsi"/>
              </w:rPr>
              <w:t xml:space="preserve">Abschließend soll den Lernenden ausreichend Zeit für ein Feedback und einen </w:t>
            </w:r>
            <w:r w:rsidRPr="00407331">
              <w:rPr>
                <w:rFonts w:cstheme="minorHAnsi"/>
              </w:rPr>
              <w:t>Erfahrung</w:t>
            </w:r>
            <w:r>
              <w:rPr>
                <w:rFonts w:cstheme="minorHAnsi"/>
              </w:rPr>
              <w:t xml:space="preserve">saustausch gegeben werden. Fragen aus dem Arbeitsblatt können im Plenum besprochen werden. </w:t>
            </w:r>
            <w:commentRangeEnd w:id="45"/>
            <w:r w:rsidR="00735A9A">
              <w:rPr>
                <w:rStyle w:val="Kommentarzeichen"/>
              </w:rPr>
              <w:commentReference w:id="45"/>
            </w:r>
            <w:commentRangeEnd w:id="46"/>
            <w:r w:rsidR="00BF3488">
              <w:rPr>
                <w:rStyle w:val="Kommentarzeichen"/>
              </w:rPr>
              <w:commentReference w:id="46"/>
            </w:r>
          </w:p>
          <w:p w14:paraId="5852E1BB" w14:textId="77777777" w:rsidR="00BC7959" w:rsidRPr="00191E00" w:rsidRDefault="00BC7959" w:rsidP="0004160C">
            <w:pPr>
              <w:spacing w:line="276" w:lineRule="auto"/>
              <w:rPr>
                <w:rFonts w:cstheme="minorHAnsi"/>
                <w:b/>
                <w:bCs/>
              </w:rPr>
            </w:pPr>
            <w:r w:rsidRPr="00191E00">
              <w:rPr>
                <w:rFonts w:cstheme="minorHAnsi"/>
                <w:b/>
                <w:bCs/>
              </w:rPr>
              <w:t>Mögliche Fragen:</w:t>
            </w:r>
          </w:p>
          <w:p w14:paraId="7EAAB712" w14:textId="77777777" w:rsidR="00BC7959" w:rsidRDefault="00BC7959" w:rsidP="0004160C">
            <w:pPr>
              <w:spacing w:line="276" w:lineRule="auto"/>
              <w:rPr>
                <w:rFonts w:cstheme="minorHAnsi"/>
              </w:rPr>
            </w:pPr>
            <w:r w:rsidRPr="00407331">
              <w:rPr>
                <w:rFonts w:cstheme="minorHAnsi"/>
              </w:rPr>
              <w:t xml:space="preserve">Was hat euch beim Lernen mit der App geholfen? </w:t>
            </w:r>
          </w:p>
          <w:p w14:paraId="763E1C35" w14:textId="77777777" w:rsidR="00BC7959" w:rsidRPr="00407331" w:rsidRDefault="00BC7959" w:rsidP="0004160C">
            <w:pPr>
              <w:spacing w:line="276" w:lineRule="auto"/>
              <w:rPr>
                <w:rFonts w:cstheme="minorHAnsi"/>
              </w:rPr>
            </w:pPr>
            <w:r w:rsidRPr="00407331">
              <w:rPr>
                <w:rFonts w:cstheme="minorHAnsi"/>
              </w:rPr>
              <w:t>Was ist anders als beim Lernen mit einem Buch?</w:t>
            </w:r>
          </w:p>
          <w:p w14:paraId="47CD0208" w14:textId="7170C96A" w:rsidR="00BC7959" w:rsidRDefault="004A5DF0" w:rsidP="0004160C">
            <w:pPr>
              <w:spacing w:line="276" w:lineRule="auto"/>
              <w:rPr>
                <w:rFonts w:cstheme="minorHAnsi"/>
              </w:rPr>
            </w:pPr>
            <w:r>
              <w:rPr>
                <w:rFonts w:cstheme="minorHAnsi"/>
              </w:rPr>
              <w:t>Was</w:t>
            </w:r>
            <w:commentRangeStart w:id="47"/>
            <w:commentRangeStart w:id="48"/>
            <w:commentRangeEnd w:id="47"/>
            <w:r w:rsidR="00735A9A">
              <w:rPr>
                <w:rStyle w:val="Kommentarzeichen"/>
              </w:rPr>
              <w:commentReference w:id="47"/>
            </w:r>
            <w:commentRangeEnd w:id="48"/>
            <w:r>
              <w:rPr>
                <w:rStyle w:val="Kommentarzeichen"/>
              </w:rPr>
              <w:commentReference w:id="48"/>
            </w:r>
            <w:r>
              <w:rPr>
                <w:rFonts w:cstheme="minorHAnsi"/>
              </w:rPr>
              <w:t xml:space="preserve"> </w:t>
            </w:r>
            <w:r w:rsidR="00BC7959" w:rsidRPr="00407331">
              <w:rPr>
                <w:rFonts w:cstheme="minorHAnsi"/>
              </w:rPr>
              <w:t xml:space="preserve">hat dir am meisten Spaß gemacht? </w:t>
            </w:r>
          </w:p>
          <w:p w14:paraId="1ED3D296" w14:textId="77777777" w:rsidR="00BC7959" w:rsidRPr="00407331" w:rsidRDefault="00BC7959" w:rsidP="0004160C">
            <w:pPr>
              <w:spacing w:line="276" w:lineRule="auto"/>
              <w:rPr>
                <w:rFonts w:cstheme="minorHAnsi"/>
              </w:rPr>
            </w:pPr>
            <w:r w:rsidRPr="00407331">
              <w:rPr>
                <w:rFonts w:cstheme="minorHAnsi"/>
              </w:rPr>
              <w:t>Was hast du Neues gelernt?</w:t>
            </w:r>
          </w:p>
          <w:p w14:paraId="3F428AA0" w14:textId="77777777" w:rsidR="00BC7959" w:rsidRDefault="00BC7959" w:rsidP="0004160C">
            <w:pPr>
              <w:spacing w:line="276" w:lineRule="auto"/>
              <w:rPr>
                <w:rFonts w:cstheme="minorHAnsi"/>
              </w:rPr>
            </w:pPr>
          </w:p>
          <w:p w14:paraId="76CCF68F" w14:textId="63640FC0" w:rsidR="00BC7959" w:rsidRDefault="00BC7959" w:rsidP="0004160C">
            <w:pPr>
              <w:spacing w:line="276" w:lineRule="auto"/>
              <w:rPr>
                <w:rFonts w:cstheme="minorHAnsi"/>
              </w:rPr>
            </w:pPr>
            <w:r>
              <w:rPr>
                <w:rFonts w:cstheme="minorHAnsi"/>
              </w:rPr>
              <w:t>Nach der Kenn</w:t>
            </w:r>
            <w:r w:rsidR="00265AF5">
              <w:rPr>
                <w:rFonts w:cstheme="minorHAnsi"/>
              </w:rPr>
              <w:t>en</w:t>
            </w:r>
            <w:r>
              <w:rPr>
                <w:rFonts w:cstheme="minorHAnsi"/>
              </w:rPr>
              <w:t xml:space="preserve">lernphase folgt eine operative Praxisphase, in der die Lernenden Kindersuchmaschinen erkunden, um selbst Informationen zur Gesundheit zu finden. </w:t>
            </w:r>
          </w:p>
          <w:p w14:paraId="5F4BA7A1" w14:textId="77777777" w:rsidR="001658D0" w:rsidRDefault="001658D0" w:rsidP="0004160C">
            <w:pPr>
              <w:spacing w:line="276" w:lineRule="auto"/>
              <w:rPr>
                <w:rFonts w:cstheme="minorHAnsi"/>
              </w:rPr>
            </w:pPr>
          </w:p>
          <w:p w14:paraId="315442CA" w14:textId="77777777" w:rsidR="00BC7959" w:rsidRPr="00AD3F4E" w:rsidRDefault="00BC7959" w:rsidP="0004160C">
            <w:pPr>
              <w:spacing w:line="276" w:lineRule="auto"/>
              <w:rPr>
                <w:rFonts w:cstheme="minorHAnsi"/>
                <w:b/>
                <w:bCs/>
                <w:sz w:val="26"/>
                <w:szCs w:val="26"/>
              </w:rPr>
            </w:pPr>
            <w:r>
              <w:rPr>
                <w:rFonts w:cstheme="minorHAnsi"/>
                <w:b/>
                <w:bCs/>
                <w:sz w:val="26"/>
                <w:szCs w:val="26"/>
              </w:rPr>
              <w:t>Erarbeitung 2</w:t>
            </w:r>
          </w:p>
          <w:p w14:paraId="08930D16" w14:textId="541BA086" w:rsidR="00BC7959" w:rsidRDefault="00BC7959" w:rsidP="0004160C">
            <w:pPr>
              <w:spacing w:line="276" w:lineRule="auto"/>
              <w:rPr>
                <w:rFonts w:cstheme="minorHAnsi"/>
              </w:rPr>
            </w:pPr>
            <w:r>
              <w:rPr>
                <w:rFonts w:cstheme="minorHAnsi"/>
              </w:rPr>
              <w:t>Mit einer Kindersuchmaschine oder einer Lern</w:t>
            </w:r>
            <w:r w:rsidR="00265AF5">
              <w:rPr>
                <w:rFonts w:cstheme="minorHAnsi"/>
              </w:rPr>
              <w:t>-</w:t>
            </w:r>
            <w:commentRangeStart w:id="49"/>
            <w:commentRangeStart w:id="50"/>
            <w:r w:rsidR="00265AF5">
              <w:rPr>
                <w:rFonts w:cstheme="minorHAnsi"/>
              </w:rPr>
              <w:t>A</w:t>
            </w:r>
            <w:r>
              <w:rPr>
                <w:rFonts w:cstheme="minorHAnsi"/>
              </w:rPr>
              <w:t>pp</w:t>
            </w:r>
            <w:commentRangeEnd w:id="49"/>
            <w:r w:rsidR="00265AF5">
              <w:rPr>
                <w:rStyle w:val="Kommentarzeichen"/>
              </w:rPr>
              <w:commentReference w:id="49"/>
            </w:r>
            <w:commentRangeEnd w:id="50"/>
            <w:r w:rsidR="004A5DF0">
              <w:rPr>
                <w:rStyle w:val="Kommentarzeichen"/>
              </w:rPr>
              <w:commentReference w:id="50"/>
            </w:r>
            <w:r>
              <w:rPr>
                <w:rFonts w:cstheme="minorHAnsi"/>
              </w:rPr>
              <w:t xml:space="preserve"> </w:t>
            </w:r>
            <w:r w:rsidRPr="00047B7B">
              <w:rPr>
                <w:rFonts w:cstheme="minorHAnsi"/>
              </w:rPr>
              <w:t xml:space="preserve">suchen die Lernenden in 4er-Gruppen Informationen </w:t>
            </w:r>
            <w:r>
              <w:rPr>
                <w:rFonts w:cstheme="minorHAnsi"/>
              </w:rPr>
              <w:t xml:space="preserve">und Übungen </w:t>
            </w:r>
            <w:r w:rsidRPr="00047B7B">
              <w:rPr>
                <w:rFonts w:cstheme="minorHAnsi"/>
              </w:rPr>
              <w:t xml:space="preserve">zum Thema, </w:t>
            </w:r>
            <w:r>
              <w:rPr>
                <w:rFonts w:cstheme="minorHAnsi"/>
              </w:rPr>
              <w:t>das</w:t>
            </w:r>
            <w:r w:rsidRPr="00047B7B">
              <w:rPr>
                <w:rFonts w:cstheme="minorHAnsi"/>
              </w:rPr>
              <w:t xml:space="preserve"> die Lehrkraft ihnen zugeteilt hat. Bei größeren Klassen können auch jeweils zwei Gruppen dasselbe Thema bearbeiten. Jede Gruppe notiert analog drei wichtige Informationen, die sie gefunden haben und stellen sie nach der Gruppenarbeit im Plenum vor. </w:t>
            </w:r>
          </w:p>
          <w:p w14:paraId="0C69C655" w14:textId="77777777" w:rsidR="00BC7959" w:rsidRDefault="00BC7959" w:rsidP="0004160C">
            <w:pPr>
              <w:spacing w:line="276" w:lineRule="auto"/>
              <w:rPr>
                <w:rFonts w:cstheme="minorHAnsi"/>
              </w:rPr>
            </w:pPr>
            <w:r>
              <w:rPr>
                <w:rFonts w:cstheme="minorHAnsi"/>
              </w:rPr>
              <w:t>Bei der Bearbeitung der nächsten Phase „Vertiefung“ weist d</w:t>
            </w:r>
            <w:r w:rsidRPr="00047B7B">
              <w:rPr>
                <w:rFonts w:cstheme="minorHAnsi"/>
              </w:rPr>
              <w:t>ie Lehrkraft darauf hin, dass diese Informationen im weiteren Verlauf gebraucht werden.</w:t>
            </w:r>
          </w:p>
          <w:p w14:paraId="50EA6D57" w14:textId="77777777" w:rsidR="00BC7959" w:rsidRDefault="00BC7959" w:rsidP="0004160C">
            <w:pPr>
              <w:spacing w:line="276" w:lineRule="auto"/>
              <w:rPr>
                <w:rFonts w:cstheme="minorHAnsi"/>
              </w:rPr>
            </w:pPr>
          </w:p>
          <w:p w14:paraId="4C7180DD" w14:textId="77777777" w:rsidR="00BC7959" w:rsidRDefault="00BC7959" w:rsidP="0004160C">
            <w:pPr>
              <w:spacing w:line="276" w:lineRule="auto"/>
              <w:rPr>
                <w:rFonts w:cstheme="minorHAnsi"/>
              </w:rPr>
            </w:pPr>
            <w:r>
              <w:rPr>
                <w:rFonts w:cstheme="minorHAnsi"/>
              </w:rPr>
              <w:t>Hier ist eine kleine Themenauswahl, die durch die Lehrkraft beliebig erweitert werden kann:</w:t>
            </w:r>
          </w:p>
          <w:p w14:paraId="39698B75" w14:textId="7470E2B4" w:rsidR="00BC7959" w:rsidRDefault="00BC7959" w:rsidP="0004160C">
            <w:pPr>
              <w:spacing w:line="276" w:lineRule="auto"/>
              <w:rPr>
                <w:rFonts w:cstheme="minorHAnsi"/>
              </w:rPr>
            </w:pPr>
            <w:r w:rsidRPr="00407331">
              <w:rPr>
                <w:rFonts w:cstheme="minorHAnsi"/>
              </w:rPr>
              <w:t>Erste Hilfe, Sonnenschutz, Zahngesundheit, Händewaschen</w:t>
            </w:r>
            <w:r>
              <w:rPr>
                <w:rFonts w:cstheme="minorHAnsi"/>
              </w:rPr>
              <w:t xml:space="preserve"> </w:t>
            </w:r>
            <w:r w:rsidRPr="00407331">
              <w:rPr>
                <w:rFonts w:cstheme="minorHAnsi"/>
              </w:rPr>
              <w:t>/</w:t>
            </w:r>
            <w:r>
              <w:rPr>
                <w:rFonts w:cstheme="minorHAnsi"/>
              </w:rPr>
              <w:t xml:space="preserve"> </w:t>
            </w:r>
            <w:r w:rsidRPr="00407331">
              <w:rPr>
                <w:rFonts w:cstheme="minorHAnsi"/>
              </w:rPr>
              <w:t>Hygiene</w:t>
            </w:r>
            <w:r>
              <w:rPr>
                <w:rFonts w:cstheme="minorHAnsi"/>
              </w:rPr>
              <w:t>, gesundes Frühstück</w:t>
            </w:r>
            <w:r w:rsidR="00E63BD3">
              <w:rPr>
                <w:rFonts w:cstheme="minorHAnsi"/>
              </w:rPr>
              <w:t>.</w:t>
            </w:r>
          </w:p>
          <w:p w14:paraId="2117D3EF" w14:textId="77777777" w:rsidR="00BC7959" w:rsidRDefault="00BC7959" w:rsidP="0004160C">
            <w:pPr>
              <w:spacing w:line="276" w:lineRule="auto"/>
              <w:rPr>
                <w:rFonts w:cstheme="minorHAnsi"/>
              </w:rPr>
            </w:pPr>
          </w:p>
          <w:p w14:paraId="2A2A35CB" w14:textId="06F64A8F" w:rsidR="00BC7959" w:rsidRPr="00047B7B" w:rsidRDefault="00BC7959" w:rsidP="0004160C">
            <w:pPr>
              <w:spacing w:line="276" w:lineRule="auto"/>
              <w:rPr>
                <w:rFonts w:cstheme="minorHAnsi"/>
                <w:b/>
                <w:bCs/>
              </w:rPr>
            </w:pPr>
            <w:r w:rsidRPr="00047B7B">
              <w:rPr>
                <w:rFonts w:cstheme="minorHAnsi"/>
                <w:b/>
                <w:bCs/>
              </w:rPr>
              <w:lastRenderedPageBreak/>
              <w:t>Mögliche Kindersuchmaschinen</w:t>
            </w:r>
            <w:r>
              <w:rPr>
                <w:rFonts w:cstheme="minorHAnsi"/>
                <w:b/>
                <w:bCs/>
              </w:rPr>
              <w:t xml:space="preserve"> / </w:t>
            </w:r>
            <w:r w:rsidR="00265AF5" w:rsidRPr="00265AF5">
              <w:rPr>
                <w:rFonts w:cstheme="minorHAnsi"/>
                <w:b/>
                <w:bCs/>
              </w:rPr>
              <w:t>Lern-App</w:t>
            </w:r>
            <w:r w:rsidR="00165B23">
              <w:rPr>
                <w:rFonts w:cstheme="minorHAnsi"/>
                <w:b/>
                <w:bCs/>
              </w:rPr>
              <w:t>s</w:t>
            </w:r>
            <w:r w:rsidRPr="00047B7B">
              <w:rPr>
                <w:rFonts w:cstheme="minorHAnsi"/>
                <w:b/>
                <w:bCs/>
              </w:rPr>
              <w:t>:</w:t>
            </w:r>
          </w:p>
          <w:p w14:paraId="305E688A" w14:textId="77777777" w:rsidR="00BC7959" w:rsidRDefault="00BC7959" w:rsidP="0004160C">
            <w:pPr>
              <w:spacing w:line="276" w:lineRule="auto"/>
              <w:rPr>
                <w:rFonts w:cstheme="minorHAnsi"/>
              </w:rPr>
            </w:pPr>
            <w:r w:rsidRPr="00C15668">
              <w:rPr>
                <w:rFonts w:cstheme="minorHAnsi"/>
              </w:rPr>
              <w:t xml:space="preserve">www.helles-koepfchen.de </w:t>
            </w:r>
            <w:r w:rsidRPr="0047053B">
              <w:rPr>
                <w:rFonts w:cstheme="minorHAnsi"/>
                <w:highlight w:val="yellow"/>
              </w:rPr>
              <w:t xml:space="preserve">((Link zu </w:t>
            </w:r>
            <w:hyperlink r:id="rId29" w:history="1">
              <w:r w:rsidRPr="0047053B">
                <w:rPr>
                  <w:rStyle w:val="Hyperlink"/>
                  <w:rFonts w:cstheme="minorHAnsi"/>
                  <w:highlight w:val="yellow"/>
                </w:rPr>
                <w:t>https://www.helles-koepfchen.de/</w:t>
              </w:r>
            </w:hyperlink>
            <w:r w:rsidRPr="0047053B">
              <w:rPr>
                <w:rFonts w:cstheme="minorHAnsi"/>
                <w:highlight w:val="yellow"/>
              </w:rPr>
              <w:t>))</w:t>
            </w:r>
            <w:r>
              <w:rPr>
                <w:rFonts w:cstheme="minorHAnsi"/>
              </w:rPr>
              <w:t xml:space="preserve"> </w:t>
            </w:r>
          </w:p>
          <w:p w14:paraId="30DD4E06" w14:textId="77777777" w:rsidR="00BC7959" w:rsidRDefault="00000000" w:rsidP="0004160C">
            <w:pPr>
              <w:spacing w:line="276" w:lineRule="auto"/>
              <w:rPr>
                <w:rFonts w:cstheme="minorHAnsi"/>
              </w:rPr>
            </w:pPr>
            <w:hyperlink r:id="rId30" w:history="1">
              <w:r w:rsidR="00BC7959" w:rsidRPr="00DA1B76">
                <w:rPr>
                  <w:rStyle w:val="Hyperlink"/>
                  <w:rFonts w:cstheme="minorHAnsi"/>
                </w:rPr>
                <w:t>www.fragfinn.de/</w:t>
              </w:r>
            </w:hyperlink>
            <w:r w:rsidR="00BC7959">
              <w:rPr>
                <w:rFonts w:cstheme="minorHAnsi"/>
              </w:rPr>
              <w:t xml:space="preserve"> </w:t>
            </w:r>
            <w:r w:rsidR="00BC7959" w:rsidRPr="0047053B">
              <w:rPr>
                <w:rFonts w:cstheme="minorHAnsi"/>
                <w:highlight w:val="yellow"/>
              </w:rPr>
              <w:t xml:space="preserve">((Link zu </w:t>
            </w:r>
            <w:hyperlink r:id="rId31" w:history="1">
              <w:r w:rsidR="00BC7959" w:rsidRPr="0047053B">
                <w:rPr>
                  <w:rStyle w:val="Hyperlink"/>
                  <w:rFonts w:cstheme="minorHAnsi"/>
                  <w:highlight w:val="yellow"/>
                </w:rPr>
                <w:t>https://www.fragfinn.de/)</w:t>
              </w:r>
            </w:hyperlink>
            <w:r w:rsidR="00BC7959" w:rsidRPr="0047053B">
              <w:rPr>
                <w:rFonts w:cstheme="minorHAnsi"/>
                <w:highlight w:val="yellow"/>
              </w:rPr>
              <w:t>)</w:t>
            </w:r>
          </w:p>
          <w:p w14:paraId="3507187E" w14:textId="77777777" w:rsidR="00BC7959" w:rsidRDefault="00000000" w:rsidP="0004160C">
            <w:pPr>
              <w:spacing w:line="276" w:lineRule="auto"/>
              <w:rPr>
                <w:rFonts w:cstheme="minorHAnsi"/>
              </w:rPr>
            </w:pPr>
            <w:hyperlink r:id="rId32" w:history="1">
              <w:r w:rsidR="00BC7959" w:rsidRPr="00DA1B76">
                <w:rPr>
                  <w:rStyle w:val="Hyperlink"/>
                  <w:rFonts w:cstheme="minorHAnsi"/>
                </w:rPr>
                <w:t>www.a</w:t>
              </w:r>
              <w:r w:rsidR="00BC7959" w:rsidRPr="00DA1B76">
                <w:rPr>
                  <w:rStyle w:val="Hyperlink"/>
                </w:rPr>
                <w:t>nton.app</w:t>
              </w:r>
              <w:r w:rsidR="00BC7959" w:rsidRPr="00DA1B76">
                <w:rPr>
                  <w:rStyle w:val="Hyperlink"/>
                  <w:rFonts w:cstheme="minorHAnsi"/>
                </w:rPr>
                <w:t>.de/</w:t>
              </w:r>
            </w:hyperlink>
            <w:r w:rsidR="00BC7959">
              <w:rPr>
                <w:rFonts w:cstheme="minorHAnsi"/>
              </w:rPr>
              <w:t xml:space="preserve"> </w:t>
            </w:r>
            <w:r w:rsidR="00BC7959" w:rsidRPr="0047053B">
              <w:rPr>
                <w:rFonts w:cstheme="minorHAnsi"/>
                <w:highlight w:val="yellow"/>
              </w:rPr>
              <w:t>((Link zu https://anton.app/de/))</w:t>
            </w:r>
          </w:p>
          <w:p w14:paraId="6C436B38" w14:textId="77777777" w:rsidR="00BC7959" w:rsidRDefault="00BC7959" w:rsidP="0004160C">
            <w:pPr>
              <w:spacing w:line="276" w:lineRule="auto"/>
              <w:rPr>
                <w:rFonts w:cstheme="minorHAnsi"/>
              </w:rPr>
            </w:pPr>
          </w:p>
          <w:p w14:paraId="71752E30" w14:textId="77777777" w:rsidR="00BC7959" w:rsidRPr="00C017E0" w:rsidRDefault="00BC7959" w:rsidP="0004160C">
            <w:pPr>
              <w:spacing w:line="276" w:lineRule="auto"/>
              <w:rPr>
                <w:rFonts w:cstheme="minorHAnsi"/>
                <w:b/>
                <w:bCs/>
                <w:sz w:val="26"/>
                <w:szCs w:val="26"/>
              </w:rPr>
            </w:pPr>
            <w:r w:rsidRPr="00C017E0">
              <w:rPr>
                <w:rFonts w:cstheme="minorHAnsi"/>
                <w:b/>
                <w:bCs/>
                <w:sz w:val="26"/>
                <w:szCs w:val="26"/>
              </w:rPr>
              <w:t>Vertiefung</w:t>
            </w:r>
          </w:p>
          <w:p w14:paraId="3779E88A" w14:textId="77777777" w:rsidR="00BC7959" w:rsidRPr="00C017E0" w:rsidRDefault="00BC7959" w:rsidP="0004160C">
            <w:pPr>
              <w:spacing w:line="276" w:lineRule="auto"/>
              <w:rPr>
                <w:rFonts w:cstheme="minorHAnsi"/>
              </w:rPr>
            </w:pPr>
            <w:r w:rsidRPr="00C017E0">
              <w:rPr>
                <w:rFonts w:cstheme="minorHAnsi"/>
              </w:rPr>
              <w:t>Der Schwerpunkt der Arbeitsphase ist das Erstellen und Teilen von Gesundheitsinformationen. Diese eignet sich jedoch nur für Lerngruppen, die bereits eine Präsentation gehalten haben. Dabei sind diese Vorkenntnisse erforderlich:</w:t>
            </w:r>
          </w:p>
          <w:p w14:paraId="5ADACEC6" w14:textId="77777777" w:rsidR="00BC7959" w:rsidRPr="00C017E0" w:rsidRDefault="00BC7959" w:rsidP="0004160C">
            <w:pPr>
              <w:spacing w:line="276" w:lineRule="auto"/>
              <w:rPr>
                <w:rFonts w:cstheme="minorHAnsi"/>
              </w:rPr>
            </w:pPr>
            <w:r w:rsidRPr="00C017E0">
              <w:rPr>
                <w:rFonts w:cstheme="minorHAnsi"/>
              </w:rPr>
              <w:t xml:space="preserve">– eine Präsentation halten </w:t>
            </w:r>
          </w:p>
          <w:p w14:paraId="173B5733" w14:textId="51973868" w:rsidR="00BC7959" w:rsidRPr="00C017E0" w:rsidRDefault="00BC7959" w:rsidP="0004160C">
            <w:pPr>
              <w:spacing w:line="276" w:lineRule="auto"/>
              <w:rPr>
                <w:rFonts w:cstheme="minorHAnsi"/>
              </w:rPr>
            </w:pPr>
            <w:r w:rsidRPr="00C017E0">
              <w:rPr>
                <w:rFonts w:cstheme="minorHAnsi"/>
              </w:rPr>
              <w:t xml:space="preserve">– Umgang mit </w:t>
            </w:r>
            <w:r w:rsidR="00735A9A">
              <w:rPr>
                <w:rFonts w:cstheme="minorHAnsi"/>
              </w:rPr>
              <w:t xml:space="preserve">digitalen </w:t>
            </w:r>
            <w:r w:rsidRPr="00C017E0">
              <w:rPr>
                <w:rFonts w:cstheme="minorHAnsi"/>
              </w:rPr>
              <w:t xml:space="preserve">Endgeräten </w:t>
            </w:r>
          </w:p>
          <w:p w14:paraId="5A8D0E20" w14:textId="65470BB7" w:rsidR="00BC7959" w:rsidRPr="00C017E0" w:rsidRDefault="00BC7959" w:rsidP="0004160C">
            <w:pPr>
              <w:spacing w:line="276" w:lineRule="auto"/>
              <w:rPr>
                <w:rFonts w:cstheme="minorHAnsi"/>
              </w:rPr>
            </w:pPr>
            <w:r w:rsidRPr="00C017E0">
              <w:rPr>
                <w:rFonts w:cstheme="minorHAnsi"/>
              </w:rPr>
              <w:t>– Umgang mit Präsentationstools und Lernvideos, z. B. Apps Keynote / PowerPoint / Book Creator</w:t>
            </w:r>
            <w:r w:rsidR="00E63BD3">
              <w:rPr>
                <w:rFonts w:cstheme="minorHAnsi"/>
              </w:rPr>
              <w:t> </w:t>
            </w:r>
            <w:r w:rsidRPr="00C017E0">
              <w:rPr>
                <w:rFonts w:cstheme="minorHAnsi"/>
              </w:rPr>
              <w:t>/ iMovie / CapCut / StopMotion</w:t>
            </w:r>
          </w:p>
          <w:p w14:paraId="7063D037" w14:textId="77777777" w:rsidR="00BC7959" w:rsidRPr="00C017E0" w:rsidRDefault="00BC7959" w:rsidP="0004160C">
            <w:pPr>
              <w:spacing w:line="276" w:lineRule="auto"/>
              <w:rPr>
                <w:rFonts w:cstheme="minorHAnsi"/>
              </w:rPr>
            </w:pPr>
          </w:p>
          <w:p w14:paraId="4037D214" w14:textId="168EEFD8" w:rsidR="00BC7959" w:rsidRPr="00BB6D2A" w:rsidRDefault="00BC7959" w:rsidP="0004160C">
            <w:pPr>
              <w:spacing w:line="276" w:lineRule="auto"/>
              <w:rPr>
                <w:rFonts w:cstheme="minorHAnsi"/>
              </w:rPr>
            </w:pPr>
            <w:r w:rsidRPr="00C017E0">
              <w:rPr>
                <w:rFonts w:cstheme="minorHAnsi"/>
              </w:rPr>
              <w:t>In dieser Arbeitsphase erstellen und teilen</w:t>
            </w:r>
            <w:r w:rsidRPr="0047053B">
              <w:rPr>
                <w:rFonts w:cstheme="minorHAnsi"/>
              </w:rPr>
              <w:t xml:space="preserve"> die Lernenden Gesundheitsinformationen aus einem begrenzten Sachgebiet</w:t>
            </w:r>
            <w:r w:rsidR="00985C7A">
              <w:rPr>
                <w:rFonts w:cstheme="minorHAnsi"/>
              </w:rPr>
              <w:t xml:space="preserve"> (siehe Themenauswahl aus Erarbeitung 2)</w:t>
            </w:r>
            <w:r w:rsidRPr="0047053B">
              <w:rPr>
                <w:rFonts w:cstheme="minorHAnsi"/>
              </w:rPr>
              <w:t>. Dabei nutzen sie digitale Lernwerkzeuge, um eigene digitale Produkte zu erstellen. Durch diese aktive Beteiligung werden die Lernenden dazu ermutigt, selbst tätig zu werden und ihre digitalen Kompetenzen zu erweitern. Digitale Lernwerkzeuge unterstützen sie dabei, effektive und ansprechende Gesundheitsinformationen zu entwickeln und zu verbreiten.</w:t>
            </w:r>
          </w:p>
          <w:p w14:paraId="38832C19" w14:textId="77777777" w:rsidR="00BC7959" w:rsidRDefault="00BC7959" w:rsidP="0004160C">
            <w:pPr>
              <w:spacing w:line="276" w:lineRule="auto"/>
              <w:rPr>
                <w:rFonts w:cstheme="minorHAnsi"/>
              </w:rPr>
            </w:pPr>
          </w:p>
          <w:p w14:paraId="1B3F84F7" w14:textId="77777777" w:rsidR="00BC7959" w:rsidRPr="00C017E0" w:rsidRDefault="00BC7959" w:rsidP="0004160C">
            <w:pPr>
              <w:spacing w:line="276" w:lineRule="auto"/>
              <w:rPr>
                <w:rFonts w:cstheme="minorHAnsi"/>
              </w:rPr>
            </w:pPr>
            <w:r w:rsidRPr="00C017E0">
              <w:rPr>
                <w:rFonts w:cstheme="minorHAnsi"/>
              </w:rPr>
              <w:t xml:space="preserve">Die Lehrkraft beginnt in einer kurzen Einführung mit der Auffrischung des Wissens über digitale Lernwerkzeuge (Präsentationstools und Lernvideos). </w:t>
            </w:r>
          </w:p>
          <w:p w14:paraId="6EDCAEF3" w14:textId="046054EA" w:rsidR="00BC7959" w:rsidRPr="00C017E0" w:rsidRDefault="00BC7959" w:rsidP="0004160C">
            <w:pPr>
              <w:spacing w:line="276" w:lineRule="auto"/>
              <w:rPr>
                <w:rFonts w:cstheme="minorHAnsi"/>
              </w:rPr>
            </w:pPr>
            <w:r w:rsidRPr="00C017E0">
              <w:rPr>
                <w:rFonts w:cstheme="minorHAnsi"/>
              </w:rPr>
              <w:t>Danach findet die Gruppenarbeit statt. In den 4er-Gruppen aus der Phase „Erarbeitung 2“ erstellen die Lernenden eine kurze Präsentation zum bereits recherchierten Thema (Erste Hilfe, Sonnenschutz, Zahngesundheit</w:t>
            </w:r>
            <w:r w:rsidR="001C01C6">
              <w:rPr>
                <w:rFonts w:cstheme="minorHAnsi"/>
              </w:rPr>
              <w:t>,</w:t>
            </w:r>
            <w:r w:rsidRPr="00C017E0">
              <w:rPr>
                <w:rFonts w:cstheme="minorHAnsi"/>
              </w:rPr>
              <w:t xml:space="preserve"> Händewaschen / Hygiene) mit Bildern, Kurztexten, Videos, Audios. Vorgaben zu den Mindestanforderungen des fertigen Produkts müssen kommuniziert werden bzw. mit dem Hinweisblatt (Arbeitsblatt 2) an die Lerngruppe weitergegeben werden. Die Lehrkraft stellt danach die fertigen Medienprodukte per Screensharing zur Verfügung und die Lernenden halten ihre Präsentation. Ein wertschätzendes Feedback nach der Präsentation rundet die Arbeitsphase a</w:t>
            </w:r>
            <w:r w:rsidR="001C01C6">
              <w:rPr>
                <w:rFonts w:cstheme="minorHAnsi"/>
              </w:rPr>
              <w:t>b</w:t>
            </w:r>
            <w:r w:rsidRPr="00C017E0">
              <w:rPr>
                <w:rFonts w:cstheme="minorHAnsi"/>
              </w:rPr>
              <w:t>.</w:t>
            </w:r>
          </w:p>
          <w:p w14:paraId="23309B76" w14:textId="50890A6C" w:rsidR="00BC7959" w:rsidRPr="00C017E0" w:rsidRDefault="00BC7959" w:rsidP="0004160C">
            <w:pPr>
              <w:spacing w:line="276" w:lineRule="auto"/>
              <w:rPr>
                <w:rFonts w:cstheme="minorHAnsi"/>
              </w:rPr>
            </w:pPr>
            <w:r w:rsidRPr="00C017E0">
              <w:rPr>
                <w:rFonts w:cstheme="minorHAnsi"/>
                <w:b/>
                <w:bCs/>
              </w:rPr>
              <w:t>Vorbereitung:</w:t>
            </w:r>
            <w:r w:rsidRPr="00C017E0">
              <w:rPr>
                <w:rFonts w:cstheme="minorHAnsi"/>
              </w:rPr>
              <w:t xml:space="preserve"> ca. </w:t>
            </w:r>
            <w:commentRangeStart w:id="51"/>
            <w:commentRangeStart w:id="52"/>
            <w:commentRangeEnd w:id="51"/>
            <w:del w:id="53" w:author="Michael Kohl" w:date="2024-07-15T18:42:00Z" w16du:dateUtc="2024-07-15T16:42:00Z">
              <w:r w:rsidR="00735A9A" w:rsidDel="001746F5">
                <w:rPr>
                  <w:rStyle w:val="Kommentarzeichen"/>
                </w:rPr>
                <w:commentReference w:id="51"/>
              </w:r>
            </w:del>
            <w:commentRangeEnd w:id="52"/>
            <w:r w:rsidR="00EE7AA8">
              <w:rPr>
                <w:rStyle w:val="Kommentarzeichen"/>
              </w:rPr>
              <w:commentReference w:id="52"/>
            </w:r>
            <w:r w:rsidR="001746F5">
              <w:rPr>
                <w:rFonts w:cstheme="minorHAnsi"/>
              </w:rPr>
              <w:t>30 Min</w:t>
            </w:r>
            <w:r w:rsidR="00EE7AA8">
              <w:rPr>
                <w:rFonts w:cstheme="minorHAnsi"/>
              </w:rPr>
              <w:t>.</w:t>
            </w:r>
          </w:p>
          <w:p w14:paraId="1AC8C906" w14:textId="7EA64555" w:rsidR="00BC7959" w:rsidRPr="00C017E0" w:rsidRDefault="00BC7959" w:rsidP="0004160C">
            <w:pPr>
              <w:spacing w:line="276" w:lineRule="auto"/>
              <w:rPr>
                <w:rFonts w:cstheme="minorHAnsi"/>
              </w:rPr>
            </w:pPr>
            <w:r w:rsidRPr="00C017E0">
              <w:rPr>
                <w:rFonts w:cstheme="minorHAnsi"/>
                <w:b/>
                <w:bCs/>
              </w:rPr>
              <w:t>Präsentation:</w:t>
            </w:r>
            <w:r w:rsidRPr="00C017E0">
              <w:rPr>
                <w:rFonts w:cstheme="minorHAnsi"/>
              </w:rPr>
              <w:t xml:space="preserve"> 3 Min.</w:t>
            </w:r>
          </w:p>
          <w:p w14:paraId="23D4A5C7" w14:textId="77777777" w:rsidR="00BC7959" w:rsidRPr="00C017E0" w:rsidRDefault="00BC7959" w:rsidP="0004160C">
            <w:pPr>
              <w:spacing w:line="276" w:lineRule="auto"/>
              <w:rPr>
                <w:rFonts w:cstheme="minorHAnsi"/>
              </w:rPr>
            </w:pPr>
          </w:p>
          <w:p w14:paraId="2FE8786B" w14:textId="4BBED426" w:rsidR="00BC7959" w:rsidRPr="00C017E0" w:rsidRDefault="00BC7959" w:rsidP="0004160C">
            <w:pPr>
              <w:spacing w:line="276" w:lineRule="auto"/>
              <w:rPr>
                <w:rFonts w:cstheme="minorHAnsi"/>
              </w:rPr>
            </w:pPr>
            <w:r w:rsidRPr="00C017E0">
              <w:rPr>
                <w:rFonts w:cstheme="minorHAnsi"/>
              </w:rPr>
              <w:t>Die Lehrkraft schließt die Arbeitsphase mit einer kurzen Reflexionsrunde ab.</w:t>
            </w:r>
          </w:p>
          <w:p w14:paraId="04607266" w14:textId="77777777" w:rsidR="00BC7959" w:rsidRPr="00C017E0" w:rsidRDefault="00BC7959" w:rsidP="0004160C">
            <w:pPr>
              <w:spacing w:line="276" w:lineRule="auto"/>
              <w:rPr>
                <w:rFonts w:cstheme="minorHAnsi"/>
                <w:b/>
                <w:bCs/>
              </w:rPr>
            </w:pPr>
            <w:r w:rsidRPr="00C017E0">
              <w:rPr>
                <w:rFonts w:cstheme="minorHAnsi"/>
                <w:b/>
                <w:bCs/>
              </w:rPr>
              <w:t>Was hat dir gut gefallen?</w:t>
            </w:r>
          </w:p>
          <w:p w14:paraId="03115826" w14:textId="6ECDA81E" w:rsidR="00BC7959" w:rsidRPr="00C017E0" w:rsidRDefault="00BC7959" w:rsidP="0004160C">
            <w:pPr>
              <w:spacing w:line="276" w:lineRule="auto"/>
              <w:rPr>
                <w:rFonts w:cstheme="minorHAnsi"/>
              </w:rPr>
            </w:pPr>
            <w:r w:rsidRPr="00C017E0">
              <w:rPr>
                <w:rFonts w:cstheme="minorHAnsi"/>
              </w:rPr>
              <w:t>Mögliche Antworten</w:t>
            </w:r>
            <w:r w:rsidR="00C017E0" w:rsidRPr="00C017E0">
              <w:rPr>
                <w:rFonts w:cstheme="minorHAnsi"/>
              </w:rPr>
              <w:t xml:space="preserve"> (</w:t>
            </w:r>
            <w:r w:rsidR="006700A4" w:rsidRPr="00C017E0">
              <w:rPr>
                <w:rFonts w:cstheme="minorHAnsi"/>
              </w:rPr>
              <w:t xml:space="preserve">in Erwachsenensprache, </w:t>
            </w:r>
            <w:r w:rsidR="00C017E0" w:rsidRPr="00C017E0">
              <w:rPr>
                <w:rFonts w:cstheme="minorHAnsi"/>
              </w:rPr>
              <w:t xml:space="preserve">Inhalte aus der Welt der </w:t>
            </w:r>
            <w:r w:rsidR="006700A4" w:rsidRPr="00C017E0">
              <w:rPr>
                <w:rFonts w:cstheme="minorHAnsi"/>
              </w:rPr>
              <w:t>Lernenden</w:t>
            </w:r>
            <w:r w:rsidR="00C017E0" w:rsidRPr="00C017E0">
              <w:rPr>
                <w:rFonts w:cstheme="minorHAnsi"/>
              </w:rPr>
              <w:t>)</w:t>
            </w:r>
          </w:p>
          <w:p w14:paraId="4B6F59E9" w14:textId="5A5CAB4C" w:rsidR="00BC7959" w:rsidRDefault="00C017E0" w:rsidP="0004160C">
            <w:pPr>
              <w:spacing w:line="276" w:lineRule="auto"/>
              <w:rPr>
                <w:rFonts w:cstheme="minorHAnsi"/>
              </w:rPr>
            </w:pPr>
            <w:r>
              <w:rPr>
                <w:rFonts w:cstheme="minorHAnsi"/>
              </w:rPr>
              <w:t xml:space="preserve">– </w:t>
            </w:r>
            <w:r w:rsidR="006700A4" w:rsidRPr="006700A4">
              <w:rPr>
                <w:rFonts w:cstheme="minorHAnsi"/>
              </w:rPr>
              <w:t>Mir hat es gefallen, dass wir verschiedene Medien wie Bilder, Videos und Audios verwenden konnten.</w:t>
            </w:r>
          </w:p>
          <w:p w14:paraId="7F9C487D" w14:textId="1A970947" w:rsidR="006700A4" w:rsidRPr="006700A4" w:rsidRDefault="00C017E0" w:rsidP="006700A4">
            <w:pPr>
              <w:spacing w:line="276" w:lineRule="auto"/>
              <w:rPr>
                <w:rFonts w:cstheme="minorHAnsi"/>
              </w:rPr>
            </w:pPr>
            <w:r>
              <w:rPr>
                <w:rFonts w:cstheme="minorHAnsi"/>
              </w:rPr>
              <w:t xml:space="preserve">– </w:t>
            </w:r>
            <w:r w:rsidR="006700A4" w:rsidRPr="006700A4">
              <w:rPr>
                <w:rFonts w:cstheme="minorHAnsi"/>
              </w:rPr>
              <w:t xml:space="preserve">Ich fand es </w:t>
            </w:r>
            <w:proofErr w:type="gramStart"/>
            <w:r w:rsidR="006700A4" w:rsidRPr="006700A4">
              <w:rPr>
                <w:rFonts w:cstheme="minorHAnsi"/>
              </w:rPr>
              <w:t>toll</w:t>
            </w:r>
            <w:proofErr w:type="gramEnd"/>
            <w:r w:rsidR="006700A4" w:rsidRPr="006700A4">
              <w:rPr>
                <w:rFonts w:cstheme="minorHAnsi"/>
              </w:rPr>
              <w:t>, in der Gruppe zu arbeiten und gemeinsam Ideen zu sammeln.</w:t>
            </w:r>
          </w:p>
          <w:p w14:paraId="112A6BDA" w14:textId="602C26A3" w:rsidR="006700A4" w:rsidRDefault="00C017E0" w:rsidP="006700A4">
            <w:pPr>
              <w:spacing w:line="276" w:lineRule="auto"/>
              <w:rPr>
                <w:rFonts w:cstheme="minorHAnsi"/>
              </w:rPr>
            </w:pPr>
            <w:r>
              <w:rPr>
                <w:rFonts w:cstheme="minorHAnsi"/>
              </w:rPr>
              <w:t xml:space="preserve">– </w:t>
            </w:r>
            <w:r w:rsidR="006700A4" w:rsidRPr="006700A4">
              <w:rPr>
                <w:rFonts w:cstheme="minorHAnsi"/>
              </w:rPr>
              <w:t>Unsere Gruppe hat gut zusammengearbeitet, und es hat Spaß gemacht, gemeinsam etwas zu erstellen.</w:t>
            </w:r>
          </w:p>
          <w:p w14:paraId="3C925DDE" w14:textId="66DA9D6A" w:rsidR="006700A4" w:rsidRDefault="00C017E0" w:rsidP="006700A4">
            <w:pPr>
              <w:spacing w:line="276" w:lineRule="auto"/>
              <w:rPr>
                <w:rFonts w:cstheme="minorHAnsi"/>
              </w:rPr>
            </w:pPr>
            <w:r>
              <w:rPr>
                <w:rFonts w:cstheme="minorHAnsi"/>
              </w:rPr>
              <w:t xml:space="preserve">– </w:t>
            </w:r>
            <w:r w:rsidR="006700A4" w:rsidRPr="006700A4">
              <w:rPr>
                <w:rFonts w:cstheme="minorHAnsi"/>
              </w:rPr>
              <w:t>Mir hat es gefallen, die digitalen Werkzeuge besser kennenzulernen und damit zu arbeiten.</w:t>
            </w:r>
          </w:p>
          <w:p w14:paraId="4C5F7ED8" w14:textId="44F40528" w:rsidR="006700A4" w:rsidRDefault="00C017E0" w:rsidP="006700A4">
            <w:pPr>
              <w:spacing w:line="276" w:lineRule="auto"/>
              <w:rPr>
                <w:rFonts w:cstheme="minorHAnsi"/>
              </w:rPr>
            </w:pPr>
            <w:r>
              <w:rPr>
                <w:rFonts w:cstheme="minorHAnsi"/>
              </w:rPr>
              <w:t xml:space="preserve">– </w:t>
            </w:r>
            <w:r w:rsidR="006700A4" w:rsidRPr="006700A4">
              <w:rPr>
                <w:rFonts w:cstheme="minorHAnsi"/>
              </w:rPr>
              <w:t xml:space="preserve">Ich fand das Thema sehr interessant und </w:t>
            </w:r>
            <w:r w:rsidR="006700A4">
              <w:rPr>
                <w:rFonts w:cstheme="minorHAnsi"/>
              </w:rPr>
              <w:t>es ist wichtig</w:t>
            </w:r>
            <w:r>
              <w:rPr>
                <w:rFonts w:cstheme="minorHAnsi"/>
              </w:rPr>
              <w:t>, sich</w:t>
            </w:r>
            <w:r w:rsidR="006700A4">
              <w:rPr>
                <w:rFonts w:cstheme="minorHAnsi"/>
              </w:rPr>
              <w:t xml:space="preserve"> darüber zu informieren</w:t>
            </w:r>
            <w:r w:rsidR="006700A4" w:rsidRPr="006700A4">
              <w:rPr>
                <w:rFonts w:cstheme="minorHAnsi"/>
              </w:rPr>
              <w:t>.</w:t>
            </w:r>
          </w:p>
          <w:p w14:paraId="77ED82C3" w14:textId="44F1DB2C" w:rsidR="006700A4" w:rsidRDefault="00C017E0" w:rsidP="006700A4">
            <w:pPr>
              <w:spacing w:line="276" w:lineRule="auto"/>
              <w:rPr>
                <w:rFonts w:cstheme="minorHAnsi"/>
              </w:rPr>
            </w:pPr>
            <w:r>
              <w:rPr>
                <w:rFonts w:cstheme="minorHAnsi"/>
              </w:rPr>
              <w:t xml:space="preserve">– </w:t>
            </w:r>
            <w:r w:rsidR="006700A4" w:rsidRPr="006700A4">
              <w:rPr>
                <w:rFonts w:cstheme="minorHAnsi"/>
              </w:rPr>
              <w:t>Das Präsentieren vor der Klasse war aufregend, aber es hat mir auch geholfen, selbstbewusster zu werden.</w:t>
            </w:r>
          </w:p>
          <w:p w14:paraId="6B774AA4" w14:textId="77777777" w:rsidR="00C017E0" w:rsidRPr="00BB6D2A" w:rsidRDefault="00C017E0" w:rsidP="006700A4">
            <w:pPr>
              <w:spacing w:line="276" w:lineRule="auto"/>
              <w:rPr>
                <w:rFonts w:cstheme="minorHAnsi"/>
              </w:rPr>
            </w:pPr>
          </w:p>
          <w:p w14:paraId="1FB0D2E0" w14:textId="5F5BA5AA" w:rsidR="001658D0" w:rsidRPr="000F7CC8" w:rsidRDefault="001658D0" w:rsidP="001658D0">
            <w:pPr>
              <w:spacing w:line="276" w:lineRule="auto"/>
              <w:rPr>
                <w:rFonts w:cstheme="minorHAnsi"/>
                <w:b/>
                <w:bCs/>
                <w:color w:val="FF0000"/>
              </w:rPr>
            </w:pPr>
            <w:r w:rsidRPr="000F7CC8">
              <w:rPr>
                <w:rFonts w:cstheme="minorHAnsi"/>
                <w:color w:val="FF0000"/>
                <w:sz w:val="24"/>
                <w:szCs w:val="24"/>
                <w:highlight w:val="lightGray"/>
              </w:rPr>
              <w:t xml:space="preserve">((Seite </w:t>
            </w:r>
            <w:r>
              <w:rPr>
                <w:rFonts w:cstheme="minorHAnsi"/>
                <w:color w:val="FF0000"/>
                <w:sz w:val="24"/>
                <w:szCs w:val="24"/>
                <w:highlight w:val="lightGray"/>
              </w:rPr>
              <w:t>8</w:t>
            </w:r>
            <w:r w:rsidRPr="000F7CC8">
              <w:rPr>
                <w:rFonts w:cstheme="minorHAnsi"/>
                <w:color w:val="FF0000"/>
                <w:sz w:val="24"/>
                <w:szCs w:val="24"/>
                <w:highlight w:val="lightGray"/>
              </w:rPr>
              <w:t>))</w:t>
            </w:r>
          </w:p>
          <w:p w14:paraId="09D90AA7" w14:textId="77777777" w:rsidR="00BC7959" w:rsidRPr="00AD3F4E" w:rsidRDefault="00BC7959" w:rsidP="0004160C">
            <w:pPr>
              <w:spacing w:line="276" w:lineRule="auto"/>
              <w:rPr>
                <w:rFonts w:cstheme="minorHAnsi"/>
                <w:b/>
                <w:bCs/>
                <w:sz w:val="26"/>
                <w:szCs w:val="26"/>
              </w:rPr>
            </w:pPr>
            <w:r w:rsidRPr="00AD3F4E">
              <w:rPr>
                <w:rFonts w:cstheme="minorHAnsi"/>
                <w:b/>
                <w:bCs/>
                <w:sz w:val="26"/>
                <w:szCs w:val="26"/>
              </w:rPr>
              <w:t>Erweiterung</w:t>
            </w:r>
          </w:p>
          <w:p w14:paraId="667A6C54" w14:textId="77777777" w:rsidR="00BC7959" w:rsidRPr="00B7358F" w:rsidRDefault="00BC7959" w:rsidP="0004160C">
            <w:pPr>
              <w:spacing w:line="276" w:lineRule="auto"/>
              <w:rPr>
                <w:rFonts w:cstheme="minorHAnsi"/>
              </w:rPr>
            </w:pPr>
            <w:r>
              <w:rPr>
                <w:rFonts w:cstheme="minorHAnsi"/>
              </w:rPr>
              <w:t>Hier</w:t>
            </w:r>
            <w:r w:rsidRPr="00B7358F">
              <w:rPr>
                <w:rFonts w:cstheme="minorHAnsi"/>
              </w:rPr>
              <w:t xml:space="preserve"> werden </w:t>
            </w:r>
            <w:r w:rsidRPr="00C017E0">
              <w:rPr>
                <w:rFonts w:cstheme="minorHAnsi"/>
              </w:rPr>
              <w:t>Gesundheitsinformationen, die man online findet, von den Lernenden beobachtet und kritisch bewertet. Der eigene Medienkonsum wird reflektiert.</w:t>
            </w:r>
          </w:p>
          <w:p w14:paraId="019AAD2F" w14:textId="77777777" w:rsidR="00BC7959" w:rsidRPr="00B7358F" w:rsidRDefault="00BC7959" w:rsidP="0004160C">
            <w:pPr>
              <w:spacing w:line="276" w:lineRule="auto"/>
              <w:rPr>
                <w:rFonts w:cstheme="minorHAnsi"/>
              </w:rPr>
            </w:pPr>
          </w:p>
          <w:p w14:paraId="25F28F4F" w14:textId="77777777" w:rsidR="00BC7959" w:rsidRPr="00C017E0" w:rsidRDefault="00BC7959" w:rsidP="0004160C">
            <w:pPr>
              <w:spacing w:line="276" w:lineRule="auto"/>
              <w:rPr>
                <w:rFonts w:cstheme="minorHAnsi"/>
                <w:b/>
                <w:bCs/>
              </w:rPr>
            </w:pPr>
            <w:r w:rsidRPr="00C017E0">
              <w:rPr>
                <w:rFonts w:cstheme="minorHAnsi"/>
                <w:b/>
                <w:bCs/>
              </w:rPr>
              <w:t>1. Diskussion</w:t>
            </w:r>
          </w:p>
          <w:p w14:paraId="65709C1F" w14:textId="77777777" w:rsidR="00BC7959" w:rsidRPr="00B7358F" w:rsidRDefault="00BC7959" w:rsidP="0004160C">
            <w:pPr>
              <w:spacing w:line="276" w:lineRule="auto"/>
              <w:rPr>
                <w:rFonts w:cstheme="minorHAnsi"/>
                <w:highlight w:val="yellow"/>
              </w:rPr>
            </w:pPr>
            <w:r w:rsidRPr="00C017E0">
              <w:rPr>
                <w:rFonts w:cstheme="minorHAnsi"/>
              </w:rPr>
              <w:t>Die Lehrkraft greift zuerst auf die zahlreichen Informationen aus den vorigen Arbeitsphasen zurück und fragt einleitend die Lernenden nach den Grenzen der Mediennutzung, die sie bereits kennen.</w:t>
            </w:r>
            <w:r w:rsidRPr="00B7358F">
              <w:rPr>
                <w:rFonts w:cstheme="minorHAnsi"/>
                <w:highlight w:val="yellow"/>
              </w:rPr>
              <w:t xml:space="preserve"> </w:t>
            </w:r>
          </w:p>
          <w:p w14:paraId="2C222F1C" w14:textId="29B6E532" w:rsidR="00BC7959" w:rsidRDefault="00BC7959" w:rsidP="0004160C">
            <w:pPr>
              <w:spacing w:line="276" w:lineRule="auto"/>
              <w:rPr>
                <w:rFonts w:cstheme="minorHAnsi"/>
              </w:rPr>
            </w:pPr>
            <w:r w:rsidRPr="00C017E0">
              <w:rPr>
                <w:rFonts w:cstheme="minorHAnsi"/>
                <w:b/>
                <w:bCs/>
              </w:rPr>
              <w:t>Mögliche Antworten:</w:t>
            </w:r>
            <w:r w:rsidRPr="00C017E0">
              <w:rPr>
                <w:rFonts w:cstheme="minorHAnsi"/>
              </w:rPr>
              <w:t xml:space="preserve"> Augen brennen, keine Zeit zum Trinken, keine Zeit zum Spielen / für Hausaufgaben</w:t>
            </w:r>
            <w:r w:rsidR="006700A4" w:rsidRPr="00C017E0">
              <w:rPr>
                <w:rFonts w:cstheme="minorHAnsi"/>
              </w:rPr>
              <w:t>, Kopfschmerzen, schlechter einschlafen, wütend</w:t>
            </w:r>
            <w:r w:rsidR="00C017E0">
              <w:rPr>
                <w:rFonts w:cstheme="minorHAnsi"/>
              </w:rPr>
              <w:t>,</w:t>
            </w:r>
            <w:r w:rsidR="006700A4" w:rsidRPr="00C017E0">
              <w:rPr>
                <w:rFonts w:cstheme="minorHAnsi"/>
              </w:rPr>
              <w:t xml:space="preserve"> wenn die Eltern das Gerät wegnehmen, wenn man nicht mehr gerne andere Sachen macht, </w:t>
            </w:r>
            <w:r w:rsidR="00DB7B78" w:rsidRPr="00C017E0">
              <w:rPr>
                <w:rFonts w:cstheme="minorHAnsi"/>
              </w:rPr>
              <w:t>wenn deswegen in der Familie öfter gestritten wird</w:t>
            </w:r>
            <w:r w:rsidRPr="00C017E0">
              <w:rPr>
                <w:rFonts w:cstheme="minorHAnsi"/>
              </w:rPr>
              <w:t xml:space="preserve"> usw.</w:t>
            </w:r>
          </w:p>
          <w:p w14:paraId="36761F3D" w14:textId="77777777" w:rsidR="00BC7959" w:rsidRDefault="00BC7959" w:rsidP="0004160C">
            <w:pPr>
              <w:spacing w:line="276" w:lineRule="auto"/>
              <w:rPr>
                <w:rFonts w:cstheme="minorHAnsi"/>
              </w:rPr>
            </w:pPr>
          </w:p>
          <w:p w14:paraId="6C99275F" w14:textId="77777777" w:rsidR="00BC7959" w:rsidRPr="00CF00DE" w:rsidRDefault="00BC7959" w:rsidP="0004160C">
            <w:pPr>
              <w:spacing w:line="276" w:lineRule="auto"/>
              <w:rPr>
                <w:rFonts w:cstheme="minorHAnsi"/>
                <w:b/>
                <w:bCs/>
              </w:rPr>
            </w:pPr>
            <w:r w:rsidRPr="00CF00DE">
              <w:rPr>
                <w:rFonts w:cstheme="minorHAnsi"/>
                <w:b/>
                <w:bCs/>
              </w:rPr>
              <w:t>Wann wird Mediennutzung ungesund oder vielleicht problematisch? Woran merkst du das?</w:t>
            </w:r>
          </w:p>
          <w:p w14:paraId="4A885AE7" w14:textId="7CDC8D32" w:rsidR="00BC7959" w:rsidRPr="00BB6D2A" w:rsidRDefault="00BC7959" w:rsidP="0004160C">
            <w:pPr>
              <w:spacing w:line="276" w:lineRule="auto"/>
              <w:rPr>
                <w:rFonts w:cstheme="minorHAnsi"/>
              </w:rPr>
            </w:pPr>
            <w:r w:rsidRPr="00CF00DE">
              <w:rPr>
                <w:rFonts w:cstheme="minorHAnsi"/>
                <w:b/>
                <w:bCs/>
              </w:rPr>
              <w:t>Mögliche Antworten:</w:t>
            </w:r>
            <w:r w:rsidRPr="00CF00DE">
              <w:rPr>
                <w:rFonts w:cstheme="minorHAnsi"/>
              </w:rPr>
              <w:t xml:space="preserve"> </w:t>
            </w:r>
            <w:r w:rsidRPr="00BB6D2A">
              <w:rPr>
                <w:rFonts w:cstheme="minorHAnsi"/>
              </w:rPr>
              <w:t xml:space="preserve">wenn ich nicht mehr aufhören kann, wenn mir die Augen brennen, wenn ich nicht mehr </w:t>
            </w:r>
            <w:r w:rsidR="00B932D7">
              <w:rPr>
                <w:rFonts w:cstheme="minorHAnsi"/>
              </w:rPr>
              <w:t>draußen spielen möchte</w:t>
            </w:r>
            <w:r>
              <w:rPr>
                <w:rFonts w:cstheme="minorHAnsi"/>
              </w:rPr>
              <w:t>, wenn mir der Rücken weh tut, wenn ich lange vor</w:t>
            </w:r>
            <w:r w:rsidR="001C01C6">
              <w:rPr>
                <w:rFonts w:cstheme="minorHAnsi"/>
              </w:rPr>
              <w:t xml:space="preserve"> de</w:t>
            </w:r>
            <w:r>
              <w:rPr>
                <w:rFonts w:cstheme="minorHAnsi"/>
              </w:rPr>
              <w:t xml:space="preserve">m PC / Tablet </w:t>
            </w:r>
            <w:commentRangeStart w:id="54"/>
            <w:commentRangeStart w:id="55"/>
            <w:r>
              <w:rPr>
                <w:rFonts w:cstheme="minorHAnsi"/>
              </w:rPr>
              <w:t>sitze</w:t>
            </w:r>
            <w:commentRangeEnd w:id="54"/>
            <w:r w:rsidR="00BA2EA8">
              <w:rPr>
                <w:rStyle w:val="Kommentarzeichen"/>
              </w:rPr>
              <w:commentReference w:id="54"/>
            </w:r>
            <w:commentRangeEnd w:id="55"/>
            <w:r w:rsidR="00607297">
              <w:rPr>
                <w:rStyle w:val="Kommentarzeichen"/>
              </w:rPr>
              <w:commentReference w:id="55"/>
            </w:r>
            <w:r w:rsidR="00EE7AA8">
              <w:rPr>
                <w:rFonts w:cstheme="minorHAnsi"/>
              </w:rPr>
              <w:t xml:space="preserve">, wenn </w:t>
            </w:r>
            <w:r w:rsidR="00607297">
              <w:rPr>
                <w:rFonts w:cstheme="minorHAnsi"/>
              </w:rPr>
              <w:t>ich mit meinen Freundinnen oder Freunden nichts mehr ausmachen mag, wenn ich gereizt oder aggressiv werde</w:t>
            </w:r>
          </w:p>
          <w:p w14:paraId="6C141F44" w14:textId="77777777" w:rsidR="00BC7959" w:rsidRPr="00CF00DE" w:rsidRDefault="00BC7959" w:rsidP="0004160C">
            <w:pPr>
              <w:spacing w:line="276" w:lineRule="auto"/>
              <w:rPr>
                <w:rFonts w:cstheme="minorHAnsi"/>
                <w:b/>
                <w:bCs/>
              </w:rPr>
            </w:pPr>
          </w:p>
          <w:p w14:paraId="5B005B41" w14:textId="77777777" w:rsidR="00BC7959" w:rsidRPr="00CF00DE" w:rsidRDefault="00BC7959" w:rsidP="0004160C">
            <w:pPr>
              <w:spacing w:line="276" w:lineRule="auto"/>
              <w:rPr>
                <w:rFonts w:cstheme="minorHAnsi"/>
                <w:b/>
                <w:bCs/>
              </w:rPr>
            </w:pPr>
            <w:r w:rsidRPr="00CF00DE">
              <w:rPr>
                <w:rFonts w:cstheme="minorHAnsi"/>
                <w:b/>
                <w:bCs/>
              </w:rPr>
              <w:t>2. Gruppenarbeit</w:t>
            </w:r>
          </w:p>
          <w:p w14:paraId="37B9A7A7" w14:textId="07E75D37" w:rsidR="00BC7959" w:rsidRDefault="00BC7959" w:rsidP="0004160C">
            <w:pPr>
              <w:spacing w:line="276" w:lineRule="auto"/>
              <w:rPr>
                <w:rFonts w:cstheme="minorHAnsi"/>
              </w:rPr>
            </w:pPr>
            <w:r>
              <w:rPr>
                <w:rFonts w:cstheme="minorHAnsi"/>
              </w:rPr>
              <w:t xml:space="preserve">Nun </w:t>
            </w:r>
            <w:r w:rsidR="001C01C6">
              <w:rPr>
                <w:rFonts w:cstheme="minorHAnsi"/>
              </w:rPr>
              <w:t>gibt</w:t>
            </w:r>
            <w:r>
              <w:rPr>
                <w:rFonts w:cstheme="minorHAnsi"/>
              </w:rPr>
              <w:t xml:space="preserve"> die Lehrkraft das Arbeitsblatt 3 </w:t>
            </w:r>
            <w:r w:rsidR="001C01C6">
              <w:rPr>
                <w:rFonts w:cstheme="minorHAnsi"/>
              </w:rPr>
              <w:t xml:space="preserve">aus </w:t>
            </w:r>
            <w:r>
              <w:rPr>
                <w:rFonts w:cstheme="minorHAnsi"/>
              </w:rPr>
              <w:t xml:space="preserve">und bespricht die Aufgabe. Sie teilt danach die Klasse in 3er-Gruppen ein. Die Gruppen können </w:t>
            </w:r>
            <w:proofErr w:type="gramStart"/>
            <w:r>
              <w:rPr>
                <w:rFonts w:cstheme="minorHAnsi"/>
              </w:rPr>
              <w:t>durchaus neu</w:t>
            </w:r>
            <w:proofErr w:type="gramEnd"/>
            <w:r>
              <w:rPr>
                <w:rFonts w:cstheme="minorHAnsi"/>
              </w:rPr>
              <w:t xml:space="preserve"> gemischt werden, damit nicht immer dieselben Lernenden zusammenarbeiten. </w:t>
            </w:r>
          </w:p>
          <w:p w14:paraId="68617FBE" w14:textId="77777777" w:rsidR="00BC7959" w:rsidRDefault="00BC7959" w:rsidP="0004160C">
            <w:pPr>
              <w:spacing w:line="276" w:lineRule="auto"/>
              <w:rPr>
                <w:rFonts w:cstheme="minorHAnsi"/>
              </w:rPr>
            </w:pPr>
            <w:r>
              <w:rPr>
                <w:rFonts w:cstheme="minorHAnsi"/>
              </w:rPr>
              <w:t xml:space="preserve">Die Lernenden sollen sich nun einigen, auf welche Farbe die jeweilige Situation zu legen ist. </w:t>
            </w:r>
          </w:p>
          <w:p w14:paraId="7F6E8033" w14:textId="77777777" w:rsidR="00BC7959" w:rsidRPr="00165002" w:rsidRDefault="00BC7959" w:rsidP="0004160C">
            <w:pPr>
              <w:spacing w:line="276" w:lineRule="auto"/>
              <w:rPr>
                <w:rFonts w:cstheme="minorHAnsi"/>
              </w:rPr>
            </w:pPr>
            <w:r w:rsidRPr="00165002">
              <w:rPr>
                <w:rFonts w:cstheme="minorHAnsi"/>
              </w:rPr>
              <w:t xml:space="preserve">Rot bedeutet „Dringend Pause machen, die Zeit der Mediennutzung dringend reduzieren“. </w:t>
            </w:r>
          </w:p>
          <w:p w14:paraId="4D391F1C" w14:textId="77777777" w:rsidR="00BC7959" w:rsidRPr="00165002" w:rsidRDefault="00BC7959" w:rsidP="0004160C">
            <w:pPr>
              <w:spacing w:line="276" w:lineRule="auto"/>
              <w:rPr>
                <w:rFonts w:cstheme="minorHAnsi"/>
              </w:rPr>
            </w:pPr>
            <w:r w:rsidRPr="00165002">
              <w:rPr>
                <w:rFonts w:cstheme="minorHAnsi"/>
              </w:rPr>
              <w:t xml:space="preserve">Gelb bedeutet „Bald eine Pause nötig, auf die Zeit der Mediennutzung achten“. </w:t>
            </w:r>
          </w:p>
          <w:p w14:paraId="236B554F" w14:textId="77777777" w:rsidR="00BC7959" w:rsidRDefault="00BC7959" w:rsidP="0004160C">
            <w:pPr>
              <w:spacing w:line="276" w:lineRule="auto"/>
              <w:rPr>
                <w:rFonts w:cstheme="minorHAnsi"/>
              </w:rPr>
            </w:pPr>
            <w:r w:rsidRPr="00165002">
              <w:rPr>
                <w:rFonts w:cstheme="minorHAnsi"/>
              </w:rPr>
              <w:t>Grün bedeutet „Alles gut, aber aufmerksam bleiben“.</w:t>
            </w:r>
          </w:p>
          <w:p w14:paraId="67B46CE5" w14:textId="77777777" w:rsidR="00BC7959" w:rsidRDefault="00BC7959" w:rsidP="0004160C">
            <w:pPr>
              <w:spacing w:line="276" w:lineRule="auto"/>
              <w:rPr>
                <w:rFonts w:cstheme="minorHAnsi"/>
              </w:rPr>
            </w:pPr>
          </w:p>
          <w:p w14:paraId="0FC28C0C" w14:textId="77777777" w:rsidR="00BC7959" w:rsidRDefault="00BC7959" w:rsidP="0004160C">
            <w:pPr>
              <w:spacing w:line="276" w:lineRule="auto"/>
              <w:rPr>
                <w:rFonts w:cstheme="minorHAnsi"/>
              </w:rPr>
            </w:pPr>
            <w:r>
              <w:rPr>
                <w:rFonts w:cstheme="minorHAnsi"/>
              </w:rPr>
              <w:t xml:space="preserve">Nach Abschluss der Gruppenphase, wird im Plenum versucht, sich auf ein „Klassenergebnis“ zu einigen. Da es hier nicht unbedingt eine einzige richtige Lösung gibt, soll die Lehrkraft auch lenkend mitarbeiten, um zu verdeutlichen, dass die Themen individuell unterschiedlich wahrgenommen und gewichtet werden können. Beispiel: „Die Argumente von Gruppe A haben mich überzeugt, weil sie diese Karte auf das gelbe Feld gelegt hat, obwohl ich auch Gruppe B verstehen kann, wenn sie es lieber im roten Bereich sehen möchte“. </w:t>
            </w:r>
          </w:p>
          <w:p w14:paraId="35836FB1" w14:textId="77777777" w:rsidR="00BC7959" w:rsidRDefault="00BC7959" w:rsidP="0004160C">
            <w:pPr>
              <w:spacing w:line="276" w:lineRule="auto"/>
              <w:rPr>
                <w:rFonts w:cstheme="minorHAnsi"/>
              </w:rPr>
            </w:pPr>
          </w:p>
          <w:p w14:paraId="0E60B025" w14:textId="77777777" w:rsidR="00BC7959" w:rsidRDefault="00BC7959" w:rsidP="0004160C">
            <w:pPr>
              <w:spacing w:line="276" w:lineRule="auto"/>
              <w:rPr>
                <w:rFonts w:cstheme="minorHAnsi"/>
                <w:b/>
                <w:bCs/>
              </w:rPr>
            </w:pPr>
            <w:r w:rsidRPr="00165002">
              <w:rPr>
                <w:rFonts w:cstheme="minorHAnsi"/>
                <w:b/>
                <w:bCs/>
              </w:rPr>
              <w:t xml:space="preserve">Lösungsvorschläge: </w:t>
            </w:r>
          </w:p>
          <w:p w14:paraId="2E5242ED" w14:textId="77777777" w:rsidR="00BC7959" w:rsidRPr="00165002" w:rsidRDefault="00BC7959" w:rsidP="0004160C">
            <w:pPr>
              <w:spacing w:line="276" w:lineRule="auto"/>
              <w:rPr>
                <w:rFonts w:cstheme="minorHAnsi"/>
              </w:rPr>
            </w:pPr>
            <w:r w:rsidRPr="00165002">
              <w:rPr>
                <w:rFonts w:cstheme="minorHAnsi"/>
                <w:highlight w:val="yellow"/>
              </w:rPr>
              <w:t>((@Satz: eventuell zweispaltig setzen))</w:t>
            </w:r>
          </w:p>
          <w:p w14:paraId="7CC45330" w14:textId="70C7BEA6" w:rsidR="00BC7959" w:rsidRDefault="00DC2E3F" w:rsidP="0004160C">
            <w:pPr>
              <w:spacing w:line="276" w:lineRule="auto"/>
              <w:rPr>
                <w:rStyle w:val="Hyperlink"/>
                <w:color w:val="auto"/>
                <w:u w:val="none"/>
              </w:rPr>
            </w:pPr>
            <w:r>
              <w:rPr>
                <w:rStyle w:val="Hyperlink"/>
                <w:color w:val="auto"/>
                <w:u w:val="none"/>
              </w:rPr>
              <w:t>1</w:t>
            </w:r>
            <w:r w:rsidR="00BC7959">
              <w:rPr>
                <w:rStyle w:val="Hyperlink"/>
                <w:color w:val="auto"/>
                <w:u w:val="none"/>
              </w:rPr>
              <w:t xml:space="preserve"> </w:t>
            </w:r>
            <w:commentRangeStart w:id="56"/>
            <w:commentRangeStart w:id="57"/>
            <w:r w:rsidR="00B932D7">
              <w:rPr>
                <w:rStyle w:val="Hyperlink"/>
                <w:color w:val="auto"/>
                <w:u w:val="none"/>
              </w:rPr>
              <w:t>s</w:t>
            </w:r>
            <w:r w:rsidR="00BC7959" w:rsidRPr="00D05624">
              <w:rPr>
                <w:rStyle w:val="Hyperlink"/>
                <w:color w:val="auto"/>
                <w:u w:val="none"/>
              </w:rPr>
              <w:t xml:space="preserve">ozialer Rückzug: </w:t>
            </w:r>
            <w:r w:rsidR="00BC7959">
              <w:rPr>
                <w:rStyle w:val="Hyperlink"/>
                <w:color w:val="auto"/>
                <w:u w:val="none"/>
              </w:rPr>
              <w:t xml:space="preserve"> grün</w:t>
            </w:r>
          </w:p>
          <w:p w14:paraId="46EDC926" w14:textId="58268BF0" w:rsidR="00BC7959" w:rsidRPr="00D05624" w:rsidRDefault="00DC2E3F" w:rsidP="0004160C">
            <w:pPr>
              <w:spacing w:line="276" w:lineRule="auto"/>
              <w:rPr>
                <w:rStyle w:val="Hyperlink"/>
                <w:color w:val="auto"/>
                <w:u w:val="none"/>
              </w:rPr>
            </w:pPr>
            <w:r>
              <w:rPr>
                <w:rStyle w:val="Hyperlink"/>
                <w:color w:val="auto"/>
                <w:u w:val="none"/>
              </w:rPr>
              <w:t>2</w:t>
            </w:r>
            <w:r w:rsidR="00BC7959">
              <w:rPr>
                <w:rStyle w:val="Hyperlink"/>
                <w:color w:val="auto"/>
                <w:u w:val="none"/>
              </w:rPr>
              <w:t xml:space="preserve"> </w:t>
            </w:r>
            <w:r w:rsidR="00BC7959" w:rsidRPr="00D05624">
              <w:rPr>
                <w:rStyle w:val="Hyperlink"/>
                <w:color w:val="auto"/>
                <w:u w:val="none"/>
              </w:rPr>
              <w:t>Schlafmangel:</w:t>
            </w:r>
            <w:r w:rsidR="00BC7959">
              <w:rPr>
                <w:rStyle w:val="Hyperlink"/>
                <w:color w:val="auto"/>
                <w:u w:val="none"/>
              </w:rPr>
              <w:t xml:space="preserve"> rot</w:t>
            </w:r>
          </w:p>
          <w:p w14:paraId="68FA6053" w14:textId="60821251" w:rsidR="00BC7959" w:rsidRDefault="00DC2E3F" w:rsidP="0004160C">
            <w:pPr>
              <w:spacing w:line="276" w:lineRule="auto"/>
              <w:rPr>
                <w:rStyle w:val="Hyperlink"/>
                <w:color w:val="auto"/>
                <w:u w:val="none"/>
              </w:rPr>
            </w:pPr>
            <w:r>
              <w:rPr>
                <w:rStyle w:val="Hyperlink"/>
                <w:color w:val="auto"/>
                <w:u w:val="none"/>
              </w:rPr>
              <w:t>3</w:t>
            </w:r>
            <w:r w:rsidR="00BC7959">
              <w:rPr>
                <w:rStyle w:val="Hyperlink"/>
                <w:color w:val="auto"/>
                <w:u w:val="none"/>
              </w:rPr>
              <w:t xml:space="preserve"> </w:t>
            </w:r>
            <w:r w:rsidR="00BC7959" w:rsidRPr="00D05624">
              <w:rPr>
                <w:rStyle w:val="Hyperlink"/>
                <w:color w:val="auto"/>
                <w:u w:val="none"/>
              </w:rPr>
              <w:t xml:space="preserve">Interessenverlust an anderen Aktivitäten: </w:t>
            </w:r>
            <w:r w:rsidR="00BC7959">
              <w:rPr>
                <w:rStyle w:val="Hyperlink"/>
                <w:color w:val="auto"/>
                <w:u w:val="none"/>
              </w:rPr>
              <w:t>grün</w:t>
            </w:r>
            <w:commentRangeEnd w:id="56"/>
            <w:r w:rsidR="004A234D">
              <w:rPr>
                <w:rStyle w:val="Kommentarzeichen"/>
              </w:rPr>
              <w:commentReference w:id="56"/>
            </w:r>
            <w:commentRangeEnd w:id="57"/>
            <w:r w:rsidR="00CA39E9">
              <w:rPr>
                <w:rStyle w:val="Kommentarzeichen"/>
              </w:rPr>
              <w:commentReference w:id="57"/>
            </w:r>
          </w:p>
          <w:p w14:paraId="684E365A" w14:textId="790591D4" w:rsidR="00BC7959" w:rsidRPr="00D05624" w:rsidRDefault="00DC2E3F" w:rsidP="0004160C">
            <w:pPr>
              <w:spacing w:line="276" w:lineRule="auto"/>
              <w:rPr>
                <w:rStyle w:val="Hyperlink"/>
                <w:color w:val="auto"/>
                <w:u w:val="none"/>
              </w:rPr>
            </w:pPr>
            <w:r>
              <w:rPr>
                <w:rStyle w:val="Hyperlink"/>
                <w:color w:val="auto"/>
                <w:u w:val="none"/>
              </w:rPr>
              <w:t>4</w:t>
            </w:r>
            <w:r w:rsidR="00BC7959">
              <w:rPr>
                <w:rStyle w:val="Hyperlink"/>
                <w:color w:val="auto"/>
                <w:u w:val="none"/>
              </w:rPr>
              <w:t xml:space="preserve"> </w:t>
            </w:r>
            <w:r w:rsidR="00BC7959" w:rsidRPr="00D05624">
              <w:rPr>
                <w:rStyle w:val="Hyperlink"/>
                <w:color w:val="auto"/>
                <w:u w:val="none"/>
              </w:rPr>
              <w:t>Konflikte wegen Mediennutzung:</w:t>
            </w:r>
            <w:r w:rsidR="00BC7959">
              <w:rPr>
                <w:rStyle w:val="Hyperlink"/>
                <w:color w:val="auto"/>
                <w:u w:val="none"/>
              </w:rPr>
              <w:t xml:space="preserve"> gelb</w:t>
            </w:r>
          </w:p>
          <w:p w14:paraId="4E184B43" w14:textId="26A12249" w:rsidR="00BC7959" w:rsidRPr="00D05624" w:rsidRDefault="00DC2E3F" w:rsidP="0004160C">
            <w:pPr>
              <w:spacing w:line="276" w:lineRule="auto"/>
              <w:rPr>
                <w:rStyle w:val="Hyperlink"/>
                <w:color w:val="auto"/>
                <w:u w:val="none"/>
              </w:rPr>
            </w:pPr>
            <w:r>
              <w:rPr>
                <w:rStyle w:val="Hyperlink"/>
                <w:color w:val="auto"/>
                <w:u w:val="none"/>
              </w:rPr>
              <w:t>5</w:t>
            </w:r>
            <w:r w:rsidR="00BC7959">
              <w:rPr>
                <w:rStyle w:val="Hyperlink"/>
                <w:color w:val="auto"/>
                <w:u w:val="none"/>
              </w:rPr>
              <w:t xml:space="preserve"> </w:t>
            </w:r>
            <w:r w:rsidR="00BC7959" w:rsidRPr="00D05624">
              <w:rPr>
                <w:rStyle w:val="Hyperlink"/>
                <w:color w:val="auto"/>
                <w:u w:val="none"/>
              </w:rPr>
              <w:t>Unruhe und Gereiztheit:</w:t>
            </w:r>
            <w:r w:rsidR="00BC7959">
              <w:rPr>
                <w:rStyle w:val="Hyperlink"/>
                <w:color w:val="auto"/>
                <w:u w:val="none"/>
              </w:rPr>
              <w:t xml:space="preserve"> gelb</w:t>
            </w:r>
          </w:p>
          <w:p w14:paraId="071C7CB8" w14:textId="65CB9883" w:rsidR="00BC7959" w:rsidRPr="00CA39E9" w:rsidRDefault="00DC2E3F" w:rsidP="0004160C">
            <w:pPr>
              <w:spacing w:line="276" w:lineRule="auto"/>
              <w:rPr>
                <w:rStyle w:val="Hyperlink"/>
                <w:color w:val="auto"/>
                <w:u w:val="none"/>
              </w:rPr>
            </w:pPr>
            <w:r>
              <w:rPr>
                <w:rStyle w:val="Hyperlink"/>
                <w:color w:val="auto"/>
                <w:u w:val="none"/>
              </w:rPr>
              <w:t>6</w:t>
            </w:r>
            <w:r w:rsidR="00BC7959">
              <w:rPr>
                <w:rStyle w:val="Hyperlink"/>
                <w:color w:val="auto"/>
                <w:u w:val="none"/>
              </w:rPr>
              <w:t xml:space="preserve"> </w:t>
            </w:r>
            <w:r w:rsidR="00BC7959" w:rsidRPr="00CA39E9">
              <w:rPr>
                <w:rStyle w:val="Hyperlink"/>
                <w:color w:val="auto"/>
                <w:u w:val="none"/>
              </w:rPr>
              <w:t>Aggressivität bei Entzug: rot</w:t>
            </w:r>
          </w:p>
          <w:p w14:paraId="7B351978" w14:textId="51365B95" w:rsidR="007C456F" w:rsidRPr="00CA39E9" w:rsidRDefault="00CA39E9" w:rsidP="007C456F">
            <w:pPr>
              <w:rPr>
                <w:rFonts w:cstheme="minorHAnsi"/>
                <w:highlight w:val="lightGray"/>
              </w:rPr>
            </w:pPr>
            <w:r>
              <w:rPr>
                <w:rFonts w:cstheme="minorHAnsi"/>
                <w:highlight w:val="lightGray"/>
              </w:rPr>
              <w:t xml:space="preserve">7. </w:t>
            </w:r>
            <w:r w:rsidR="007C456F" w:rsidRPr="00CA39E9">
              <w:rPr>
                <w:rFonts w:cstheme="minorHAnsi"/>
                <w:highlight w:val="lightGray"/>
              </w:rPr>
              <w:t>Entspannung: grün</w:t>
            </w:r>
          </w:p>
          <w:p w14:paraId="047C4260" w14:textId="6A4540D1" w:rsidR="007C456F" w:rsidRPr="00CA39E9" w:rsidRDefault="00CA39E9" w:rsidP="007C456F">
            <w:pPr>
              <w:rPr>
                <w:rFonts w:cstheme="minorHAnsi"/>
                <w:highlight w:val="lightGray"/>
              </w:rPr>
            </w:pPr>
            <w:r>
              <w:rPr>
                <w:rFonts w:cstheme="minorHAnsi"/>
                <w:highlight w:val="lightGray"/>
              </w:rPr>
              <w:t xml:space="preserve">8. </w:t>
            </w:r>
            <w:r w:rsidR="007C456F" w:rsidRPr="00CA39E9">
              <w:rPr>
                <w:rFonts w:cstheme="minorHAnsi"/>
                <w:highlight w:val="lightGray"/>
              </w:rPr>
              <w:t>Zeit für sich: grün</w:t>
            </w:r>
          </w:p>
          <w:p w14:paraId="6AE95B89" w14:textId="77777777" w:rsidR="00BC7959" w:rsidRDefault="00BC7959" w:rsidP="0004160C">
            <w:pPr>
              <w:spacing w:line="276" w:lineRule="auto"/>
              <w:rPr>
                <w:rFonts w:cstheme="minorHAnsi"/>
              </w:rPr>
            </w:pPr>
          </w:p>
          <w:p w14:paraId="00F5D6CC" w14:textId="220C50AE" w:rsidR="00DC2E3F" w:rsidRDefault="00CA39E9" w:rsidP="0004160C">
            <w:pPr>
              <w:spacing w:line="276" w:lineRule="auto"/>
              <w:rPr>
                <w:rFonts w:cstheme="minorHAnsi"/>
              </w:rPr>
            </w:pPr>
            <w:r>
              <w:rPr>
                <w:rFonts w:cstheme="minorHAnsi"/>
              </w:rPr>
              <w:t>Vier</w:t>
            </w:r>
            <w:r w:rsidR="00EA10D2" w:rsidRPr="00EA10D2">
              <w:rPr>
                <w:rFonts w:cstheme="minorHAnsi"/>
              </w:rPr>
              <w:t xml:space="preserve"> weitere Situationen, die die Lehrkraft vorstellen und nach einer Diskussion in der Lerngruppe den Farben zuordnen lassen kann</w:t>
            </w:r>
            <w:r w:rsidR="00EA10D2">
              <w:rPr>
                <w:rFonts w:cstheme="minorHAnsi"/>
              </w:rPr>
              <w:t>:</w:t>
            </w:r>
          </w:p>
          <w:p w14:paraId="07C4D629" w14:textId="3EA9BF09" w:rsidR="00EA10D2" w:rsidRPr="00EA10D2" w:rsidRDefault="00B932D7" w:rsidP="00EA10D2">
            <w:pPr>
              <w:spacing w:line="276" w:lineRule="auto"/>
              <w:rPr>
                <w:rStyle w:val="Hyperlink"/>
                <w:b/>
                <w:bCs/>
                <w:color w:val="auto"/>
                <w:u w:val="none"/>
              </w:rPr>
            </w:pPr>
            <w:r>
              <w:rPr>
                <w:rStyle w:val="Hyperlink"/>
                <w:b/>
                <w:bCs/>
                <w:color w:val="auto"/>
                <w:u w:val="none"/>
              </w:rPr>
              <w:t>–</w:t>
            </w:r>
            <w:r w:rsidR="00EA10D2" w:rsidRPr="00EA10D2">
              <w:rPr>
                <w:rStyle w:val="Hyperlink"/>
                <w:b/>
                <w:bCs/>
                <w:color w:val="auto"/>
                <w:u w:val="none"/>
              </w:rPr>
              <w:t xml:space="preserve"> Vernachlässigung von Pflichten</w:t>
            </w:r>
            <w:r w:rsidR="00EA10D2" w:rsidRPr="00B932D7">
              <w:rPr>
                <w:rStyle w:val="Hyperlink"/>
                <w:color w:val="auto"/>
                <w:u w:val="none"/>
              </w:rPr>
              <w:t>: gelb</w:t>
            </w:r>
          </w:p>
          <w:p w14:paraId="2558A61B" w14:textId="77777777" w:rsidR="00EA10D2" w:rsidRPr="00EA10D2" w:rsidRDefault="00EA10D2" w:rsidP="00EA10D2">
            <w:pPr>
              <w:spacing w:line="276" w:lineRule="auto"/>
              <w:rPr>
                <w:rStyle w:val="Hyperlink"/>
                <w:color w:val="auto"/>
                <w:u w:val="none"/>
              </w:rPr>
            </w:pPr>
            <w:r w:rsidRPr="00EA10D2">
              <w:rPr>
                <w:rStyle w:val="Hyperlink"/>
                <w:color w:val="auto"/>
                <w:u w:val="none"/>
              </w:rPr>
              <w:t>Klaus hat nach der Schule ein wenig am Computer gespielt. Dabei ist die Zeit so schnell vergangen, dass er keine Zeit mehr hatte, die Hausaufgaben zu erledigen.</w:t>
            </w:r>
          </w:p>
          <w:p w14:paraId="110A9D82" w14:textId="29CBFDA6" w:rsidR="00EA10D2" w:rsidRPr="00EA10D2" w:rsidRDefault="00B932D7" w:rsidP="00EA10D2">
            <w:pPr>
              <w:spacing w:line="276" w:lineRule="auto"/>
              <w:rPr>
                <w:rStyle w:val="Hyperlink"/>
                <w:b/>
                <w:bCs/>
                <w:color w:val="auto"/>
                <w:u w:val="none"/>
              </w:rPr>
            </w:pPr>
            <w:commentRangeStart w:id="58"/>
            <w:commentRangeStart w:id="59"/>
            <w:r>
              <w:rPr>
                <w:rStyle w:val="Hyperlink"/>
                <w:b/>
                <w:bCs/>
                <w:color w:val="auto"/>
                <w:u w:val="none"/>
              </w:rPr>
              <w:t>–</w:t>
            </w:r>
            <w:r w:rsidRPr="00EA10D2">
              <w:rPr>
                <w:rStyle w:val="Hyperlink"/>
                <w:b/>
                <w:bCs/>
                <w:color w:val="auto"/>
                <w:u w:val="none"/>
              </w:rPr>
              <w:t xml:space="preserve"> </w:t>
            </w:r>
            <w:r w:rsidR="00EA10D2" w:rsidRPr="00EA10D2">
              <w:rPr>
                <w:rStyle w:val="Hyperlink"/>
                <w:b/>
                <w:bCs/>
                <w:color w:val="auto"/>
                <w:u w:val="none"/>
              </w:rPr>
              <w:t>Ständiges Verlangen nach dem Smartphone</w:t>
            </w:r>
            <w:r w:rsidR="00EA10D2" w:rsidRPr="00B932D7">
              <w:rPr>
                <w:rStyle w:val="Hyperlink"/>
                <w:color w:val="auto"/>
                <w:u w:val="none"/>
              </w:rPr>
              <w:t>: rot</w:t>
            </w:r>
            <w:commentRangeEnd w:id="58"/>
            <w:r w:rsidR="004A234D">
              <w:rPr>
                <w:rStyle w:val="Kommentarzeichen"/>
              </w:rPr>
              <w:commentReference w:id="58"/>
            </w:r>
            <w:commentRangeEnd w:id="59"/>
            <w:r w:rsidR="00EE7AA8">
              <w:rPr>
                <w:rStyle w:val="Kommentarzeichen"/>
              </w:rPr>
              <w:commentReference w:id="59"/>
            </w:r>
          </w:p>
          <w:p w14:paraId="5F492E09" w14:textId="1B51CEA2" w:rsidR="00EA10D2" w:rsidRPr="00EA10D2" w:rsidRDefault="004A234D" w:rsidP="00EA10D2">
            <w:pPr>
              <w:spacing w:line="276" w:lineRule="auto"/>
              <w:rPr>
                <w:rStyle w:val="Hyperlink"/>
                <w:color w:val="auto"/>
                <w:u w:val="none"/>
              </w:rPr>
            </w:pPr>
            <w:r>
              <w:rPr>
                <w:rStyle w:val="Hyperlink"/>
                <w:color w:val="auto"/>
                <w:u w:val="none"/>
              </w:rPr>
              <w:t>Olivia</w:t>
            </w:r>
            <w:r w:rsidRPr="00EA10D2">
              <w:rPr>
                <w:rStyle w:val="Hyperlink"/>
                <w:color w:val="auto"/>
                <w:u w:val="none"/>
              </w:rPr>
              <w:t xml:space="preserve"> </w:t>
            </w:r>
            <w:r w:rsidR="00EA10D2" w:rsidRPr="00EA10D2">
              <w:rPr>
                <w:rStyle w:val="Hyperlink"/>
                <w:color w:val="auto"/>
                <w:u w:val="none"/>
              </w:rPr>
              <w:t xml:space="preserve">wird unruhig und gereizt, wenn </w:t>
            </w:r>
            <w:r>
              <w:rPr>
                <w:rStyle w:val="Hyperlink"/>
                <w:color w:val="auto"/>
                <w:u w:val="none"/>
              </w:rPr>
              <w:t>sie ihr</w:t>
            </w:r>
            <w:r w:rsidR="00EA10D2" w:rsidRPr="00EA10D2">
              <w:rPr>
                <w:rStyle w:val="Hyperlink"/>
                <w:color w:val="auto"/>
                <w:u w:val="none"/>
              </w:rPr>
              <w:t xml:space="preserve"> Tablet mal für eine Stunde aus der Hand legen soll. </w:t>
            </w:r>
            <w:r>
              <w:rPr>
                <w:rStyle w:val="Hyperlink"/>
                <w:color w:val="auto"/>
                <w:u w:val="none"/>
              </w:rPr>
              <w:t>Sie</w:t>
            </w:r>
            <w:r w:rsidR="00EA10D2" w:rsidRPr="00EA10D2">
              <w:rPr>
                <w:rStyle w:val="Hyperlink"/>
                <w:color w:val="auto"/>
                <w:u w:val="none"/>
              </w:rPr>
              <w:t xml:space="preserve"> denkt die ganze Zeit nur daran, weiterzuspielen.</w:t>
            </w:r>
          </w:p>
          <w:p w14:paraId="3641D14F" w14:textId="1BEB1BD1" w:rsidR="00EA10D2" w:rsidRPr="00EA10D2" w:rsidRDefault="00B932D7" w:rsidP="00EA10D2">
            <w:pPr>
              <w:spacing w:line="276" w:lineRule="auto"/>
              <w:rPr>
                <w:rStyle w:val="Hyperlink"/>
                <w:b/>
                <w:bCs/>
                <w:color w:val="auto"/>
                <w:u w:val="none"/>
              </w:rPr>
            </w:pPr>
            <w:r>
              <w:rPr>
                <w:rStyle w:val="Hyperlink"/>
                <w:b/>
                <w:bCs/>
                <w:color w:val="auto"/>
                <w:u w:val="none"/>
              </w:rPr>
              <w:t>–</w:t>
            </w:r>
            <w:r w:rsidRPr="00EA10D2">
              <w:rPr>
                <w:rStyle w:val="Hyperlink"/>
                <w:b/>
                <w:bCs/>
                <w:color w:val="auto"/>
                <w:u w:val="none"/>
              </w:rPr>
              <w:t xml:space="preserve"> </w:t>
            </w:r>
            <w:r w:rsidR="00EA10D2" w:rsidRPr="00EA10D2">
              <w:rPr>
                <w:rStyle w:val="Hyperlink"/>
                <w:b/>
                <w:bCs/>
                <w:color w:val="auto"/>
                <w:u w:val="none"/>
              </w:rPr>
              <w:t>Kopfschmerzen und Verspannungen: gelb</w:t>
            </w:r>
          </w:p>
          <w:p w14:paraId="12510523" w14:textId="73502315" w:rsidR="00393D22" w:rsidRDefault="00EA10D2" w:rsidP="00EA10D2">
            <w:pPr>
              <w:spacing w:line="276" w:lineRule="auto"/>
              <w:rPr>
                <w:rStyle w:val="Hyperlink"/>
                <w:color w:val="auto"/>
                <w:u w:val="none"/>
              </w:rPr>
            </w:pPr>
            <w:r w:rsidRPr="00EA10D2">
              <w:rPr>
                <w:rStyle w:val="Hyperlink"/>
                <w:color w:val="auto"/>
                <w:u w:val="none"/>
              </w:rPr>
              <w:t xml:space="preserve">Nach einem langen Tag </w:t>
            </w:r>
            <w:r w:rsidR="00B932D7">
              <w:rPr>
                <w:rStyle w:val="Hyperlink"/>
                <w:color w:val="auto"/>
                <w:u w:val="none"/>
              </w:rPr>
              <w:t>mit</w:t>
            </w:r>
            <w:r w:rsidRPr="00EA10D2">
              <w:rPr>
                <w:rStyle w:val="Hyperlink"/>
                <w:color w:val="auto"/>
                <w:u w:val="none"/>
              </w:rPr>
              <w:t xml:space="preserve"> Chatten und Computerspiele</w:t>
            </w:r>
            <w:r w:rsidR="00B932D7">
              <w:rPr>
                <w:rStyle w:val="Hyperlink"/>
                <w:color w:val="auto"/>
                <w:u w:val="none"/>
              </w:rPr>
              <w:t>n</w:t>
            </w:r>
            <w:r w:rsidRPr="00EA10D2">
              <w:rPr>
                <w:rStyle w:val="Hyperlink"/>
                <w:color w:val="auto"/>
                <w:u w:val="none"/>
              </w:rPr>
              <w:t xml:space="preserve"> tut </w:t>
            </w:r>
            <w:commentRangeStart w:id="60"/>
            <w:r w:rsidR="00890760">
              <w:rPr>
                <w:rStyle w:val="Hyperlink"/>
                <w:color w:val="auto"/>
                <w:u w:val="none"/>
              </w:rPr>
              <w:t>Lio</w:t>
            </w:r>
            <w:commentRangeEnd w:id="60"/>
            <w:r w:rsidR="00890760">
              <w:rPr>
                <w:rStyle w:val="Kommentarzeichen"/>
              </w:rPr>
              <w:commentReference w:id="60"/>
            </w:r>
            <w:r w:rsidR="00EE7AA8">
              <w:rPr>
                <w:rStyle w:val="Hyperlink"/>
                <w:color w:val="auto"/>
                <w:u w:val="none"/>
              </w:rPr>
              <w:t xml:space="preserve"> </w:t>
            </w:r>
            <w:r w:rsidRPr="00EA10D2">
              <w:rPr>
                <w:rStyle w:val="Hyperlink"/>
                <w:color w:val="auto"/>
                <w:u w:val="none"/>
              </w:rPr>
              <w:t>der Nacken weh. Er merkt, wie verspannt sein Rücken ist und dass er Kopfschmerzen bekommt.</w:t>
            </w:r>
          </w:p>
          <w:p w14:paraId="4FB0A8AD" w14:textId="7DFF12D3" w:rsidR="00CA39E9" w:rsidRDefault="00CA39E9" w:rsidP="00CA39E9">
            <w:pPr>
              <w:spacing w:line="276" w:lineRule="auto"/>
              <w:rPr>
                <w:rStyle w:val="Hyperlink"/>
                <w:color w:val="auto"/>
                <w:u w:val="none"/>
              </w:rPr>
            </w:pPr>
            <w:r>
              <w:rPr>
                <w:rStyle w:val="Hyperlink"/>
                <w:b/>
                <w:bCs/>
                <w:color w:val="auto"/>
                <w:u w:val="none"/>
              </w:rPr>
              <w:t>–</w:t>
            </w:r>
            <w:r w:rsidRPr="00EA10D2">
              <w:rPr>
                <w:rStyle w:val="Hyperlink"/>
                <w:b/>
                <w:bCs/>
                <w:color w:val="auto"/>
                <w:u w:val="none"/>
              </w:rPr>
              <w:t xml:space="preserve"> </w:t>
            </w:r>
            <w:r>
              <w:rPr>
                <w:rStyle w:val="Hyperlink"/>
                <w:b/>
                <w:bCs/>
                <w:color w:val="auto"/>
                <w:u w:val="none"/>
              </w:rPr>
              <w:t>Lernen: grün</w:t>
            </w:r>
            <w:r w:rsidRPr="00CA39E9">
              <w:rPr>
                <w:rStyle w:val="Hyperlink"/>
                <w:color w:val="auto"/>
                <w:u w:val="none"/>
              </w:rPr>
              <w:t xml:space="preserve"> </w:t>
            </w:r>
          </w:p>
          <w:p w14:paraId="56227D8A" w14:textId="6DD2EBE5" w:rsidR="00CA39E9" w:rsidRDefault="00CA39E9" w:rsidP="00CA39E9">
            <w:pPr>
              <w:spacing w:line="276" w:lineRule="auto"/>
              <w:rPr>
                <w:rStyle w:val="Hyperlink"/>
                <w:color w:val="auto"/>
                <w:u w:val="none"/>
              </w:rPr>
            </w:pPr>
            <w:r w:rsidRPr="00CA39E9">
              <w:rPr>
                <w:rStyle w:val="Hyperlink"/>
                <w:color w:val="auto"/>
                <w:u w:val="none"/>
              </w:rPr>
              <w:t>Paolo nutzt nach der Schule sein Tablet, um online Mathe-Übungen zu machen und Lernvideos anzusehen. Er nimmt sich regelmäßig Pausen und merkt, wie er die Aufgaben immer besser versteht.</w:t>
            </w:r>
          </w:p>
          <w:p w14:paraId="4486AEDA" w14:textId="77777777" w:rsidR="00DC2E3F" w:rsidRDefault="00DC2E3F" w:rsidP="0004160C">
            <w:pPr>
              <w:spacing w:line="276" w:lineRule="auto"/>
              <w:rPr>
                <w:rFonts w:cstheme="minorHAnsi"/>
              </w:rPr>
            </w:pPr>
          </w:p>
          <w:p w14:paraId="09CF99E3" w14:textId="77777777" w:rsidR="00BC7959" w:rsidRPr="00165002" w:rsidRDefault="00BC7959" w:rsidP="0004160C">
            <w:pPr>
              <w:spacing w:line="276" w:lineRule="auto"/>
              <w:rPr>
                <w:rFonts w:cstheme="minorHAnsi"/>
                <w:b/>
                <w:bCs/>
              </w:rPr>
            </w:pPr>
            <w:r w:rsidRPr="00165002">
              <w:rPr>
                <w:rFonts w:cstheme="minorHAnsi"/>
                <w:b/>
                <w:bCs/>
              </w:rPr>
              <w:t>3. Regeln erstellen</w:t>
            </w:r>
          </w:p>
          <w:p w14:paraId="2C9A099E" w14:textId="77777777" w:rsidR="00B932D7" w:rsidRDefault="00BC7959" w:rsidP="0004160C">
            <w:pPr>
              <w:spacing w:line="276" w:lineRule="auto"/>
              <w:rPr>
                <w:rFonts w:cstheme="minorHAnsi"/>
              </w:rPr>
            </w:pPr>
            <w:r>
              <w:rPr>
                <w:rFonts w:cstheme="minorHAnsi"/>
              </w:rPr>
              <w:t xml:space="preserve">Aus diesem zusammen erarbeiteten Ergebnis lassen sich im letzten Arbeitsschritt auch Regeln für die eigenen gesundheitsbezogenen Anliegen der Lernenden formulieren. </w:t>
            </w:r>
          </w:p>
          <w:p w14:paraId="7C4F5002" w14:textId="1B086867" w:rsidR="00BC7959" w:rsidRDefault="00BC7959" w:rsidP="0004160C">
            <w:pPr>
              <w:spacing w:line="276" w:lineRule="auto"/>
              <w:rPr>
                <w:rStyle w:val="Hyperlink"/>
                <w:color w:val="auto"/>
                <w:u w:val="none"/>
              </w:rPr>
            </w:pPr>
            <w:r w:rsidRPr="006F3543">
              <w:rPr>
                <w:rStyle w:val="Hyperlink"/>
                <w:color w:val="auto"/>
                <w:u w:val="none"/>
              </w:rPr>
              <w:t>Impuls durch die Lehrkraft: Was können wir tun, damit die</w:t>
            </w:r>
            <w:r>
              <w:rPr>
                <w:rStyle w:val="Hyperlink"/>
                <w:color w:val="auto"/>
                <w:u w:val="none"/>
              </w:rPr>
              <w:t>se</w:t>
            </w:r>
            <w:r w:rsidRPr="006F3543">
              <w:rPr>
                <w:rStyle w:val="Hyperlink"/>
                <w:color w:val="auto"/>
                <w:u w:val="none"/>
              </w:rPr>
              <w:t xml:space="preserve"> </w:t>
            </w:r>
            <w:r>
              <w:rPr>
                <w:rStyle w:val="Hyperlink"/>
                <w:color w:val="auto"/>
                <w:u w:val="none"/>
              </w:rPr>
              <w:t>„</w:t>
            </w:r>
            <w:r w:rsidRPr="006F3543">
              <w:rPr>
                <w:rStyle w:val="Hyperlink"/>
                <w:color w:val="auto"/>
                <w:u w:val="none"/>
              </w:rPr>
              <w:t>Ampel</w:t>
            </w:r>
            <w:r>
              <w:rPr>
                <w:rStyle w:val="Hyperlink"/>
                <w:color w:val="auto"/>
                <w:u w:val="none"/>
              </w:rPr>
              <w:t>“</w:t>
            </w:r>
            <w:r w:rsidRPr="006F3543">
              <w:rPr>
                <w:rStyle w:val="Hyperlink"/>
                <w:color w:val="auto"/>
                <w:u w:val="none"/>
              </w:rPr>
              <w:t xml:space="preserve"> möglichst oft auf Grün steht? </w:t>
            </w:r>
          </w:p>
          <w:p w14:paraId="09BD65ED" w14:textId="77777777" w:rsidR="00BC7959" w:rsidRPr="00795ED1" w:rsidRDefault="00BC7959" w:rsidP="0004160C">
            <w:pPr>
              <w:spacing w:line="276" w:lineRule="auto"/>
              <w:rPr>
                <w:rStyle w:val="Hyperlink"/>
                <w:b/>
                <w:bCs/>
                <w:color w:val="auto"/>
                <w:u w:val="none"/>
              </w:rPr>
            </w:pPr>
            <w:r w:rsidRPr="00795ED1">
              <w:rPr>
                <w:rStyle w:val="Hyperlink"/>
                <w:b/>
                <w:bCs/>
                <w:color w:val="auto"/>
                <w:u w:val="none"/>
              </w:rPr>
              <w:t xml:space="preserve">Mögliche </w:t>
            </w:r>
            <w:r>
              <w:rPr>
                <w:rStyle w:val="Hyperlink"/>
                <w:b/>
                <w:bCs/>
                <w:color w:val="auto"/>
                <w:u w:val="none"/>
              </w:rPr>
              <w:t>Themenbereiche</w:t>
            </w:r>
            <w:r w:rsidRPr="00795ED1">
              <w:rPr>
                <w:rStyle w:val="Hyperlink"/>
                <w:b/>
                <w:bCs/>
                <w:color w:val="auto"/>
                <w:u w:val="none"/>
              </w:rPr>
              <w:t xml:space="preserve">: </w:t>
            </w:r>
          </w:p>
          <w:p w14:paraId="41FBD8B0" w14:textId="77777777" w:rsidR="00BC7959" w:rsidRPr="00165002" w:rsidRDefault="00BC7959" w:rsidP="0004160C">
            <w:pPr>
              <w:spacing w:line="276" w:lineRule="auto"/>
              <w:rPr>
                <w:rFonts w:cstheme="minorHAnsi"/>
              </w:rPr>
            </w:pPr>
            <w:r w:rsidRPr="00165002">
              <w:rPr>
                <w:rFonts w:cstheme="minorHAnsi"/>
                <w:highlight w:val="yellow"/>
              </w:rPr>
              <w:t>((@Satz: eventuell zweispaltig setzen))</w:t>
            </w:r>
          </w:p>
          <w:p w14:paraId="75B4BC7D" w14:textId="77777777" w:rsidR="00BC7959" w:rsidRPr="006F3543" w:rsidRDefault="00BC7959" w:rsidP="0004160C">
            <w:pPr>
              <w:spacing w:line="276" w:lineRule="auto"/>
              <w:rPr>
                <w:rStyle w:val="Hyperlink"/>
                <w:color w:val="auto"/>
                <w:u w:val="none"/>
              </w:rPr>
            </w:pPr>
            <w:r>
              <w:rPr>
                <w:rStyle w:val="Hyperlink"/>
                <w:color w:val="auto"/>
                <w:u w:val="none"/>
              </w:rPr>
              <w:t xml:space="preserve">– </w:t>
            </w:r>
            <w:r w:rsidRPr="006F3543">
              <w:rPr>
                <w:rStyle w:val="Hyperlink"/>
                <w:color w:val="auto"/>
                <w:u w:val="none"/>
              </w:rPr>
              <w:t>Bildschirmzeit pro Tag begrenzen</w:t>
            </w:r>
          </w:p>
          <w:p w14:paraId="31AFFE79" w14:textId="77777777" w:rsidR="00BC7959" w:rsidRPr="006F3543" w:rsidRDefault="00BC7959" w:rsidP="0004160C">
            <w:pPr>
              <w:spacing w:line="276" w:lineRule="auto"/>
              <w:rPr>
                <w:rStyle w:val="Hyperlink"/>
                <w:color w:val="auto"/>
                <w:u w:val="none"/>
              </w:rPr>
            </w:pPr>
            <w:r>
              <w:rPr>
                <w:rStyle w:val="Hyperlink"/>
                <w:color w:val="auto"/>
                <w:u w:val="none"/>
              </w:rPr>
              <w:t xml:space="preserve">– </w:t>
            </w:r>
            <w:r w:rsidRPr="006F3543">
              <w:rPr>
                <w:rStyle w:val="Hyperlink"/>
                <w:color w:val="auto"/>
                <w:u w:val="none"/>
              </w:rPr>
              <w:t>Pausen einlegen, Augen entspannen</w:t>
            </w:r>
          </w:p>
          <w:p w14:paraId="47C2338F" w14:textId="77777777" w:rsidR="00BC7959" w:rsidRPr="006F3543" w:rsidRDefault="00BC7959" w:rsidP="0004160C">
            <w:pPr>
              <w:spacing w:line="276" w:lineRule="auto"/>
              <w:rPr>
                <w:rStyle w:val="Hyperlink"/>
                <w:color w:val="auto"/>
                <w:u w:val="none"/>
              </w:rPr>
            </w:pPr>
            <w:r>
              <w:rPr>
                <w:rStyle w:val="Hyperlink"/>
                <w:color w:val="auto"/>
                <w:u w:val="none"/>
              </w:rPr>
              <w:t>– keine Medien</w:t>
            </w:r>
            <w:r w:rsidRPr="006F3543">
              <w:rPr>
                <w:rStyle w:val="Hyperlink"/>
                <w:color w:val="auto"/>
                <w:u w:val="none"/>
              </w:rPr>
              <w:t xml:space="preserve"> während der Mahlzeiten</w:t>
            </w:r>
          </w:p>
          <w:p w14:paraId="0040D95B" w14:textId="77777777" w:rsidR="00BC7959" w:rsidRPr="006F3543" w:rsidRDefault="00BC7959" w:rsidP="0004160C">
            <w:pPr>
              <w:spacing w:line="276" w:lineRule="auto"/>
              <w:rPr>
                <w:rStyle w:val="Hyperlink"/>
                <w:color w:val="auto"/>
                <w:u w:val="none"/>
              </w:rPr>
            </w:pPr>
            <w:r>
              <w:rPr>
                <w:rStyle w:val="Hyperlink"/>
                <w:color w:val="auto"/>
                <w:u w:val="none"/>
              </w:rPr>
              <w:t>– keine Medien</w:t>
            </w:r>
            <w:r w:rsidRPr="006F3543">
              <w:rPr>
                <w:rStyle w:val="Hyperlink"/>
                <w:color w:val="auto"/>
                <w:u w:val="none"/>
              </w:rPr>
              <w:t xml:space="preserve"> direkt vor dem Schlafengehen</w:t>
            </w:r>
          </w:p>
          <w:p w14:paraId="52DF3AD2" w14:textId="547469B3" w:rsidR="00BC7959" w:rsidRPr="006F3543" w:rsidRDefault="00BC7959" w:rsidP="0004160C">
            <w:pPr>
              <w:spacing w:line="276" w:lineRule="auto"/>
              <w:rPr>
                <w:rStyle w:val="Hyperlink"/>
                <w:color w:val="auto"/>
                <w:u w:val="none"/>
              </w:rPr>
            </w:pPr>
            <w:r>
              <w:rPr>
                <w:rStyle w:val="Hyperlink"/>
                <w:color w:val="auto"/>
                <w:u w:val="none"/>
              </w:rPr>
              <w:t xml:space="preserve">– </w:t>
            </w:r>
            <w:r w:rsidRPr="006F3543">
              <w:rPr>
                <w:rStyle w:val="Hyperlink"/>
                <w:color w:val="auto"/>
                <w:u w:val="none"/>
              </w:rPr>
              <w:t>Abwechslung</w:t>
            </w:r>
            <w:r>
              <w:rPr>
                <w:rStyle w:val="Hyperlink"/>
                <w:color w:val="auto"/>
                <w:u w:val="none"/>
              </w:rPr>
              <w:t>: Medien vs.</w:t>
            </w:r>
            <w:r w:rsidRPr="006F3543">
              <w:rPr>
                <w:rStyle w:val="Hyperlink"/>
                <w:color w:val="auto"/>
                <w:u w:val="none"/>
              </w:rPr>
              <w:t xml:space="preserve"> Bewegung, </w:t>
            </w:r>
            <w:r w:rsidR="00B932D7">
              <w:rPr>
                <w:rStyle w:val="Hyperlink"/>
                <w:color w:val="auto"/>
                <w:u w:val="none"/>
              </w:rPr>
              <w:t>s</w:t>
            </w:r>
            <w:r w:rsidRPr="006F3543">
              <w:rPr>
                <w:rStyle w:val="Hyperlink"/>
                <w:color w:val="auto"/>
                <w:u w:val="none"/>
              </w:rPr>
              <w:t xml:space="preserve">pielen, </w:t>
            </w:r>
            <w:r>
              <w:rPr>
                <w:rStyle w:val="Hyperlink"/>
                <w:color w:val="auto"/>
                <w:u w:val="none"/>
              </w:rPr>
              <w:t>Freundinnen und</w:t>
            </w:r>
            <w:r w:rsidRPr="006F3543">
              <w:rPr>
                <w:rStyle w:val="Hyperlink"/>
                <w:color w:val="auto"/>
                <w:u w:val="none"/>
              </w:rPr>
              <w:t xml:space="preserve"> Freunden</w:t>
            </w:r>
            <w:r w:rsidR="00B932D7">
              <w:rPr>
                <w:rStyle w:val="Hyperlink"/>
                <w:color w:val="auto"/>
                <w:u w:val="none"/>
              </w:rPr>
              <w:t xml:space="preserve"> treffen</w:t>
            </w:r>
          </w:p>
          <w:p w14:paraId="58E05E0F" w14:textId="77777777" w:rsidR="00BC7959" w:rsidRDefault="00BC7959" w:rsidP="0004160C">
            <w:pPr>
              <w:spacing w:line="276" w:lineRule="auto"/>
              <w:rPr>
                <w:rFonts w:cstheme="minorHAnsi"/>
              </w:rPr>
            </w:pPr>
            <w:r>
              <w:rPr>
                <w:rStyle w:val="Hyperlink"/>
                <w:color w:val="auto"/>
                <w:u w:val="none"/>
              </w:rPr>
              <w:t xml:space="preserve">– </w:t>
            </w:r>
            <w:r>
              <w:rPr>
                <w:rFonts w:cstheme="minorHAnsi"/>
              </w:rPr>
              <w:t>Absprachen mit Eltern treffen</w:t>
            </w:r>
          </w:p>
          <w:p w14:paraId="32855086" w14:textId="77777777" w:rsidR="00BC7959" w:rsidRPr="00BB6D2A" w:rsidRDefault="00BC7959" w:rsidP="0004160C">
            <w:pPr>
              <w:spacing w:line="276" w:lineRule="auto"/>
              <w:rPr>
                <w:rFonts w:cstheme="minorHAnsi"/>
              </w:rPr>
            </w:pPr>
          </w:p>
          <w:p w14:paraId="17C890BD" w14:textId="77777777" w:rsidR="00EE7AA8" w:rsidRDefault="00BC7959" w:rsidP="00EE7AA8">
            <w:pPr>
              <w:spacing w:line="276" w:lineRule="auto"/>
              <w:rPr>
                <w:rFonts w:cstheme="minorHAnsi"/>
              </w:rPr>
            </w:pPr>
            <w:commentRangeStart w:id="61"/>
            <w:commentRangeStart w:id="62"/>
            <w:r>
              <w:rPr>
                <w:rFonts w:cstheme="minorHAnsi"/>
              </w:rPr>
              <w:t>Ein Plakat mit den Regeln kann vorbereitet und im Klassenzimmer sichtbar aufgehängt werden.</w:t>
            </w:r>
            <w:commentRangeEnd w:id="61"/>
            <w:r w:rsidR="00F36DB9">
              <w:rPr>
                <w:rStyle w:val="Kommentarzeichen"/>
              </w:rPr>
              <w:commentReference w:id="61"/>
            </w:r>
            <w:commentRangeEnd w:id="62"/>
            <w:r w:rsidR="00D92D3B">
              <w:rPr>
                <w:rStyle w:val="Kommentarzeichen"/>
              </w:rPr>
              <w:commentReference w:id="62"/>
            </w:r>
            <w:r w:rsidR="00EE7AA8">
              <w:rPr>
                <w:rFonts w:cstheme="minorHAnsi"/>
              </w:rPr>
              <w:t xml:space="preserve"> </w:t>
            </w:r>
          </w:p>
          <w:p w14:paraId="3F6EEDCF" w14:textId="7BDEE0F8" w:rsidR="00EE7AA8" w:rsidRPr="00BB6D2A" w:rsidRDefault="00EE7AA8" w:rsidP="00EE7AA8">
            <w:pPr>
              <w:spacing w:line="276" w:lineRule="auto"/>
              <w:rPr>
                <w:rFonts w:cstheme="minorHAnsi"/>
              </w:rPr>
            </w:pPr>
            <w:r>
              <w:rPr>
                <w:rFonts w:cstheme="minorHAnsi"/>
              </w:rPr>
              <w:t xml:space="preserve">Alternativ: </w:t>
            </w:r>
            <w:r w:rsidRPr="00EE7AA8">
              <w:rPr>
                <w:rFonts w:cstheme="minorHAnsi"/>
              </w:rPr>
              <w:t>Es wäre schön, wenn die Lehrkraft das erstellte Poster vervielfältigen könnte und die Kinder das Ergebnis ihrer Arbeit mit nach Hause mitnehmen könnten</w:t>
            </w:r>
            <w:r w:rsidR="00D92D3B">
              <w:rPr>
                <w:rFonts w:cstheme="minorHAnsi"/>
              </w:rPr>
              <w:t>.</w:t>
            </w:r>
          </w:p>
          <w:p w14:paraId="1DA602D5" w14:textId="7A630A12" w:rsidR="00BC7959" w:rsidRPr="00BB6D2A" w:rsidRDefault="00BC7959" w:rsidP="0004160C">
            <w:pPr>
              <w:spacing w:line="276" w:lineRule="auto"/>
              <w:rPr>
                <w:rFonts w:cstheme="minorHAnsi"/>
              </w:rPr>
            </w:pPr>
          </w:p>
          <w:p w14:paraId="04C756B0" w14:textId="77777777" w:rsidR="00BC7959" w:rsidRPr="00AD3F4E" w:rsidRDefault="00BC7959" w:rsidP="0004160C">
            <w:pPr>
              <w:spacing w:line="276" w:lineRule="auto"/>
              <w:rPr>
                <w:rFonts w:cstheme="minorHAnsi"/>
                <w:b/>
                <w:bCs/>
                <w:sz w:val="26"/>
                <w:szCs w:val="26"/>
              </w:rPr>
            </w:pPr>
            <w:r w:rsidRPr="00AD3F4E">
              <w:rPr>
                <w:rFonts w:cstheme="minorHAnsi"/>
                <w:b/>
                <w:bCs/>
                <w:sz w:val="26"/>
                <w:szCs w:val="26"/>
              </w:rPr>
              <w:t>Reflexion</w:t>
            </w:r>
          </w:p>
          <w:p w14:paraId="6E553EFA" w14:textId="77777777" w:rsidR="00BC7959" w:rsidRPr="00AD3F4E" w:rsidRDefault="00BC7959" w:rsidP="0004160C">
            <w:pPr>
              <w:spacing w:line="276" w:lineRule="auto"/>
              <w:rPr>
                <w:rFonts w:cstheme="minorHAnsi"/>
              </w:rPr>
            </w:pPr>
            <w:r w:rsidRPr="00AD3F4E">
              <w:rPr>
                <w:rFonts w:cstheme="minorHAnsi"/>
              </w:rPr>
              <w:t>Individuelle Antworten der Lernenden</w:t>
            </w:r>
          </w:p>
          <w:p w14:paraId="575E00FE" w14:textId="77777777" w:rsidR="00BC7959" w:rsidRPr="000F7CC8" w:rsidRDefault="00BC7959" w:rsidP="0004160C">
            <w:pPr>
              <w:spacing w:line="276" w:lineRule="auto"/>
              <w:rPr>
                <w:rFonts w:cstheme="minorHAnsi"/>
                <w:color w:val="FF0000"/>
              </w:rPr>
            </w:pPr>
          </w:p>
        </w:tc>
      </w:tr>
    </w:tbl>
    <w:p w14:paraId="7457043A" w14:textId="77777777" w:rsidR="00DB3E5A" w:rsidRPr="000F7CC8" w:rsidRDefault="00DB3E5A" w:rsidP="00DB3E5A">
      <w:pPr>
        <w:rPr>
          <w:rFonts w:cstheme="minorHAnsi"/>
          <w:color w:val="FF0000"/>
        </w:rPr>
      </w:pPr>
    </w:p>
    <w:p w14:paraId="494A1EC1" w14:textId="77777777" w:rsidR="00DB3E5A" w:rsidRPr="000F7CC8" w:rsidRDefault="00DB3E5A" w:rsidP="00DB3E5A">
      <w:pPr>
        <w:rPr>
          <w:rFonts w:cstheme="minorHAnsi"/>
          <w:color w:val="FF0000"/>
        </w:rPr>
        <w:sectPr w:rsidR="00DB3E5A" w:rsidRPr="000F7CC8" w:rsidSect="00DB3E5A">
          <w:headerReference w:type="default" r:id="rId33"/>
          <w:pgSz w:w="11906" w:h="16838"/>
          <w:pgMar w:top="1417" w:right="1417" w:bottom="1134" w:left="1417" w:header="708" w:footer="708" w:gutter="0"/>
          <w:cols w:space="708"/>
          <w:docGrid w:linePitch="360"/>
        </w:sectPr>
      </w:pPr>
    </w:p>
    <w:p w14:paraId="5F6DDC02" w14:textId="77777777" w:rsidR="004B4488" w:rsidRPr="000F7CC8" w:rsidRDefault="004B4488" w:rsidP="004B4488">
      <w:pPr>
        <w:spacing w:line="276" w:lineRule="auto"/>
        <w:rPr>
          <w:rFonts w:cstheme="minorHAnsi"/>
          <w:color w:val="FF0000"/>
          <w:sz w:val="24"/>
          <w:szCs w:val="24"/>
        </w:rPr>
      </w:pPr>
      <w:r w:rsidRPr="000F7CC8">
        <w:rPr>
          <w:rFonts w:cstheme="minorHAnsi"/>
          <w:color w:val="FF0000"/>
          <w:sz w:val="24"/>
          <w:szCs w:val="24"/>
          <w:highlight w:val="lightGray"/>
        </w:rPr>
        <w:lastRenderedPageBreak/>
        <w:t>((Seite 9))</w:t>
      </w:r>
      <w:r w:rsidRPr="000F7CC8">
        <w:rPr>
          <w:rFonts w:cstheme="minorHAnsi"/>
          <w:color w:val="FF0000"/>
          <w:sz w:val="24"/>
          <w:szCs w:val="24"/>
        </w:rPr>
        <w:t xml:space="preserve"> </w:t>
      </w:r>
    </w:p>
    <w:p w14:paraId="149E30D7" w14:textId="77777777" w:rsidR="004B4488" w:rsidRDefault="004B4488" w:rsidP="004B4488">
      <w:pPr>
        <w:rPr>
          <w:rFonts w:cstheme="minorHAnsi"/>
          <w:b/>
          <w:bCs/>
          <w:sz w:val="28"/>
          <w:szCs w:val="28"/>
        </w:rPr>
      </w:pPr>
      <w:bookmarkStart w:id="63" w:name="_Hlk171091270"/>
      <w:bookmarkStart w:id="64" w:name="_Hlk140047780"/>
      <w:r w:rsidRPr="00544E0E">
        <w:rPr>
          <w:rFonts w:cstheme="minorHAnsi"/>
          <w:b/>
          <w:bCs/>
          <w:sz w:val="28"/>
          <w:szCs w:val="28"/>
        </w:rPr>
        <w:t>Arbeitsblatt 1</w:t>
      </w:r>
    </w:p>
    <w:p w14:paraId="13C4621A" w14:textId="77777777" w:rsidR="004B4488" w:rsidRPr="00544E0E" w:rsidRDefault="004B4488" w:rsidP="004B4488">
      <w:pPr>
        <w:rPr>
          <w:rFonts w:cstheme="minorHAnsi"/>
          <w:b/>
          <w:bCs/>
          <w:sz w:val="28"/>
          <w:szCs w:val="28"/>
        </w:rPr>
      </w:pPr>
      <w:r w:rsidRPr="00544E0E">
        <w:rPr>
          <w:rFonts w:cstheme="minorHAnsi"/>
          <w:b/>
          <w:bCs/>
          <w:sz w:val="28"/>
          <w:szCs w:val="28"/>
        </w:rPr>
        <w:t>Stationenlernen</w:t>
      </w:r>
    </w:p>
    <w:p w14:paraId="6FF4498C" w14:textId="799DC648" w:rsidR="004B4488" w:rsidRPr="001D2326" w:rsidRDefault="00414DAE" w:rsidP="004B4488">
      <w:pPr>
        <w:rPr>
          <w:rFonts w:cstheme="minorHAnsi"/>
          <w:i/>
          <w:iCs/>
        </w:rPr>
      </w:pPr>
      <w:commentRangeStart w:id="65"/>
      <w:commentRangeStart w:id="66"/>
      <w:r>
        <w:rPr>
          <w:rFonts w:cstheme="minorHAnsi"/>
          <w:i/>
          <w:iCs/>
        </w:rPr>
        <w:t>Du beginnst mit deiner Gruppe bei der Station, die dir d</w:t>
      </w:r>
      <w:ins w:id="67" w:author="Theresa Salge" w:date="2024-07-09T15:03:00Z">
        <w:r w:rsidR="00890760">
          <w:rPr>
            <w:rFonts w:cstheme="minorHAnsi"/>
            <w:i/>
            <w:iCs/>
          </w:rPr>
          <w:t>eine</w:t>
        </w:r>
      </w:ins>
      <w:del w:id="68" w:author="Theresa Salge" w:date="2024-07-09T15:03:00Z">
        <w:r w:rsidDel="00890760">
          <w:rPr>
            <w:rFonts w:cstheme="minorHAnsi"/>
            <w:i/>
            <w:iCs/>
          </w:rPr>
          <w:delText>ie</w:delText>
        </w:r>
      </w:del>
      <w:r>
        <w:rPr>
          <w:rFonts w:cstheme="minorHAnsi"/>
          <w:i/>
          <w:iCs/>
        </w:rPr>
        <w:t xml:space="preserve"> Lehrkraft </w:t>
      </w:r>
      <w:r w:rsidR="0029058A">
        <w:rPr>
          <w:rFonts w:cstheme="minorHAnsi"/>
          <w:i/>
          <w:iCs/>
        </w:rPr>
        <w:t>gibt</w:t>
      </w:r>
      <w:r>
        <w:rPr>
          <w:rFonts w:cstheme="minorHAnsi"/>
          <w:i/>
          <w:iCs/>
        </w:rPr>
        <w:t xml:space="preserve">. Nach einer bestimmten Zeit teilt </w:t>
      </w:r>
      <w:r w:rsidR="001C01C6">
        <w:rPr>
          <w:rFonts w:cstheme="minorHAnsi"/>
          <w:i/>
          <w:iCs/>
        </w:rPr>
        <w:t>dir</w:t>
      </w:r>
      <w:r>
        <w:rPr>
          <w:rFonts w:cstheme="minorHAnsi"/>
          <w:i/>
          <w:iCs/>
        </w:rPr>
        <w:t xml:space="preserve"> </w:t>
      </w:r>
      <w:del w:id="69" w:author="Theresa Salge" w:date="2024-07-09T15:03:00Z">
        <w:r w:rsidDel="00890760">
          <w:rPr>
            <w:rFonts w:cstheme="minorHAnsi"/>
            <w:i/>
            <w:iCs/>
          </w:rPr>
          <w:delText xml:space="preserve">die </w:delText>
        </w:r>
      </w:del>
      <w:ins w:id="70" w:author="Theresa Salge" w:date="2024-07-09T15:03:00Z">
        <w:r w:rsidR="00890760">
          <w:rPr>
            <w:rFonts w:cstheme="minorHAnsi"/>
            <w:i/>
            <w:iCs/>
          </w:rPr>
          <w:t xml:space="preserve">d </w:t>
        </w:r>
      </w:ins>
      <w:r>
        <w:rPr>
          <w:rFonts w:cstheme="minorHAnsi"/>
          <w:i/>
          <w:iCs/>
        </w:rPr>
        <w:t>Lehrkraft mit, welche Station du mit deiner Gruppe als nächstes machst.</w:t>
      </w:r>
      <w:commentRangeEnd w:id="65"/>
      <w:r w:rsidR="00824BF9">
        <w:rPr>
          <w:rStyle w:val="Kommentarzeichen"/>
        </w:rPr>
        <w:commentReference w:id="65"/>
      </w:r>
      <w:commentRangeEnd w:id="66"/>
      <w:r w:rsidR="00CC3D90">
        <w:rPr>
          <w:rStyle w:val="Kommentarzeichen"/>
        </w:rPr>
        <w:commentReference w:id="66"/>
      </w:r>
    </w:p>
    <w:tbl>
      <w:tblPr>
        <w:tblStyle w:val="Tabellenraster"/>
        <w:tblW w:w="0" w:type="auto"/>
        <w:tblLook w:val="04A0" w:firstRow="1" w:lastRow="0" w:firstColumn="1" w:lastColumn="0" w:noHBand="0" w:noVBand="1"/>
      </w:tblPr>
      <w:tblGrid>
        <w:gridCol w:w="2379"/>
        <w:gridCol w:w="2379"/>
        <w:gridCol w:w="2379"/>
        <w:gridCol w:w="2380"/>
        <w:gridCol w:w="2380"/>
      </w:tblGrid>
      <w:tr w:rsidR="00562860" w:rsidRPr="000015AE" w14:paraId="3B226FF0" w14:textId="77777777" w:rsidTr="0004160C">
        <w:tc>
          <w:tcPr>
            <w:tcW w:w="2379" w:type="dxa"/>
          </w:tcPr>
          <w:p w14:paraId="09B6725A" w14:textId="77777777" w:rsidR="004B4488" w:rsidRPr="000015AE" w:rsidRDefault="004B4488" w:rsidP="0004160C">
            <w:pPr>
              <w:spacing w:line="276" w:lineRule="auto"/>
              <w:rPr>
                <w:rFonts w:cstheme="minorHAnsi"/>
                <w:b/>
                <w:bCs/>
              </w:rPr>
            </w:pPr>
            <w:r w:rsidRPr="000015AE">
              <w:rPr>
                <w:rFonts w:cstheme="minorHAnsi"/>
                <w:b/>
                <w:bCs/>
              </w:rPr>
              <w:t>Station 1</w:t>
            </w:r>
          </w:p>
        </w:tc>
        <w:tc>
          <w:tcPr>
            <w:tcW w:w="2379" w:type="dxa"/>
          </w:tcPr>
          <w:p w14:paraId="374DAF27" w14:textId="77777777" w:rsidR="004B4488" w:rsidRPr="000015AE" w:rsidRDefault="004B4488" w:rsidP="0004160C">
            <w:pPr>
              <w:spacing w:line="276" w:lineRule="auto"/>
              <w:rPr>
                <w:rFonts w:cstheme="minorHAnsi"/>
                <w:b/>
                <w:bCs/>
              </w:rPr>
            </w:pPr>
            <w:r w:rsidRPr="000015AE">
              <w:rPr>
                <w:rFonts w:cstheme="minorHAnsi"/>
                <w:b/>
                <w:bCs/>
              </w:rPr>
              <w:t>Station 2</w:t>
            </w:r>
          </w:p>
        </w:tc>
        <w:tc>
          <w:tcPr>
            <w:tcW w:w="2379" w:type="dxa"/>
          </w:tcPr>
          <w:p w14:paraId="3A453772" w14:textId="77777777" w:rsidR="004B4488" w:rsidRPr="000015AE" w:rsidRDefault="004B4488" w:rsidP="0004160C">
            <w:pPr>
              <w:spacing w:line="276" w:lineRule="auto"/>
              <w:rPr>
                <w:rFonts w:cstheme="minorHAnsi"/>
                <w:b/>
                <w:bCs/>
              </w:rPr>
            </w:pPr>
            <w:r w:rsidRPr="000015AE">
              <w:rPr>
                <w:rFonts w:cstheme="minorHAnsi"/>
                <w:b/>
                <w:bCs/>
              </w:rPr>
              <w:t>Station 3</w:t>
            </w:r>
          </w:p>
        </w:tc>
        <w:tc>
          <w:tcPr>
            <w:tcW w:w="2380" w:type="dxa"/>
          </w:tcPr>
          <w:p w14:paraId="0C6CE6CF" w14:textId="77777777" w:rsidR="004B4488" w:rsidRPr="000015AE" w:rsidRDefault="004B4488" w:rsidP="0004160C">
            <w:pPr>
              <w:spacing w:line="276" w:lineRule="auto"/>
              <w:rPr>
                <w:rFonts w:cstheme="minorHAnsi"/>
                <w:b/>
                <w:bCs/>
              </w:rPr>
            </w:pPr>
            <w:r w:rsidRPr="000015AE">
              <w:rPr>
                <w:rFonts w:cstheme="minorHAnsi"/>
                <w:b/>
                <w:bCs/>
              </w:rPr>
              <w:t>Station 4</w:t>
            </w:r>
          </w:p>
        </w:tc>
        <w:tc>
          <w:tcPr>
            <w:tcW w:w="2380" w:type="dxa"/>
          </w:tcPr>
          <w:p w14:paraId="48DF573C" w14:textId="77777777" w:rsidR="004B4488" w:rsidRPr="000015AE" w:rsidRDefault="004B4488" w:rsidP="0004160C">
            <w:pPr>
              <w:spacing w:line="276" w:lineRule="auto"/>
              <w:rPr>
                <w:rFonts w:cstheme="minorHAnsi"/>
                <w:b/>
                <w:bCs/>
              </w:rPr>
            </w:pPr>
            <w:r w:rsidRPr="000015AE">
              <w:rPr>
                <w:rFonts w:cstheme="minorHAnsi"/>
                <w:b/>
                <w:bCs/>
              </w:rPr>
              <w:t>Station 5</w:t>
            </w:r>
          </w:p>
        </w:tc>
      </w:tr>
      <w:tr w:rsidR="00562860" w14:paraId="1318A49B" w14:textId="77777777" w:rsidTr="0004160C">
        <w:tc>
          <w:tcPr>
            <w:tcW w:w="2379" w:type="dxa"/>
          </w:tcPr>
          <w:p w14:paraId="332D2D8B" w14:textId="77777777" w:rsidR="004B4488" w:rsidRDefault="004B4488" w:rsidP="0004160C">
            <w:pPr>
              <w:spacing w:line="276" w:lineRule="auto"/>
              <w:rPr>
                <w:rFonts w:cstheme="minorHAnsi"/>
              </w:rPr>
            </w:pPr>
            <w:r>
              <w:rPr>
                <w:rFonts w:cstheme="minorHAnsi"/>
              </w:rPr>
              <w:t>Memory</w:t>
            </w:r>
          </w:p>
        </w:tc>
        <w:tc>
          <w:tcPr>
            <w:tcW w:w="2379" w:type="dxa"/>
          </w:tcPr>
          <w:p w14:paraId="673901CA" w14:textId="77777777" w:rsidR="004B4488" w:rsidRDefault="004B4488" w:rsidP="0004160C">
            <w:pPr>
              <w:spacing w:line="276" w:lineRule="auto"/>
              <w:rPr>
                <w:rFonts w:cstheme="minorHAnsi"/>
              </w:rPr>
            </w:pPr>
            <w:r>
              <w:rPr>
                <w:rFonts w:cstheme="minorHAnsi"/>
              </w:rPr>
              <w:t>Zuordnung</w:t>
            </w:r>
          </w:p>
        </w:tc>
        <w:tc>
          <w:tcPr>
            <w:tcW w:w="2379" w:type="dxa"/>
          </w:tcPr>
          <w:p w14:paraId="1106897D" w14:textId="77777777" w:rsidR="004B4488" w:rsidRDefault="004B4488" w:rsidP="0004160C">
            <w:pPr>
              <w:spacing w:line="276" w:lineRule="auto"/>
              <w:rPr>
                <w:rFonts w:cstheme="minorHAnsi"/>
              </w:rPr>
            </w:pPr>
            <w:r>
              <w:rPr>
                <w:rFonts w:cstheme="minorHAnsi"/>
              </w:rPr>
              <w:t>Mitmachlieder</w:t>
            </w:r>
          </w:p>
        </w:tc>
        <w:tc>
          <w:tcPr>
            <w:tcW w:w="2380" w:type="dxa"/>
          </w:tcPr>
          <w:p w14:paraId="42D5317D" w14:textId="77777777" w:rsidR="004B4488" w:rsidRDefault="004B4488" w:rsidP="0004160C">
            <w:pPr>
              <w:spacing w:line="276" w:lineRule="auto"/>
              <w:rPr>
                <w:rFonts w:cstheme="minorHAnsi"/>
              </w:rPr>
            </w:pPr>
            <w:commentRangeStart w:id="71"/>
            <w:commentRangeStart w:id="72"/>
            <w:commentRangeStart w:id="73"/>
            <w:r>
              <w:rPr>
                <w:rFonts w:cstheme="minorHAnsi"/>
              </w:rPr>
              <w:t>Anton</w:t>
            </w:r>
            <w:commentRangeEnd w:id="71"/>
            <w:r w:rsidR="003C5BDA">
              <w:rPr>
                <w:rStyle w:val="Kommentarzeichen"/>
              </w:rPr>
              <w:commentReference w:id="71"/>
            </w:r>
            <w:commentRangeEnd w:id="72"/>
            <w:r w:rsidR="00824BF9">
              <w:rPr>
                <w:rStyle w:val="Kommentarzeichen"/>
              </w:rPr>
              <w:commentReference w:id="72"/>
            </w:r>
            <w:commentRangeEnd w:id="73"/>
            <w:r w:rsidR="006E2661">
              <w:rPr>
                <w:rStyle w:val="Kommentarzeichen"/>
              </w:rPr>
              <w:commentReference w:id="73"/>
            </w:r>
          </w:p>
        </w:tc>
        <w:tc>
          <w:tcPr>
            <w:tcW w:w="2380" w:type="dxa"/>
          </w:tcPr>
          <w:p w14:paraId="07D86147" w14:textId="77777777" w:rsidR="004B4488" w:rsidRDefault="004B4488" w:rsidP="0004160C">
            <w:pPr>
              <w:spacing w:line="276" w:lineRule="auto"/>
              <w:rPr>
                <w:rFonts w:cstheme="minorHAnsi"/>
              </w:rPr>
            </w:pPr>
            <w:r>
              <w:rPr>
                <w:rFonts w:cstheme="minorHAnsi"/>
              </w:rPr>
              <w:t>Entspannung</w:t>
            </w:r>
          </w:p>
        </w:tc>
      </w:tr>
      <w:tr w:rsidR="00562860" w14:paraId="1B8EE34E" w14:textId="77777777" w:rsidTr="0004160C">
        <w:tc>
          <w:tcPr>
            <w:tcW w:w="2379" w:type="dxa"/>
          </w:tcPr>
          <w:p w14:paraId="336F908C" w14:textId="77777777" w:rsidR="004B4488" w:rsidRDefault="004B4488" w:rsidP="0004160C">
            <w:pPr>
              <w:spacing w:line="276" w:lineRule="auto"/>
              <w:rPr>
                <w:rFonts w:cstheme="minorHAnsi"/>
              </w:rPr>
            </w:pPr>
            <w:r w:rsidRPr="000015AE">
              <w:rPr>
                <w:rFonts w:cstheme="minorHAnsi"/>
                <w:noProof/>
              </w:rPr>
              <w:drawing>
                <wp:inline distT="0" distB="0" distL="0" distR="0" wp14:anchorId="65122D0D" wp14:editId="05573DB1">
                  <wp:extent cx="1256307" cy="1180167"/>
                  <wp:effectExtent l="0" t="0" r="1270" b="1270"/>
                  <wp:docPr id="40447616" name="Grafik 1" descr="Ein Bild, das Muster, Pix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616" name="Grafik 1" descr="Ein Bild, das Muster, Pixel enthält.&#10;&#10;Automatisch generierte Beschreibung"/>
                          <pic:cNvPicPr/>
                        </pic:nvPicPr>
                        <pic:blipFill>
                          <a:blip r:embed="rId34"/>
                          <a:stretch>
                            <a:fillRect/>
                          </a:stretch>
                        </pic:blipFill>
                        <pic:spPr>
                          <a:xfrm>
                            <a:off x="0" y="0"/>
                            <a:ext cx="1267103" cy="1190309"/>
                          </a:xfrm>
                          <a:prstGeom prst="rect">
                            <a:avLst/>
                          </a:prstGeom>
                        </pic:spPr>
                      </pic:pic>
                    </a:graphicData>
                  </a:graphic>
                </wp:inline>
              </w:drawing>
            </w:r>
          </w:p>
          <w:p w14:paraId="5A091437" w14:textId="77777777" w:rsidR="004B4488" w:rsidRDefault="004B4488" w:rsidP="0004160C">
            <w:pPr>
              <w:spacing w:line="276" w:lineRule="auto"/>
              <w:rPr>
                <w:rFonts w:cstheme="minorHAnsi"/>
              </w:rPr>
            </w:pPr>
          </w:p>
        </w:tc>
        <w:tc>
          <w:tcPr>
            <w:tcW w:w="2379" w:type="dxa"/>
          </w:tcPr>
          <w:p w14:paraId="29595527" w14:textId="5B9B8DCE" w:rsidR="004B4488" w:rsidRDefault="0029058A" w:rsidP="0004160C">
            <w:pPr>
              <w:spacing w:line="276" w:lineRule="auto"/>
              <w:rPr>
                <w:rFonts w:cstheme="minorHAnsi"/>
              </w:rPr>
            </w:pPr>
            <w:r w:rsidRPr="0029058A">
              <w:rPr>
                <w:rFonts w:cstheme="minorHAnsi"/>
                <w:noProof/>
              </w:rPr>
              <w:drawing>
                <wp:inline distT="0" distB="0" distL="0" distR="0" wp14:anchorId="799BEFE0" wp14:editId="06150D2B">
                  <wp:extent cx="1208599" cy="1141611"/>
                  <wp:effectExtent l="0" t="0" r="0" b="1905"/>
                  <wp:docPr id="11583213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1312" name=""/>
                          <pic:cNvPicPr/>
                        </pic:nvPicPr>
                        <pic:blipFill>
                          <a:blip r:embed="rId35"/>
                          <a:stretch>
                            <a:fillRect/>
                          </a:stretch>
                        </pic:blipFill>
                        <pic:spPr>
                          <a:xfrm>
                            <a:off x="0" y="0"/>
                            <a:ext cx="1222300" cy="1154553"/>
                          </a:xfrm>
                          <a:prstGeom prst="rect">
                            <a:avLst/>
                          </a:prstGeom>
                        </pic:spPr>
                      </pic:pic>
                    </a:graphicData>
                  </a:graphic>
                </wp:inline>
              </w:drawing>
            </w:r>
          </w:p>
        </w:tc>
        <w:tc>
          <w:tcPr>
            <w:tcW w:w="2379" w:type="dxa"/>
          </w:tcPr>
          <w:p w14:paraId="46EA1D96" w14:textId="77777777" w:rsidR="0029058A" w:rsidRDefault="0029058A" w:rsidP="0004160C">
            <w:pPr>
              <w:spacing w:line="276" w:lineRule="auto"/>
              <w:rPr>
                <w:rFonts w:cstheme="minorHAnsi"/>
              </w:rPr>
            </w:pPr>
            <w:r>
              <w:rPr>
                <w:rFonts w:cstheme="minorHAnsi"/>
              </w:rPr>
              <w:t>Lied 1</w:t>
            </w:r>
          </w:p>
          <w:p w14:paraId="55884AC7" w14:textId="77777777" w:rsidR="004B4488" w:rsidRDefault="0029058A" w:rsidP="0004160C">
            <w:pPr>
              <w:spacing w:line="276" w:lineRule="auto"/>
              <w:rPr>
                <w:rFonts w:cstheme="minorHAnsi"/>
              </w:rPr>
            </w:pPr>
            <w:r w:rsidRPr="0029058A">
              <w:rPr>
                <w:rFonts w:cstheme="minorHAnsi"/>
                <w:noProof/>
              </w:rPr>
              <w:drawing>
                <wp:inline distT="0" distB="0" distL="0" distR="0" wp14:anchorId="424D32AF" wp14:editId="41927FE9">
                  <wp:extent cx="1089329" cy="1045858"/>
                  <wp:effectExtent l="0" t="0" r="0" b="1905"/>
                  <wp:docPr id="5929497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9754" name=""/>
                          <pic:cNvPicPr/>
                        </pic:nvPicPr>
                        <pic:blipFill>
                          <a:blip r:embed="rId36"/>
                          <a:stretch>
                            <a:fillRect/>
                          </a:stretch>
                        </pic:blipFill>
                        <pic:spPr>
                          <a:xfrm>
                            <a:off x="0" y="0"/>
                            <a:ext cx="1096706" cy="1052941"/>
                          </a:xfrm>
                          <a:prstGeom prst="rect">
                            <a:avLst/>
                          </a:prstGeom>
                        </pic:spPr>
                      </pic:pic>
                    </a:graphicData>
                  </a:graphic>
                </wp:inline>
              </w:drawing>
            </w:r>
          </w:p>
          <w:p w14:paraId="5308DE70" w14:textId="77777777" w:rsidR="0029058A" w:rsidRDefault="0029058A" w:rsidP="0004160C">
            <w:pPr>
              <w:spacing w:line="276" w:lineRule="auto"/>
              <w:rPr>
                <w:rFonts w:cstheme="minorHAnsi"/>
              </w:rPr>
            </w:pPr>
          </w:p>
          <w:p w14:paraId="385D72C8" w14:textId="2EEFFE4C" w:rsidR="0029058A" w:rsidRDefault="0029058A" w:rsidP="0004160C">
            <w:pPr>
              <w:spacing w:line="276" w:lineRule="auto"/>
              <w:rPr>
                <w:rFonts w:cstheme="minorHAnsi"/>
              </w:rPr>
            </w:pPr>
            <w:r>
              <w:rPr>
                <w:rFonts w:cstheme="minorHAnsi"/>
              </w:rPr>
              <w:t>Lied 2</w:t>
            </w:r>
          </w:p>
          <w:p w14:paraId="63248478" w14:textId="6E903571" w:rsidR="0029058A" w:rsidRDefault="0029058A" w:rsidP="0004160C">
            <w:pPr>
              <w:spacing w:line="276" w:lineRule="auto"/>
              <w:rPr>
                <w:rFonts w:cstheme="minorHAnsi"/>
              </w:rPr>
            </w:pPr>
            <w:r w:rsidRPr="0029058A">
              <w:rPr>
                <w:rFonts w:cstheme="minorHAnsi"/>
                <w:noProof/>
              </w:rPr>
              <w:drawing>
                <wp:inline distT="0" distB="0" distL="0" distR="0" wp14:anchorId="3C87A43D" wp14:editId="1379EBBF">
                  <wp:extent cx="1139455" cy="1144987"/>
                  <wp:effectExtent l="0" t="0" r="3810" b="0"/>
                  <wp:docPr id="10478177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17704" name=""/>
                          <pic:cNvPicPr/>
                        </pic:nvPicPr>
                        <pic:blipFill>
                          <a:blip r:embed="rId37"/>
                          <a:stretch>
                            <a:fillRect/>
                          </a:stretch>
                        </pic:blipFill>
                        <pic:spPr>
                          <a:xfrm>
                            <a:off x="0" y="0"/>
                            <a:ext cx="1151470" cy="1157060"/>
                          </a:xfrm>
                          <a:prstGeom prst="rect">
                            <a:avLst/>
                          </a:prstGeom>
                        </pic:spPr>
                      </pic:pic>
                    </a:graphicData>
                  </a:graphic>
                </wp:inline>
              </w:drawing>
            </w:r>
          </w:p>
        </w:tc>
        <w:tc>
          <w:tcPr>
            <w:tcW w:w="2380" w:type="dxa"/>
          </w:tcPr>
          <w:p w14:paraId="0AFADE7E" w14:textId="00CA8EC2" w:rsidR="0029058A" w:rsidRDefault="0029058A" w:rsidP="0004160C">
            <w:pPr>
              <w:spacing w:line="276" w:lineRule="auto"/>
              <w:rPr>
                <w:rFonts w:cstheme="minorHAnsi"/>
              </w:rPr>
            </w:pPr>
            <w:r w:rsidRPr="0029058A">
              <w:rPr>
                <w:rFonts w:cstheme="minorHAnsi"/>
                <w:noProof/>
              </w:rPr>
              <w:drawing>
                <wp:inline distT="0" distB="0" distL="0" distR="0" wp14:anchorId="75D34A44" wp14:editId="77A92C0F">
                  <wp:extent cx="1113417" cy="1097280"/>
                  <wp:effectExtent l="0" t="0" r="0" b="7620"/>
                  <wp:docPr id="13333399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39942" name=""/>
                          <pic:cNvPicPr/>
                        </pic:nvPicPr>
                        <pic:blipFill>
                          <a:blip r:embed="rId38"/>
                          <a:stretch>
                            <a:fillRect/>
                          </a:stretch>
                        </pic:blipFill>
                        <pic:spPr>
                          <a:xfrm>
                            <a:off x="0" y="0"/>
                            <a:ext cx="1123211" cy="1106932"/>
                          </a:xfrm>
                          <a:prstGeom prst="rect">
                            <a:avLst/>
                          </a:prstGeom>
                        </pic:spPr>
                      </pic:pic>
                    </a:graphicData>
                  </a:graphic>
                </wp:inline>
              </w:drawing>
            </w:r>
          </w:p>
        </w:tc>
        <w:tc>
          <w:tcPr>
            <w:tcW w:w="2380" w:type="dxa"/>
          </w:tcPr>
          <w:p w14:paraId="45869118" w14:textId="170CFBBD" w:rsidR="00824BF9" w:rsidRDefault="004B4488" w:rsidP="0004160C">
            <w:pPr>
              <w:spacing w:line="276" w:lineRule="auto"/>
              <w:rPr>
                <w:ins w:id="74" w:author="Theresa Salge" w:date="2024-07-09T15:05:00Z"/>
                <w:rFonts w:cstheme="minorHAnsi"/>
              </w:rPr>
            </w:pPr>
            <w:commentRangeStart w:id="75"/>
            <w:commentRangeStart w:id="76"/>
            <w:commentRangeStart w:id="77"/>
            <w:commentRangeStart w:id="78"/>
            <w:r>
              <w:rPr>
                <w:rFonts w:cstheme="minorHAnsi"/>
              </w:rPr>
              <w:t>xx</w:t>
            </w:r>
            <w:commentRangeEnd w:id="75"/>
            <w:r>
              <w:rPr>
                <w:rStyle w:val="Kommentarzeichen"/>
              </w:rPr>
              <w:commentReference w:id="75"/>
            </w:r>
            <w:commentRangeEnd w:id="76"/>
            <w:r w:rsidR="00890760">
              <w:rPr>
                <w:rStyle w:val="Kommentarzeichen"/>
              </w:rPr>
              <w:commentReference w:id="76"/>
            </w:r>
            <w:commentRangeEnd w:id="77"/>
            <w:r w:rsidR="00F3723C">
              <w:rPr>
                <w:rStyle w:val="Kommentarzeichen"/>
              </w:rPr>
              <w:commentReference w:id="77"/>
            </w:r>
            <w:commentRangeEnd w:id="78"/>
            <w:r w:rsidR="00D92D3B">
              <w:rPr>
                <w:rStyle w:val="Kommentarzeichen"/>
              </w:rPr>
              <w:commentReference w:id="78"/>
            </w:r>
          </w:p>
          <w:p w14:paraId="4878DFE2" w14:textId="6A6D7C44" w:rsidR="00824BF9" w:rsidRPr="00824BF9" w:rsidRDefault="00824BF9" w:rsidP="00824BF9">
            <w:pPr>
              <w:spacing w:before="100" w:beforeAutospacing="1" w:after="100" w:afterAutospacing="1"/>
              <w:rPr>
                <w:ins w:id="79" w:author="Theresa Salge" w:date="2024-07-09T15:05:00Z"/>
                <w:rFonts w:ascii="Times New Roman" w:eastAsia="Times New Roman" w:hAnsi="Times New Roman" w:cs="Times New Roman"/>
                <w:sz w:val="24"/>
                <w:szCs w:val="24"/>
                <w:lang w:eastAsia="de-DE"/>
              </w:rPr>
            </w:pPr>
            <w:ins w:id="80" w:author="Theresa Salge" w:date="2024-07-09T15:05:00Z">
              <w:r w:rsidRPr="00824BF9">
                <w:rPr>
                  <w:rFonts w:ascii="Times New Roman" w:eastAsia="Times New Roman" w:hAnsi="Times New Roman" w:cs="Times New Roman"/>
                  <w:noProof/>
                  <w:sz w:val="24"/>
                  <w:szCs w:val="24"/>
                  <w:lang w:eastAsia="de-DE"/>
                </w:rPr>
                <w:drawing>
                  <wp:inline distT="0" distB="0" distL="0" distR="0" wp14:anchorId="5C41196A" wp14:editId="6A25EBCF">
                    <wp:extent cx="1072819" cy="107281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72819" cy="1072819"/>
                            </a:xfrm>
                            <a:prstGeom prst="rect">
                              <a:avLst/>
                            </a:prstGeom>
                            <a:noFill/>
                            <a:ln>
                              <a:noFill/>
                            </a:ln>
                          </pic:spPr>
                        </pic:pic>
                      </a:graphicData>
                    </a:graphic>
                  </wp:inline>
                </w:drawing>
              </w:r>
            </w:ins>
          </w:p>
          <w:p w14:paraId="553634A8" w14:textId="762005AC" w:rsidR="00824BF9" w:rsidRDefault="00824BF9" w:rsidP="0004160C">
            <w:pPr>
              <w:spacing w:line="276" w:lineRule="auto"/>
              <w:rPr>
                <w:rFonts w:cstheme="minorHAnsi"/>
              </w:rPr>
            </w:pPr>
          </w:p>
        </w:tc>
      </w:tr>
      <w:tr w:rsidR="00562860" w14:paraId="10E13C47" w14:textId="77777777" w:rsidTr="0004160C">
        <w:tc>
          <w:tcPr>
            <w:tcW w:w="2379" w:type="dxa"/>
          </w:tcPr>
          <w:p w14:paraId="53B2EBBF" w14:textId="77777777" w:rsidR="004B4488" w:rsidRDefault="004B4488" w:rsidP="0004160C">
            <w:pPr>
              <w:spacing w:line="276" w:lineRule="auto"/>
              <w:rPr>
                <w:rFonts w:cstheme="minorHAnsi"/>
              </w:rPr>
            </w:pPr>
          </w:p>
          <w:p w14:paraId="120AD203" w14:textId="77777777" w:rsidR="004B4488" w:rsidRDefault="004B4488" w:rsidP="0004160C">
            <w:pPr>
              <w:spacing w:line="276" w:lineRule="auto"/>
              <w:rPr>
                <w:rFonts w:cstheme="minorHAnsi"/>
              </w:rPr>
            </w:pPr>
            <w:r>
              <w:rPr>
                <w:rFonts w:cstheme="minorHAnsi"/>
              </w:rPr>
              <w:t>Wie gut hat dir diese Übung gefallen?</w:t>
            </w:r>
          </w:p>
          <w:p w14:paraId="4427657A" w14:textId="77777777" w:rsidR="004B4488" w:rsidRDefault="004B4488" w:rsidP="0004160C">
            <w:pPr>
              <w:spacing w:line="276" w:lineRule="auto"/>
              <w:rPr>
                <w:rFonts w:cstheme="minorHAnsi"/>
              </w:rPr>
            </w:pPr>
          </w:p>
          <w:p w14:paraId="366CCF7D" w14:textId="77777777" w:rsidR="004B4488" w:rsidRDefault="004B4488" w:rsidP="0004160C">
            <w:pPr>
              <w:spacing w:line="276" w:lineRule="auto"/>
              <w:rPr>
                <w:rFonts w:cstheme="minorHAnsi"/>
              </w:rPr>
            </w:pPr>
          </w:p>
        </w:tc>
        <w:tc>
          <w:tcPr>
            <w:tcW w:w="2379" w:type="dxa"/>
          </w:tcPr>
          <w:p w14:paraId="0760C3E8" w14:textId="77777777" w:rsidR="004B4488" w:rsidRDefault="004B4488" w:rsidP="0004160C">
            <w:pPr>
              <w:spacing w:line="276" w:lineRule="auto"/>
              <w:rPr>
                <w:rFonts w:cstheme="minorHAnsi"/>
              </w:rPr>
            </w:pPr>
          </w:p>
          <w:p w14:paraId="2648586D" w14:textId="77777777" w:rsidR="004B4488" w:rsidRDefault="004B4488" w:rsidP="0004160C">
            <w:pPr>
              <w:spacing w:line="276" w:lineRule="auto"/>
              <w:rPr>
                <w:rFonts w:cstheme="minorHAnsi"/>
              </w:rPr>
            </w:pPr>
            <w:r>
              <w:rPr>
                <w:rFonts w:cstheme="minorHAnsi"/>
              </w:rPr>
              <w:t>Wie gut hat dir diese Übung gefallen?</w:t>
            </w:r>
          </w:p>
          <w:p w14:paraId="40750977" w14:textId="77777777" w:rsidR="004B4488" w:rsidRDefault="004B4488" w:rsidP="0004160C">
            <w:pPr>
              <w:spacing w:line="276" w:lineRule="auto"/>
              <w:rPr>
                <w:rFonts w:cstheme="minorHAnsi"/>
              </w:rPr>
            </w:pPr>
            <w:r>
              <w:rPr>
                <w:rFonts w:cstheme="minorHAnsi"/>
                <w:noProof/>
              </w:rPr>
              <mc:AlternateContent>
                <mc:Choice Requires="wps">
                  <w:drawing>
                    <wp:anchor distT="0" distB="0" distL="114300" distR="114300" simplePos="0" relativeHeight="251667456" behindDoc="0" locked="0" layoutInCell="1" allowOverlap="0" wp14:anchorId="7EE66D57" wp14:editId="68FD8BBA">
                      <wp:simplePos x="0" y="0"/>
                      <wp:positionH relativeFrom="character">
                        <wp:posOffset>989330</wp:posOffset>
                      </wp:positionH>
                      <wp:positionV relativeFrom="page">
                        <wp:posOffset>613410</wp:posOffset>
                      </wp:positionV>
                      <wp:extent cx="169200" cy="140400"/>
                      <wp:effectExtent l="38100" t="19050" r="40640" b="31115"/>
                      <wp:wrapNone/>
                      <wp:docPr id="1639872792"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97620" id="Stern: 5 Zacken 4" o:spid="_x0000_s1026" style="position:absolute;margin-left:77.9pt;margin-top:48.3pt;width:13.3pt;height:11.05pt;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69504" behindDoc="0" locked="0" layoutInCell="1" allowOverlap="0" wp14:anchorId="61E658C7" wp14:editId="5CE8ADF2">
                      <wp:simplePos x="0" y="0"/>
                      <wp:positionH relativeFrom="character">
                        <wp:posOffset>246380</wp:posOffset>
                      </wp:positionH>
                      <wp:positionV relativeFrom="page">
                        <wp:posOffset>612775</wp:posOffset>
                      </wp:positionV>
                      <wp:extent cx="169200" cy="140400"/>
                      <wp:effectExtent l="38100" t="19050" r="40640" b="31115"/>
                      <wp:wrapNone/>
                      <wp:docPr id="95502991"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919D3" id="Stern: 5 Zacken 4" o:spid="_x0000_s1026" style="position:absolute;margin-left:19.4pt;margin-top:48.25pt;width:13.3pt;height:11.05pt;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0528" behindDoc="0" locked="0" layoutInCell="1" allowOverlap="0" wp14:anchorId="65660D14" wp14:editId="1710B540">
                      <wp:simplePos x="0" y="0"/>
                      <wp:positionH relativeFrom="character">
                        <wp:posOffset>494030</wp:posOffset>
                      </wp:positionH>
                      <wp:positionV relativeFrom="page">
                        <wp:posOffset>612775</wp:posOffset>
                      </wp:positionV>
                      <wp:extent cx="169200" cy="140400"/>
                      <wp:effectExtent l="38100" t="19050" r="40640" b="31115"/>
                      <wp:wrapNone/>
                      <wp:docPr id="951135895"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678AE" id="Stern: 5 Zacken 4" o:spid="_x0000_s1026" style="position:absolute;margin-left:38.9pt;margin-top:48.25pt;width:13.3pt;height:11.05pt;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1552" behindDoc="0" locked="0" layoutInCell="1" allowOverlap="0" wp14:anchorId="77060AD3" wp14:editId="3DDA31CB">
                      <wp:simplePos x="0" y="0"/>
                      <wp:positionH relativeFrom="character">
                        <wp:posOffset>741680</wp:posOffset>
                      </wp:positionH>
                      <wp:positionV relativeFrom="page">
                        <wp:posOffset>612775</wp:posOffset>
                      </wp:positionV>
                      <wp:extent cx="169200" cy="140400"/>
                      <wp:effectExtent l="38100" t="19050" r="40640" b="31115"/>
                      <wp:wrapNone/>
                      <wp:docPr id="146759682"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AD163" id="Stern: 5 Zacken 4" o:spid="_x0000_s1026" style="position:absolute;margin-left:58.4pt;margin-top:48.25pt;width:13.3pt;height:11.05pt;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p>
          <w:p w14:paraId="64F8F916" w14:textId="77777777" w:rsidR="004B4488" w:rsidRDefault="004B4488" w:rsidP="0004160C">
            <w:pPr>
              <w:spacing w:line="276" w:lineRule="auto"/>
              <w:rPr>
                <w:rFonts w:cstheme="minorHAnsi"/>
              </w:rPr>
            </w:pPr>
          </w:p>
        </w:tc>
        <w:tc>
          <w:tcPr>
            <w:tcW w:w="2379" w:type="dxa"/>
          </w:tcPr>
          <w:p w14:paraId="3E78BF8C" w14:textId="77777777" w:rsidR="004B4488" w:rsidRDefault="004B4488" w:rsidP="0004160C">
            <w:pPr>
              <w:spacing w:line="276" w:lineRule="auto"/>
              <w:rPr>
                <w:rFonts w:cstheme="minorHAnsi"/>
              </w:rPr>
            </w:pPr>
          </w:p>
          <w:p w14:paraId="39592FAF" w14:textId="77777777" w:rsidR="004B4488" w:rsidRDefault="004B4488" w:rsidP="0004160C">
            <w:pPr>
              <w:spacing w:line="276" w:lineRule="auto"/>
              <w:rPr>
                <w:rFonts w:cstheme="minorHAnsi"/>
              </w:rPr>
            </w:pPr>
            <w:r>
              <w:rPr>
                <w:rFonts w:cstheme="minorHAnsi"/>
              </w:rPr>
              <w:t>Wie gut hat dir diese Übung gefallen?</w:t>
            </w:r>
          </w:p>
          <w:p w14:paraId="2D870D8A" w14:textId="77777777" w:rsidR="004B4488" w:rsidRDefault="004B4488" w:rsidP="0004160C">
            <w:pPr>
              <w:spacing w:line="276" w:lineRule="auto"/>
              <w:rPr>
                <w:rFonts w:cstheme="minorHAnsi"/>
              </w:rPr>
            </w:pPr>
            <w:r>
              <w:rPr>
                <w:rFonts w:cstheme="minorHAnsi"/>
                <w:noProof/>
              </w:rPr>
              <mc:AlternateContent>
                <mc:Choice Requires="wps">
                  <w:drawing>
                    <wp:anchor distT="0" distB="0" distL="114300" distR="114300" simplePos="0" relativeHeight="251672576" behindDoc="0" locked="0" layoutInCell="1" allowOverlap="0" wp14:anchorId="76B51D5F" wp14:editId="1D34C38B">
                      <wp:simplePos x="0" y="0"/>
                      <wp:positionH relativeFrom="character">
                        <wp:posOffset>985520</wp:posOffset>
                      </wp:positionH>
                      <wp:positionV relativeFrom="page">
                        <wp:posOffset>613410</wp:posOffset>
                      </wp:positionV>
                      <wp:extent cx="169200" cy="140400"/>
                      <wp:effectExtent l="38100" t="19050" r="40640" b="31115"/>
                      <wp:wrapNone/>
                      <wp:docPr id="1206793850"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395D3" id="Stern: 5 Zacken 4" o:spid="_x0000_s1026" style="position:absolute;margin-left:77.6pt;margin-top:48.3pt;width:13.3pt;height:11.05pt;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3600" behindDoc="0" locked="0" layoutInCell="1" allowOverlap="0" wp14:anchorId="0C3E730E" wp14:editId="52D0A578">
                      <wp:simplePos x="0" y="0"/>
                      <wp:positionH relativeFrom="character">
                        <wp:posOffset>-5080</wp:posOffset>
                      </wp:positionH>
                      <wp:positionV relativeFrom="page">
                        <wp:posOffset>612775</wp:posOffset>
                      </wp:positionV>
                      <wp:extent cx="169200" cy="140400"/>
                      <wp:effectExtent l="38100" t="19050" r="40640" b="31115"/>
                      <wp:wrapNone/>
                      <wp:docPr id="185501322"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B7DDC" id="Stern: 5 Zacken 4" o:spid="_x0000_s1026" style="position:absolute;margin-left:-.4pt;margin-top:48.25pt;width:13.3pt;height:11.05pt;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4624" behindDoc="0" locked="0" layoutInCell="1" allowOverlap="0" wp14:anchorId="2968CE14" wp14:editId="34B694CE">
                      <wp:simplePos x="0" y="0"/>
                      <wp:positionH relativeFrom="character">
                        <wp:posOffset>242570</wp:posOffset>
                      </wp:positionH>
                      <wp:positionV relativeFrom="page">
                        <wp:posOffset>612775</wp:posOffset>
                      </wp:positionV>
                      <wp:extent cx="169200" cy="140400"/>
                      <wp:effectExtent l="38100" t="19050" r="40640" b="31115"/>
                      <wp:wrapNone/>
                      <wp:docPr id="851776940"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874DA" id="Stern: 5 Zacken 4" o:spid="_x0000_s1026" style="position:absolute;margin-left:19.1pt;margin-top:48.25pt;width:13.3pt;height:11.05pt;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5648" behindDoc="0" locked="0" layoutInCell="1" allowOverlap="0" wp14:anchorId="5B777DDF" wp14:editId="1224C874">
                      <wp:simplePos x="0" y="0"/>
                      <wp:positionH relativeFrom="character">
                        <wp:posOffset>490220</wp:posOffset>
                      </wp:positionH>
                      <wp:positionV relativeFrom="page">
                        <wp:posOffset>612775</wp:posOffset>
                      </wp:positionV>
                      <wp:extent cx="169200" cy="140400"/>
                      <wp:effectExtent l="38100" t="19050" r="40640" b="31115"/>
                      <wp:wrapNone/>
                      <wp:docPr id="1481907363"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BD988" id="Stern: 5 Zacken 4" o:spid="_x0000_s1026" style="position:absolute;margin-left:38.6pt;margin-top:48.25pt;width:13.3pt;height:11.05pt;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6672" behindDoc="0" locked="0" layoutInCell="1" allowOverlap="0" wp14:anchorId="282AC7F5" wp14:editId="0C45D63A">
                      <wp:simplePos x="0" y="0"/>
                      <wp:positionH relativeFrom="character">
                        <wp:posOffset>737870</wp:posOffset>
                      </wp:positionH>
                      <wp:positionV relativeFrom="page">
                        <wp:posOffset>612775</wp:posOffset>
                      </wp:positionV>
                      <wp:extent cx="169200" cy="140400"/>
                      <wp:effectExtent l="38100" t="19050" r="40640" b="31115"/>
                      <wp:wrapNone/>
                      <wp:docPr id="2125402094"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48B81" id="Stern: 5 Zacken 4" o:spid="_x0000_s1026" style="position:absolute;margin-left:58.1pt;margin-top:48.25pt;width:13.3pt;height:11.05pt;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p>
          <w:p w14:paraId="311F2D1E" w14:textId="77777777" w:rsidR="004B4488" w:rsidRDefault="004B4488" w:rsidP="0004160C">
            <w:pPr>
              <w:spacing w:line="276" w:lineRule="auto"/>
              <w:rPr>
                <w:rFonts w:cstheme="minorHAnsi"/>
              </w:rPr>
            </w:pPr>
          </w:p>
        </w:tc>
        <w:tc>
          <w:tcPr>
            <w:tcW w:w="2380" w:type="dxa"/>
          </w:tcPr>
          <w:p w14:paraId="1412A467" w14:textId="77777777" w:rsidR="004B4488" w:rsidRDefault="004B4488" w:rsidP="0004160C">
            <w:pPr>
              <w:spacing w:line="276" w:lineRule="auto"/>
              <w:rPr>
                <w:rFonts w:cstheme="minorHAnsi"/>
              </w:rPr>
            </w:pPr>
          </w:p>
          <w:p w14:paraId="2A39C85B" w14:textId="77777777" w:rsidR="004B4488" w:rsidRDefault="004B4488" w:rsidP="0004160C">
            <w:pPr>
              <w:spacing w:line="276" w:lineRule="auto"/>
              <w:rPr>
                <w:rFonts w:cstheme="minorHAnsi"/>
              </w:rPr>
            </w:pPr>
            <w:r>
              <w:rPr>
                <w:rFonts w:cstheme="minorHAnsi"/>
              </w:rPr>
              <w:t>Wie gut hat dir diese Übung gefallen?</w:t>
            </w:r>
          </w:p>
          <w:p w14:paraId="05C802BC" w14:textId="77777777" w:rsidR="004B4488" w:rsidRDefault="004B4488" w:rsidP="0004160C">
            <w:pPr>
              <w:spacing w:line="276" w:lineRule="auto"/>
              <w:rPr>
                <w:rFonts w:cstheme="minorHAnsi"/>
              </w:rPr>
            </w:pPr>
            <w:r>
              <w:rPr>
                <w:rFonts w:cstheme="minorHAnsi"/>
                <w:noProof/>
              </w:rPr>
              <mc:AlternateContent>
                <mc:Choice Requires="wps">
                  <w:drawing>
                    <wp:anchor distT="0" distB="0" distL="114300" distR="114300" simplePos="0" relativeHeight="251677696" behindDoc="0" locked="0" layoutInCell="1" allowOverlap="0" wp14:anchorId="6E3828D6" wp14:editId="7B839BAA">
                      <wp:simplePos x="0" y="0"/>
                      <wp:positionH relativeFrom="character">
                        <wp:posOffset>986155</wp:posOffset>
                      </wp:positionH>
                      <wp:positionV relativeFrom="page">
                        <wp:posOffset>613410</wp:posOffset>
                      </wp:positionV>
                      <wp:extent cx="169200" cy="140400"/>
                      <wp:effectExtent l="38100" t="19050" r="40640" b="31115"/>
                      <wp:wrapNone/>
                      <wp:docPr id="1319147410"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38EC7" id="Stern: 5 Zacken 4" o:spid="_x0000_s1026" style="position:absolute;margin-left:77.65pt;margin-top:48.3pt;width:13.3pt;height:11.05pt;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8720" behindDoc="0" locked="0" layoutInCell="1" allowOverlap="0" wp14:anchorId="02F7C7C4" wp14:editId="76B7592E">
                      <wp:simplePos x="0" y="0"/>
                      <wp:positionH relativeFrom="character">
                        <wp:posOffset>-4445</wp:posOffset>
                      </wp:positionH>
                      <wp:positionV relativeFrom="page">
                        <wp:posOffset>612775</wp:posOffset>
                      </wp:positionV>
                      <wp:extent cx="169200" cy="140400"/>
                      <wp:effectExtent l="38100" t="19050" r="40640" b="31115"/>
                      <wp:wrapNone/>
                      <wp:docPr id="68092853"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551A6" id="Stern: 5 Zacken 4" o:spid="_x0000_s1026" style="position:absolute;margin-left:-.35pt;margin-top:48.25pt;width:13.3pt;height:11.05pt;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79744" behindDoc="0" locked="0" layoutInCell="1" allowOverlap="0" wp14:anchorId="72E535A4" wp14:editId="5E47D621">
                      <wp:simplePos x="0" y="0"/>
                      <wp:positionH relativeFrom="character">
                        <wp:posOffset>243205</wp:posOffset>
                      </wp:positionH>
                      <wp:positionV relativeFrom="page">
                        <wp:posOffset>612775</wp:posOffset>
                      </wp:positionV>
                      <wp:extent cx="169200" cy="140400"/>
                      <wp:effectExtent l="38100" t="19050" r="40640" b="31115"/>
                      <wp:wrapNone/>
                      <wp:docPr id="645258566"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554CB" id="Stern: 5 Zacken 4" o:spid="_x0000_s1026" style="position:absolute;margin-left:19.15pt;margin-top:48.25pt;width:13.3pt;height:11.05pt;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80768" behindDoc="0" locked="0" layoutInCell="1" allowOverlap="0" wp14:anchorId="04EE8C14" wp14:editId="4E8097CF">
                      <wp:simplePos x="0" y="0"/>
                      <wp:positionH relativeFrom="character">
                        <wp:posOffset>490855</wp:posOffset>
                      </wp:positionH>
                      <wp:positionV relativeFrom="page">
                        <wp:posOffset>612775</wp:posOffset>
                      </wp:positionV>
                      <wp:extent cx="169200" cy="140400"/>
                      <wp:effectExtent l="38100" t="19050" r="40640" b="31115"/>
                      <wp:wrapNone/>
                      <wp:docPr id="1740494971"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BBF3B" id="Stern: 5 Zacken 4" o:spid="_x0000_s1026" style="position:absolute;margin-left:38.65pt;margin-top:48.25pt;width:13.3pt;height:11.05pt;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81792" behindDoc="0" locked="0" layoutInCell="1" allowOverlap="0" wp14:anchorId="364CB10C" wp14:editId="3730F2D3">
                      <wp:simplePos x="0" y="0"/>
                      <wp:positionH relativeFrom="character">
                        <wp:posOffset>738505</wp:posOffset>
                      </wp:positionH>
                      <wp:positionV relativeFrom="page">
                        <wp:posOffset>612775</wp:posOffset>
                      </wp:positionV>
                      <wp:extent cx="169200" cy="140400"/>
                      <wp:effectExtent l="38100" t="19050" r="40640" b="31115"/>
                      <wp:wrapNone/>
                      <wp:docPr id="540831295"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F2FF2" id="Stern: 5 Zacken 4" o:spid="_x0000_s1026" style="position:absolute;margin-left:58.15pt;margin-top:48.25pt;width:13.3pt;height:11.05pt;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p>
          <w:p w14:paraId="651D9832" w14:textId="77777777" w:rsidR="004B4488" w:rsidRDefault="004B4488" w:rsidP="0004160C">
            <w:pPr>
              <w:spacing w:line="276" w:lineRule="auto"/>
              <w:rPr>
                <w:rFonts w:cstheme="minorHAnsi"/>
              </w:rPr>
            </w:pPr>
          </w:p>
        </w:tc>
        <w:tc>
          <w:tcPr>
            <w:tcW w:w="2380" w:type="dxa"/>
          </w:tcPr>
          <w:p w14:paraId="3B64B551" w14:textId="77777777" w:rsidR="004B4488" w:rsidRDefault="004B4488" w:rsidP="0004160C">
            <w:pPr>
              <w:spacing w:line="276" w:lineRule="auto"/>
              <w:rPr>
                <w:rFonts w:cstheme="minorHAnsi"/>
              </w:rPr>
            </w:pPr>
          </w:p>
          <w:p w14:paraId="218CC7A2" w14:textId="77777777" w:rsidR="004B4488" w:rsidRDefault="004B4488" w:rsidP="0004160C">
            <w:pPr>
              <w:spacing w:line="276" w:lineRule="auto"/>
              <w:rPr>
                <w:rFonts w:cstheme="minorHAnsi"/>
              </w:rPr>
            </w:pPr>
            <w:r>
              <w:rPr>
                <w:rFonts w:cstheme="minorHAnsi"/>
              </w:rPr>
              <w:t>Wie gut hat dir diese Übung gefallen?</w:t>
            </w:r>
          </w:p>
          <w:p w14:paraId="30D35836" w14:textId="77777777" w:rsidR="004B4488" w:rsidRDefault="004B4488" w:rsidP="0004160C">
            <w:pPr>
              <w:spacing w:line="276" w:lineRule="auto"/>
              <w:rPr>
                <w:rFonts w:cstheme="minorHAnsi"/>
              </w:rPr>
            </w:pPr>
            <w:r>
              <w:rPr>
                <w:rFonts w:cstheme="minorHAnsi"/>
                <w:noProof/>
              </w:rPr>
              <mc:AlternateContent>
                <mc:Choice Requires="wps">
                  <w:drawing>
                    <wp:anchor distT="0" distB="0" distL="114300" distR="114300" simplePos="0" relativeHeight="251682816" behindDoc="0" locked="0" layoutInCell="1" allowOverlap="0" wp14:anchorId="6BE05DD8" wp14:editId="197D1577">
                      <wp:simplePos x="0" y="0"/>
                      <wp:positionH relativeFrom="character">
                        <wp:posOffset>986155</wp:posOffset>
                      </wp:positionH>
                      <wp:positionV relativeFrom="page">
                        <wp:posOffset>613410</wp:posOffset>
                      </wp:positionV>
                      <wp:extent cx="169200" cy="140400"/>
                      <wp:effectExtent l="38100" t="19050" r="40640" b="31115"/>
                      <wp:wrapNone/>
                      <wp:docPr id="500469395"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F360B" id="Stern: 5 Zacken 4" o:spid="_x0000_s1026" style="position:absolute;margin-left:77.65pt;margin-top:48.3pt;width:13.3pt;height:11.05pt;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83840" behindDoc="0" locked="0" layoutInCell="1" allowOverlap="0" wp14:anchorId="6EAD4294" wp14:editId="07E02B7E">
                      <wp:simplePos x="0" y="0"/>
                      <wp:positionH relativeFrom="character">
                        <wp:posOffset>-4445</wp:posOffset>
                      </wp:positionH>
                      <wp:positionV relativeFrom="page">
                        <wp:posOffset>612775</wp:posOffset>
                      </wp:positionV>
                      <wp:extent cx="169200" cy="140400"/>
                      <wp:effectExtent l="38100" t="19050" r="40640" b="31115"/>
                      <wp:wrapNone/>
                      <wp:docPr id="1216742227"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9FFA2" id="Stern: 5 Zacken 4" o:spid="_x0000_s1026" style="position:absolute;margin-left:-.35pt;margin-top:48.25pt;width:13.3pt;height:11.05pt;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84864" behindDoc="0" locked="0" layoutInCell="1" allowOverlap="0" wp14:anchorId="3DF140D6" wp14:editId="6B513731">
                      <wp:simplePos x="0" y="0"/>
                      <wp:positionH relativeFrom="character">
                        <wp:posOffset>243205</wp:posOffset>
                      </wp:positionH>
                      <wp:positionV relativeFrom="page">
                        <wp:posOffset>612775</wp:posOffset>
                      </wp:positionV>
                      <wp:extent cx="169200" cy="140400"/>
                      <wp:effectExtent l="38100" t="19050" r="40640" b="31115"/>
                      <wp:wrapNone/>
                      <wp:docPr id="1496391752"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ACF33" id="Stern: 5 Zacken 4" o:spid="_x0000_s1026" style="position:absolute;margin-left:19.15pt;margin-top:48.25pt;width:13.3pt;height:11.05pt;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85888" behindDoc="0" locked="0" layoutInCell="1" allowOverlap="0" wp14:anchorId="25BF50C2" wp14:editId="3789E2FE">
                      <wp:simplePos x="0" y="0"/>
                      <wp:positionH relativeFrom="character">
                        <wp:posOffset>490855</wp:posOffset>
                      </wp:positionH>
                      <wp:positionV relativeFrom="page">
                        <wp:posOffset>612775</wp:posOffset>
                      </wp:positionV>
                      <wp:extent cx="169200" cy="140400"/>
                      <wp:effectExtent l="38100" t="19050" r="40640" b="31115"/>
                      <wp:wrapNone/>
                      <wp:docPr id="1474828837"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D3034" id="Stern: 5 Zacken 4" o:spid="_x0000_s1026" style="position:absolute;margin-left:38.65pt;margin-top:48.25pt;width:13.3pt;height:11.05pt;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r>
              <w:rPr>
                <w:rFonts w:cstheme="minorHAnsi"/>
                <w:noProof/>
              </w:rPr>
              <mc:AlternateContent>
                <mc:Choice Requires="wps">
                  <w:drawing>
                    <wp:anchor distT="0" distB="0" distL="114300" distR="114300" simplePos="0" relativeHeight="251686912" behindDoc="0" locked="0" layoutInCell="1" allowOverlap="0" wp14:anchorId="3FD5ECCF" wp14:editId="0CEAA66E">
                      <wp:simplePos x="0" y="0"/>
                      <wp:positionH relativeFrom="character">
                        <wp:posOffset>738505</wp:posOffset>
                      </wp:positionH>
                      <wp:positionV relativeFrom="page">
                        <wp:posOffset>612775</wp:posOffset>
                      </wp:positionV>
                      <wp:extent cx="169200" cy="140400"/>
                      <wp:effectExtent l="38100" t="19050" r="40640" b="31115"/>
                      <wp:wrapNone/>
                      <wp:docPr id="1178589749"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A1B2C" id="Stern: 5 Zacken 4" o:spid="_x0000_s1026" style="position:absolute;margin-left:58.15pt;margin-top:48.25pt;width:13.3pt;height:11.05pt;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p>
          <w:p w14:paraId="36EBD899" w14:textId="77777777" w:rsidR="004B4488" w:rsidRDefault="004B4488" w:rsidP="0004160C">
            <w:pPr>
              <w:spacing w:line="276" w:lineRule="auto"/>
              <w:rPr>
                <w:rFonts w:cstheme="minorHAnsi"/>
              </w:rPr>
            </w:pPr>
          </w:p>
        </w:tc>
      </w:tr>
      <w:tr w:rsidR="00562860" w14:paraId="7C6862F1" w14:textId="77777777" w:rsidTr="0004160C">
        <w:tc>
          <w:tcPr>
            <w:tcW w:w="2379" w:type="dxa"/>
          </w:tcPr>
          <w:p w14:paraId="2BD22957" w14:textId="77777777" w:rsidR="004B4488" w:rsidRDefault="004B4488" w:rsidP="0004160C">
            <w:pPr>
              <w:spacing w:line="276" w:lineRule="auto"/>
              <w:rPr>
                <w:rFonts w:cstheme="minorHAnsi"/>
              </w:rPr>
            </w:pPr>
            <w:r>
              <w:rPr>
                <w:rFonts w:cstheme="minorHAnsi"/>
                <w:noProof/>
              </w:rPr>
              <mc:AlternateContent>
                <mc:Choice Requires="wps">
                  <w:drawing>
                    <wp:anchor distT="0" distB="0" distL="114300" distR="114300" simplePos="0" relativeHeight="251668480" behindDoc="0" locked="0" layoutInCell="1" allowOverlap="0" wp14:anchorId="20FF8CA6" wp14:editId="06C3891C">
                      <wp:simplePos x="0" y="0"/>
                      <wp:positionH relativeFrom="character">
                        <wp:posOffset>1015487</wp:posOffset>
                      </wp:positionH>
                      <wp:positionV relativeFrom="page">
                        <wp:posOffset>-364365</wp:posOffset>
                      </wp:positionV>
                      <wp:extent cx="168910" cy="140335"/>
                      <wp:effectExtent l="38100" t="19050" r="40640" b="31115"/>
                      <wp:wrapNone/>
                      <wp:docPr id="1408118635" name="Stern: 5 Zacken 4"/>
                      <wp:cNvGraphicFramePr/>
                      <a:graphic xmlns:a="http://schemas.openxmlformats.org/drawingml/2006/main">
                        <a:graphicData uri="http://schemas.microsoft.com/office/word/2010/wordprocessingShape">
                          <wps:wsp>
                            <wps:cNvSpPr/>
                            <wps:spPr>
                              <a:xfrm>
                                <a:off x="0" y="0"/>
                                <a:ext cx="168910" cy="140335"/>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08F70" id="Stern: 5 Zacken 4" o:spid="_x0000_s1026" style="position:absolute;margin-left:79.95pt;margin-top:-28.7pt;width:13.3pt;height:11.05pt;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891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" o:allowoverlap="f" path="m,53603r64518,l84455,r19937,53603l168910,53603,116713,86731r19938,53604l84455,107206,32259,140335,52197,86731,,53603xe" filled="f" strokecolor="#172c51" strokeweight="1pt">
                      <v:stroke joinstyle="miter"/>
                      <v:path arrowok="t" o:connecttype="custom" o:connectlocs="0,53603;64518,53603;84455,0;104392,53603;168910,53603;116713,86731;136651,140335;84455,107206;32259,140335;52197,86731;0,53603" o:connectangles="0,0,0,0,0,0,0,0,0,0,0"/>
                      <w10:wrap anchory="page"/>
                    </v:shape>
                  </w:pict>
                </mc:Fallback>
              </mc:AlternateContent>
            </w:r>
            <w:r>
              <w:rPr>
                <w:rFonts w:cstheme="minorHAnsi"/>
                <w:noProof/>
              </w:rPr>
              <mc:AlternateContent>
                <mc:Choice Requires="wps">
                  <w:drawing>
                    <wp:anchor distT="0" distB="0" distL="114300" distR="114300" simplePos="0" relativeHeight="251666432" behindDoc="0" locked="0" layoutInCell="1" allowOverlap="0" wp14:anchorId="166FB19E" wp14:editId="55FDC7F3">
                      <wp:simplePos x="0" y="0"/>
                      <wp:positionH relativeFrom="character">
                        <wp:posOffset>762635</wp:posOffset>
                      </wp:positionH>
                      <wp:positionV relativeFrom="page">
                        <wp:posOffset>-356235</wp:posOffset>
                      </wp:positionV>
                      <wp:extent cx="168910" cy="140335"/>
                      <wp:effectExtent l="38100" t="19050" r="40640" b="31115"/>
                      <wp:wrapNone/>
                      <wp:docPr id="1463817355" name="Stern: 5 Zacken 4"/>
                      <wp:cNvGraphicFramePr/>
                      <a:graphic xmlns:a="http://schemas.openxmlformats.org/drawingml/2006/main">
                        <a:graphicData uri="http://schemas.microsoft.com/office/word/2010/wordprocessingShape">
                          <wps:wsp>
                            <wps:cNvSpPr/>
                            <wps:spPr>
                              <a:xfrm>
                                <a:off x="0" y="0"/>
                                <a:ext cx="168910" cy="140335"/>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07FE0" id="Stern: 5 Zacken 4" o:spid="_x0000_s1026" style="position:absolute;margin-left:60.05pt;margin-top:-28.05pt;width:13.3pt;height:11.05pt;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891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" o:allowoverlap="f" path="m,53603r64518,l84455,r19937,53603l168910,53603,116713,86731r19938,53604l84455,107206,32259,140335,52197,86731,,53603xe" filled="f" strokecolor="#172c51" strokeweight="1pt">
                      <v:stroke joinstyle="miter"/>
                      <v:path arrowok="t" o:connecttype="custom" o:connectlocs="0,53603;64518,53603;84455,0;104392,53603;168910,53603;116713,86731;136651,140335;84455,107206;32259,140335;52197,86731;0,53603" o:connectangles="0,0,0,0,0,0,0,0,0,0,0"/>
                      <w10:wrap anchory="page"/>
                    </v:shape>
                  </w:pict>
                </mc:Fallback>
              </mc:AlternateContent>
            </w:r>
            <w:r>
              <w:rPr>
                <w:rFonts w:cstheme="minorHAnsi"/>
                <w:noProof/>
              </w:rPr>
              <mc:AlternateContent>
                <mc:Choice Requires="wps">
                  <w:drawing>
                    <wp:anchor distT="0" distB="0" distL="114300" distR="114300" simplePos="0" relativeHeight="251665408" behindDoc="0" locked="0" layoutInCell="1" allowOverlap="0" wp14:anchorId="03EC8F0C" wp14:editId="253863B4">
                      <wp:simplePos x="0" y="0"/>
                      <wp:positionH relativeFrom="character">
                        <wp:posOffset>514985</wp:posOffset>
                      </wp:positionH>
                      <wp:positionV relativeFrom="page">
                        <wp:posOffset>-356235</wp:posOffset>
                      </wp:positionV>
                      <wp:extent cx="168910" cy="140335"/>
                      <wp:effectExtent l="38100" t="19050" r="40640" b="31115"/>
                      <wp:wrapNone/>
                      <wp:docPr id="708030434" name="Stern: 5 Zacken 4"/>
                      <wp:cNvGraphicFramePr/>
                      <a:graphic xmlns:a="http://schemas.openxmlformats.org/drawingml/2006/main">
                        <a:graphicData uri="http://schemas.microsoft.com/office/word/2010/wordprocessingShape">
                          <wps:wsp>
                            <wps:cNvSpPr/>
                            <wps:spPr>
                              <a:xfrm>
                                <a:off x="0" y="0"/>
                                <a:ext cx="168910" cy="140335"/>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D1DBB" id="Stern: 5 Zacken 4" o:spid="_x0000_s1026" style="position:absolute;margin-left:40.55pt;margin-top:-28.05pt;width:13.3pt;height:11.05pt;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891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" o:allowoverlap="f" path="m,53603r64518,l84455,r19937,53603l168910,53603,116713,86731r19938,53604l84455,107206,32259,140335,52197,86731,,53603xe" filled="f" strokecolor="#172c51" strokeweight="1pt">
                      <v:stroke joinstyle="miter"/>
                      <v:path arrowok="t" o:connecttype="custom" o:connectlocs="0,53603;64518,53603;84455,0;104392,53603;168910,53603;116713,86731;136651,140335;84455,107206;32259,140335;52197,86731;0,53603" o:connectangles="0,0,0,0,0,0,0,0,0,0,0"/>
                      <w10:wrap anchory="page"/>
                    </v:shape>
                  </w:pict>
                </mc:Fallback>
              </mc:AlternateContent>
            </w:r>
            <w:r>
              <w:rPr>
                <w:rFonts w:cstheme="minorHAnsi"/>
                <w:noProof/>
              </w:rPr>
              <mc:AlternateContent>
                <mc:Choice Requires="wps">
                  <w:drawing>
                    <wp:anchor distT="0" distB="0" distL="114300" distR="114300" simplePos="0" relativeHeight="251664384" behindDoc="0" locked="0" layoutInCell="1" allowOverlap="0" wp14:anchorId="7F55A789" wp14:editId="140926FC">
                      <wp:simplePos x="0" y="0"/>
                      <wp:positionH relativeFrom="character">
                        <wp:posOffset>267335</wp:posOffset>
                      </wp:positionH>
                      <wp:positionV relativeFrom="page">
                        <wp:posOffset>-356235</wp:posOffset>
                      </wp:positionV>
                      <wp:extent cx="168910" cy="140335"/>
                      <wp:effectExtent l="38100" t="19050" r="40640" b="31115"/>
                      <wp:wrapNone/>
                      <wp:docPr id="1672135873" name="Stern: 5 Zacken 4"/>
                      <wp:cNvGraphicFramePr/>
                      <a:graphic xmlns:a="http://schemas.openxmlformats.org/drawingml/2006/main">
                        <a:graphicData uri="http://schemas.microsoft.com/office/word/2010/wordprocessingShape">
                          <wps:wsp>
                            <wps:cNvSpPr/>
                            <wps:spPr>
                              <a:xfrm>
                                <a:off x="0" y="0"/>
                                <a:ext cx="168910" cy="140335"/>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F02C5" id="Stern: 5 Zacken 4" o:spid="_x0000_s1026" style="position:absolute;margin-left:21.05pt;margin-top:-28.05pt;width:13.3pt;height:11.05pt;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891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" o:allowoverlap="f" path="m,53603r64518,l84455,r19937,53603l168910,53603,116713,86731r19938,53604l84455,107206,32259,140335,52197,86731,,53603xe" filled="f" strokecolor="#172c51" strokeweight="1pt">
                      <v:stroke joinstyle="miter"/>
                      <v:path arrowok="t" o:connecttype="custom" o:connectlocs="0,53603;64518,53603;84455,0;104392,53603;168910,53603;116713,86731;136651,140335;84455,107206;32259,140335;52197,86731;0,53603" o:connectangles="0,0,0,0,0,0,0,0,0,0,0"/>
                      <w10:wrap anchory="page"/>
                    </v:shape>
                  </w:pict>
                </mc:Fallback>
              </mc:AlternateContent>
            </w:r>
            <w:r>
              <w:rPr>
                <w:rFonts w:cstheme="minorHAnsi"/>
                <w:noProof/>
              </w:rPr>
              <mc:AlternateContent>
                <mc:Choice Requires="wps">
                  <w:drawing>
                    <wp:anchor distT="0" distB="0" distL="114300" distR="114300" simplePos="0" relativeHeight="251663360" behindDoc="0" locked="0" layoutInCell="1" allowOverlap="0" wp14:anchorId="3E2960E5" wp14:editId="547718BE">
                      <wp:simplePos x="0" y="0"/>
                      <wp:positionH relativeFrom="character">
                        <wp:posOffset>19719</wp:posOffset>
                      </wp:positionH>
                      <wp:positionV relativeFrom="page">
                        <wp:posOffset>-356106</wp:posOffset>
                      </wp:positionV>
                      <wp:extent cx="169200" cy="140400"/>
                      <wp:effectExtent l="38100" t="19050" r="40640" b="31115"/>
                      <wp:wrapNone/>
                      <wp:docPr id="618428569"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96A88" id="Stern: 5 Zacken 4" o:spid="_x0000_s1026" style="position:absolute;margin-left:1.55pt;margin-top:-28.05pt;width:13.3pt;height:11.05pt;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p>
          <w:p w14:paraId="3888B543" w14:textId="77777777" w:rsidR="004B4488" w:rsidRDefault="004B4488" w:rsidP="0004160C">
            <w:pPr>
              <w:spacing w:line="276" w:lineRule="auto"/>
              <w:rPr>
                <w:rFonts w:cstheme="minorHAnsi"/>
              </w:rPr>
            </w:pPr>
            <w:r>
              <w:rPr>
                <w:rFonts w:cstheme="minorHAnsi"/>
              </w:rPr>
              <w:lastRenderedPageBreak/>
              <w:t>Woraus wird Tee gemacht?</w:t>
            </w:r>
          </w:p>
          <w:p w14:paraId="6F9EB031" w14:textId="77777777" w:rsidR="004B4488" w:rsidRDefault="004B4488" w:rsidP="0004160C">
            <w:pPr>
              <w:spacing w:line="276" w:lineRule="auto"/>
              <w:rPr>
                <w:rFonts w:cstheme="minorHAnsi"/>
              </w:rPr>
            </w:pPr>
          </w:p>
        </w:tc>
        <w:tc>
          <w:tcPr>
            <w:tcW w:w="2379" w:type="dxa"/>
          </w:tcPr>
          <w:p w14:paraId="35DA345F" w14:textId="77777777" w:rsidR="004B4488" w:rsidRDefault="004B4488" w:rsidP="0004160C">
            <w:pPr>
              <w:spacing w:line="276" w:lineRule="auto"/>
              <w:rPr>
                <w:rFonts w:cstheme="minorHAnsi"/>
              </w:rPr>
            </w:pPr>
            <w:r>
              <w:rPr>
                <w:rFonts w:cstheme="minorHAnsi"/>
                <w:noProof/>
              </w:rPr>
              <w:lastRenderedPageBreak/>
              <mc:AlternateContent>
                <mc:Choice Requires="wps">
                  <w:drawing>
                    <wp:anchor distT="0" distB="0" distL="114300" distR="114300" simplePos="0" relativeHeight="251662336" behindDoc="0" locked="0" layoutInCell="1" allowOverlap="0" wp14:anchorId="77FD0BE9" wp14:editId="41BED026">
                      <wp:simplePos x="0" y="0"/>
                      <wp:positionH relativeFrom="character">
                        <wp:posOffset>-16252</wp:posOffset>
                      </wp:positionH>
                      <wp:positionV relativeFrom="page">
                        <wp:posOffset>-370140</wp:posOffset>
                      </wp:positionV>
                      <wp:extent cx="169200" cy="140400"/>
                      <wp:effectExtent l="38100" t="19050" r="40640" b="31115"/>
                      <wp:wrapNone/>
                      <wp:docPr id="2107451813" name="Stern: 5 Zacken 4"/>
                      <wp:cNvGraphicFramePr/>
                      <a:graphic xmlns:a="http://schemas.openxmlformats.org/drawingml/2006/main">
                        <a:graphicData uri="http://schemas.microsoft.com/office/word/2010/wordprocessingShape">
                          <wps:wsp>
                            <wps:cNvSpPr/>
                            <wps:spPr>
                              <a:xfrm>
                                <a:off x="0" y="0"/>
                                <a:ext cx="169200" cy="140400"/>
                              </a:xfrm>
                              <a:prstGeom prst="star5">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72C88" id="Stern: 5 Zacken 4" o:spid="_x0000_s1026" style="position:absolute;margin-left:-1.3pt;margin-top:-29.15pt;width:13.3pt;height:11.05pt;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margin;mso-height-relative:margin;v-text-anchor:middle" coordsize="169200,14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" o:allowoverlap="f" path="m,53628r64629,l84600,r19971,53628l169200,53628,116914,86772r19972,53628l84600,107255,32314,140400,52286,86772,,53628xe" filled="f" strokecolor="#172c51" strokeweight="1pt">
                      <v:stroke joinstyle="miter"/>
                      <v:path arrowok="t" o:connecttype="custom" o:connectlocs="0,53628;64629,53628;84600,0;104571,53628;169200,53628;116914,86772;136886,140400;84600,107255;32314,140400;52286,86772;0,53628" o:connectangles="0,0,0,0,0,0,0,0,0,0,0"/>
                      <w10:wrap anchory="page"/>
                    </v:shape>
                  </w:pict>
                </mc:Fallback>
              </mc:AlternateContent>
            </w:r>
          </w:p>
          <w:p w14:paraId="0F1801FF" w14:textId="77777777" w:rsidR="004B4488" w:rsidRDefault="004B4488" w:rsidP="0004160C">
            <w:pPr>
              <w:spacing w:line="276" w:lineRule="auto"/>
              <w:rPr>
                <w:rFonts w:cstheme="minorHAnsi"/>
              </w:rPr>
            </w:pPr>
            <w:r>
              <w:rPr>
                <w:rFonts w:cstheme="minorHAnsi"/>
              </w:rPr>
              <w:lastRenderedPageBreak/>
              <w:t>Wie oft solltest du Fleisch essen?</w:t>
            </w:r>
          </w:p>
        </w:tc>
        <w:tc>
          <w:tcPr>
            <w:tcW w:w="2379" w:type="dxa"/>
          </w:tcPr>
          <w:p w14:paraId="2711532E" w14:textId="77777777" w:rsidR="004B4488" w:rsidRDefault="004B4488" w:rsidP="0004160C">
            <w:pPr>
              <w:spacing w:line="276" w:lineRule="auto"/>
              <w:rPr>
                <w:rFonts w:cstheme="minorHAnsi"/>
              </w:rPr>
            </w:pPr>
          </w:p>
          <w:p w14:paraId="5EB0C062" w14:textId="7E907A7F" w:rsidR="008818DC" w:rsidRDefault="00D01DE7" w:rsidP="0029058A">
            <w:pPr>
              <w:spacing w:line="276" w:lineRule="auto"/>
              <w:rPr>
                <w:rFonts w:cstheme="minorHAnsi"/>
              </w:rPr>
            </w:pPr>
            <w:r>
              <w:rPr>
                <w:rFonts w:cstheme="minorHAnsi"/>
              </w:rPr>
              <w:lastRenderedPageBreak/>
              <w:t>Welche Bewegungen hast du gemacht?</w:t>
            </w:r>
          </w:p>
        </w:tc>
        <w:tc>
          <w:tcPr>
            <w:tcW w:w="2380" w:type="dxa"/>
          </w:tcPr>
          <w:p w14:paraId="3DD1640A" w14:textId="77777777" w:rsidR="004B4488" w:rsidRDefault="004B4488" w:rsidP="0004160C">
            <w:pPr>
              <w:spacing w:line="276" w:lineRule="auto"/>
              <w:rPr>
                <w:rFonts w:cstheme="minorHAnsi"/>
              </w:rPr>
            </w:pPr>
          </w:p>
          <w:p w14:paraId="24F7B7D0" w14:textId="77777777" w:rsidR="004B4488" w:rsidRDefault="004B4488" w:rsidP="0004160C">
            <w:pPr>
              <w:spacing w:line="276" w:lineRule="auto"/>
              <w:rPr>
                <w:rFonts w:cstheme="minorHAnsi"/>
              </w:rPr>
            </w:pPr>
            <w:r w:rsidRPr="00235917">
              <w:rPr>
                <w:rFonts w:cstheme="minorHAnsi"/>
              </w:rPr>
              <w:lastRenderedPageBreak/>
              <w:t>W</w:t>
            </w:r>
            <w:r>
              <w:rPr>
                <w:rFonts w:cstheme="minorHAnsi"/>
              </w:rPr>
              <w:t>elchen Inhalt hast du dir angesehen?</w:t>
            </w:r>
          </w:p>
        </w:tc>
        <w:tc>
          <w:tcPr>
            <w:tcW w:w="2380" w:type="dxa"/>
          </w:tcPr>
          <w:p w14:paraId="4E537AC8" w14:textId="77777777" w:rsidR="004B4488" w:rsidRDefault="004B4488" w:rsidP="0004160C">
            <w:pPr>
              <w:spacing w:line="276" w:lineRule="auto"/>
              <w:rPr>
                <w:rFonts w:cstheme="minorHAnsi"/>
              </w:rPr>
            </w:pPr>
          </w:p>
          <w:p w14:paraId="739A2AC9" w14:textId="741D666D" w:rsidR="004B4488" w:rsidRDefault="00B548FB" w:rsidP="0004160C">
            <w:pPr>
              <w:spacing w:line="276" w:lineRule="auto"/>
              <w:rPr>
                <w:rFonts w:cstheme="minorHAnsi"/>
              </w:rPr>
            </w:pPr>
            <w:r>
              <w:rPr>
                <w:rFonts w:cstheme="minorHAnsi"/>
              </w:rPr>
              <w:lastRenderedPageBreak/>
              <w:t>Welche Übung hast du durchgeführt</w:t>
            </w:r>
            <w:r w:rsidR="004B4488">
              <w:rPr>
                <w:rFonts w:cstheme="minorHAnsi"/>
              </w:rPr>
              <w:t>?</w:t>
            </w:r>
          </w:p>
        </w:tc>
      </w:tr>
      <w:tr w:rsidR="00562860" w14:paraId="648B7D09" w14:textId="77777777" w:rsidTr="0004160C">
        <w:tc>
          <w:tcPr>
            <w:tcW w:w="2379" w:type="dxa"/>
          </w:tcPr>
          <w:p w14:paraId="4BA8B68E" w14:textId="77777777" w:rsidR="004B4488" w:rsidRDefault="004B4488" w:rsidP="0004160C">
            <w:pPr>
              <w:spacing w:line="276" w:lineRule="auto"/>
              <w:rPr>
                <w:rFonts w:cstheme="minorHAnsi"/>
              </w:rPr>
            </w:pPr>
          </w:p>
          <w:p w14:paraId="22703AEE" w14:textId="51A66AD8" w:rsidR="004B4488" w:rsidRDefault="00B548FB" w:rsidP="0004160C">
            <w:pPr>
              <w:spacing w:line="276" w:lineRule="auto"/>
              <w:rPr>
                <w:rFonts w:cstheme="minorHAnsi"/>
              </w:rPr>
            </w:pPr>
            <w:proofErr w:type="gramStart"/>
            <w:r>
              <w:rPr>
                <w:rFonts w:cstheme="minorHAnsi"/>
              </w:rPr>
              <w:t>Finde</w:t>
            </w:r>
            <w:proofErr w:type="gramEnd"/>
            <w:r>
              <w:rPr>
                <w:rFonts w:cstheme="minorHAnsi"/>
              </w:rPr>
              <w:t xml:space="preserve"> alle grünen Lebensmittel!</w:t>
            </w:r>
          </w:p>
          <w:p w14:paraId="1A5175D9" w14:textId="77777777" w:rsidR="00D01DE7" w:rsidRDefault="00D01DE7" w:rsidP="0004160C">
            <w:pPr>
              <w:spacing w:line="276" w:lineRule="auto"/>
              <w:rPr>
                <w:rFonts w:cstheme="minorHAnsi"/>
              </w:rPr>
            </w:pPr>
          </w:p>
          <w:p w14:paraId="5C68F8F6" w14:textId="12C90740" w:rsidR="00D01DE7" w:rsidRDefault="00D01DE7" w:rsidP="0004160C">
            <w:pPr>
              <w:spacing w:line="276" w:lineRule="auto"/>
              <w:rPr>
                <w:rFonts w:cstheme="minorHAnsi"/>
              </w:rPr>
            </w:pPr>
            <w:r>
              <w:rPr>
                <w:rFonts w:cstheme="minorHAnsi"/>
              </w:rPr>
              <w:t>Welches Produkt wird aus Milch hergestellt?</w:t>
            </w:r>
          </w:p>
          <w:p w14:paraId="46919207" w14:textId="77777777" w:rsidR="004B4488" w:rsidRDefault="004B4488" w:rsidP="0004160C">
            <w:pPr>
              <w:spacing w:line="276" w:lineRule="auto"/>
              <w:rPr>
                <w:rFonts w:cstheme="minorHAnsi"/>
              </w:rPr>
            </w:pPr>
          </w:p>
        </w:tc>
        <w:tc>
          <w:tcPr>
            <w:tcW w:w="2379" w:type="dxa"/>
          </w:tcPr>
          <w:p w14:paraId="599C0104" w14:textId="77777777" w:rsidR="004B4488" w:rsidRDefault="004B4488" w:rsidP="0004160C">
            <w:pPr>
              <w:spacing w:line="276" w:lineRule="auto"/>
              <w:rPr>
                <w:rFonts w:cstheme="minorHAnsi"/>
              </w:rPr>
            </w:pPr>
          </w:p>
          <w:p w14:paraId="3B686E4F" w14:textId="77777777" w:rsidR="004B4488" w:rsidRDefault="004B4488" w:rsidP="0004160C">
            <w:pPr>
              <w:spacing w:line="276" w:lineRule="auto"/>
              <w:rPr>
                <w:rFonts w:cstheme="minorHAnsi"/>
              </w:rPr>
            </w:pPr>
            <w:r>
              <w:rPr>
                <w:rFonts w:cstheme="minorHAnsi"/>
              </w:rPr>
              <w:t>In welcher Kategorie ist Limonade?</w:t>
            </w:r>
          </w:p>
          <w:p w14:paraId="48AEF400" w14:textId="77777777" w:rsidR="00D01DE7" w:rsidRDefault="00D01DE7" w:rsidP="0004160C">
            <w:pPr>
              <w:spacing w:line="276" w:lineRule="auto"/>
              <w:rPr>
                <w:rFonts w:cstheme="minorHAnsi"/>
              </w:rPr>
            </w:pPr>
          </w:p>
          <w:p w14:paraId="50DFD490" w14:textId="00FF0A6A" w:rsidR="00D01DE7" w:rsidRDefault="00D01DE7" w:rsidP="0004160C">
            <w:pPr>
              <w:spacing w:line="276" w:lineRule="auto"/>
              <w:rPr>
                <w:rFonts w:cstheme="minorHAnsi"/>
              </w:rPr>
            </w:pPr>
            <w:r>
              <w:rPr>
                <w:rFonts w:cstheme="minorHAnsi"/>
              </w:rPr>
              <w:t>Wie oft solltest du Joghurt essen?</w:t>
            </w:r>
          </w:p>
        </w:tc>
        <w:tc>
          <w:tcPr>
            <w:tcW w:w="2379" w:type="dxa"/>
          </w:tcPr>
          <w:p w14:paraId="5FDC64EA" w14:textId="77777777" w:rsidR="00D01DE7" w:rsidRDefault="00D01DE7" w:rsidP="0004160C">
            <w:pPr>
              <w:spacing w:line="276" w:lineRule="auto"/>
              <w:rPr>
                <w:rFonts w:cstheme="minorHAnsi"/>
              </w:rPr>
            </w:pPr>
          </w:p>
          <w:p w14:paraId="0862F5E6" w14:textId="77777777" w:rsidR="004B4488" w:rsidRDefault="00D01DE7" w:rsidP="0004160C">
            <w:pPr>
              <w:spacing w:line="276" w:lineRule="auto"/>
              <w:rPr>
                <w:ins w:id="81" w:author="Theresa Salge" w:date="2024-07-09T15:07:00Z"/>
                <w:rFonts w:cstheme="minorHAnsi"/>
              </w:rPr>
            </w:pPr>
            <w:r>
              <w:rPr>
                <w:rFonts w:cstheme="minorHAnsi"/>
              </w:rPr>
              <w:t>Nenne vier Bewegungen, die im Lied vorgeführt werden.</w:t>
            </w:r>
          </w:p>
          <w:p w14:paraId="680A4355" w14:textId="77777777" w:rsidR="00CC3D90" w:rsidRDefault="00CC3D90" w:rsidP="0004160C">
            <w:pPr>
              <w:spacing w:line="276" w:lineRule="auto"/>
              <w:rPr>
                <w:rFonts w:cstheme="minorHAnsi"/>
              </w:rPr>
            </w:pPr>
          </w:p>
          <w:p w14:paraId="35EA778C" w14:textId="08764815" w:rsidR="00984893" w:rsidRDefault="00CC3D90" w:rsidP="0004160C">
            <w:pPr>
              <w:spacing w:line="276" w:lineRule="auto"/>
              <w:rPr>
                <w:rFonts w:cstheme="minorHAnsi"/>
              </w:rPr>
            </w:pPr>
            <w:r>
              <w:rPr>
                <w:rFonts w:cstheme="minorHAnsi"/>
              </w:rPr>
              <w:t>W</w:t>
            </w:r>
            <w:r w:rsidR="00984893">
              <w:rPr>
                <w:rFonts w:cstheme="minorHAnsi"/>
              </w:rPr>
              <w:t xml:space="preserve">arum </w:t>
            </w:r>
            <w:r>
              <w:rPr>
                <w:rFonts w:cstheme="minorHAnsi"/>
              </w:rPr>
              <w:t xml:space="preserve">ist </w:t>
            </w:r>
            <w:r w:rsidR="00984893">
              <w:rPr>
                <w:rFonts w:cstheme="minorHAnsi"/>
              </w:rPr>
              <w:t xml:space="preserve">Bewegung für </w:t>
            </w:r>
            <w:r>
              <w:rPr>
                <w:rFonts w:cstheme="minorHAnsi"/>
              </w:rPr>
              <w:t>uns gut</w:t>
            </w:r>
            <w:r w:rsidR="00984893">
              <w:rPr>
                <w:rFonts w:cstheme="minorHAnsi"/>
              </w:rPr>
              <w:t>?</w:t>
            </w:r>
          </w:p>
        </w:tc>
        <w:tc>
          <w:tcPr>
            <w:tcW w:w="2380" w:type="dxa"/>
          </w:tcPr>
          <w:p w14:paraId="07FAEA75" w14:textId="77777777" w:rsidR="004B4488" w:rsidRDefault="004B4488" w:rsidP="0004160C">
            <w:pPr>
              <w:spacing w:line="276" w:lineRule="auto"/>
              <w:rPr>
                <w:rFonts w:cstheme="minorHAnsi"/>
              </w:rPr>
            </w:pPr>
          </w:p>
          <w:p w14:paraId="7EF90A86" w14:textId="39F62250" w:rsidR="00B548FB" w:rsidRDefault="00B548FB" w:rsidP="0004160C">
            <w:pPr>
              <w:spacing w:line="276" w:lineRule="auto"/>
              <w:rPr>
                <w:rFonts w:cstheme="minorHAnsi"/>
              </w:rPr>
            </w:pPr>
            <w:r>
              <w:rPr>
                <w:rFonts w:cstheme="minorHAnsi"/>
              </w:rPr>
              <w:t>Notiere dir zwei wichtige Informationen, die du gelernt hast.</w:t>
            </w:r>
          </w:p>
        </w:tc>
        <w:tc>
          <w:tcPr>
            <w:tcW w:w="2380" w:type="dxa"/>
          </w:tcPr>
          <w:p w14:paraId="56E9DA50" w14:textId="77777777" w:rsidR="004B4488" w:rsidRDefault="004B4488" w:rsidP="0004160C">
            <w:pPr>
              <w:spacing w:line="276" w:lineRule="auto"/>
              <w:rPr>
                <w:rFonts w:cstheme="minorHAnsi"/>
              </w:rPr>
            </w:pPr>
          </w:p>
          <w:p w14:paraId="3315C0A0" w14:textId="648B9391" w:rsidR="00B548FB" w:rsidRDefault="00B548FB" w:rsidP="0004160C">
            <w:pPr>
              <w:spacing w:line="276" w:lineRule="auto"/>
              <w:rPr>
                <w:rFonts w:cstheme="minorHAnsi"/>
              </w:rPr>
            </w:pPr>
            <w:r>
              <w:rPr>
                <w:rFonts w:cstheme="minorHAnsi"/>
              </w:rPr>
              <w:t>Warum ist die Übung gut für dich?</w:t>
            </w:r>
          </w:p>
        </w:tc>
      </w:tr>
      <w:bookmarkEnd w:id="63"/>
    </w:tbl>
    <w:p w14:paraId="3BC78244" w14:textId="77777777" w:rsidR="004B4488" w:rsidRPr="000F7CC8" w:rsidRDefault="004B4488" w:rsidP="004B4488">
      <w:pPr>
        <w:rPr>
          <w:rFonts w:cstheme="minorHAnsi"/>
          <w:b/>
          <w:bCs/>
          <w:color w:val="FF0000"/>
          <w:sz w:val="28"/>
          <w:szCs w:val="28"/>
        </w:rPr>
      </w:pPr>
      <w:r w:rsidRPr="000F7CC8">
        <w:rPr>
          <w:rFonts w:cstheme="minorHAnsi"/>
          <w:b/>
          <w:bCs/>
          <w:color w:val="FF0000"/>
          <w:sz w:val="28"/>
          <w:szCs w:val="28"/>
        </w:rPr>
        <w:br w:type="page"/>
      </w:r>
    </w:p>
    <w:bookmarkEnd w:id="64"/>
    <w:p w14:paraId="6FDD3960" w14:textId="77777777" w:rsidR="004B4488" w:rsidRPr="000F7CC8" w:rsidRDefault="004B4488" w:rsidP="004B4488">
      <w:pPr>
        <w:rPr>
          <w:rFonts w:cstheme="minorHAnsi"/>
          <w:color w:val="FF0000"/>
          <w:sz w:val="24"/>
          <w:szCs w:val="24"/>
          <w:highlight w:val="lightGray"/>
        </w:rPr>
        <w:sectPr w:rsidR="004B4488" w:rsidRPr="000F7CC8" w:rsidSect="004B4488">
          <w:headerReference w:type="default" r:id="rId40"/>
          <w:pgSz w:w="16838" w:h="11906" w:orient="landscape"/>
          <w:pgMar w:top="1134" w:right="1418" w:bottom="1418" w:left="1134" w:header="709" w:footer="709" w:gutter="0"/>
          <w:cols w:space="708"/>
          <w:docGrid w:linePitch="360"/>
        </w:sectPr>
      </w:pPr>
    </w:p>
    <w:p w14:paraId="14EF0D71" w14:textId="77777777" w:rsidR="004B4488" w:rsidRPr="00CB2CED" w:rsidRDefault="004B4488" w:rsidP="004B4488">
      <w:pPr>
        <w:spacing w:line="276" w:lineRule="auto"/>
        <w:rPr>
          <w:color w:val="FF0000"/>
        </w:rPr>
      </w:pPr>
      <w:bookmarkStart w:id="82" w:name="_Hlk166746390"/>
      <w:r w:rsidRPr="00CB2CED">
        <w:rPr>
          <w:color w:val="FF0000"/>
        </w:rPr>
        <w:lastRenderedPageBreak/>
        <w:t>((Seite 10))</w:t>
      </w:r>
    </w:p>
    <w:p w14:paraId="31E35B61" w14:textId="77777777" w:rsidR="004B4488" w:rsidRDefault="004B4488" w:rsidP="004B4488">
      <w:pPr>
        <w:spacing w:line="276" w:lineRule="auto"/>
        <w:rPr>
          <w:b/>
          <w:bCs/>
          <w:sz w:val="28"/>
          <w:szCs w:val="28"/>
        </w:rPr>
      </w:pPr>
      <w:r w:rsidRPr="00994555">
        <w:rPr>
          <w:b/>
          <w:bCs/>
          <w:sz w:val="28"/>
          <w:szCs w:val="28"/>
        </w:rPr>
        <w:t>Arbeitsblatt 2</w:t>
      </w:r>
    </w:p>
    <w:bookmarkEnd w:id="82"/>
    <w:p w14:paraId="57D67769" w14:textId="7B4AE769" w:rsidR="006D6762" w:rsidRPr="00D01DE7" w:rsidRDefault="006D6762" w:rsidP="006D6762">
      <w:pPr>
        <w:spacing w:line="276" w:lineRule="auto"/>
        <w:rPr>
          <w:b/>
          <w:bCs/>
        </w:rPr>
      </w:pPr>
      <w:commentRangeStart w:id="83"/>
      <w:commentRangeStart w:id="84"/>
      <w:r w:rsidRPr="00D01DE7">
        <w:rPr>
          <w:b/>
          <w:bCs/>
        </w:rPr>
        <w:t xml:space="preserve">Gruppe 1 </w:t>
      </w:r>
      <w:r w:rsidR="00D01DE7" w:rsidRPr="00D01DE7">
        <w:rPr>
          <w:b/>
          <w:bCs/>
        </w:rPr>
        <w:t xml:space="preserve">– </w:t>
      </w:r>
      <w:r w:rsidRPr="00D01DE7">
        <w:rPr>
          <w:b/>
          <w:bCs/>
        </w:rPr>
        <w:t>Unsere Informationen zum Thema Erste Hilfe</w:t>
      </w:r>
      <w:commentRangeEnd w:id="83"/>
      <w:r w:rsidR="00984893">
        <w:rPr>
          <w:rStyle w:val="Kommentarzeichen"/>
        </w:rPr>
        <w:commentReference w:id="83"/>
      </w:r>
      <w:commentRangeEnd w:id="84"/>
      <w:r w:rsidR="00CC3D90">
        <w:rPr>
          <w:rStyle w:val="Kommentarzeichen"/>
        </w:rPr>
        <w:commentReference w:id="84"/>
      </w:r>
    </w:p>
    <w:p w14:paraId="3588EDEC" w14:textId="77777777" w:rsidR="0047366F" w:rsidRDefault="006D6762" w:rsidP="006D6762">
      <w:pPr>
        <w:spacing w:line="276" w:lineRule="auto"/>
      </w:pPr>
      <w:commentRangeStart w:id="85"/>
      <w:commentRangeStart w:id="86"/>
      <w:r>
        <w:t xml:space="preserve">Mit einer oder mehreren Apps erstellt ihr ein Informationsmaterial zu eurem Thema. </w:t>
      </w:r>
    </w:p>
    <w:p w14:paraId="26F94B00" w14:textId="0FF7EE98" w:rsidR="006D6762" w:rsidRDefault="006D6762" w:rsidP="006D6762">
      <w:pPr>
        <w:spacing w:line="276" w:lineRule="auto"/>
      </w:pPr>
      <w:r>
        <w:t>Nutzt die Werkzeuge</w:t>
      </w:r>
      <w:r w:rsidR="00D01DE7">
        <w:t xml:space="preserve"> </w:t>
      </w:r>
      <w:r>
        <w:t>/</w:t>
      </w:r>
      <w:r w:rsidR="00D01DE7">
        <w:t xml:space="preserve"> </w:t>
      </w:r>
      <w:r>
        <w:t xml:space="preserve">Apps, die euch eure </w:t>
      </w:r>
      <w:r w:rsidR="00D01DE7">
        <w:t>Lehrkraft</w:t>
      </w:r>
      <w:r>
        <w:t xml:space="preserve"> empfohlen hat.</w:t>
      </w:r>
      <w:commentRangeEnd w:id="85"/>
      <w:r w:rsidR="00F3723C">
        <w:rPr>
          <w:rStyle w:val="Kommentarzeichen"/>
        </w:rPr>
        <w:commentReference w:id="85"/>
      </w:r>
      <w:commentRangeEnd w:id="86"/>
      <w:r w:rsidR="00947839">
        <w:rPr>
          <w:rStyle w:val="Kommentarzeichen"/>
        </w:rPr>
        <w:commentReference w:id="86"/>
      </w:r>
    </w:p>
    <w:p w14:paraId="08683690" w14:textId="77777777" w:rsidR="00D01DE7" w:rsidRDefault="00D01DE7" w:rsidP="006D6762">
      <w:pPr>
        <w:spacing w:line="276" w:lineRule="auto"/>
      </w:pPr>
    </w:p>
    <w:p w14:paraId="762B9DBD" w14:textId="25DF73BF" w:rsidR="006D6762" w:rsidRDefault="006D6762" w:rsidP="006D6762">
      <w:pPr>
        <w:spacing w:line="276" w:lineRule="auto"/>
      </w:pPr>
      <w:r>
        <w:t>Ihr müsst diese Fragen in eurem Material beantworten:</w:t>
      </w:r>
    </w:p>
    <w:p w14:paraId="3A52F5B9" w14:textId="3EF8276C" w:rsidR="006D6762" w:rsidRDefault="006D6762" w:rsidP="00D01DE7">
      <w:pPr>
        <w:spacing w:line="276" w:lineRule="auto"/>
        <w:ind w:firstLine="708"/>
      </w:pPr>
      <w:r>
        <w:t>a) Warum ist das Thema wichtig?</w:t>
      </w:r>
    </w:p>
    <w:p w14:paraId="1BA97E66" w14:textId="0DA08179" w:rsidR="006D6762" w:rsidRDefault="006D6762" w:rsidP="00D01DE7">
      <w:pPr>
        <w:spacing w:line="276" w:lineRule="auto"/>
        <w:ind w:firstLine="708"/>
      </w:pPr>
      <w:r>
        <w:t>b) Was muss man unbedingt wissen?</w:t>
      </w:r>
    </w:p>
    <w:p w14:paraId="5062BE69" w14:textId="040E5BCA" w:rsidR="006D6762" w:rsidRDefault="006D6762" w:rsidP="00D01DE7">
      <w:pPr>
        <w:spacing w:line="276" w:lineRule="auto"/>
        <w:ind w:firstLine="708"/>
      </w:pPr>
      <w:r>
        <w:t xml:space="preserve">c) Stellt die wichtigsten </w:t>
      </w:r>
      <w:r w:rsidR="00665AC9">
        <w:t>Dinge</w:t>
      </w:r>
      <w:r>
        <w:t xml:space="preserve"> als Bild, Video oder Interview vor.</w:t>
      </w:r>
    </w:p>
    <w:p w14:paraId="772F9430" w14:textId="611C531F" w:rsidR="006D6762" w:rsidRDefault="006D6762" w:rsidP="00D01DE7">
      <w:pPr>
        <w:spacing w:line="276" w:lineRule="auto"/>
        <w:ind w:left="851" w:hanging="143"/>
      </w:pPr>
      <w:r>
        <w:t xml:space="preserve">d) Wo gibt es weitere Informationen, wenn man mehr darüber wissen will? </w:t>
      </w:r>
      <w:r w:rsidR="0047366F">
        <w:br/>
      </w:r>
      <w:r>
        <w:t>Oder an wen kann man sich wenden?</w:t>
      </w:r>
    </w:p>
    <w:p w14:paraId="33C2C1E6" w14:textId="77777777" w:rsidR="006D6762" w:rsidRDefault="006D6762" w:rsidP="006D6762">
      <w:pPr>
        <w:spacing w:line="276" w:lineRule="auto"/>
      </w:pPr>
    </w:p>
    <w:p w14:paraId="65B15240" w14:textId="313E07EC" w:rsidR="006D6762" w:rsidRDefault="006D6762" w:rsidP="006D6762">
      <w:pPr>
        <w:spacing w:line="276" w:lineRule="auto"/>
      </w:pPr>
      <w:r>
        <w:t>Aufbau des Materials:</w:t>
      </w:r>
    </w:p>
    <w:p w14:paraId="37984954" w14:textId="28284C38" w:rsidR="006D6762" w:rsidRDefault="00D01DE7" w:rsidP="006D6762">
      <w:pPr>
        <w:spacing w:line="276" w:lineRule="auto"/>
      </w:pPr>
      <w:r>
        <w:t xml:space="preserve">– </w:t>
      </w:r>
      <w:r w:rsidR="006D6762">
        <w:t>Beginnt mit einer schön gestalteten Titelseite.</w:t>
      </w:r>
    </w:p>
    <w:p w14:paraId="6841F2BB" w14:textId="4F4E17E5" w:rsidR="006D6762" w:rsidRDefault="00D01DE7" w:rsidP="006D6762">
      <w:pPr>
        <w:spacing w:line="276" w:lineRule="auto"/>
      </w:pPr>
      <w:r>
        <w:t xml:space="preserve">– </w:t>
      </w:r>
      <w:r w:rsidR="006D6762">
        <w:t>Macht mindestens vier Seiten mit den Inhalten zu den Punkten a) bis d).</w:t>
      </w:r>
    </w:p>
    <w:p w14:paraId="110CCA4D" w14:textId="7AF207D2" w:rsidR="004B4488" w:rsidRDefault="00D01DE7" w:rsidP="006D6762">
      <w:pPr>
        <w:spacing w:line="276" w:lineRule="auto"/>
      </w:pPr>
      <w:r>
        <w:t xml:space="preserve">– </w:t>
      </w:r>
      <w:r w:rsidR="006D6762">
        <w:t>Fügt gerne Bilder, Texte, Videos und Tonaufnahmen ein.</w:t>
      </w:r>
    </w:p>
    <w:p w14:paraId="3A62A262" w14:textId="77777777" w:rsidR="00D01DE7" w:rsidRPr="00F36CB3" w:rsidRDefault="00D01DE7" w:rsidP="006D6762">
      <w:pPr>
        <w:spacing w:line="276" w:lineRule="auto"/>
      </w:pPr>
    </w:p>
    <w:p w14:paraId="3C73FFE8" w14:textId="77777777" w:rsidR="00D01DE7" w:rsidRDefault="00D01DE7" w:rsidP="00D01DE7">
      <w:pPr>
        <w:spacing w:line="276" w:lineRule="auto"/>
      </w:pPr>
      <w:r>
        <w:t xml:space="preserve">_ _ _ _ _ _ _ _ _ _ _ _ _ _ _ _ _ _ _ _ _ _ _ _ _ _ _ _ _ _ _ _ _ _ _ _ _ _ _ _ _ _ _ _ _ _ __ _ _ _ _ _ _ _ _ _ _ _ </w:t>
      </w:r>
    </w:p>
    <w:p w14:paraId="46590F84" w14:textId="2CDA8752" w:rsidR="00D01DE7" w:rsidRDefault="00D01DE7" w:rsidP="00D01DE7">
      <w:pPr>
        <w:spacing w:line="276" w:lineRule="auto"/>
      </w:pPr>
    </w:p>
    <w:p w14:paraId="62B515D2" w14:textId="35EDD1EF" w:rsidR="006D6762" w:rsidRPr="00D01DE7" w:rsidRDefault="006D6762" w:rsidP="006D6762">
      <w:pPr>
        <w:spacing w:line="276" w:lineRule="auto"/>
        <w:rPr>
          <w:b/>
          <w:bCs/>
        </w:rPr>
      </w:pPr>
      <w:r w:rsidRPr="00D01DE7">
        <w:rPr>
          <w:b/>
          <w:bCs/>
        </w:rPr>
        <w:t>Gruppe 2</w:t>
      </w:r>
      <w:r w:rsidR="00D01DE7" w:rsidRPr="00D01DE7">
        <w:rPr>
          <w:b/>
          <w:bCs/>
        </w:rPr>
        <w:t xml:space="preserve"> –</w:t>
      </w:r>
      <w:r w:rsidRPr="00D01DE7">
        <w:rPr>
          <w:b/>
          <w:bCs/>
        </w:rPr>
        <w:t xml:space="preserve"> Unsere Informationen zum Thema Sonnenschutz</w:t>
      </w:r>
    </w:p>
    <w:p w14:paraId="1E936794" w14:textId="77777777" w:rsidR="0047366F" w:rsidRDefault="00D01DE7" w:rsidP="00D01DE7">
      <w:pPr>
        <w:spacing w:line="276" w:lineRule="auto"/>
      </w:pPr>
      <w:r>
        <w:t xml:space="preserve">Mit einer oder mehreren Apps erstellt ihr ein Informationsmaterial zu eurem Thema. </w:t>
      </w:r>
    </w:p>
    <w:p w14:paraId="51BC202C" w14:textId="16ADA4AE" w:rsidR="00D01DE7" w:rsidRDefault="00D01DE7" w:rsidP="00D01DE7">
      <w:pPr>
        <w:spacing w:line="276" w:lineRule="auto"/>
      </w:pPr>
      <w:r>
        <w:t>Nutzt die Werkzeuge / Apps, die euch eure Lehrkraft empfohlen hat.</w:t>
      </w:r>
    </w:p>
    <w:p w14:paraId="392B1725" w14:textId="77777777" w:rsidR="00D01DE7" w:rsidRDefault="00D01DE7" w:rsidP="00D01DE7">
      <w:pPr>
        <w:spacing w:line="276" w:lineRule="auto"/>
      </w:pPr>
    </w:p>
    <w:p w14:paraId="4523B424" w14:textId="77777777" w:rsidR="00D01DE7" w:rsidRDefault="00D01DE7" w:rsidP="00D01DE7">
      <w:pPr>
        <w:spacing w:line="276" w:lineRule="auto"/>
      </w:pPr>
      <w:r>
        <w:t>Ihr müsst diese Fragen in eurem Material beantworten:</w:t>
      </w:r>
    </w:p>
    <w:p w14:paraId="05C2B0C8" w14:textId="77777777" w:rsidR="00D01DE7" w:rsidRDefault="00D01DE7" w:rsidP="00D01DE7">
      <w:pPr>
        <w:spacing w:line="276" w:lineRule="auto"/>
        <w:ind w:firstLine="708"/>
      </w:pPr>
      <w:r>
        <w:t>a) Warum ist das Thema wichtig?</w:t>
      </w:r>
    </w:p>
    <w:p w14:paraId="1904AB1F" w14:textId="77777777" w:rsidR="00D01DE7" w:rsidRDefault="00D01DE7" w:rsidP="00D01DE7">
      <w:pPr>
        <w:spacing w:line="276" w:lineRule="auto"/>
        <w:ind w:firstLine="708"/>
      </w:pPr>
      <w:r>
        <w:t>b) Was muss man unbedingt wissen?</w:t>
      </w:r>
    </w:p>
    <w:p w14:paraId="63257C28" w14:textId="3CAB255E" w:rsidR="00D01DE7" w:rsidRDefault="00D01DE7" w:rsidP="00D01DE7">
      <w:pPr>
        <w:spacing w:line="276" w:lineRule="auto"/>
        <w:ind w:firstLine="708"/>
      </w:pPr>
      <w:r>
        <w:t xml:space="preserve">c) Stellt die wichtigsten </w:t>
      </w:r>
      <w:r w:rsidR="00665AC9">
        <w:t>Dinge</w:t>
      </w:r>
      <w:r>
        <w:t xml:space="preserve"> als Bild, Video oder Interview vor.</w:t>
      </w:r>
    </w:p>
    <w:p w14:paraId="3018F7B4" w14:textId="17F94D5E" w:rsidR="00D01DE7" w:rsidRDefault="00D01DE7" w:rsidP="00D01DE7">
      <w:pPr>
        <w:spacing w:line="276" w:lineRule="auto"/>
        <w:ind w:left="851" w:hanging="143"/>
      </w:pPr>
      <w:r>
        <w:t xml:space="preserve">d) Wo gibt es weitere Informationen, wenn man mehr darüber wissen will? </w:t>
      </w:r>
      <w:r w:rsidR="0047366F">
        <w:br/>
      </w:r>
      <w:r>
        <w:t>Oder an wen kann man sich wenden?</w:t>
      </w:r>
    </w:p>
    <w:p w14:paraId="48E380D1" w14:textId="77777777" w:rsidR="00D01DE7" w:rsidRDefault="00D01DE7" w:rsidP="00D01DE7">
      <w:pPr>
        <w:spacing w:line="276" w:lineRule="auto"/>
      </w:pPr>
    </w:p>
    <w:p w14:paraId="5AD1B641" w14:textId="77777777" w:rsidR="00D01DE7" w:rsidRPr="00CC3D90" w:rsidRDefault="00D01DE7" w:rsidP="00D01DE7">
      <w:pPr>
        <w:spacing w:line="276" w:lineRule="auto"/>
        <w:rPr>
          <w:highlight w:val="yellow"/>
        </w:rPr>
      </w:pPr>
      <w:r w:rsidRPr="00CC3D90">
        <w:rPr>
          <w:highlight w:val="yellow"/>
        </w:rPr>
        <w:lastRenderedPageBreak/>
        <w:t>Aufbau des Materials:</w:t>
      </w:r>
    </w:p>
    <w:p w14:paraId="3A49BDC5" w14:textId="77777777" w:rsidR="00D01DE7" w:rsidRPr="00CC3D90" w:rsidRDefault="00D01DE7" w:rsidP="00D01DE7">
      <w:pPr>
        <w:spacing w:line="276" w:lineRule="auto"/>
        <w:rPr>
          <w:highlight w:val="yellow"/>
        </w:rPr>
      </w:pPr>
      <w:r w:rsidRPr="00CC3D90">
        <w:rPr>
          <w:highlight w:val="yellow"/>
        </w:rPr>
        <w:t>– Beginnt mit einer schön gestalteten Titelseite.</w:t>
      </w:r>
    </w:p>
    <w:p w14:paraId="3A020675" w14:textId="77777777" w:rsidR="00D01DE7" w:rsidRPr="00CC3D90" w:rsidRDefault="00D01DE7" w:rsidP="00D01DE7">
      <w:pPr>
        <w:spacing w:line="276" w:lineRule="auto"/>
        <w:rPr>
          <w:highlight w:val="yellow"/>
        </w:rPr>
      </w:pPr>
      <w:r w:rsidRPr="00CC3D90">
        <w:rPr>
          <w:highlight w:val="yellow"/>
        </w:rPr>
        <w:t>– Macht mindestens vier Seiten mit den Inhalten zu den Punkten a) bis d).</w:t>
      </w:r>
    </w:p>
    <w:p w14:paraId="7ABE92D0" w14:textId="3AC5F516" w:rsidR="00D01DE7" w:rsidRDefault="00D01DE7" w:rsidP="00D01DE7">
      <w:pPr>
        <w:spacing w:line="276" w:lineRule="auto"/>
      </w:pPr>
      <w:r w:rsidRPr="00CC3D90">
        <w:rPr>
          <w:highlight w:val="yellow"/>
        </w:rPr>
        <w:t>– Fügt gerne Bilder, Texte, Videos und Tonaufnahmen ein.</w:t>
      </w:r>
    </w:p>
    <w:p w14:paraId="4ECE2A8B" w14:textId="77777777" w:rsidR="00E96FAE" w:rsidRDefault="00E96FAE">
      <w:pPr>
        <w:rPr>
          <w:ins w:id="87" w:author="Michael Kohl" w:date="2024-07-16T09:53:00Z" w16du:dateUtc="2024-07-16T07:53:00Z"/>
        </w:rPr>
      </w:pPr>
      <w:ins w:id="88" w:author="Michael Kohl" w:date="2024-07-16T09:49:00Z" w16du:dateUtc="2024-07-16T07:49:00Z">
        <w:r w:rsidRPr="00E96FAE">
          <w:rPr>
            <w:noProof/>
          </w:rPr>
          <w:drawing>
            <wp:inline distT="0" distB="0" distL="0" distR="0" wp14:anchorId="246FD16E" wp14:editId="2FAFE8BD">
              <wp:extent cx="5939790" cy="5899785"/>
              <wp:effectExtent l="0" t="0" r="3810" b="5715"/>
              <wp:docPr id="81125007" name="Grafik 1"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5007" name="Grafik 1" descr="Ein Bild, das Text, Screenshot, Design enthält.&#10;&#10;Automatisch generierte Beschreibung"/>
                      <pic:cNvPicPr/>
                    </pic:nvPicPr>
                    <pic:blipFill>
                      <a:blip r:embed="rId41"/>
                      <a:stretch>
                        <a:fillRect/>
                      </a:stretch>
                    </pic:blipFill>
                    <pic:spPr>
                      <a:xfrm>
                        <a:off x="0" y="0"/>
                        <a:ext cx="5939790" cy="5899785"/>
                      </a:xfrm>
                      <a:prstGeom prst="rect">
                        <a:avLst/>
                      </a:prstGeom>
                    </pic:spPr>
                  </pic:pic>
                </a:graphicData>
              </a:graphic>
            </wp:inline>
          </w:drawing>
        </w:r>
      </w:ins>
    </w:p>
    <w:p w14:paraId="575819CB" w14:textId="60DF4C88" w:rsidR="00D01DE7" w:rsidRPr="00E96FAE" w:rsidRDefault="00CC3D90">
      <w:r>
        <w:t>a</w:t>
      </w:r>
      <w:r w:rsidR="00E96FAE" w:rsidRPr="00E96FAE">
        <w:t>lle Bilder</w:t>
      </w:r>
      <w:r>
        <w:t>:</w:t>
      </w:r>
      <w:r w:rsidR="00E96FAE" w:rsidRPr="00E96FAE">
        <w:t xml:space="preserve"> Microsoft Power</w:t>
      </w:r>
      <w:r>
        <w:t>P</w:t>
      </w:r>
      <w:r w:rsidR="00E96FAE" w:rsidRPr="00E96FAE">
        <w:t>oint, a</w:t>
      </w:r>
      <w:r w:rsidR="00E96FAE" w:rsidRPr="00E96FAE">
        <w:rPr>
          <w:rPrChange w:id="89" w:author="Michael Kohl" w:date="2024-07-16T09:53:00Z" w16du:dateUtc="2024-07-16T07:53:00Z">
            <w:rPr>
              <w:lang w:val="en-US"/>
            </w:rPr>
          </w:rPrChange>
        </w:rPr>
        <w:t>u</w:t>
      </w:r>
      <w:r w:rsidR="00E96FAE">
        <w:t xml:space="preserve">ßer Kinderzimmer: ChatGPT 4o und Youtube-Video: </w:t>
      </w:r>
      <w:r w:rsidR="00E96FAE" w:rsidRPr="00E96FAE">
        <w:t>https://www.youtube.com/watch?v=aPTvdGP40H</w:t>
      </w:r>
      <w:r>
        <w:t>k</w:t>
      </w:r>
      <w:r w:rsidR="00D01DE7" w:rsidRPr="00E96FAE">
        <w:br w:type="page"/>
      </w:r>
    </w:p>
    <w:p w14:paraId="68729BBB" w14:textId="52A22B7A" w:rsidR="00D01DE7" w:rsidRPr="00CB2CED" w:rsidRDefault="00D01DE7" w:rsidP="00D01DE7">
      <w:pPr>
        <w:spacing w:line="276" w:lineRule="auto"/>
        <w:rPr>
          <w:color w:val="FF0000"/>
        </w:rPr>
      </w:pPr>
      <w:r w:rsidRPr="00CB2CED">
        <w:rPr>
          <w:color w:val="FF0000"/>
        </w:rPr>
        <w:lastRenderedPageBreak/>
        <w:t>((Seite 1</w:t>
      </w:r>
      <w:r>
        <w:rPr>
          <w:color w:val="FF0000"/>
        </w:rPr>
        <w:t xml:space="preserve">1 </w:t>
      </w:r>
      <w:r w:rsidRPr="0049401C">
        <w:rPr>
          <w:color w:val="FF0000"/>
          <w:highlight w:val="yellow"/>
        </w:rPr>
        <w:t>// neue Seite (RS) aber gleiches Arbeitsblatt))</w:t>
      </w:r>
    </w:p>
    <w:p w14:paraId="350EBC0F" w14:textId="6EAC12BE" w:rsidR="006D6762" w:rsidRPr="00D01DE7" w:rsidRDefault="006D6762" w:rsidP="006D6762">
      <w:pPr>
        <w:spacing w:line="276" w:lineRule="auto"/>
        <w:rPr>
          <w:b/>
          <w:bCs/>
        </w:rPr>
      </w:pPr>
      <w:r w:rsidRPr="00D01DE7">
        <w:rPr>
          <w:b/>
          <w:bCs/>
        </w:rPr>
        <w:t xml:space="preserve">Gruppe 3 </w:t>
      </w:r>
      <w:r w:rsidR="00D01DE7" w:rsidRPr="00D01DE7">
        <w:rPr>
          <w:b/>
          <w:bCs/>
        </w:rPr>
        <w:t xml:space="preserve">– </w:t>
      </w:r>
      <w:r w:rsidRPr="00D01DE7">
        <w:rPr>
          <w:b/>
          <w:bCs/>
        </w:rPr>
        <w:t>Unsere Informationen zum Thema Zahngesundheit</w:t>
      </w:r>
    </w:p>
    <w:p w14:paraId="443D63EA" w14:textId="77777777" w:rsidR="0047366F" w:rsidRDefault="00D01DE7" w:rsidP="00D01DE7">
      <w:pPr>
        <w:spacing w:line="276" w:lineRule="auto"/>
      </w:pPr>
      <w:r>
        <w:t xml:space="preserve">Mit einer oder mehreren Apps erstellt ihr ein Informationsmaterial zu eurem Thema. </w:t>
      </w:r>
    </w:p>
    <w:p w14:paraId="36F47768" w14:textId="5219D641" w:rsidR="00D01DE7" w:rsidRDefault="00D01DE7" w:rsidP="00D01DE7">
      <w:pPr>
        <w:spacing w:line="276" w:lineRule="auto"/>
      </w:pPr>
      <w:commentRangeStart w:id="90"/>
      <w:commentRangeStart w:id="91"/>
      <w:r>
        <w:t>Nutzt die Werkzeuge / Apps, die euch eure Lehrkraft empfohlen hat.</w:t>
      </w:r>
      <w:commentRangeEnd w:id="90"/>
      <w:r w:rsidR="00F3723C">
        <w:rPr>
          <w:rStyle w:val="Kommentarzeichen"/>
        </w:rPr>
        <w:commentReference w:id="90"/>
      </w:r>
      <w:commentRangeEnd w:id="91"/>
      <w:r w:rsidR="00947839">
        <w:rPr>
          <w:rStyle w:val="Kommentarzeichen"/>
        </w:rPr>
        <w:commentReference w:id="91"/>
      </w:r>
    </w:p>
    <w:p w14:paraId="5B95A2FA" w14:textId="77777777" w:rsidR="00D01DE7" w:rsidRDefault="00D01DE7" w:rsidP="00D01DE7">
      <w:pPr>
        <w:spacing w:line="276" w:lineRule="auto"/>
      </w:pPr>
    </w:p>
    <w:p w14:paraId="169A34A1" w14:textId="77777777" w:rsidR="00D01DE7" w:rsidRDefault="00D01DE7" w:rsidP="00D01DE7">
      <w:pPr>
        <w:spacing w:line="276" w:lineRule="auto"/>
      </w:pPr>
      <w:r>
        <w:t>Ihr müsst diese Fragen in eurem Material beantworten:</w:t>
      </w:r>
    </w:p>
    <w:p w14:paraId="34E1B5DE" w14:textId="77777777" w:rsidR="00D01DE7" w:rsidRDefault="00D01DE7" w:rsidP="00D01DE7">
      <w:pPr>
        <w:spacing w:line="276" w:lineRule="auto"/>
        <w:ind w:firstLine="708"/>
      </w:pPr>
      <w:r>
        <w:t>a) Warum ist das Thema wichtig?</w:t>
      </w:r>
    </w:p>
    <w:p w14:paraId="520AD406" w14:textId="77777777" w:rsidR="00D01DE7" w:rsidRDefault="00D01DE7" w:rsidP="00D01DE7">
      <w:pPr>
        <w:spacing w:line="276" w:lineRule="auto"/>
        <w:ind w:firstLine="708"/>
      </w:pPr>
      <w:r>
        <w:t>b) Was muss man unbedingt wissen?</w:t>
      </w:r>
    </w:p>
    <w:p w14:paraId="0474C3DF" w14:textId="6523D15C" w:rsidR="00D01DE7" w:rsidRDefault="00D01DE7" w:rsidP="00D01DE7">
      <w:pPr>
        <w:spacing w:line="276" w:lineRule="auto"/>
        <w:ind w:firstLine="708"/>
      </w:pPr>
      <w:r>
        <w:t xml:space="preserve">c) Stellt die wichtigsten </w:t>
      </w:r>
      <w:r w:rsidR="006B2D5B">
        <w:t>Dinge</w:t>
      </w:r>
      <w:r>
        <w:t xml:space="preserve"> als Bild, Video oder Interview vor.</w:t>
      </w:r>
    </w:p>
    <w:p w14:paraId="0E8B05C0" w14:textId="022EDBDB" w:rsidR="00D01DE7" w:rsidRDefault="00D01DE7" w:rsidP="00D01DE7">
      <w:pPr>
        <w:spacing w:line="276" w:lineRule="auto"/>
        <w:ind w:left="851" w:hanging="143"/>
      </w:pPr>
      <w:r>
        <w:t xml:space="preserve">d) Wo gibt es weitere Informationen, wenn man mehr darüber wissen will? </w:t>
      </w:r>
      <w:r w:rsidR="0047366F">
        <w:br/>
      </w:r>
      <w:r>
        <w:t>Oder an wen kann man sich wenden?</w:t>
      </w:r>
    </w:p>
    <w:p w14:paraId="06685206" w14:textId="77777777" w:rsidR="00D01DE7" w:rsidRDefault="00D01DE7" w:rsidP="00D01DE7">
      <w:pPr>
        <w:spacing w:line="276" w:lineRule="auto"/>
      </w:pPr>
    </w:p>
    <w:p w14:paraId="6B1F574A" w14:textId="77777777" w:rsidR="00D01DE7" w:rsidRDefault="00D01DE7" w:rsidP="00D01DE7">
      <w:pPr>
        <w:spacing w:line="276" w:lineRule="auto"/>
      </w:pPr>
      <w:r>
        <w:t>Aufbau des Materials:</w:t>
      </w:r>
    </w:p>
    <w:p w14:paraId="2C64AB0B" w14:textId="77777777" w:rsidR="00D01DE7" w:rsidRDefault="00D01DE7" w:rsidP="00D01DE7">
      <w:pPr>
        <w:spacing w:line="276" w:lineRule="auto"/>
      </w:pPr>
      <w:r>
        <w:t>– Beginnt mit einer schön gestalteten Titelseite.</w:t>
      </w:r>
    </w:p>
    <w:p w14:paraId="2D0293E6" w14:textId="77777777" w:rsidR="00D01DE7" w:rsidRDefault="00D01DE7" w:rsidP="00D01DE7">
      <w:pPr>
        <w:spacing w:line="276" w:lineRule="auto"/>
      </w:pPr>
      <w:r>
        <w:t>– Macht mindestens vier Seiten mit den Inhalten zu den Punkten a) bis d).</w:t>
      </w:r>
    </w:p>
    <w:p w14:paraId="56F09C4B" w14:textId="77777777" w:rsidR="00D01DE7" w:rsidRDefault="00D01DE7" w:rsidP="00D01DE7">
      <w:pPr>
        <w:spacing w:line="276" w:lineRule="auto"/>
      </w:pPr>
      <w:r>
        <w:t>– Fügt gerne Bilder, Texte, Videos und Tonaufnahmen ein.</w:t>
      </w:r>
    </w:p>
    <w:p w14:paraId="67A8DCDC" w14:textId="77777777" w:rsidR="00D01DE7" w:rsidRPr="00F36CB3" w:rsidRDefault="00D01DE7" w:rsidP="00D01DE7">
      <w:pPr>
        <w:spacing w:line="276" w:lineRule="auto"/>
      </w:pPr>
    </w:p>
    <w:p w14:paraId="542DC82D" w14:textId="77777777" w:rsidR="00D01DE7" w:rsidRDefault="00D01DE7" w:rsidP="00D01DE7">
      <w:pPr>
        <w:spacing w:line="276" w:lineRule="auto"/>
      </w:pPr>
      <w:r>
        <w:t xml:space="preserve">_ _ _ _ _ _ _ _ _ _ _ _ _ _ _ _ _ _ _ _ _ _ _ _ _ _ _ _ _ _ _ _ _ _ _ _ _ _ _ _ _ _ _ _ _ _ __ _ _ _ _ _ _ _ _ _ _ _ </w:t>
      </w:r>
    </w:p>
    <w:p w14:paraId="7B654188" w14:textId="77777777" w:rsidR="00D01DE7" w:rsidRDefault="00D01DE7" w:rsidP="00D01DE7">
      <w:pPr>
        <w:spacing w:line="276" w:lineRule="auto"/>
      </w:pPr>
    </w:p>
    <w:p w14:paraId="4040033E" w14:textId="32E3BF9B" w:rsidR="006D6762" w:rsidRPr="00D01DE7" w:rsidRDefault="006D6762" w:rsidP="006D6762">
      <w:pPr>
        <w:spacing w:line="276" w:lineRule="auto"/>
        <w:rPr>
          <w:b/>
          <w:bCs/>
        </w:rPr>
      </w:pPr>
      <w:r w:rsidRPr="00D01DE7">
        <w:rPr>
          <w:b/>
          <w:bCs/>
        </w:rPr>
        <w:t xml:space="preserve">Gruppe 4 </w:t>
      </w:r>
      <w:r w:rsidR="0049401C">
        <w:rPr>
          <w:b/>
          <w:bCs/>
        </w:rPr>
        <w:t xml:space="preserve">– </w:t>
      </w:r>
      <w:r w:rsidRPr="00D01DE7">
        <w:rPr>
          <w:b/>
          <w:bCs/>
        </w:rPr>
        <w:t>Unsere Informationen zum Thema Händewaschen</w:t>
      </w:r>
    </w:p>
    <w:p w14:paraId="7146FE00" w14:textId="77777777" w:rsidR="0047366F" w:rsidRDefault="0049401C" w:rsidP="0049401C">
      <w:pPr>
        <w:spacing w:line="276" w:lineRule="auto"/>
      </w:pPr>
      <w:r>
        <w:t xml:space="preserve">Mit einer oder mehreren Apps erstellt ihr ein Informationsmaterial zu eurem Thema. </w:t>
      </w:r>
    </w:p>
    <w:p w14:paraId="7B4B4BBE" w14:textId="5AB51DD9" w:rsidR="0049401C" w:rsidRDefault="0049401C" w:rsidP="0049401C">
      <w:pPr>
        <w:spacing w:line="276" w:lineRule="auto"/>
      </w:pPr>
      <w:commentRangeStart w:id="92"/>
      <w:r>
        <w:t>Nutzt die Werkzeuge / Apps, die euch eure Lehrkraft empfohlen hat.</w:t>
      </w:r>
      <w:commentRangeEnd w:id="92"/>
      <w:r w:rsidR="00F3723C">
        <w:rPr>
          <w:rStyle w:val="Kommentarzeichen"/>
        </w:rPr>
        <w:commentReference w:id="92"/>
      </w:r>
    </w:p>
    <w:p w14:paraId="12A5B3BC" w14:textId="77777777" w:rsidR="0049401C" w:rsidRDefault="0049401C" w:rsidP="0049401C">
      <w:pPr>
        <w:spacing w:line="276" w:lineRule="auto"/>
      </w:pPr>
    </w:p>
    <w:p w14:paraId="79ECE293" w14:textId="77777777" w:rsidR="0049401C" w:rsidRDefault="0049401C" w:rsidP="0049401C">
      <w:pPr>
        <w:spacing w:line="276" w:lineRule="auto"/>
      </w:pPr>
      <w:r>
        <w:t>Ihr müsst diese Fragen in eurem Material beantworten:</w:t>
      </w:r>
    </w:p>
    <w:p w14:paraId="0FBD12D9" w14:textId="77777777" w:rsidR="0049401C" w:rsidRDefault="0049401C" w:rsidP="0049401C">
      <w:pPr>
        <w:spacing w:line="276" w:lineRule="auto"/>
        <w:ind w:firstLine="708"/>
      </w:pPr>
      <w:r>
        <w:t>a) Warum ist das Thema wichtig?</w:t>
      </w:r>
    </w:p>
    <w:p w14:paraId="6388C29B" w14:textId="77777777" w:rsidR="0049401C" w:rsidRDefault="0049401C" w:rsidP="0049401C">
      <w:pPr>
        <w:spacing w:line="276" w:lineRule="auto"/>
        <w:ind w:firstLine="708"/>
      </w:pPr>
      <w:r>
        <w:t>b) Was muss man unbedingt wissen?</w:t>
      </w:r>
    </w:p>
    <w:p w14:paraId="109EA1DB" w14:textId="2553ED26" w:rsidR="0049401C" w:rsidRDefault="0049401C" w:rsidP="0049401C">
      <w:pPr>
        <w:spacing w:line="276" w:lineRule="auto"/>
        <w:ind w:firstLine="708"/>
      </w:pPr>
      <w:r>
        <w:t xml:space="preserve">c) Stellt die wichtigsten </w:t>
      </w:r>
      <w:r w:rsidR="006B2D5B">
        <w:t>Dinge</w:t>
      </w:r>
      <w:r>
        <w:t xml:space="preserve"> als Bild, Video oder Interview vor.</w:t>
      </w:r>
    </w:p>
    <w:p w14:paraId="30B41777" w14:textId="4B8B339F" w:rsidR="0049401C" w:rsidRDefault="0049401C" w:rsidP="0049401C">
      <w:pPr>
        <w:spacing w:line="276" w:lineRule="auto"/>
        <w:ind w:left="851" w:hanging="143"/>
      </w:pPr>
      <w:r>
        <w:t xml:space="preserve">d) Wo gibt es weitere Informationen, wenn man mehr darüber wissen will? </w:t>
      </w:r>
      <w:r w:rsidR="0047366F">
        <w:br/>
      </w:r>
      <w:r>
        <w:t>Oder an wen kann man sich wenden?</w:t>
      </w:r>
    </w:p>
    <w:p w14:paraId="07F4FFF5" w14:textId="77777777" w:rsidR="0049401C" w:rsidRDefault="0049401C" w:rsidP="0049401C">
      <w:pPr>
        <w:spacing w:line="276" w:lineRule="auto"/>
      </w:pPr>
    </w:p>
    <w:p w14:paraId="5D0C17AB" w14:textId="77777777" w:rsidR="0049401C" w:rsidRDefault="0049401C" w:rsidP="0049401C">
      <w:pPr>
        <w:spacing w:line="276" w:lineRule="auto"/>
      </w:pPr>
      <w:r>
        <w:t>Aufbau des Materials:</w:t>
      </w:r>
    </w:p>
    <w:p w14:paraId="33F4E7C5" w14:textId="77777777" w:rsidR="0049401C" w:rsidRDefault="0049401C" w:rsidP="0049401C">
      <w:pPr>
        <w:spacing w:line="276" w:lineRule="auto"/>
      </w:pPr>
      <w:r>
        <w:lastRenderedPageBreak/>
        <w:t>– Beginnt mit einer schön gestalteten Titelseite.</w:t>
      </w:r>
    </w:p>
    <w:p w14:paraId="556C3294" w14:textId="77777777" w:rsidR="0049401C" w:rsidRDefault="0049401C" w:rsidP="0049401C">
      <w:pPr>
        <w:spacing w:line="276" w:lineRule="auto"/>
      </w:pPr>
      <w:r>
        <w:t>– Macht mindestens vier Seiten mit den Inhalten zu den Punkten a) bis d).</w:t>
      </w:r>
    </w:p>
    <w:p w14:paraId="172F448E" w14:textId="45387976" w:rsidR="006D6762" w:rsidRPr="000F7CC8" w:rsidRDefault="0049401C" w:rsidP="0049401C">
      <w:pPr>
        <w:spacing w:line="276" w:lineRule="auto"/>
        <w:rPr>
          <w:rFonts w:cstheme="minorHAnsi"/>
          <w:color w:val="FF0000"/>
          <w:sz w:val="24"/>
          <w:szCs w:val="24"/>
          <w:highlight w:val="lightGray"/>
        </w:rPr>
        <w:sectPr w:rsidR="006D6762" w:rsidRPr="000F7CC8" w:rsidSect="004B4488">
          <w:pgSz w:w="11906" w:h="16838"/>
          <w:pgMar w:top="1134" w:right="1134" w:bottom="1418" w:left="1418" w:header="709" w:footer="709" w:gutter="0"/>
          <w:cols w:space="708"/>
          <w:docGrid w:linePitch="360"/>
        </w:sectPr>
      </w:pPr>
      <w:r>
        <w:t>– Fügt gerne Bilder, Texte, Videos und Tonaufnahmen ein.</w:t>
      </w:r>
    </w:p>
    <w:p w14:paraId="0B65B31D" w14:textId="58DACB18" w:rsidR="004B4488" w:rsidRPr="000F7CC8" w:rsidRDefault="004B4488" w:rsidP="004B4488">
      <w:pPr>
        <w:spacing w:line="276" w:lineRule="auto"/>
        <w:rPr>
          <w:rFonts w:cstheme="minorHAnsi"/>
          <w:color w:val="FF0000"/>
          <w:sz w:val="24"/>
          <w:szCs w:val="24"/>
        </w:rPr>
      </w:pPr>
      <w:r w:rsidRPr="000F7CC8">
        <w:rPr>
          <w:rFonts w:cstheme="minorHAnsi"/>
          <w:color w:val="FF0000"/>
          <w:sz w:val="24"/>
          <w:szCs w:val="24"/>
          <w:highlight w:val="lightGray"/>
        </w:rPr>
        <w:lastRenderedPageBreak/>
        <w:t>((Seite 1</w:t>
      </w:r>
      <w:r w:rsidR="0049401C">
        <w:rPr>
          <w:rFonts w:cstheme="minorHAnsi"/>
          <w:color w:val="FF0000"/>
          <w:sz w:val="24"/>
          <w:szCs w:val="24"/>
          <w:highlight w:val="lightGray"/>
        </w:rPr>
        <w:t>2</w:t>
      </w:r>
      <w:r>
        <w:rPr>
          <w:rFonts w:cstheme="minorHAnsi"/>
          <w:color w:val="FF0000"/>
          <w:sz w:val="24"/>
          <w:szCs w:val="24"/>
          <w:highlight w:val="lightGray"/>
        </w:rPr>
        <w:t xml:space="preserve"> //</w:t>
      </w:r>
      <w:r w:rsidRPr="00781935">
        <w:rPr>
          <w:rFonts w:cstheme="minorHAnsi"/>
          <w:color w:val="FF0000"/>
          <w:sz w:val="24"/>
          <w:szCs w:val="24"/>
          <w:highlight w:val="yellow"/>
        </w:rPr>
        <w:t xml:space="preserve"> @Satz: Die Ampel soll – wie hier – eine ganze Seite füllen))</w:t>
      </w:r>
      <w:r w:rsidRPr="000F7CC8">
        <w:rPr>
          <w:rFonts w:cstheme="minorHAnsi"/>
          <w:color w:val="FF0000"/>
          <w:sz w:val="24"/>
          <w:szCs w:val="24"/>
        </w:rPr>
        <w:t xml:space="preserve"> </w:t>
      </w:r>
    </w:p>
    <w:p w14:paraId="57950380" w14:textId="77777777" w:rsidR="004B4488" w:rsidRDefault="004B4488" w:rsidP="004B4488">
      <w:pPr>
        <w:spacing w:line="276" w:lineRule="auto"/>
        <w:rPr>
          <w:b/>
          <w:bCs/>
          <w:sz w:val="28"/>
          <w:szCs w:val="28"/>
        </w:rPr>
      </w:pPr>
      <w:r w:rsidRPr="006F3543">
        <w:rPr>
          <w:b/>
          <w:bCs/>
          <w:sz w:val="28"/>
          <w:szCs w:val="28"/>
        </w:rPr>
        <w:t>Arbeitsblatt 3</w:t>
      </w:r>
    </w:p>
    <w:p w14:paraId="0AB42689" w14:textId="77777777" w:rsidR="004B4488" w:rsidRDefault="004B4488" w:rsidP="004B4488">
      <w:pPr>
        <w:spacing w:after="0" w:line="240" w:lineRule="auto"/>
        <w:rPr>
          <w:rFonts w:cstheme="minorHAnsi"/>
          <w:b/>
          <w:bCs/>
          <w:sz w:val="28"/>
          <w:szCs w:val="28"/>
        </w:rPr>
      </w:pPr>
      <w:commentRangeStart w:id="93"/>
      <w:commentRangeStart w:id="94"/>
      <w:r w:rsidRPr="00885B3C">
        <w:rPr>
          <w:rFonts w:cstheme="minorHAnsi"/>
          <w:b/>
          <w:bCs/>
          <w:sz w:val="28"/>
          <w:szCs w:val="28"/>
        </w:rPr>
        <w:t xml:space="preserve">Die </w:t>
      </w:r>
      <w:r>
        <w:rPr>
          <w:rFonts w:cstheme="minorHAnsi"/>
          <w:b/>
          <w:bCs/>
          <w:sz w:val="28"/>
          <w:szCs w:val="28"/>
        </w:rPr>
        <w:t>Medienampel</w:t>
      </w:r>
      <w:r w:rsidRPr="00885B3C">
        <w:rPr>
          <w:rFonts w:cstheme="minorHAnsi"/>
          <w:b/>
          <w:bCs/>
          <w:sz w:val="28"/>
          <w:szCs w:val="28"/>
        </w:rPr>
        <w:t>: rot, gelb oder grün?</w:t>
      </w:r>
      <w:commentRangeEnd w:id="93"/>
      <w:r w:rsidR="00F3723C">
        <w:rPr>
          <w:rStyle w:val="Kommentarzeichen"/>
        </w:rPr>
        <w:commentReference w:id="93"/>
      </w:r>
      <w:commentRangeEnd w:id="94"/>
      <w:r w:rsidR="00CC3D90">
        <w:rPr>
          <w:rStyle w:val="Kommentarzeichen"/>
        </w:rPr>
        <w:commentReference w:id="94"/>
      </w:r>
    </w:p>
    <w:p w14:paraId="099B5AB1" w14:textId="77777777" w:rsidR="0047366F" w:rsidRPr="00885B3C" w:rsidRDefault="0047366F" w:rsidP="004B4488">
      <w:pPr>
        <w:spacing w:after="0" w:line="240" w:lineRule="auto"/>
        <w:rPr>
          <w:rFonts w:cstheme="minorHAnsi"/>
          <w:b/>
          <w:bCs/>
          <w:sz w:val="28"/>
          <w:szCs w:val="28"/>
        </w:rPr>
      </w:pPr>
    </w:p>
    <w:p w14:paraId="39D1B033" w14:textId="6B7A65EC" w:rsidR="0047366F" w:rsidRDefault="0047366F" w:rsidP="004B4488">
      <w:pPr>
        <w:spacing w:line="276" w:lineRule="auto"/>
        <w:rPr>
          <w:rStyle w:val="Hyperlink"/>
          <w:i/>
          <w:iCs/>
          <w:color w:val="auto"/>
          <w:u w:val="none"/>
        </w:rPr>
      </w:pPr>
      <w:r>
        <w:rPr>
          <w:rStyle w:val="Hyperlink"/>
          <w:i/>
          <w:iCs/>
          <w:color w:val="auto"/>
          <w:u w:val="none"/>
        </w:rPr>
        <w:t>Schneide zuerst die sechs Kärtchen auf der nächsten Seite aus.</w:t>
      </w:r>
    </w:p>
    <w:p w14:paraId="3C3711DD" w14:textId="1339114D" w:rsidR="004B4488" w:rsidRPr="001D2326" w:rsidRDefault="0047366F" w:rsidP="004B4488">
      <w:pPr>
        <w:spacing w:line="276" w:lineRule="auto"/>
        <w:rPr>
          <w:rStyle w:val="Hyperlink"/>
          <w:i/>
          <w:iCs/>
          <w:color w:val="auto"/>
          <w:u w:val="none"/>
        </w:rPr>
      </w:pPr>
      <w:r>
        <w:rPr>
          <w:rStyle w:val="Hyperlink"/>
          <w:i/>
          <w:iCs/>
          <w:color w:val="auto"/>
          <w:u w:val="none"/>
        </w:rPr>
        <w:t>I</w:t>
      </w:r>
      <w:r w:rsidR="004B4488">
        <w:rPr>
          <w:rStyle w:val="Hyperlink"/>
          <w:i/>
          <w:iCs/>
          <w:color w:val="auto"/>
          <w:u w:val="none"/>
        </w:rPr>
        <w:t xml:space="preserve">n der Gruppe: </w:t>
      </w:r>
      <w:r w:rsidR="004B4488" w:rsidRPr="001D2326">
        <w:rPr>
          <w:rStyle w:val="Hyperlink"/>
          <w:i/>
          <w:iCs/>
          <w:color w:val="auto"/>
          <w:u w:val="none"/>
        </w:rPr>
        <w:t xml:space="preserve">Lest </w:t>
      </w:r>
      <w:r>
        <w:rPr>
          <w:rStyle w:val="Hyperlink"/>
          <w:i/>
          <w:iCs/>
          <w:color w:val="auto"/>
          <w:u w:val="none"/>
        </w:rPr>
        <w:t xml:space="preserve">jetzt </w:t>
      </w:r>
      <w:r w:rsidR="004B4488" w:rsidRPr="001D2326">
        <w:rPr>
          <w:rStyle w:val="Hyperlink"/>
          <w:i/>
          <w:iCs/>
          <w:color w:val="auto"/>
          <w:u w:val="none"/>
        </w:rPr>
        <w:t>diese Situationen</w:t>
      </w:r>
      <w:r w:rsidR="004B4488">
        <w:rPr>
          <w:rStyle w:val="Hyperlink"/>
          <w:i/>
          <w:iCs/>
          <w:color w:val="auto"/>
          <w:u w:val="none"/>
        </w:rPr>
        <w:t>. E</w:t>
      </w:r>
      <w:r w:rsidR="004B4488" w:rsidRPr="001D2326">
        <w:rPr>
          <w:rStyle w:val="Hyperlink"/>
          <w:i/>
          <w:iCs/>
          <w:color w:val="auto"/>
          <w:u w:val="none"/>
        </w:rPr>
        <w:t>ntscheidet zusammen, auf welches Farbfeld ihr das Kärtchen legen wollt. Es sollte auf jeder Farbe etwas zu finden sein.</w:t>
      </w:r>
    </w:p>
    <w:p w14:paraId="27B518B0" w14:textId="77777777" w:rsidR="004B4488" w:rsidRDefault="004B4488" w:rsidP="004B4488">
      <w:pPr>
        <w:spacing w:line="276" w:lineRule="auto"/>
        <w:rPr>
          <w:rFonts w:cstheme="minorHAnsi"/>
          <w:i/>
          <w:iCs/>
        </w:rPr>
      </w:pPr>
      <w:r w:rsidRPr="00781935">
        <w:rPr>
          <w:rFonts w:cstheme="minorHAnsi"/>
          <w:i/>
          <w:iCs/>
          <w:highlight w:val="red"/>
        </w:rPr>
        <w:t>Rot</w:t>
      </w:r>
      <w:r w:rsidRPr="001D2326">
        <w:rPr>
          <w:rFonts w:cstheme="minorHAnsi"/>
          <w:i/>
          <w:iCs/>
        </w:rPr>
        <w:t xml:space="preserve"> bedeutet „</w:t>
      </w:r>
      <w:r>
        <w:rPr>
          <w:rFonts w:cstheme="minorHAnsi"/>
          <w:i/>
          <w:iCs/>
        </w:rPr>
        <w:t>D</w:t>
      </w:r>
      <w:r w:rsidRPr="001D2326">
        <w:rPr>
          <w:rFonts w:cstheme="minorHAnsi"/>
          <w:i/>
          <w:iCs/>
        </w:rPr>
        <w:t xml:space="preserve">ringend Pause machen, </w:t>
      </w:r>
      <w:r>
        <w:rPr>
          <w:rFonts w:cstheme="minorHAnsi"/>
          <w:i/>
          <w:iCs/>
        </w:rPr>
        <w:t>die Zeit</w:t>
      </w:r>
      <w:r w:rsidRPr="001D2326">
        <w:rPr>
          <w:rFonts w:cstheme="minorHAnsi"/>
          <w:i/>
          <w:iCs/>
        </w:rPr>
        <w:t xml:space="preserve"> der Mediennutzung dringend reduzieren“. </w:t>
      </w:r>
    </w:p>
    <w:p w14:paraId="6980E3C3" w14:textId="77777777" w:rsidR="004B4488" w:rsidRDefault="004B4488" w:rsidP="004B4488">
      <w:pPr>
        <w:spacing w:line="276" w:lineRule="auto"/>
        <w:rPr>
          <w:rFonts w:cstheme="minorHAnsi"/>
          <w:i/>
          <w:iCs/>
        </w:rPr>
      </w:pPr>
      <w:r w:rsidRPr="00781935">
        <w:rPr>
          <w:rFonts w:cstheme="minorHAnsi"/>
          <w:i/>
          <w:iCs/>
          <w:highlight w:val="yellow"/>
        </w:rPr>
        <w:t>Gelb</w:t>
      </w:r>
      <w:r w:rsidRPr="001D2326">
        <w:rPr>
          <w:rFonts w:cstheme="minorHAnsi"/>
          <w:i/>
          <w:iCs/>
        </w:rPr>
        <w:t xml:space="preserve"> bedeutet „Bald eine Pause nötig, </w:t>
      </w:r>
      <w:r>
        <w:rPr>
          <w:rFonts w:cstheme="minorHAnsi"/>
          <w:i/>
          <w:iCs/>
        </w:rPr>
        <w:t>auf die Zeit</w:t>
      </w:r>
      <w:r w:rsidRPr="001D2326">
        <w:rPr>
          <w:rFonts w:cstheme="minorHAnsi"/>
          <w:i/>
          <w:iCs/>
        </w:rPr>
        <w:t xml:space="preserve"> der Mediennutzung </w:t>
      </w:r>
      <w:r>
        <w:rPr>
          <w:rFonts w:cstheme="minorHAnsi"/>
          <w:i/>
          <w:iCs/>
        </w:rPr>
        <w:t>achten</w:t>
      </w:r>
      <w:r w:rsidRPr="001D2326">
        <w:rPr>
          <w:rFonts w:cstheme="minorHAnsi"/>
          <w:i/>
          <w:iCs/>
        </w:rPr>
        <w:t xml:space="preserve">“. </w:t>
      </w:r>
    </w:p>
    <w:p w14:paraId="10AEA927" w14:textId="77777777" w:rsidR="004B4488" w:rsidRDefault="004B4488" w:rsidP="004B4488">
      <w:pPr>
        <w:spacing w:line="276" w:lineRule="auto"/>
        <w:rPr>
          <w:color w:val="FF0000"/>
        </w:rPr>
      </w:pPr>
      <w:r w:rsidRPr="00781935">
        <w:rPr>
          <w:rFonts w:cstheme="minorHAnsi"/>
          <w:i/>
          <w:iCs/>
          <w:highlight w:val="green"/>
        </w:rPr>
        <w:t>Grün</w:t>
      </w:r>
      <w:r w:rsidRPr="001D2326">
        <w:rPr>
          <w:rFonts w:cstheme="minorHAnsi"/>
          <w:i/>
          <w:iCs/>
        </w:rPr>
        <w:t xml:space="preserve"> bedeutet „Alles </w:t>
      </w:r>
      <w:r>
        <w:rPr>
          <w:rFonts w:cstheme="minorHAnsi"/>
          <w:i/>
          <w:iCs/>
        </w:rPr>
        <w:t>gut</w:t>
      </w:r>
      <w:r w:rsidRPr="001D2326">
        <w:rPr>
          <w:rFonts w:cstheme="minorHAnsi"/>
          <w:i/>
          <w:iCs/>
        </w:rPr>
        <w:t>, aber aufmerksam bleiben“</w:t>
      </w:r>
      <w:r>
        <w:rPr>
          <w:rFonts w:cstheme="minorHAnsi"/>
          <w:i/>
          <w:iCs/>
        </w:rPr>
        <w:t>.</w:t>
      </w:r>
    </w:p>
    <w:p w14:paraId="179BF392" w14:textId="77777777" w:rsidR="004B4488" w:rsidRPr="000F7CC8" w:rsidRDefault="004B4488" w:rsidP="004B4488">
      <w:pPr>
        <w:rPr>
          <w:color w:val="FF0000"/>
        </w:rPr>
      </w:pPr>
      <w:r>
        <w:rPr>
          <w:noProof/>
          <w:color w:val="FF0000"/>
        </w:rPr>
        <mc:AlternateContent>
          <mc:Choice Requires="wps">
            <w:drawing>
              <wp:anchor distT="0" distB="0" distL="114300" distR="114300" simplePos="0" relativeHeight="251687936" behindDoc="0" locked="0" layoutInCell="1" allowOverlap="1" wp14:anchorId="504407DD" wp14:editId="5CEE7CC1">
                <wp:simplePos x="0" y="0"/>
                <wp:positionH relativeFrom="margin">
                  <wp:posOffset>31857</wp:posOffset>
                </wp:positionH>
                <wp:positionV relativeFrom="paragraph">
                  <wp:posOffset>47098</wp:posOffset>
                </wp:positionV>
                <wp:extent cx="5727939" cy="2208362"/>
                <wp:effectExtent l="0" t="0" r="25400" b="20955"/>
                <wp:wrapNone/>
                <wp:docPr id="241902094" name="Rechteck 5"/>
                <wp:cNvGraphicFramePr/>
                <a:graphic xmlns:a="http://schemas.openxmlformats.org/drawingml/2006/main">
                  <a:graphicData uri="http://schemas.microsoft.com/office/word/2010/wordprocessingShape">
                    <wps:wsp>
                      <wps:cNvSpPr/>
                      <wps:spPr>
                        <a:xfrm>
                          <a:off x="0" y="0"/>
                          <a:ext cx="5727939" cy="2208362"/>
                        </a:xfrm>
                        <a:prstGeom prst="rect">
                          <a:avLst/>
                        </a:prstGeom>
                        <a:solidFill>
                          <a:srgbClr val="FF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FB0BC" id="Rechteck 5" o:spid="_x0000_s1026" style="position:absolute;margin-left:2.5pt;margin-top:3.7pt;width:451pt;height:173.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" fillcolor="red" strokecolor="#172c51" strokeweight="1pt">
                <w10:wrap anchorx="margin"/>
              </v:rect>
            </w:pict>
          </mc:Fallback>
        </mc:AlternateContent>
      </w:r>
    </w:p>
    <w:p w14:paraId="54DBD692" w14:textId="77777777" w:rsidR="004B4488" w:rsidRPr="000F7CC8" w:rsidRDefault="004B4488" w:rsidP="004B4488">
      <w:pPr>
        <w:rPr>
          <w:color w:val="FF0000"/>
        </w:rPr>
      </w:pPr>
    </w:p>
    <w:p w14:paraId="10C3712A" w14:textId="77777777" w:rsidR="004B4488" w:rsidRPr="000F7CC8" w:rsidRDefault="004B4488" w:rsidP="004B4488">
      <w:pPr>
        <w:rPr>
          <w:color w:val="FF0000"/>
        </w:rPr>
      </w:pPr>
    </w:p>
    <w:p w14:paraId="34D90EBB" w14:textId="77777777" w:rsidR="004B4488" w:rsidRPr="000F7CC8" w:rsidRDefault="004B4488" w:rsidP="004B4488">
      <w:pPr>
        <w:rPr>
          <w:color w:val="FF0000"/>
        </w:rPr>
      </w:pPr>
    </w:p>
    <w:p w14:paraId="0616F7CD" w14:textId="77777777" w:rsidR="004B4488" w:rsidRPr="000F7CC8" w:rsidRDefault="004B4488" w:rsidP="004B4488">
      <w:pPr>
        <w:rPr>
          <w:color w:val="FF0000"/>
        </w:rPr>
      </w:pPr>
    </w:p>
    <w:p w14:paraId="3A2D1B1C" w14:textId="77777777" w:rsidR="004B4488" w:rsidRPr="000F7CC8" w:rsidRDefault="004B4488" w:rsidP="004B4488">
      <w:pPr>
        <w:rPr>
          <w:color w:val="FF0000"/>
        </w:rPr>
      </w:pPr>
    </w:p>
    <w:p w14:paraId="6F75DE61" w14:textId="77777777" w:rsidR="004B4488" w:rsidRPr="000F7CC8" w:rsidRDefault="004B4488" w:rsidP="004B4488">
      <w:pPr>
        <w:rPr>
          <w:color w:val="FF0000"/>
        </w:rPr>
      </w:pPr>
    </w:p>
    <w:p w14:paraId="17E12DF2" w14:textId="77777777" w:rsidR="004B4488" w:rsidRPr="000F7CC8" w:rsidRDefault="004B4488" w:rsidP="004B4488">
      <w:pPr>
        <w:rPr>
          <w:color w:val="FF0000"/>
        </w:rPr>
      </w:pPr>
    </w:p>
    <w:p w14:paraId="34AC5663" w14:textId="77777777" w:rsidR="004B4488" w:rsidRPr="000F7CC8" w:rsidRDefault="004B4488" w:rsidP="004B4488">
      <w:pPr>
        <w:rPr>
          <w:color w:val="FF0000"/>
        </w:rPr>
      </w:pPr>
    </w:p>
    <w:p w14:paraId="527AD3A7" w14:textId="77777777" w:rsidR="004B4488" w:rsidRPr="000F7CC8" w:rsidRDefault="004B4488" w:rsidP="004B4488">
      <w:pPr>
        <w:rPr>
          <w:color w:val="FF0000"/>
        </w:rPr>
      </w:pPr>
      <w:r>
        <w:rPr>
          <w:noProof/>
          <w:color w:val="FF0000"/>
        </w:rPr>
        <mc:AlternateContent>
          <mc:Choice Requires="wps">
            <w:drawing>
              <wp:anchor distT="0" distB="0" distL="114300" distR="114300" simplePos="0" relativeHeight="251688960" behindDoc="0" locked="0" layoutInCell="1" allowOverlap="1" wp14:anchorId="4434DF4A" wp14:editId="3B66F84B">
                <wp:simplePos x="0" y="0"/>
                <wp:positionH relativeFrom="margin">
                  <wp:align>right</wp:align>
                </wp:positionH>
                <wp:positionV relativeFrom="paragraph">
                  <wp:posOffset>9069</wp:posOffset>
                </wp:positionV>
                <wp:extent cx="5745193" cy="1958196"/>
                <wp:effectExtent l="0" t="0" r="27305" b="23495"/>
                <wp:wrapNone/>
                <wp:docPr id="1574849035" name="Rechteck 5"/>
                <wp:cNvGraphicFramePr/>
                <a:graphic xmlns:a="http://schemas.openxmlformats.org/drawingml/2006/main">
                  <a:graphicData uri="http://schemas.microsoft.com/office/word/2010/wordprocessingShape">
                    <wps:wsp>
                      <wps:cNvSpPr/>
                      <wps:spPr>
                        <a:xfrm>
                          <a:off x="0" y="0"/>
                          <a:ext cx="5745193" cy="1958196"/>
                        </a:xfrm>
                        <a:prstGeom prst="rect">
                          <a:avLst/>
                        </a:prstGeom>
                        <a:solidFill>
                          <a:srgbClr val="FFC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616B1" id="Rechteck 5" o:spid="_x0000_s1026" style="position:absolute;margin-left:401.2pt;margin-top:.7pt;width:452.4pt;height:154.2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" fillcolor="#ffc000" strokecolor="#172c51" strokeweight="1pt">
                <w10:wrap anchorx="margin"/>
              </v:rect>
            </w:pict>
          </mc:Fallback>
        </mc:AlternateContent>
      </w:r>
    </w:p>
    <w:p w14:paraId="4D1696A4" w14:textId="77777777" w:rsidR="004B4488" w:rsidRPr="000F7CC8" w:rsidRDefault="004B4488" w:rsidP="004B4488">
      <w:pPr>
        <w:rPr>
          <w:color w:val="FF0000"/>
        </w:rPr>
      </w:pPr>
    </w:p>
    <w:p w14:paraId="769DFDC6" w14:textId="77777777" w:rsidR="004B4488" w:rsidRPr="000F7CC8" w:rsidRDefault="004B4488" w:rsidP="004B4488">
      <w:pPr>
        <w:rPr>
          <w:color w:val="FF0000"/>
        </w:rPr>
      </w:pPr>
    </w:p>
    <w:p w14:paraId="261D79DC" w14:textId="77777777" w:rsidR="004B4488" w:rsidRPr="000F7CC8" w:rsidRDefault="004B4488" w:rsidP="004B4488">
      <w:pPr>
        <w:rPr>
          <w:color w:val="FF0000"/>
        </w:rPr>
      </w:pPr>
    </w:p>
    <w:p w14:paraId="53D8BA2C" w14:textId="77777777" w:rsidR="004B4488" w:rsidRPr="000F7CC8" w:rsidRDefault="004B4488" w:rsidP="004B4488">
      <w:pPr>
        <w:rPr>
          <w:color w:val="FF0000"/>
        </w:rPr>
      </w:pPr>
    </w:p>
    <w:p w14:paraId="3C6B0E3D" w14:textId="77777777" w:rsidR="004B4488" w:rsidRPr="000F7CC8" w:rsidRDefault="004B4488" w:rsidP="004B4488">
      <w:pPr>
        <w:rPr>
          <w:color w:val="FF0000"/>
        </w:rPr>
      </w:pPr>
    </w:p>
    <w:p w14:paraId="720E1558" w14:textId="77777777" w:rsidR="004B4488" w:rsidRPr="000F7CC8" w:rsidRDefault="004B4488" w:rsidP="004B4488">
      <w:pPr>
        <w:rPr>
          <w:color w:val="FF0000"/>
        </w:rPr>
      </w:pPr>
    </w:p>
    <w:p w14:paraId="2155D359" w14:textId="6C9D71A1" w:rsidR="004B4488" w:rsidRPr="000F7CC8" w:rsidRDefault="0047366F" w:rsidP="004B4488">
      <w:pPr>
        <w:rPr>
          <w:color w:val="FF0000"/>
        </w:rPr>
      </w:pPr>
      <w:r>
        <w:rPr>
          <w:noProof/>
          <w:color w:val="FF0000"/>
        </w:rPr>
        <mc:AlternateContent>
          <mc:Choice Requires="wps">
            <w:drawing>
              <wp:anchor distT="0" distB="0" distL="114300" distR="114300" simplePos="0" relativeHeight="251689984" behindDoc="0" locked="0" layoutInCell="1" allowOverlap="1" wp14:anchorId="785029FD" wp14:editId="6F1D1BEE">
                <wp:simplePos x="0" y="0"/>
                <wp:positionH relativeFrom="margin">
                  <wp:align>right</wp:align>
                </wp:positionH>
                <wp:positionV relativeFrom="paragraph">
                  <wp:posOffset>167339</wp:posOffset>
                </wp:positionV>
                <wp:extent cx="5736219" cy="2027208"/>
                <wp:effectExtent l="0" t="0" r="17145" b="11430"/>
                <wp:wrapNone/>
                <wp:docPr id="625353412" name="Rechteck 5"/>
                <wp:cNvGraphicFramePr/>
                <a:graphic xmlns:a="http://schemas.openxmlformats.org/drawingml/2006/main">
                  <a:graphicData uri="http://schemas.microsoft.com/office/word/2010/wordprocessingShape">
                    <wps:wsp>
                      <wps:cNvSpPr/>
                      <wps:spPr>
                        <a:xfrm>
                          <a:off x="0" y="0"/>
                          <a:ext cx="5736219" cy="2027208"/>
                        </a:xfrm>
                        <a:prstGeom prst="rect">
                          <a:avLst/>
                        </a:prstGeom>
                        <a:solidFill>
                          <a:srgbClr val="70AD47"/>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15F55" id="Rechteck 5" o:spid="_x0000_s1026" style="position:absolute;margin-left:400.45pt;margin-top:13.2pt;width:451.65pt;height:159.6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" fillcolor="#70ad47" strokecolor="#172c51" strokeweight="1pt">
                <w10:wrap anchorx="margin"/>
              </v:rect>
            </w:pict>
          </mc:Fallback>
        </mc:AlternateContent>
      </w:r>
    </w:p>
    <w:p w14:paraId="7499B2E7" w14:textId="07DE0CCB" w:rsidR="004B4488" w:rsidRPr="000F7CC8" w:rsidRDefault="004B4488" w:rsidP="004B4488">
      <w:pPr>
        <w:rPr>
          <w:color w:val="FF0000"/>
        </w:rPr>
      </w:pPr>
    </w:p>
    <w:p w14:paraId="47714340" w14:textId="77777777" w:rsidR="004B4488" w:rsidRPr="000F7CC8" w:rsidRDefault="004B4488" w:rsidP="004B4488">
      <w:pPr>
        <w:rPr>
          <w:color w:val="FF0000"/>
        </w:rPr>
      </w:pPr>
    </w:p>
    <w:p w14:paraId="5F2DC77D" w14:textId="77777777" w:rsidR="004B4488" w:rsidRPr="000F7CC8" w:rsidRDefault="004B4488" w:rsidP="004B4488">
      <w:pPr>
        <w:rPr>
          <w:color w:val="FF0000"/>
        </w:rPr>
      </w:pPr>
    </w:p>
    <w:p w14:paraId="7A4AED0F" w14:textId="77777777" w:rsidR="004B4488" w:rsidRPr="000F7CC8" w:rsidRDefault="004B4488" w:rsidP="004B4488">
      <w:pPr>
        <w:rPr>
          <w:color w:val="FF0000"/>
        </w:rPr>
      </w:pPr>
    </w:p>
    <w:p w14:paraId="277552CF" w14:textId="77777777" w:rsidR="004B4488" w:rsidRPr="000F7CC8" w:rsidRDefault="004B4488" w:rsidP="004B4488">
      <w:pPr>
        <w:rPr>
          <w:color w:val="FF0000"/>
        </w:rPr>
      </w:pPr>
    </w:p>
    <w:p w14:paraId="1B6568F0" w14:textId="219DC2B3" w:rsidR="004B4488" w:rsidRPr="000F7CC8" w:rsidRDefault="004B4488" w:rsidP="004B4488">
      <w:pPr>
        <w:spacing w:line="276" w:lineRule="auto"/>
        <w:rPr>
          <w:rFonts w:cstheme="minorHAnsi"/>
          <w:color w:val="FF0000"/>
          <w:sz w:val="24"/>
          <w:szCs w:val="24"/>
        </w:rPr>
      </w:pPr>
      <w:r w:rsidRPr="000F7CC8">
        <w:rPr>
          <w:rFonts w:cstheme="minorHAnsi"/>
          <w:color w:val="FF0000"/>
          <w:sz w:val="24"/>
          <w:szCs w:val="24"/>
          <w:highlight w:val="lightGray"/>
        </w:rPr>
        <w:lastRenderedPageBreak/>
        <w:t>((Seite 1</w:t>
      </w:r>
      <w:r w:rsidR="0049401C">
        <w:rPr>
          <w:rFonts w:cstheme="minorHAnsi"/>
          <w:color w:val="FF0000"/>
          <w:sz w:val="24"/>
          <w:szCs w:val="24"/>
          <w:highlight w:val="lightGray"/>
        </w:rPr>
        <w:t>3</w:t>
      </w:r>
      <w:r w:rsidRPr="000F7CC8">
        <w:rPr>
          <w:rFonts w:cstheme="minorHAnsi"/>
          <w:color w:val="FF0000"/>
          <w:sz w:val="24"/>
          <w:szCs w:val="24"/>
          <w:highlight w:val="lightGray"/>
        </w:rPr>
        <w:t>))</w:t>
      </w:r>
      <w:r w:rsidRPr="000F7CC8">
        <w:rPr>
          <w:rFonts w:cstheme="minorHAnsi"/>
          <w:color w:val="FF0000"/>
          <w:sz w:val="24"/>
          <w:szCs w:val="24"/>
        </w:rPr>
        <w:t xml:space="preserve"> </w:t>
      </w:r>
    </w:p>
    <w:p w14:paraId="0A7FAD51" w14:textId="74C346FD" w:rsidR="00DC2E3F" w:rsidRDefault="00DC2E3F" w:rsidP="004B4488">
      <w:pPr>
        <w:spacing w:line="276" w:lineRule="auto"/>
        <w:rPr>
          <w:rStyle w:val="Hyperlink"/>
          <w:color w:val="auto"/>
          <w:u w:val="none"/>
        </w:rPr>
      </w:pPr>
    </w:p>
    <w:tbl>
      <w:tblPr>
        <w:tblStyle w:val="Tabellenraster"/>
        <w:tblW w:w="9067" w:type="dxa"/>
        <w:tblLook w:val="04A0" w:firstRow="1" w:lastRow="0" w:firstColumn="1" w:lastColumn="0" w:noHBand="0" w:noVBand="1"/>
      </w:tblPr>
      <w:tblGrid>
        <w:gridCol w:w="4531"/>
        <w:gridCol w:w="4536"/>
      </w:tblGrid>
      <w:tr w:rsidR="003F7F29" w:rsidRPr="003F7F29" w14:paraId="4F28DB69" w14:textId="77777777" w:rsidTr="003F7F29">
        <w:tc>
          <w:tcPr>
            <w:tcW w:w="4531" w:type="dxa"/>
            <w:tcBorders>
              <w:bottom w:val="single" w:sz="4" w:space="0" w:color="auto"/>
            </w:tcBorders>
          </w:tcPr>
          <w:p w14:paraId="350384F1" w14:textId="0388997E" w:rsidR="003F7F29" w:rsidRPr="003F7F29" w:rsidRDefault="003F7F29" w:rsidP="00DC2E3F">
            <w:pPr>
              <w:spacing w:line="276" w:lineRule="auto"/>
              <w:rPr>
                <w:rStyle w:val="Hyperlink"/>
                <w:b/>
                <w:bCs/>
                <w:color w:val="auto"/>
                <w:sz w:val="28"/>
                <w:szCs w:val="28"/>
                <w:u w:val="none"/>
              </w:rPr>
            </w:pPr>
            <w:commentRangeStart w:id="95"/>
            <w:commentRangeStart w:id="96"/>
            <w:commentRangeStart w:id="97"/>
            <w:r w:rsidRPr="003F7F29">
              <w:rPr>
                <w:rStyle w:val="Hyperlink"/>
                <w:b/>
                <w:bCs/>
                <w:color w:val="auto"/>
                <w:sz w:val="28"/>
                <w:szCs w:val="28"/>
                <w:u w:val="none"/>
              </w:rPr>
              <w:t>1 Sozialer Rückzug</w:t>
            </w:r>
          </w:p>
          <w:p w14:paraId="09855F35" w14:textId="77777777" w:rsidR="003F7F29" w:rsidRPr="003F7F29" w:rsidRDefault="003F7F29" w:rsidP="00DC2E3F">
            <w:pPr>
              <w:spacing w:line="276" w:lineRule="auto"/>
              <w:rPr>
                <w:rStyle w:val="Hyperlink"/>
                <w:color w:val="auto"/>
                <w:sz w:val="28"/>
                <w:szCs w:val="28"/>
                <w:u w:val="none"/>
              </w:rPr>
            </w:pPr>
          </w:p>
          <w:p w14:paraId="387CDAF1" w14:textId="0B568983" w:rsidR="003F7F29" w:rsidRPr="003F7F29" w:rsidRDefault="00CA39E9" w:rsidP="0004160C">
            <w:pPr>
              <w:spacing w:line="276" w:lineRule="auto"/>
              <w:rPr>
                <w:rStyle w:val="Hyperlink"/>
                <w:color w:val="auto"/>
                <w:sz w:val="28"/>
                <w:szCs w:val="28"/>
                <w:u w:val="none"/>
              </w:rPr>
            </w:pPr>
            <w:r>
              <w:rPr>
                <w:rStyle w:val="Hyperlink"/>
                <w:color w:val="auto"/>
                <w:sz w:val="28"/>
                <w:szCs w:val="28"/>
                <w:u w:val="none"/>
              </w:rPr>
              <w:t>Zeyneb</w:t>
            </w:r>
            <w:r w:rsidR="009E6F60" w:rsidRPr="00CC3D90">
              <w:rPr>
                <w:rStyle w:val="Hyperlink"/>
                <w:color w:val="auto"/>
                <w:sz w:val="28"/>
                <w:szCs w:val="28"/>
                <w:u w:val="none"/>
              </w:rPr>
              <w:t xml:space="preserve"> </w:t>
            </w:r>
            <w:r w:rsidR="003F7F29" w:rsidRPr="00CC3D90">
              <w:rPr>
                <w:rStyle w:val="Hyperlink"/>
                <w:color w:val="auto"/>
                <w:sz w:val="28"/>
                <w:szCs w:val="28"/>
                <w:u w:val="none"/>
              </w:rPr>
              <w:t>verbringt</w:t>
            </w:r>
            <w:r w:rsidR="00607297" w:rsidRPr="00CC3D90">
              <w:rPr>
                <w:rStyle w:val="Hyperlink"/>
                <w:color w:val="auto"/>
                <w:sz w:val="28"/>
                <w:szCs w:val="28"/>
                <w:u w:val="none"/>
              </w:rPr>
              <w:t xml:space="preserve"> seit Tagen</w:t>
            </w:r>
            <w:r w:rsidR="003F7F29" w:rsidRPr="00CC3D90">
              <w:rPr>
                <w:rStyle w:val="Hyperlink"/>
                <w:color w:val="auto"/>
                <w:sz w:val="28"/>
                <w:szCs w:val="28"/>
                <w:u w:val="none"/>
              </w:rPr>
              <w:t xml:space="preserve"> jede </w:t>
            </w:r>
            <w:r w:rsidR="003F7F29" w:rsidRPr="003F7F29">
              <w:rPr>
                <w:rStyle w:val="Hyperlink"/>
                <w:color w:val="auto"/>
                <w:sz w:val="28"/>
                <w:szCs w:val="28"/>
                <w:u w:val="none"/>
              </w:rPr>
              <w:t>Pause damit, auf ihrem Smartphone zu spielen. Ihre Freundinnen treffen sich ohne sie auf dem Schulhof</w:t>
            </w:r>
            <w:r w:rsidR="003F7F29">
              <w:rPr>
                <w:rStyle w:val="Hyperlink"/>
                <w:color w:val="auto"/>
                <w:sz w:val="28"/>
                <w:szCs w:val="28"/>
                <w:u w:val="none"/>
              </w:rPr>
              <w:t xml:space="preserve"> </w:t>
            </w:r>
            <w:r w:rsidR="003F7F29" w:rsidRPr="003F7F29">
              <w:rPr>
                <w:rStyle w:val="Hyperlink"/>
                <w:color w:val="auto"/>
                <w:sz w:val="28"/>
                <w:szCs w:val="28"/>
                <w:u w:val="none"/>
              </w:rPr>
              <w:t>zum Spielen.</w:t>
            </w:r>
          </w:p>
        </w:tc>
        <w:tc>
          <w:tcPr>
            <w:tcW w:w="4536" w:type="dxa"/>
          </w:tcPr>
          <w:p w14:paraId="48AC0154" w14:textId="597F951C" w:rsidR="003F7F29" w:rsidRPr="003F7F29" w:rsidRDefault="003F7F29" w:rsidP="00DC2E3F">
            <w:pPr>
              <w:spacing w:line="276" w:lineRule="auto"/>
              <w:rPr>
                <w:rStyle w:val="Hyperlink"/>
                <w:b/>
                <w:bCs/>
                <w:color w:val="auto"/>
                <w:sz w:val="28"/>
                <w:szCs w:val="28"/>
                <w:u w:val="none"/>
              </w:rPr>
            </w:pPr>
            <w:r w:rsidRPr="003F7F29">
              <w:rPr>
                <w:rStyle w:val="Hyperlink"/>
                <w:b/>
                <w:bCs/>
                <w:color w:val="auto"/>
                <w:sz w:val="28"/>
                <w:szCs w:val="28"/>
                <w:u w:val="none"/>
              </w:rPr>
              <w:t>2 Schlaf</w:t>
            </w:r>
            <w:r>
              <w:rPr>
                <w:rStyle w:val="Hyperlink"/>
                <w:b/>
                <w:bCs/>
                <w:color w:val="auto"/>
                <w:sz w:val="28"/>
                <w:szCs w:val="28"/>
                <w:u w:val="none"/>
              </w:rPr>
              <w:t>probleme</w:t>
            </w:r>
          </w:p>
          <w:p w14:paraId="5E5508A5" w14:textId="77777777" w:rsidR="003F7F29" w:rsidRPr="003F7F29" w:rsidRDefault="003F7F29" w:rsidP="00DC2E3F">
            <w:pPr>
              <w:spacing w:line="276" w:lineRule="auto"/>
              <w:rPr>
                <w:rStyle w:val="Hyperlink"/>
                <w:color w:val="auto"/>
                <w:sz w:val="28"/>
                <w:szCs w:val="28"/>
                <w:u w:val="none"/>
              </w:rPr>
            </w:pPr>
          </w:p>
          <w:p w14:paraId="6B294EE8" w14:textId="23FEC8B9" w:rsidR="003F7F29" w:rsidRPr="003F7F29" w:rsidRDefault="00CC3D90" w:rsidP="00DC2E3F">
            <w:pPr>
              <w:spacing w:line="276" w:lineRule="auto"/>
              <w:rPr>
                <w:rStyle w:val="Hyperlink"/>
                <w:color w:val="auto"/>
                <w:sz w:val="28"/>
                <w:szCs w:val="28"/>
                <w:u w:val="none"/>
              </w:rPr>
            </w:pPr>
            <w:r>
              <w:rPr>
                <w:rStyle w:val="Hyperlink"/>
                <w:color w:val="auto"/>
                <w:sz w:val="28"/>
                <w:szCs w:val="28"/>
                <w:u w:val="none"/>
              </w:rPr>
              <w:t>Yasin</w:t>
            </w:r>
            <w:r w:rsidR="003F7F29" w:rsidRPr="003F7F29">
              <w:rPr>
                <w:rStyle w:val="Hyperlink"/>
                <w:color w:val="auto"/>
                <w:sz w:val="28"/>
                <w:szCs w:val="28"/>
                <w:u w:val="none"/>
              </w:rPr>
              <w:t xml:space="preserve"> liegt abends lange wach und schaut Videos auf </w:t>
            </w:r>
            <w:r>
              <w:rPr>
                <w:rStyle w:val="Hyperlink"/>
                <w:color w:val="auto"/>
                <w:sz w:val="28"/>
                <w:szCs w:val="28"/>
                <w:u w:val="none"/>
              </w:rPr>
              <w:t>sein</w:t>
            </w:r>
            <w:r w:rsidR="003F7F29" w:rsidRPr="003F7F29">
              <w:rPr>
                <w:rStyle w:val="Hyperlink"/>
                <w:color w:val="auto"/>
                <w:sz w:val="28"/>
                <w:szCs w:val="28"/>
                <w:u w:val="none"/>
              </w:rPr>
              <w:t xml:space="preserve">em Smartphone. Am nächsten Morgen ist </w:t>
            </w:r>
            <w:r>
              <w:rPr>
                <w:rStyle w:val="Hyperlink"/>
                <w:color w:val="auto"/>
                <w:sz w:val="28"/>
                <w:szCs w:val="28"/>
                <w:u w:val="none"/>
              </w:rPr>
              <w:t>er</w:t>
            </w:r>
            <w:r w:rsidR="003F7F29" w:rsidRPr="003F7F29">
              <w:rPr>
                <w:rStyle w:val="Hyperlink"/>
                <w:color w:val="auto"/>
                <w:sz w:val="28"/>
                <w:szCs w:val="28"/>
                <w:u w:val="none"/>
              </w:rPr>
              <w:t xml:space="preserve"> in der Schule sehr müde und kann sich nicht konzentrieren.</w:t>
            </w:r>
            <w:commentRangeEnd w:id="95"/>
            <w:r w:rsidR="00F3723C">
              <w:rPr>
                <w:rStyle w:val="Kommentarzeichen"/>
              </w:rPr>
              <w:commentReference w:id="95"/>
            </w:r>
            <w:r w:rsidR="00F3723C">
              <w:rPr>
                <w:rStyle w:val="Kommentarzeichen"/>
              </w:rPr>
              <w:commentReference w:id="96"/>
            </w:r>
            <w:r>
              <w:rPr>
                <w:rStyle w:val="Kommentarzeichen"/>
              </w:rPr>
              <w:commentReference w:id="97"/>
            </w:r>
          </w:p>
        </w:tc>
      </w:tr>
      <w:commentRangeEnd w:id="96"/>
      <w:commentRangeEnd w:id="97"/>
      <w:tr w:rsidR="003F7F29" w:rsidRPr="003F7F29" w14:paraId="5D42CF7F" w14:textId="77777777" w:rsidTr="003F7F29">
        <w:tc>
          <w:tcPr>
            <w:tcW w:w="4531" w:type="dxa"/>
            <w:tcBorders>
              <w:right w:val="nil"/>
            </w:tcBorders>
          </w:tcPr>
          <w:p w14:paraId="6BBBD830" w14:textId="77777777" w:rsidR="003F7F29" w:rsidRPr="003F7F29" w:rsidRDefault="003F7F29" w:rsidP="00DC2E3F">
            <w:pPr>
              <w:spacing w:line="276" w:lineRule="auto"/>
              <w:rPr>
                <w:rStyle w:val="Hyperlink"/>
                <w:color w:val="auto"/>
                <w:sz w:val="28"/>
                <w:szCs w:val="28"/>
                <w:u w:val="none"/>
              </w:rPr>
            </w:pPr>
          </w:p>
        </w:tc>
        <w:tc>
          <w:tcPr>
            <w:tcW w:w="4536" w:type="dxa"/>
            <w:tcBorders>
              <w:left w:val="nil"/>
            </w:tcBorders>
          </w:tcPr>
          <w:p w14:paraId="2061A6A5" w14:textId="77777777" w:rsidR="003F7F29" w:rsidRPr="003F7F29" w:rsidRDefault="003F7F29" w:rsidP="00DC2E3F">
            <w:pPr>
              <w:spacing w:line="276" w:lineRule="auto"/>
              <w:rPr>
                <w:rStyle w:val="Hyperlink"/>
                <w:color w:val="auto"/>
                <w:sz w:val="28"/>
                <w:szCs w:val="28"/>
                <w:u w:val="none"/>
              </w:rPr>
            </w:pPr>
          </w:p>
        </w:tc>
      </w:tr>
      <w:tr w:rsidR="003F7F29" w:rsidRPr="003F7F29" w14:paraId="5BAC21AF" w14:textId="77777777" w:rsidTr="003F7F29">
        <w:tc>
          <w:tcPr>
            <w:tcW w:w="4531" w:type="dxa"/>
            <w:tcBorders>
              <w:bottom w:val="single" w:sz="4" w:space="0" w:color="auto"/>
            </w:tcBorders>
          </w:tcPr>
          <w:p w14:paraId="0B1BB07B" w14:textId="213A08B7" w:rsidR="003F7F29" w:rsidRPr="003F7F29" w:rsidRDefault="003F7F29" w:rsidP="003F7F29">
            <w:pPr>
              <w:spacing w:line="276" w:lineRule="auto"/>
              <w:rPr>
                <w:rStyle w:val="Hyperlink"/>
                <w:b/>
                <w:bCs/>
                <w:color w:val="auto"/>
                <w:sz w:val="28"/>
                <w:szCs w:val="28"/>
                <w:u w:val="none"/>
              </w:rPr>
            </w:pPr>
            <w:r w:rsidRPr="003F7F29">
              <w:rPr>
                <w:rStyle w:val="Hyperlink"/>
                <w:b/>
                <w:bCs/>
                <w:color w:val="auto"/>
                <w:sz w:val="28"/>
                <w:szCs w:val="28"/>
                <w:u w:val="none"/>
              </w:rPr>
              <w:t xml:space="preserve">3 Interessenverlust </w:t>
            </w:r>
          </w:p>
          <w:p w14:paraId="5128ED8A" w14:textId="77777777" w:rsidR="003F7F29" w:rsidRPr="003F7F29" w:rsidRDefault="003F7F29" w:rsidP="003F7F29">
            <w:pPr>
              <w:spacing w:line="276" w:lineRule="auto"/>
              <w:rPr>
                <w:rStyle w:val="Hyperlink"/>
                <w:color w:val="auto"/>
                <w:sz w:val="28"/>
                <w:szCs w:val="28"/>
                <w:u w:val="none"/>
              </w:rPr>
            </w:pPr>
          </w:p>
          <w:p w14:paraId="53724C89" w14:textId="209540DB" w:rsidR="003F7F29" w:rsidRPr="003F7F29" w:rsidRDefault="00CA39E9" w:rsidP="001658D0">
            <w:pPr>
              <w:spacing w:line="276" w:lineRule="auto"/>
              <w:rPr>
                <w:rStyle w:val="Hyperlink"/>
                <w:color w:val="auto"/>
                <w:sz w:val="28"/>
                <w:szCs w:val="28"/>
                <w:u w:val="none"/>
              </w:rPr>
            </w:pPr>
            <w:r>
              <w:rPr>
                <w:rStyle w:val="Hyperlink"/>
                <w:color w:val="auto"/>
                <w:sz w:val="28"/>
                <w:szCs w:val="28"/>
                <w:u w:val="none"/>
              </w:rPr>
              <w:t>Niklas</w:t>
            </w:r>
            <w:r w:rsidR="009E6F60" w:rsidRPr="00CC3D90">
              <w:rPr>
                <w:rStyle w:val="Hyperlink"/>
                <w:color w:val="auto"/>
                <w:sz w:val="28"/>
                <w:szCs w:val="28"/>
                <w:u w:val="none"/>
              </w:rPr>
              <w:t xml:space="preserve"> </w:t>
            </w:r>
            <w:r w:rsidR="001658D0" w:rsidRPr="001658D0">
              <w:rPr>
                <w:rStyle w:val="Hyperlink"/>
                <w:color w:val="auto"/>
                <w:sz w:val="28"/>
                <w:szCs w:val="28"/>
                <w:u w:val="none"/>
              </w:rPr>
              <w:t>geht seit Wochen nicht mehr zum Fußballtraining. Stattdessen sitzt er lieber vor seiner Spielekonsole. Früher war Fußball sein großes Hobby.</w:t>
            </w:r>
          </w:p>
        </w:tc>
        <w:tc>
          <w:tcPr>
            <w:tcW w:w="4536" w:type="dxa"/>
          </w:tcPr>
          <w:p w14:paraId="60DC0659" w14:textId="747AA7AD" w:rsidR="003F7F29" w:rsidRPr="003F7F29" w:rsidRDefault="003F7F29" w:rsidP="003F7F29">
            <w:pPr>
              <w:spacing w:line="276" w:lineRule="auto"/>
              <w:rPr>
                <w:rStyle w:val="Hyperlink"/>
                <w:b/>
                <w:bCs/>
                <w:color w:val="auto"/>
                <w:sz w:val="28"/>
                <w:szCs w:val="28"/>
                <w:u w:val="none"/>
              </w:rPr>
            </w:pPr>
            <w:r w:rsidRPr="003F7F29">
              <w:rPr>
                <w:rStyle w:val="Hyperlink"/>
                <w:b/>
                <w:bCs/>
                <w:color w:val="auto"/>
                <w:sz w:val="28"/>
                <w:szCs w:val="28"/>
                <w:u w:val="none"/>
              </w:rPr>
              <w:t>4 Konflikte wegen Mediennutzung</w:t>
            </w:r>
          </w:p>
          <w:p w14:paraId="0745ABFD" w14:textId="77777777" w:rsidR="003F7F29" w:rsidRPr="003F7F29" w:rsidRDefault="003F7F29" w:rsidP="003F7F29">
            <w:pPr>
              <w:spacing w:line="276" w:lineRule="auto"/>
              <w:rPr>
                <w:rStyle w:val="Hyperlink"/>
                <w:color w:val="auto"/>
                <w:sz w:val="28"/>
                <w:szCs w:val="28"/>
                <w:u w:val="none"/>
              </w:rPr>
            </w:pPr>
          </w:p>
          <w:p w14:paraId="62EEF896" w14:textId="1238EFF1" w:rsidR="003F7F29" w:rsidRPr="003F7F29" w:rsidRDefault="00CC3D90" w:rsidP="003F7F29">
            <w:pPr>
              <w:spacing w:line="276" w:lineRule="auto"/>
              <w:rPr>
                <w:rStyle w:val="Hyperlink"/>
                <w:color w:val="auto"/>
                <w:sz w:val="28"/>
                <w:szCs w:val="28"/>
                <w:u w:val="none"/>
              </w:rPr>
            </w:pPr>
            <w:r>
              <w:rPr>
                <w:rStyle w:val="Hyperlink"/>
                <w:color w:val="auto"/>
                <w:sz w:val="28"/>
                <w:szCs w:val="28"/>
                <w:u w:val="none"/>
              </w:rPr>
              <w:t>Alina</w:t>
            </w:r>
            <w:r w:rsidR="001658D0" w:rsidRPr="001658D0">
              <w:rPr>
                <w:rStyle w:val="Hyperlink"/>
                <w:color w:val="auto"/>
                <w:sz w:val="28"/>
                <w:szCs w:val="28"/>
                <w:u w:val="none"/>
              </w:rPr>
              <w:t xml:space="preserve"> streitet oft mit ihren Eltern. Sie soll nur eine Stunde pro Tag am Tablet spielen, aber Emma hält sich nicht daran</w:t>
            </w:r>
            <w:r w:rsidR="003F7F29" w:rsidRPr="003F7F29">
              <w:rPr>
                <w:rStyle w:val="Hyperlink"/>
                <w:color w:val="auto"/>
                <w:sz w:val="28"/>
                <w:szCs w:val="28"/>
                <w:u w:val="none"/>
              </w:rPr>
              <w:t>.</w:t>
            </w:r>
          </w:p>
        </w:tc>
      </w:tr>
      <w:tr w:rsidR="003F7F29" w:rsidRPr="003F7F29" w14:paraId="05289994" w14:textId="77777777" w:rsidTr="003F7F29">
        <w:tc>
          <w:tcPr>
            <w:tcW w:w="4531" w:type="dxa"/>
            <w:tcBorders>
              <w:right w:val="nil"/>
            </w:tcBorders>
          </w:tcPr>
          <w:p w14:paraId="0E8E15FE" w14:textId="77777777" w:rsidR="003F7F29" w:rsidRPr="003F7F29" w:rsidRDefault="003F7F29" w:rsidP="003F7F29">
            <w:pPr>
              <w:spacing w:line="276" w:lineRule="auto"/>
              <w:rPr>
                <w:rStyle w:val="Hyperlink"/>
                <w:color w:val="auto"/>
                <w:sz w:val="28"/>
                <w:szCs w:val="28"/>
                <w:u w:val="none"/>
              </w:rPr>
            </w:pPr>
          </w:p>
        </w:tc>
        <w:tc>
          <w:tcPr>
            <w:tcW w:w="4536" w:type="dxa"/>
            <w:tcBorders>
              <w:left w:val="nil"/>
            </w:tcBorders>
          </w:tcPr>
          <w:p w14:paraId="7BEE6F16" w14:textId="77777777" w:rsidR="003F7F29" w:rsidRPr="003F7F29" w:rsidRDefault="003F7F29" w:rsidP="003F7F29">
            <w:pPr>
              <w:spacing w:line="276" w:lineRule="auto"/>
              <w:rPr>
                <w:rStyle w:val="Hyperlink"/>
                <w:color w:val="auto"/>
                <w:sz w:val="28"/>
                <w:szCs w:val="28"/>
                <w:u w:val="none"/>
              </w:rPr>
            </w:pPr>
          </w:p>
        </w:tc>
      </w:tr>
      <w:tr w:rsidR="003F7F29" w:rsidRPr="003F7F29" w14:paraId="1105FB51" w14:textId="77777777" w:rsidTr="003F7F29">
        <w:tc>
          <w:tcPr>
            <w:tcW w:w="4531" w:type="dxa"/>
          </w:tcPr>
          <w:p w14:paraId="4D276D22" w14:textId="2764F82E" w:rsidR="003F7F29" w:rsidRDefault="003F7F29" w:rsidP="003F7F29">
            <w:pPr>
              <w:spacing w:line="276" w:lineRule="auto"/>
              <w:rPr>
                <w:rStyle w:val="Hyperlink"/>
                <w:b/>
                <w:bCs/>
                <w:color w:val="auto"/>
                <w:sz w:val="28"/>
                <w:szCs w:val="28"/>
                <w:u w:val="none"/>
              </w:rPr>
            </w:pPr>
            <w:r w:rsidRPr="003F7F29">
              <w:rPr>
                <w:rStyle w:val="Hyperlink"/>
                <w:b/>
                <w:bCs/>
                <w:color w:val="auto"/>
                <w:sz w:val="28"/>
                <w:szCs w:val="28"/>
                <w:u w:val="none"/>
              </w:rPr>
              <w:t>5 Unruhe und Gereiztheit</w:t>
            </w:r>
          </w:p>
          <w:p w14:paraId="22B972BC" w14:textId="77777777" w:rsidR="003F7F29" w:rsidRPr="003F7F29" w:rsidRDefault="003F7F29" w:rsidP="003F7F29">
            <w:pPr>
              <w:spacing w:line="276" w:lineRule="auto"/>
              <w:rPr>
                <w:rStyle w:val="Hyperlink"/>
                <w:b/>
                <w:bCs/>
                <w:color w:val="auto"/>
                <w:sz w:val="28"/>
                <w:szCs w:val="28"/>
                <w:u w:val="none"/>
              </w:rPr>
            </w:pPr>
          </w:p>
          <w:p w14:paraId="2044CA45" w14:textId="2F2A6EE2" w:rsidR="003F7F29" w:rsidRPr="003F7F29" w:rsidRDefault="00CC3D90" w:rsidP="003F7F29">
            <w:pPr>
              <w:spacing w:line="276" w:lineRule="auto"/>
              <w:rPr>
                <w:rStyle w:val="Hyperlink"/>
                <w:color w:val="auto"/>
                <w:sz w:val="28"/>
                <w:szCs w:val="28"/>
                <w:u w:val="none"/>
              </w:rPr>
            </w:pPr>
            <w:r>
              <w:rPr>
                <w:rStyle w:val="Hyperlink"/>
                <w:color w:val="auto"/>
                <w:sz w:val="28"/>
                <w:szCs w:val="28"/>
                <w:u w:val="none"/>
              </w:rPr>
              <w:t xml:space="preserve">Aria </w:t>
            </w:r>
            <w:r w:rsidR="001658D0" w:rsidRPr="001658D0">
              <w:rPr>
                <w:rStyle w:val="Hyperlink"/>
                <w:color w:val="auto"/>
                <w:sz w:val="28"/>
                <w:szCs w:val="28"/>
                <w:u w:val="none"/>
              </w:rPr>
              <w:t>ist hibbelig und gereizt, weil sie ihr Smartphone zu Hause vergessen hat. Den ganzen Schultag denkt sie nur daran, dass sie nicht spielen und chatten kann</w:t>
            </w:r>
            <w:r w:rsidR="003F7F29" w:rsidRPr="003F7F29">
              <w:rPr>
                <w:rStyle w:val="Hyperlink"/>
                <w:color w:val="auto"/>
                <w:sz w:val="28"/>
                <w:szCs w:val="28"/>
                <w:u w:val="none"/>
              </w:rPr>
              <w:t>.</w:t>
            </w:r>
          </w:p>
        </w:tc>
        <w:tc>
          <w:tcPr>
            <w:tcW w:w="4536" w:type="dxa"/>
          </w:tcPr>
          <w:p w14:paraId="1EFAFEEE" w14:textId="07C1632D" w:rsidR="003F7F29" w:rsidRPr="003F7F29" w:rsidRDefault="003F7F29" w:rsidP="003F7F29">
            <w:pPr>
              <w:spacing w:line="276" w:lineRule="auto"/>
              <w:rPr>
                <w:rStyle w:val="Hyperlink"/>
                <w:b/>
                <w:bCs/>
                <w:color w:val="auto"/>
                <w:sz w:val="28"/>
                <w:szCs w:val="28"/>
                <w:u w:val="none"/>
              </w:rPr>
            </w:pPr>
            <w:r w:rsidRPr="003F7F29">
              <w:rPr>
                <w:rStyle w:val="Hyperlink"/>
                <w:b/>
                <w:bCs/>
                <w:color w:val="auto"/>
                <w:sz w:val="28"/>
                <w:szCs w:val="28"/>
                <w:u w:val="none"/>
              </w:rPr>
              <w:t>6 Aggressivität bei Entzug</w:t>
            </w:r>
          </w:p>
          <w:p w14:paraId="16176BED" w14:textId="77777777" w:rsidR="003F7F29" w:rsidRPr="003F7F29" w:rsidRDefault="003F7F29" w:rsidP="003F7F29">
            <w:pPr>
              <w:spacing w:line="276" w:lineRule="auto"/>
              <w:rPr>
                <w:rStyle w:val="Hyperlink"/>
                <w:color w:val="auto"/>
                <w:sz w:val="28"/>
                <w:szCs w:val="28"/>
                <w:u w:val="none"/>
              </w:rPr>
            </w:pPr>
          </w:p>
          <w:p w14:paraId="37C9CC80" w14:textId="060F9876" w:rsidR="003F7F29" w:rsidRPr="003F7F29" w:rsidRDefault="00CC3D90" w:rsidP="003F7F29">
            <w:pPr>
              <w:spacing w:line="276" w:lineRule="auto"/>
              <w:rPr>
                <w:rStyle w:val="Hyperlink"/>
                <w:color w:val="auto"/>
                <w:sz w:val="28"/>
                <w:szCs w:val="28"/>
                <w:u w:val="none"/>
              </w:rPr>
            </w:pPr>
            <w:r>
              <w:rPr>
                <w:rStyle w:val="Hyperlink"/>
                <w:color w:val="auto"/>
                <w:sz w:val="28"/>
                <w:szCs w:val="28"/>
                <w:u w:val="none"/>
              </w:rPr>
              <w:t xml:space="preserve">Juans </w:t>
            </w:r>
            <w:r w:rsidR="001658D0" w:rsidRPr="001658D0">
              <w:rPr>
                <w:rStyle w:val="Hyperlink"/>
                <w:color w:val="auto"/>
                <w:sz w:val="28"/>
                <w:szCs w:val="28"/>
                <w:u w:val="none"/>
              </w:rPr>
              <w:t>Eltern erlauben ihm am Wochenende nur eine Stunde pro Tag mit dem Tablet zu spielen. Als die Zeit um ist, wird Tim sehr wütend und schreit seine Mutter an, weil er weiterspielen will</w:t>
            </w:r>
            <w:r w:rsidR="003F7F29" w:rsidRPr="003F7F29">
              <w:rPr>
                <w:rStyle w:val="Hyperlink"/>
                <w:color w:val="auto"/>
                <w:sz w:val="28"/>
                <w:szCs w:val="28"/>
                <w:u w:val="none"/>
              </w:rPr>
              <w:t>.</w:t>
            </w:r>
          </w:p>
        </w:tc>
      </w:tr>
      <w:tr w:rsidR="00CA39E9" w:rsidRPr="003F7F29" w14:paraId="72159A7A" w14:textId="77777777" w:rsidTr="00CA39E9">
        <w:tc>
          <w:tcPr>
            <w:tcW w:w="4531" w:type="dxa"/>
          </w:tcPr>
          <w:p w14:paraId="7DDDE625" w14:textId="77777777" w:rsidR="00CA39E9" w:rsidRPr="003F7F29" w:rsidRDefault="00CA39E9" w:rsidP="00A85B7F">
            <w:pPr>
              <w:spacing w:line="276" w:lineRule="auto"/>
              <w:rPr>
                <w:rStyle w:val="Hyperlink"/>
                <w:color w:val="auto"/>
                <w:sz w:val="28"/>
                <w:szCs w:val="28"/>
                <w:u w:val="none"/>
              </w:rPr>
            </w:pPr>
          </w:p>
        </w:tc>
        <w:tc>
          <w:tcPr>
            <w:tcW w:w="4536" w:type="dxa"/>
          </w:tcPr>
          <w:p w14:paraId="44D31D3E" w14:textId="77777777" w:rsidR="00CA39E9" w:rsidRPr="003F7F29" w:rsidRDefault="00CA39E9" w:rsidP="00A85B7F">
            <w:pPr>
              <w:spacing w:line="276" w:lineRule="auto"/>
              <w:rPr>
                <w:rStyle w:val="Hyperlink"/>
                <w:color w:val="auto"/>
                <w:sz w:val="28"/>
                <w:szCs w:val="28"/>
                <w:u w:val="none"/>
              </w:rPr>
            </w:pPr>
          </w:p>
        </w:tc>
      </w:tr>
      <w:tr w:rsidR="00CA39E9" w:rsidRPr="003F7F29" w14:paraId="28CD3271" w14:textId="77777777" w:rsidTr="00CA39E9">
        <w:tc>
          <w:tcPr>
            <w:tcW w:w="4531" w:type="dxa"/>
          </w:tcPr>
          <w:p w14:paraId="41D43B0C" w14:textId="560C48B0" w:rsidR="00CA39E9" w:rsidRDefault="00CA39E9" w:rsidP="00A85B7F">
            <w:pPr>
              <w:spacing w:line="276" w:lineRule="auto"/>
              <w:rPr>
                <w:rStyle w:val="Hyperlink"/>
                <w:b/>
                <w:bCs/>
                <w:color w:val="auto"/>
                <w:sz w:val="28"/>
                <w:szCs w:val="28"/>
                <w:u w:val="none"/>
              </w:rPr>
            </w:pPr>
            <w:r>
              <w:rPr>
                <w:rStyle w:val="Hyperlink"/>
                <w:b/>
                <w:bCs/>
                <w:color w:val="auto"/>
                <w:sz w:val="28"/>
                <w:szCs w:val="28"/>
                <w:u w:val="none"/>
              </w:rPr>
              <w:t>7</w:t>
            </w:r>
            <w:r w:rsidRPr="003F7F29">
              <w:rPr>
                <w:rStyle w:val="Hyperlink"/>
                <w:b/>
                <w:bCs/>
                <w:color w:val="auto"/>
                <w:sz w:val="28"/>
                <w:szCs w:val="28"/>
                <w:u w:val="none"/>
              </w:rPr>
              <w:t xml:space="preserve"> </w:t>
            </w:r>
            <w:r>
              <w:rPr>
                <w:rStyle w:val="Hyperlink"/>
                <w:b/>
                <w:bCs/>
                <w:color w:val="auto"/>
                <w:sz w:val="28"/>
                <w:szCs w:val="28"/>
                <w:u w:val="none"/>
              </w:rPr>
              <w:t>Entspannung</w:t>
            </w:r>
          </w:p>
          <w:p w14:paraId="05EA179A" w14:textId="77777777" w:rsidR="00CA39E9" w:rsidRPr="003F7F29" w:rsidRDefault="00CA39E9" w:rsidP="00A85B7F">
            <w:pPr>
              <w:spacing w:line="276" w:lineRule="auto"/>
              <w:rPr>
                <w:rStyle w:val="Hyperlink"/>
                <w:b/>
                <w:bCs/>
                <w:color w:val="auto"/>
                <w:sz w:val="28"/>
                <w:szCs w:val="28"/>
                <w:u w:val="none"/>
              </w:rPr>
            </w:pPr>
          </w:p>
          <w:p w14:paraId="00981311" w14:textId="13EBA6E4" w:rsidR="00CA39E9" w:rsidRPr="003F7F29" w:rsidRDefault="00CA39E9" w:rsidP="00A85B7F">
            <w:pPr>
              <w:spacing w:line="276" w:lineRule="auto"/>
              <w:rPr>
                <w:rStyle w:val="Hyperlink"/>
                <w:color w:val="auto"/>
                <w:sz w:val="28"/>
                <w:szCs w:val="28"/>
                <w:u w:val="none"/>
              </w:rPr>
            </w:pPr>
            <w:r w:rsidRPr="00CA39E9">
              <w:rPr>
                <w:rStyle w:val="Hyperlink"/>
                <w:color w:val="auto"/>
                <w:sz w:val="28"/>
                <w:szCs w:val="28"/>
                <w:u w:val="none"/>
              </w:rPr>
              <w:t>Ariana hört abends vor dem Schlafengehen eine entspannende Hörgeschichte auf ihrem Smartphone. Danach fühlt sie sich ruhig und schläft schnell ein.</w:t>
            </w:r>
          </w:p>
        </w:tc>
        <w:tc>
          <w:tcPr>
            <w:tcW w:w="4536" w:type="dxa"/>
          </w:tcPr>
          <w:p w14:paraId="6520156B" w14:textId="57B6E56B" w:rsidR="00CA39E9" w:rsidRPr="003F7F29" w:rsidRDefault="00CA39E9" w:rsidP="00A85B7F">
            <w:pPr>
              <w:spacing w:line="276" w:lineRule="auto"/>
              <w:rPr>
                <w:rStyle w:val="Hyperlink"/>
                <w:b/>
                <w:bCs/>
                <w:color w:val="auto"/>
                <w:sz w:val="28"/>
                <w:szCs w:val="28"/>
                <w:u w:val="none"/>
              </w:rPr>
            </w:pPr>
            <w:r>
              <w:rPr>
                <w:rStyle w:val="Hyperlink"/>
                <w:b/>
                <w:bCs/>
                <w:color w:val="auto"/>
                <w:sz w:val="28"/>
                <w:szCs w:val="28"/>
                <w:u w:val="none"/>
              </w:rPr>
              <w:t>8</w:t>
            </w:r>
            <w:r w:rsidRPr="003F7F29">
              <w:rPr>
                <w:rStyle w:val="Hyperlink"/>
                <w:b/>
                <w:bCs/>
                <w:color w:val="auto"/>
                <w:sz w:val="28"/>
                <w:szCs w:val="28"/>
                <w:u w:val="none"/>
              </w:rPr>
              <w:t xml:space="preserve"> </w:t>
            </w:r>
            <w:r>
              <w:rPr>
                <w:rStyle w:val="Hyperlink"/>
                <w:b/>
                <w:bCs/>
                <w:color w:val="auto"/>
                <w:sz w:val="28"/>
                <w:szCs w:val="28"/>
                <w:u w:val="none"/>
              </w:rPr>
              <w:t>Zeit für sich</w:t>
            </w:r>
          </w:p>
          <w:p w14:paraId="1AE28417" w14:textId="77777777" w:rsidR="00CA39E9" w:rsidRPr="003F7F29" w:rsidRDefault="00CA39E9" w:rsidP="00A85B7F">
            <w:pPr>
              <w:spacing w:line="276" w:lineRule="auto"/>
              <w:rPr>
                <w:rStyle w:val="Hyperlink"/>
                <w:color w:val="auto"/>
                <w:sz w:val="28"/>
                <w:szCs w:val="28"/>
                <w:u w:val="none"/>
              </w:rPr>
            </w:pPr>
          </w:p>
          <w:p w14:paraId="7EF2199A" w14:textId="305138DE" w:rsidR="00CA39E9" w:rsidRPr="003F7F29" w:rsidRDefault="00CA39E9" w:rsidP="00A85B7F">
            <w:pPr>
              <w:spacing w:line="276" w:lineRule="auto"/>
              <w:rPr>
                <w:rStyle w:val="Hyperlink"/>
                <w:color w:val="auto"/>
                <w:sz w:val="28"/>
                <w:szCs w:val="28"/>
                <w:u w:val="none"/>
              </w:rPr>
            </w:pPr>
            <w:r>
              <w:rPr>
                <w:rStyle w:val="Hyperlink"/>
                <w:color w:val="auto"/>
                <w:sz w:val="28"/>
                <w:szCs w:val="28"/>
                <w:u w:val="none"/>
              </w:rPr>
              <w:t>Kevin</w:t>
            </w:r>
            <w:r w:rsidRPr="00CA39E9">
              <w:rPr>
                <w:rStyle w:val="Hyperlink"/>
                <w:color w:val="auto"/>
                <w:sz w:val="28"/>
                <w:szCs w:val="28"/>
                <w:u w:val="none"/>
              </w:rPr>
              <w:t xml:space="preserve"> verbringt eine Stunde am Nachmittag damit, ein Hörbuch zu hören und zu malen. Er genießt die Zeit für sich und fühlt sich danach erfrischt und kreativ</w:t>
            </w:r>
            <w:r w:rsidRPr="003F7F29">
              <w:rPr>
                <w:rStyle w:val="Hyperlink"/>
                <w:color w:val="auto"/>
                <w:sz w:val="28"/>
                <w:szCs w:val="28"/>
                <w:u w:val="none"/>
              </w:rPr>
              <w:t>.</w:t>
            </w:r>
          </w:p>
        </w:tc>
      </w:tr>
    </w:tbl>
    <w:p w14:paraId="77F85F27" w14:textId="42F40113" w:rsidR="0049401C" w:rsidRDefault="0049401C">
      <w:pPr>
        <w:rPr>
          <w:rFonts w:cstheme="minorHAnsi"/>
          <w:color w:val="FF0000"/>
          <w:sz w:val="24"/>
          <w:szCs w:val="24"/>
          <w:highlight w:val="lightGray"/>
        </w:rPr>
      </w:pPr>
    </w:p>
    <w:p w14:paraId="7B67CA26" w14:textId="75D5D09B" w:rsidR="004B4488" w:rsidRPr="000F7CC8" w:rsidRDefault="004B4488" w:rsidP="004B4488">
      <w:pPr>
        <w:spacing w:line="276" w:lineRule="auto"/>
        <w:rPr>
          <w:rFonts w:cstheme="minorHAnsi"/>
          <w:color w:val="FF0000"/>
          <w:sz w:val="24"/>
          <w:szCs w:val="24"/>
        </w:rPr>
      </w:pPr>
      <w:r w:rsidRPr="000F7CC8">
        <w:rPr>
          <w:rFonts w:cstheme="minorHAnsi"/>
          <w:color w:val="FF0000"/>
          <w:sz w:val="24"/>
          <w:szCs w:val="24"/>
          <w:highlight w:val="lightGray"/>
        </w:rPr>
        <w:lastRenderedPageBreak/>
        <w:t>(Seite 1</w:t>
      </w:r>
      <w:r w:rsidR="001658D0">
        <w:rPr>
          <w:rFonts w:cstheme="minorHAnsi"/>
          <w:color w:val="FF0000"/>
          <w:sz w:val="24"/>
          <w:szCs w:val="24"/>
          <w:highlight w:val="lightGray"/>
        </w:rPr>
        <w:t>4</w:t>
      </w:r>
      <w:r w:rsidRPr="000F7CC8">
        <w:rPr>
          <w:rFonts w:cstheme="minorHAnsi"/>
          <w:color w:val="FF0000"/>
          <w:sz w:val="24"/>
          <w:szCs w:val="24"/>
          <w:highlight w:val="lightGray"/>
        </w:rPr>
        <w:t>))</w:t>
      </w:r>
      <w:r w:rsidRPr="000F7CC8">
        <w:rPr>
          <w:rFonts w:cstheme="minorHAnsi"/>
          <w:color w:val="FF0000"/>
          <w:sz w:val="24"/>
          <w:szCs w:val="24"/>
        </w:rPr>
        <w:t xml:space="preserve"> </w:t>
      </w:r>
    </w:p>
    <w:p w14:paraId="57C30BEA" w14:textId="77777777" w:rsidR="004B4488" w:rsidRDefault="004B4488" w:rsidP="004B4488">
      <w:pPr>
        <w:spacing w:line="276" w:lineRule="auto"/>
        <w:rPr>
          <w:rFonts w:cstheme="minorHAnsi"/>
          <w:b/>
          <w:bCs/>
          <w:sz w:val="28"/>
          <w:szCs w:val="28"/>
        </w:rPr>
      </w:pPr>
      <w:r w:rsidRPr="00033D96">
        <w:rPr>
          <w:rFonts w:cstheme="minorHAnsi"/>
          <w:b/>
          <w:bCs/>
          <w:sz w:val="28"/>
          <w:szCs w:val="28"/>
        </w:rPr>
        <w:t>Anhang 1</w:t>
      </w:r>
    </w:p>
    <w:p w14:paraId="70AD075E" w14:textId="3B14601B" w:rsidR="004B4488" w:rsidRPr="00033D96" w:rsidRDefault="009E6F60" w:rsidP="004B4488">
      <w:pPr>
        <w:spacing w:line="276" w:lineRule="auto"/>
        <w:rPr>
          <w:rFonts w:cstheme="minorHAnsi"/>
          <w:b/>
          <w:bCs/>
          <w:sz w:val="28"/>
          <w:szCs w:val="28"/>
        </w:rPr>
      </w:pPr>
      <w:commentRangeStart w:id="98"/>
      <w:commentRangeStart w:id="99"/>
      <w:commentRangeEnd w:id="98"/>
      <w:del w:id="100" w:author="Michael Kohl" w:date="2024-07-15T18:50:00Z" w16du:dateUtc="2024-07-15T16:50:00Z">
        <w:r w:rsidDel="007F6999">
          <w:rPr>
            <w:rStyle w:val="Kommentarzeichen"/>
          </w:rPr>
          <w:commentReference w:id="98"/>
        </w:r>
      </w:del>
      <w:commentRangeEnd w:id="99"/>
      <w:r w:rsidR="00CA39E9">
        <w:rPr>
          <w:rStyle w:val="Kommentarzeichen"/>
        </w:rPr>
        <w:commentReference w:id="99"/>
      </w:r>
      <w:r w:rsidR="007F6999">
        <w:rPr>
          <w:rFonts w:cstheme="minorHAnsi"/>
          <w:b/>
          <w:bCs/>
          <w:sz w:val="28"/>
          <w:szCs w:val="28"/>
        </w:rPr>
        <w:t xml:space="preserve">Unterrichtsphase </w:t>
      </w:r>
      <w:r w:rsidR="004B4488" w:rsidRPr="00033D96">
        <w:rPr>
          <w:rFonts w:cstheme="minorHAnsi"/>
          <w:b/>
          <w:bCs/>
          <w:sz w:val="28"/>
          <w:szCs w:val="28"/>
        </w:rPr>
        <w:t>„Hinführung</w:t>
      </w:r>
      <w:r w:rsidR="007F6999">
        <w:rPr>
          <w:rFonts w:cstheme="minorHAnsi"/>
          <w:b/>
          <w:bCs/>
          <w:sz w:val="28"/>
          <w:szCs w:val="28"/>
        </w:rPr>
        <w:t xml:space="preserve"> zum Thema</w:t>
      </w:r>
      <w:r w:rsidR="004B4488" w:rsidRPr="00033D96">
        <w:rPr>
          <w:rFonts w:cstheme="minorHAnsi"/>
          <w:b/>
          <w:bCs/>
          <w:sz w:val="28"/>
          <w:szCs w:val="28"/>
        </w:rPr>
        <w:t>“</w:t>
      </w:r>
      <w:r w:rsidR="00666EA4">
        <w:rPr>
          <w:rFonts w:cstheme="minorHAnsi"/>
          <w:b/>
          <w:bCs/>
          <w:sz w:val="28"/>
          <w:szCs w:val="28"/>
        </w:rPr>
        <w:t xml:space="preserve"> –</w:t>
      </w:r>
      <w:r w:rsidR="00666EA4" w:rsidRPr="00666EA4">
        <w:rPr>
          <w:rFonts w:cstheme="minorHAnsi"/>
          <w:b/>
          <w:bCs/>
          <w:sz w:val="28"/>
          <w:szCs w:val="28"/>
        </w:rPr>
        <w:t xml:space="preserve"> Ideen</w:t>
      </w:r>
      <w:r w:rsidR="00666EA4">
        <w:rPr>
          <w:rFonts w:cstheme="minorHAnsi"/>
          <w:b/>
          <w:bCs/>
          <w:sz w:val="28"/>
          <w:szCs w:val="28"/>
        </w:rPr>
        <w:t>b</w:t>
      </w:r>
      <w:r w:rsidR="00666EA4" w:rsidRPr="00666EA4">
        <w:rPr>
          <w:rFonts w:cstheme="minorHAnsi"/>
          <w:b/>
          <w:bCs/>
          <w:sz w:val="28"/>
          <w:szCs w:val="28"/>
        </w:rPr>
        <w:t>lase</w:t>
      </w:r>
    </w:p>
    <w:p w14:paraId="1D8DC4BB" w14:textId="31F0EA75" w:rsidR="004B4488" w:rsidRPr="00666EA4" w:rsidRDefault="004B4488" w:rsidP="004B4488">
      <w:pPr>
        <w:spacing w:line="276" w:lineRule="auto"/>
        <w:rPr>
          <w:rFonts w:cstheme="minorHAnsi"/>
        </w:rPr>
      </w:pPr>
      <w:r w:rsidRPr="00666EA4">
        <w:rPr>
          <w:rFonts w:cstheme="minorHAnsi"/>
        </w:rPr>
        <w:t>Die Lehrkraft zeichnet analog oder digital zwei Kreis</w:t>
      </w:r>
      <w:r w:rsidR="00666EA4">
        <w:rPr>
          <w:rFonts w:cstheme="minorHAnsi"/>
        </w:rPr>
        <w:t>e / Blasen</w:t>
      </w:r>
      <w:r w:rsidRPr="00666EA4">
        <w:rPr>
          <w:rFonts w:cstheme="minorHAnsi"/>
        </w:rPr>
        <w:t xml:space="preserve"> </w:t>
      </w:r>
      <w:r w:rsidR="00666EA4">
        <w:rPr>
          <w:rFonts w:cstheme="minorHAnsi"/>
        </w:rPr>
        <w:t xml:space="preserve">an </w:t>
      </w:r>
      <w:r w:rsidR="009E6F60">
        <w:rPr>
          <w:rFonts w:cstheme="minorHAnsi"/>
        </w:rPr>
        <w:t xml:space="preserve">die </w:t>
      </w:r>
      <w:r w:rsidR="00666EA4">
        <w:rPr>
          <w:rFonts w:cstheme="minorHAnsi"/>
        </w:rPr>
        <w:t xml:space="preserve">Tafel. </w:t>
      </w:r>
      <w:r w:rsidRPr="00666EA4">
        <w:rPr>
          <w:rFonts w:cstheme="minorHAnsi"/>
        </w:rPr>
        <w:t>Ein Kreis beinhaltet das Wort „Schule“, der andere die Begriffe „</w:t>
      </w:r>
      <w:r w:rsidR="00666EA4">
        <w:rPr>
          <w:rFonts w:cstheme="minorHAnsi"/>
        </w:rPr>
        <w:t>z</w:t>
      </w:r>
      <w:r w:rsidRPr="00666EA4">
        <w:rPr>
          <w:rFonts w:cstheme="minorHAnsi"/>
        </w:rPr>
        <w:t xml:space="preserve">u </w:t>
      </w:r>
      <w:r w:rsidR="00666EA4">
        <w:rPr>
          <w:rFonts w:cstheme="minorHAnsi"/>
        </w:rPr>
        <w:t>H</w:t>
      </w:r>
      <w:r w:rsidRPr="00666EA4">
        <w:rPr>
          <w:rFonts w:cstheme="minorHAnsi"/>
        </w:rPr>
        <w:t>ause / Freizeit“</w:t>
      </w:r>
      <w:r w:rsidR="00666EA4">
        <w:rPr>
          <w:rFonts w:cstheme="minorHAnsi"/>
        </w:rPr>
        <w:t xml:space="preserve">. </w:t>
      </w:r>
      <w:r w:rsidRPr="00666EA4">
        <w:rPr>
          <w:rFonts w:cstheme="minorHAnsi"/>
        </w:rPr>
        <w:t xml:space="preserve">Im Unterrichtsgespräch notiert die Lehrkraft dann die </w:t>
      </w:r>
      <w:r w:rsidR="00666EA4">
        <w:rPr>
          <w:rFonts w:cstheme="minorHAnsi"/>
        </w:rPr>
        <w:t>A</w:t>
      </w:r>
      <w:r w:rsidRPr="00666EA4">
        <w:rPr>
          <w:rFonts w:cstheme="minorHAnsi"/>
        </w:rPr>
        <w:t xml:space="preserve">ntworten </w:t>
      </w:r>
      <w:r w:rsidR="00666EA4">
        <w:rPr>
          <w:rFonts w:cstheme="minorHAnsi"/>
        </w:rPr>
        <w:t xml:space="preserve">der Lernenden </w:t>
      </w:r>
      <w:r w:rsidRPr="00666EA4">
        <w:rPr>
          <w:rFonts w:cstheme="minorHAnsi"/>
        </w:rPr>
        <w:t xml:space="preserve">rund um die </w:t>
      </w:r>
      <w:r w:rsidR="00666EA4">
        <w:rPr>
          <w:rFonts w:cstheme="minorHAnsi"/>
        </w:rPr>
        <w:t>Blasen</w:t>
      </w:r>
      <w:r w:rsidRPr="00666EA4">
        <w:rPr>
          <w:rFonts w:cstheme="minorHAnsi"/>
        </w:rPr>
        <w:t>.</w:t>
      </w:r>
    </w:p>
    <w:p w14:paraId="62C0FF3E" w14:textId="067CD53C" w:rsidR="004B4488" w:rsidRPr="00666EA4" w:rsidRDefault="004B4488" w:rsidP="004B4488">
      <w:pPr>
        <w:spacing w:line="276" w:lineRule="auto"/>
        <w:rPr>
          <w:rFonts w:cstheme="minorHAnsi"/>
          <w:i/>
          <w:iCs/>
        </w:rPr>
      </w:pPr>
      <w:r w:rsidRPr="00666EA4">
        <w:rPr>
          <w:rFonts w:cstheme="minorHAnsi"/>
          <w:i/>
          <w:iCs/>
        </w:rPr>
        <w:t>Beispie</w:t>
      </w:r>
      <w:r w:rsidR="00666EA4" w:rsidRPr="00666EA4">
        <w:rPr>
          <w:rFonts w:cstheme="minorHAnsi"/>
          <w:i/>
          <w:iCs/>
        </w:rPr>
        <w:t>l</w:t>
      </w:r>
      <w:r w:rsidR="00666EA4">
        <w:rPr>
          <w:rFonts w:cstheme="minorHAnsi"/>
          <w:i/>
          <w:iCs/>
        </w:rPr>
        <w:t>e</w:t>
      </w:r>
      <w:r w:rsidR="00666EA4" w:rsidRPr="00666EA4">
        <w:rPr>
          <w:rFonts w:cstheme="minorHAnsi"/>
          <w:i/>
          <w:iCs/>
        </w:rPr>
        <w:t xml:space="preserve"> für Tafelbild:</w:t>
      </w:r>
    </w:p>
    <w:p w14:paraId="42839A3E" w14:textId="03999F8D" w:rsidR="004B4488" w:rsidRDefault="00666EA4" w:rsidP="004B4488">
      <w:pPr>
        <w:spacing w:line="276" w:lineRule="auto"/>
        <w:rPr>
          <w:rFonts w:cstheme="minorHAnsi"/>
        </w:rPr>
      </w:pPr>
      <w:r>
        <w:rPr>
          <w:rFonts w:cstheme="minorHAnsi"/>
          <w:b/>
          <w:bCs/>
        </w:rPr>
        <w:t xml:space="preserve">1. </w:t>
      </w:r>
      <w:r w:rsidRPr="00666EA4">
        <w:rPr>
          <w:rFonts w:cstheme="minorHAnsi"/>
          <w:b/>
          <w:bCs/>
        </w:rPr>
        <w:t>Was hast du zuletzt gelernt</w:t>
      </w:r>
      <w:r>
        <w:rPr>
          <w:rFonts w:cstheme="minorHAnsi"/>
          <w:b/>
          <w:bCs/>
        </w:rPr>
        <w:t>?</w:t>
      </w:r>
    </w:p>
    <w:p w14:paraId="5FC5F860" w14:textId="288ED11C" w:rsidR="004B4488" w:rsidRDefault="00393D22" w:rsidP="004B4488">
      <w:pPr>
        <w:spacing w:line="276" w:lineRule="auto"/>
        <w:rPr>
          <w:rFonts w:cstheme="minorHAnsi"/>
        </w:rPr>
      </w:pPr>
      <w:r>
        <w:rPr>
          <w:rFonts w:cstheme="minorHAnsi"/>
          <w:noProof/>
        </w:rPr>
        <w:drawing>
          <wp:inline distT="0" distB="0" distL="0" distR="0" wp14:anchorId="78EC41DB" wp14:editId="4D9EFB7E">
            <wp:extent cx="5861007" cy="2046849"/>
            <wp:effectExtent l="0" t="0" r="6985" b="0"/>
            <wp:docPr id="1923592608" name="Grafik 30"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2608" name="Grafik 30" descr="Ein Bild, das Text, Screenshot, Schrift, Diagramm enthält.&#10;&#10;Automatisch generierte Beschreibu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79266" cy="2053226"/>
                    </a:xfrm>
                    <a:prstGeom prst="rect">
                      <a:avLst/>
                    </a:prstGeom>
                  </pic:spPr>
                </pic:pic>
              </a:graphicData>
            </a:graphic>
          </wp:inline>
        </w:drawing>
      </w:r>
    </w:p>
    <w:p w14:paraId="19A061F2" w14:textId="77777777" w:rsidR="0049401C" w:rsidRDefault="0049401C" w:rsidP="00666EA4">
      <w:pPr>
        <w:spacing w:line="276" w:lineRule="auto"/>
        <w:rPr>
          <w:rFonts w:cstheme="minorHAnsi"/>
          <w:b/>
          <w:bCs/>
        </w:rPr>
      </w:pPr>
    </w:p>
    <w:p w14:paraId="35E536EF" w14:textId="2BDB5D8B" w:rsidR="00666EA4" w:rsidRPr="00666EA4" w:rsidRDefault="00666EA4" w:rsidP="00666EA4">
      <w:pPr>
        <w:spacing w:line="276" w:lineRule="auto"/>
        <w:rPr>
          <w:rFonts w:cstheme="minorHAnsi"/>
        </w:rPr>
      </w:pPr>
      <w:r w:rsidRPr="00666EA4">
        <w:rPr>
          <w:rFonts w:cstheme="minorHAnsi"/>
          <w:b/>
          <w:bCs/>
        </w:rPr>
        <w:t>2. Wie lernst du</w:t>
      </w:r>
      <w:r>
        <w:rPr>
          <w:rFonts w:cstheme="minorHAnsi"/>
          <w:b/>
          <w:bCs/>
        </w:rPr>
        <w:t>?</w:t>
      </w:r>
    </w:p>
    <w:p w14:paraId="6106E774" w14:textId="226F4584" w:rsidR="004B4488" w:rsidRDefault="00393D22" w:rsidP="004B4488">
      <w:pPr>
        <w:spacing w:line="276" w:lineRule="auto"/>
        <w:rPr>
          <w:rFonts w:cstheme="minorHAnsi"/>
        </w:rPr>
      </w:pPr>
      <w:r>
        <w:rPr>
          <w:rFonts w:cstheme="minorHAnsi"/>
          <w:noProof/>
        </w:rPr>
        <w:drawing>
          <wp:anchor distT="0" distB="0" distL="114300" distR="114300" simplePos="0" relativeHeight="251691008" behindDoc="0" locked="0" layoutInCell="1" allowOverlap="1" wp14:anchorId="072D05B2" wp14:editId="728E3948">
            <wp:simplePos x="0" y="0"/>
            <wp:positionH relativeFrom="column">
              <wp:posOffset>274856</wp:posOffset>
            </wp:positionH>
            <wp:positionV relativeFrom="paragraph">
              <wp:posOffset>48797</wp:posOffset>
            </wp:positionV>
            <wp:extent cx="6091055" cy="2658794"/>
            <wp:effectExtent l="0" t="0" r="5080" b="8255"/>
            <wp:wrapNone/>
            <wp:docPr id="1728968610" name="Grafik 31"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68610" name="Grafik 31" descr="Ein Bild, das Text, Screenshot, Schrift, Diagramm enthält.&#10;&#10;Automatisch generierte Beschreibu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92298" cy="2659336"/>
                    </a:xfrm>
                    <a:prstGeom prst="rect">
                      <a:avLst/>
                    </a:prstGeom>
                  </pic:spPr>
                </pic:pic>
              </a:graphicData>
            </a:graphic>
            <wp14:sizeRelH relativeFrom="margin">
              <wp14:pctWidth>0</wp14:pctWidth>
            </wp14:sizeRelH>
            <wp14:sizeRelV relativeFrom="margin">
              <wp14:pctHeight>0</wp14:pctHeight>
            </wp14:sizeRelV>
          </wp:anchor>
        </w:drawing>
      </w:r>
    </w:p>
    <w:p w14:paraId="60EA360A" w14:textId="799B24EB" w:rsidR="004B4488" w:rsidRDefault="004B4488" w:rsidP="004B4488">
      <w:pPr>
        <w:spacing w:line="276" w:lineRule="auto"/>
        <w:rPr>
          <w:rFonts w:cstheme="minorHAnsi"/>
        </w:rPr>
      </w:pPr>
    </w:p>
    <w:p w14:paraId="142802DD" w14:textId="4179B8E2" w:rsidR="004B4488" w:rsidRPr="0021000D" w:rsidRDefault="004B4488" w:rsidP="004B4488">
      <w:pPr>
        <w:spacing w:line="276" w:lineRule="auto"/>
        <w:rPr>
          <w:rFonts w:cstheme="minorHAnsi"/>
        </w:rPr>
      </w:pPr>
    </w:p>
    <w:p w14:paraId="5E029AF8" w14:textId="77777777" w:rsidR="004B4488" w:rsidRDefault="004B4488" w:rsidP="004B4488">
      <w:pPr>
        <w:rPr>
          <w:rFonts w:cstheme="minorHAnsi"/>
          <w:b/>
          <w:bCs/>
          <w:color w:val="FF0000"/>
          <w:sz w:val="28"/>
          <w:szCs w:val="28"/>
        </w:rPr>
      </w:pPr>
      <w:r w:rsidRPr="000F7CC8">
        <w:rPr>
          <w:rFonts w:cstheme="minorHAnsi"/>
          <w:b/>
          <w:bCs/>
          <w:color w:val="FF0000"/>
          <w:sz w:val="28"/>
          <w:szCs w:val="28"/>
        </w:rPr>
        <w:br w:type="page"/>
      </w:r>
    </w:p>
    <w:p w14:paraId="25000F43" w14:textId="40C4DDFC" w:rsidR="004B4488" w:rsidRPr="000F7CC8" w:rsidRDefault="004B4488" w:rsidP="004B4488">
      <w:pPr>
        <w:spacing w:line="276" w:lineRule="auto"/>
        <w:rPr>
          <w:rFonts w:cstheme="minorHAnsi"/>
          <w:color w:val="FF0000"/>
          <w:sz w:val="24"/>
          <w:szCs w:val="24"/>
        </w:rPr>
      </w:pPr>
      <w:r w:rsidRPr="000F7CC8">
        <w:rPr>
          <w:rFonts w:cstheme="minorHAnsi"/>
          <w:color w:val="FF0000"/>
          <w:sz w:val="24"/>
          <w:szCs w:val="24"/>
          <w:highlight w:val="lightGray"/>
        </w:rPr>
        <w:lastRenderedPageBreak/>
        <w:t>((Seite 1</w:t>
      </w:r>
      <w:r w:rsidR="001658D0">
        <w:rPr>
          <w:rFonts w:cstheme="minorHAnsi"/>
          <w:color w:val="FF0000"/>
          <w:sz w:val="24"/>
          <w:szCs w:val="24"/>
          <w:highlight w:val="lightGray"/>
        </w:rPr>
        <w:t>5</w:t>
      </w:r>
      <w:r w:rsidRPr="000F7CC8">
        <w:rPr>
          <w:rFonts w:cstheme="minorHAnsi"/>
          <w:color w:val="FF0000"/>
          <w:sz w:val="24"/>
          <w:szCs w:val="24"/>
          <w:highlight w:val="lightGray"/>
        </w:rPr>
        <w:t>))</w:t>
      </w:r>
      <w:r w:rsidRPr="000F7CC8">
        <w:rPr>
          <w:rFonts w:cstheme="minorHAnsi"/>
          <w:color w:val="FF0000"/>
          <w:sz w:val="24"/>
          <w:szCs w:val="24"/>
        </w:rPr>
        <w:t xml:space="preserve"> </w:t>
      </w:r>
    </w:p>
    <w:p w14:paraId="0E5637CA" w14:textId="77777777" w:rsidR="004B4488" w:rsidRDefault="004B4488" w:rsidP="004B4488">
      <w:pPr>
        <w:rPr>
          <w:b/>
          <w:bCs/>
          <w:sz w:val="28"/>
          <w:szCs w:val="28"/>
        </w:rPr>
      </w:pPr>
      <w:r w:rsidRPr="00033D96">
        <w:rPr>
          <w:b/>
          <w:bCs/>
          <w:sz w:val="28"/>
          <w:szCs w:val="28"/>
        </w:rPr>
        <w:t>Anhang 2</w:t>
      </w:r>
    </w:p>
    <w:p w14:paraId="1CA6E793" w14:textId="77777777" w:rsidR="004B4488" w:rsidRDefault="004B4488" w:rsidP="004B4488">
      <w:pPr>
        <w:rPr>
          <w:b/>
          <w:bCs/>
          <w:sz w:val="28"/>
          <w:szCs w:val="28"/>
        </w:rPr>
      </w:pPr>
      <w:commentRangeStart w:id="101"/>
      <w:commentRangeStart w:id="102"/>
      <w:r w:rsidRPr="00033D96">
        <w:rPr>
          <w:b/>
          <w:bCs/>
          <w:sz w:val="28"/>
          <w:szCs w:val="28"/>
        </w:rPr>
        <w:t>Medien</w:t>
      </w:r>
      <w:commentRangeEnd w:id="101"/>
      <w:r w:rsidR="009E6F60">
        <w:rPr>
          <w:rStyle w:val="Kommentarzeichen"/>
        </w:rPr>
        <w:commentReference w:id="101"/>
      </w:r>
      <w:commentRangeEnd w:id="102"/>
      <w:r w:rsidR="00E96FAE">
        <w:rPr>
          <w:rStyle w:val="Kommentarzeichen"/>
        </w:rPr>
        <w:commentReference w:id="102"/>
      </w:r>
    </w:p>
    <w:p w14:paraId="4A0EA5CE" w14:textId="77777777" w:rsidR="004B4488" w:rsidRDefault="004B4488" w:rsidP="004B4488">
      <w:pPr>
        <w:rPr>
          <w:b/>
          <w:bCs/>
          <w:sz w:val="28"/>
          <w:szCs w:val="28"/>
        </w:rPr>
      </w:pPr>
      <w:r>
        <w:rPr>
          <w:rFonts w:cstheme="minorHAnsi"/>
          <w:b/>
          <w:bCs/>
          <w:noProof/>
          <w:color w:val="FF0000"/>
        </w:rPr>
        <w:drawing>
          <wp:anchor distT="0" distB="0" distL="114300" distR="114300" simplePos="0" relativeHeight="251661312" behindDoc="0" locked="0" layoutInCell="1" allowOverlap="1" wp14:anchorId="6C1625A0" wp14:editId="28AE6B41">
            <wp:simplePos x="0" y="0"/>
            <wp:positionH relativeFrom="margin">
              <wp:align>left</wp:align>
            </wp:positionH>
            <wp:positionV relativeFrom="page">
              <wp:posOffset>1933575</wp:posOffset>
            </wp:positionV>
            <wp:extent cx="4314190" cy="5924550"/>
            <wp:effectExtent l="0" t="0" r="0" b="0"/>
            <wp:wrapNone/>
            <wp:docPr id="43962331" name="Grafik 3" descr="Ein Bild, das Gerät, Elektronisches Gerät, Uhr, Büroaussta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331" name="Grafik 3" descr="Ein Bild, das Gerät, Elektronisches Gerät, Uhr, Büroausstattung enthält.&#10;&#10;Automatisch generierte Beschreibu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14190" cy="5924550"/>
                    </a:xfrm>
                    <a:prstGeom prst="rect">
                      <a:avLst/>
                    </a:prstGeom>
                  </pic:spPr>
                </pic:pic>
              </a:graphicData>
            </a:graphic>
            <wp14:sizeRelH relativeFrom="margin">
              <wp14:pctWidth>0</wp14:pctWidth>
            </wp14:sizeRelH>
            <wp14:sizeRelV relativeFrom="margin">
              <wp14:pctHeight>0</wp14:pctHeight>
            </wp14:sizeRelV>
          </wp:anchor>
        </w:drawing>
      </w:r>
    </w:p>
    <w:p w14:paraId="2EFB9A8A" w14:textId="77777777" w:rsidR="004B4488" w:rsidRDefault="004B4488" w:rsidP="004B4488">
      <w:pPr>
        <w:rPr>
          <w:b/>
          <w:bCs/>
          <w:sz w:val="28"/>
          <w:szCs w:val="28"/>
        </w:rPr>
      </w:pPr>
    </w:p>
    <w:p w14:paraId="05647DA6" w14:textId="77777777" w:rsidR="004B4488" w:rsidRDefault="004B4488" w:rsidP="004B4488">
      <w:pPr>
        <w:rPr>
          <w:b/>
          <w:bCs/>
          <w:sz w:val="28"/>
          <w:szCs w:val="28"/>
        </w:rPr>
      </w:pPr>
    </w:p>
    <w:p w14:paraId="7B34F0CA" w14:textId="77777777" w:rsidR="004B4488" w:rsidRDefault="004B4488" w:rsidP="004B4488">
      <w:pPr>
        <w:rPr>
          <w:b/>
          <w:bCs/>
          <w:sz w:val="28"/>
          <w:szCs w:val="28"/>
        </w:rPr>
      </w:pPr>
    </w:p>
    <w:p w14:paraId="39066B05" w14:textId="77777777" w:rsidR="004B4488" w:rsidRDefault="004B4488" w:rsidP="004B4488">
      <w:pPr>
        <w:rPr>
          <w:b/>
          <w:bCs/>
          <w:sz w:val="28"/>
          <w:szCs w:val="28"/>
        </w:rPr>
      </w:pPr>
    </w:p>
    <w:p w14:paraId="46447F8C" w14:textId="77777777" w:rsidR="004B4488" w:rsidRDefault="004B4488" w:rsidP="004B4488">
      <w:pPr>
        <w:rPr>
          <w:b/>
          <w:bCs/>
          <w:sz w:val="28"/>
          <w:szCs w:val="28"/>
        </w:rPr>
      </w:pPr>
    </w:p>
    <w:p w14:paraId="4CDE0ACE" w14:textId="77777777" w:rsidR="004B4488" w:rsidRDefault="004B4488" w:rsidP="004B4488">
      <w:pPr>
        <w:rPr>
          <w:b/>
          <w:bCs/>
          <w:sz w:val="28"/>
          <w:szCs w:val="28"/>
        </w:rPr>
      </w:pPr>
    </w:p>
    <w:p w14:paraId="7D515EB8" w14:textId="77777777" w:rsidR="004B4488" w:rsidRDefault="004B4488" w:rsidP="004B4488">
      <w:pPr>
        <w:rPr>
          <w:b/>
          <w:bCs/>
          <w:sz w:val="28"/>
          <w:szCs w:val="28"/>
        </w:rPr>
      </w:pPr>
    </w:p>
    <w:p w14:paraId="35ABA989" w14:textId="77777777" w:rsidR="004B4488" w:rsidRDefault="004B4488" w:rsidP="004B4488">
      <w:pPr>
        <w:rPr>
          <w:b/>
          <w:bCs/>
          <w:sz w:val="28"/>
          <w:szCs w:val="28"/>
        </w:rPr>
      </w:pPr>
    </w:p>
    <w:p w14:paraId="1593CDCE" w14:textId="77777777" w:rsidR="004B4488" w:rsidRDefault="004B4488" w:rsidP="004B4488">
      <w:pPr>
        <w:rPr>
          <w:b/>
          <w:bCs/>
          <w:sz w:val="28"/>
          <w:szCs w:val="28"/>
        </w:rPr>
      </w:pPr>
    </w:p>
    <w:p w14:paraId="624B13ED" w14:textId="77777777" w:rsidR="004B4488" w:rsidRDefault="004B4488" w:rsidP="004B4488">
      <w:pPr>
        <w:rPr>
          <w:b/>
          <w:bCs/>
          <w:sz w:val="28"/>
          <w:szCs w:val="28"/>
        </w:rPr>
      </w:pPr>
    </w:p>
    <w:p w14:paraId="75485EDC" w14:textId="77777777" w:rsidR="004B4488" w:rsidRDefault="004B4488" w:rsidP="004B4488">
      <w:pPr>
        <w:rPr>
          <w:b/>
          <w:bCs/>
          <w:sz w:val="28"/>
          <w:szCs w:val="28"/>
        </w:rPr>
      </w:pPr>
    </w:p>
    <w:p w14:paraId="746C101C" w14:textId="77777777" w:rsidR="004B4488" w:rsidRDefault="004B4488" w:rsidP="004B4488">
      <w:pPr>
        <w:rPr>
          <w:b/>
          <w:bCs/>
          <w:sz w:val="28"/>
          <w:szCs w:val="28"/>
        </w:rPr>
      </w:pPr>
    </w:p>
    <w:p w14:paraId="70B2FB7A" w14:textId="77777777" w:rsidR="004B4488" w:rsidRDefault="004B4488" w:rsidP="004B4488">
      <w:pPr>
        <w:rPr>
          <w:b/>
          <w:bCs/>
          <w:sz w:val="28"/>
          <w:szCs w:val="28"/>
        </w:rPr>
      </w:pPr>
    </w:p>
    <w:p w14:paraId="1D667A86" w14:textId="77777777" w:rsidR="004B4488" w:rsidRDefault="004B4488" w:rsidP="004B4488">
      <w:pPr>
        <w:rPr>
          <w:b/>
          <w:bCs/>
          <w:sz w:val="28"/>
          <w:szCs w:val="28"/>
        </w:rPr>
      </w:pPr>
    </w:p>
    <w:p w14:paraId="7F771C40" w14:textId="77777777" w:rsidR="004B4488" w:rsidRDefault="004B4488" w:rsidP="004B4488">
      <w:pPr>
        <w:rPr>
          <w:b/>
          <w:bCs/>
          <w:sz w:val="28"/>
          <w:szCs w:val="28"/>
        </w:rPr>
      </w:pPr>
    </w:p>
    <w:p w14:paraId="1783BE96" w14:textId="77777777" w:rsidR="004B4488" w:rsidRDefault="004B4488" w:rsidP="004B4488">
      <w:pPr>
        <w:rPr>
          <w:b/>
          <w:bCs/>
          <w:sz w:val="28"/>
          <w:szCs w:val="28"/>
        </w:rPr>
      </w:pPr>
    </w:p>
    <w:p w14:paraId="3433335F" w14:textId="77777777" w:rsidR="004B4488" w:rsidRPr="00033D96" w:rsidRDefault="004B4488" w:rsidP="004B4488">
      <w:pPr>
        <w:rPr>
          <w:b/>
          <w:bCs/>
          <w:sz w:val="28"/>
          <w:szCs w:val="28"/>
        </w:rPr>
      </w:pPr>
    </w:p>
    <w:p w14:paraId="23D718CD" w14:textId="77777777" w:rsidR="003F7F29" w:rsidRDefault="003F7F29" w:rsidP="004B4488">
      <w:pPr>
        <w:rPr>
          <w:rFonts w:cstheme="minorHAnsi"/>
        </w:rPr>
      </w:pPr>
    </w:p>
    <w:p w14:paraId="0B9FC93F" w14:textId="7D771C77" w:rsidR="0049401C" w:rsidRDefault="0049401C" w:rsidP="004B4488">
      <w:pPr>
        <w:rPr>
          <w:rFonts w:cstheme="minorHAnsi"/>
        </w:rPr>
      </w:pPr>
      <w:r>
        <w:rPr>
          <w:rFonts w:cstheme="minorHAnsi"/>
        </w:rPr>
        <w:t xml:space="preserve">© </w:t>
      </w:r>
      <w:r w:rsidR="003F7F29">
        <w:rPr>
          <w:rFonts w:cstheme="minorHAnsi"/>
        </w:rPr>
        <w:t>Bilder</w:t>
      </w:r>
      <w:r w:rsidR="001324F9">
        <w:rPr>
          <w:rFonts w:cstheme="minorHAnsi"/>
        </w:rPr>
        <w:t xml:space="preserve"> PC, Buch, Smartphone, Radio, Tablet, Zeitung, Fernseher, VR-Brille, Kopfhörer</w:t>
      </w:r>
      <w:r w:rsidR="003F7F29">
        <w:rPr>
          <w:rFonts w:cstheme="minorHAnsi"/>
        </w:rPr>
        <w:t>:</w:t>
      </w:r>
      <w:r w:rsidRPr="0049401C">
        <w:rPr>
          <w:rFonts w:cstheme="minorHAnsi"/>
        </w:rPr>
        <w:t xml:space="preserve"> </w:t>
      </w:r>
      <w:r w:rsidR="001324F9">
        <w:rPr>
          <w:rFonts w:cstheme="minorHAnsi"/>
        </w:rPr>
        <w:t>generiert</w:t>
      </w:r>
      <w:r w:rsidRPr="0049401C">
        <w:rPr>
          <w:rFonts w:cstheme="minorHAnsi"/>
        </w:rPr>
        <w:t xml:space="preserve"> über ChatGPT</w:t>
      </w:r>
      <w:r w:rsidR="001324F9">
        <w:rPr>
          <w:rFonts w:cstheme="minorHAnsi"/>
        </w:rPr>
        <w:t xml:space="preserve"> 4o; Bilder </w:t>
      </w:r>
      <w:r w:rsidR="001324F9" w:rsidRPr="001324F9">
        <w:rPr>
          <w:rFonts w:cstheme="minorHAnsi"/>
        </w:rPr>
        <w:t>Mikrofon, Zeitschriften, Drucker</w:t>
      </w:r>
      <w:r w:rsidR="001324F9">
        <w:rPr>
          <w:rFonts w:cstheme="minorHAnsi"/>
        </w:rPr>
        <w:t>: generiert über Mi</w:t>
      </w:r>
      <w:r w:rsidR="001324F9" w:rsidRPr="001324F9">
        <w:rPr>
          <w:rFonts w:cstheme="minorHAnsi"/>
        </w:rPr>
        <w:t>djourney</w:t>
      </w:r>
    </w:p>
    <w:p w14:paraId="36CC7DD3" w14:textId="3983AD65" w:rsidR="004B4488" w:rsidRDefault="004B4488" w:rsidP="004B4488">
      <w:pPr>
        <w:rPr>
          <w:rFonts w:cstheme="minorHAnsi"/>
        </w:rPr>
      </w:pPr>
      <w:r>
        <w:rPr>
          <w:rFonts w:cstheme="minorHAnsi"/>
        </w:rPr>
        <w:br w:type="page"/>
      </w:r>
    </w:p>
    <w:p w14:paraId="5E03C937" w14:textId="5A90F620" w:rsidR="004B4488" w:rsidRPr="000F7CC8" w:rsidRDefault="004B4488" w:rsidP="004B4488">
      <w:pPr>
        <w:spacing w:line="276" w:lineRule="auto"/>
        <w:rPr>
          <w:rFonts w:cstheme="minorHAnsi"/>
          <w:color w:val="FF0000"/>
          <w:sz w:val="24"/>
          <w:szCs w:val="24"/>
        </w:rPr>
      </w:pPr>
      <w:r w:rsidRPr="000F7CC8">
        <w:rPr>
          <w:rFonts w:cstheme="minorHAnsi"/>
          <w:color w:val="FF0000"/>
          <w:sz w:val="24"/>
          <w:szCs w:val="24"/>
          <w:highlight w:val="lightGray"/>
        </w:rPr>
        <w:lastRenderedPageBreak/>
        <w:t>((Seite 1</w:t>
      </w:r>
      <w:r w:rsidR="001658D0">
        <w:rPr>
          <w:rFonts w:cstheme="minorHAnsi"/>
          <w:color w:val="FF0000"/>
          <w:sz w:val="24"/>
          <w:szCs w:val="24"/>
          <w:highlight w:val="lightGray"/>
        </w:rPr>
        <w:t>6</w:t>
      </w:r>
      <w:r w:rsidRPr="000F7CC8">
        <w:rPr>
          <w:rFonts w:cstheme="minorHAnsi"/>
          <w:color w:val="FF0000"/>
          <w:sz w:val="24"/>
          <w:szCs w:val="24"/>
          <w:highlight w:val="lightGray"/>
        </w:rPr>
        <w:t>))</w:t>
      </w:r>
      <w:r w:rsidRPr="000F7CC8">
        <w:rPr>
          <w:rFonts w:cstheme="minorHAnsi"/>
          <w:color w:val="FF0000"/>
          <w:sz w:val="24"/>
          <w:szCs w:val="24"/>
        </w:rPr>
        <w:t xml:space="preserve"> </w:t>
      </w:r>
    </w:p>
    <w:p w14:paraId="524B1A59" w14:textId="731B858D" w:rsidR="004B4488" w:rsidRPr="00175AFC" w:rsidRDefault="004B4488" w:rsidP="004B4488">
      <w:pPr>
        <w:spacing w:after="0" w:line="240" w:lineRule="auto"/>
        <w:rPr>
          <w:rFonts w:cstheme="minorHAnsi"/>
          <w:b/>
          <w:bCs/>
          <w:sz w:val="28"/>
          <w:szCs w:val="28"/>
        </w:rPr>
      </w:pPr>
      <w:r w:rsidRPr="00175AFC">
        <w:rPr>
          <w:rFonts w:cstheme="minorHAnsi"/>
          <w:b/>
          <w:bCs/>
          <w:sz w:val="28"/>
          <w:szCs w:val="28"/>
        </w:rPr>
        <w:t xml:space="preserve">Interessante Links </w:t>
      </w:r>
      <w:bookmarkStart w:id="103" w:name="_Hlk140049818"/>
      <w:r w:rsidRPr="00175AFC">
        <w:rPr>
          <w:rFonts w:cstheme="minorHAnsi"/>
          <w:b/>
          <w:bCs/>
          <w:sz w:val="28"/>
          <w:szCs w:val="28"/>
        </w:rPr>
        <w:t>zum Thema „</w:t>
      </w:r>
      <w:r w:rsidR="002A23E7" w:rsidRPr="002A23E7">
        <w:rPr>
          <w:rFonts w:cstheme="minorHAnsi"/>
          <w:b/>
          <w:bCs/>
          <w:sz w:val="28"/>
          <w:szCs w:val="28"/>
        </w:rPr>
        <w:t>Digitales Lernen mit Medien</w:t>
      </w:r>
      <w:r w:rsidRPr="00175AFC">
        <w:rPr>
          <w:rFonts w:cstheme="minorHAnsi"/>
          <w:b/>
          <w:bCs/>
          <w:sz w:val="28"/>
          <w:szCs w:val="28"/>
        </w:rPr>
        <w:t>“</w:t>
      </w:r>
      <w:bookmarkEnd w:id="103"/>
    </w:p>
    <w:p w14:paraId="263E9A3B" w14:textId="77777777" w:rsidR="004B4488" w:rsidRDefault="004B4488" w:rsidP="004B4488"/>
    <w:p w14:paraId="299434AD" w14:textId="6C03F533" w:rsidR="005A4198" w:rsidRDefault="001324F9" w:rsidP="004B4488">
      <w:r>
        <w:t xml:space="preserve">„Werkzeugkästen – Methodische und didaktische Beispiele zur Integrierung digitaler Medien in den Unterricht“ unter </w:t>
      </w:r>
      <w:hyperlink r:id="rId45" w:history="1">
        <w:r w:rsidR="009E6F60" w:rsidRPr="002F11CF">
          <w:rPr>
            <w:rStyle w:val="Hyperlink"/>
          </w:rPr>
          <w:t>www.medien-in-die-schule.de</w:t>
        </w:r>
      </w:hyperlink>
      <w:r w:rsidR="009E6F60">
        <w:t xml:space="preserve"> </w:t>
      </w:r>
      <w:r>
        <w:t xml:space="preserve"> ((Link zu </w:t>
      </w:r>
      <w:hyperlink r:id="rId46" w:history="1">
        <w:r w:rsidRPr="00731B02">
          <w:rPr>
            <w:rStyle w:val="Hyperlink"/>
          </w:rPr>
          <w:t>https://www.medien-in-die-schule.de/werkzeugkaesten/)</w:t>
        </w:r>
      </w:hyperlink>
      <w:r>
        <w:t>)</w:t>
      </w:r>
    </w:p>
    <w:p w14:paraId="16BD8E86" w14:textId="77777777" w:rsidR="001324F9" w:rsidRDefault="001324F9" w:rsidP="004B4488"/>
    <w:p w14:paraId="3062F0FD" w14:textId="67EF4E39" w:rsidR="005A4198" w:rsidRDefault="001324F9" w:rsidP="004B4488">
      <w:r>
        <w:t>„</w:t>
      </w:r>
      <w:r w:rsidRPr="001324F9">
        <w:t>Apps und Tools im Unterricht</w:t>
      </w:r>
      <w:r>
        <w:t xml:space="preserve">“ unter </w:t>
      </w:r>
      <w:hyperlink r:id="rId47" w:history="1">
        <w:r w:rsidRPr="00731B02">
          <w:rPr>
            <w:rStyle w:val="Hyperlink"/>
          </w:rPr>
          <w:t>www.lehrer-online.de</w:t>
        </w:r>
      </w:hyperlink>
      <w:r>
        <w:t xml:space="preserve"> ((Link zu </w:t>
      </w:r>
      <w:hyperlink r:id="rId48" w:history="1">
        <w:r w:rsidR="005A4198" w:rsidRPr="00A94EC8">
          <w:rPr>
            <w:rStyle w:val="Hyperlink"/>
          </w:rPr>
          <w:t>https://www.lehrer-online.de/fokusthemen/dossier/do/apps-und-tools-im-unterricht/</w:t>
        </w:r>
      </w:hyperlink>
      <w:r>
        <w:t>))</w:t>
      </w:r>
    </w:p>
    <w:p w14:paraId="12E0002F" w14:textId="77777777" w:rsidR="005A4198" w:rsidRDefault="005A4198" w:rsidP="005A4198"/>
    <w:p w14:paraId="4CEDA2C4" w14:textId="6F5192C4" w:rsidR="005A4198" w:rsidRDefault="001324F9" w:rsidP="005A4198">
      <w:commentRangeStart w:id="104"/>
      <w:commentRangeStart w:id="105"/>
      <w:commentRangeStart w:id="106"/>
      <w:commentRangeStart w:id="107"/>
      <w:r>
        <w:t>„Unterrichtsmaterial – Themen- und Methodenbausteine für alle Altersgruppen</w:t>
      </w:r>
      <w:r w:rsidR="000376CB">
        <w:t xml:space="preserve">“ unter </w:t>
      </w:r>
      <w:hyperlink r:id="rId49" w:history="1">
        <w:r w:rsidR="000376CB" w:rsidRPr="00731B02">
          <w:rPr>
            <w:rStyle w:val="Hyperlink"/>
          </w:rPr>
          <w:t>www.bzfe.de</w:t>
        </w:r>
      </w:hyperlink>
      <w:r w:rsidR="000376CB">
        <w:t xml:space="preserve"> ((Link zu </w:t>
      </w:r>
      <w:hyperlink r:id="rId50" w:history="1">
        <w:r w:rsidR="004C5DCF" w:rsidRPr="00A94EC8">
          <w:rPr>
            <w:rStyle w:val="Hyperlink"/>
          </w:rPr>
          <w:t>https://www.bzfe.de/bildung/unterrichtsmaterial/</w:t>
        </w:r>
      </w:hyperlink>
      <w:r w:rsidR="000376CB">
        <w:t>))</w:t>
      </w:r>
      <w:commentRangeEnd w:id="104"/>
      <w:r w:rsidR="009E6F60">
        <w:rPr>
          <w:rStyle w:val="Kommentarzeichen"/>
        </w:rPr>
        <w:commentReference w:id="104"/>
      </w:r>
      <w:commentRangeEnd w:id="105"/>
      <w:r w:rsidR="00F3723C">
        <w:rPr>
          <w:rStyle w:val="Kommentarzeichen"/>
        </w:rPr>
        <w:commentReference w:id="105"/>
      </w:r>
      <w:commentRangeEnd w:id="106"/>
      <w:r w:rsidR="002A23E7">
        <w:rPr>
          <w:rStyle w:val="Kommentarzeichen"/>
        </w:rPr>
        <w:commentReference w:id="106"/>
      </w:r>
      <w:commentRangeEnd w:id="107"/>
      <w:r w:rsidR="00FE55B6">
        <w:rPr>
          <w:rStyle w:val="Kommentarzeichen"/>
        </w:rPr>
        <w:commentReference w:id="107"/>
      </w:r>
    </w:p>
    <w:p w14:paraId="499D3B82" w14:textId="77777777" w:rsidR="004B4488" w:rsidRPr="000F7CC8" w:rsidRDefault="004B4488" w:rsidP="004B4488">
      <w:pPr>
        <w:rPr>
          <w:rFonts w:cstheme="minorHAnsi"/>
          <w:b/>
          <w:bCs/>
          <w:color w:val="FF0000"/>
        </w:rPr>
      </w:pPr>
      <w:r w:rsidRPr="000F7CC8">
        <w:rPr>
          <w:rFonts w:cstheme="minorHAnsi"/>
          <w:b/>
          <w:bCs/>
          <w:color w:val="FF0000"/>
        </w:rPr>
        <w:br w:type="page"/>
      </w:r>
    </w:p>
    <w:p w14:paraId="3000B3A8" w14:textId="77777777" w:rsidR="004B4488" w:rsidRPr="008663B5" w:rsidRDefault="004B4488" w:rsidP="004B4488">
      <w:r w:rsidRPr="00425B9D">
        <w:rPr>
          <w:highlight w:val="yellow"/>
        </w:rPr>
        <w:lastRenderedPageBreak/>
        <w:t xml:space="preserve">((Impressum – </w:t>
      </w:r>
      <w:r w:rsidRPr="00425B9D">
        <w:rPr>
          <w:b/>
          <w:bCs/>
          <w:highlight w:val="yellow"/>
        </w:rPr>
        <w:t>Bitte neuen Inhalt beachten!</w:t>
      </w:r>
      <w:r w:rsidRPr="00425B9D">
        <w:rPr>
          <w:highlight w:val="yellow"/>
        </w:rPr>
        <w:t>))</w:t>
      </w:r>
    </w:p>
    <w:p w14:paraId="25F90E2C" w14:textId="77777777" w:rsidR="004B4488" w:rsidRDefault="004B4488" w:rsidP="004B4488"/>
    <w:p w14:paraId="5EA1752A" w14:textId="77777777" w:rsidR="004B4488" w:rsidRDefault="004B4488" w:rsidP="004B4488"/>
    <w:p w14:paraId="7318BB86" w14:textId="77777777" w:rsidR="004B4488" w:rsidRPr="00425B9D" w:rsidRDefault="004B4488" w:rsidP="004B4488">
      <w:pPr>
        <w:rPr>
          <w:b/>
          <w:bCs/>
        </w:rPr>
      </w:pPr>
      <w:r w:rsidRPr="00425B9D">
        <w:rPr>
          <w:b/>
          <w:bCs/>
        </w:rPr>
        <w:t>Impressum</w:t>
      </w:r>
    </w:p>
    <w:p w14:paraId="16DEF9C5" w14:textId="77777777" w:rsidR="004B4488" w:rsidRDefault="004B4488" w:rsidP="004B4488">
      <w:r>
        <w:t xml:space="preserve">1. Auflage Oktober 2024.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 </w:t>
      </w:r>
    </w:p>
    <w:p w14:paraId="0320B83D" w14:textId="77777777" w:rsidR="004B4488" w:rsidRDefault="004B4488" w:rsidP="004B4488">
      <w: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(p.woehner@klett-mex.de) davon in Kenntnis zu setzen, damit bei Nachdruck der Nachweis gelöscht wird. </w:t>
      </w:r>
    </w:p>
    <w:p w14:paraId="19489C15" w14:textId="77777777" w:rsidR="004B4488" w:rsidRDefault="004B4488" w:rsidP="004B4488">
      <w:r w:rsidRPr="00650835">
        <w:t>Autor</w:t>
      </w:r>
      <w:r>
        <w:t>: Michael Kohl</w:t>
      </w:r>
    </w:p>
    <w:p w14:paraId="119893A5" w14:textId="77777777" w:rsidR="004B4488" w:rsidRDefault="004B4488" w:rsidP="004B4488">
      <w:r>
        <w:t xml:space="preserve">Redaktion und Autorenkoordination: Fabienne Schmaus </w:t>
      </w:r>
    </w:p>
    <w:p w14:paraId="2564EC65" w14:textId="77777777" w:rsidR="004B4488" w:rsidRDefault="004B4488" w:rsidP="004B4488">
      <w:r>
        <w:t xml:space="preserve">Projektkoordination: Petra Wöhner, Klett MEX GmbH </w:t>
      </w:r>
    </w:p>
    <w:p w14:paraId="2BCDB529" w14:textId="77777777" w:rsidR="004B4488" w:rsidRDefault="004B4488" w:rsidP="004B4488">
      <w:r w:rsidRPr="003E5008">
        <w:rPr>
          <w:lang w:val="en-US"/>
        </w:rPr>
        <w:t xml:space="preserve">Layout und Satz: We are Family GmbH &amp; Co. </w:t>
      </w:r>
      <w:r>
        <w:t xml:space="preserve">KG, Stuttgart </w:t>
      </w:r>
    </w:p>
    <w:p w14:paraId="0DABB0E7" w14:textId="77777777" w:rsidR="004B4488" w:rsidRDefault="004B4488" w:rsidP="004B4488">
      <w:r>
        <w:t xml:space="preserve">Eine Zusammenarbeit der BARMER und der Klett MEX GmbH </w:t>
      </w:r>
    </w:p>
    <w:p w14:paraId="0EAE3A94" w14:textId="77777777" w:rsidR="004B4488" w:rsidRPr="00425B9D" w:rsidRDefault="004B4488" w:rsidP="004B4488">
      <w:r>
        <w:t>©BARMER, Berlin, Klett MEX GmbH, Stuttgart und We are Family GmbH &amp; Co. KG, Stuttgart.</w:t>
      </w:r>
    </w:p>
    <w:p w14:paraId="4D09FD22" w14:textId="77777777" w:rsidR="004B4488" w:rsidRPr="00425B9D" w:rsidRDefault="004B4488" w:rsidP="004B4488">
      <w:pPr>
        <w:rPr>
          <w:b/>
          <w:bCs/>
        </w:rPr>
      </w:pPr>
      <w:r w:rsidRPr="00425B9D">
        <w:rPr>
          <w:b/>
          <w:bCs/>
        </w:rPr>
        <w:t>Digital in eine gesunde Zukunft.</w:t>
      </w:r>
    </w:p>
    <w:p w14:paraId="1340D221" w14:textId="77777777" w:rsidR="004B4488" w:rsidRPr="00425B9D" w:rsidRDefault="004B4488" w:rsidP="004B4488">
      <w:r>
        <w:t>Wir wollen die Chancen und Potenziale der Digitalisierung für unsere Gesundheit nutzen, indem wir digitale Kompetenz für selbstbestimmte Entscheidungen in allen Gesundheitsfragen vermitteln.</w:t>
      </w:r>
    </w:p>
    <w:p w14:paraId="38C9E81F" w14:textId="77777777" w:rsidR="004B4488" w:rsidRDefault="004B4488" w:rsidP="004B4488"/>
    <w:p w14:paraId="34DAC694" w14:textId="77777777" w:rsidR="004B4488" w:rsidRPr="000F7CC8" w:rsidRDefault="004B4488" w:rsidP="004B4488">
      <w:pPr>
        <w:rPr>
          <w:color w:val="FF0000"/>
        </w:rPr>
      </w:pPr>
      <w:r w:rsidRPr="00CB7A2D">
        <w:rPr>
          <w:highlight w:val="yellow"/>
        </w:rPr>
        <w:t>((Logo Klett MEX))</w:t>
      </w:r>
    </w:p>
    <w:p w14:paraId="4800E306" w14:textId="77777777" w:rsidR="004B4488" w:rsidRPr="000F7CC8" w:rsidRDefault="004B4488" w:rsidP="004B4488">
      <w:pPr>
        <w:spacing w:line="276" w:lineRule="auto"/>
        <w:rPr>
          <w:color w:val="FF0000"/>
        </w:rPr>
      </w:pPr>
    </w:p>
    <w:p w14:paraId="0F1B9900" w14:textId="7F8D010A" w:rsidR="00425B9D" w:rsidRPr="000F7CC8" w:rsidRDefault="00425B9D" w:rsidP="004B4488">
      <w:pPr>
        <w:spacing w:line="276" w:lineRule="auto"/>
        <w:rPr>
          <w:color w:val="FF0000"/>
        </w:rPr>
      </w:pPr>
    </w:p>
    <w:sectPr w:rsidR="00425B9D" w:rsidRPr="000F7CC8" w:rsidSect="004B4488">
      <w:headerReference w:type="default" r:id="rId5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heresa Salge" w:date="2024-07-09T15:55:00Z" w:initials="TS">
    <w:p w14:paraId="47A61A55" w14:textId="77777777" w:rsidR="0004160C" w:rsidRDefault="0004160C">
      <w:pPr>
        <w:pStyle w:val="Kommentartext"/>
      </w:pPr>
      <w:r>
        <w:rPr>
          <w:rStyle w:val="Kommentarzeichen"/>
        </w:rPr>
        <w:annotationRef/>
      </w:r>
      <w:r>
        <w:t xml:space="preserve">Titel existiert schon, daher muss der geändert werden. </w:t>
      </w:r>
    </w:p>
    <w:p w14:paraId="17A73C49" w14:textId="77777777" w:rsidR="0004160C" w:rsidRDefault="0004160C">
      <w:pPr>
        <w:pStyle w:val="Kommentartext"/>
      </w:pPr>
      <w:r>
        <w:rPr>
          <w:noProof/>
        </w:rPr>
        <w:drawing>
          <wp:inline distT="0" distB="0" distL="0" distR="0" wp14:anchorId="2A8D2A0D" wp14:editId="7B9ED158">
            <wp:extent cx="2101733" cy="8255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109979" cy="828739"/>
                    </a:xfrm>
                    <a:prstGeom prst="rect">
                      <a:avLst/>
                    </a:prstGeom>
                  </pic:spPr>
                </pic:pic>
              </a:graphicData>
            </a:graphic>
          </wp:inline>
        </w:drawing>
      </w:r>
    </w:p>
    <w:p w14:paraId="44E8608A" w14:textId="77777777" w:rsidR="0004160C" w:rsidRDefault="0004160C">
      <w:pPr>
        <w:pStyle w:val="Kommentartext"/>
      </w:pPr>
    </w:p>
    <w:p w14:paraId="73FFD5F4" w14:textId="14BAEE9B" w:rsidR="0004160C" w:rsidRDefault="0004160C" w:rsidP="00D91887">
      <w:pPr>
        <w:pStyle w:val="Kommentartext"/>
      </w:pPr>
      <w:r>
        <w:t xml:space="preserve">Ideen: </w:t>
      </w:r>
    </w:p>
    <w:p w14:paraId="3260CEAC" w14:textId="77777777" w:rsidR="0004160C" w:rsidRDefault="0004160C" w:rsidP="00D91887">
      <w:pPr>
        <w:pStyle w:val="Kommentartext"/>
      </w:pPr>
    </w:p>
    <w:p w14:paraId="15468E48" w14:textId="38BFD525" w:rsidR="0004160C" w:rsidRDefault="0004160C" w:rsidP="00D91887">
      <w:pPr>
        <w:pStyle w:val="Kommentartext"/>
      </w:pPr>
      <w:r>
        <w:t>Digitales Lernen mit Medien</w:t>
      </w:r>
    </w:p>
    <w:p w14:paraId="334CC287" w14:textId="77777777" w:rsidR="0004160C" w:rsidRDefault="0004160C">
      <w:pPr>
        <w:pStyle w:val="Kommentartext"/>
      </w:pPr>
    </w:p>
    <w:p w14:paraId="6180FD6C" w14:textId="06E8056B" w:rsidR="0004160C" w:rsidRDefault="0004160C">
      <w:pPr>
        <w:pStyle w:val="Kommentartext"/>
      </w:pPr>
      <w:r>
        <w:t>Medienkompetenz und digitales Lernen</w:t>
      </w:r>
    </w:p>
  </w:comment>
  <w:comment w:id="1" w:author="Fabienne Schmaus" w:date="2024-07-17T11:00:00Z" w:initials="FS">
    <w:p w14:paraId="7D4BC9C6" w14:textId="77777777" w:rsidR="0007461C" w:rsidRDefault="0007461C" w:rsidP="0007461C">
      <w:pPr>
        <w:pStyle w:val="Kommentartext"/>
      </w:pPr>
      <w:r>
        <w:rPr>
          <w:rStyle w:val="Kommentarzeichen"/>
        </w:rPr>
        <w:annotationRef/>
      </w:r>
      <w:r>
        <w:t>Eher Variante 1. Weitere Vorschlag:</w:t>
      </w:r>
    </w:p>
    <w:p w14:paraId="47FE0D81" w14:textId="77777777" w:rsidR="0007461C" w:rsidRDefault="0007461C" w:rsidP="0007461C">
      <w:pPr>
        <w:pStyle w:val="Kommentartext"/>
      </w:pPr>
      <w:r>
        <w:t>Digitale Medien als Lernwerkzeuge</w:t>
      </w:r>
    </w:p>
  </w:comment>
  <w:comment w:id="3" w:author="Theresa Salge" w:date="2024-07-09T13:19:00Z" w:initials="TS">
    <w:p w14:paraId="47B2D6B4" w14:textId="1A6A923E" w:rsidR="0004160C" w:rsidRDefault="0004160C">
      <w:pPr>
        <w:pStyle w:val="Kommentartext"/>
      </w:pPr>
      <w:r>
        <w:rPr>
          <w:rStyle w:val="Kommentarzeichen"/>
        </w:rPr>
        <w:annotationRef/>
      </w:r>
      <w:r>
        <w:rPr>
          <w:rStyle w:val="Kommentarzeichen"/>
        </w:rPr>
        <w:t>Intern: altersentsprechend</w:t>
      </w:r>
      <w:r>
        <w:t xml:space="preserve"> auf Grundschule hier Lio und Olivia anpassen</w:t>
      </w:r>
    </w:p>
  </w:comment>
  <w:comment w:id="6" w:author="Samime Kutlu" w:date="2024-07-12T14:09:00Z" w:initials="SK">
    <w:p w14:paraId="2C615AD0" w14:textId="70DB7F97" w:rsidR="0004160C" w:rsidRDefault="0004160C">
      <w:pPr>
        <w:pStyle w:val="Kommentartext"/>
      </w:pPr>
      <w:r>
        <w:rPr>
          <w:rStyle w:val="Kommentarzeichen"/>
        </w:rPr>
        <w:annotationRef/>
      </w:r>
      <w:r>
        <w:t>Ich dachte wir hätten auch festgehalten etwas zur Selbstkontrolle zu machen? Falls ja, sollte das hier nicht auch kurz erwähnt werden?</w:t>
      </w:r>
    </w:p>
  </w:comment>
  <w:comment w:id="7" w:author="Michael Kohl" w:date="2024-07-15T18:22:00Z" w:initials="MK">
    <w:p w14:paraId="1B7491B8" w14:textId="77777777" w:rsidR="0007461C" w:rsidRDefault="006D5459" w:rsidP="0007461C">
      <w:pPr>
        <w:pStyle w:val="Kommentartext"/>
      </w:pPr>
      <w:r>
        <w:rPr>
          <w:rStyle w:val="Kommentarzeichen"/>
        </w:rPr>
        <w:annotationRef/>
      </w:r>
      <w:r w:rsidR="0007461C">
        <w:t>„verantwortungsvoller Umgang“ sollte das eigentlich beschreiben</w:t>
      </w:r>
    </w:p>
  </w:comment>
  <w:comment w:id="8" w:author="Fabienne Schmaus" w:date="2024-07-17T11:01:00Z" w:initials="FS">
    <w:p w14:paraId="77CD1EA1" w14:textId="77777777" w:rsidR="0007461C" w:rsidRDefault="0007461C" w:rsidP="0007461C">
      <w:pPr>
        <w:pStyle w:val="Kommentartext"/>
      </w:pPr>
      <w:r>
        <w:rPr>
          <w:rStyle w:val="Kommentarzeichen"/>
        </w:rPr>
        <w:annotationRef/>
      </w:r>
      <w:r>
        <w:t>Jetzt etwas deutlicher formuliert</w:t>
      </w:r>
    </w:p>
  </w:comment>
  <w:comment w:id="9" w:author="Fabienne Schmaus" w:date="2024-07-17T11:22:00Z" w:initials="FS">
    <w:p w14:paraId="2699F97E" w14:textId="77777777" w:rsidR="00EE7AA8" w:rsidRDefault="00EE7AA8" w:rsidP="00EE7AA8">
      <w:pPr>
        <w:pStyle w:val="Kommentartext"/>
      </w:pPr>
      <w:r>
        <w:rPr>
          <w:rStyle w:val="Kommentarzeichen"/>
        </w:rPr>
        <w:annotationRef/>
      </w:r>
      <w:r>
        <w:t>Eher 120 Min. ??</w:t>
      </w:r>
    </w:p>
    <w:p w14:paraId="7C050C45" w14:textId="77777777" w:rsidR="00EE7AA8" w:rsidRDefault="00EE7AA8" w:rsidP="00EE7AA8">
      <w:pPr>
        <w:pStyle w:val="Kommentartext"/>
      </w:pPr>
      <w:r>
        <w:t>Siehe auch Kommentar unten zur Dauer.</w:t>
      </w:r>
    </w:p>
    <w:p w14:paraId="68B4A76E" w14:textId="77777777" w:rsidR="00EE7AA8" w:rsidRDefault="00EE7AA8" w:rsidP="00EE7AA8">
      <w:pPr>
        <w:pStyle w:val="Kommentartext"/>
      </w:pPr>
    </w:p>
    <w:p w14:paraId="607095B5" w14:textId="77777777" w:rsidR="00EE7AA8" w:rsidRDefault="00EE7AA8" w:rsidP="00EE7AA8">
      <w:pPr>
        <w:pStyle w:val="Kommentartext"/>
      </w:pPr>
      <w:r>
        <w:t>Ja, finde die LH ist es wert, dass sie auch länger als 90 Minuten dauern darf. Gerade im Grundschulbereich, wo der fixe 45 Minuten Rhythmus nicht unantastbar ist und der Tag (oft) auch flexibel gestaltet werden kann.</w:t>
      </w:r>
    </w:p>
  </w:comment>
  <w:comment w:id="12" w:author="Fabienne Schmaus" w:date="2024-07-17T11:04:00Z" w:initials="FS">
    <w:p w14:paraId="0525956B" w14:textId="7E17C431" w:rsidR="0007461C" w:rsidRDefault="0007461C" w:rsidP="0007461C">
      <w:pPr>
        <w:pStyle w:val="Kommentartext"/>
      </w:pPr>
      <w:r>
        <w:rPr>
          <w:rStyle w:val="Kommentarzeichen"/>
        </w:rPr>
        <w:annotationRef/>
      </w:r>
      <w:r>
        <w:t>neu</w:t>
      </w:r>
    </w:p>
  </w:comment>
  <w:comment w:id="13" w:author="Theresa Salge" w:date="2024-07-09T13:31:00Z" w:initials="TS">
    <w:p w14:paraId="5C386BC4" w14:textId="61845BE8" w:rsidR="0004160C" w:rsidRDefault="0004160C">
      <w:pPr>
        <w:pStyle w:val="Kommentartext"/>
      </w:pPr>
      <w:r>
        <w:rPr>
          <w:rStyle w:val="Kommentarzeichen"/>
        </w:rPr>
        <w:annotationRef/>
      </w:r>
      <w:r>
        <w:t>Ernährung hier passend zur Thematik für Medien und Lernen?</w:t>
      </w:r>
    </w:p>
  </w:comment>
  <w:comment w:id="14" w:author="Samime Kutlu" w:date="2024-07-12T14:31:00Z" w:initials="SK">
    <w:p w14:paraId="7C366031" w14:textId="289DC9A8" w:rsidR="006D5309" w:rsidRDefault="006D5309">
      <w:pPr>
        <w:pStyle w:val="Kommentartext"/>
      </w:pPr>
      <w:r>
        <w:rPr>
          <w:rStyle w:val="Kommentarzeichen"/>
        </w:rPr>
        <w:annotationRef/>
      </w:r>
      <w:r>
        <w:t>Wäre Selbstkontrolle beim Medienkonsum nicht spannender und relevanter?</w:t>
      </w:r>
    </w:p>
  </w:comment>
  <w:comment w:id="15" w:author="Michael Kohl" w:date="2024-07-15T18:26:00Z" w:initials="MK">
    <w:p w14:paraId="5CB11C9B" w14:textId="77777777" w:rsidR="006D5459" w:rsidRDefault="006D5459" w:rsidP="006D5459">
      <w:pPr>
        <w:pStyle w:val="Kommentartext"/>
      </w:pPr>
      <w:r>
        <w:rPr>
          <w:rStyle w:val="Kommentarzeichen"/>
        </w:rPr>
        <w:annotationRef/>
      </w:r>
      <w:r>
        <w:t>In meinen Dokumenten taucht das Thema „Selbstkontrolle“ nicht auf im Brainstorming und beim Festlegen der ungefähren Inhalte.</w:t>
      </w:r>
    </w:p>
  </w:comment>
  <w:comment w:id="16" w:author="Fabienne Schmaus" w:date="2024-07-17T11:05:00Z" w:initials="FS">
    <w:p w14:paraId="18123362" w14:textId="77777777" w:rsidR="0007461C" w:rsidRDefault="0007461C" w:rsidP="0007461C">
      <w:pPr>
        <w:pStyle w:val="Kommentartext"/>
      </w:pPr>
      <w:r>
        <w:rPr>
          <w:rStyle w:val="Kommentarzeichen"/>
        </w:rPr>
        <w:annotationRef/>
      </w:r>
      <w:r>
        <w:t>Wir sind in der GS. Selbstkontrolle ist für eine konkrete Praxisphase nicht spannend. Eher „was ich esse, was ich sehe“.</w:t>
      </w:r>
    </w:p>
  </w:comment>
  <w:comment w:id="18" w:author="Theresa Salge" w:date="2024-07-09T13:38:00Z" w:initials="TS">
    <w:p w14:paraId="70453F2B" w14:textId="41824B64" w:rsidR="0004160C" w:rsidRDefault="0004160C">
      <w:pPr>
        <w:pStyle w:val="Kommentartext"/>
      </w:pPr>
      <w:r>
        <w:rPr>
          <w:rStyle w:val="Kommentarzeichen"/>
        </w:rPr>
        <w:annotationRef/>
      </w:r>
      <w:r>
        <w:t xml:space="preserve">Sehr schöne Fragen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Würde nur die Reihenfolge ändern</w:t>
      </w:r>
    </w:p>
  </w:comment>
  <w:comment w:id="19" w:author="Fabienne Schmaus" w:date="2024-07-17T11:06:00Z" w:initials="FS">
    <w:p w14:paraId="6A42106F" w14:textId="77777777" w:rsidR="00C4185B" w:rsidRDefault="00C4185B" w:rsidP="00C4185B">
      <w:pPr>
        <w:pStyle w:val="Kommentartext"/>
      </w:pPr>
      <w:r>
        <w:rPr>
          <w:rStyle w:val="Kommentarzeichen"/>
        </w:rPr>
        <w:annotationRef/>
      </w:r>
      <w:r>
        <w:t>Passt! (auch im EWH angepasst)</w:t>
      </w:r>
    </w:p>
  </w:comment>
  <w:comment w:id="21" w:author="Theresa Salge" w:date="2024-07-09T14:27:00Z" w:initials="TS">
    <w:p w14:paraId="3184F12C" w14:textId="5C6925C0" w:rsidR="0004160C" w:rsidRDefault="0004160C">
      <w:pPr>
        <w:pStyle w:val="Kommentartext"/>
      </w:pPr>
      <w:r>
        <w:rPr>
          <w:rStyle w:val="Kommentarzeichen"/>
        </w:rPr>
        <w:annotationRef/>
      </w:r>
      <w:r>
        <w:t>Ergänzt aus dem Erwartungshorizont</w:t>
      </w:r>
    </w:p>
  </w:comment>
  <w:comment w:id="22" w:author="Fabienne Schmaus" w:date="2024-07-17T11:07:00Z" w:initials="FS">
    <w:p w14:paraId="6CB30D42" w14:textId="77777777" w:rsidR="00C4185B" w:rsidRDefault="00C4185B" w:rsidP="00C4185B">
      <w:pPr>
        <w:pStyle w:val="Kommentartext"/>
      </w:pPr>
      <w:r>
        <w:rPr>
          <w:rStyle w:val="Kommentarzeichen"/>
        </w:rPr>
        <w:annotationRef/>
      </w:r>
      <w:r>
        <w:t>Passt.</w:t>
      </w:r>
    </w:p>
  </w:comment>
  <w:comment w:id="23" w:author="Theresa Salge" w:date="2024-07-09T13:38:00Z" w:initials="TS">
    <w:p w14:paraId="120DA100" w14:textId="6F0D56EA" w:rsidR="0004160C" w:rsidRDefault="0004160C">
      <w:pPr>
        <w:pStyle w:val="Kommentartext"/>
      </w:pPr>
      <w:r>
        <w:rPr>
          <w:rStyle w:val="Kommentarzeichen"/>
        </w:rPr>
        <w:annotationRef/>
      </w:r>
      <w:r>
        <w:t>Sollte die Praxisphase vllt. für sich stehen und oben als extra Punkt in den Ablauf ergänzt werden?</w:t>
      </w:r>
    </w:p>
  </w:comment>
  <w:comment w:id="24" w:author="Michael Kohl" w:date="2024-07-15T18:29:00Z" w:initials="MK">
    <w:p w14:paraId="012DAC81" w14:textId="77777777" w:rsidR="00C4185B" w:rsidRDefault="00BF3488" w:rsidP="00C4185B">
      <w:pPr>
        <w:pStyle w:val="Kommentartext"/>
      </w:pPr>
      <w:r>
        <w:rPr>
          <w:rStyle w:val="Kommentarzeichen"/>
        </w:rPr>
        <w:annotationRef/>
      </w:r>
      <w:r w:rsidR="00C4185B">
        <w:t xml:space="preserve">Gerne möglich. Hab es jetzt noch nicht geändert...Die Inhalte sind zwar schon „verzahnt“, aber im Unterricht merkt der Schüler jetzt ja nicht, ob jetzt die „Praxisphase“ kommt oder der zweite Punkt im Abschnitt „Erarbeitung 1“. </w:t>
      </w:r>
    </w:p>
  </w:comment>
  <w:comment w:id="25" w:author="Fabienne Schmaus" w:date="2024-07-17T11:08:00Z" w:initials="FS">
    <w:p w14:paraId="60B3826A" w14:textId="77777777" w:rsidR="00C4185B" w:rsidRDefault="00C4185B" w:rsidP="00C4185B">
      <w:pPr>
        <w:pStyle w:val="Kommentartext"/>
      </w:pPr>
      <w:r>
        <w:rPr>
          <w:rStyle w:val="Kommentarzeichen"/>
        </w:rPr>
        <w:annotationRef/>
      </w:r>
      <w:r>
        <w:t>Lieber nicht trennen, weil die 1. Phase (Fragen) in der Erarbeitung 1 u.U. im Unterricht (GS!) sehr kurz ausfallen kann.</w:t>
      </w:r>
    </w:p>
  </w:comment>
  <w:comment w:id="26" w:author="Theresa Salge" w:date="2024-07-09T13:40:00Z" w:initials="TS">
    <w:p w14:paraId="63693755" w14:textId="5543230E" w:rsidR="0004160C" w:rsidRDefault="0004160C">
      <w:pPr>
        <w:pStyle w:val="Kommentartext"/>
      </w:pPr>
      <w:r>
        <w:rPr>
          <w:rStyle w:val="Kommentarzeichen"/>
        </w:rPr>
        <w:annotationRef/>
      </w:r>
      <w:r>
        <w:t>Gleich wie oben: Ernährungsthema hier passend?</w:t>
      </w:r>
    </w:p>
  </w:comment>
  <w:comment w:id="27" w:author="Samime Kutlu" w:date="2024-07-12T14:40:00Z" w:initials="SK">
    <w:p w14:paraId="484E03DA" w14:textId="31C49D3D" w:rsidR="006D5309" w:rsidRDefault="006D5309">
      <w:pPr>
        <w:pStyle w:val="Kommentartext"/>
      </w:pPr>
      <w:r>
        <w:rPr>
          <w:rStyle w:val="Kommentarzeichen"/>
        </w:rPr>
        <w:annotationRef/>
      </w:r>
      <w:r>
        <w:t>Alternativ fände ich Bewegung oder Bildschirmzeit auch spannend oder mentale Gesundheit</w:t>
      </w:r>
    </w:p>
  </w:comment>
  <w:comment w:id="28" w:author="Michael Kohl" w:date="2024-07-15T18:33:00Z" w:initials="MK">
    <w:p w14:paraId="0FFE0231" w14:textId="77777777" w:rsidR="004A5DF0" w:rsidRDefault="00BF3488" w:rsidP="004A5DF0">
      <w:pPr>
        <w:pStyle w:val="Kommentartext"/>
      </w:pPr>
      <w:r>
        <w:rPr>
          <w:rStyle w:val="Kommentarzeichen"/>
        </w:rPr>
        <w:annotationRef/>
      </w:r>
      <w:r w:rsidR="004A5DF0">
        <w:t xml:space="preserve">Mentale Gesundheit spannend für Grundschule...hab ich Respekt davor. Zu Bewegung haben wir die andere Einheit.  </w:t>
      </w:r>
    </w:p>
  </w:comment>
  <w:comment w:id="29" w:author="Fabienne Schmaus" w:date="2024-07-17T11:09:00Z" w:initials="FS">
    <w:p w14:paraId="6E146819" w14:textId="77777777" w:rsidR="004A5DF0" w:rsidRDefault="004A5DF0" w:rsidP="004A5DF0">
      <w:pPr>
        <w:pStyle w:val="Kommentartext"/>
      </w:pPr>
      <w:r>
        <w:rPr>
          <w:rStyle w:val="Kommentarzeichen"/>
        </w:rPr>
        <w:annotationRef/>
      </w:r>
      <w:r>
        <w:t>Mentale Gesundheit ist kein geeignetes Thema für eine Praxisphase in der GS.</w:t>
      </w:r>
    </w:p>
  </w:comment>
  <w:comment w:id="30" w:author="Theresa Salge" w:date="2024-07-09T14:30:00Z" w:initials="TS">
    <w:p w14:paraId="3545AEA2" w14:textId="1558E115" w:rsidR="0004160C" w:rsidRDefault="0004160C">
      <w:pPr>
        <w:pStyle w:val="Kommentartext"/>
      </w:pPr>
      <w:r>
        <w:rPr>
          <w:rStyle w:val="Kommentarzeichen"/>
        </w:rPr>
        <w:annotationRef/>
      </w:r>
      <w:r>
        <w:t>Vllt. hier noch anmerken eine Gruppe pro Station?</w:t>
      </w:r>
    </w:p>
    <w:p w14:paraId="0E98B81E" w14:textId="77777777" w:rsidR="0004160C" w:rsidRDefault="0004160C">
      <w:pPr>
        <w:pStyle w:val="Kommentartext"/>
      </w:pPr>
    </w:p>
    <w:p w14:paraId="13DC17B7" w14:textId="77777777" w:rsidR="0004160C" w:rsidRDefault="0004160C" w:rsidP="00735A9A">
      <w:pPr>
        <w:pStyle w:val="Kommentartext"/>
      </w:pPr>
      <w:r>
        <w:rPr>
          <w:rStyle w:val="Kommentarzeichen"/>
        </w:rPr>
        <w:annotationRef/>
      </w:r>
      <w:r>
        <w:t>Macht es hier vllt. auch Sinn die Stationen zu rotieren? So dass alles ausprobiert werden kann, vlt. Als Hinweis wenn mehr Zeit zur Verfügung steht?</w:t>
      </w:r>
    </w:p>
    <w:p w14:paraId="3AEFA22C" w14:textId="4D4942E9" w:rsidR="0004160C" w:rsidRDefault="0004160C">
      <w:pPr>
        <w:pStyle w:val="Kommentartext"/>
      </w:pPr>
    </w:p>
  </w:comment>
  <w:comment w:id="31" w:author="Michael Kohl" w:date="2024-07-15T18:37:00Z" w:initials="MK">
    <w:p w14:paraId="2A7A3D94" w14:textId="77777777" w:rsidR="004A5DF0" w:rsidRDefault="00BF3488" w:rsidP="004A5DF0">
      <w:pPr>
        <w:pStyle w:val="Kommentartext"/>
      </w:pPr>
      <w:r>
        <w:rPr>
          <w:rStyle w:val="Kommentarzeichen"/>
        </w:rPr>
        <w:annotationRef/>
      </w:r>
      <w:r w:rsidR="004A5DF0">
        <w:t>Im EWH ist das Rotieren bereits vorgesehen</w:t>
      </w:r>
    </w:p>
  </w:comment>
  <w:comment w:id="32" w:author="Theresa Salge" w:date="2024-07-09T13:43:00Z" w:initials="TS">
    <w:p w14:paraId="29D1657D" w14:textId="55D08080" w:rsidR="0004160C" w:rsidRDefault="0004160C">
      <w:pPr>
        <w:pStyle w:val="Kommentartext"/>
      </w:pPr>
      <w:r>
        <w:rPr>
          <w:rStyle w:val="Kommentarzeichen"/>
        </w:rPr>
        <w:annotationRef/>
      </w:r>
      <w:r>
        <w:t xml:space="preserve">Schöne Fragen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3" w:author="Michael Kohl" w:date="2024-07-15T18:37:00Z" w:initials="MK">
    <w:p w14:paraId="06CF4145" w14:textId="77777777" w:rsidR="00BF3488" w:rsidRDefault="00BF3488" w:rsidP="00BF3488">
      <w:pPr>
        <w:pStyle w:val="Kommentartext"/>
      </w:pPr>
      <w:r>
        <w:rPr>
          <w:rStyle w:val="Kommentarzeichen"/>
        </w:rPr>
        <w:annotationRef/>
      </w:r>
      <w:r>
        <w:t>Danke</w:t>
      </w:r>
    </w:p>
  </w:comment>
  <w:comment w:id="36" w:author="Samime Kutlu" w:date="2024-07-12T14:55:00Z" w:initials="SK">
    <w:p w14:paraId="2B9FB379" w14:textId="64B047BE" w:rsidR="00881BBC" w:rsidRDefault="00881BBC">
      <w:pPr>
        <w:pStyle w:val="Kommentartext"/>
      </w:pPr>
      <w:r>
        <w:rPr>
          <w:rStyle w:val="Kommentarzeichen"/>
        </w:rPr>
        <w:annotationRef/>
      </w:r>
      <w:r>
        <w:t>Das müsste dann angepasst werden, sollte man vom Ernährungsthema abweichen.</w:t>
      </w:r>
    </w:p>
  </w:comment>
  <w:comment w:id="37" w:author="Samime Kutlu" w:date="2024-07-12T15:06:00Z" w:initials="SK">
    <w:p w14:paraId="01D1AF21" w14:textId="6C98E5BB" w:rsidR="00E106BF" w:rsidRDefault="00E106BF">
      <w:pPr>
        <w:pStyle w:val="Kommentartext"/>
      </w:pPr>
      <w:r>
        <w:rPr>
          <w:rStyle w:val="Kommentarzeichen"/>
        </w:rPr>
        <w:annotationRef/>
      </w:r>
      <w:r>
        <w:t>Das müsste dann auch angepasst werden, wenn das Thema „Ernährung“ getauscht wird</w:t>
      </w:r>
    </w:p>
  </w:comment>
  <w:comment w:id="38" w:author="Theresa Salge" w:date="2024-07-09T14:32:00Z" w:initials="TS">
    <w:p w14:paraId="5F50E5C8" w14:textId="40EFB90F" w:rsidR="00BF3488" w:rsidRDefault="0004160C" w:rsidP="00BF3488">
      <w:pPr>
        <w:pStyle w:val="Kommentartext"/>
      </w:pPr>
      <w:r>
        <w:rPr>
          <w:rStyle w:val="Kommentarzeichen"/>
        </w:rPr>
        <w:annotationRef/>
      </w:r>
      <w:r w:rsidR="00BF3488">
        <w:t xml:space="preserve">Das sind alles gute digitale Spiele! </w:t>
      </w:r>
    </w:p>
  </w:comment>
  <w:comment w:id="39" w:author="Fabienne Schmaus" w:date="2024-07-05T16:59:00Z" w:initials="FS">
    <w:p w14:paraId="0C8E31A0" w14:textId="1072F27A" w:rsidR="0004160C" w:rsidRDefault="0004160C" w:rsidP="00BC7959">
      <w:pPr>
        <w:pStyle w:val="Kommentartext"/>
      </w:pPr>
      <w:r>
        <w:rPr>
          <w:rStyle w:val="Kommentarzeichen"/>
        </w:rPr>
        <w:annotationRef/>
      </w:r>
      <w:r>
        <w:t>Samime / Teresa: Könnt ihr bitte mit einem Inhalt von 7Mind befüllen?</w:t>
      </w:r>
    </w:p>
  </w:comment>
  <w:comment w:id="40" w:author="Theresa Salge" w:date="2024-07-09T14:36:00Z" w:initials="TS">
    <w:p w14:paraId="5D2DE1A1" w14:textId="54030594" w:rsidR="0004160C" w:rsidRDefault="0004160C">
      <w:pPr>
        <w:pStyle w:val="Kommentartext"/>
      </w:pPr>
      <w:r>
        <w:rPr>
          <w:rStyle w:val="Kommentarzeichen"/>
        </w:rPr>
        <w:annotationRef/>
      </w:r>
      <w:r>
        <w:t xml:space="preserve">Ergänzt. Hier noch 7Mind fragen ggf. </w:t>
      </w:r>
    </w:p>
  </w:comment>
  <w:comment w:id="41" w:author="Fabienne Schmaus" w:date="2024-07-17T11:15:00Z" w:initials="FS">
    <w:p w14:paraId="4BF83FAC" w14:textId="77777777" w:rsidR="004A5DF0" w:rsidRDefault="004A5DF0" w:rsidP="004A5DF0">
      <w:pPr>
        <w:pStyle w:val="Kommentartext"/>
      </w:pPr>
      <w:r>
        <w:rPr>
          <w:rStyle w:val="Kommentarzeichen"/>
        </w:rPr>
        <w:annotationRef/>
      </w:r>
      <w:r>
        <w:t>Danke!</w:t>
      </w:r>
    </w:p>
  </w:comment>
  <w:comment w:id="42" w:author="Fabienne Schmaus" w:date="2024-07-17T11:16:00Z" w:initials="FS">
    <w:p w14:paraId="15AFCEBA" w14:textId="77777777" w:rsidR="004A5DF0" w:rsidRDefault="004A5DF0" w:rsidP="004A5DF0">
      <w:pPr>
        <w:pStyle w:val="Kommentartext"/>
      </w:pPr>
      <w:r>
        <w:rPr>
          <w:rStyle w:val="Kommentarzeichen"/>
        </w:rPr>
        <w:annotationRef/>
      </w:r>
      <w:r>
        <w:t>Entschuldigung Theresa, ich habe deinen Namen konsequent ohne -h geschrieben…</w:t>
      </w:r>
    </w:p>
  </w:comment>
  <w:comment w:id="44" w:author="Fabienne Schmaus" w:date="2024-07-17T11:18:00Z" w:initials="FS">
    <w:p w14:paraId="35478EBB" w14:textId="77777777" w:rsidR="004A5DF0" w:rsidRDefault="004A5DF0" w:rsidP="004A5DF0">
      <w:pPr>
        <w:pStyle w:val="Kommentartext"/>
      </w:pPr>
      <w:r>
        <w:rPr>
          <w:rStyle w:val="Kommentarzeichen"/>
        </w:rPr>
        <w:annotationRef/>
      </w:r>
      <w:r>
        <w:t>Man braucht man noch die Verlinkung, oder?</w:t>
      </w:r>
    </w:p>
  </w:comment>
  <w:comment w:id="45" w:author="Theresa Salge" w:date="2024-07-09T14:38:00Z" w:initials="TS">
    <w:p w14:paraId="3D9AE752" w14:textId="25C8D0A7" w:rsidR="0004160C" w:rsidRDefault="0004160C">
      <w:pPr>
        <w:pStyle w:val="Kommentartext"/>
      </w:pPr>
      <w:r>
        <w:rPr>
          <w:rStyle w:val="Kommentarzeichen"/>
        </w:rPr>
        <w:annotationRef/>
      </w:r>
      <w:r>
        <w:t>Macht es hier vllt. auch Sinn die Stationen zu rotieren? So dass alles ausprobiert werden kann, vlt. Als Hinweis wenn mehr Zeit zur Verfügung steht?</w:t>
      </w:r>
    </w:p>
  </w:comment>
  <w:comment w:id="46" w:author="Michael Kohl" w:date="2024-07-15T18:38:00Z" w:initials="MK">
    <w:p w14:paraId="54C65847" w14:textId="77777777" w:rsidR="00BF3488" w:rsidRDefault="00BF3488" w:rsidP="00BF3488">
      <w:pPr>
        <w:pStyle w:val="Kommentartext"/>
      </w:pPr>
      <w:r>
        <w:rPr>
          <w:rStyle w:val="Kommentarzeichen"/>
        </w:rPr>
        <w:annotationRef/>
      </w:r>
      <w:r>
        <w:t>Ja, so ist das bereits hinterlegt im EWH</w:t>
      </w:r>
    </w:p>
  </w:comment>
  <w:comment w:id="47" w:author="Theresa Salge" w:date="2024-07-09T14:41:00Z" w:initials="TS">
    <w:p w14:paraId="0181F1CC" w14:textId="22D70EBF" w:rsidR="0004160C" w:rsidRDefault="0004160C">
      <w:pPr>
        <w:pStyle w:val="Kommentartext"/>
      </w:pPr>
      <w:r>
        <w:rPr>
          <w:rStyle w:val="Kommentarzeichen"/>
        </w:rPr>
        <w:annotationRef/>
      </w:r>
      <w:r>
        <w:t>Hier vllt. etwas offener lassen, als nur die Übung</w:t>
      </w:r>
    </w:p>
  </w:comment>
  <w:comment w:id="48" w:author="Fabienne Schmaus" w:date="2024-07-17T11:18:00Z" w:initials="FS">
    <w:p w14:paraId="728E5D7F" w14:textId="77777777" w:rsidR="004A5DF0" w:rsidRDefault="004A5DF0" w:rsidP="004A5DF0">
      <w:pPr>
        <w:pStyle w:val="Kommentartext"/>
      </w:pPr>
      <w:r>
        <w:rPr>
          <w:rStyle w:val="Kommentarzeichen"/>
        </w:rPr>
        <w:annotationRef/>
      </w:r>
      <w:r>
        <w:t>Passt.</w:t>
      </w:r>
    </w:p>
  </w:comment>
  <w:comment w:id="49" w:author="Petra Wöhner" w:date="2024-07-09T08:37:00Z" w:initials="PW">
    <w:p w14:paraId="42EA0740" w14:textId="0711AAC4" w:rsidR="0004160C" w:rsidRDefault="0004160C" w:rsidP="00265AF5">
      <w:pPr>
        <w:pStyle w:val="Kommentartext"/>
      </w:pPr>
      <w:r>
        <w:rPr>
          <w:rStyle w:val="Kommentarzeichen"/>
        </w:rPr>
        <w:annotationRef/>
      </w:r>
      <w:r>
        <w:t>Schreibweise Lern-App: Es gibt ein Gütesiegel Lern-Apps vom Bundesministerium für Bildung, Wissenschaft und Forschung (BMBWF), da wird Lern-App so geschrieben.</w:t>
      </w:r>
    </w:p>
  </w:comment>
  <w:comment w:id="50" w:author="Fabienne Schmaus" w:date="2024-07-17T11:19:00Z" w:initials="FS">
    <w:p w14:paraId="61458A67" w14:textId="77777777" w:rsidR="004A5DF0" w:rsidRDefault="004A5DF0" w:rsidP="004A5DF0">
      <w:pPr>
        <w:pStyle w:val="Kommentartext"/>
      </w:pPr>
      <w:r>
        <w:rPr>
          <w:rStyle w:val="Kommentarzeichen"/>
        </w:rPr>
        <w:annotationRef/>
      </w:r>
      <w:r>
        <w:t>Danke 😊</w:t>
      </w:r>
    </w:p>
  </w:comment>
  <w:comment w:id="51" w:author="Theresa Salge" w:date="2024-07-09T14:46:00Z" w:initials="TS">
    <w:p w14:paraId="315BBC15" w14:textId="4A2A896D" w:rsidR="0004160C" w:rsidRDefault="0004160C">
      <w:pPr>
        <w:pStyle w:val="Kommentartext"/>
      </w:pPr>
      <w:r>
        <w:rPr>
          <w:rStyle w:val="Kommentarzeichen"/>
        </w:rPr>
        <w:annotationRef/>
      </w:r>
      <w:r>
        <w:t>Ich denke das ist ein wenig knapp kalkuliert. Würde hier mind. 30 Minuten einplanen</w:t>
      </w:r>
    </w:p>
  </w:comment>
  <w:comment w:id="52" w:author="Fabienne Schmaus" w:date="2024-07-17T11:21:00Z" w:initials="FS">
    <w:p w14:paraId="296FC920" w14:textId="77777777" w:rsidR="00EE7AA8" w:rsidRDefault="00EE7AA8" w:rsidP="00EE7AA8">
      <w:pPr>
        <w:pStyle w:val="Kommentartext"/>
      </w:pPr>
      <w:r>
        <w:rPr>
          <w:rStyle w:val="Kommentarzeichen"/>
        </w:rPr>
        <w:annotationRef/>
      </w:r>
      <w:r>
        <w:t>Ok, aber dann oben in „Dauer“ auch verlängern.</w:t>
      </w:r>
    </w:p>
    <w:p w14:paraId="4083A3A5" w14:textId="77777777" w:rsidR="00EE7AA8" w:rsidRDefault="00EE7AA8" w:rsidP="00EE7AA8">
      <w:pPr>
        <w:pStyle w:val="Kommentartext"/>
      </w:pPr>
    </w:p>
    <w:p w14:paraId="188FF394" w14:textId="77777777" w:rsidR="00EE7AA8" w:rsidRDefault="00EE7AA8" w:rsidP="00EE7AA8">
      <w:pPr>
        <w:pStyle w:val="Kommentartext"/>
      </w:pPr>
      <w:r>
        <w:t>Wenn es oben nicht angepasst wird, dann hier max. 20 Min.</w:t>
      </w:r>
    </w:p>
  </w:comment>
  <w:comment w:id="54" w:author="Theresa Salge" w:date="2024-07-09T14:56:00Z" w:initials="TS">
    <w:p w14:paraId="11C05009" w14:textId="00D09B43" w:rsidR="0004160C" w:rsidRDefault="0004160C">
      <w:pPr>
        <w:pStyle w:val="Kommentartext"/>
      </w:pPr>
      <w:r>
        <w:rPr>
          <w:rStyle w:val="Kommentarzeichen"/>
        </w:rPr>
        <w:annotationRef/>
      </w:r>
      <w:r>
        <w:t>Vllt noch wenn ich andere Dinge vernachlässige, wie Freundschaften, Familie etc. , wenn ich gereizt/ aggressiv bin</w:t>
      </w:r>
    </w:p>
  </w:comment>
  <w:comment w:id="55" w:author="Michael Kohl" w:date="2024-07-16T08:31:00Z" w:initials="MK">
    <w:p w14:paraId="66DA4A84" w14:textId="77777777" w:rsidR="00607297" w:rsidRDefault="00607297" w:rsidP="00607297">
      <w:pPr>
        <w:pStyle w:val="Kommentartext"/>
      </w:pPr>
      <w:r>
        <w:rPr>
          <w:rStyle w:val="Kommentarzeichen"/>
        </w:rPr>
        <w:annotationRef/>
      </w:r>
      <w:r>
        <w:t>Eingebaut als weitere mögliche Antworten.</w:t>
      </w:r>
    </w:p>
  </w:comment>
  <w:comment w:id="56" w:author="Samime Kutlu" w:date="2024-07-12T15:21:00Z" w:initials="SK">
    <w:p w14:paraId="3E132BEF" w14:textId="1EA24303" w:rsidR="004A234D" w:rsidRDefault="004A234D">
      <w:pPr>
        <w:pStyle w:val="Kommentartext"/>
      </w:pPr>
      <w:r>
        <w:rPr>
          <w:rStyle w:val="Kommentarzeichen"/>
        </w:rPr>
        <w:annotationRef/>
      </w:r>
      <w:r>
        <w:t>Das sind für mich alles Anzeichen einer zu starken Mediennutzung.</w:t>
      </w:r>
      <w:r>
        <w:br/>
        <w:t>Ich würde hier noch einfache Beispiele vorschlagen, die eher im grünen Bereich wären.</w:t>
      </w:r>
      <w:r>
        <w:br/>
        <w:t>„Zeit für sich“</w:t>
      </w:r>
      <w:r>
        <w:br/>
        <w:t xml:space="preserve">„Entspannen“ </w:t>
      </w:r>
      <w:r>
        <w:br/>
        <w:t>„Lernen“ etc.</w:t>
      </w:r>
    </w:p>
  </w:comment>
  <w:comment w:id="57" w:author="Fabienne Schmaus" w:date="2024-07-17T11:43:00Z" w:initials="FS">
    <w:p w14:paraId="00509612" w14:textId="77777777" w:rsidR="00CA39E9" w:rsidRDefault="00CA39E9" w:rsidP="00CA39E9">
      <w:pPr>
        <w:pStyle w:val="Kommentartext"/>
      </w:pPr>
      <w:r>
        <w:rPr>
          <w:rStyle w:val="Kommentarzeichen"/>
        </w:rPr>
        <w:annotationRef/>
      </w:r>
      <w:r>
        <w:t>Auf AB 2 weitere und hier 1 Vorschlag zu den neuen Themen eingefügt</w:t>
      </w:r>
    </w:p>
  </w:comment>
  <w:comment w:id="58" w:author="Samime Kutlu" w:date="2024-07-12T15:23:00Z" w:initials="SK">
    <w:p w14:paraId="43B73CBC" w14:textId="27036868" w:rsidR="004A234D" w:rsidRDefault="004A234D">
      <w:pPr>
        <w:pStyle w:val="Kommentartext"/>
      </w:pPr>
      <w:r>
        <w:rPr>
          <w:rStyle w:val="Kommentarzeichen"/>
        </w:rPr>
        <w:annotationRef/>
      </w:r>
      <w:r>
        <w:t>Neue Figur Olivia, außerdem waren alle Beispiele männlich</w:t>
      </w:r>
    </w:p>
  </w:comment>
  <w:comment w:id="59" w:author="Fabienne Schmaus" w:date="2024-07-17T11:25:00Z" w:initials="FS">
    <w:p w14:paraId="575990B7" w14:textId="77777777" w:rsidR="00EE7AA8" w:rsidRDefault="00EE7AA8" w:rsidP="00EE7AA8">
      <w:pPr>
        <w:pStyle w:val="Kommentartext"/>
      </w:pPr>
      <w:r>
        <w:rPr>
          <w:rStyle w:val="Kommentarzeichen"/>
        </w:rPr>
        <w:annotationRef/>
      </w:r>
      <w:r>
        <w:t>Alles klar.</w:t>
      </w:r>
    </w:p>
  </w:comment>
  <w:comment w:id="60" w:author="Theresa Salge" w:date="2024-07-09T15:00:00Z" w:initials="TS">
    <w:p w14:paraId="3B203DF0" w14:textId="74B83252" w:rsidR="0004160C" w:rsidRDefault="0004160C">
      <w:pPr>
        <w:pStyle w:val="Kommentartext"/>
      </w:pPr>
      <w:r>
        <w:rPr>
          <w:rStyle w:val="Kommentarzeichen"/>
        </w:rPr>
        <w:annotationRef/>
      </w:r>
      <w:r>
        <w:t>Neue Charaktere für Grundschule Lio und Oliva, gerne hier nutzen</w:t>
      </w:r>
    </w:p>
  </w:comment>
  <w:comment w:id="61" w:author="Samime Kutlu" w:date="2024-07-12T15:24:00Z" w:initials="SK">
    <w:p w14:paraId="288ED8BA" w14:textId="12F925A9" w:rsidR="00F36DB9" w:rsidRDefault="00F36DB9">
      <w:pPr>
        <w:pStyle w:val="Kommentartext"/>
      </w:pPr>
      <w:r>
        <w:rPr>
          <w:rStyle w:val="Kommentarzeichen"/>
        </w:rPr>
        <w:annotationRef/>
      </w:r>
      <w:r>
        <w:t xml:space="preserve">Das wäre auch toll, wenn die Kinder sich für Zuhause ein DINA4 Plakat machen, weil dort brauchen sie es ja am meisten. </w:t>
      </w:r>
    </w:p>
  </w:comment>
  <w:comment w:id="62" w:author="Michael Kohl" w:date="2024-07-15T18:44:00Z" w:initials="MK">
    <w:p w14:paraId="35D55545" w14:textId="77777777" w:rsidR="00D92D3B" w:rsidRDefault="00D92D3B" w:rsidP="00D92D3B">
      <w:pPr>
        <w:pStyle w:val="Kommentartext"/>
      </w:pPr>
      <w:r>
        <w:rPr>
          <w:rStyle w:val="Kommentarzeichen"/>
        </w:rPr>
        <w:annotationRef/>
      </w:r>
      <w:r>
        <w:t>ergänzt</w:t>
      </w:r>
    </w:p>
  </w:comment>
  <w:comment w:id="65" w:author="Theresa Salge" w:date="2024-07-09T15:05:00Z" w:initials="TS">
    <w:p w14:paraId="4ADF2171" w14:textId="2E7FFD91" w:rsidR="0004160C" w:rsidRDefault="0004160C">
      <w:pPr>
        <w:pStyle w:val="Kommentartext"/>
      </w:pPr>
      <w:r>
        <w:rPr>
          <w:rStyle w:val="Kommentarzeichen"/>
        </w:rPr>
        <w:annotationRef/>
      </w:r>
      <w:r>
        <w:t xml:space="preserve">Ah ist es sogar so gedacht, das alle Stationen durchlaufen werden? Dann Kommentar oben ignorieren und ggf. noch im Ablauf/Erwartunsghorizont ergänzen, dass es verständlich wird. </w:t>
      </w:r>
    </w:p>
  </w:comment>
  <w:comment w:id="66" w:author="Fabienne Schmaus" w:date="2024-07-17T11:30:00Z" w:initials="FS">
    <w:p w14:paraId="29D7E7A6" w14:textId="77777777" w:rsidR="00CC3D90" w:rsidRDefault="00CC3D90" w:rsidP="00CC3D90">
      <w:pPr>
        <w:pStyle w:val="Kommentartext"/>
      </w:pPr>
      <w:r>
        <w:rPr>
          <w:rStyle w:val="Kommentarzeichen"/>
        </w:rPr>
        <w:annotationRef/>
      </w:r>
      <w:r>
        <w:t>erledigt</w:t>
      </w:r>
    </w:p>
  </w:comment>
  <w:comment w:id="71" w:author="Michael Kohl [2]" w:date="2024-07-08T12:16:00Z" w:initials="MK">
    <w:p w14:paraId="79EE8DE0" w14:textId="644400CA" w:rsidR="0004160C" w:rsidRDefault="0004160C" w:rsidP="003C5BDA">
      <w:pPr>
        <w:pStyle w:val="Kommentartext"/>
      </w:pPr>
      <w:r>
        <w:rPr>
          <w:rStyle w:val="Kommentarzeichen"/>
        </w:rPr>
        <w:annotationRef/>
      </w:r>
      <w:r>
        <w:t>Die App muss auf den Schülergeräten installiert sein. Muss das noch irgendwo oben in die vorbereitenden Arbeiten?</w:t>
      </w:r>
    </w:p>
  </w:comment>
  <w:comment w:id="72" w:author="Theresa Salge" w:date="2024-07-09T15:06:00Z" w:initials="TS">
    <w:p w14:paraId="5869633F" w14:textId="52B9DE0D" w:rsidR="0004160C" w:rsidRDefault="0004160C">
      <w:pPr>
        <w:pStyle w:val="Kommentartext"/>
      </w:pPr>
      <w:r>
        <w:rPr>
          <w:rStyle w:val="Kommentarzeichen"/>
        </w:rPr>
        <w:annotationRef/>
      </w:r>
      <w:r>
        <w:t>Ja das sollte für die Lehrkraft im Erwartungshorizont nochmal verdeutlicht werden, wo die Codes auch gefunden werden (Anton, 7Mind etc)</w:t>
      </w:r>
    </w:p>
  </w:comment>
  <w:comment w:id="73" w:author="Michael Kohl" w:date="2024-07-16T08:55:00Z" w:initials="MK">
    <w:p w14:paraId="350FE9FF" w14:textId="77777777" w:rsidR="006E2661" w:rsidRDefault="006E2661" w:rsidP="006E2661">
      <w:pPr>
        <w:pStyle w:val="Kommentartext"/>
      </w:pPr>
      <w:r>
        <w:rPr>
          <w:rStyle w:val="Kommentarzeichen"/>
        </w:rPr>
        <w:annotationRef/>
      </w:r>
      <w:r>
        <w:t>Ergänzt im EWH und in „Unterrichtsvorbereitung“</w:t>
      </w:r>
    </w:p>
  </w:comment>
  <w:comment w:id="75" w:author="Fabienne Schmaus" w:date="2024-07-05T17:00:00Z" w:initials="FS">
    <w:p w14:paraId="16880232" w14:textId="42F7474A" w:rsidR="0004160C" w:rsidRDefault="0004160C" w:rsidP="004B4488">
      <w:pPr>
        <w:pStyle w:val="Kommentartext"/>
      </w:pPr>
      <w:r>
        <w:rPr>
          <w:rStyle w:val="Kommentarzeichen"/>
        </w:rPr>
        <w:annotationRef/>
      </w:r>
      <w:r>
        <w:t>Samime / Teresa: Da brauchen wir den QR-Code von der 7Mind-Übung.</w:t>
      </w:r>
    </w:p>
  </w:comment>
  <w:comment w:id="76" w:author="Theresa Salge" w:date="2024-07-09T15:04:00Z" w:initials="TS">
    <w:p w14:paraId="2B25C60D" w14:textId="6C95E77F" w:rsidR="0004160C" w:rsidRDefault="0004160C">
      <w:pPr>
        <w:pStyle w:val="Kommentartext"/>
      </w:pPr>
      <w:r>
        <w:rPr>
          <w:rStyle w:val="Kommentarzeichen"/>
        </w:rPr>
        <w:annotationRef/>
      </w:r>
      <w:hyperlink r:id="rId2" w:history="1">
        <w:r>
          <w:rPr>
            <w:rStyle w:val="Hyperlink"/>
          </w:rPr>
          <w:t>7Mind@School: Achtsamkeit im Klassenzimmer und Zuhause</w:t>
        </w:r>
      </w:hyperlink>
    </w:p>
  </w:comment>
  <w:comment w:id="77" w:author="Samime Kutlu" w:date="2024-07-12T15:25:00Z" w:initials="SK">
    <w:p w14:paraId="066D8ACF" w14:textId="3DBB0EF7" w:rsidR="00F3723C" w:rsidRDefault="00F3723C">
      <w:pPr>
        <w:pStyle w:val="Kommentartext"/>
      </w:pPr>
      <w:r>
        <w:rPr>
          <w:rStyle w:val="Kommentarzeichen"/>
        </w:rPr>
        <w:annotationRef/>
      </w:r>
      <w:r>
        <w:t>@Fabienne: Du meinst einen Code, der direkt zur Übung führt?</w:t>
      </w:r>
    </w:p>
  </w:comment>
  <w:comment w:id="78" w:author="Michael Kohl" w:date="2024-07-15T18:46:00Z" w:initials="MK">
    <w:p w14:paraId="63CCF8F7" w14:textId="77777777" w:rsidR="00D92D3B" w:rsidRDefault="00D92D3B" w:rsidP="00D92D3B">
      <w:pPr>
        <w:pStyle w:val="Kommentartext"/>
      </w:pPr>
      <w:r>
        <w:rPr>
          <w:rStyle w:val="Kommentarzeichen"/>
        </w:rPr>
        <w:annotationRef/>
      </w:r>
      <w:r>
        <w:t>Ja, im Idealfall. Oder zu einer Seite, auf welcher die Kinder eine altersgerecht Übung auswählen können.</w:t>
      </w:r>
    </w:p>
  </w:comment>
  <w:comment w:id="83" w:author="Theresa Salge" w:date="2024-07-09T15:08:00Z" w:initials="TS">
    <w:p w14:paraId="1B68C0C9" w14:textId="53F1FC10" w:rsidR="0004160C" w:rsidRDefault="0004160C">
      <w:pPr>
        <w:pStyle w:val="Kommentartext"/>
      </w:pPr>
      <w:r>
        <w:rPr>
          <w:rStyle w:val="Kommentarzeichen"/>
        </w:rPr>
        <w:annotationRef/>
      </w:r>
      <w:r>
        <w:t>Ist das nicht zu schwer für Grundschüler? Oben steht ja schon der Hinweis, dass gewisse Kompetenzen vorhanden sein müssen. Aber vllt. kann man die Fragen hier noch etwas vereinfachen.</w:t>
      </w:r>
    </w:p>
    <w:p w14:paraId="7179B10E" w14:textId="77777777" w:rsidR="0004160C" w:rsidRDefault="0004160C">
      <w:pPr>
        <w:pStyle w:val="Kommentartext"/>
      </w:pPr>
    </w:p>
    <w:p w14:paraId="315A905C" w14:textId="167F23EB" w:rsidR="0004160C" w:rsidRDefault="0004160C">
      <w:pPr>
        <w:pStyle w:val="Kommentartext"/>
      </w:pPr>
      <w:r>
        <w:t xml:space="preserve">Also meine Grundschüler waren leider schon immer mit der Gestaltung eines Plakats total überfordert. Würde eher wenig SuS zutrauen, dass sie eine Präsentation gestalten können mit Titelbild und co. </w:t>
      </w:r>
    </w:p>
  </w:comment>
  <w:comment w:id="84" w:author="Fabienne Schmaus" w:date="2024-07-17T11:33:00Z" w:initials="FS">
    <w:p w14:paraId="1FB6EC7E" w14:textId="77777777" w:rsidR="00CC3D90" w:rsidRDefault="00CC3D90" w:rsidP="00CC3D90">
      <w:pPr>
        <w:pStyle w:val="Kommentartext"/>
      </w:pPr>
      <w:r>
        <w:rPr>
          <w:rStyle w:val="Kommentarzeichen"/>
        </w:rPr>
        <w:annotationRef/>
      </w:r>
      <w:r>
        <w:t>Ja, es ist anspruchsvoll, daher der Hinweis im EWH bei der Vertiefung.</w:t>
      </w:r>
    </w:p>
    <w:p w14:paraId="479B6ABA" w14:textId="77777777" w:rsidR="00CC3D90" w:rsidRDefault="00CC3D90" w:rsidP="00CC3D90">
      <w:pPr>
        <w:pStyle w:val="Kommentartext"/>
      </w:pPr>
    </w:p>
    <w:p w14:paraId="46A7D749" w14:textId="77777777" w:rsidR="00CC3D90" w:rsidRDefault="00CC3D90" w:rsidP="00CC3D90">
      <w:pPr>
        <w:pStyle w:val="Kommentartext"/>
      </w:pPr>
      <w:r>
        <w:t>Jedoch ist das AB drin: Die LH geht bis 10 J. In Bayern ist man teilweise schon in der 5. Klasse (auch wenn wir GS schreiben)</w:t>
      </w:r>
    </w:p>
  </w:comment>
  <w:comment w:id="85" w:author="Samime Kutlu" w:date="2024-07-12T15:26:00Z" w:initials="SK">
    <w:p w14:paraId="4C39E914" w14:textId="0E083AF4" w:rsidR="00F3723C" w:rsidRDefault="00F3723C">
      <w:pPr>
        <w:pStyle w:val="Kommentartext"/>
      </w:pPr>
      <w:r>
        <w:rPr>
          <w:rStyle w:val="Kommentarzeichen"/>
        </w:rPr>
        <w:annotationRef/>
      </w:r>
      <w:r>
        <w:t>Für die Aufgabe fände ich schön, wenn 3 Layout-Designs vorgegeben werden. Zum Beispiel als Inspirationshilfe.</w:t>
      </w:r>
    </w:p>
  </w:comment>
  <w:comment w:id="86" w:author="Michael Kohl" w:date="2024-07-16T09:01:00Z" w:initials="MK">
    <w:p w14:paraId="0AA6A8CD" w14:textId="77777777" w:rsidR="00E96FAE" w:rsidRDefault="00947839" w:rsidP="00E96FAE">
      <w:pPr>
        <w:pStyle w:val="Kommentartext"/>
      </w:pPr>
      <w:r>
        <w:rPr>
          <w:rStyle w:val="Kommentarzeichen"/>
        </w:rPr>
        <w:annotationRef/>
      </w:r>
      <w:r w:rsidR="00E96FAE">
        <w:t>Ok, liegen als Screenshot auf der nächsten Seite bei</w:t>
      </w:r>
    </w:p>
  </w:comment>
  <w:comment w:id="90" w:author="Samime Kutlu" w:date="2024-07-12T15:27:00Z" w:initials="SK">
    <w:p w14:paraId="60EEC431" w14:textId="37DF8DAB" w:rsidR="00F3723C" w:rsidRDefault="00F3723C">
      <w:pPr>
        <w:pStyle w:val="Kommentartext"/>
      </w:pPr>
      <w:r>
        <w:rPr>
          <w:rStyle w:val="Kommentarzeichen"/>
        </w:rPr>
        <w:annotationRef/>
      </w:r>
      <w:r>
        <w:t>Wie genau unterstützen die Apps hier die SuS? Kann man das hier nochmal bisschen erklären. Also die Art und Weise des Einsatzes, damit die Arbeitsanweisung ganz deutlich ist?</w:t>
      </w:r>
    </w:p>
  </w:comment>
  <w:comment w:id="91" w:author="Michael Kohl" w:date="2024-07-16T09:01:00Z" w:initials="MK">
    <w:p w14:paraId="69449AE1" w14:textId="77777777" w:rsidR="00947839" w:rsidRDefault="00947839" w:rsidP="00947839">
      <w:pPr>
        <w:pStyle w:val="Kommentartext"/>
      </w:pPr>
      <w:r>
        <w:rPr>
          <w:rStyle w:val="Kommentarzeichen"/>
        </w:rPr>
        <w:annotationRef/>
      </w:r>
      <w:r>
        <w:t>Es ist Aufgabe der Lehrkraft, hier die bereits bekannten und verwendeten Apps den Lernenden zu sagen. Wenn die Lernenden also beispielsweise schon mehrfach mit Bookcreator gearbeitet haben, sollen sie diese App nutzen. Wenn es dagegen Keynote/Powerpoint ist, sollen sie diese verwenden. Wer einfach mit Apple‘s Notizen App oder Google Notizen auf Android oder OneNote etc arbeitet, nutzt diese Werkzeuge. Alle können multimediale Inhalte integrieren und darstellen.</w:t>
      </w:r>
    </w:p>
  </w:comment>
  <w:comment w:id="92" w:author="Samime Kutlu" w:date="2024-07-12T15:27:00Z" w:initials="SK">
    <w:p w14:paraId="0D125506" w14:textId="0B1AB394" w:rsidR="00F3723C" w:rsidRDefault="00F3723C">
      <w:pPr>
        <w:pStyle w:val="Kommentartext"/>
      </w:pPr>
      <w:r>
        <w:rPr>
          <w:rStyle w:val="Kommentarzeichen"/>
        </w:rPr>
        <w:annotationRef/>
      </w:r>
      <w:r>
        <w:t>Siehe Kommentar oben</w:t>
      </w:r>
    </w:p>
  </w:comment>
  <w:comment w:id="93" w:author="Samime Kutlu" w:date="2024-07-12T15:28:00Z" w:initials="SK">
    <w:p w14:paraId="1D48C029" w14:textId="4D5B7B3D" w:rsidR="00F3723C" w:rsidRDefault="00F3723C">
      <w:pPr>
        <w:pStyle w:val="Kommentartext"/>
      </w:pPr>
      <w:r>
        <w:rPr>
          <w:rStyle w:val="Kommentarzeichen"/>
        </w:rPr>
        <w:annotationRef/>
      </w:r>
      <w:r>
        <w:t>Druckt man in grundschulen immer in farbig? Oder müssen wir auch eine Graustufung beim Deisgn beachten?</w:t>
      </w:r>
    </w:p>
  </w:comment>
  <w:comment w:id="94" w:author="Fabienne Schmaus" w:date="2024-07-17T11:36:00Z" w:initials="FS">
    <w:p w14:paraId="499D1EDF" w14:textId="77777777" w:rsidR="00CC3D90" w:rsidRDefault="00CC3D90" w:rsidP="00CC3D90">
      <w:pPr>
        <w:pStyle w:val="Kommentartext"/>
      </w:pPr>
      <w:r>
        <w:rPr>
          <w:rStyle w:val="Kommentarzeichen"/>
        </w:rPr>
        <w:annotationRef/>
      </w:r>
      <w:r>
        <w:t>Ich würde es farbig lassen.</w:t>
      </w:r>
    </w:p>
    <w:p w14:paraId="511D6AD2" w14:textId="77777777" w:rsidR="00CC3D90" w:rsidRDefault="00CC3D90" w:rsidP="00CC3D90">
      <w:pPr>
        <w:pStyle w:val="Kommentartext"/>
      </w:pPr>
      <w:r>
        <w:t>Notfalls wird die Lehrkraft die Wörter der Farben schreiben, wenn sie nur schwarz/weiß drucken kann.</w:t>
      </w:r>
    </w:p>
  </w:comment>
  <w:comment w:id="95" w:author="Samime Kutlu" w:date="2024-07-12T15:29:00Z" w:initials="SK">
    <w:p w14:paraId="4993A5BB" w14:textId="0748E962" w:rsidR="00F3723C" w:rsidRDefault="00F3723C">
      <w:pPr>
        <w:pStyle w:val="Kommentartext"/>
      </w:pPr>
      <w:r>
        <w:rPr>
          <w:rStyle w:val="Kommentarzeichen"/>
        </w:rPr>
        <w:annotationRef/>
      </w:r>
      <w:r>
        <w:t>Auch hier bitte auf eine diverse Namensnennung achten.</w:t>
      </w:r>
    </w:p>
  </w:comment>
  <w:comment w:id="96" w:author="Samime Kutlu" w:date="2024-07-12T15:29:00Z" w:initials="SK">
    <w:p w14:paraId="132E02FC" w14:textId="60E3E8C2" w:rsidR="00F3723C" w:rsidRDefault="00F3723C">
      <w:pPr>
        <w:pStyle w:val="Kommentartext"/>
      </w:pPr>
      <w:r>
        <w:rPr>
          <w:rStyle w:val="Kommentarzeichen"/>
        </w:rPr>
        <w:annotationRef/>
      </w:r>
      <w:r>
        <w:t>Yasin, Juan, Roberto, Aria etc.</w:t>
      </w:r>
    </w:p>
  </w:comment>
  <w:comment w:id="97" w:author="Fabienne Schmaus" w:date="2024-07-17T11:37:00Z" w:initials="FS">
    <w:p w14:paraId="306BE739" w14:textId="77777777" w:rsidR="00CA39E9" w:rsidRDefault="00CC3D90" w:rsidP="00CA39E9">
      <w:pPr>
        <w:pStyle w:val="Kommentartext"/>
      </w:pPr>
      <w:r>
        <w:rPr>
          <w:rStyle w:val="Kommentarzeichen"/>
        </w:rPr>
        <w:annotationRef/>
      </w:r>
      <w:r w:rsidR="00CA39E9">
        <w:t>Angepasst</w:t>
      </w:r>
    </w:p>
  </w:comment>
  <w:comment w:id="98" w:author="Theresa Salge" w:date="2024-07-09T15:24:00Z" w:initials="TS">
    <w:p w14:paraId="2108B4B3" w14:textId="2BA38601" w:rsidR="0004160C" w:rsidRDefault="0004160C">
      <w:pPr>
        <w:pStyle w:val="Kommentartext"/>
      </w:pPr>
      <w:r>
        <w:rPr>
          <w:rStyle w:val="Kommentarzeichen"/>
        </w:rPr>
        <w:annotationRef/>
      </w:r>
      <w:r>
        <w:t>Abschnitt?</w:t>
      </w:r>
    </w:p>
  </w:comment>
  <w:comment w:id="99" w:author="Fabienne Schmaus" w:date="2024-07-17T11:46:00Z" w:initials="FS">
    <w:p w14:paraId="6D7F010C" w14:textId="77777777" w:rsidR="00CA39E9" w:rsidRDefault="00CA39E9" w:rsidP="00CA39E9">
      <w:pPr>
        <w:pStyle w:val="Kommentartext"/>
      </w:pPr>
      <w:r>
        <w:rPr>
          <w:rStyle w:val="Kommentarzeichen"/>
        </w:rPr>
        <w:annotationRef/>
      </w:r>
      <w:r>
        <w:t>Eher Unterrichtsphase</w:t>
      </w:r>
    </w:p>
  </w:comment>
  <w:comment w:id="101" w:author="Theresa Salge" w:date="2024-07-09T15:26:00Z" w:initials="TS">
    <w:p w14:paraId="0AED65C5" w14:textId="22CE93F7" w:rsidR="0004160C" w:rsidRDefault="0004160C">
      <w:pPr>
        <w:pStyle w:val="Kommentartext"/>
      </w:pPr>
      <w:r>
        <w:rPr>
          <w:rStyle w:val="Kommentarzeichen"/>
        </w:rPr>
        <w:annotationRef/>
      </w:r>
      <w:r>
        <w:t>Soll das hier eine Kollage sein oder einzelne Bilder? Wären nicht einzelne Bilder sinnvoller, so dass die SuS es an der Tafel zuordnen können?</w:t>
      </w:r>
    </w:p>
    <w:p w14:paraId="70467FDF" w14:textId="77777777" w:rsidR="0004160C" w:rsidRDefault="0004160C">
      <w:pPr>
        <w:pStyle w:val="Kommentartext"/>
      </w:pPr>
    </w:p>
    <w:p w14:paraId="058F9058" w14:textId="3BE98366" w:rsidR="0004160C" w:rsidRDefault="0004160C">
      <w:pPr>
        <w:pStyle w:val="Kommentartext"/>
      </w:pPr>
      <w:r>
        <w:t>Ist es dann gewollt, dass das ausgeschnitten wird?</w:t>
      </w:r>
    </w:p>
  </w:comment>
  <w:comment w:id="102" w:author="Michael Kohl" w:date="2024-07-16T09:52:00Z" w:initials="MK">
    <w:p w14:paraId="025E34A0" w14:textId="77777777" w:rsidR="00E96FAE" w:rsidRDefault="00E96FAE" w:rsidP="00E96FAE">
      <w:pPr>
        <w:pStyle w:val="Kommentartext"/>
      </w:pPr>
      <w:r>
        <w:rPr>
          <w:rStyle w:val="Kommentarzeichen"/>
        </w:rPr>
        <w:annotationRef/>
      </w:r>
      <w:r>
        <w:t>Nein, siehe Erarbeitung 1</w:t>
      </w:r>
    </w:p>
  </w:comment>
  <w:comment w:id="104" w:author="Theresa Salge" w:date="2024-07-09T15:27:00Z" w:initials="TS">
    <w:p w14:paraId="7003E0B1" w14:textId="60AF8DCF" w:rsidR="0004160C" w:rsidRDefault="0004160C">
      <w:pPr>
        <w:pStyle w:val="Kommentartext"/>
      </w:pPr>
      <w:r>
        <w:rPr>
          <w:rStyle w:val="Kommentarzeichen"/>
        </w:rPr>
        <w:annotationRef/>
      </w:r>
      <w:r>
        <w:t>Wollen wir hier anderes Unterrichtsmaterial empfehlen?</w:t>
      </w:r>
    </w:p>
  </w:comment>
  <w:comment w:id="105" w:author="Samime Kutlu" w:date="2024-07-12T15:31:00Z" w:initials="SK">
    <w:p w14:paraId="6D9208DD" w14:textId="77777777" w:rsidR="00F3723C" w:rsidRDefault="00F3723C">
      <w:pPr>
        <w:pStyle w:val="Kommentartext"/>
      </w:pPr>
      <w:r>
        <w:rPr>
          <w:rStyle w:val="Kommentarzeichen"/>
        </w:rPr>
        <w:annotationRef/>
      </w:r>
      <w:r>
        <w:t>Ja, gute idee. Hier bitte passend für das Alter weitere Unterrichtsmaterialien empfehlen:</w:t>
      </w:r>
      <w:r>
        <w:br/>
        <w:t>zum beispiel:</w:t>
      </w:r>
      <w:r>
        <w:br/>
        <w:t>Do’s and Don’ts im Handyalltag</w:t>
      </w:r>
      <w:r>
        <w:br/>
        <w:t>Onlinespiele</w:t>
      </w:r>
      <w:r>
        <w:br/>
        <w:t>Mediennutzung und Lernen</w:t>
      </w:r>
    </w:p>
    <w:p w14:paraId="6DA18E9B" w14:textId="77777777" w:rsidR="00F3723C" w:rsidRDefault="00F3723C">
      <w:pPr>
        <w:pStyle w:val="Kommentartext"/>
      </w:pPr>
      <w:r>
        <w:t>Umgang mit Fotos</w:t>
      </w:r>
    </w:p>
    <w:p w14:paraId="2265440D" w14:textId="6438447A" w:rsidR="00F3723C" w:rsidRDefault="00F3723C">
      <w:pPr>
        <w:pStyle w:val="Kommentartext"/>
      </w:pPr>
      <w:r>
        <w:t>Etc.</w:t>
      </w:r>
    </w:p>
  </w:comment>
  <w:comment w:id="106" w:author="Fabienne Schmaus" w:date="2024-07-17T11:48:00Z" w:initials="FS">
    <w:p w14:paraId="0E96C9A4" w14:textId="77777777" w:rsidR="002A23E7" w:rsidRDefault="002A23E7" w:rsidP="002A23E7">
      <w:pPr>
        <w:pStyle w:val="Kommentartext"/>
      </w:pPr>
      <w:r>
        <w:rPr>
          <w:rStyle w:val="Kommentarzeichen"/>
        </w:rPr>
        <w:annotationRef/>
      </w:r>
      <w:r>
        <w:t>@Michael?</w:t>
      </w:r>
    </w:p>
  </w:comment>
  <w:comment w:id="107" w:author="Michael Kohl" w:date="2024-07-17T14:06:00Z" w:initials="MK">
    <w:p w14:paraId="6F659944" w14:textId="77777777" w:rsidR="00FE55B6" w:rsidRDefault="00FE55B6" w:rsidP="00FE55B6">
      <w:pPr>
        <w:pStyle w:val="Kommentartext"/>
      </w:pPr>
      <w:r>
        <w:rPr>
          <w:rStyle w:val="Kommentarzeichen"/>
        </w:rPr>
        <w:annotationRef/>
      </w:r>
      <w:r>
        <w:t>Hier geht es um die bereits erstellten Handreichungen, die verlinkt werden sollen, oder?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80FD6C" w15:done="0"/>
  <w15:commentEx w15:paraId="47FE0D81" w15:paraIdParent="6180FD6C" w15:done="0"/>
  <w15:commentEx w15:paraId="47B2D6B4" w15:done="0"/>
  <w15:commentEx w15:paraId="2C615AD0" w15:done="0"/>
  <w15:commentEx w15:paraId="1B7491B8" w15:paraIdParent="2C615AD0" w15:done="0"/>
  <w15:commentEx w15:paraId="77CD1EA1" w15:paraIdParent="2C615AD0" w15:done="0"/>
  <w15:commentEx w15:paraId="607095B5" w15:done="0"/>
  <w15:commentEx w15:paraId="0525956B" w15:done="0"/>
  <w15:commentEx w15:paraId="5C386BC4" w15:done="0"/>
  <w15:commentEx w15:paraId="7C366031" w15:paraIdParent="5C386BC4" w15:done="0"/>
  <w15:commentEx w15:paraId="5CB11C9B" w15:paraIdParent="5C386BC4" w15:done="0"/>
  <w15:commentEx w15:paraId="18123362" w15:paraIdParent="5C386BC4" w15:done="0"/>
  <w15:commentEx w15:paraId="70453F2B" w15:done="0"/>
  <w15:commentEx w15:paraId="6A42106F" w15:paraIdParent="70453F2B" w15:done="0"/>
  <w15:commentEx w15:paraId="3184F12C" w15:done="0"/>
  <w15:commentEx w15:paraId="6CB30D42" w15:paraIdParent="3184F12C" w15:done="0"/>
  <w15:commentEx w15:paraId="120DA100" w15:done="0"/>
  <w15:commentEx w15:paraId="012DAC81" w15:paraIdParent="120DA100" w15:done="0"/>
  <w15:commentEx w15:paraId="60B3826A" w15:paraIdParent="120DA100" w15:done="0"/>
  <w15:commentEx w15:paraId="63693755" w15:done="0"/>
  <w15:commentEx w15:paraId="484E03DA" w15:paraIdParent="63693755" w15:done="0"/>
  <w15:commentEx w15:paraId="0FFE0231" w15:paraIdParent="63693755" w15:done="0"/>
  <w15:commentEx w15:paraId="6E146819" w15:paraIdParent="63693755" w15:done="0"/>
  <w15:commentEx w15:paraId="3AEFA22C" w15:done="0"/>
  <w15:commentEx w15:paraId="2A7A3D94" w15:paraIdParent="3AEFA22C" w15:done="0"/>
  <w15:commentEx w15:paraId="29D1657D" w15:done="0"/>
  <w15:commentEx w15:paraId="06CF4145" w15:paraIdParent="29D1657D" w15:done="0"/>
  <w15:commentEx w15:paraId="2B9FB379" w15:done="0"/>
  <w15:commentEx w15:paraId="01D1AF21" w15:done="0"/>
  <w15:commentEx w15:paraId="5F50E5C8" w15:done="0"/>
  <w15:commentEx w15:paraId="0C8E31A0" w15:done="0"/>
  <w15:commentEx w15:paraId="5D2DE1A1" w15:paraIdParent="0C8E31A0" w15:done="0"/>
  <w15:commentEx w15:paraId="4BF83FAC" w15:paraIdParent="0C8E31A0" w15:done="0"/>
  <w15:commentEx w15:paraId="15AFCEBA" w15:paraIdParent="0C8E31A0" w15:done="0"/>
  <w15:commentEx w15:paraId="35478EBB" w15:done="0"/>
  <w15:commentEx w15:paraId="3D9AE752" w15:done="0"/>
  <w15:commentEx w15:paraId="54C65847" w15:paraIdParent="3D9AE752" w15:done="0"/>
  <w15:commentEx w15:paraId="0181F1CC" w15:done="0"/>
  <w15:commentEx w15:paraId="728E5D7F" w15:paraIdParent="0181F1CC" w15:done="0"/>
  <w15:commentEx w15:paraId="42EA0740" w15:done="0"/>
  <w15:commentEx w15:paraId="61458A67" w15:paraIdParent="42EA0740" w15:done="0"/>
  <w15:commentEx w15:paraId="315BBC15" w15:done="0"/>
  <w15:commentEx w15:paraId="188FF394" w15:paraIdParent="315BBC15" w15:done="0"/>
  <w15:commentEx w15:paraId="11C05009" w15:done="0"/>
  <w15:commentEx w15:paraId="66DA4A84" w15:paraIdParent="11C05009" w15:done="0"/>
  <w15:commentEx w15:paraId="3E132BEF" w15:done="0"/>
  <w15:commentEx w15:paraId="00509612" w15:paraIdParent="3E132BEF" w15:done="0"/>
  <w15:commentEx w15:paraId="43B73CBC" w15:done="0"/>
  <w15:commentEx w15:paraId="575990B7" w15:paraIdParent="43B73CBC" w15:done="0"/>
  <w15:commentEx w15:paraId="3B203DF0" w15:done="0"/>
  <w15:commentEx w15:paraId="288ED8BA" w15:done="0"/>
  <w15:commentEx w15:paraId="35D55545" w15:paraIdParent="288ED8BA" w15:done="0"/>
  <w15:commentEx w15:paraId="4ADF2171" w15:done="0"/>
  <w15:commentEx w15:paraId="29D7E7A6" w15:paraIdParent="4ADF2171" w15:done="0"/>
  <w15:commentEx w15:paraId="79EE8DE0" w15:done="0"/>
  <w15:commentEx w15:paraId="5869633F" w15:paraIdParent="79EE8DE0" w15:done="0"/>
  <w15:commentEx w15:paraId="350FE9FF" w15:paraIdParent="79EE8DE0" w15:done="0"/>
  <w15:commentEx w15:paraId="16880232" w15:done="0"/>
  <w15:commentEx w15:paraId="2B25C60D" w15:paraIdParent="16880232" w15:done="0"/>
  <w15:commentEx w15:paraId="066D8ACF" w15:paraIdParent="16880232" w15:done="0"/>
  <w15:commentEx w15:paraId="63CCF8F7" w15:paraIdParent="16880232" w15:done="0"/>
  <w15:commentEx w15:paraId="315A905C" w15:done="0"/>
  <w15:commentEx w15:paraId="46A7D749" w15:paraIdParent="315A905C" w15:done="0"/>
  <w15:commentEx w15:paraId="4C39E914" w15:done="0"/>
  <w15:commentEx w15:paraId="0AA6A8CD" w15:paraIdParent="4C39E914" w15:done="0"/>
  <w15:commentEx w15:paraId="60EEC431" w15:done="0"/>
  <w15:commentEx w15:paraId="69449AE1" w15:paraIdParent="60EEC431" w15:done="0"/>
  <w15:commentEx w15:paraId="0D125506" w15:done="0"/>
  <w15:commentEx w15:paraId="1D48C029" w15:done="0"/>
  <w15:commentEx w15:paraId="511D6AD2" w15:paraIdParent="1D48C029" w15:done="0"/>
  <w15:commentEx w15:paraId="4993A5BB" w15:done="0"/>
  <w15:commentEx w15:paraId="132E02FC" w15:paraIdParent="4993A5BB" w15:done="0"/>
  <w15:commentEx w15:paraId="306BE739" w15:paraIdParent="4993A5BB" w15:done="0"/>
  <w15:commentEx w15:paraId="2108B4B3" w15:done="0"/>
  <w15:commentEx w15:paraId="6D7F010C" w15:paraIdParent="2108B4B3" w15:done="0"/>
  <w15:commentEx w15:paraId="058F9058" w15:done="0"/>
  <w15:commentEx w15:paraId="025E34A0" w15:paraIdParent="058F9058" w15:done="0"/>
  <w15:commentEx w15:paraId="7003E0B1" w15:done="0"/>
  <w15:commentEx w15:paraId="2265440D" w15:paraIdParent="7003E0B1" w15:done="0"/>
  <w15:commentEx w15:paraId="0E96C9A4" w15:paraIdParent="7003E0B1" w15:done="0"/>
  <w15:commentEx w15:paraId="6F659944" w15:paraIdParent="7003E0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37DBE0" w16cex:dateUtc="2024-07-09T13:55:00Z"/>
  <w16cex:commentExtensible w16cex:durableId="0176C6BD" w16cex:dateUtc="2024-07-17T09:00:00Z"/>
  <w16cex:commentExtensible w16cex:durableId="2A37B752" w16cex:dateUtc="2024-07-09T11:19:00Z"/>
  <w16cex:commentExtensible w16cex:durableId="4147AB3D" w16cex:dateUtc="2024-07-15T16:22:00Z"/>
  <w16cex:commentExtensible w16cex:durableId="3A79E268" w16cex:dateUtc="2024-07-17T09:01:00Z"/>
  <w16cex:commentExtensible w16cex:durableId="62453052" w16cex:dateUtc="2024-07-17T09:22:00Z"/>
  <w16cex:commentExtensible w16cex:durableId="57EF370C" w16cex:dateUtc="2024-07-17T09:04:00Z"/>
  <w16cex:commentExtensible w16cex:durableId="2A37BA14" w16cex:dateUtc="2024-07-09T11:31:00Z"/>
  <w16cex:commentExtensible w16cex:durableId="010CB7D5" w16cex:dateUtc="2024-07-15T16:26:00Z"/>
  <w16cex:commentExtensible w16cex:durableId="5C96C08A" w16cex:dateUtc="2024-07-17T09:05:00Z"/>
  <w16cex:commentExtensible w16cex:durableId="2A37BBB8" w16cex:dateUtc="2024-07-09T11:38:00Z"/>
  <w16cex:commentExtensible w16cex:durableId="16137315" w16cex:dateUtc="2024-07-17T09:06:00Z"/>
  <w16cex:commentExtensible w16cex:durableId="2A37C756" w16cex:dateUtc="2024-07-09T12:27:00Z"/>
  <w16cex:commentExtensible w16cex:durableId="1602A6CB" w16cex:dateUtc="2024-07-17T09:07:00Z"/>
  <w16cex:commentExtensible w16cex:durableId="2A37BBE7" w16cex:dateUtc="2024-07-09T11:38:00Z"/>
  <w16cex:commentExtensible w16cex:durableId="76A013F1" w16cex:dateUtc="2024-07-15T16:29:00Z"/>
  <w16cex:commentExtensible w16cex:durableId="68C32E58" w16cex:dateUtc="2024-07-17T09:08:00Z"/>
  <w16cex:commentExtensible w16cex:durableId="2A37BC51" w16cex:dateUtc="2024-07-09T11:40:00Z"/>
  <w16cex:commentExtensible w16cex:durableId="3383A3ED" w16cex:dateUtc="2024-07-15T16:33:00Z"/>
  <w16cex:commentExtensible w16cex:durableId="5249EECC" w16cex:dateUtc="2024-07-17T09:09:00Z"/>
  <w16cex:commentExtensible w16cex:durableId="2A37C7F7" w16cex:dateUtc="2024-07-09T12:30:00Z"/>
  <w16cex:commentExtensible w16cex:durableId="59FF2BD5" w16cex:dateUtc="2024-07-15T16:37:00Z"/>
  <w16cex:commentExtensible w16cex:durableId="2A37BD12" w16cex:dateUtc="2024-07-09T11:43:00Z"/>
  <w16cex:commentExtensible w16cex:durableId="618BAE7B" w16cex:dateUtc="2024-07-15T16:37:00Z"/>
  <w16cex:commentExtensible w16cex:durableId="2A37C88D" w16cex:dateUtc="2024-07-09T12:32:00Z"/>
  <w16cex:commentExtensible w16cex:durableId="07A4E82A" w16cex:dateUtc="2024-07-05T14:59:00Z"/>
  <w16cex:commentExtensible w16cex:durableId="2A37C966" w16cex:dateUtc="2024-07-09T12:36:00Z"/>
  <w16cex:commentExtensible w16cex:durableId="134CB364" w16cex:dateUtc="2024-07-17T09:15:00Z"/>
  <w16cex:commentExtensible w16cex:durableId="349B97BF" w16cex:dateUtc="2024-07-17T09:16:00Z"/>
  <w16cex:commentExtensible w16cex:durableId="289B0766" w16cex:dateUtc="2024-07-17T09:18:00Z"/>
  <w16cex:commentExtensible w16cex:durableId="2A37C9FD" w16cex:dateUtc="2024-07-09T12:38:00Z"/>
  <w16cex:commentExtensible w16cex:durableId="566368A4" w16cex:dateUtc="2024-07-15T16:38:00Z"/>
  <w16cex:commentExtensible w16cex:durableId="2A37CA8C" w16cex:dateUtc="2024-07-09T12:41:00Z"/>
  <w16cex:commentExtensible w16cex:durableId="7EE9B0DC" w16cex:dateUtc="2024-07-17T09:18:00Z"/>
  <w16cex:commentExtensible w16cex:durableId="7E003290" w16cex:dateUtc="2024-07-09T06:37:00Z"/>
  <w16cex:commentExtensible w16cex:durableId="1A32CB78" w16cex:dateUtc="2024-07-17T09:19:00Z"/>
  <w16cex:commentExtensible w16cex:durableId="2A37CBC1" w16cex:dateUtc="2024-07-09T12:46:00Z"/>
  <w16cex:commentExtensible w16cex:durableId="5A9F1E82" w16cex:dateUtc="2024-07-17T09:21:00Z"/>
  <w16cex:commentExtensible w16cex:durableId="2A37CE2C" w16cex:dateUtc="2024-07-09T12:56:00Z"/>
  <w16cex:commentExtensible w16cex:durableId="2779E081" w16cex:dateUtc="2024-07-16T06:31:00Z"/>
  <w16cex:commentExtensible w16cex:durableId="55671173" w16cex:dateUtc="2024-07-17T09:43:00Z"/>
  <w16cex:commentExtensible w16cex:durableId="0A5D6CA7" w16cex:dateUtc="2024-07-17T09:25:00Z"/>
  <w16cex:commentExtensible w16cex:durableId="2A37CF10" w16cex:dateUtc="2024-07-09T13:00:00Z"/>
  <w16cex:commentExtensible w16cex:durableId="4FBB59B1" w16cex:dateUtc="2024-07-15T16:44:00Z"/>
  <w16cex:commentExtensible w16cex:durableId="2A37D056" w16cex:dateUtc="2024-07-09T13:05:00Z"/>
  <w16cex:commentExtensible w16cex:durableId="11D2248A" w16cex:dateUtc="2024-07-17T09:30:00Z"/>
  <w16cex:commentExtensible w16cex:durableId="1D869053" w16cex:dateUtc="2024-07-08T10:16:00Z"/>
  <w16cex:commentExtensible w16cex:durableId="2A37D077" w16cex:dateUtc="2024-07-09T13:06:00Z"/>
  <w16cex:commentExtensible w16cex:durableId="6D57D47E" w16cex:dateUtc="2024-07-16T06:55:00Z"/>
  <w16cex:commentExtensible w16cex:durableId="4A8552BB" w16cex:dateUtc="2024-07-05T15:00:00Z"/>
  <w16cex:commentExtensible w16cex:durableId="2A37D001" w16cex:dateUtc="2024-07-09T13:04:00Z"/>
  <w16cex:commentExtensible w16cex:durableId="3DFAD4C3" w16cex:dateUtc="2024-07-15T16:46:00Z"/>
  <w16cex:commentExtensible w16cex:durableId="2A37D103" w16cex:dateUtc="2024-07-09T13:08:00Z"/>
  <w16cex:commentExtensible w16cex:durableId="62BE138C" w16cex:dateUtc="2024-07-17T09:33:00Z"/>
  <w16cex:commentExtensible w16cex:durableId="220AEEB2" w16cex:dateUtc="2024-07-16T07:01:00Z"/>
  <w16cex:commentExtensible w16cex:durableId="7B268B5A" w16cex:dateUtc="2024-07-16T07:01:00Z"/>
  <w16cex:commentExtensible w16cex:durableId="0D4BD30B" w16cex:dateUtc="2024-07-17T09:36:00Z"/>
  <w16cex:commentExtensible w16cex:durableId="4A2A4227" w16cex:dateUtc="2024-07-17T09:37:00Z"/>
  <w16cex:commentExtensible w16cex:durableId="2A37D4B0" w16cex:dateUtc="2024-07-09T13:24:00Z"/>
  <w16cex:commentExtensible w16cex:durableId="101C132D" w16cex:dateUtc="2024-07-17T09:46:00Z"/>
  <w16cex:commentExtensible w16cex:durableId="2A37D512" w16cex:dateUtc="2024-07-09T13:26:00Z"/>
  <w16cex:commentExtensible w16cex:durableId="228E3981" w16cex:dateUtc="2024-07-16T07:52:00Z"/>
  <w16cex:commentExtensible w16cex:durableId="2A37D57F" w16cex:dateUtc="2024-07-09T13:27:00Z"/>
  <w16cex:commentExtensible w16cex:durableId="67EE7D30" w16cex:dateUtc="2024-07-17T09:48:00Z"/>
  <w16cex:commentExtensible w16cex:durableId="339D7B7C" w16cex:dateUtc="2024-07-17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80FD6C" w16cid:durableId="2A37DBE0"/>
  <w16cid:commentId w16cid:paraId="47FE0D81" w16cid:durableId="0176C6BD"/>
  <w16cid:commentId w16cid:paraId="47B2D6B4" w16cid:durableId="2A37B752"/>
  <w16cid:commentId w16cid:paraId="2C615AD0" w16cid:durableId="2A3BB7B5"/>
  <w16cid:commentId w16cid:paraId="1B7491B8" w16cid:durableId="4147AB3D"/>
  <w16cid:commentId w16cid:paraId="77CD1EA1" w16cid:durableId="3A79E268"/>
  <w16cid:commentId w16cid:paraId="607095B5" w16cid:durableId="62453052"/>
  <w16cid:commentId w16cid:paraId="0525956B" w16cid:durableId="57EF370C"/>
  <w16cid:commentId w16cid:paraId="5C386BC4" w16cid:durableId="2A37BA14"/>
  <w16cid:commentId w16cid:paraId="7C366031" w16cid:durableId="2A3BBCC9"/>
  <w16cid:commentId w16cid:paraId="5CB11C9B" w16cid:durableId="010CB7D5"/>
  <w16cid:commentId w16cid:paraId="18123362" w16cid:durableId="5C96C08A"/>
  <w16cid:commentId w16cid:paraId="70453F2B" w16cid:durableId="2A37BBB8"/>
  <w16cid:commentId w16cid:paraId="6A42106F" w16cid:durableId="16137315"/>
  <w16cid:commentId w16cid:paraId="3184F12C" w16cid:durableId="2A37C756"/>
  <w16cid:commentId w16cid:paraId="6CB30D42" w16cid:durableId="1602A6CB"/>
  <w16cid:commentId w16cid:paraId="120DA100" w16cid:durableId="2A37BBE7"/>
  <w16cid:commentId w16cid:paraId="012DAC81" w16cid:durableId="76A013F1"/>
  <w16cid:commentId w16cid:paraId="60B3826A" w16cid:durableId="68C32E58"/>
  <w16cid:commentId w16cid:paraId="63693755" w16cid:durableId="2A37BC51"/>
  <w16cid:commentId w16cid:paraId="484E03DA" w16cid:durableId="2A3BBEC2"/>
  <w16cid:commentId w16cid:paraId="0FFE0231" w16cid:durableId="3383A3ED"/>
  <w16cid:commentId w16cid:paraId="6E146819" w16cid:durableId="5249EECC"/>
  <w16cid:commentId w16cid:paraId="3AEFA22C" w16cid:durableId="2A37C7F7"/>
  <w16cid:commentId w16cid:paraId="2A7A3D94" w16cid:durableId="59FF2BD5"/>
  <w16cid:commentId w16cid:paraId="29D1657D" w16cid:durableId="2A37BD12"/>
  <w16cid:commentId w16cid:paraId="06CF4145" w16cid:durableId="618BAE7B"/>
  <w16cid:commentId w16cid:paraId="2B9FB379" w16cid:durableId="2A3BC26C"/>
  <w16cid:commentId w16cid:paraId="01D1AF21" w16cid:durableId="2A3BC50B"/>
  <w16cid:commentId w16cid:paraId="5F50E5C8" w16cid:durableId="2A37C88D"/>
  <w16cid:commentId w16cid:paraId="0C8E31A0" w16cid:durableId="07A4E82A"/>
  <w16cid:commentId w16cid:paraId="5D2DE1A1" w16cid:durableId="2A37C966"/>
  <w16cid:commentId w16cid:paraId="4BF83FAC" w16cid:durableId="134CB364"/>
  <w16cid:commentId w16cid:paraId="15AFCEBA" w16cid:durableId="349B97BF"/>
  <w16cid:commentId w16cid:paraId="35478EBB" w16cid:durableId="289B0766"/>
  <w16cid:commentId w16cid:paraId="3D9AE752" w16cid:durableId="2A37C9FD"/>
  <w16cid:commentId w16cid:paraId="54C65847" w16cid:durableId="566368A4"/>
  <w16cid:commentId w16cid:paraId="0181F1CC" w16cid:durableId="2A37CA8C"/>
  <w16cid:commentId w16cid:paraId="728E5D7F" w16cid:durableId="7EE9B0DC"/>
  <w16cid:commentId w16cid:paraId="42EA0740" w16cid:durableId="7E003290"/>
  <w16cid:commentId w16cid:paraId="61458A67" w16cid:durableId="1A32CB78"/>
  <w16cid:commentId w16cid:paraId="315BBC15" w16cid:durableId="2A37CBC1"/>
  <w16cid:commentId w16cid:paraId="188FF394" w16cid:durableId="5A9F1E82"/>
  <w16cid:commentId w16cid:paraId="11C05009" w16cid:durableId="2A37CE2C"/>
  <w16cid:commentId w16cid:paraId="66DA4A84" w16cid:durableId="2779E081"/>
  <w16cid:commentId w16cid:paraId="3E132BEF" w16cid:durableId="2A3BC883"/>
  <w16cid:commentId w16cid:paraId="00509612" w16cid:durableId="55671173"/>
  <w16cid:commentId w16cid:paraId="43B73CBC" w16cid:durableId="2A3BC8ED"/>
  <w16cid:commentId w16cid:paraId="575990B7" w16cid:durableId="0A5D6CA7"/>
  <w16cid:commentId w16cid:paraId="3B203DF0" w16cid:durableId="2A37CF10"/>
  <w16cid:commentId w16cid:paraId="288ED8BA" w16cid:durableId="2A3BC922"/>
  <w16cid:commentId w16cid:paraId="35D55545" w16cid:durableId="4FBB59B1"/>
  <w16cid:commentId w16cid:paraId="4ADF2171" w16cid:durableId="2A37D056"/>
  <w16cid:commentId w16cid:paraId="29D7E7A6" w16cid:durableId="11D2248A"/>
  <w16cid:commentId w16cid:paraId="79EE8DE0" w16cid:durableId="1D869053"/>
  <w16cid:commentId w16cid:paraId="5869633F" w16cid:durableId="2A37D077"/>
  <w16cid:commentId w16cid:paraId="350FE9FF" w16cid:durableId="6D57D47E"/>
  <w16cid:commentId w16cid:paraId="16880232" w16cid:durableId="4A8552BB"/>
  <w16cid:commentId w16cid:paraId="2B25C60D" w16cid:durableId="2A37D001"/>
  <w16cid:commentId w16cid:paraId="066D8ACF" w16cid:durableId="2A3BC968"/>
  <w16cid:commentId w16cid:paraId="63CCF8F7" w16cid:durableId="3DFAD4C3"/>
  <w16cid:commentId w16cid:paraId="315A905C" w16cid:durableId="2A37D103"/>
  <w16cid:commentId w16cid:paraId="46A7D749" w16cid:durableId="62BE138C"/>
  <w16cid:commentId w16cid:paraId="4C39E914" w16cid:durableId="2A3BC9A9"/>
  <w16cid:commentId w16cid:paraId="0AA6A8CD" w16cid:durableId="220AEEB2"/>
  <w16cid:commentId w16cid:paraId="60EEC431" w16cid:durableId="2A3BC9D3"/>
  <w16cid:commentId w16cid:paraId="69449AE1" w16cid:durableId="7B268B5A"/>
  <w16cid:commentId w16cid:paraId="0D125506" w16cid:durableId="2A3BC9FC"/>
  <w16cid:commentId w16cid:paraId="1D48C029" w16cid:durableId="2A3BCA15"/>
  <w16cid:commentId w16cid:paraId="511D6AD2" w16cid:durableId="0D4BD30B"/>
  <w16cid:commentId w16cid:paraId="4993A5BB" w16cid:durableId="2A3BCA5C"/>
  <w16cid:commentId w16cid:paraId="132E02FC" w16cid:durableId="2A3BCA6F"/>
  <w16cid:commentId w16cid:paraId="306BE739" w16cid:durableId="4A2A4227"/>
  <w16cid:commentId w16cid:paraId="2108B4B3" w16cid:durableId="2A37D4B0"/>
  <w16cid:commentId w16cid:paraId="6D7F010C" w16cid:durableId="101C132D"/>
  <w16cid:commentId w16cid:paraId="058F9058" w16cid:durableId="2A37D512"/>
  <w16cid:commentId w16cid:paraId="025E34A0" w16cid:durableId="228E3981"/>
  <w16cid:commentId w16cid:paraId="7003E0B1" w16cid:durableId="2A37D57F"/>
  <w16cid:commentId w16cid:paraId="2265440D" w16cid:durableId="2A3BCAEB"/>
  <w16cid:commentId w16cid:paraId="0E96C9A4" w16cid:durableId="67EE7D30"/>
  <w16cid:commentId w16cid:paraId="6F659944" w16cid:durableId="339D7B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75D0A" w14:textId="77777777" w:rsidR="00E6173C" w:rsidRDefault="00E6173C" w:rsidP="00DE2E6C">
      <w:pPr>
        <w:spacing w:after="0" w:line="240" w:lineRule="auto"/>
      </w:pPr>
      <w:r>
        <w:separator/>
      </w:r>
    </w:p>
  </w:endnote>
  <w:endnote w:type="continuationSeparator" w:id="0">
    <w:p w14:paraId="70E918A3" w14:textId="77777777" w:rsidR="00E6173C" w:rsidRDefault="00E6173C"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BGEK Titillium Light">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C3684" w14:textId="77777777" w:rsidR="00E6173C" w:rsidRDefault="00E6173C" w:rsidP="00DE2E6C">
      <w:pPr>
        <w:spacing w:after="0" w:line="240" w:lineRule="auto"/>
      </w:pPr>
      <w:r>
        <w:separator/>
      </w:r>
    </w:p>
  </w:footnote>
  <w:footnote w:type="continuationSeparator" w:id="0">
    <w:p w14:paraId="4A59428F" w14:textId="77777777" w:rsidR="00E6173C" w:rsidRDefault="00E6173C"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18EDA" w14:textId="4C0217CC" w:rsidR="0004160C" w:rsidRPr="00DE2E6C" w:rsidRDefault="0004160C" w:rsidP="00DE2E6C">
    <w:pPr>
      <w:rPr>
        <w:sz w:val="20"/>
        <w:szCs w:val="20"/>
      </w:rPr>
    </w:pPr>
    <w:r>
      <w:rPr>
        <w:sz w:val="20"/>
        <w:szCs w:val="20"/>
      </w:rPr>
      <w:t>Digitale Gesundheits</w:t>
    </w:r>
    <w:r w:rsidRPr="00DE2E6C">
      <w:rPr>
        <w:sz w:val="20"/>
        <w:szCs w:val="20"/>
      </w:rPr>
      <w:t>kompetenz –</w:t>
    </w:r>
    <w:r>
      <w:rPr>
        <w:sz w:val="20"/>
        <w:szCs w:val="20"/>
      </w:rPr>
      <w:t xml:space="preserve"> Handreichung für Lehrkräfte</w:t>
    </w:r>
    <w:r w:rsidRPr="00DE2E6C">
      <w:rPr>
        <w:sz w:val="20"/>
        <w:szCs w:val="20"/>
      </w:rPr>
      <w:t xml:space="preserve"> </w:t>
    </w:r>
    <w:r>
      <w:rPr>
        <w:sz w:val="20"/>
        <w:szCs w:val="20"/>
      </w:rPr>
      <w:t xml:space="preserve">– </w:t>
    </w:r>
    <w:r w:rsidR="00CA39E9" w:rsidRPr="00CA39E9">
      <w:rPr>
        <w:sz w:val="20"/>
        <w:szCs w:val="20"/>
      </w:rPr>
      <w:t xml:space="preserve">Digitales Lernen mit Medien </w:t>
    </w:r>
    <w:r w:rsidRPr="0059741F">
      <w:rPr>
        <w:sz w:val="20"/>
        <w:szCs w:val="20"/>
      </w:rPr>
      <w:t xml:space="preserve">– </w:t>
    </w:r>
    <w:r>
      <w:rPr>
        <w:sz w:val="20"/>
        <w:szCs w:val="20"/>
      </w:rPr>
      <w:t>Grundschule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CED56" w14:textId="5F2B8287" w:rsidR="0004160C" w:rsidRPr="00DE2E6C" w:rsidRDefault="0004160C" w:rsidP="00DE2E6C">
    <w:pPr>
      <w:rPr>
        <w:sz w:val="20"/>
        <w:szCs w:val="20"/>
      </w:rPr>
    </w:pPr>
    <w:r>
      <w:rPr>
        <w:sz w:val="20"/>
        <w:szCs w:val="20"/>
      </w:rPr>
      <w:t>Digitale Gesundheits</w:t>
    </w:r>
    <w:r w:rsidRPr="00DE2E6C">
      <w:rPr>
        <w:sz w:val="20"/>
        <w:szCs w:val="20"/>
      </w:rPr>
      <w:t>kompetenz –</w:t>
    </w:r>
    <w:r>
      <w:rPr>
        <w:sz w:val="20"/>
        <w:szCs w:val="20"/>
      </w:rPr>
      <w:t xml:space="preserve"> Handreichung für Lehrkräfte</w:t>
    </w:r>
    <w:r w:rsidRPr="00DE2E6C">
      <w:rPr>
        <w:sz w:val="20"/>
        <w:szCs w:val="20"/>
      </w:rPr>
      <w:t xml:space="preserve"> </w:t>
    </w:r>
    <w:r>
      <w:rPr>
        <w:sz w:val="20"/>
        <w:szCs w:val="20"/>
      </w:rPr>
      <w:t xml:space="preserve">– </w:t>
    </w:r>
    <w:r w:rsidR="002B5FB3" w:rsidRPr="002B5FB3">
      <w:rPr>
        <w:sz w:val="20"/>
        <w:szCs w:val="20"/>
      </w:rPr>
      <w:t xml:space="preserve">Digitales Lernen mit Medien </w:t>
    </w:r>
    <w:r w:rsidRPr="0059741F">
      <w:rPr>
        <w:sz w:val="20"/>
        <w:szCs w:val="20"/>
      </w:rPr>
      <w:t>–</w:t>
    </w:r>
    <w:r>
      <w:rPr>
        <w:sz w:val="20"/>
        <w:szCs w:val="20"/>
      </w:rPr>
      <w:t xml:space="preserve"> Grundschule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098A9" w14:textId="32E0E869" w:rsidR="0004160C" w:rsidRPr="00DE2E6C" w:rsidRDefault="0004160C"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00AD500E" w:rsidRPr="00AD500E">
      <w:rPr>
        <w:sz w:val="20"/>
        <w:szCs w:val="20"/>
      </w:rPr>
      <w:t xml:space="preserve">Digitales Lernen mit Medien </w:t>
    </w:r>
    <w:r w:rsidRPr="0059741F">
      <w:rPr>
        <w:sz w:val="20"/>
        <w:szCs w:val="20"/>
      </w:rPr>
      <w:t xml:space="preserve">– </w:t>
    </w:r>
    <w:r>
      <w:rPr>
        <w:sz w:val="20"/>
        <w:szCs w:val="20"/>
      </w:rPr>
      <w:t>Grundschule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A9E82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247631"/>
    <w:multiLevelType w:val="hybridMultilevel"/>
    <w:tmpl w:val="0C66F072"/>
    <w:lvl w:ilvl="0" w:tplc="EB2226DC">
      <w:start w:val="1"/>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255E1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24776F"/>
    <w:multiLevelType w:val="hybridMultilevel"/>
    <w:tmpl w:val="735269AE"/>
    <w:lvl w:ilvl="0" w:tplc="B8C8647C">
      <w:start w:val="1"/>
      <w:numFmt w:val="decimal"/>
      <w:lvlText w:val="%1."/>
      <w:lvlJc w:val="left"/>
      <w:pPr>
        <w:ind w:left="1098" w:hanging="360"/>
      </w:pPr>
      <w:rPr>
        <w:rFonts w:hint="default"/>
      </w:rPr>
    </w:lvl>
    <w:lvl w:ilvl="1" w:tplc="04070019" w:tentative="1">
      <w:start w:val="1"/>
      <w:numFmt w:val="lowerLetter"/>
      <w:lvlText w:val="%2."/>
      <w:lvlJc w:val="left"/>
      <w:pPr>
        <w:ind w:left="1818" w:hanging="360"/>
      </w:pPr>
    </w:lvl>
    <w:lvl w:ilvl="2" w:tplc="0407001B" w:tentative="1">
      <w:start w:val="1"/>
      <w:numFmt w:val="lowerRoman"/>
      <w:lvlText w:val="%3."/>
      <w:lvlJc w:val="right"/>
      <w:pPr>
        <w:ind w:left="2538" w:hanging="180"/>
      </w:pPr>
    </w:lvl>
    <w:lvl w:ilvl="3" w:tplc="0407000F" w:tentative="1">
      <w:start w:val="1"/>
      <w:numFmt w:val="decimal"/>
      <w:lvlText w:val="%4."/>
      <w:lvlJc w:val="left"/>
      <w:pPr>
        <w:ind w:left="3258" w:hanging="360"/>
      </w:pPr>
    </w:lvl>
    <w:lvl w:ilvl="4" w:tplc="04070019" w:tentative="1">
      <w:start w:val="1"/>
      <w:numFmt w:val="lowerLetter"/>
      <w:lvlText w:val="%5."/>
      <w:lvlJc w:val="left"/>
      <w:pPr>
        <w:ind w:left="3978" w:hanging="360"/>
      </w:pPr>
    </w:lvl>
    <w:lvl w:ilvl="5" w:tplc="0407001B" w:tentative="1">
      <w:start w:val="1"/>
      <w:numFmt w:val="lowerRoman"/>
      <w:lvlText w:val="%6."/>
      <w:lvlJc w:val="right"/>
      <w:pPr>
        <w:ind w:left="4698" w:hanging="180"/>
      </w:pPr>
    </w:lvl>
    <w:lvl w:ilvl="6" w:tplc="0407000F" w:tentative="1">
      <w:start w:val="1"/>
      <w:numFmt w:val="decimal"/>
      <w:lvlText w:val="%7."/>
      <w:lvlJc w:val="left"/>
      <w:pPr>
        <w:ind w:left="5418" w:hanging="360"/>
      </w:pPr>
    </w:lvl>
    <w:lvl w:ilvl="7" w:tplc="04070019" w:tentative="1">
      <w:start w:val="1"/>
      <w:numFmt w:val="lowerLetter"/>
      <w:lvlText w:val="%8."/>
      <w:lvlJc w:val="left"/>
      <w:pPr>
        <w:ind w:left="6138" w:hanging="360"/>
      </w:pPr>
    </w:lvl>
    <w:lvl w:ilvl="8" w:tplc="0407001B" w:tentative="1">
      <w:start w:val="1"/>
      <w:numFmt w:val="lowerRoman"/>
      <w:lvlText w:val="%9."/>
      <w:lvlJc w:val="right"/>
      <w:pPr>
        <w:ind w:left="6858" w:hanging="180"/>
      </w:pPr>
    </w:lvl>
  </w:abstractNum>
  <w:abstractNum w:abstractNumId="4" w15:restartNumberingAfterBreak="0">
    <w:nsid w:val="11AB7441"/>
    <w:multiLevelType w:val="hybridMultilevel"/>
    <w:tmpl w:val="AC8E4F10"/>
    <w:lvl w:ilvl="0" w:tplc="AAF031B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FD5C47"/>
    <w:multiLevelType w:val="hybridMultilevel"/>
    <w:tmpl w:val="C1125B2C"/>
    <w:lvl w:ilvl="0" w:tplc="04070001">
      <w:start w:val="1"/>
      <w:numFmt w:val="bullet"/>
      <w:lvlText w:val=""/>
      <w:lvlJc w:val="left"/>
      <w:pPr>
        <w:ind w:left="1461" w:hanging="360"/>
      </w:pPr>
      <w:rPr>
        <w:rFonts w:ascii="Symbol" w:hAnsi="Symbol" w:hint="default"/>
        <w:color w:val="auto"/>
        <w:sz w:val="20"/>
      </w:rPr>
    </w:lvl>
    <w:lvl w:ilvl="1" w:tplc="04070003" w:tentative="1">
      <w:start w:val="1"/>
      <w:numFmt w:val="bullet"/>
      <w:lvlText w:val="o"/>
      <w:lvlJc w:val="left"/>
      <w:pPr>
        <w:ind w:left="2181" w:hanging="360"/>
      </w:pPr>
      <w:rPr>
        <w:rFonts w:ascii="Courier New" w:hAnsi="Courier New" w:cs="Courier New" w:hint="default"/>
      </w:rPr>
    </w:lvl>
    <w:lvl w:ilvl="2" w:tplc="04070005" w:tentative="1">
      <w:start w:val="1"/>
      <w:numFmt w:val="bullet"/>
      <w:lvlText w:val=""/>
      <w:lvlJc w:val="left"/>
      <w:pPr>
        <w:ind w:left="2901" w:hanging="360"/>
      </w:pPr>
      <w:rPr>
        <w:rFonts w:ascii="Wingdings" w:hAnsi="Wingdings" w:hint="default"/>
      </w:rPr>
    </w:lvl>
    <w:lvl w:ilvl="3" w:tplc="04070001" w:tentative="1">
      <w:start w:val="1"/>
      <w:numFmt w:val="bullet"/>
      <w:lvlText w:val=""/>
      <w:lvlJc w:val="left"/>
      <w:pPr>
        <w:ind w:left="3621" w:hanging="360"/>
      </w:pPr>
      <w:rPr>
        <w:rFonts w:ascii="Symbol" w:hAnsi="Symbol" w:hint="default"/>
      </w:rPr>
    </w:lvl>
    <w:lvl w:ilvl="4" w:tplc="04070003" w:tentative="1">
      <w:start w:val="1"/>
      <w:numFmt w:val="bullet"/>
      <w:lvlText w:val="o"/>
      <w:lvlJc w:val="left"/>
      <w:pPr>
        <w:ind w:left="4341" w:hanging="360"/>
      </w:pPr>
      <w:rPr>
        <w:rFonts w:ascii="Courier New" w:hAnsi="Courier New" w:cs="Courier New" w:hint="default"/>
      </w:rPr>
    </w:lvl>
    <w:lvl w:ilvl="5" w:tplc="04070005" w:tentative="1">
      <w:start w:val="1"/>
      <w:numFmt w:val="bullet"/>
      <w:lvlText w:val=""/>
      <w:lvlJc w:val="left"/>
      <w:pPr>
        <w:ind w:left="5061" w:hanging="360"/>
      </w:pPr>
      <w:rPr>
        <w:rFonts w:ascii="Wingdings" w:hAnsi="Wingdings" w:hint="default"/>
      </w:rPr>
    </w:lvl>
    <w:lvl w:ilvl="6" w:tplc="04070001" w:tentative="1">
      <w:start w:val="1"/>
      <w:numFmt w:val="bullet"/>
      <w:lvlText w:val=""/>
      <w:lvlJc w:val="left"/>
      <w:pPr>
        <w:ind w:left="5781" w:hanging="360"/>
      </w:pPr>
      <w:rPr>
        <w:rFonts w:ascii="Symbol" w:hAnsi="Symbol" w:hint="default"/>
      </w:rPr>
    </w:lvl>
    <w:lvl w:ilvl="7" w:tplc="04070003" w:tentative="1">
      <w:start w:val="1"/>
      <w:numFmt w:val="bullet"/>
      <w:lvlText w:val="o"/>
      <w:lvlJc w:val="left"/>
      <w:pPr>
        <w:ind w:left="6501" w:hanging="360"/>
      </w:pPr>
      <w:rPr>
        <w:rFonts w:ascii="Courier New" w:hAnsi="Courier New" w:cs="Courier New" w:hint="default"/>
      </w:rPr>
    </w:lvl>
    <w:lvl w:ilvl="8" w:tplc="04070005" w:tentative="1">
      <w:start w:val="1"/>
      <w:numFmt w:val="bullet"/>
      <w:lvlText w:val=""/>
      <w:lvlJc w:val="left"/>
      <w:pPr>
        <w:ind w:left="7221" w:hanging="360"/>
      </w:pPr>
      <w:rPr>
        <w:rFonts w:ascii="Wingdings" w:hAnsi="Wingdings" w:hint="default"/>
      </w:rPr>
    </w:lvl>
  </w:abstractNum>
  <w:abstractNum w:abstractNumId="6" w15:restartNumberingAfterBreak="0">
    <w:nsid w:val="1289331F"/>
    <w:multiLevelType w:val="hybridMultilevel"/>
    <w:tmpl w:val="CEEEF588"/>
    <w:lvl w:ilvl="0" w:tplc="0407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57271AD"/>
    <w:multiLevelType w:val="hybridMultilevel"/>
    <w:tmpl w:val="2A0A0B24"/>
    <w:lvl w:ilvl="0" w:tplc="418E60C0">
      <w:start w:val="4"/>
      <w:numFmt w:val="bullet"/>
      <w:lvlText w:val="-"/>
      <w:lvlJc w:val="left"/>
      <w:pPr>
        <w:ind w:left="720" w:hanging="360"/>
      </w:pPr>
      <w:rPr>
        <w:rFonts w:ascii="Calibri" w:eastAsiaTheme="minorHAnsi" w:hAnsi="Calibri" w:cs="Calibri"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6D5149A"/>
    <w:multiLevelType w:val="hybridMultilevel"/>
    <w:tmpl w:val="66403E98"/>
    <w:lvl w:ilvl="0" w:tplc="6ACC6F6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8AD4155"/>
    <w:multiLevelType w:val="hybridMultilevel"/>
    <w:tmpl w:val="48008F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8BB55C9"/>
    <w:multiLevelType w:val="hybridMultilevel"/>
    <w:tmpl w:val="9AF8B7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9363C4B"/>
    <w:multiLevelType w:val="hybridMultilevel"/>
    <w:tmpl w:val="AFC0D0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1B23DF1"/>
    <w:multiLevelType w:val="hybridMultilevel"/>
    <w:tmpl w:val="421CAE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A07C6D"/>
    <w:multiLevelType w:val="hybridMultilevel"/>
    <w:tmpl w:val="845AD51A"/>
    <w:lvl w:ilvl="0" w:tplc="04070001">
      <w:start w:val="1"/>
      <w:numFmt w:val="bullet"/>
      <w:lvlText w:val=""/>
      <w:lvlJc w:val="left"/>
      <w:pPr>
        <w:ind w:left="360" w:firstLine="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E0097B"/>
    <w:multiLevelType w:val="hybridMultilevel"/>
    <w:tmpl w:val="2CA4D974"/>
    <w:lvl w:ilvl="0" w:tplc="986A970C">
      <w:start w:val="15"/>
      <w:numFmt w:val="bullet"/>
      <w:lvlText w:val="-"/>
      <w:lvlJc w:val="left"/>
      <w:pPr>
        <w:ind w:left="720" w:hanging="360"/>
      </w:pPr>
      <w:rPr>
        <w:rFonts w:ascii="Montserrat" w:eastAsiaTheme="minorHAnsi" w:hAnsi="Montserrat" w:cstheme="minorBidi" w:hint="default"/>
        <w:color w:val="3A3A3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80A8A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B6E2CD9"/>
    <w:multiLevelType w:val="hybridMultilevel"/>
    <w:tmpl w:val="1E88C5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2CD0153"/>
    <w:multiLevelType w:val="hybridMultilevel"/>
    <w:tmpl w:val="F44A7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5B2077A"/>
    <w:multiLevelType w:val="hybridMultilevel"/>
    <w:tmpl w:val="B42EDF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9AC15F9"/>
    <w:multiLevelType w:val="hybridMultilevel"/>
    <w:tmpl w:val="A1525504"/>
    <w:lvl w:ilvl="0" w:tplc="936AF042">
      <w:start w:val="3"/>
      <w:numFmt w:val="bullet"/>
      <w:lvlText w:val="-"/>
      <w:lvlJc w:val="left"/>
      <w:pPr>
        <w:ind w:left="360" w:firstLine="0"/>
      </w:pPr>
      <w:rPr>
        <w:rFonts w:asciiTheme="minorHAnsi" w:eastAsiaTheme="minorHAnsi" w:hAnsiTheme="minorHAns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A3E6197"/>
    <w:multiLevelType w:val="hybridMultilevel"/>
    <w:tmpl w:val="69E86638"/>
    <w:lvl w:ilvl="0" w:tplc="7CFC7470">
      <w:start w:val="6"/>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B4A1D1A"/>
    <w:multiLevelType w:val="hybridMultilevel"/>
    <w:tmpl w:val="62E69350"/>
    <w:lvl w:ilvl="0" w:tplc="EB28E082">
      <w:start w:val="1"/>
      <w:numFmt w:val="decimal"/>
      <w:lvlText w:val="%1."/>
      <w:lvlJc w:val="left"/>
      <w:pPr>
        <w:ind w:left="1020" w:hanging="360"/>
      </w:pPr>
    </w:lvl>
    <w:lvl w:ilvl="1" w:tplc="A066F398">
      <w:start w:val="1"/>
      <w:numFmt w:val="decimal"/>
      <w:lvlText w:val="%2."/>
      <w:lvlJc w:val="left"/>
      <w:pPr>
        <w:ind w:left="1020" w:hanging="360"/>
      </w:pPr>
    </w:lvl>
    <w:lvl w:ilvl="2" w:tplc="BC1AA996">
      <w:start w:val="1"/>
      <w:numFmt w:val="decimal"/>
      <w:lvlText w:val="%3."/>
      <w:lvlJc w:val="left"/>
      <w:pPr>
        <w:ind w:left="1020" w:hanging="360"/>
      </w:pPr>
    </w:lvl>
    <w:lvl w:ilvl="3" w:tplc="78C20A4A">
      <w:start w:val="1"/>
      <w:numFmt w:val="decimal"/>
      <w:lvlText w:val="%4."/>
      <w:lvlJc w:val="left"/>
      <w:pPr>
        <w:ind w:left="1020" w:hanging="360"/>
      </w:pPr>
    </w:lvl>
    <w:lvl w:ilvl="4" w:tplc="0178D082">
      <w:start w:val="1"/>
      <w:numFmt w:val="decimal"/>
      <w:lvlText w:val="%5."/>
      <w:lvlJc w:val="left"/>
      <w:pPr>
        <w:ind w:left="1020" w:hanging="360"/>
      </w:pPr>
    </w:lvl>
    <w:lvl w:ilvl="5" w:tplc="CB9819C0">
      <w:start w:val="1"/>
      <w:numFmt w:val="decimal"/>
      <w:lvlText w:val="%6."/>
      <w:lvlJc w:val="left"/>
      <w:pPr>
        <w:ind w:left="1020" w:hanging="360"/>
      </w:pPr>
    </w:lvl>
    <w:lvl w:ilvl="6" w:tplc="5EC645F0">
      <w:start w:val="1"/>
      <w:numFmt w:val="decimal"/>
      <w:lvlText w:val="%7."/>
      <w:lvlJc w:val="left"/>
      <w:pPr>
        <w:ind w:left="1020" w:hanging="360"/>
      </w:pPr>
    </w:lvl>
    <w:lvl w:ilvl="7" w:tplc="5C6E6C88">
      <w:start w:val="1"/>
      <w:numFmt w:val="decimal"/>
      <w:lvlText w:val="%8."/>
      <w:lvlJc w:val="left"/>
      <w:pPr>
        <w:ind w:left="1020" w:hanging="360"/>
      </w:pPr>
    </w:lvl>
    <w:lvl w:ilvl="8" w:tplc="1CFA0DB6">
      <w:start w:val="1"/>
      <w:numFmt w:val="decimal"/>
      <w:lvlText w:val="%9."/>
      <w:lvlJc w:val="left"/>
      <w:pPr>
        <w:ind w:left="1020" w:hanging="360"/>
      </w:pPr>
    </w:lvl>
  </w:abstractNum>
  <w:abstractNum w:abstractNumId="23" w15:restartNumberingAfterBreak="0">
    <w:nsid w:val="4E17E0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35D6AB3"/>
    <w:multiLevelType w:val="hybridMultilevel"/>
    <w:tmpl w:val="B72474A8"/>
    <w:lvl w:ilvl="0" w:tplc="04070001">
      <w:start w:val="1"/>
      <w:numFmt w:val="bullet"/>
      <w:lvlText w:val=""/>
      <w:lvlJc w:val="left"/>
      <w:pPr>
        <w:ind w:left="720" w:hanging="360"/>
      </w:pPr>
      <w:rPr>
        <w:rFonts w:ascii="Symbol" w:hAnsi="Symbol"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A5370E5"/>
    <w:multiLevelType w:val="hybridMultilevel"/>
    <w:tmpl w:val="07A493E8"/>
    <w:lvl w:ilvl="0" w:tplc="E79CCCD0">
      <w:start w:val="1"/>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6" w15:restartNumberingAfterBreak="0">
    <w:nsid w:val="5D1831E7"/>
    <w:multiLevelType w:val="hybridMultilevel"/>
    <w:tmpl w:val="E870B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2A87551"/>
    <w:multiLevelType w:val="hybridMultilevel"/>
    <w:tmpl w:val="F524E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47201F4"/>
    <w:multiLevelType w:val="hybridMultilevel"/>
    <w:tmpl w:val="A7920DCC"/>
    <w:lvl w:ilvl="0" w:tplc="4AB09E62">
      <w:start w:val="1"/>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abstractNum w:abstractNumId="29" w15:restartNumberingAfterBreak="0">
    <w:nsid w:val="78F22141"/>
    <w:multiLevelType w:val="hybridMultilevel"/>
    <w:tmpl w:val="09CE9C1A"/>
    <w:lvl w:ilvl="0" w:tplc="04070001">
      <w:start w:val="1"/>
      <w:numFmt w:val="bullet"/>
      <w:lvlText w:val=""/>
      <w:lvlJc w:val="left"/>
      <w:pPr>
        <w:ind w:left="1458" w:hanging="360"/>
      </w:pPr>
      <w:rPr>
        <w:rFonts w:ascii="Symbol" w:hAnsi="Symbol" w:hint="default"/>
        <w:color w:val="auto"/>
        <w:sz w:val="20"/>
      </w:rPr>
    </w:lvl>
    <w:lvl w:ilvl="1" w:tplc="04070003" w:tentative="1">
      <w:start w:val="1"/>
      <w:numFmt w:val="bullet"/>
      <w:lvlText w:val="o"/>
      <w:lvlJc w:val="left"/>
      <w:pPr>
        <w:ind w:left="2178" w:hanging="360"/>
      </w:pPr>
      <w:rPr>
        <w:rFonts w:ascii="Courier New" w:hAnsi="Courier New" w:cs="Courier New" w:hint="default"/>
      </w:rPr>
    </w:lvl>
    <w:lvl w:ilvl="2" w:tplc="04070005" w:tentative="1">
      <w:start w:val="1"/>
      <w:numFmt w:val="bullet"/>
      <w:lvlText w:val=""/>
      <w:lvlJc w:val="left"/>
      <w:pPr>
        <w:ind w:left="2898" w:hanging="360"/>
      </w:pPr>
      <w:rPr>
        <w:rFonts w:ascii="Wingdings" w:hAnsi="Wingdings" w:hint="default"/>
      </w:rPr>
    </w:lvl>
    <w:lvl w:ilvl="3" w:tplc="04070001" w:tentative="1">
      <w:start w:val="1"/>
      <w:numFmt w:val="bullet"/>
      <w:lvlText w:val=""/>
      <w:lvlJc w:val="left"/>
      <w:pPr>
        <w:ind w:left="3618" w:hanging="360"/>
      </w:pPr>
      <w:rPr>
        <w:rFonts w:ascii="Symbol" w:hAnsi="Symbol" w:hint="default"/>
      </w:rPr>
    </w:lvl>
    <w:lvl w:ilvl="4" w:tplc="04070003" w:tentative="1">
      <w:start w:val="1"/>
      <w:numFmt w:val="bullet"/>
      <w:lvlText w:val="o"/>
      <w:lvlJc w:val="left"/>
      <w:pPr>
        <w:ind w:left="4338" w:hanging="360"/>
      </w:pPr>
      <w:rPr>
        <w:rFonts w:ascii="Courier New" w:hAnsi="Courier New" w:cs="Courier New" w:hint="default"/>
      </w:rPr>
    </w:lvl>
    <w:lvl w:ilvl="5" w:tplc="04070005" w:tentative="1">
      <w:start w:val="1"/>
      <w:numFmt w:val="bullet"/>
      <w:lvlText w:val=""/>
      <w:lvlJc w:val="left"/>
      <w:pPr>
        <w:ind w:left="5058" w:hanging="360"/>
      </w:pPr>
      <w:rPr>
        <w:rFonts w:ascii="Wingdings" w:hAnsi="Wingdings" w:hint="default"/>
      </w:rPr>
    </w:lvl>
    <w:lvl w:ilvl="6" w:tplc="04070001" w:tentative="1">
      <w:start w:val="1"/>
      <w:numFmt w:val="bullet"/>
      <w:lvlText w:val=""/>
      <w:lvlJc w:val="left"/>
      <w:pPr>
        <w:ind w:left="5778" w:hanging="360"/>
      </w:pPr>
      <w:rPr>
        <w:rFonts w:ascii="Symbol" w:hAnsi="Symbol" w:hint="default"/>
      </w:rPr>
    </w:lvl>
    <w:lvl w:ilvl="7" w:tplc="04070003" w:tentative="1">
      <w:start w:val="1"/>
      <w:numFmt w:val="bullet"/>
      <w:lvlText w:val="o"/>
      <w:lvlJc w:val="left"/>
      <w:pPr>
        <w:ind w:left="6498" w:hanging="360"/>
      </w:pPr>
      <w:rPr>
        <w:rFonts w:ascii="Courier New" w:hAnsi="Courier New" w:cs="Courier New" w:hint="default"/>
      </w:rPr>
    </w:lvl>
    <w:lvl w:ilvl="8" w:tplc="04070005" w:tentative="1">
      <w:start w:val="1"/>
      <w:numFmt w:val="bullet"/>
      <w:lvlText w:val=""/>
      <w:lvlJc w:val="left"/>
      <w:pPr>
        <w:ind w:left="7218" w:hanging="360"/>
      </w:pPr>
      <w:rPr>
        <w:rFonts w:ascii="Wingdings" w:hAnsi="Wingdings" w:hint="default"/>
      </w:rPr>
    </w:lvl>
  </w:abstractNum>
  <w:abstractNum w:abstractNumId="30" w15:restartNumberingAfterBreak="0">
    <w:nsid w:val="7D15688A"/>
    <w:multiLevelType w:val="hybridMultilevel"/>
    <w:tmpl w:val="37DAF9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6893656">
    <w:abstractNumId w:val="12"/>
  </w:num>
  <w:num w:numId="2" w16cid:durableId="1108819146">
    <w:abstractNumId w:val="23"/>
  </w:num>
  <w:num w:numId="3" w16cid:durableId="160581384">
    <w:abstractNumId w:val="16"/>
  </w:num>
  <w:num w:numId="4" w16cid:durableId="857505044">
    <w:abstractNumId w:val="8"/>
  </w:num>
  <w:num w:numId="5" w16cid:durableId="616135304">
    <w:abstractNumId w:val="27"/>
  </w:num>
  <w:num w:numId="6" w16cid:durableId="695161648">
    <w:abstractNumId w:val="9"/>
  </w:num>
  <w:num w:numId="7" w16cid:durableId="952635395">
    <w:abstractNumId w:val="14"/>
  </w:num>
  <w:num w:numId="8" w16cid:durableId="133183615">
    <w:abstractNumId w:val="7"/>
  </w:num>
  <w:num w:numId="9" w16cid:durableId="775176224">
    <w:abstractNumId w:val="24"/>
  </w:num>
  <w:num w:numId="10" w16cid:durableId="160658983">
    <w:abstractNumId w:val="29"/>
  </w:num>
  <w:num w:numId="11" w16cid:durableId="2071533877">
    <w:abstractNumId w:val="5"/>
  </w:num>
  <w:num w:numId="12" w16cid:durableId="202401073">
    <w:abstractNumId w:val="19"/>
  </w:num>
  <w:num w:numId="13" w16cid:durableId="106505383">
    <w:abstractNumId w:val="0"/>
  </w:num>
  <w:num w:numId="14" w16cid:durableId="415322247">
    <w:abstractNumId w:val="4"/>
  </w:num>
  <w:num w:numId="15" w16cid:durableId="24254509">
    <w:abstractNumId w:val="15"/>
  </w:num>
  <w:num w:numId="16" w16cid:durableId="148719534">
    <w:abstractNumId w:val="2"/>
  </w:num>
  <w:num w:numId="17" w16cid:durableId="398554157">
    <w:abstractNumId w:val="6"/>
  </w:num>
  <w:num w:numId="18" w16cid:durableId="1680934299">
    <w:abstractNumId w:val="26"/>
  </w:num>
  <w:num w:numId="19" w16cid:durableId="1586718204">
    <w:abstractNumId w:val="28"/>
  </w:num>
  <w:num w:numId="20" w16cid:durableId="746852458">
    <w:abstractNumId w:val="3"/>
  </w:num>
  <w:num w:numId="21" w16cid:durableId="1961446612">
    <w:abstractNumId w:val="25"/>
  </w:num>
  <w:num w:numId="22" w16cid:durableId="1970359513">
    <w:abstractNumId w:val="30"/>
  </w:num>
  <w:num w:numId="23" w16cid:durableId="281040967">
    <w:abstractNumId w:val="17"/>
  </w:num>
  <w:num w:numId="24" w16cid:durableId="137843377">
    <w:abstractNumId w:val="1"/>
  </w:num>
  <w:num w:numId="25" w16cid:durableId="1692099214">
    <w:abstractNumId w:val="21"/>
  </w:num>
  <w:num w:numId="26" w16cid:durableId="368918690">
    <w:abstractNumId w:val="20"/>
  </w:num>
  <w:num w:numId="27" w16cid:durableId="1847400855">
    <w:abstractNumId w:val="13"/>
  </w:num>
  <w:num w:numId="28" w16cid:durableId="141628225">
    <w:abstractNumId w:val="18"/>
  </w:num>
  <w:num w:numId="29" w16cid:durableId="1198468672">
    <w:abstractNumId w:val="10"/>
  </w:num>
  <w:num w:numId="30" w16cid:durableId="1190529039">
    <w:abstractNumId w:val="22"/>
  </w:num>
  <w:num w:numId="31" w16cid:durableId="1724015128">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hael Kohl">
    <w15:presenceInfo w15:providerId="Windows Live" w15:userId="1d6fefbaf845a217"/>
  </w15:person>
  <w15:person w15:author="Theresa Salge">
    <w15:presenceInfo w15:providerId="AD" w15:userId="S::Theresa.s@we-are-family.de::c22d9e57-6323-4187-95da-07a03f20acdd"/>
  </w15:person>
  <w15:person w15:author="Fabienne Schmaus">
    <w15:presenceInfo w15:providerId="Windows Live" w15:userId="03367ccf035eb67b"/>
  </w15:person>
  <w15:person w15:author="Samime Kutlu">
    <w15:presenceInfo w15:providerId="AD" w15:userId="S-1-5-21-935945672-1857718832-1870586423-5202"/>
  </w15:person>
  <w15:person w15:author="Petra Wöhner">
    <w15:presenceInfo w15:providerId="AD" w15:userId="S::p.woehner@klett-mint.de::604afe18-4c9e-48dc-84fd-c26b74858a95"/>
  </w15:person>
  <w15:person w15:author="Michael Kohl [2]">
    <w15:presenceInfo w15:providerId="AD" w15:userId="S::kom09617@ads.uni-regensburg.de::8dbf34b4-7730-4fba-8e0f-cdf396397f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5AE"/>
    <w:rsid w:val="00001B00"/>
    <w:rsid w:val="000027EC"/>
    <w:rsid w:val="000031A5"/>
    <w:rsid w:val="00003505"/>
    <w:rsid w:val="00003A05"/>
    <w:rsid w:val="00006184"/>
    <w:rsid w:val="00006C95"/>
    <w:rsid w:val="00007820"/>
    <w:rsid w:val="00011BC7"/>
    <w:rsid w:val="00012669"/>
    <w:rsid w:val="00015428"/>
    <w:rsid w:val="00017E9E"/>
    <w:rsid w:val="00020CC7"/>
    <w:rsid w:val="00023038"/>
    <w:rsid w:val="0002346A"/>
    <w:rsid w:val="000237D3"/>
    <w:rsid w:val="00023BFA"/>
    <w:rsid w:val="000267AB"/>
    <w:rsid w:val="00027395"/>
    <w:rsid w:val="00030E34"/>
    <w:rsid w:val="00031BAE"/>
    <w:rsid w:val="0003279F"/>
    <w:rsid w:val="0003344A"/>
    <w:rsid w:val="00033D96"/>
    <w:rsid w:val="000351E4"/>
    <w:rsid w:val="00035648"/>
    <w:rsid w:val="00035D98"/>
    <w:rsid w:val="00036133"/>
    <w:rsid w:val="00036C3C"/>
    <w:rsid w:val="0003745B"/>
    <w:rsid w:val="000375A8"/>
    <w:rsid w:val="000376B8"/>
    <w:rsid w:val="000376CB"/>
    <w:rsid w:val="00040285"/>
    <w:rsid w:val="0004121A"/>
    <w:rsid w:val="0004160C"/>
    <w:rsid w:val="00041D84"/>
    <w:rsid w:val="00042D78"/>
    <w:rsid w:val="00043BC6"/>
    <w:rsid w:val="0004526B"/>
    <w:rsid w:val="00045AF4"/>
    <w:rsid w:val="0005174B"/>
    <w:rsid w:val="000524C7"/>
    <w:rsid w:val="0005434A"/>
    <w:rsid w:val="00054714"/>
    <w:rsid w:val="00054F7C"/>
    <w:rsid w:val="00054F8A"/>
    <w:rsid w:val="000555D3"/>
    <w:rsid w:val="000568FF"/>
    <w:rsid w:val="00056908"/>
    <w:rsid w:val="000569F5"/>
    <w:rsid w:val="00056B07"/>
    <w:rsid w:val="00056C08"/>
    <w:rsid w:val="0006094D"/>
    <w:rsid w:val="00060DBD"/>
    <w:rsid w:val="00064798"/>
    <w:rsid w:val="00064E9B"/>
    <w:rsid w:val="00066A21"/>
    <w:rsid w:val="00066DCB"/>
    <w:rsid w:val="00070C32"/>
    <w:rsid w:val="00071235"/>
    <w:rsid w:val="00072175"/>
    <w:rsid w:val="0007322D"/>
    <w:rsid w:val="000740AF"/>
    <w:rsid w:val="0007414B"/>
    <w:rsid w:val="00074290"/>
    <w:rsid w:val="0007461C"/>
    <w:rsid w:val="00076456"/>
    <w:rsid w:val="0008206B"/>
    <w:rsid w:val="00083043"/>
    <w:rsid w:val="000847CB"/>
    <w:rsid w:val="00084C14"/>
    <w:rsid w:val="00085CE1"/>
    <w:rsid w:val="00085F1D"/>
    <w:rsid w:val="00086165"/>
    <w:rsid w:val="00092240"/>
    <w:rsid w:val="00092AFE"/>
    <w:rsid w:val="0009387C"/>
    <w:rsid w:val="0009421F"/>
    <w:rsid w:val="0009488D"/>
    <w:rsid w:val="000A0AB6"/>
    <w:rsid w:val="000A0CD3"/>
    <w:rsid w:val="000A0D4C"/>
    <w:rsid w:val="000A122D"/>
    <w:rsid w:val="000A1303"/>
    <w:rsid w:val="000A19A9"/>
    <w:rsid w:val="000A20EB"/>
    <w:rsid w:val="000A292F"/>
    <w:rsid w:val="000A3028"/>
    <w:rsid w:val="000A66E2"/>
    <w:rsid w:val="000B1D3B"/>
    <w:rsid w:val="000B27CC"/>
    <w:rsid w:val="000B2DCF"/>
    <w:rsid w:val="000B4AE9"/>
    <w:rsid w:val="000B5F5A"/>
    <w:rsid w:val="000B77DB"/>
    <w:rsid w:val="000B7E84"/>
    <w:rsid w:val="000C12B8"/>
    <w:rsid w:val="000C1785"/>
    <w:rsid w:val="000C2603"/>
    <w:rsid w:val="000C4F3E"/>
    <w:rsid w:val="000C5B1F"/>
    <w:rsid w:val="000C5FAD"/>
    <w:rsid w:val="000C6415"/>
    <w:rsid w:val="000C6801"/>
    <w:rsid w:val="000C6F9D"/>
    <w:rsid w:val="000C711A"/>
    <w:rsid w:val="000D17BD"/>
    <w:rsid w:val="000D2691"/>
    <w:rsid w:val="000D37EB"/>
    <w:rsid w:val="000D413A"/>
    <w:rsid w:val="000D5A80"/>
    <w:rsid w:val="000D6350"/>
    <w:rsid w:val="000D79FC"/>
    <w:rsid w:val="000E194F"/>
    <w:rsid w:val="000E2212"/>
    <w:rsid w:val="000E2B6E"/>
    <w:rsid w:val="000E604D"/>
    <w:rsid w:val="000E649C"/>
    <w:rsid w:val="000E6FB8"/>
    <w:rsid w:val="000F1A1B"/>
    <w:rsid w:val="000F2865"/>
    <w:rsid w:val="000F49E3"/>
    <w:rsid w:val="000F4B3C"/>
    <w:rsid w:val="000F5557"/>
    <w:rsid w:val="000F5F1A"/>
    <w:rsid w:val="000F6B39"/>
    <w:rsid w:val="000F6BC6"/>
    <w:rsid w:val="000F6CC1"/>
    <w:rsid w:val="000F71BB"/>
    <w:rsid w:val="000F7396"/>
    <w:rsid w:val="000F7CC8"/>
    <w:rsid w:val="001002B7"/>
    <w:rsid w:val="00103AA7"/>
    <w:rsid w:val="00104846"/>
    <w:rsid w:val="0010572C"/>
    <w:rsid w:val="00107759"/>
    <w:rsid w:val="001103BE"/>
    <w:rsid w:val="00110A50"/>
    <w:rsid w:val="001113E3"/>
    <w:rsid w:val="001153D4"/>
    <w:rsid w:val="0011717A"/>
    <w:rsid w:val="001212C9"/>
    <w:rsid w:val="00121A47"/>
    <w:rsid w:val="00121D2C"/>
    <w:rsid w:val="00121E21"/>
    <w:rsid w:val="0012207B"/>
    <w:rsid w:val="00122A14"/>
    <w:rsid w:val="00123DAB"/>
    <w:rsid w:val="00125F84"/>
    <w:rsid w:val="001272A6"/>
    <w:rsid w:val="00130CF8"/>
    <w:rsid w:val="0013110C"/>
    <w:rsid w:val="0013190B"/>
    <w:rsid w:val="00131991"/>
    <w:rsid w:val="00131DDC"/>
    <w:rsid w:val="001321BE"/>
    <w:rsid w:val="001324F9"/>
    <w:rsid w:val="00133A74"/>
    <w:rsid w:val="00134844"/>
    <w:rsid w:val="001353E2"/>
    <w:rsid w:val="00135B2D"/>
    <w:rsid w:val="00140609"/>
    <w:rsid w:val="0014285B"/>
    <w:rsid w:val="00144748"/>
    <w:rsid w:val="00146108"/>
    <w:rsid w:val="001469F3"/>
    <w:rsid w:val="00151247"/>
    <w:rsid w:val="001535CC"/>
    <w:rsid w:val="001540CD"/>
    <w:rsid w:val="001545E1"/>
    <w:rsid w:val="00156AD6"/>
    <w:rsid w:val="0015767B"/>
    <w:rsid w:val="00161303"/>
    <w:rsid w:val="00162236"/>
    <w:rsid w:val="001629A7"/>
    <w:rsid w:val="001631B6"/>
    <w:rsid w:val="001658D0"/>
    <w:rsid w:val="00165B23"/>
    <w:rsid w:val="001705C8"/>
    <w:rsid w:val="00170ABF"/>
    <w:rsid w:val="00170DF9"/>
    <w:rsid w:val="00170E13"/>
    <w:rsid w:val="00172703"/>
    <w:rsid w:val="00173572"/>
    <w:rsid w:val="001739B1"/>
    <w:rsid w:val="001746F5"/>
    <w:rsid w:val="0017472E"/>
    <w:rsid w:val="0017517C"/>
    <w:rsid w:val="00175AFC"/>
    <w:rsid w:val="00175F84"/>
    <w:rsid w:val="0017613A"/>
    <w:rsid w:val="001764B4"/>
    <w:rsid w:val="00177013"/>
    <w:rsid w:val="001774AD"/>
    <w:rsid w:val="00177616"/>
    <w:rsid w:val="001809C4"/>
    <w:rsid w:val="00181023"/>
    <w:rsid w:val="001820EE"/>
    <w:rsid w:val="00182FD5"/>
    <w:rsid w:val="001830AE"/>
    <w:rsid w:val="00183767"/>
    <w:rsid w:val="00184AAB"/>
    <w:rsid w:val="00184B84"/>
    <w:rsid w:val="00185217"/>
    <w:rsid w:val="0018527D"/>
    <w:rsid w:val="00186A3D"/>
    <w:rsid w:val="00186D76"/>
    <w:rsid w:val="00187EB1"/>
    <w:rsid w:val="00190034"/>
    <w:rsid w:val="00190793"/>
    <w:rsid w:val="00192748"/>
    <w:rsid w:val="0019448B"/>
    <w:rsid w:val="001947FB"/>
    <w:rsid w:val="00195E58"/>
    <w:rsid w:val="00197CDA"/>
    <w:rsid w:val="001A2251"/>
    <w:rsid w:val="001A4A01"/>
    <w:rsid w:val="001A4A5C"/>
    <w:rsid w:val="001A4A77"/>
    <w:rsid w:val="001A5075"/>
    <w:rsid w:val="001A5938"/>
    <w:rsid w:val="001A61B2"/>
    <w:rsid w:val="001B06A5"/>
    <w:rsid w:val="001B1080"/>
    <w:rsid w:val="001B112B"/>
    <w:rsid w:val="001B1368"/>
    <w:rsid w:val="001B42F1"/>
    <w:rsid w:val="001B4C94"/>
    <w:rsid w:val="001B71A2"/>
    <w:rsid w:val="001C01C6"/>
    <w:rsid w:val="001C05D0"/>
    <w:rsid w:val="001C14EF"/>
    <w:rsid w:val="001C15D4"/>
    <w:rsid w:val="001C1A00"/>
    <w:rsid w:val="001C1F8A"/>
    <w:rsid w:val="001C23EF"/>
    <w:rsid w:val="001C2C4A"/>
    <w:rsid w:val="001C399E"/>
    <w:rsid w:val="001C3A27"/>
    <w:rsid w:val="001C4C82"/>
    <w:rsid w:val="001C5D6D"/>
    <w:rsid w:val="001C5E8D"/>
    <w:rsid w:val="001C6161"/>
    <w:rsid w:val="001D0467"/>
    <w:rsid w:val="001D057D"/>
    <w:rsid w:val="001D1D0B"/>
    <w:rsid w:val="001D2326"/>
    <w:rsid w:val="001D40EB"/>
    <w:rsid w:val="001D4AB6"/>
    <w:rsid w:val="001D5021"/>
    <w:rsid w:val="001D64D4"/>
    <w:rsid w:val="001D6BAA"/>
    <w:rsid w:val="001D74FB"/>
    <w:rsid w:val="001E12B8"/>
    <w:rsid w:val="001E219A"/>
    <w:rsid w:val="001E26E4"/>
    <w:rsid w:val="001E2B5B"/>
    <w:rsid w:val="001E4E36"/>
    <w:rsid w:val="001E5B31"/>
    <w:rsid w:val="001F0304"/>
    <w:rsid w:val="001F03C5"/>
    <w:rsid w:val="001F2667"/>
    <w:rsid w:val="001F418A"/>
    <w:rsid w:val="001F7510"/>
    <w:rsid w:val="001F7A74"/>
    <w:rsid w:val="001F7E7D"/>
    <w:rsid w:val="00200107"/>
    <w:rsid w:val="00202380"/>
    <w:rsid w:val="0020299C"/>
    <w:rsid w:val="00205612"/>
    <w:rsid w:val="00207A01"/>
    <w:rsid w:val="00207EB9"/>
    <w:rsid w:val="0021000D"/>
    <w:rsid w:val="00211118"/>
    <w:rsid w:val="00212286"/>
    <w:rsid w:val="00212E72"/>
    <w:rsid w:val="002151F1"/>
    <w:rsid w:val="0021780E"/>
    <w:rsid w:val="002214BF"/>
    <w:rsid w:val="00224380"/>
    <w:rsid w:val="00224699"/>
    <w:rsid w:val="00225440"/>
    <w:rsid w:val="0022545C"/>
    <w:rsid w:val="00225533"/>
    <w:rsid w:val="0022583F"/>
    <w:rsid w:val="00230142"/>
    <w:rsid w:val="00232242"/>
    <w:rsid w:val="002324A8"/>
    <w:rsid w:val="00232750"/>
    <w:rsid w:val="00233360"/>
    <w:rsid w:val="00235917"/>
    <w:rsid w:val="00237E50"/>
    <w:rsid w:val="0024024A"/>
    <w:rsid w:val="00242A24"/>
    <w:rsid w:val="00246CE6"/>
    <w:rsid w:val="00246DF0"/>
    <w:rsid w:val="00246E18"/>
    <w:rsid w:val="0024735E"/>
    <w:rsid w:val="00247CF9"/>
    <w:rsid w:val="00251D27"/>
    <w:rsid w:val="00253FA3"/>
    <w:rsid w:val="00254C69"/>
    <w:rsid w:val="0025501D"/>
    <w:rsid w:val="00255356"/>
    <w:rsid w:val="00260582"/>
    <w:rsid w:val="00261E3D"/>
    <w:rsid w:val="00262C81"/>
    <w:rsid w:val="00264D3B"/>
    <w:rsid w:val="00265AF5"/>
    <w:rsid w:val="0026745A"/>
    <w:rsid w:val="00270ABF"/>
    <w:rsid w:val="00271902"/>
    <w:rsid w:val="0027615A"/>
    <w:rsid w:val="00281684"/>
    <w:rsid w:val="00284806"/>
    <w:rsid w:val="00284A72"/>
    <w:rsid w:val="0028656F"/>
    <w:rsid w:val="0029058A"/>
    <w:rsid w:val="0029136F"/>
    <w:rsid w:val="0029390D"/>
    <w:rsid w:val="00297732"/>
    <w:rsid w:val="00297872"/>
    <w:rsid w:val="002A191C"/>
    <w:rsid w:val="002A1C9E"/>
    <w:rsid w:val="002A23E7"/>
    <w:rsid w:val="002A2623"/>
    <w:rsid w:val="002A3717"/>
    <w:rsid w:val="002A4077"/>
    <w:rsid w:val="002A55F4"/>
    <w:rsid w:val="002A705C"/>
    <w:rsid w:val="002A768F"/>
    <w:rsid w:val="002A7A7A"/>
    <w:rsid w:val="002A7ABC"/>
    <w:rsid w:val="002B181F"/>
    <w:rsid w:val="002B18DC"/>
    <w:rsid w:val="002B27F4"/>
    <w:rsid w:val="002B4D84"/>
    <w:rsid w:val="002B5909"/>
    <w:rsid w:val="002B5FB3"/>
    <w:rsid w:val="002B62D1"/>
    <w:rsid w:val="002B75A8"/>
    <w:rsid w:val="002C0A05"/>
    <w:rsid w:val="002C0AF9"/>
    <w:rsid w:val="002C12B8"/>
    <w:rsid w:val="002C1B7A"/>
    <w:rsid w:val="002C2822"/>
    <w:rsid w:val="002C4A1D"/>
    <w:rsid w:val="002C705E"/>
    <w:rsid w:val="002C7562"/>
    <w:rsid w:val="002C7E9A"/>
    <w:rsid w:val="002D440D"/>
    <w:rsid w:val="002D6E38"/>
    <w:rsid w:val="002D7920"/>
    <w:rsid w:val="002D7EA8"/>
    <w:rsid w:val="002E29A4"/>
    <w:rsid w:val="002E3425"/>
    <w:rsid w:val="002E4B63"/>
    <w:rsid w:val="002E56AD"/>
    <w:rsid w:val="002E6D0C"/>
    <w:rsid w:val="002F0360"/>
    <w:rsid w:val="002F0FA4"/>
    <w:rsid w:val="002F1D92"/>
    <w:rsid w:val="002F29E9"/>
    <w:rsid w:val="002F47D0"/>
    <w:rsid w:val="002F5E1D"/>
    <w:rsid w:val="002F76C0"/>
    <w:rsid w:val="002F7A92"/>
    <w:rsid w:val="003014DF"/>
    <w:rsid w:val="003039F4"/>
    <w:rsid w:val="003061D9"/>
    <w:rsid w:val="00307546"/>
    <w:rsid w:val="0031077A"/>
    <w:rsid w:val="003118E1"/>
    <w:rsid w:val="00312D9F"/>
    <w:rsid w:val="0031418A"/>
    <w:rsid w:val="003146CD"/>
    <w:rsid w:val="00314B21"/>
    <w:rsid w:val="003202AE"/>
    <w:rsid w:val="003204CA"/>
    <w:rsid w:val="00321832"/>
    <w:rsid w:val="00323656"/>
    <w:rsid w:val="00323AF2"/>
    <w:rsid w:val="00325139"/>
    <w:rsid w:val="0032545A"/>
    <w:rsid w:val="0032628D"/>
    <w:rsid w:val="00327536"/>
    <w:rsid w:val="00327A73"/>
    <w:rsid w:val="003323F8"/>
    <w:rsid w:val="00333041"/>
    <w:rsid w:val="00333AB3"/>
    <w:rsid w:val="00335D18"/>
    <w:rsid w:val="00337407"/>
    <w:rsid w:val="00341456"/>
    <w:rsid w:val="0034308F"/>
    <w:rsid w:val="00343FF7"/>
    <w:rsid w:val="00344C9D"/>
    <w:rsid w:val="003466F9"/>
    <w:rsid w:val="00346B0A"/>
    <w:rsid w:val="0034760B"/>
    <w:rsid w:val="00351286"/>
    <w:rsid w:val="00352D06"/>
    <w:rsid w:val="00353F2F"/>
    <w:rsid w:val="0035514E"/>
    <w:rsid w:val="00357718"/>
    <w:rsid w:val="003578D1"/>
    <w:rsid w:val="00357FD6"/>
    <w:rsid w:val="00361726"/>
    <w:rsid w:val="00362182"/>
    <w:rsid w:val="00362193"/>
    <w:rsid w:val="003631E8"/>
    <w:rsid w:val="00363309"/>
    <w:rsid w:val="0036414E"/>
    <w:rsid w:val="00365101"/>
    <w:rsid w:val="00365867"/>
    <w:rsid w:val="0036586E"/>
    <w:rsid w:val="003701A9"/>
    <w:rsid w:val="003705DB"/>
    <w:rsid w:val="00371E27"/>
    <w:rsid w:val="00373C96"/>
    <w:rsid w:val="00375728"/>
    <w:rsid w:val="00376263"/>
    <w:rsid w:val="00376613"/>
    <w:rsid w:val="0038006B"/>
    <w:rsid w:val="00382599"/>
    <w:rsid w:val="00383C3E"/>
    <w:rsid w:val="00384853"/>
    <w:rsid w:val="00384E90"/>
    <w:rsid w:val="00393697"/>
    <w:rsid w:val="00393D22"/>
    <w:rsid w:val="003948DC"/>
    <w:rsid w:val="0039630B"/>
    <w:rsid w:val="003964EF"/>
    <w:rsid w:val="003A3238"/>
    <w:rsid w:val="003A39F7"/>
    <w:rsid w:val="003A43B4"/>
    <w:rsid w:val="003A4494"/>
    <w:rsid w:val="003A44F3"/>
    <w:rsid w:val="003A4806"/>
    <w:rsid w:val="003A4BA0"/>
    <w:rsid w:val="003A5150"/>
    <w:rsid w:val="003A5BBA"/>
    <w:rsid w:val="003A5CF1"/>
    <w:rsid w:val="003A6C0C"/>
    <w:rsid w:val="003B42AD"/>
    <w:rsid w:val="003B4C78"/>
    <w:rsid w:val="003B62F7"/>
    <w:rsid w:val="003B6356"/>
    <w:rsid w:val="003B6A57"/>
    <w:rsid w:val="003B6FAE"/>
    <w:rsid w:val="003B7084"/>
    <w:rsid w:val="003B7EB4"/>
    <w:rsid w:val="003C030D"/>
    <w:rsid w:val="003C2C93"/>
    <w:rsid w:val="003C36C9"/>
    <w:rsid w:val="003C41F2"/>
    <w:rsid w:val="003C4202"/>
    <w:rsid w:val="003C5BDA"/>
    <w:rsid w:val="003C642C"/>
    <w:rsid w:val="003C65E8"/>
    <w:rsid w:val="003D0530"/>
    <w:rsid w:val="003D18F3"/>
    <w:rsid w:val="003D398E"/>
    <w:rsid w:val="003D3FEF"/>
    <w:rsid w:val="003D448E"/>
    <w:rsid w:val="003D4529"/>
    <w:rsid w:val="003D48AB"/>
    <w:rsid w:val="003D48FA"/>
    <w:rsid w:val="003D5551"/>
    <w:rsid w:val="003D56C8"/>
    <w:rsid w:val="003D56F7"/>
    <w:rsid w:val="003D571B"/>
    <w:rsid w:val="003D5AF1"/>
    <w:rsid w:val="003D7319"/>
    <w:rsid w:val="003E1309"/>
    <w:rsid w:val="003E1551"/>
    <w:rsid w:val="003E1C0C"/>
    <w:rsid w:val="003E3F0A"/>
    <w:rsid w:val="003E4D6A"/>
    <w:rsid w:val="003E56C7"/>
    <w:rsid w:val="003E6589"/>
    <w:rsid w:val="003E6B4D"/>
    <w:rsid w:val="003F0905"/>
    <w:rsid w:val="003F23F5"/>
    <w:rsid w:val="003F3E88"/>
    <w:rsid w:val="003F694B"/>
    <w:rsid w:val="003F712A"/>
    <w:rsid w:val="003F737A"/>
    <w:rsid w:val="003F7F29"/>
    <w:rsid w:val="00401323"/>
    <w:rsid w:val="00402C9A"/>
    <w:rsid w:val="00402EEF"/>
    <w:rsid w:val="00403DED"/>
    <w:rsid w:val="0040563E"/>
    <w:rsid w:val="00405BEB"/>
    <w:rsid w:val="00407331"/>
    <w:rsid w:val="0040776E"/>
    <w:rsid w:val="00410B1D"/>
    <w:rsid w:val="004114EB"/>
    <w:rsid w:val="00411F11"/>
    <w:rsid w:val="00412D8D"/>
    <w:rsid w:val="0041365D"/>
    <w:rsid w:val="00413EE1"/>
    <w:rsid w:val="0041431E"/>
    <w:rsid w:val="00414DAE"/>
    <w:rsid w:val="00414E01"/>
    <w:rsid w:val="00420DA0"/>
    <w:rsid w:val="00422173"/>
    <w:rsid w:val="004234DE"/>
    <w:rsid w:val="00423A7E"/>
    <w:rsid w:val="00423DAF"/>
    <w:rsid w:val="00424AD3"/>
    <w:rsid w:val="00424D02"/>
    <w:rsid w:val="00424F42"/>
    <w:rsid w:val="00425B9D"/>
    <w:rsid w:val="004260E2"/>
    <w:rsid w:val="0042681E"/>
    <w:rsid w:val="00426EB8"/>
    <w:rsid w:val="00430F97"/>
    <w:rsid w:val="00431A40"/>
    <w:rsid w:val="00431AD2"/>
    <w:rsid w:val="00431C0C"/>
    <w:rsid w:val="004359F8"/>
    <w:rsid w:val="004407D9"/>
    <w:rsid w:val="00442B1C"/>
    <w:rsid w:val="00445925"/>
    <w:rsid w:val="00450130"/>
    <w:rsid w:val="00450381"/>
    <w:rsid w:val="0045078F"/>
    <w:rsid w:val="00450A17"/>
    <w:rsid w:val="00451828"/>
    <w:rsid w:val="00451B65"/>
    <w:rsid w:val="00454E31"/>
    <w:rsid w:val="00455A0C"/>
    <w:rsid w:val="00455B85"/>
    <w:rsid w:val="00456CC9"/>
    <w:rsid w:val="00457DCE"/>
    <w:rsid w:val="004600F7"/>
    <w:rsid w:val="004619B0"/>
    <w:rsid w:val="00461DFA"/>
    <w:rsid w:val="0046486D"/>
    <w:rsid w:val="004657B5"/>
    <w:rsid w:val="00465BBC"/>
    <w:rsid w:val="00465DB6"/>
    <w:rsid w:val="004663F5"/>
    <w:rsid w:val="004666B8"/>
    <w:rsid w:val="00467B58"/>
    <w:rsid w:val="00467D3F"/>
    <w:rsid w:val="00470924"/>
    <w:rsid w:val="0047366F"/>
    <w:rsid w:val="004744A0"/>
    <w:rsid w:val="00476B40"/>
    <w:rsid w:val="00481D98"/>
    <w:rsid w:val="00484081"/>
    <w:rsid w:val="004841C5"/>
    <w:rsid w:val="0048463C"/>
    <w:rsid w:val="00484D10"/>
    <w:rsid w:val="00487F6F"/>
    <w:rsid w:val="004906E7"/>
    <w:rsid w:val="00490AD0"/>
    <w:rsid w:val="0049191D"/>
    <w:rsid w:val="004931E8"/>
    <w:rsid w:val="00493C3F"/>
    <w:rsid w:val="0049401C"/>
    <w:rsid w:val="0049430D"/>
    <w:rsid w:val="00494614"/>
    <w:rsid w:val="00495606"/>
    <w:rsid w:val="00495AC8"/>
    <w:rsid w:val="00496D35"/>
    <w:rsid w:val="00497C74"/>
    <w:rsid w:val="004A02FC"/>
    <w:rsid w:val="004A234D"/>
    <w:rsid w:val="004A2AF5"/>
    <w:rsid w:val="004A310A"/>
    <w:rsid w:val="004A3477"/>
    <w:rsid w:val="004A4BDB"/>
    <w:rsid w:val="004A4C04"/>
    <w:rsid w:val="004A5100"/>
    <w:rsid w:val="004A5DF0"/>
    <w:rsid w:val="004B161A"/>
    <w:rsid w:val="004B1788"/>
    <w:rsid w:val="004B22DE"/>
    <w:rsid w:val="004B2AD1"/>
    <w:rsid w:val="004B3F36"/>
    <w:rsid w:val="004B4199"/>
    <w:rsid w:val="004B41F2"/>
    <w:rsid w:val="004B4488"/>
    <w:rsid w:val="004B5114"/>
    <w:rsid w:val="004B55C3"/>
    <w:rsid w:val="004B5B24"/>
    <w:rsid w:val="004B67BD"/>
    <w:rsid w:val="004B6CDA"/>
    <w:rsid w:val="004B759E"/>
    <w:rsid w:val="004C2B76"/>
    <w:rsid w:val="004C437B"/>
    <w:rsid w:val="004C5DCF"/>
    <w:rsid w:val="004C6AB2"/>
    <w:rsid w:val="004C7251"/>
    <w:rsid w:val="004D04A4"/>
    <w:rsid w:val="004D265C"/>
    <w:rsid w:val="004D2E21"/>
    <w:rsid w:val="004D50AE"/>
    <w:rsid w:val="004D656C"/>
    <w:rsid w:val="004D6ABF"/>
    <w:rsid w:val="004D705C"/>
    <w:rsid w:val="004D79CD"/>
    <w:rsid w:val="004E1F93"/>
    <w:rsid w:val="004E25C1"/>
    <w:rsid w:val="004E2CFE"/>
    <w:rsid w:val="004E3281"/>
    <w:rsid w:val="004E4355"/>
    <w:rsid w:val="004E4DCF"/>
    <w:rsid w:val="004E50F8"/>
    <w:rsid w:val="004E51E4"/>
    <w:rsid w:val="004E5DD6"/>
    <w:rsid w:val="004E7D35"/>
    <w:rsid w:val="004E7FFE"/>
    <w:rsid w:val="004F0851"/>
    <w:rsid w:val="004F13F0"/>
    <w:rsid w:val="004F214C"/>
    <w:rsid w:val="004F2B01"/>
    <w:rsid w:val="004F2F7A"/>
    <w:rsid w:val="004F59D3"/>
    <w:rsid w:val="004F7B2C"/>
    <w:rsid w:val="005013E0"/>
    <w:rsid w:val="005018EE"/>
    <w:rsid w:val="005025F8"/>
    <w:rsid w:val="00502826"/>
    <w:rsid w:val="0050442C"/>
    <w:rsid w:val="00504852"/>
    <w:rsid w:val="00504E16"/>
    <w:rsid w:val="00505E54"/>
    <w:rsid w:val="00506B07"/>
    <w:rsid w:val="00507286"/>
    <w:rsid w:val="005105C3"/>
    <w:rsid w:val="00510855"/>
    <w:rsid w:val="0051092F"/>
    <w:rsid w:val="0051096D"/>
    <w:rsid w:val="00515775"/>
    <w:rsid w:val="00516018"/>
    <w:rsid w:val="00522842"/>
    <w:rsid w:val="00522C11"/>
    <w:rsid w:val="005249E3"/>
    <w:rsid w:val="00525A25"/>
    <w:rsid w:val="00525ADE"/>
    <w:rsid w:val="00525E53"/>
    <w:rsid w:val="005275BA"/>
    <w:rsid w:val="00527D0B"/>
    <w:rsid w:val="00530283"/>
    <w:rsid w:val="0053098B"/>
    <w:rsid w:val="005313AB"/>
    <w:rsid w:val="005319EE"/>
    <w:rsid w:val="00531F74"/>
    <w:rsid w:val="0053227A"/>
    <w:rsid w:val="00532F36"/>
    <w:rsid w:val="005331BE"/>
    <w:rsid w:val="00533C4E"/>
    <w:rsid w:val="005345E4"/>
    <w:rsid w:val="00535013"/>
    <w:rsid w:val="00536CE4"/>
    <w:rsid w:val="00537C70"/>
    <w:rsid w:val="0054314A"/>
    <w:rsid w:val="00543C7B"/>
    <w:rsid w:val="00544D15"/>
    <w:rsid w:val="00544E0E"/>
    <w:rsid w:val="00544EAC"/>
    <w:rsid w:val="00550826"/>
    <w:rsid w:val="00550B13"/>
    <w:rsid w:val="005521DF"/>
    <w:rsid w:val="00552777"/>
    <w:rsid w:val="00554F2B"/>
    <w:rsid w:val="00556165"/>
    <w:rsid w:val="00556BE3"/>
    <w:rsid w:val="00557871"/>
    <w:rsid w:val="00561C61"/>
    <w:rsid w:val="00561CDE"/>
    <w:rsid w:val="0056204F"/>
    <w:rsid w:val="005624BB"/>
    <w:rsid w:val="00562860"/>
    <w:rsid w:val="005638B1"/>
    <w:rsid w:val="005656FF"/>
    <w:rsid w:val="005663D7"/>
    <w:rsid w:val="00566E18"/>
    <w:rsid w:val="005701DD"/>
    <w:rsid w:val="00570CB8"/>
    <w:rsid w:val="005719CC"/>
    <w:rsid w:val="00571C58"/>
    <w:rsid w:val="00571DE5"/>
    <w:rsid w:val="005747A7"/>
    <w:rsid w:val="0057569F"/>
    <w:rsid w:val="00575C1F"/>
    <w:rsid w:val="00575CE5"/>
    <w:rsid w:val="005766DF"/>
    <w:rsid w:val="0057736A"/>
    <w:rsid w:val="00582FD0"/>
    <w:rsid w:val="00583215"/>
    <w:rsid w:val="00583256"/>
    <w:rsid w:val="005841C4"/>
    <w:rsid w:val="00584B99"/>
    <w:rsid w:val="00584F37"/>
    <w:rsid w:val="00586D00"/>
    <w:rsid w:val="00590020"/>
    <w:rsid w:val="00591897"/>
    <w:rsid w:val="00592463"/>
    <w:rsid w:val="005925B3"/>
    <w:rsid w:val="00594CFE"/>
    <w:rsid w:val="005957EA"/>
    <w:rsid w:val="005968D3"/>
    <w:rsid w:val="005A18B8"/>
    <w:rsid w:val="005A19DB"/>
    <w:rsid w:val="005A2E2E"/>
    <w:rsid w:val="005A2F63"/>
    <w:rsid w:val="005A3CF8"/>
    <w:rsid w:val="005A4198"/>
    <w:rsid w:val="005A4C26"/>
    <w:rsid w:val="005A69DA"/>
    <w:rsid w:val="005B194D"/>
    <w:rsid w:val="005B2C28"/>
    <w:rsid w:val="005B3BAB"/>
    <w:rsid w:val="005B6DC6"/>
    <w:rsid w:val="005B722C"/>
    <w:rsid w:val="005C0191"/>
    <w:rsid w:val="005C44C5"/>
    <w:rsid w:val="005C589D"/>
    <w:rsid w:val="005C5CF7"/>
    <w:rsid w:val="005C5CFC"/>
    <w:rsid w:val="005C65B8"/>
    <w:rsid w:val="005C7E4C"/>
    <w:rsid w:val="005D0256"/>
    <w:rsid w:val="005D1F8C"/>
    <w:rsid w:val="005D267A"/>
    <w:rsid w:val="005D3C62"/>
    <w:rsid w:val="005D4405"/>
    <w:rsid w:val="005D56D9"/>
    <w:rsid w:val="005D5944"/>
    <w:rsid w:val="005D5950"/>
    <w:rsid w:val="005D5D92"/>
    <w:rsid w:val="005D609B"/>
    <w:rsid w:val="005D6D0D"/>
    <w:rsid w:val="005D6DA0"/>
    <w:rsid w:val="005D7B25"/>
    <w:rsid w:val="005E1AD9"/>
    <w:rsid w:val="005E22A0"/>
    <w:rsid w:val="005E26F5"/>
    <w:rsid w:val="005E373B"/>
    <w:rsid w:val="005E407F"/>
    <w:rsid w:val="005E64AB"/>
    <w:rsid w:val="005E6AC3"/>
    <w:rsid w:val="005F2430"/>
    <w:rsid w:val="005F2A9D"/>
    <w:rsid w:val="005F2DFC"/>
    <w:rsid w:val="005F3D94"/>
    <w:rsid w:val="005F477C"/>
    <w:rsid w:val="005F4A80"/>
    <w:rsid w:val="005F4C4E"/>
    <w:rsid w:val="005F50BD"/>
    <w:rsid w:val="005F6BEF"/>
    <w:rsid w:val="005F784D"/>
    <w:rsid w:val="00600033"/>
    <w:rsid w:val="00602170"/>
    <w:rsid w:val="00603E75"/>
    <w:rsid w:val="00604C30"/>
    <w:rsid w:val="00605B22"/>
    <w:rsid w:val="00606FD8"/>
    <w:rsid w:val="00607297"/>
    <w:rsid w:val="00610B87"/>
    <w:rsid w:val="00611C15"/>
    <w:rsid w:val="00612D78"/>
    <w:rsid w:val="0061621A"/>
    <w:rsid w:val="00616C79"/>
    <w:rsid w:val="00617393"/>
    <w:rsid w:val="00622AA5"/>
    <w:rsid w:val="00623BFC"/>
    <w:rsid w:val="006248FB"/>
    <w:rsid w:val="00625A69"/>
    <w:rsid w:val="00625DB6"/>
    <w:rsid w:val="00626172"/>
    <w:rsid w:val="006272F4"/>
    <w:rsid w:val="0062758F"/>
    <w:rsid w:val="006301F4"/>
    <w:rsid w:val="006318FA"/>
    <w:rsid w:val="00633102"/>
    <w:rsid w:val="006337C2"/>
    <w:rsid w:val="00634196"/>
    <w:rsid w:val="006342D7"/>
    <w:rsid w:val="00635DCA"/>
    <w:rsid w:val="00636AAD"/>
    <w:rsid w:val="00637693"/>
    <w:rsid w:val="00637EE9"/>
    <w:rsid w:val="00637FC7"/>
    <w:rsid w:val="00640A08"/>
    <w:rsid w:val="006435F8"/>
    <w:rsid w:val="00643CF5"/>
    <w:rsid w:val="00646342"/>
    <w:rsid w:val="006471C7"/>
    <w:rsid w:val="00652C31"/>
    <w:rsid w:val="0065372C"/>
    <w:rsid w:val="00653D0C"/>
    <w:rsid w:val="00654588"/>
    <w:rsid w:val="00655405"/>
    <w:rsid w:val="00656135"/>
    <w:rsid w:val="00656477"/>
    <w:rsid w:val="00656888"/>
    <w:rsid w:val="0066100B"/>
    <w:rsid w:val="00662C56"/>
    <w:rsid w:val="006633BE"/>
    <w:rsid w:val="00663AD7"/>
    <w:rsid w:val="00664B38"/>
    <w:rsid w:val="00665AC9"/>
    <w:rsid w:val="00666EA4"/>
    <w:rsid w:val="006700A4"/>
    <w:rsid w:val="00670C5B"/>
    <w:rsid w:val="006715A0"/>
    <w:rsid w:val="00671BA6"/>
    <w:rsid w:val="00671E5E"/>
    <w:rsid w:val="006741C3"/>
    <w:rsid w:val="00674278"/>
    <w:rsid w:val="00675204"/>
    <w:rsid w:val="006754DB"/>
    <w:rsid w:val="00676961"/>
    <w:rsid w:val="006772EB"/>
    <w:rsid w:val="00677457"/>
    <w:rsid w:val="0067792C"/>
    <w:rsid w:val="006800B1"/>
    <w:rsid w:val="00683D52"/>
    <w:rsid w:val="00683E4A"/>
    <w:rsid w:val="00684AD1"/>
    <w:rsid w:val="00686955"/>
    <w:rsid w:val="00690D50"/>
    <w:rsid w:val="006919E2"/>
    <w:rsid w:val="006927F5"/>
    <w:rsid w:val="00692A61"/>
    <w:rsid w:val="00694625"/>
    <w:rsid w:val="006953CB"/>
    <w:rsid w:val="006A006E"/>
    <w:rsid w:val="006A183F"/>
    <w:rsid w:val="006A1C65"/>
    <w:rsid w:val="006A2147"/>
    <w:rsid w:val="006A38B2"/>
    <w:rsid w:val="006A6979"/>
    <w:rsid w:val="006A7519"/>
    <w:rsid w:val="006B2863"/>
    <w:rsid w:val="006B2D5B"/>
    <w:rsid w:val="006B2FDB"/>
    <w:rsid w:val="006B3436"/>
    <w:rsid w:val="006B48CA"/>
    <w:rsid w:val="006B6E6D"/>
    <w:rsid w:val="006C0E14"/>
    <w:rsid w:val="006C2311"/>
    <w:rsid w:val="006C2C41"/>
    <w:rsid w:val="006C3359"/>
    <w:rsid w:val="006C3CC0"/>
    <w:rsid w:val="006C5BDB"/>
    <w:rsid w:val="006C5F4A"/>
    <w:rsid w:val="006D08C9"/>
    <w:rsid w:val="006D15B7"/>
    <w:rsid w:val="006D389D"/>
    <w:rsid w:val="006D3C4F"/>
    <w:rsid w:val="006D44A1"/>
    <w:rsid w:val="006D4613"/>
    <w:rsid w:val="006D514F"/>
    <w:rsid w:val="006D5309"/>
    <w:rsid w:val="006D5459"/>
    <w:rsid w:val="006D5591"/>
    <w:rsid w:val="006D5BD5"/>
    <w:rsid w:val="006D5EB2"/>
    <w:rsid w:val="006D6762"/>
    <w:rsid w:val="006D68F7"/>
    <w:rsid w:val="006D6B7F"/>
    <w:rsid w:val="006E2661"/>
    <w:rsid w:val="006E5456"/>
    <w:rsid w:val="006E58E0"/>
    <w:rsid w:val="006E728B"/>
    <w:rsid w:val="006E734E"/>
    <w:rsid w:val="006F0552"/>
    <w:rsid w:val="006F123A"/>
    <w:rsid w:val="006F1A75"/>
    <w:rsid w:val="006F27D3"/>
    <w:rsid w:val="006F2A11"/>
    <w:rsid w:val="006F3543"/>
    <w:rsid w:val="006F3805"/>
    <w:rsid w:val="006F7DB9"/>
    <w:rsid w:val="00705F29"/>
    <w:rsid w:val="007068E1"/>
    <w:rsid w:val="00706E44"/>
    <w:rsid w:val="00706FBE"/>
    <w:rsid w:val="00707DA0"/>
    <w:rsid w:val="007105B2"/>
    <w:rsid w:val="00710E6A"/>
    <w:rsid w:val="00712584"/>
    <w:rsid w:val="00712EAB"/>
    <w:rsid w:val="00713AEB"/>
    <w:rsid w:val="0071418E"/>
    <w:rsid w:val="00714904"/>
    <w:rsid w:val="00716166"/>
    <w:rsid w:val="0071706B"/>
    <w:rsid w:val="00720B5E"/>
    <w:rsid w:val="007219C4"/>
    <w:rsid w:val="00721E80"/>
    <w:rsid w:val="00722F61"/>
    <w:rsid w:val="0072305C"/>
    <w:rsid w:val="00725B28"/>
    <w:rsid w:val="00726D33"/>
    <w:rsid w:val="007278EA"/>
    <w:rsid w:val="007279BB"/>
    <w:rsid w:val="0073054B"/>
    <w:rsid w:val="00733748"/>
    <w:rsid w:val="00733EB3"/>
    <w:rsid w:val="00734024"/>
    <w:rsid w:val="00734F04"/>
    <w:rsid w:val="00735A9A"/>
    <w:rsid w:val="0073678B"/>
    <w:rsid w:val="00737737"/>
    <w:rsid w:val="00737E6F"/>
    <w:rsid w:val="00740DFF"/>
    <w:rsid w:val="0074364B"/>
    <w:rsid w:val="00744D9E"/>
    <w:rsid w:val="007451DD"/>
    <w:rsid w:val="0074648B"/>
    <w:rsid w:val="00747298"/>
    <w:rsid w:val="007506A4"/>
    <w:rsid w:val="00750A9F"/>
    <w:rsid w:val="00750FA9"/>
    <w:rsid w:val="0075217B"/>
    <w:rsid w:val="00755248"/>
    <w:rsid w:val="00755CEC"/>
    <w:rsid w:val="007570C7"/>
    <w:rsid w:val="00760008"/>
    <w:rsid w:val="0076363A"/>
    <w:rsid w:val="00764188"/>
    <w:rsid w:val="007643FE"/>
    <w:rsid w:val="00764931"/>
    <w:rsid w:val="007655FD"/>
    <w:rsid w:val="00765ACA"/>
    <w:rsid w:val="00767818"/>
    <w:rsid w:val="0077414B"/>
    <w:rsid w:val="00775493"/>
    <w:rsid w:val="00776316"/>
    <w:rsid w:val="00776493"/>
    <w:rsid w:val="007767EE"/>
    <w:rsid w:val="00776E13"/>
    <w:rsid w:val="007771E2"/>
    <w:rsid w:val="00777401"/>
    <w:rsid w:val="00780C66"/>
    <w:rsid w:val="00781935"/>
    <w:rsid w:val="00783B9B"/>
    <w:rsid w:val="00784D93"/>
    <w:rsid w:val="007861A6"/>
    <w:rsid w:val="0078729F"/>
    <w:rsid w:val="00790108"/>
    <w:rsid w:val="007914C1"/>
    <w:rsid w:val="00791F25"/>
    <w:rsid w:val="00792187"/>
    <w:rsid w:val="00794388"/>
    <w:rsid w:val="007958E5"/>
    <w:rsid w:val="0079685D"/>
    <w:rsid w:val="00797058"/>
    <w:rsid w:val="00797097"/>
    <w:rsid w:val="0079799C"/>
    <w:rsid w:val="007A04B6"/>
    <w:rsid w:val="007A10FB"/>
    <w:rsid w:val="007A41B8"/>
    <w:rsid w:val="007A467C"/>
    <w:rsid w:val="007A47D3"/>
    <w:rsid w:val="007A68A6"/>
    <w:rsid w:val="007B04DF"/>
    <w:rsid w:val="007B1617"/>
    <w:rsid w:val="007B4305"/>
    <w:rsid w:val="007B4468"/>
    <w:rsid w:val="007B50E3"/>
    <w:rsid w:val="007B517C"/>
    <w:rsid w:val="007B7893"/>
    <w:rsid w:val="007C230F"/>
    <w:rsid w:val="007C28C3"/>
    <w:rsid w:val="007C3CB0"/>
    <w:rsid w:val="007C456F"/>
    <w:rsid w:val="007C46A1"/>
    <w:rsid w:val="007C4A0F"/>
    <w:rsid w:val="007C51D9"/>
    <w:rsid w:val="007C5B4E"/>
    <w:rsid w:val="007C6687"/>
    <w:rsid w:val="007C7F53"/>
    <w:rsid w:val="007D4928"/>
    <w:rsid w:val="007D718C"/>
    <w:rsid w:val="007D7947"/>
    <w:rsid w:val="007D7E93"/>
    <w:rsid w:val="007E0013"/>
    <w:rsid w:val="007E17B8"/>
    <w:rsid w:val="007E1A23"/>
    <w:rsid w:val="007E2BFD"/>
    <w:rsid w:val="007E4599"/>
    <w:rsid w:val="007E5755"/>
    <w:rsid w:val="007E6355"/>
    <w:rsid w:val="007E6D33"/>
    <w:rsid w:val="007E7556"/>
    <w:rsid w:val="007E7F04"/>
    <w:rsid w:val="007F122C"/>
    <w:rsid w:val="007F27C1"/>
    <w:rsid w:val="007F2A15"/>
    <w:rsid w:val="007F4197"/>
    <w:rsid w:val="007F41B2"/>
    <w:rsid w:val="007F5F7C"/>
    <w:rsid w:val="007F5F99"/>
    <w:rsid w:val="007F6449"/>
    <w:rsid w:val="007F6926"/>
    <w:rsid w:val="007F6999"/>
    <w:rsid w:val="007F7AEC"/>
    <w:rsid w:val="007F7D73"/>
    <w:rsid w:val="00804097"/>
    <w:rsid w:val="00804F1B"/>
    <w:rsid w:val="008053D0"/>
    <w:rsid w:val="0080570C"/>
    <w:rsid w:val="00806FD5"/>
    <w:rsid w:val="00807634"/>
    <w:rsid w:val="008100B3"/>
    <w:rsid w:val="00810DF4"/>
    <w:rsid w:val="008117D2"/>
    <w:rsid w:val="00812E8C"/>
    <w:rsid w:val="008133B2"/>
    <w:rsid w:val="00814699"/>
    <w:rsid w:val="00815C6D"/>
    <w:rsid w:val="00816035"/>
    <w:rsid w:val="0081611F"/>
    <w:rsid w:val="00817579"/>
    <w:rsid w:val="0082062E"/>
    <w:rsid w:val="0082064F"/>
    <w:rsid w:val="00821572"/>
    <w:rsid w:val="00824BF9"/>
    <w:rsid w:val="00824F4F"/>
    <w:rsid w:val="0082571B"/>
    <w:rsid w:val="00825A16"/>
    <w:rsid w:val="00826D7A"/>
    <w:rsid w:val="00831DEE"/>
    <w:rsid w:val="00831ECC"/>
    <w:rsid w:val="00832003"/>
    <w:rsid w:val="00834A7F"/>
    <w:rsid w:val="008357D8"/>
    <w:rsid w:val="00835DA7"/>
    <w:rsid w:val="00836D9B"/>
    <w:rsid w:val="008414B8"/>
    <w:rsid w:val="008422F8"/>
    <w:rsid w:val="00843F52"/>
    <w:rsid w:val="0084560F"/>
    <w:rsid w:val="00846B49"/>
    <w:rsid w:val="00847408"/>
    <w:rsid w:val="0085026A"/>
    <w:rsid w:val="00850989"/>
    <w:rsid w:val="00852261"/>
    <w:rsid w:val="00852CF1"/>
    <w:rsid w:val="00854220"/>
    <w:rsid w:val="008542A2"/>
    <w:rsid w:val="008543DD"/>
    <w:rsid w:val="00854D47"/>
    <w:rsid w:val="00857A0E"/>
    <w:rsid w:val="008611AE"/>
    <w:rsid w:val="008619B1"/>
    <w:rsid w:val="00861DCE"/>
    <w:rsid w:val="008624B4"/>
    <w:rsid w:val="00862C38"/>
    <w:rsid w:val="008638C9"/>
    <w:rsid w:val="00865AA8"/>
    <w:rsid w:val="008663B5"/>
    <w:rsid w:val="00866887"/>
    <w:rsid w:val="008672F6"/>
    <w:rsid w:val="00870444"/>
    <w:rsid w:val="00870C5D"/>
    <w:rsid w:val="00870E0A"/>
    <w:rsid w:val="0087187C"/>
    <w:rsid w:val="00871FA5"/>
    <w:rsid w:val="00872790"/>
    <w:rsid w:val="0087512A"/>
    <w:rsid w:val="00875A8C"/>
    <w:rsid w:val="00875C61"/>
    <w:rsid w:val="00875D20"/>
    <w:rsid w:val="0088010D"/>
    <w:rsid w:val="00880828"/>
    <w:rsid w:val="0088084B"/>
    <w:rsid w:val="00880A1E"/>
    <w:rsid w:val="00881118"/>
    <w:rsid w:val="00881436"/>
    <w:rsid w:val="008818DC"/>
    <w:rsid w:val="00881B01"/>
    <w:rsid w:val="00881BBC"/>
    <w:rsid w:val="00881C3A"/>
    <w:rsid w:val="008845C1"/>
    <w:rsid w:val="00885B3C"/>
    <w:rsid w:val="00886242"/>
    <w:rsid w:val="008877FE"/>
    <w:rsid w:val="00890386"/>
    <w:rsid w:val="00890760"/>
    <w:rsid w:val="0089193B"/>
    <w:rsid w:val="00892C18"/>
    <w:rsid w:val="00893F67"/>
    <w:rsid w:val="00894440"/>
    <w:rsid w:val="00894BA2"/>
    <w:rsid w:val="00895947"/>
    <w:rsid w:val="008968BA"/>
    <w:rsid w:val="008A08E2"/>
    <w:rsid w:val="008A204F"/>
    <w:rsid w:val="008A21C3"/>
    <w:rsid w:val="008A271D"/>
    <w:rsid w:val="008A3512"/>
    <w:rsid w:val="008A4493"/>
    <w:rsid w:val="008A5EF5"/>
    <w:rsid w:val="008A725E"/>
    <w:rsid w:val="008A7FB4"/>
    <w:rsid w:val="008B005A"/>
    <w:rsid w:val="008B1B9F"/>
    <w:rsid w:val="008B2D77"/>
    <w:rsid w:val="008B4479"/>
    <w:rsid w:val="008B589D"/>
    <w:rsid w:val="008B6016"/>
    <w:rsid w:val="008B72FD"/>
    <w:rsid w:val="008B76BF"/>
    <w:rsid w:val="008B79CC"/>
    <w:rsid w:val="008B7BEA"/>
    <w:rsid w:val="008C00F3"/>
    <w:rsid w:val="008C0DE8"/>
    <w:rsid w:val="008C2985"/>
    <w:rsid w:val="008C59B5"/>
    <w:rsid w:val="008C6199"/>
    <w:rsid w:val="008C6CB7"/>
    <w:rsid w:val="008C71AA"/>
    <w:rsid w:val="008C73C6"/>
    <w:rsid w:val="008C7B9C"/>
    <w:rsid w:val="008D0347"/>
    <w:rsid w:val="008D0A1F"/>
    <w:rsid w:val="008D1CD6"/>
    <w:rsid w:val="008D38A2"/>
    <w:rsid w:val="008D439A"/>
    <w:rsid w:val="008D43C5"/>
    <w:rsid w:val="008D7A6F"/>
    <w:rsid w:val="008D7E9C"/>
    <w:rsid w:val="008E23DD"/>
    <w:rsid w:val="008E3C07"/>
    <w:rsid w:val="008E42E4"/>
    <w:rsid w:val="008E7AA5"/>
    <w:rsid w:val="008E7C1A"/>
    <w:rsid w:val="008F0511"/>
    <w:rsid w:val="008F0C84"/>
    <w:rsid w:val="008F29DE"/>
    <w:rsid w:val="008F44CE"/>
    <w:rsid w:val="008F4B43"/>
    <w:rsid w:val="008F5B7F"/>
    <w:rsid w:val="008F69BB"/>
    <w:rsid w:val="008F78C2"/>
    <w:rsid w:val="0090097B"/>
    <w:rsid w:val="00900ADF"/>
    <w:rsid w:val="00900FF7"/>
    <w:rsid w:val="00901E64"/>
    <w:rsid w:val="00902356"/>
    <w:rsid w:val="00902548"/>
    <w:rsid w:val="0090564C"/>
    <w:rsid w:val="00905CD7"/>
    <w:rsid w:val="00906778"/>
    <w:rsid w:val="009067BE"/>
    <w:rsid w:val="009078D9"/>
    <w:rsid w:val="00907E4C"/>
    <w:rsid w:val="0091149D"/>
    <w:rsid w:val="00912060"/>
    <w:rsid w:val="0091395D"/>
    <w:rsid w:val="009161A1"/>
    <w:rsid w:val="0091621C"/>
    <w:rsid w:val="00917B34"/>
    <w:rsid w:val="0092022F"/>
    <w:rsid w:val="0092025D"/>
    <w:rsid w:val="00920F2E"/>
    <w:rsid w:val="009225D3"/>
    <w:rsid w:val="00922A13"/>
    <w:rsid w:val="00922E37"/>
    <w:rsid w:val="00923767"/>
    <w:rsid w:val="009242F6"/>
    <w:rsid w:val="0092688E"/>
    <w:rsid w:val="0092783C"/>
    <w:rsid w:val="00927B2A"/>
    <w:rsid w:val="00927CBD"/>
    <w:rsid w:val="009308C1"/>
    <w:rsid w:val="0093232C"/>
    <w:rsid w:val="00932C86"/>
    <w:rsid w:val="00934734"/>
    <w:rsid w:val="009347D6"/>
    <w:rsid w:val="00934D13"/>
    <w:rsid w:val="00941CE3"/>
    <w:rsid w:val="00942E55"/>
    <w:rsid w:val="00945416"/>
    <w:rsid w:val="00945BA3"/>
    <w:rsid w:val="00947839"/>
    <w:rsid w:val="00947F72"/>
    <w:rsid w:val="00950EC5"/>
    <w:rsid w:val="0095382B"/>
    <w:rsid w:val="00954804"/>
    <w:rsid w:val="00954EBD"/>
    <w:rsid w:val="00955834"/>
    <w:rsid w:val="00955B36"/>
    <w:rsid w:val="009562D3"/>
    <w:rsid w:val="009574B3"/>
    <w:rsid w:val="0096144C"/>
    <w:rsid w:val="00965B76"/>
    <w:rsid w:val="009668E7"/>
    <w:rsid w:val="00967552"/>
    <w:rsid w:val="00967DDD"/>
    <w:rsid w:val="00972AB5"/>
    <w:rsid w:val="009739F6"/>
    <w:rsid w:val="00974D1F"/>
    <w:rsid w:val="0097650E"/>
    <w:rsid w:val="009774FE"/>
    <w:rsid w:val="00977AE8"/>
    <w:rsid w:val="0098140C"/>
    <w:rsid w:val="00981716"/>
    <w:rsid w:val="0098186C"/>
    <w:rsid w:val="00984893"/>
    <w:rsid w:val="00984DFE"/>
    <w:rsid w:val="00985C7A"/>
    <w:rsid w:val="00985D22"/>
    <w:rsid w:val="00985F2A"/>
    <w:rsid w:val="0098697C"/>
    <w:rsid w:val="00986C79"/>
    <w:rsid w:val="009877D9"/>
    <w:rsid w:val="00987897"/>
    <w:rsid w:val="0099098C"/>
    <w:rsid w:val="009927FD"/>
    <w:rsid w:val="00992B30"/>
    <w:rsid w:val="00993D5B"/>
    <w:rsid w:val="00994555"/>
    <w:rsid w:val="009953AD"/>
    <w:rsid w:val="00995782"/>
    <w:rsid w:val="0099754D"/>
    <w:rsid w:val="00997E89"/>
    <w:rsid w:val="009A0BC6"/>
    <w:rsid w:val="009A0BF2"/>
    <w:rsid w:val="009A0D84"/>
    <w:rsid w:val="009A1193"/>
    <w:rsid w:val="009A305A"/>
    <w:rsid w:val="009A51CE"/>
    <w:rsid w:val="009A5638"/>
    <w:rsid w:val="009A575C"/>
    <w:rsid w:val="009A6A6A"/>
    <w:rsid w:val="009A7276"/>
    <w:rsid w:val="009B12D4"/>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582"/>
    <w:rsid w:val="009C3949"/>
    <w:rsid w:val="009C4EC4"/>
    <w:rsid w:val="009C6B3F"/>
    <w:rsid w:val="009C7602"/>
    <w:rsid w:val="009D0065"/>
    <w:rsid w:val="009D07E1"/>
    <w:rsid w:val="009D289F"/>
    <w:rsid w:val="009D2C9A"/>
    <w:rsid w:val="009D2E1A"/>
    <w:rsid w:val="009D450C"/>
    <w:rsid w:val="009D4796"/>
    <w:rsid w:val="009D551E"/>
    <w:rsid w:val="009D5B13"/>
    <w:rsid w:val="009D6C01"/>
    <w:rsid w:val="009D72AE"/>
    <w:rsid w:val="009E065E"/>
    <w:rsid w:val="009E16E1"/>
    <w:rsid w:val="009E21EF"/>
    <w:rsid w:val="009E3212"/>
    <w:rsid w:val="009E37C4"/>
    <w:rsid w:val="009E5D1A"/>
    <w:rsid w:val="009E691F"/>
    <w:rsid w:val="009E6F60"/>
    <w:rsid w:val="009E70B7"/>
    <w:rsid w:val="009E74E5"/>
    <w:rsid w:val="009E77DD"/>
    <w:rsid w:val="009F0E77"/>
    <w:rsid w:val="009F0FE0"/>
    <w:rsid w:val="009F1CB4"/>
    <w:rsid w:val="009F2A1A"/>
    <w:rsid w:val="009F3848"/>
    <w:rsid w:val="009F51ED"/>
    <w:rsid w:val="009F5C14"/>
    <w:rsid w:val="009F669C"/>
    <w:rsid w:val="009F72C9"/>
    <w:rsid w:val="009F7E14"/>
    <w:rsid w:val="00A020D6"/>
    <w:rsid w:val="00A032B3"/>
    <w:rsid w:val="00A03586"/>
    <w:rsid w:val="00A03D49"/>
    <w:rsid w:val="00A053E5"/>
    <w:rsid w:val="00A05418"/>
    <w:rsid w:val="00A07E8F"/>
    <w:rsid w:val="00A110FC"/>
    <w:rsid w:val="00A12671"/>
    <w:rsid w:val="00A12AA0"/>
    <w:rsid w:val="00A14FDE"/>
    <w:rsid w:val="00A1768F"/>
    <w:rsid w:val="00A17D8E"/>
    <w:rsid w:val="00A17F23"/>
    <w:rsid w:val="00A20E38"/>
    <w:rsid w:val="00A2134E"/>
    <w:rsid w:val="00A22F9B"/>
    <w:rsid w:val="00A23063"/>
    <w:rsid w:val="00A23F96"/>
    <w:rsid w:val="00A24F99"/>
    <w:rsid w:val="00A25530"/>
    <w:rsid w:val="00A263B3"/>
    <w:rsid w:val="00A26698"/>
    <w:rsid w:val="00A30071"/>
    <w:rsid w:val="00A30251"/>
    <w:rsid w:val="00A317B0"/>
    <w:rsid w:val="00A31A91"/>
    <w:rsid w:val="00A353DE"/>
    <w:rsid w:val="00A36440"/>
    <w:rsid w:val="00A37A33"/>
    <w:rsid w:val="00A45657"/>
    <w:rsid w:val="00A45A0C"/>
    <w:rsid w:val="00A46A46"/>
    <w:rsid w:val="00A50925"/>
    <w:rsid w:val="00A521B0"/>
    <w:rsid w:val="00A545DA"/>
    <w:rsid w:val="00A563C2"/>
    <w:rsid w:val="00A602C1"/>
    <w:rsid w:val="00A61256"/>
    <w:rsid w:val="00A61725"/>
    <w:rsid w:val="00A62248"/>
    <w:rsid w:val="00A6268C"/>
    <w:rsid w:val="00A62FF0"/>
    <w:rsid w:val="00A642B3"/>
    <w:rsid w:val="00A649AD"/>
    <w:rsid w:val="00A666C4"/>
    <w:rsid w:val="00A67083"/>
    <w:rsid w:val="00A74CF3"/>
    <w:rsid w:val="00A751A3"/>
    <w:rsid w:val="00A752EF"/>
    <w:rsid w:val="00A7694F"/>
    <w:rsid w:val="00A76D3C"/>
    <w:rsid w:val="00A7713E"/>
    <w:rsid w:val="00A77296"/>
    <w:rsid w:val="00A82323"/>
    <w:rsid w:val="00A8468A"/>
    <w:rsid w:val="00A8583D"/>
    <w:rsid w:val="00A86092"/>
    <w:rsid w:val="00A8624E"/>
    <w:rsid w:val="00A877C0"/>
    <w:rsid w:val="00A90DE0"/>
    <w:rsid w:val="00A90F9C"/>
    <w:rsid w:val="00A9241B"/>
    <w:rsid w:val="00A92849"/>
    <w:rsid w:val="00A93E06"/>
    <w:rsid w:val="00A95D33"/>
    <w:rsid w:val="00A975B8"/>
    <w:rsid w:val="00A97983"/>
    <w:rsid w:val="00AA07DD"/>
    <w:rsid w:val="00AA104B"/>
    <w:rsid w:val="00AA260C"/>
    <w:rsid w:val="00AA3A7E"/>
    <w:rsid w:val="00AA46EA"/>
    <w:rsid w:val="00AA528F"/>
    <w:rsid w:val="00AA56DE"/>
    <w:rsid w:val="00AA6AB4"/>
    <w:rsid w:val="00AB0645"/>
    <w:rsid w:val="00AB073E"/>
    <w:rsid w:val="00AB17A3"/>
    <w:rsid w:val="00AB2990"/>
    <w:rsid w:val="00AB31C1"/>
    <w:rsid w:val="00AB494A"/>
    <w:rsid w:val="00AB4A25"/>
    <w:rsid w:val="00AB64BD"/>
    <w:rsid w:val="00AB6A41"/>
    <w:rsid w:val="00AB7223"/>
    <w:rsid w:val="00AB73CF"/>
    <w:rsid w:val="00AB75A1"/>
    <w:rsid w:val="00AB7F77"/>
    <w:rsid w:val="00AC008F"/>
    <w:rsid w:val="00AC2D88"/>
    <w:rsid w:val="00AC3080"/>
    <w:rsid w:val="00AC43DB"/>
    <w:rsid w:val="00AC5B1D"/>
    <w:rsid w:val="00AC68A2"/>
    <w:rsid w:val="00AC68FC"/>
    <w:rsid w:val="00AD03D9"/>
    <w:rsid w:val="00AD0C44"/>
    <w:rsid w:val="00AD186E"/>
    <w:rsid w:val="00AD24C8"/>
    <w:rsid w:val="00AD3F4E"/>
    <w:rsid w:val="00AD500E"/>
    <w:rsid w:val="00AD5FA0"/>
    <w:rsid w:val="00AD6C2A"/>
    <w:rsid w:val="00AD711A"/>
    <w:rsid w:val="00AE1229"/>
    <w:rsid w:val="00AE1BA6"/>
    <w:rsid w:val="00AE1E04"/>
    <w:rsid w:val="00AE37F6"/>
    <w:rsid w:val="00AE3FC0"/>
    <w:rsid w:val="00AE4528"/>
    <w:rsid w:val="00AE46A2"/>
    <w:rsid w:val="00AE5700"/>
    <w:rsid w:val="00AE5F0D"/>
    <w:rsid w:val="00AE7036"/>
    <w:rsid w:val="00AE76DA"/>
    <w:rsid w:val="00AF0786"/>
    <w:rsid w:val="00AF13DA"/>
    <w:rsid w:val="00AF1617"/>
    <w:rsid w:val="00AF2DA5"/>
    <w:rsid w:val="00AF309A"/>
    <w:rsid w:val="00AF4559"/>
    <w:rsid w:val="00AF4650"/>
    <w:rsid w:val="00AF63B9"/>
    <w:rsid w:val="00AF693D"/>
    <w:rsid w:val="00AF71ED"/>
    <w:rsid w:val="00B00B33"/>
    <w:rsid w:val="00B01625"/>
    <w:rsid w:val="00B01CFA"/>
    <w:rsid w:val="00B02B77"/>
    <w:rsid w:val="00B032DF"/>
    <w:rsid w:val="00B03BA5"/>
    <w:rsid w:val="00B0538A"/>
    <w:rsid w:val="00B05F1E"/>
    <w:rsid w:val="00B071A7"/>
    <w:rsid w:val="00B072EB"/>
    <w:rsid w:val="00B07553"/>
    <w:rsid w:val="00B122F6"/>
    <w:rsid w:val="00B12CDD"/>
    <w:rsid w:val="00B13116"/>
    <w:rsid w:val="00B131BC"/>
    <w:rsid w:val="00B142AC"/>
    <w:rsid w:val="00B14494"/>
    <w:rsid w:val="00B1504A"/>
    <w:rsid w:val="00B15CAC"/>
    <w:rsid w:val="00B1689A"/>
    <w:rsid w:val="00B1767D"/>
    <w:rsid w:val="00B207C9"/>
    <w:rsid w:val="00B2137F"/>
    <w:rsid w:val="00B224F1"/>
    <w:rsid w:val="00B23B64"/>
    <w:rsid w:val="00B25583"/>
    <w:rsid w:val="00B30382"/>
    <w:rsid w:val="00B34363"/>
    <w:rsid w:val="00B353EC"/>
    <w:rsid w:val="00B35535"/>
    <w:rsid w:val="00B37DED"/>
    <w:rsid w:val="00B4160B"/>
    <w:rsid w:val="00B42AFC"/>
    <w:rsid w:val="00B42C83"/>
    <w:rsid w:val="00B445DC"/>
    <w:rsid w:val="00B44963"/>
    <w:rsid w:val="00B44E90"/>
    <w:rsid w:val="00B459B1"/>
    <w:rsid w:val="00B5050F"/>
    <w:rsid w:val="00B51545"/>
    <w:rsid w:val="00B548FB"/>
    <w:rsid w:val="00B55137"/>
    <w:rsid w:val="00B55E0F"/>
    <w:rsid w:val="00B55EEA"/>
    <w:rsid w:val="00B578D7"/>
    <w:rsid w:val="00B60A4B"/>
    <w:rsid w:val="00B63A41"/>
    <w:rsid w:val="00B659DE"/>
    <w:rsid w:val="00B65A68"/>
    <w:rsid w:val="00B67045"/>
    <w:rsid w:val="00B712AB"/>
    <w:rsid w:val="00B71346"/>
    <w:rsid w:val="00B72AA4"/>
    <w:rsid w:val="00B765E3"/>
    <w:rsid w:val="00B76866"/>
    <w:rsid w:val="00B76D4F"/>
    <w:rsid w:val="00B82037"/>
    <w:rsid w:val="00B846DE"/>
    <w:rsid w:val="00B846FD"/>
    <w:rsid w:val="00B85043"/>
    <w:rsid w:val="00B85ACB"/>
    <w:rsid w:val="00B85D40"/>
    <w:rsid w:val="00B86B32"/>
    <w:rsid w:val="00B87109"/>
    <w:rsid w:val="00B877DC"/>
    <w:rsid w:val="00B87EF3"/>
    <w:rsid w:val="00B90E4E"/>
    <w:rsid w:val="00B91B5D"/>
    <w:rsid w:val="00B91C1C"/>
    <w:rsid w:val="00B92DBA"/>
    <w:rsid w:val="00B932D7"/>
    <w:rsid w:val="00B932F3"/>
    <w:rsid w:val="00B93B80"/>
    <w:rsid w:val="00B944EB"/>
    <w:rsid w:val="00B96EAC"/>
    <w:rsid w:val="00B96FFD"/>
    <w:rsid w:val="00B9702C"/>
    <w:rsid w:val="00BA09B9"/>
    <w:rsid w:val="00BA1B50"/>
    <w:rsid w:val="00BA1E04"/>
    <w:rsid w:val="00BA2D34"/>
    <w:rsid w:val="00BA2EA8"/>
    <w:rsid w:val="00BA3B08"/>
    <w:rsid w:val="00BA3F12"/>
    <w:rsid w:val="00BA5991"/>
    <w:rsid w:val="00BA62D7"/>
    <w:rsid w:val="00BA6569"/>
    <w:rsid w:val="00BA68F9"/>
    <w:rsid w:val="00BA7AE5"/>
    <w:rsid w:val="00BB00E2"/>
    <w:rsid w:val="00BB2585"/>
    <w:rsid w:val="00BB29D2"/>
    <w:rsid w:val="00BB2F75"/>
    <w:rsid w:val="00BB3F21"/>
    <w:rsid w:val="00BB48CE"/>
    <w:rsid w:val="00BB4955"/>
    <w:rsid w:val="00BB58EA"/>
    <w:rsid w:val="00BB6D2A"/>
    <w:rsid w:val="00BB713C"/>
    <w:rsid w:val="00BB7DDB"/>
    <w:rsid w:val="00BC1191"/>
    <w:rsid w:val="00BC2BF9"/>
    <w:rsid w:val="00BC383F"/>
    <w:rsid w:val="00BC53A2"/>
    <w:rsid w:val="00BC6378"/>
    <w:rsid w:val="00BC646D"/>
    <w:rsid w:val="00BC7286"/>
    <w:rsid w:val="00BC7959"/>
    <w:rsid w:val="00BD0FA1"/>
    <w:rsid w:val="00BD1C28"/>
    <w:rsid w:val="00BD2B37"/>
    <w:rsid w:val="00BD2C5D"/>
    <w:rsid w:val="00BD2F9B"/>
    <w:rsid w:val="00BD3C2D"/>
    <w:rsid w:val="00BD4D7E"/>
    <w:rsid w:val="00BD7E36"/>
    <w:rsid w:val="00BE1EAF"/>
    <w:rsid w:val="00BE2032"/>
    <w:rsid w:val="00BE34DA"/>
    <w:rsid w:val="00BE3E2D"/>
    <w:rsid w:val="00BE40E2"/>
    <w:rsid w:val="00BE4600"/>
    <w:rsid w:val="00BE4615"/>
    <w:rsid w:val="00BE4A59"/>
    <w:rsid w:val="00BE5D57"/>
    <w:rsid w:val="00BE6574"/>
    <w:rsid w:val="00BE6679"/>
    <w:rsid w:val="00BE6CBB"/>
    <w:rsid w:val="00BF04EA"/>
    <w:rsid w:val="00BF055B"/>
    <w:rsid w:val="00BF05DD"/>
    <w:rsid w:val="00BF2C22"/>
    <w:rsid w:val="00BF3488"/>
    <w:rsid w:val="00BF4271"/>
    <w:rsid w:val="00BF63BF"/>
    <w:rsid w:val="00BF6D51"/>
    <w:rsid w:val="00BF76C8"/>
    <w:rsid w:val="00BF7872"/>
    <w:rsid w:val="00C00A3A"/>
    <w:rsid w:val="00C0168D"/>
    <w:rsid w:val="00C017E0"/>
    <w:rsid w:val="00C01AD3"/>
    <w:rsid w:val="00C030B9"/>
    <w:rsid w:val="00C03FD5"/>
    <w:rsid w:val="00C0507C"/>
    <w:rsid w:val="00C05692"/>
    <w:rsid w:val="00C059AC"/>
    <w:rsid w:val="00C06637"/>
    <w:rsid w:val="00C06C49"/>
    <w:rsid w:val="00C11632"/>
    <w:rsid w:val="00C131E5"/>
    <w:rsid w:val="00C1392B"/>
    <w:rsid w:val="00C13AC0"/>
    <w:rsid w:val="00C14426"/>
    <w:rsid w:val="00C14BB1"/>
    <w:rsid w:val="00C14CBC"/>
    <w:rsid w:val="00C179CB"/>
    <w:rsid w:val="00C20279"/>
    <w:rsid w:val="00C20A4F"/>
    <w:rsid w:val="00C20AC9"/>
    <w:rsid w:val="00C21459"/>
    <w:rsid w:val="00C21CF6"/>
    <w:rsid w:val="00C22377"/>
    <w:rsid w:val="00C223C1"/>
    <w:rsid w:val="00C23B6F"/>
    <w:rsid w:val="00C33259"/>
    <w:rsid w:val="00C3347E"/>
    <w:rsid w:val="00C3423C"/>
    <w:rsid w:val="00C35663"/>
    <w:rsid w:val="00C35BE0"/>
    <w:rsid w:val="00C35EE3"/>
    <w:rsid w:val="00C36D37"/>
    <w:rsid w:val="00C403C7"/>
    <w:rsid w:val="00C4185B"/>
    <w:rsid w:val="00C41B9B"/>
    <w:rsid w:val="00C44F8A"/>
    <w:rsid w:val="00C4580A"/>
    <w:rsid w:val="00C47075"/>
    <w:rsid w:val="00C516C8"/>
    <w:rsid w:val="00C521CA"/>
    <w:rsid w:val="00C534B5"/>
    <w:rsid w:val="00C5515F"/>
    <w:rsid w:val="00C55C45"/>
    <w:rsid w:val="00C57126"/>
    <w:rsid w:val="00C573E6"/>
    <w:rsid w:val="00C60E54"/>
    <w:rsid w:val="00C60E7C"/>
    <w:rsid w:val="00C61248"/>
    <w:rsid w:val="00C62F01"/>
    <w:rsid w:val="00C6493E"/>
    <w:rsid w:val="00C65351"/>
    <w:rsid w:val="00C67A4C"/>
    <w:rsid w:val="00C67AEC"/>
    <w:rsid w:val="00C67FAF"/>
    <w:rsid w:val="00C7000A"/>
    <w:rsid w:val="00C71267"/>
    <w:rsid w:val="00C71C27"/>
    <w:rsid w:val="00C73848"/>
    <w:rsid w:val="00C73C89"/>
    <w:rsid w:val="00C7549A"/>
    <w:rsid w:val="00C75DAD"/>
    <w:rsid w:val="00C75DD7"/>
    <w:rsid w:val="00C803F5"/>
    <w:rsid w:val="00C80C0B"/>
    <w:rsid w:val="00C815AC"/>
    <w:rsid w:val="00C828C3"/>
    <w:rsid w:val="00C82DAE"/>
    <w:rsid w:val="00C855EB"/>
    <w:rsid w:val="00C85798"/>
    <w:rsid w:val="00C86687"/>
    <w:rsid w:val="00C8684F"/>
    <w:rsid w:val="00C86C45"/>
    <w:rsid w:val="00C92034"/>
    <w:rsid w:val="00C9303E"/>
    <w:rsid w:val="00C93EAA"/>
    <w:rsid w:val="00C979FD"/>
    <w:rsid w:val="00CA028B"/>
    <w:rsid w:val="00CA1153"/>
    <w:rsid w:val="00CA15C9"/>
    <w:rsid w:val="00CA2560"/>
    <w:rsid w:val="00CA28D3"/>
    <w:rsid w:val="00CA370E"/>
    <w:rsid w:val="00CA3725"/>
    <w:rsid w:val="00CA39E9"/>
    <w:rsid w:val="00CA6C43"/>
    <w:rsid w:val="00CA6DDE"/>
    <w:rsid w:val="00CA7988"/>
    <w:rsid w:val="00CA7D74"/>
    <w:rsid w:val="00CB2667"/>
    <w:rsid w:val="00CB2CED"/>
    <w:rsid w:val="00CB363B"/>
    <w:rsid w:val="00CB5D4B"/>
    <w:rsid w:val="00CB6CCB"/>
    <w:rsid w:val="00CC0071"/>
    <w:rsid w:val="00CC028D"/>
    <w:rsid w:val="00CC115E"/>
    <w:rsid w:val="00CC205B"/>
    <w:rsid w:val="00CC2105"/>
    <w:rsid w:val="00CC224C"/>
    <w:rsid w:val="00CC26A6"/>
    <w:rsid w:val="00CC3D90"/>
    <w:rsid w:val="00CC465D"/>
    <w:rsid w:val="00CC6C1F"/>
    <w:rsid w:val="00CD0061"/>
    <w:rsid w:val="00CD2AF1"/>
    <w:rsid w:val="00CD32BD"/>
    <w:rsid w:val="00CD3317"/>
    <w:rsid w:val="00CD3382"/>
    <w:rsid w:val="00CD3B7E"/>
    <w:rsid w:val="00CD3B9B"/>
    <w:rsid w:val="00CD482D"/>
    <w:rsid w:val="00CD55B7"/>
    <w:rsid w:val="00CD7007"/>
    <w:rsid w:val="00CD7B73"/>
    <w:rsid w:val="00CE0C38"/>
    <w:rsid w:val="00CE1389"/>
    <w:rsid w:val="00CE1C5C"/>
    <w:rsid w:val="00CE39F5"/>
    <w:rsid w:val="00CE48AF"/>
    <w:rsid w:val="00CE5391"/>
    <w:rsid w:val="00CE5618"/>
    <w:rsid w:val="00CE57E4"/>
    <w:rsid w:val="00CE5996"/>
    <w:rsid w:val="00CE70F0"/>
    <w:rsid w:val="00CF028C"/>
    <w:rsid w:val="00CF082D"/>
    <w:rsid w:val="00CF123F"/>
    <w:rsid w:val="00CF1FC0"/>
    <w:rsid w:val="00CF457E"/>
    <w:rsid w:val="00CF4CAB"/>
    <w:rsid w:val="00CF6429"/>
    <w:rsid w:val="00D01DE7"/>
    <w:rsid w:val="00D023BF"/>
    <w:rsid w:val="00D04615"/>
    <w:rsid w:val="00D04691"/>
    <w:rsid w:val="00D05624"/>
    <w:rsid w:val="00D06AF5"/>
    <w:rsid w:val="00D11B4A"/>
    <w:rsid w:val="00D11C56"/>
    <w:rsid w:val="00D12B28"/>
    <w:rsid w:val="00D1331A"/>
    <w:rsid w:val="00D15231"/>
    <w:rsid w:val="00D15BAD"/>
    <w:rsid w:val="00D17BBE"/>
    <w:rsid w:val="00D20124"/>
    <w:rsid w:val="00D21478"/>
    <w:rsid w:val="00D22D6B"/>
    <w:rsid w:val="00D24484"/>
    <w:rsid w:val="00D26544"/>
    <w:rsid w:val="00D2715F"/>
    <w:rsid w:val="00D31F99"/>
    <w:rsid w:val="00D34E90"/>
    <w:rsid w:val="00D34F16"/>
    <w:rsid w:val="00D3628F"/>
    <w:rsid w:val="00D37408"/>
    <w:rsid w:val="00D37A42"/>
    <w:rsid w:val="00D37B66"/>
    <w:rsid w:val="00D37F2D"/>
    <w:rsid w:val="00D41CD8"/>
    <w:rsid w:val="00D42660"/>
    <w:rsid w:val="00D4685B"/>
    <w:rsid w:val="00D47002"/>
    <w:rsid w:val="00D51458"/>
    <w:rsid w:val="00D51547"/>
    <w:rsid w:val="00D53AA7"/>
    <w:rsid w:val="00D5786F"/>
    <w:rsid w:val="00D605AA"/>
    <w:rsid w:val="00D60BB4"/>
    <w:rsid w:val="00D60EEE"/>
    <w:rsid w:val="00D611E8"/>
    <w:rsid w:val="00D61A29"/>
    <w:rsid w:val="00D61CEC"/>
    <w:rsid w:val="00D61EC1"/>
    <w:rsid w:val="00D64566"/>
    <w:rsid w:val="00D646B0"/>
    <w:rsid w:val="00D651F9"/>
    <w:rsid w:val="00D65785"/>
    <w:rsid w:val="00D674ED"/>
    <w:rsid w:val="00D67DE6"/>
    <w:rsid w:val="00D67EBC"/>
    <w:rsid w:val="00D7080E"/>
    <w:rsid w:val="00D72069"/>
    <w:rsid w:val="00D73486"/>
    <w:rsid w:val="00D73B0C"/>
    <w:rsid w:val="00D746DB"/>
    <w:rsid w:val="00D75149"/>
    <w:rsid w:val="00D75EFC"/>
    <w:rsid w:val="00D76BDD"/>
    <w:rsid w:val="00D76C33"/>
    <w:rsid w:val="00D76EC8"/>
    <w:rsid w:val="00D81A76"/>
    <w:rsid w:val="00D82890"/>
    <w:rsid w:val="00D8302C"/>
    <w:rsid w:val="00D8310B"/>
    <w:rsid w:val="00D83B0D"/>
    <w:rsid w:val="00D83F0C"/>
    <w:rsid w:val="00D8522C"/>
    <w:rsid w:val="00D85984"/>
    <w:rsid w:val="00D85BB3"/>
    <w:rsid w:val="00D86900"/>
    <w:rsid w:val="00D8727E"/>
    <w:rsid w:val="00D90B77"/>
    <w:rsid w:val="00D91887"/>
    <w:rsid w:val="00D922B8"/>
    <w:rsid w:val="00D92C0D"/>
    <w:rsid w:val="00D92D3B"/>
    <w:rsid w:val="00D96C82"/>
    <w:rsid w:val="00DA28DB"/>
    <w:rsid w:val="00DA35FF"/>
    <w:rsid w:val="00DA4672"/>
    <w:rsid w:val="00DA62E9"/>
    <w:rsid w:val="00DB390C"/>
    <w:rsid w:val="00DB3E5A"/>
    <w:rsid w:val="00DB4E05"/>
    <w:rsid w:val="00DB526D"/>
    <w:rsid w:val="00DB5B3C"/>
    <w:rsid w:val="00DB5BA0"/>
    <w:rsid w:val="00DB6FC9"/>
    <w:rsid w:val="00DB7B78"/>
    <w:rsid w:val="00DC1113"/>
    <w:rsid w:val="00DC129F"/>
    <w:rsid w:val="00DC1767"/>
    <w:rsid w:val="00DC2C36"/>
    <w:rsid w:val="00DC2E3F"/>
    <w:rsid w:val="00DC5F00"/>
    <w:rsid w:val="00DC6002"/>
    <w:rsid w:val="00DC6A19"/>
    <w:rsid w:val="00DC74ED"/>
    <w:rsid w:val="00DD1FAE"/>
    <w:rsid w:val="00DD60A6"/>
    <w:rsid w:val="00DD732A"/>
    <w:rsid w:val="00DD7A27"/>
    <w:rsid w:val="00DE2080"/>
    <w:rsid w:val="00DE22C8"/>
    <w:rsid w:val="00DE2E6C"/>
    <w:rsid w:val="00DE4825"/>
    <w:rsid w:val="00DE50D5"/>
    <w:rsid w:val="00DE68C0"/>
    <w:rsid w:val="00DE71A0"/>
    <w:rsid w:val="00DE7CCA"/>
    <w:rsid w:val="00DE7EE9"/>
    <w:rsid w:val="00DF03AD"/>
    <w:rsid w:val="00DF3CF0"/>
    <w:rsid w:val="00DF68FB"/>
    <w:rsid w:val="00DF712D"/>
    <w:rsid w:val="00DF7DF0"/>
    <w:rsid w:val="00E04018"/>
    <w:rsid w:val="00E04024"/>
    <w:rsid w:val="00E042E4"/>
    <w:rsid w:val="00E048CE"/>
    <w:rsid w:val="00E05B3C"/>
    <w:rsid w:val="00E05D06"/>
    <w:rsid w:val="00E05FBE"/>
    <w:rsid w:val="00E06B14"/>
    <w:rsid w:val="00E106BF"/>
    <w:rsid w:val="00E10A23"/>
    <w:rsid w:val="00E12DCA"/>
    <w:rsid w:val="00E14347"/>
    <w:rsid w:val="00E14C3E"/>
    <w:rsid w:val="00E1590F"/>
    <w:rsid w:val="00E15DC5"/>
    <w:rsid w:val="00E168DE"/>
    <w:rsid w:val="00E17077"/>
    <w:rsid w:val="00E17192"/>
    <w:rsid w:val="00E20844"/>
    <w:rsid w:val="00E20ABE"/>
    <w:rsid w:val="00E23890"/>
    <w:rsid w:val="00E24D8E"/>
    <w:rsid w:val="00E25ED4"/>
    <w:rsid w:val="00E262BE"/>
    <w:rsid w:val="00E321F1"/>
    <w:rsid w:val="00E324AE"/>
    <w:rsid w:val="00E3365D"/>
    <w:rsid w:val="00E3517C"/>
    <w:rsid w:val="00E3592E"/>
    <w:rsid w:val="00E361B4"/>
    <w:rsid w:val="00E3677C"/>
    <w:rsid w:val="00E37CD6"/>
    <w:rsid w:val="00E409EE"/>
    <w:rsid w:val="00E40A1D"/>
    <w:rsid w:val="00E40B0A"/>
    <w:rsid w:val="00E40F24"/>
    <w:rsid w:val="00E4140B"/>
    <w:rsid w:val="00E416B0"/>
    <w:rsid w:val="00E41F4E"/>
    <w:rsid w:val="00E43A3A"/>
    <w:rsid w:val="00E44543"/>
    <w:rsid w:val="00E45DFE"/>
    <w:rsid w:val="00E47D89"/>
    <w:rsid w:val="00E47DA2"/>
    <w:rsid w:val="00E528BC"/>
    <w:rsid w:val="00E52CB4"/>
    <w:rsid w:val="00E536CA"/>
    <w:rsid w:val="00E540F8"/>
    <w:rsid w:val="00E54B0F"/>
    <w:rsid w:val="00E54CE2"/>
    <w:rsid w:val="00E54FA1"/>
    <w:rsid w:val="00E55943"/>
    <w:rsid w:val="00E563C3"/>
    <w:rsid w:val="00E578C4"/>
    <w:rsid w:val="00E60078"/>
    <w:rsid w:val="00E6125A"/>
    <w:rsid w:val="00E6173C"/>
    <w:rsid w:val="00E62EAC"/>
    <w:rsid w:val="00E62F1F"/>
    <w:rsid w:val="00E63BD3"/>
    <w:rsid w:val="00E65762"/>
    <w:rsid w:val="00E66118"/>
    <w:rsid w:val="00E716F0"/>
    <w:rsid w:val="00E72052"/>
    <w:rsid w:val="00E7507F"/>
    <w:rsid w:val="00E75D59"/>
    <w:rsid w:val="00E769FE"/>
    <w:rsid w:val="00E76F6F"/>
    <w:rsid w:val="00E77CDB"/>
    <w:rsid w:val="00E8030E"/>
    <w:rsid w:val="00E8166F"/>
    <w:rsid w:val="00E816F6"/>
    <w:rsid w:val="00E82DA2"/>
    <w:rsid w:val="00E832A9"/>
    <w:rsid w:val="00E84583"/>
    <w:rsid w:val="00E84F4F"/>
    <w:rsid w:val="00E85499"/>
    <w:rsid w:val="00E85E0A"/>
    <w:rsid w:val="00E85E36"/>
    <w:rsid w:val="00E879EC"/>
    <w:rsid w:val="00E90B0F"/>
    <w:rsid w:val="00E94026"/>
    <w:rsid w:val="00E94A11"/>
    <w:rsid w:val="00E96239"/>
    <w:rsid w:val="00E96360"/>
    <w:rsid w:val="00E96831"/>
    <w:rsid w:val="00E96FAE"/>
    <w:rsid w:val="00E972D5"/>
    <w:rsid w:val="00E9796C"/>
    <w:rsid w:val="00EA10D2"/>
    <w:rsid w:val="00EA17C0"/>
    <w:rsid w:val="00EA18EE"/>
    <w:rsid w:val="00EA2DB5"/>
    <w:rsid w:val="00EA3FF4"/>
    <w:rsid w:val="00EA55FD"/>
    <w:rsid w:val="00EB06A0"/>
    <w:rsid w:val="00EB10CB"/>
    <w:rsid w:val="00EB1786"/>
    <w:rsid w:val="00EB1CD9"/>
    <w:rsid w:val="00EB2D96"/>
    <w:rsid w:val="00EB2DB4"/>
    <w:rsid w:val="00EB4BC9"/>
    <w:rsid w:val="00EB59D1"/>
    <w:rsid w:val="00EB6FB4"/>
    <w:rsid w:val="00EC027B"/>
    <w:rsid w:val="00EC2C83"/>
    <w:rsid w:val="00EC3580"/>
    <w:rsid w:val="00EC40EE"/>
    <w:rsid w:val="00EC4149"/>
    <w:rsid w:val="00EC4223"/>
    <w:rsid w:val="00EC440D"/>
    <w:rsid w:val="00EC4963"/>
    <w:rsid w:val="00EC6828"/>
    <w:rsid w:val="00EC78E1"/>
    <w:rsid w:val="00ED09A1"/>
    <w:rsid w:val="00ED17FF"/>
    <w:rsid w:val="00ED273B"/>
    <w:rsid w:val="00ED3CE8"/>
    <w:rsid w:val="00ED484F"/>
    <w:rsid w:val="00ED497D"/>
    <w:rsid w:val="00ED70E1"/>
    <w:rsid w:val="00ED7A2A"/>
    <w:rsid w:val="00EE000F"/>
    <w:rsid w:val="00EE0EB2"/>
    <w:rsid w:val="00EE1454"/>
    <w:rsid w:val="00EE4DB1"/>
    <w:rsid w:val="00EE681C"/>
    <w:rsid w:val="00EE775F"/>
    <w:rsid w:val="00EE7882"/>
    <w:rsid w:val="00EE7AA8"/>
    <w:rsid w:val="00EE7E4B"/>
    <w:rsid w:val="00EF1F07"/>
    <w:rsid w:val="00EF1F5B"/>
    <w:rsid w:val="00EF2722"/>
    <w:rsid w:val="00EF5267"/>
    <w:rsid w:val="00EF58E7"/>
    <w:rsid w:val="00EF7C3D"/>
    <w:rsid w:val="00F00299"/>
    <w:rsid w:val="00F00352"/>
    <w:rsid w:val="00F0090F"/>
    <w:rsid w:val="00F01361"/>
    <w:rsid w:val="00F014A4"/>
    <w:rsid w:val="00F02BDB"/>
    <w:rsid w:val="00F06FD8"/>
    <w:rsid w:val="00F10DC5"/>
    <w:rsid w:val="00F114A6"/>
    <w:rsid w:val="00F1179D"/>
    <w:rsid w:val="00F11CD3"/>
    <w:rsid w:val="00F135E5"/>
    <w:rsid w:val="00F13B57"/>
    <w:rsid w:val="00F1561E"/>
    <w:rsid w:val="00F156CB"/>
    <w:rsid w:val="00F163F1"/>
    <w:rsid w:val="00F165C0"/>
    <w:rsid w:val="00F166F2"/>
    <w:rsid w:val="00F20499"/>
    <w:rsid w:val="00F20508"/>
    <w:rsid w:val="00F20F08"/>
    <w:rsid w:val="00F23CCA"/>
    <w:rsid w:val="00F25589"/>
    <w:rsid w:val="00F25750"/>
    <w:rsid w:val="00F25C23"/>
    <w:rsid w:val="00F26792"/>
    <w:rsid w:val="00F269C2"/>
    <w:rsid w:val="00F27507"/>
    <w:rsid w:val="00F27A22"/>
    <w:rsid w:val="00F3101B"/>
    <w:rsid w:val="00F333D3"/>
    <w:rsid w:val="00F339B8"/>
    <w:rsid w:val="00F34232"/>
    <w:rsid w:val="00F36B92"/>
    <w:rsid w:val="00F36CB3"/>
    <w:rsid w:val="00F36D52"/>
    <w:rsid w:val="00F36DB9"/>
    <w:rsid w:val="00F37058"/>
    <w:rsid w:val="00F3723C"/>
    <w:rsid w:val="00F37840"/>
    <w:rsid w:val="00F40489"/>
    <w:rsid w:val="00F409D3"/>
    <w:rsid w:val="00F40FB2"/>
    <w:rsid w:val="00F441D1"/>
    <w:rsid w:val="00F44405"/>
    <w:rsid w:val="00F45833"/>
    <w:rsid w:val="00F4686F"/>
    <w:rsid w:val="00F47813"/>
    <w:rsid w:val="00F516B2"/>
    <w:rsid w:val="00F51CB1"/>
    <w:rsid w:val="00F52686"/>
    <w:rsid w:val="00F533AF"/>
    <w:rsid w:val="00F53575"/>
    <w:rsid w:val="00F53749"/>
    <w:rsid w:val="00F55BDA"/>
    <w:rsid w:val="00F600EA"/>
    <w:rsid w:val="00F60586"/>
    <w:rsid w:val="00F605CC"/>
    <w:rsid w:val="00F60743"/>
    <w:rsid w:val="00F60AC9"/>
    <w:rsid w:val="00F60D6A"/>
    <w:rsid w:val="00F63DD7"/>
    <w:rsid w:val="00F65174"/>
    <w:rsid w:val="00F658EE"/>
    <w:rsid w:val="00F66560"/>
    <w:rsid w:val="00F727E4"/>
    <w:rsid w:val="00F72A15"/>
    <w:rsid w:val="00F72CDB"/>
    <w:rsid w:val="00F73514"/>
    <w:rsid w:val="00F81B7F"/>
    <w:rsid w:val="00F825E3"/>
    <w:rsid w:val="00F8261D"/>
    <w:rsid w:val="00F84203"/>
    <w:rsid w:val="00F85583"/>
    <w:rsid w:val="00F92ECC"/>
    <w:rsid w:val="00F93123"/>
    <w:rsid w:val="00F9343D"/>
    <w:rsid w:val="00F940FA"/>
    <w:rsid w:val="00F95EB2"/>
    <w:rsid w:val="00FA028D"/>
    <w:rsid w:val="00FA04C3"/>
    <w:rsid w:val="00FA0DBF"/>
    <w:rsid w:val="00FA4348"/>
    <w:rsid w:val="00FA492C"/>
    <w:rsid w:val="00FA4C33"/>
    <w:rsid w:val="00FA5765"/>
    <w:rsid w:val="00FA67D7"/>
    <w:rsid w:val="00FB11E0"/>
    <w:rsid w:val="00FB23E7"/>
    <w:rsid w:val="00FB38C9"/>
    <w:rsid w:val="00FB3E17"/>
    <w:rsid w:val="00FB5D20"/>
    <w:rsid w:val="00FC0060"/>
    <w:rsid w:val="00FC0389"/>
    <w:rsid w:val="00FC05E7"/>
    <w:rsid w:val="00FC0797"/>
    <w:rsid w:val="00FC149B"/>
    <w:rsid w:val="00FC29E9"/>
    <w:rsid w:val="00FC3D7F"/>
    <w:rsid w:val="00FC4213"/>
    <w:rsid w:val="00FC502A"/>
    <w:rsid w:val="00FC6C03"/>
    <w:rsid w:val="00FD1D97"/>
    <w:rsid w:val="00FD2530"/>
    <w:rsid w:val="00FD3F32"/>
    <w:rsid w:val="00FD405B"/>
    <w:rsid w:val="00FD5557"/>
    <w:rsid w:val="00FD5A7D"/>
    <w:rsid w:val="00FD60E8"/>
    <w:rsid w:val="00FD6185"/>
    <w:rsid w:val="00FD627A"/>
    <w:rsid w:val="00FD630F"/>
    <w:rsid w:val="00FE2C04"/>
    <w:rsid w:val="00FE2C95"/>
    <w:rsid w:val="00FE55B6"/>
    <w:rsid w:val="00FE6582"/>
    <w:rsid w:val="00FE69F2"/>
    <w:rsid w:val="00FF0588"/>
    <w:rsid w:val="00FF1717"/>
    <w:rsid w:val="00FF201A"/>
    <w:rsid w:val="00FF705A"/>
    <w:rsid w:val="00FF72B5"/>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456F"/>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5776">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14519250">
      <w:bodyDiv w:val="1"/>
      <w:marLeft w:val="0"/>
      <w:marRight w:val="0"/>
      <w:marTop w:val="0"/>
      <w:marBottom w:val="0"/>
      <w:divBdr>
        <w:top w:val="none" w:sz="0" w:space="0" w:color="auto"/>
        <w:left w:val="none" w:sz="0" w:space="0" w:color="auto"/>
        <w:bottom w:val="none" w:sz="0" w:space="0" w:color="auto"/>
        <w:right w:val="none" w:sz="0" w:space="0" w:color="auto"/>
      </w:divBdr>
      <w:divsChild>
        <w:div w:id="638069642">
          <w:marLeft w:val="0"/>
          <w:marRight w:val="0"/>
          <w:marTop w:val="0"/>
          <w:marBottom w:val="0"/>
          <w:divBdr>
            <w:top w:val="none" w:sz="0" w:space="0" w:color="auto"/>
            <w:left w:val="none" w:sz="0" w:space="0" w:color="auto"/>
            <w:bottom w:val="none" w:sz="0" w:space="0" w:color="auto"/>
            <w:right w:val="none" w:sz="0" w:space="0" w:color="auto"/>
          </w:divBdr>
          <w:divsChild>
            <w:div w:id="895705696">
              <w:marLeft w:val="0"/>
              <w:marRight w:val="0"/>
              <w:marTop w:val="0"/>
              <w:marBottom w:val="0"/>
              <w:divBdr>
                <w:top w:val="none" w:sz="0" w:space="0" w:color="auto"/>
                <w:left w:val="none" w:sz="0" w:space="0" w:color="auto"/>
                <w:bottom w:val="none" w:sz="0" w:space="0" w:color="auto"/>
                <w:right w:val="none" w:sz="0" w:space="0" w:color="auto"/>
              </w:divBdr>
              <w:divsChild>
                <w:div w:id="1443723511">
                  <w:marLeft w:val="0"/>
                  <w:marRight w:val="0"/>
                  <w:marTop w:val="0"/>
                  <w:marBottom w:val="0"/>
                  <w:divBdr>
                    <w:top w:val="none" w:sz="0" w:space="0" w:color="auto"/>
                    <w:left w:val="none" w:sz="0" w:space="0" w:color="auto"/>
                    <w:bottom w:val="none" w:sz="0" w:space="0" w:color="auto"/>
                    <w:right w:val="none" w:sz="0" w:space="0" w:color="auto"/>
                  </w:divBdr>
                  <w:divsChild>
                    <w:div w:id="21020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55414">
          <w:marLeft w:val="0"/>
          <w:marRight w:val="0"/>
          <w:marTop w:val="0"/>
          <w:marBottom w:val="0"/>
          <w:divBdr>
            <w:top w:val="none" w:sz="0" w:space="0" w:color="auto"/>
            <w:left w:val="none" w:sz="0" w:space="0" w:color="auto"/>
            <w:bottom w:val="none" w:sz="0" w:space="0" w:color="auto"/>
            <w:right w:val="none" w:sz="0" w:space="0" w:color="auto"/>
          </w:divBdr>
          <w:divsChild>
            <w:div w:id="190001428">
              <w:marLeft w:val="0"/>
              <w:marRight w:val="0"/>
              <w:marTop w:val="0"/>
              <w:marBottom w:val="0"/>
              <w:divBdr>
                <w:top w:val="none" w:sz="0" w:space="0" w:color="auto"/>
                <w:left w:val="none" w:sz="0" w:space="0" w:color="auto"/>
                <w:bottom w:val="none" w:sz="0" w:space="0" w:color="auto"/>
                <w:right w:val="none" w:sz="0" w:space="0" w:color="auto"/>
              </w:divBdr>
              <w:divsChild>
                <w:div w:id="946542684">
                  <w:marLeft w:val="0"/>
                  <w:marRight w:val="0"/>
                  <w:marTop w:val="0"/>
                  <w:marBottom w:val="0"/>
                  <w:divBdr>
                    <w:top w:val="none" w:sz="0" w:space="0" w:color="auto"/>
                    <w:left w:val="none" w:sz="0" w:space="0" w:color="auto"/>
                    <w:bottom w:val="none" w:sz="0" w:space="0" w:color="auto"/>
                    <w:right w:val="none" w:sz="0" w:space="0" w:color="auto"/>
                  </w:divBdr>
                  <w:divsChild>
                    <w:div w:id="18879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74573394">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04646826">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787546951">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982779257">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95638567">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89054144">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4981223">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80486919">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48858624">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 w:id="213922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7mind.de/school" TargetMode="External"/><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www.helles-koepfchen.de" TargetMode="External"/><Relationship Id="rId26" Type="http://schemas.openxmlformats.org/officeDocument/2006/relationships/hyperlink" Target="http://www.youtube.com" TargetMode="External"/><Relationship Id="rId39" Type="http://schemas.openxmlformats.org/officeDocument/2006/relationships/image" Target="media/image8.png"/><Relationship Id="rId21" Type="http://schemas.openxmlformats.org/officeDocument/2006/relationships/hyperlink" Target="https://learningapps.org/watch?v=pqnprg8av24" TargetMode="External"/><Relationship Id="rId34" Type="http://schemas.openxmlformats.org/officeDocument/2006/relationships/image" Target="media/image3.png"/><Relationship Id="rId42" Type="http://schemas.openxmlformats.org/officeDocument/2006/relationships/image" Target="media/image10.png"/><Relationship Id="rId47" Type="http://schemas.openxmlformats.org/officeDocument/2006/relationships/hyperlink" Target="http://www.lehrer-online.de" TargetMode="External"/><Relationship Id="rId50" Type="http://schemas.openxmlformats.org/officeDocument/2006/relationships/hyperlink" Target="https://www.bzfe.de/bildung/unterrichtsmateria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anton.app/de" TargetMode="External"/><Relationship Id="rId29" Type="http://schemas.openxmlformats.org/officeDocument/2006/relationships/hyperlink" Target="https://www.helles-koepfchen.de/" TargetMode="External"/><Relationship Id="rId11" Type="http://schemas.openxmlformats.org/officeDocument/2006/relationships/comments" Target="comments.xml"/><Relationship Id="rId24" Type="http://schemas.openxmlformats.org/officeDocument/2006/relationships/hyperlink" Target="http://www.youtube.com" TargetMode="External"/><Relationship Id="rId32" Type="http://schemas.openxmlformats.org/officeDocument/2006/relationships/hyperlink" Target="http://www.anton.app.de/" TargetMode="External"/><Relationship Id="rId37" Type="http://schemas.openxmlformats.org/officeDocument/2006/relationships/image" Target="media/image6.png"/><Relationship Id="rId40" Type="http://schemas.openxmlformats.org/officeDocument/2006/relationships/header" Target="header2.xml"/><Relationship Id="rId45" Type="http://schemas.openxmlformats.org/officeDocument/2006/relationships/hyperlink" Target="http://www.medien-in-die-schule.de"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fragfinn.de" TargetMode="External"/><Relationship Id="rId31" Type="http://schemas.openxmlformats.org/officeDocument/2006/relationships/hyperlink" Target="https://www.fragfinn.de/)" TargetMode="External"/><Relationship Id="rId44" Type="http://schemas.openxmlformats.org/officeDocument/2006/relationships/image" Target="media/image1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learningapps.org" TargetMode="External"/><Relationship Id="rId27" Type="http://schemas.openxmlformats.org/officeDocument/2006/relationships/hyperlink" Target="https://www.youtube.com/watch?v=SWwXHRdDGi4" TargetMode="External"/><Relationship Id="rId30" Type="http://schemas.openxmlformats.org/officeDocument/2006/relationships/hyperlink" Target="http://www.fragfinn.de/" TargetMode="External"/><Relationship Id="rId35" Type="http://schemas.openxmlformats.org/officeDocument/2006/relationships/image" Target="media/image4.png"/><Relationship Id="rId43" Type="http://schemas.openxmlformats.org/officeDocument/2006/relationships/image" Target="media/image11.png"/><Relationship Id="rId48" Type="http://schemas.openxmlformats.org/officeDocument/2006/relationships/hyperlink" Target="https://www.lehrer-online.de/fokusthemen/dossier/do/apps-und-tools-im-unterricht/" TargetMode="Externa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learningapps.org" TargetMode="External"/><Relationship Id="rId25" Type="http://schemas.openxmlformats.org/officeDocument/2006/relationships/hyperlink" Target="https://www.youtube.com/watch?v=bfBnTokqoNM" TargetMode="External"/><Relationship Id="rId33" Type="http://schemas.openxmlformats.org/officeDocument/2006/relationships/header" Target="header1.xml"/><Relationship Id="rId38" Type="http://schemas.openxmlformats.org/officeDocument/2006/relationships/image" Target="media/image7.png"/><Relationship Id="rId46" Type="http://schemas.openxmlformats.org/officeDocument/2006/relationships/hyperlink" Target="https://www.medien-in-die-schule.de/werkzeugkaesten/)" TargetMode="External"/><Relationship Id="rId20" Type="http://schemas.openxmlformats.org/officeDocument/2006/relationships/image" Target="media/image2.png"/><Relationship Id="rId41" Type="http://schemas.openxmlformats.org/officeDocument/2006/relationships/image" Target="media/image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youtube.com" TargetMode="External"/><Relationship Id="rId23" Type="http://schemas.openxmlformats.org/officeDocument/2006/relationships/hyperlink" Target="https://learningapps.org/watch?v=pah5h8kg324" TargetMode="External"/><Relationship Id="rId28" Type="http://schemas.openxmlformats.org/officeDocument/2006/relationships/hyperlink" Target="http://www.anton.app/de" TargetMode="External"/><Relationship Id="rId36" Type="http://schemas.openxmlformats.org/officeDocument/2006/relationships/image" Target="media/image5.png"/><Relationship Id="rId49" Type="http://schemas.openxmlformats.org/officeDocument/2006/relationships/hyperlink" Target="http://www.bzf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14DE5711-AC81-4374-BF74-079B333C3A81}">
  <ds:schemaRefs>
    <ds:schemaRef ds:uri="http://schemas.openxmlformats.org/officeDocument/2006/bibliography"/>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4671</Words>
  <Characters>29429</Characters>
  <Application>Microsoft Office Word</Application>
  <DocSecurity>0</DocSecurity>
  <Lines>245</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4</cp:revision>
  <cp:lastPrinted>2024-06-12T15:54:00Z</cp:lastPrinted>
  <dcterms:created xsi:type="dcterms:W3CDTF">2024-07-17T12:01:00Z</dcterms:created>
  <dcterms:modified xsi:type="dcterms:W3CDTF">2024-07-17T12:07:00Z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