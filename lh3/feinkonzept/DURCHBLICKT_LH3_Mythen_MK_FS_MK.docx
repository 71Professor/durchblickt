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F8DC1" w14:textId="0BD7BC10" w:rsidR="00BD2294" w:rsidRPr="002405B1" w:rsidRDefault="00C63353" w:rsidP="00DF669F">
      <w:pPr>
        <w:shd w:val="clear" w:color="auto" w:fill="FBE4D5" w:themeFill="accent2" w:themeFillTint="33"/>
        <w:spacing w:after="0" w:line="276" w:lineRule="auto"/>
        <w:rPr>
          <w:rFonts w:cstheme="minorHAnsi"/>
          <w:b/>
          <w:bCs/>
          <w:sz w:val="28"/>
          <w:szCs w:val="28"/>
        </w:rPr>
      </w:pPr>
      <w:r w:rsidRPr="002405B1">
        <w:rPr>
          <w:rFonts w:cstheme="minorHAnsi"/>
          <w:b/>
          <w:bCs/>
          <w:sz w:val="28"/>
          <w:szCs w:val="28"/>
        </w:rPr>
        <w:t>Gesundheitsmythen im Netz</w:t>
      </w:r>
    </w:p>
    <w:p w14:paraId="01EBEB68" w14:textId="77777777" w:rsidR="00C63353" w:rsidRPr="002405B1" w:rsidRDefault="00C63353" w:rsidP="00DF669F">
      <w:pPr>
        <w:shd w:val="clear" w:color="auto" w:fill="FBE4D5" w:themeFill="accent2" w:themeFillTint="33"/>
        <w:spacing w:after="0" w:line="276" w:lineRule="auto"/>
        <w:rPr>
          <w:rFonts w:cstheme="minorHAnsi"/>
          <w:rPrChange w:id="0" w:author="Fabienne Schmaus" w:date="2026-05-08T13:31:00Z" w16du:dateUtc="2026-05-08T11:31:00Z">
            <w:rPr>
              <w:rFonts w:cstheme="minorHAnsi"/>
              <w:color w:val="EE0000"/>
            </w:rPr>
          </w:rPrChange>
        </w:rPr>
      </w:pPr>
    </w:p>
    <w:p w14:paraId="79849D1B" w14:textId="2B4E4BD2" w:rsidR="00DF669F" w:rsidRPr="002405B1" w:rsidRDefault="00DF669F" w:rsidP="00DF669F">
      <w:pPr>
        <w:shd w:val="clear" w:color="auto" w:fill="FBE4D5" w:themeFill="accent2" w:themeFillTint="33"/>
        <w:spacing w:after="0" w:line="276" w:lineRule="auto"/>
        <w:rPr>
          <w:rFonts w:cstheme="minorHAnsi"/>
        </w:rPr>
      </w:pPr>
      <w:r w:rsidRPr="002405B1">
        <w:rPr>
          <w:rFonts w:cstheme="minorHAnsi"/>
          <w:highlight w:val="yellow"/>
        </w:rPr>
        <w:t>((Ideen für Einstiegsvideo))</w:t>
      </w:r>
    </w:p>
    <w:p w14:paraId="6F8C07F9" w14:textId="77777777" w:rsidR="00DF669F" w:rsidRPr="002405B1" w:rsidRDefault="00DF669F" w:rsidP="00DF669F">
      <w:pPr>
        <w:shd w:val="clear" w:color="auto" w:fill="FBE4D5" w:themeFill="accent2" w:themeFillTint="33"/>
        <w:spacing w:after="0" w:line="276" w:lineRule="auto"/>
        <w:rPr>
          <w:rFonts w:cstheme="minorHAnsi"/>
          <w:b/>
          <w:bCs/>
        </w:rPr>
      </w:pPr>
      <w:r w:rsidRPr="002405B1">
        <w:rPr>
          <w:rFonts w:cstheme="minorHAnsi"/>
          <w:b/>
          <w:bCs/>
        </w:rPr>
        <w:t>Videoinhalt – VORSCHLAG</w:t>
      </w:r>
    </w:p>
    <w:p w14:paraId="6A1ABC56" w14:textId="77777777" w:rsidR="00DF669F" w:rsidRPr="002405B1" w:rsidRDefault="00DF669F" w:rsidP="00DF669F">
      <w:pPr>
        <w:shd w:val="clear" w:color="auto" w:fill="FBE4D5" w:themeFill="accent2" w:themeFillTint="33"/>
        <w:spacing w:after="0" w:line="276" w:lineRule="auto"/>
        <w:rPr>
          <w:rFonts w:cstheme="minorHAnsi"/>
          <w:rPrChange w:id="1" w:author="Fabienne Schmaus" w:date="2026-05-08T13:31:00Z" w16du:dateUtc="2026-05-08T11:31:00Z">
            <w:rPr>
              <w:rFonts w:cstheme="minorHAnsi"/>
              <w:color w:val="EE0000"/>
            </w:rPr>
          </w:rPrChange>
        </w:rPr>
      </w:pPr>
    </w:p>
    <w:p w14:paraId="74C82960" w14:textId="7107C585" w:rsidR="001C16A9" w:rsidRPr="002405B1" w:rsidRDefault="00FE09BB" w:rsidP="001C16A9">
      <w:pPr>
        <w:shd w:val="clear" w:color="auto" w:fill="FBE4D5" w:themeFill="accent2" w:themeFillTint="33"/>
        <w:spacing w:after="0" w:line="276" w:lineRule="auto"/>
        <w:rPr>
          <w:rFonts w:cstheme="minorHAnsi"/>
          <w:b/>
          <w:bCs/>
        </w:rPr>
      </w:pPr>
      <w:r w:rsidRPr="002405B1">
        <w:rPr>
          <w:rFonts w:cstheme="minorHAnsi"/>
          <w:b/>
          <w:bCs/>
        </w:rPr>
        <w:t>Viral-Claim vs. Expertenwiderlegung</w:t>
      </w:r>
    </w:p>
    <w:p w14:paraId="64713349" w14:textId="77777777" w:rsidR="001C16A9" w:rsidRPr="002405B1" w:rsidRDefault="001C16A9" w:rsidP="00DF669F">
      <w:pPr>
        <w:shd w:val="clear" w:color="auto" w:fill="FBE4D5" w:themeFill="accent2" w:themeFillTint="33"/>
        <w:spacing w:after="0" w:line="276" w:lineRule="auto"/>
        <w:rPr>
          <w:rFonts w:cstheme="minorHAnsi"/>
          <w:rPrChange w:id="2" w:author="Fabienne Schmaus" w:date="2026-05-08T13:31:00Z" w16du:dateUtc="2026-05-08T11:31:00Z">
            <w:rPr>
              <w:rFonts w:cstheme="minorHAnsi"/>
              <w:color w:val="EE0000"/>
            </w:rPr>
          </w:rPrChange>
        </w:rPr>
      </w:pPr>
    </w:p>
    <w:p w14:paraId="59529941" w14:textId="45571884" w:rsidR="001C16A9" w:rsidRPr="002405B1" w:rsidRDefault="00FE09BB" w:rsidP="00DF669F">
      <w:pPr>
        <w:shd w:val="clear" w:color="auto" w:fill="FBE4D5" w:themeFill="accent2" w:themeFillTint="33"/>
        <w:spacing w:after="0" w:line="276" w:lineRule="auto"/>
        <w:rPr>
          <w:rFonts w:cstheme="minorHAnsi"/>
        </w:rPr>
      </w:pPr>
      <w:r w:rsidRPr="002405B1">
        <w:rPr>
          <w:rFonts w:cstheme="minorHAnsi"/>
        </w:rPr>
        <w:t>Eine Gesundheitsbehauptung geht viral – Millionen Views, Stars teilen sie. Dann Gegenschnitt: Ernährungswissenschaftler</w:t>
      </w:r>
      <w:del w:id="3" w:author="Fabienne Schmaus" w:date="2026-05-08T13:31:00Z" w16du:dateUtc="2026-05-08T11:31:00Z">
        <w:r w:rsidRPr="002405B1" w:rsidDel="002405B1">
          <w:rPr>
            <w:rFonts w:cstheme="minorHAnsi"/>
          </w:rPr>
          <w:delText>:</w:delText>
        </w:r>
      </w:del>
      <w:r w:rsidRPr="002405B1">
        <w:rPr>
          <w:rFonts w:cstheme="minorHAnsi"/>
        </w:rPr>
        <w:t xml:space="preserve">in </w:t>
      </w:r>
      <w:ins w:id="4" w:author="Fabienne Schmaus" w:date="2026-05-08T13:31:00Z" w16du:dateUtc="2026-05-08T11:31:00Z">
        <w:r w:rsidR="002405B1">
          <w:rPr>
            <w:rFonts w:cstheme="minorHAnsi"/>
          </w:rPr>
          <w:t>o</w:t>
        </w:r>
      </w:ins>
      <w:ins w:id="5" w:author="Fabienne Schmaus" w:date="2026-05-08T13:32:00Z" w16du:dateUtc="2026-05-08T11:32:00Z">
        <w:r w:rsidR="002405B1">
          <w:rPr>
            <w:rFonts w:cstheme="minorHAnsi"/>
          </w:rPr>
          <w:t xml:space="preserve">der </w:t>
        </w:r>
        <w:r w:rsidR="002405B1" w:rsidRPr="002405B1">
          <w:rPr>
            <w:rFonts w:cstheme="minorHAnsi"/>
          </w:rPr>
          <w:t xml:space="preserve">Ernährungswissenschaftler </w:t>
        </w:r>
      </w:ins>
      <w:r w:rsidRPr="002405B1">
        <w:rPr>
          <w:rFonts w:cstheme="minorHAnsi"/>
        </w:rPr>
        <w:t>widerlegt die Aussage in 30 Sekunden.</w:t>
      </w:r>
    </w:p>
    <w:p w14:paraId="633AAF3C" w14:textId="63CABE59" w:rsidR="00FE09BB" w:rsidRPr="002405B1" w:rsidRDefault="00FE09BB" w:rsidP="00FE09BB">
      <w:pPr>
        <w:shd w:val="clear" w:color="auto" w:fill="FBE4D5" w:themeFill="accent2" w:themeFillTint="33"/>
        <w:spacing w:after="0" w:line="276" w:lineRule="auto"/>
        <w:rPr>
          <w:rFonts w:cstheme="minorHAnsi"/>
        </w:rPr>
      </w:pPr>
      <w:r w:rsidRPr="002405B1">
        <w:rPr>
          <w:rFonts w:cstheme="minorHAnsi"/>
        </w:rPr>
        <w:t xml:space="preserve">Schnitt: Collage mit weiteren Behauptungen von Social Media Plattformen; Mix aus Fakt und Fake (z. B. </w:t>
      </w:r>
      <w:r w:rsidR="008A0BA9">
        <w:rPr>
          <w:rFonts w:cstheme="minorHAnsi"/>
        </w:rPr>
        <w:t>„</w:t>
      </w:r>
      <w:r w:rsidRPr="002405B1">
        <w:rPr>
          <w:rFonts w:cstheme="minorHAnsi"/>
        </w:rPr>
        <w:t>Detox-Tee reinigt deinen Körper</w:t>
      </w:r>
      <w:r w:rsidR="008A0BA9">
        <w:rPr>
          <w:rFonts w:cstheme="minorHAnsi"/>
        </w:rPr>
        <w:t>“</w:t>
      </w:r>
      <w:r w:rsidRPr="002405B1">
        <w:rPr>
          <w:rFonts w:cstheme="minorHAnsi"/>
        </w:rPr>
        <w:t xml:space="preserve">, </w:t>
      </w:r>
      <w:r w:rsidR="008A0BA9">
        <w:rPr>
          <w:rFonts w:cstheme="minorHAnsi"/>
        </w:rPr>
        <w:t>„</w:t>
      </w:r>
      <w:r w:rsidRPr="002405B1">
        <w:rPr>
          <w:rFonts w:cstheme="minorHAnsi"/>
        </w:rPr>
        <w:t>8 Gläser Wasser pro Tag sind Pflicht</w:t>
      </w:r>
      <w:r w:rsidR="008A0BA9">
        <w:rPr>
          <w:rFonts w:cstheme="minorHAnsi"/>
        </w:rPr>
        <w:t>“</w:t>
      </w:r>
      <w:r w:rsidRPr="002405B1">
        <w:rPr>
          <w:rFonts w:cstheme="minorHAnsi"/>
        </w:rPr>
        <w:t xml:space="preserve">, </w:t>
      </w:r>
      <w:r w:rsidR="008A0BA9">
        <w:rPr>
          <w:rFonts w:cstheme="minorHAnsi"/>
        </w:rPr>
        <w:t>„</w:t>
      </w:r>
      <w:r w:rsidRPr="002405B1">
        <w:rPr>
          <w:rFonts w:cstheme="minorHAnsi"/>
        </w:rPr>
        <w:t>Zucker macht Kinder hyperaktiv</w:t>
      </w:r>
      <w:r w:rsidR="008A0BA9">
        <w:rPr>
          <w:rFonts w:cstheme="minorHAnsi"/>
        </w:rPr>
        <w:t>“</w:t>
      </w:r>
      <w:r w:rsidRPr="002405B1">
        <w:rPr>
          <w:rFonts w:cstheme="minorHAnsi"/>
        </w:rPr>
        <w:t>)</w:t>
      </w:r>
    </w:p>
    <w:p w14:paraId="0328858E" w14:textId="5D617DD1" w:rsidR="00FE09BB" w:rsidRPr="002405B1" w:rsidRDefault="00FE09BB" w:rsidP="00DF669F">
      <w:pPr>
        <w:shd w:val="clear" w:color="auto" w:fill="FBE4D5" w:themeFill="accent2" w:themeFillTint="33"/>
        <w:spacing w:after="0" w:line="276" w:lineRule="auto"/>
        <w:rPr>
          <w:rFonts w:cstheme="minorHAnsi"/>
        </w:rPr>
      </w:pPr>
    </w:p>
    <w:p w14:paraId="071F001C" w14:textId="77777777" w:rsidR="00DF669F" w:rsidRPr="002405B1" w:rsidRDefault="00DF669F" w:rsidP="00DF669F">
      <w:pPr>
        <w:shd w:val="clear" w:color="auto" w:fill="FBE4D5" w:themeFill="accent2" w:themeFillTint="33"/>
        <w:spacing w:after="0" w:line="276" w:lineRule="auto"/>
        <w:rPr>
          <w:rFonts w:cstheme="minorHAnsi"/>
          <w:sz w:val="24"/>
          <w:szCs w:val="24"/>
          <w:highlight w:val="lightGray"/>
          <w:rPrChange w:id="6" w:author="Fabienne Schmaus" w:date="2026-05-08T13:31:00Z" w16du:dateUtc="2026-05-08T11:31:00Z">
            <w:rPr>
              <w:rFonts w:cstheme="minorHAnsi"/>
              <w:color w:val="EE0000"/>
              <w:sz w:val="24"/>
              <w:szCs w:val="24"/>
              <w:highlight w:val="lightGray"/>
            </w:rPr>
          </w:rPrChange>
        </w:rPr>
      </w:pPr>
      <w:r w:rsidRPr="002405B1">
        <w:rPr>
          <w:rFonts w:cstheme="minorHAnsi"/>
          <w:i/>
          <w:iCs/>
          <w:highlight w:val="red"/>
        </w:rPr>
        <w:t>((bitte nicht ändern: Handreichung basiert darauf))</w:t>
      </w:r>
      <w:r w:rsidRPr="002405B1">
        <w:rPr>
          <w:rFonts w:cstheme="minorHAnsi"/>
          <w:sz w:val="24"/>
          <w:szCs w:val="24"/>
          <w:highlight w:val="lightGray"/>
          <w:rPrChange w:id="7" w:author="Fabienne Schmaus" w:date="2026-05-08T13:31:00Z" w16du:dateUtc="2026-05-08T11:31:00Z">
            <w:rPr>
              <w:rFonts w:cstheme="minorHAnsi"/>
              <w:color w:val="EE0000"/>
              <w:sz w:val="24"/>
              <w:szCs w:val="24"/>
              <w:highlight w:val="lightGray"/>
            </w:rPr>
          </w:rPrChange>
        </w:rPr>
        <w:br w:type="page"/>
      </w:r>
    </w:p>
    <w:p w14:paraId="7EDF4F7B" w14:textId="1F37F687" w:rsidR="00DF669F" w:rsidRPr="002405B1" w:rsidRDefault="00BD2294" w:rsidP="00DF669F">
      <w:pPr>
        <w:spacing w:after="0" w:line="276" w:lineRule="auto"/>
        <w:rPr>
          <w:rFonts w:cstheme="minorHAnsi"/>
          <w:sz w:val="24"/>
          <w:szCs w:val="24"/>
        </w:rPr>
      </w:pPr>
      <w:r w:rsidRPr="002405B1">
        <w:rPr>
          <w:rFonts w:cstheme="minorHAnsi"/>
          <w:sz w:val="24"/>
          <w:szCs w:val="24"/>
          <w:highlight w:val="yellow"/>
        </w:rPr>
        <w:lastRenderedPageBreak/>
        <w:t>((Seite 1))</w:t>
      </w:r>
    </w:p>
    <w:p w14:paraId="77235217" w14:textId="65FC2D00" w:rsidR="00BD2294" w:rsidRPr="002405B1" w:rsidRDefault="00C63353" w:rsidP="00DF669F">
      <w:pPr>
        <w:spacing w:after="0" w:line="276" w:lineRule="auto"/>
        <w:rPr>
          <w:rFonts w:cstheme="minorHAnsi"/>
          <w:b/>
          <w:bCs/>
          <w:sz w:val="24"/>
          <w:szCs w:val="24"/>
        </w:rPr>
      </w:pPr>
      <w:r w:rsidRPr="002405B1">
        <w:rPr>
          <w:rFonts w:cstheme="minorHAnsi"/>
          <w:b/>
          <w:bCs/>
          <w:sz w:val="24"/>
          <w:szCs w:val="24"/>
        </w:rPr>
        <w:t>Gesundheitsmythen im Netz</w:t>
      </w:r>
    </w:p>
    <w:p w14:paraId="2C657B56" w14:textId="77777777" w:rsidR="00C63353" w:rsidRPr="002405B1" w:rsidRDefault="00C63353" w:rsidP="00DF669F">
      <w:pPr>
        <w:spacing w:after="0" w:line="276" w:lineRule="auto"/>
        <w:rPr>
          <w:rFonts w:cstheme="minorHAnsi"/>
          <w:sz w:val="16"/>
          <w:szCs w:val="16"/>
        </w:rPr>
      </w:pPr>
    </w:p>
    <w:tbl>
      <w:tblPr>
        <w:tblStyle w:val="Tabellenraster"/>
        <w:tblW w:w="0" w:type="auto"/>
        <w:tblLook w:val="04A0" w:firstRow="1" w:lastRow="0" w:firstColumn="1" w:lastColumn="0" w:noHBand="0" w:noVBand="1"/>
      </w:tblPr>
      <w:tblGrid>
        <w:gridCol w:w="10343"/>
      </w:tblGrid>
      <w:tr w:rsidR="00DF669F" w:rsidRPr="002405B1" w14:paraId="44D8C0CE" w14:textId="77777777" w:rsidTr="006669AF">
        <w:tc>
          <w:tcPr>
            <w:tcW w:w="10343" w:type="dxa"/>
          </w:tcPr>
          <w:p w14:paraId="09796B87" w14:textId="4CD7EFAC" w:rsidR="00DF669F" w:rsidRPr="002405B1" w:rsidRDefault="00DF669F" w:rsidP="00FB679F">
            <w:pPr>
              <w:spacing w:line="276" w:lineRule="auto"/>
              <w:rPr>
                <w:rFonts w:cstheme="minorHAnsi"/>
                <w:b/>
                <w:bCs/>
                <w:sz w:val="24"/>
                <w:szCs w:val="24"/>
              </w:rPr>
            </w:pPr>
            <w:r w:rsidRPr="002405B1">
              <w:rPr>
                <w:rFonts w:cstheme="minorHAnsi"/>
                <w:b/>
                <w:bCs/>
                <w:sz w:val="24"/>
                <w:szCs w:val="24"/>
              </w:rPr>
              <w:t xml:space="preserve">Allgemeine Kurzbeschreibung des Themas </w:t>
            </w:r>
          </w:p>
          <w:p w14:paraId="575E1E0F" w14:textId="2ECEE519" w:rsidR="002405B1" w:rsidRDefault="00E7471E" w:rsidP="009142A5">
            <w:pPr>
              <w:spacing w:line="276" w:lineRule="auto"/>
              <w:rPr>
                <w:ins w:id="8" w:author="Fabienne Schmaus" w:date="2026-05-08T13:32:00Z" w16du:dateUtc="2026-05-08T11:32:00Z"/>
                <w:rFonts w:cstheme="minorHAnsi"/>
                <w:shd w:val="clear" w:color="auto" w:fill="FFFFFF"/>
              </w:rPr>
            </w:pPr>
            <w:r w:rsidRPr="002405B1">
              <w:rPr>
                <w:rFonts w:cstheme="minorHAnsi"/>
                <w:shd w:val="clear" w:color="auto" w:fill="FFFFFF"/>
              </w:rPr>
              <w:t>Diese Lerneinheit stellt die Frage: Wie erkenne ich verlässliche Gesundheitsinformationen im Netz</w:t>
            </w:r>
            <w:ins w:id="9" w:author="Fabienne Schmaus" w:date="2026-05-08T13:28:00Z" w16du:dateUtc="2026-05-08T11:28:00Z">
              <w:r w:rsidR="002405B1">
                <w:rPr>
                  <w:rFonts w:cstheme="minorHAnsi"/>
                  <w:shd w:val="clear" w:color="auto" w:fill="FFFFFF"/>
                </w:rPr>
                <w:t xml:space="preserve">, </w:t>
              </w:r>
            </w:ins>
            <w:del w:id="10" w:author="Fabienne Schmaus" w:date="2026-05-08T13:28:00Z" w16du:dateUtc="2026-05-08T11:28:00Z">
              <w:r w:rsidRPr="002405B1" w:rsidDel="002405B1">
                <w:rPr>
                  <w:rFonts w:cstheme="minorHAnsi"/>
                  <w:shd w:val="clear" w:color="auto" w:fill="FFFFFF"/>
                </w:rPr>
                <w:delText xml:space="preserve"> – </w:delText>
              </w:r>
            </w:del>
            <w:r w:rsidRPr="002405B1">
              <w:rPr>
                <w:rFonts w:cstheme="minorHAnsi"/>
                <w:shd w:val="clear" w:color="auto" w:fill="FFFFFF"/>
              </w:rPr>
              <w:t xml:space="preserve">und warum ist das für meine Gesundheit wichtig? Anhand konkreter Gesundheitsbehauptungen aus Social Media erlernen die Lernenden die QQQQ-Methode zur Quellenkritik und arbeiten exemplarisch mit dem </w:t>
            </w:r>
            <w:del w:id="11" w:author="Fabienne Schmaus" w:date="2026-05-08T13:33:00Z" w16du:dateUtc="2026-05-08T11:33:00Z">
              <w:r w:rsidRPr="002405B1" w:rsidDel="002405B1">
                <w:rPr>
                  <w:rFonts w:cstheme="minorHAnsi"/>
                  <w:shd w:val="clear" w:color="auto" w:fill="FFFFFF"/>
                </w:rPr>
                <w:delText>DURCHBLICKT!-</w:delText>
              </w:r>
            </w:del>
            <w:r w:rsidRPr="002405B1">
              <w:rPr>
                <w:rFonts w:cstheme="minorHAnsi"/>
                <w:shd w:val="clear" w:color="auto" w:fill="FFFFFF"/>
              </w:rPr>
              <w:t>Quellen</w:t>
            </w:r>
            <w:ins w:id="12" w:author="Fabienne Schmaus" w:date="2026-05-08T13:29:00Z" w16du:dateUtc="2026-05-08T11:29:00Z">
              <w:r w:rsidR="002405B1">
                <w:rPr>
                  <w:rFonts w:cstheme="minorHAnsi"/>
                  <w:shd w:val="clear" w:color="auto" w:fill="FFFFFF"/>
                </w:rPr>
                <w:t>-</w:t>
              </w:r>
            </w:ins>
            <w:r w:rsidRPr="002405B1">
              <w:rPr>
                <w:rFonts w:cstheme="minorHAnsi"/>
                <w:shd w:val="clear" w:color="auto" w:fill="FFFFFF"/>
              </w:rPr>
              <w:t>Checker</w:t>
            </w:r>
            <w:ins w:id="13" w:author="Fabienne Schmaus" w:date="2026-05-08T13:33:00Z" w16du:dateUtc="2026-05-08T11:33:00Z">
              <w:r w:rsidR="002405B1">
                <w:rPr>
                  <w:rFonts w:cstheme="minorHAnsi"/>
                  <w:shd w:val="clear" w:color="auto" w:fill="FFFFFF"/>
                </w:rPr>
                <w:t xml:space="preserve"> von </w:t>
              </w:r>
              <w:r w:rsidR="002405B1" w:rsidRPr="002405B1">
                <w:rPr>
                  <w:rFonts w:cstheme="minorHAnsi"/>
                  <w:shd w:val="clear" w:color="auto" w:fill="FFFFFF"/>
                </w:rPr>
                <w:t>DURCHBLICKT!</w:t>
              </w:r>
            </w:ins>
            <w:del w:id="14" w:author="Fabienne Schmaus" w:date="2026-05-08T13:33:00Z" w16du:dateUtc="2026-05-08T11:33:00Z">
              <w:r w:rsidRPr="002405B1" w:rsidDel="002405B1">
                <w:rPr>
                  <w:rFonts w:cstheme="minorHAnsi"/>
                  <w:shd w:val="clear" w:color="auto" w:fill="FFFFFF"/>
                </w:rPr>
                <w:delText>.</w:delText>
              </w:r>
            </w:del>
            <w:r w:rsidRPr="002405B1">
              <w:rPr>
                <w:rFonts w:cstheme="minorHAnsi"/>
                <w:shd w:val="clear" w:color="auto" w:fill="FFFFFF"/>
              </w:rPr>
              <w:t xml:space="preserve"> Sie analysieren fiktive Influencer-Profile, erkennen, wie konstruierte Körperbilder und kommerzielle Interessen Gesundheitsmythen befeuern, und entwickeln eine kritisch-reflektierte Haltung gegenüber Gesundheitsinformationen aus dem Netz. Den Abschluss bildet ein produktiver Transfer </w:t>
            </w:r>
            <w:ins w:id="15" w:author="Fabienne Schmaus" w:date="2026-05-08T13:29:00Z" w16du:dateUtc="2026-05-08T11:29:00Z">
              <w:r w:rsidR="002405B1">
                <w:rPr>
                  <w:rFonts w:cstheme="minorHAnsi"/>
                  <w:shd w:val="clear" w:color="auto" w:fill="FFFFFF"/>
                </w:rPr>
                <w:t>in zwei Niveaustufen</w:t>
              </w:r>
            </w:ins>
            <w:del w:id="16" w:author="Fabienne Schmaus" w:date="2026-05-08T13:29:00Z" w16du:dateUtc="2026-05-08T11:29:00Z">
              <w:r w:rsidRPr="002405B1" w:rsidDel="002405B1">
                <w:rPr>
                  <w:rFonts w:cstheme="minorHAnsi"/>
                  <w:shd w:val="clear" w:color="auto" w:fill="FFFFFF"/>
                </w:rPr>
                <w:delText>(Sek I: Wahr-oder-Fake-Quiz; Sek II: Mythen-Labor)</w:delText>
              </w:r>
            </w:del>
            <w:r w:rsidRPr="002405B1">
              <w:rPr>
                <w:rFonts w:cstheme="minorHAnsi"/>
                <w:shd w:val="clear" w:color="auto" w:fill="FFFFFF"/>
              </w:rPr>
              <w:t xml:space="preserve">, in dem das Gelernte aktiv angewandt wird. </w:t>
            </w:r>
          </w:p>
          <w:p w14:paraId="121EDB89" w14:textId="4B325467" w:rsidR="00D9115A" w:rsidRPr="002405B1" w:rsidRDefault="002405B1" w:rsidP="009142A5">
            <w:pPr>
              <w:spacing w:line="276" w:lineRule="auto"/>
              <w:rPr>
                <w:rFonts w:cstheme="minorHAnsi"/>
                <w:shd w:val="clear" w:color="auto" w:fill="FFFFFF"/>
              </w:rPr>
            </w:pPr>
            <w:ins w:id="17" w:author="Fabienne Schmaus" w:date="2026-05-08T13:32:00Z">
              <w:r w:rsidRPr="002405B1">
                <w:rPr>
                  <w:rFonts w:cstheme="minorHAnsi"/>
                  <w:shd w:val="clear" w:color="auto" w:fill="FFFFFF"/>
                </w:rPr>
                <w:t>Diese Handreichung legt ihren Schwerpunkt auf die Sekundarstufe I (Sek. I) und Sekundarstufe II (Sek. II) und bietet eine entsprechende Differenzierung für beide Bereiche. Ergänzend stellt sie Zusatzmaterial für die Primarstufe bereit, das an den jeweiligen Stellen entsprechend gekennzeichnet ist.</w:t>
              </w:r>
            </w:ins>
            <w:del w:id="18" w:author="Fabienne Schmaus" w:date="2026-05-08T13:32:00Z" w16du:dateUtc="2026-05-08T11:32:00Z">
              <w:r w:rsidR="00E7471E" w:rsidRPr="002405B1" w:rsidDel="002405B1">
                <w:rPr>
                  <w:rFonts w:cstheme="minorHAnsi"/>
                  <w:shd w:val="clear" w:color="auto" w:fill="FFFFFF"/>
                </w:rPr>
                <w:delText>Die Einheit ist durchgängig binnendifferenziert für Sek I und Sek II konzipiert und wird in zwei Phasen um eine Grundschul-Erweiterung (Kl. 3–4) ergänzt.</w:delText>
              </w:r>
            </w:del>
          </w:p>
        </w:tc>
      </w:tr>
    </w:tbl>
    <w:p w14:paraId="4A6974DA" w14:textId="77777777" w:rsidR="00DF669F" w:rsidRPr="002405B1" w:rsidRDefault="00DF669F" w:rsidP="00DF669F">
      <w:pPr>
        <w:spacing w:line="276" w:lineRule="auto"/>
        <w:rPr>
          <w:rFonts w:cstheme="minorHAnsi"/>
          <w:b/>
          <w:bCs/>
          <w:sz w:val="16"/>
          <w:szCs w:val="16"/>
          <w:rPrChange w:id="19" w:author="Fabienne Schmaus" w:date="2026-05-08T13:32:00Z" w16du:dateUtc="2026-05-08T11:32:00Z">
            <w:rPr>
              <w:rFonts w:cstheme="minorHAnsi"/>
              <w:b/>
              <w:bCs/>
              <w:color w:val="EE0000"/>
              <w:sz w:val="16"/>
              <w:szCs w:val="16"/>
            </w:rPr>
          </w:rPrChange>
        </w:rPr>
      </w:pPr>
    </w:p>
    <w:tbl>
      <w:tblPr>
        <w:tblStyle w:val="Tabellenraster"/>
        <w:tblW w:w="10343" w:type="dxa"/>
        <w:tblLook w:val="04A0" w:firstRow="1" w:lastRow="0" w:firstColumn="1" w:lastColumn="0" w:noHBand="0" w:noVBand="1"/>
      </w:tblPr>
      <w:tblGrid>
        <w:gridCol w:w="3823"/>
        <w:gridCol w:w="2693"/>
        <w:gridCol w:w="3827"/>
      </w:tblGrid>
      <w:tr w:rsidR="00DF669F" w:rsidRPr="002405B1" w14:paraId="3BD664F0" w14:textId="77777777" w:rsidTr="006669AF">
        <w:tc>
          <w:tcPr>
            <w:tcW w:w="3823" w:type="dxa"/>
          </w:tcPr>
          <w:p w14:paraId="12C7ED49" w14:textId="0421BD7B" w:rsidR="00DF669F" w:rsidRPr="002405B1" w:rsidRDefault="001571F0" w:rsidP="00FB679F">
            <w:pPr>
              <w:spacing w:line="276" w:lineRule="auto"/>
              <w:rPr>
                <w:rFonts w:cstheme="minorHAnsi"/>
              </w:rPr>
            </w:pPr>
            <w:r w:rsidRPr="002405B1">
              <w:rPr>
                <w:rFonts w:cstheme="minorHAnsi"/>
              </w:rPr>
              <w:t>Sekundarstufe</w:t>
            </w:r>
            <w:r w:rsidR="00D9115A" w:rsidRPr="002405B1">
              <w:rPr>
                <w:rFonts w:cstheme="minorHAnsi"/>
              </w:rPr>
              <w:t xml:space="preserve"> I und II (</w:t>
            </w:r>
            <w:r w:rsidR="00E93518" w:rsidRPr="002405B1">
              <w:rPr>
                <w:rFonts w:cstheme="minorHAnsi"/>
              </w:rPr>
              <w:t>mit Zusatzmaterial</w:t>
            </w:r>
            <w:r w:rsidR="00D9115A" w:rsidRPr="002405B1">
              <w:rPr>
                <w:rFonts w:cstheme="minorHAnsi"/>
              </w:rPr>
              <w:t xml:space="preserve"> für die </w:t>
            </w:r>
            <w:r w:rsidR="007B2CE6" w:rsidRPr="002405B1">
              <w:rPr>
                <w:rFonts w:cstheme="minorHAnsi"/>
              </w:rPr>
              <w:t>Primarstufe</w:t>
            </w:r>
            <w:r w:rsidR="00D9115A" w:rsidRPr="002405B1">
              <w:rPr>
                <w:rFonts w:cstheme="minorHAnsi"/>
              </w:rPr>
              <w:t>)</w:t>
            </w:r>
          </w:p>
        </w:tc>
        <w:tc>
          <w:tcPr>
            <w:tcW w:w="2693" w:type="dxa"/>
          </w:tcPr>
          <w:p w14:paraId="1AE6C4A4" w14:textId="31C7BFCA" w:rsidR="00DF669F" w:rsidRPr="002405B1" w:rsidRDefault="00BD2294" w:rsidP="00FB679F">
            <w:pPr>
              <w:spacing w:line="276" w:lineRule="auto"/>
              <w:rPr>
                <w:rFonts w:cstheme="minorHAnsi"/>
              </w:rPr>
            </w:pPr>
            <w:r w:rsidRPr="002405B1">
              <w:rPr>
                <w:rFonts w:cstheme="minorHAnsi"/>
              </w:rPr>
              <w:t>Handreichung für Lehrkräfte</w:t>
            </w:r>
          </w:p>
        </w:tc>
        <w:tc>
          <w:tcPr>
            <w:tcW w:w="3827" w:type="dxa"/>
          </w:tcPr>
          <w:p w14:paraId="2212871F" w14:textId="77777777" w:rsidR="00DF669F" w:rsidRPr="002405B1" w:rsidRDefault="00DF669F" w:rsidP="00FB679F">
            <w:pPr>
              <w:spacing w:line="276" w:lineRule="auto"/>
              <w:rPr>
                <w:rFonts w:cstheme="minorHAnsi"/>
              </w:rPr>
            </w:pPr>
            <w:r w:rsidRPr="002405B1">
              <w:rPr>
                <w:rFonts w:cstheme="minorHAnsi"/>
              </w:rPr>
              <w:t>Dauer: 90 Min.</w:t>
            </w:r>
          </w:p>
        </w:tc>
      </w:tr>
    </w:tbl>
    <w:p w14:paraId="2AEB1944" w14:textId="77777777" w:rsidR="00DF669F" w:rsidRPr="002405B1" w:rsidRDefault="00DF669F" w:rsidP="00DF669F">
      <w:pPr>
        <w:spacing w:line="276" w:lineRule="auto"/>
        <w:rPr>
          <w:rFonts w:cstheme="minorHAnsi"/>
          <w:sz w:val="16"/>
          <w:szCs w:val="16"/>
          <w:rPrChange w:id="20" w:author="Fabienne Schmaus" w:date="2026-05-08T13:32:00Z" w16du:dateUtc="2026-05-08T11:32:00Z">
            <w:rPr>
              <w:rFonts w:cstheme="minorHAnsi"/>
              <w:color w:val="EE0000"/>
              <w:sz w:val="16"/>
              <w:szCs w:val="16"/>
            </w:rPr>
          </w:rPrChange>
        </w:rPr>
      </w:pPr>
    </w:p>
    <w:tbl>
      <w:tblPr>
        <w:tblStyle w:val="Tabellenraster"/>
        <w:tblW w:w="10485" w:type="dxa"/>
        <w:tblLook w:val="04A0" w:firstRow="1" w:lastRow="0" w:firstColumn="1" w:lastColumn="0" w:noHBand="0" w:noVBand="1"/>
      </w:tblPr>
      <w:tblGrid>
        <w:gridCol w:w="7366"/>
        <w:gridCol w:w="3119"/>
      </w:tblGrid>
      <w:tr w:rsidR="001C16A9" w:rsidRPr="000E5D25" w14:paraId="1E137FDE" w14:textId="77777777" w:rsidTr="00130758">
        <w:trPr>
          <w:trHeight w:val="1171"/>
        </w:trPr>
        <w:tc>
          <w:tcPr>
            <w:tcW w:w="7366" w:type="dxa"/>
            <w:vMerge w:val="restart"/>
          </w:tcPr>
          <w:p w14:paraId="6D2573A0" w14:textId="02BD3DB0" w:rsidR="007B2AE7" w:rsidRPr="000E5D25" w:rsidRDefault="00BD2294" w:rsidP="00FB679F">
            <w:pPr>
              <w:spacing w:line="276" w:lineRule="auto"/>
              <w:rPr>
                <w:rFonts w:cstheme="minorHAnsi"/>
                <w:b/>
                <w:bCs/>
                <w:sz w:val="24"/>
                <w:szCs w:val="24"/>
              </w:rPr>
            </w:pPr>
            <w:r w:rsidRPr="000E5D25">
              <w:rPr>
                <w:rFonts w:eastAsiaTheme="minorEastAsia" w:cstheme="minorHAnsi"/>
                <w:b/>
                <w:bCs/>
                <w:sz w:val="24"/>
                <w:szCs w:val="24"/>
              </w:rPr>
              <w:t>Ziel dieser Einheit ist es,</w:t>
            </w:r>
          </w:p>
          <w:p w14:paraId="5754A9E2" w14:textId="2DA0978A" w:rsidR="000179AB" w:rsidRPr="000E5D25" w:rsidRDefault="000179AB" w:rsidP="000179AB">
            <w:pPr>
              <w:pStyle w:val="Aufzhlungszeichen"/>
              <w:rPr>
                <w:rFonts w:asciiTheme="minorHAnsi" w:hAnsiTheme="minorHAnsi" w:cstheme="minorHAnsi"/>
                <w:lang w:val="de-DE"/>
              </w:rPr>
            </w:pPr>
            <w:r w:rsidRPr="000E5D25">
              <w:rPr>
                <w:rFonts w:asciiTheme="minorHAnsi" w:hAnsiTheme="minorHAnsi" w:cstheme="minorHAnsi"/>
                <w:lang w:val="de-DE"/>
              </w:rPr>
              <w:t>zu erklären, warum Gesundheitsmythen sich online schnell verbreiten und welche Mechanismen dabei eine Rolle spielen</w:t>
            </w:r>
            <w:ins w:id="21" w:author="Fabienne Schmaus" w:date="2026-05-08T13:33:00Z" w16du:dateUtc="2026-05-08T11:33:00Z">
              <w:r w:rsidR="002405B1">
                <w:rPr>
                  <w:rFonts w:asciiTheme="minorHAnsi" w:hAnsiTheme="minorHAnsi" w:cstheme="minorHAnsi"/>
                  <w:lang w:val="de-DE"/>
                </w:rPr>
                <w:t>.</w:t>
              </w:r>
            </w:ins>
            <w:r w:rsidRPr="000E5D25">
              <w:rPr>
                <w:rFonts w:asciiTheme="minorHAnsi" w:hAnsiTheme="minorHAnsi" w:cstheme="minorHAnsi"/>
                <w:lang w:val="de-DE"/>
              </w:rPr>
              <w:t xml:space="preserve"> </w:t>
            </w:r>
          </w:p>
          <w:p w14:paraId="6606324B" w14:textId="1778BBF1" w:rsidR="000179AB" w:rsidRPr="000E5D25" w:rsidRDefault="000179AB" w:rsidP="000179AB">
            <w:pPr>
              <w:pStyle w:val="Aufzhlungszeichen"/>
              <w:rPr>
                <w:rFonts w:asciiTheme="minorHAnsi" w:hAnsiTheme="minorHAnsi" w:cstheme="minorHAnsi"/>
                <w:lang w:val="de-DE"/>
              </w:rPr>
            </w:pPr>
            <w:r w:rsidRPr="000E5D25">
              <w:rPr>
                <w:rFonts w:asciiTheme="minorHAnsi" w:hAnsiTheme="minorHAnsi" w:cstheme="minorHAnsi"/>
                <w:lang w:val="de-DE"/>
              </w:rPr>
              <w:t xml:space="preserve">die QQQQ-Methode sowie den </w:t>
            </w:r>
            <w:del w:id="22" w:author="Fabienne Schmaus" w:date="2026-05-08T13:33:00Z" w16du:dateUtc="2026-05-08T11:33:00Z">
              <w:r w:rsidRPr="000E5D25" w:rsidDel="002405B1">
                <w:rPr>
                  <w:rFonts w:asciiTheme="minorHAnsi" w:hAnsiTheme="minorHAnsi" w:cstheme="minorHAnsi"/>
                  <w:lang w:val="de-DE"/>
                </w:rPr>
                <w:delText>DURCHBLICKT!-</w:delText>
              </w:r>
            </w:del>
            <w:r w:rsidRPr="000E5D25">
              <w:rPr>
                <w:rFonts w:asciiTheme="minorHAnsi" w:hAnsiTheme="minorHAnsi" w:cstheme="minorHAnsi"/>
                <w:lang w:val="de-DE"/>
              </w:rPr>
              <w:t xml:space="preserve">QuellenChecker </w:t>
            </w:r>
            <w:ins w:id="23" w:author="Fabienne Schmaus" w:date="2026-05-08T13:33:00Z" w16du:dateUtc="2026-05-08T11:33:00Z">
              <w:r w:rsidR="002405B1">
                <w:rPr>
                  <w:rFonts w:asciiTheme="minorHAnsi" w:hAnsiTheme="minorHAnsi" w:cstheme="minorHAnsi"/>
                  <w:lang w:val="de-DE"/>
                </w:rPr>
                <w:t xml:space="preserve">von </w:t>
              </w:r>
            </w:ins>
            <w:ins w:id="24" w:author="Fabienne Schmaus" w:date="2026-05-08T14:41:00Z" w16du:dateUtc="2026-05-08T12:41:00Z">
              <w:r w:rsidR="00872087">
                <w:rPr>
                  <w:rFonts w:asciiTheme="minorHAnsi" w:hAnsiTheme="minorHAnsi" w:cstheme="minorHAnsi"/>
                  <w:lang w:val="de-DE"/>
                </w:rPr>
                <w:t xml:space="preserve">BARMER </w:t>
              </w:r>
            </w:ins>
            <w:ins w:id="25" w:author="Fabienne Schmaus" w:date="2026-05-08T13:33:00Z" w16du:dateUtc="2026-05-08T11:33:00Z">
              <w:r w:rsidR="002405B1" w:rsidRPr="000E5D25">
                <w:rPr>
                  <w:rFonts w:asciiTheme="minorHAnsi" w:hAnsiTheme="minorHAnsi" w:cstheme="minorHAnsi"/>
                  <w:lang w:val="de-DE"/>
                </w:rPr>
                <w:t>DURCHBLICKT!</w:t>
              </w:r>
              <w:r w:rsidR="002405B1">
                <w:rPr>
                  <w:rFonts w:asciiTheme="minorHAnsi" w:hAnsiTheme="minorHAnsi" w:cstheme="minorHAnsi"/>
                  <w:lang w:val="de-DE"/>
                </w:rPr>
                <w:t xml:space="preserve"> </w:t>
              </w:r>
            </w:ins>
            <w:r w:rsidRPr="000E5D25">
              <w:rPr>
                <w:rFonts w:asciiTheme="minorHAnsi" w:hAnsiTheme="minorHAnsi" w:cstheme="minorHAnsi"/>
                <w:lang w:val="de-DE"/>
              </w:rPr>
              <w:t xml:space="preserve">anzuwenden, um Gesundheitsbehauptungen systematisch zu überprüfen. </w:t>
            </w:r>
          </w:p>
          <w:p w14:paraId="16C4565E" w14:textId="05BB0FAE" w:rsidR="000179AB" w:rsidRPr="000E5D25" w:rsidRDefault="000179AB" w:rsidP="000179AB">
            <w:pPr>
              <w:pStyle w:val="Aufzhlungszeichen"/>
              <w:rPr>
                <w:rFonts w:asciiTheme="minorHAnsi" w:hAnsiTheme="minorHAnsi" w:cstheme="minorHAnsi"/>
                <w:lang w:val="de-DE"/>
              </w:rPr>
            </w:pPr>
            <w:r w:rsidRPr="000E5D25">
              <w:rPr>
                <w:rFonts w:asciiTheme="minorHAnsi" w:hAnsiTheme="minorHAnsi" w:cstheme="minorHAnsi"/>
                <w:lang w:val="de-DE"/>
              </w:rPr>
              <w:t xml:space="preserve">zu erkennen, wie konstruierte Körperbilder und Gesundheitsideale auf Social Media Druck, Scham und Unsicherheit erzeugen. </w:t>
            </w:r>
          </w:p>
          <w:p w14:paraId="5349582C" w14:textId="1EC38447" w:rsidR="000179AB" w:rsidRPr="000E5D25" w:rsidRDefault="000179AB" w:rsidP="0076437A">
            <w:pPr>
              <w:pStyle w:val="Aufzhlungszeichen"/>
              <w:rPr>
                <w:rFonts w:asciiTheme="minorHAnsi" w:hAnsiTheme="minorHAnsi" w:cstheme="minorHAnsi"/>
                <w:lang w:val="de-DE"/>
              </w:rPr>
            </w:pPr>
            <w:r w:rsidRPr="000E5D25">
              <w:rPr>
                <w:rFonts w:asciiTheme="minorHAnsi" w:hAnsiTheme="minorHAnsi" w:cstheme="minorHAnsi"/>
                <w:lang w:val="de-DE"/>
              </w:rPr>
              <w:t xml:space="preserve">zu analysieren, welche kommerziellen und algorithmischen Interessen hinter Gesundheitsmythen stehen. </w:t>
            </w:r>
          </w:p>
        </w:tc>
        <w:tc>
          <w:tcPr>
            <w:tcW w:w="3119" w:type="dxa"/>
          </w:tcPr>
          <w:p w14:paraId="3FC87DAF" w14:textId="61B68783" w:rsidR="00DF669F" w:rsidRPr="000E5D25" w:rsidRDefault="00213937" w:rsidP="00FB679F">
            <w:pPr>
              <w:spacing w:line="276" w:lineRule="auto"/>
              <w:rPr>
                <w:rFonts w:cstheme="minorHAnsi"/>
                <w:b/>
                <w:bCs/>
                <w:sz w:val="18"/>
                <w:szCs w:val="18"/>
              </w:rPr>
            </w:pPr>
            <w:r w:rsidRPr="000E5D25">
              <w:rPr>
                <w:rFonts w:cstheme="minorHAnsi"/>
                <w:sz w:val="18"/>
                <w:szCs w:val="18"/>
                <w:highlight w:val="yellow"/>
              </w:rPr>
              <w:t>((</w:t>
            </w:r>
            <w:r w:rsidR="00DF669F" w:rsidRPr="000E5D25">
              <w:rPr>
                <w:rFonts w:cstheme="minorHAnsi"/>
                <w:b/>
                <w:bCs/>
                <w:sz w:val="18"/>
                <w:szCs w:val="18"/>
                <w:highlight w:val="yellow"/>
              </w:rPr>
              <w:t>Bildvorschlag</w:t>
            </w:r>
          </w:p>
          <w:p w14:paraId="098A6A0F" w14:textId="0E3DB00B" w:rsidR="00DF669F" w:rsidRPr="000E5D25" w:rsidRDefault="00DF669F" w:rsidP="00FB679F">
            <w:pPr>
              <w:spacing w:line="276" w:lineRule="auto"/>
              <w:rPr>
                <w:rFonts w:cstheme="minorHAnsi"/>
                <w:sz w:val="18"/>
                <w:szCs w:val="18"/>
              </w:rPr>
            </w:pPr>
            <w:r w:rsidRPr="000E5D25">
              <w:rPr>
                <w:rFonts w:cstheme="minorHAnsi"/>
                <w:sz w:val="18"/>
                <w:szCs w:val="18"/>
                <w:highlight w:val="yellow"/>
              </w:rPr>
              <w:t>Der Begriff Gesundheit in Puzzle-Optik, um die vielen Aspekte des Themas zu verdeutlichen))</w:t>
            </w:r>
          </w:p>
        </w:tc>
      </w:tr>
      <w:tr w:rsidR="0050713B" w:rsidRPr="000E5D25" w14:paraId="161FD2EF" w14:textId="77777777" w:rsidTr="00130758">
        <w:trPr>
          <w:trHeight w:val="1698"/>
        </w:trPr>
        <w:tc>
          <w:tcPr>
            <w:tcW w:w="7366" w:type="dxa"/>
            <w:vMerge/>
          </w:tcPr>
          <w:p w14:paraId="6D1D26E3" w14:textId="77777777" w:rsidR="00DF669F" w:rsidRPr="000E5D25" w:rsidRDefault="00DF669F" w:rsidP="00FB679F">
            <w:pPr>
              <w:spacing w:line="276" w:lineRule="auto"/>
              <w:rPr>
                <w:rFonts w:cstheme="minorHAnsi"/>
                <w:b/>
                <w:bCs/>
                <w:color w:val="EE0000"/>
              </w:rPr>
            </w:pPr>
          </w:p>
        </w:tc>
        <w:tc>
          <w:tcPr>
            <w:tcW w:w="3119" w:type="dxa"/>
          </w:tcPr>
          <w:p w14:paraId="7B0E4366" w14:textId="77777777" w:rsidR="00213937" w:rsidRPr="000E5D25" w:rsidRDefault="00213937" w:rsidP="00FB679F">
            <w:pPr>
              <w:spacing w:line="276" w:lineRule="auto"/>
              <w:rPr>
                <w:rFonts w:cstheme="minorHAnsi"/>
                <w:sz w:val="20"/>
                <w:szCs w:val="20"/>
              </w:rPr>
            </w:pPr>
            <w:r w:rsidRPr="000E5D25">
              <w:rPr>
                <w:rFonts w:cstheme="minorHAnsi"/>
                <w:sz w:val="20"/>
                <w:szCs w:val="20"/>
                <w:highlight w:val="yellow"/>
              </w:rPr>
              <w:t>((grüner Kasten))</w:t>
            </w:r>
          </w:p>
          <w:p w14:paraId="7CC469E8" w14:textId="6BF98FD3" w:rsidR="00DF669F" w:rsidRPr="000E5D25" w:rsidRDefault="00DF669F" w:rsidP="00FB679F">
            <w:pPr>
              <w:spacing w:line="276" w:lineRule="auto"/>
              <w:rPr>
                <w:rFonts w:cstheme="minorHAnsi"/>
                <w:b/>
                <w:bCs/>
                <w:sz w:val="18"/>
                <w:szCs w:val="18"/>
              </w:rPr>
            </w:pPr>
            <w:r w:rsidRPr="000E5D25">
              <w:rPr>
                <w:rFonts w:cstheme="minorHAnsi"/>
                <w:sz w:val="20"/>
                <w:szCs w:val="20"/>
              </w:rPr>
              <w:t>Die verwendeten Onlinematerialien und -werkzeuge sind DSGVO-konform.</w:t>
            </w:r>
          </w:p>
        </w:tc>
      </w:tr>
    </w:tbl>
    <w:p w14:paraId="22224599" w14:textId="77777777" w:rsidR="00213937" w:rsidRPr="002405B1" w:rsidRDefault="00213937" w:rsidP="00DF669F">
      <w:pPr>
        <w:spacing w:line="276" w:lineRule="auto"/>
        <w:rPr>
          <w:rFonts w:cstheme="minorHAnsi"/>
          <w:b/>
          <w:bCs/>
          <w:sz w:val="16"/>
          <w:szCs w:val="16"/>
          <w:rPrChange w:id="26" w:author="Fabienne Schmaus" w:date="2026-05-08T13:33:00Z" w16du:dateUtc="2026-05-08T11:33:00Z">
            <w:rPr>
              <w:rFonts w:cstheme="minorHAnsi"/>
              <w:b/>
              <w:bCs/>
              <w:color w:val="EE0000"/>
              <w:sz w:val="16"/>
              <w:szCs w:val="16"/>
            </w:rPr>
          </w:rPrChange>
        </w:rPr>
      </w:pPr>
    </w:p>
    <w:tbl>
      <w:tblPr>
        <w:tblStyle w:val="Tabellenraster"/>
        <w:tblW w:w="10485" w:type="dxa"/>
        <w:tblLook w:val="04A0" w:firstRow="1" w:lastRow="0" w:firstColumn="1" w:lastColumn="0" w:noHBand="0" w:noVBand="1"/>
      </w:tblPr>
      <w:tblGrid>
        <w:gridCol w:w="2972"/>
        <w:gridCol w:w="7513"/>
      </w:tblGrid>
      <w:tr w:rsidR="001C16A9" w:rsidRPr="002405B1" w14:paraId="504E3745" w14:textId="77777777" w:rsidTr="006669AF">
        <w:tc>
          <w:tcPr>
            <w:tcW w:w="2972" w:type="dxa"/>
          </w:tcPr>
          <w:p w14:paraId="3B02A9E3" w14:textId="77777777" w:rsidR="00DF669F" w:rsidRPr="002405B1" w:rsidRDefault="00DF669F" w:rsidP="00FB679F">
            <w:pPr>
              <w:spacing w:line="276" w:lineRule="auto"/>
              <w:rPr>
                <w:rFonts w:cstheme="minorHAnsi"/>
                <w:b/>
                <w:bCs/>
              </w:rPr>
            </w:pPr>
            <w:r w:rsidRPr="002405B1">
              <w:rPr>
                <w:rFonts w:cstheme="minorHAnsi"/>
                <w:b/>
                <w:bCs/>
              </w:rPr>
              <w:t>Schulfächer</w:t>
            </w:r>
          </w:p>
        </w:tc>
        <w:tc>
          <w:tcPr>
            <w:tcW w:w="7513" w:type="dxa"/>
          </w:tcPr>
          <w:p w14:paraId="703C31C5" w14:textId="77777777" w:rsidR="00DF669F" w:rsidRPr="002405B1" w:rsidRDefault="00DF669F" w:rsidP="00FB679F">
            <w:pPr>
              <w:spacing w:line="276" w:lineRule="auto"/>
              <w:rPr>
                <w:rFonts w:cstheme="minorHAnsi"/>
                <w:b/>
                <w:bCs/>
              </w:rPr>
            </w:pPr>
            <w:r w:rsidRPr="002405B1">
              <w:rPr>
                <w:rFonts w:cstheme="minorHAnsi"/>
                <w:b/>
                <w:bCs/>
              </w:rPr>
              <w:t xml:space="preserve">Bezug zum Bildungsplan </w:t>
            </w:r>
          </w:p>
        </w:tc>
      </w:tr>
      <w:tr w:rsidR="001C16A9" w:rsidRPr="002405B1" w14:paraId="3052B4CD" w14:textId="77777777" w:rsidTr="006669AF">
        <w:tc>
          <w:tcPr>
            <w:tcW w:w="2972" w:type="dxa"/>
          </w:tcPr>
          <w:p w14:paraId="63AB30B3" w14:textId="77777777" w:rsidR="00DF669F" w:rsidRPr="002405B1" w:rsidRDefault="00DF669F" w:rsidP="00FB679F">
            <w:pPr>
              <w:spacing w:line="276" w:lineRule="auto"/>
              <w:rPr>
                <w:rFonts w:cstheme="minorHAnsi"/>
                <w:rPrChange w:id="27" w:author="Fabienne Schmaus" w:date="2026-05-08T13:33:00Z" w16du:dateUtc="2026-05-08T11:33:00Z">
                  <w:rPr>
                    <w:rFonts w:cstheme="minorHAnsi"/>
                    <w:color w:val="EE0000"/>
                  </w:rPr>
                </w:rPrChange>
              </w:rPr>
            </w:pPr>
            <w:r w:rsidRPr="002405B1">
              <w:rPr>
                <w:rFonts w:cstheme="minorHAnsi"/>
              </w:rPr>
              <w:t>Deutsch</w:t>
            </w:r>
          </w:p>
        </w:tc>
        <w:tc>
          <w:tcPr>
            <w:tcW w:w="7513" w:type="dxa"/>
          </w:tcPr>
          <w:p w14:paraId="43AEA7B4" w14:textId="77777777" w:rsidR="000179AB" w:rsidRPr="002405B1" w:rsidRDefault="00AC68BE" w:rsidP="00FB679F">
            <w:pPr>
              <w:spacing w:line="276" w:lineRule="auto"/>
              <w:rPr>
                <w:rFonts w:cstheme="minorHAnsi"/>
              </w:rPr>
            </w:pPr>
            <w:r w:rsidRPr="002405B1">
              <w:rPr>
                <w:rFonts w:cstheme="minorHAnsi"/>
              </w:rPr>
              <w:t>&gt;</w:t>
            </w:r>
            <w:r w:rsidR="001C16A9" w:rsidRPr="002405B1">
              <w:rPr>
                <w:rFonts w:cstheme="minorHAnsi"/>
              </w:rPr>
              <w:t xml:space="preserve"> </w:t>
            </w:r>
            <w:r w:rsidR="000179AB" w:rsidRPr="002405B1">
              <w:rPr>
                <w:rFonts w:cstheme="minorHAnsi"/>
              </w:rPr>
              <w:t>Quellenkritik</w:t>
            </w:r>
          </w:p>
          <w:p w14:paraId="482B6033" w14:textId="77777777" w:rsidR="000179AB" w:rsidRPr="002405B1" w:rsidRDefault="00AC68BE" w:rsidP="00FB679F">
            <w:pPr>
              <w:spacing w:line="276" w:lineRule="auto"/>
              <w:rPr>
                <w:rFonts w:cstheme="minorHAnsi"/>
              </w:rPr>
            </w:pPr>
            <w:r w:rsidRPr="002405B1">
              <w:rPr>
                <w:rFonts w:cstheme="minorHAnsi"/>
              </w:rPr>
              <w:t>&gt;</w:t>
            </w:r>
            <w:r w:rsidR="001C16A9" w:rsidRPr="002405B1">
              <w:rPr>
                <w:rFonts w:cstheme="minorHAnsi"/>
              </w:rPr>
              <w:t xml:space="preserve"> Textanalyse </w:t>
            </w:r>
          </w:p>
          <w:p w14:paraId="36F356B8" w14:textId="3BE19DE8" w:rsidR="00DF669F" w:rsidRPr="002405B1" w:rsidRDefault="00AC68BE" w:rsidP="00FB679F">
            <w:pPr>
              <w:spacing w:line="276" w:lineRule="auto"/>
              <w:rPr>
                <w:rFonts w:cstheme="minorHAnsi"/>
                <w:rPrChange w:id="28" w:author="Fabienne Schmaus" w:date="2026-05-08T13:33:00Z" w16du:dateUtc="2026-05-08T11:33:00Z">
                  <w:rPr>
                    <w:rFonts w:cstheme="minorHAnsi"/>
                    <w:color w:val="EE0000"/>
                  </w:rPr>
                </w:rPrChange>
              </w:rPr>
            </w:pPr>
            <w:r w:rsidRPr="002405B1">
              <w:rPr>
                <w:rFonts w:cstheme="minorHAnsi"/>
              </w:rPr>
              <w:t>&gt;</w:t>
            </w:r>
            <w:r w:rsidR="001C16A9" w:rsidRPr="002405B1">
              <w:rPr>
                <w:rFonts w:cstheme="minorHAnsi"/>
              </w:rPr>
              <w:t xml:space="preserve"> </w:t>
            </w:r>
            <w:r w:rsidR="000179AB" w:rsidRPr="002405B1">
              <w:rPr>
                <w:rFonts w:cstheme="minorHAnsi"/>
              </w:rPr>
              <w:t>Informationsbewertung</w:t>
            </w:r>
          </w:p>
        </w:tc>
      </w:tr>
      <w:tr w:rsidR="0050713B" w:rsidRPr="002405B1" w14:paraId="23B53350" w14:textId="77777777" w:rsidTr="006669AF">
        <w:tc>
          <w:tcPr>
            <w:tcW w:w="2972" w:type="dxa"/>
          </w:tcPr>
          <w:p w14:paraId="6FEEDBC9" w14:textId="63004D8C" w:rsidR="00DF669F" w:rsidRPr="002405B1" w:rsidRDefault="001C16A9" w:rsidP="00FB679F">
            <w:pPr>
              <w:spacing w:line="276" w:lineRule="auto"/>
              <w:rPr>
                <w:rFonts w:cstheme="minorHAnsi"/>
              </w:rPr>
            </w:pPr>
            <w:r w:rsidRPr="002405B1">
              <w:rPr>
                <w:rFonts w:cstheme="minorHAnsi"/>
              </w:rPr>
              <w:t>Ethik / Philosophie</w:t>
            </w:r>
          </w:p>
        </w:tc>
        <w:tc>
          <w:tcPr>
            <w:tcW w:w="7513" w:type="dxa"/>
          </w:tcPr>
          <w:p w14:paraId="4B610316" w14:textId="61A97C94" w:rsidR="00C4602A" w:rsidRPr="002405B1" w:rsidRDefault="00AC68BE" w:rsidP="000A5AD8">
            <w:pPr>
              <w:spacing w:line="276" w:lineRule="auto"/>
              <w:rPr>
                <w:rFonts w:cstheme="minorHAnsi"/>
              </w:rPr>
            </w:pPr>
            <w:r w:rsidRPr="002405B1">
              <w:rPr>
                <w:rFonts w:cstheme="minorHAnsi"/>
              </w:rPr>
              <w:t>&gt;</w:t>
            </w:r>
            <w:r w:rsidR="001C16A9" w:rsidRPr="002405B1">
              <w:rPr>
                <w:rFonts w:cstheme="minorHAnsi"/>
              </w:rPr>
              <w:t xml:space="preserve"> </w:t>
            </w:r>
            <w:r w:rsidR="00C4602A" w:rsidRPr="002405B1">
              <w:rPr>
                <w:rFonts w:cstheme="minorHAnsi"/>
              </w:rPr>
              <w:t>Körperbilder, Schönheitsideale</w:t>
            </w:r>
          </w:p>
          <w:p w14:paraId="1775F7EE" w14:textId="30D1C9AF" w:rsidR="00DF669F" w:rsidRPr="002405B1" w:rsidRDefault="00AC68BE" w:rsidP="000A5AD8">
            <w:pPr>
              <w:spacing w:line="276" w:lineRule="auto"/>
              <w:rPr>
                <w:rFonts w:cstheme="minorHAnsi"/>
              </w:rPr>
            </w:pPr>
            <w:r w:rsidRPr="002405B1">
              <w:rPr>
                <w:rFonts w:cstheme="minorHAnsi"/>
              </w:rPr>
              <w:t>&gt;</w:t>
            </w:r>
            <w:r w:rsidR="001C16A9" w:rsidRPr="002405B1">
              <w:rPr>
                <w:rFonts w:cstheme="minorHAnsi"/>
              </w:rPr>
              <w:t xml:space="preserve"> </w:t>
            </w:r>
            <w:r w:rsidR="00C4602A" w:rsidRPr="002405B1">
              <w:rPr>
                <w:rFonts w:cstheme="minorHAnsi"/>
              </w:rPr>
              <w:t>Werte</w:t>
            </w:r>
          </w:p>
        </w:tc>
      </w:tr>
      <w:tr w:rsidR="001C16A9" w:rsidRPr="002405B1" w14:paraId="6B7D0B70" w14:textId="77777777" w:rsidTr="006669AF">
        <w:tc>
          <w:tcPr>
            <w:tcW w:w="2972" w:type="dxa"/>
          </w:tcPr>
          <w:p w14:paraId="7B52C133" w14:textId="047823F6" w:rsidR="001C16A9" w:rsidRPr="002405B1" w:rsidRDefault="001C16A9" w:rsidP="00FB679F">
            <w:pPr>
              <w:spacing w:line="276" w:lineRule="auto"/>
              <w:rPr>
                <w:rFonts w:cstheme="minorHAnsi"/>
                <w:rPrChange w:id="29" w:author="Fabienne Schmaus" w:date="2026-05-08T13:33:00Z" w16du:dateUtc="2026-05-08T11:33:00Z">
                  <w:rPr>
                    <w:rFonts w:cstheme="minorHAnsi"/>
                    <w:color w:val="EE0000"/>
                  </w:rPr>
                </w:rPrChange>
              </w:rPr>
            </w:pPr>
            <w:r w:rsidRPr="002405B1">
              <w:rPr>
                <w:rFonts w:cstheme="minorHAnsi"/>
              </w:rPr>
              <w:t>Psychologie</w:t>
            </w:r>
          </w:p>
        </w:tc>
        <w:tc>
          <w:tcPr>
            <w:tcW w:w="7513" w:type="dxa"/>
          </w:tcPr>
          <w:p w14:paraId="38B70586" w14:textId="77777777" w:rsidR="000179AB" w:rsidRPr="002405B1" w:rsidRDefault="00AC68BE" w:rsidP="000A5AD8">
            <w:pPr>
              <w:spacing w:line="276" w:lineRule="auto"/>
              <w:rPr>
                <w:rFonts w:cstheme="minorHAnsi"/>
              </w:rPr>
            </w:pPr>
            <w:r w:rsidRPr="002405B1">
              <w:rPr>
                <w:rFonts w:cstheme="minorHAnsi"/>
              </w:rPr>
              <w:t>&gt;</w:t>
            </w:r>
            <w:r w:rsidR="001C16A9" w:rsidRPr="002405B1">
              <w:rPr>
                <w:rFonts w:cstheme="minorHAnsi"/>
              </w:rPr>
              <w:t xml:space="preserve"> </w:t>
            </w:r>
            <w:r w:rsidR="000179AB" w:rsidRPr="002405B1">
              <w:rPr>
                <w:rFonts w:cstheme="minorHAnsi"/>
              </w:rPr>
              <w:t>Bestätigungsfehler</w:t>
            </w:r>
          </w:p>
          <w:p w14:paraId="7B61E408" w14:textId="77777777" w:rsidR="000179AB" w:rsidRPr="002405B1" w:rsidRDefault="00AC68BE" w:rsidP="000A5AD8">
            <w:pPr>
              <w:spacing w:line="276" w:lineRule="auto"/>
              <w:rPr>
                <w:rFonts w:cstheme="minorHAnsi"/>
              </w:rPr>
            </w:pPr>
            <w:r w:rsidRPr="002405B1">
              <w:rPr>
                <w:rFonts w:cstheme="minorHAnsi"/>
              </w:rPr>
              <w:t>&gt;</w:t>
            </w:r>
            <w:r w:rsidR="001C16A9" w:rsidRPr="002405B1">
              <w:rPr>
                <w:rFonts w:cstheme="minorHAnsi"/>
              </w:rPr>
              <w:t xml:space="preserve"> </w:t>
            </w:r>
            <w:r w:rsidR="000179AB" w:rsidRPr="002405B1">
              <w:rPr>
                <w:rFonts w:cstheme="minorHAnsi"/>
              </w:rPr>
              <w:t>Dunning-Kruger-Effekt</w:t>
            </w:r>
          </w:p>
          <w:p w14:paraId="30CAB48B" w14:textId="49EDAAB5" w:rsidR="001C16A9" w:rsidRPr="002405B1" w:rsidRDefault="00AC68BE" w:rsidP="000A5AD8">
            <w:pPr>
              <w:spacing w:line="276" w:lineRule="auto"/>
              <w:rPr>
                <w:rFonts w:cstheme="minorHAnsi"/>
                <w:rPrChange w:id="30" w:author="Fabienne Schmaus" w:date="2026-05-08T13:33:00Z" w16du:dateUtc="2026-05-08T11:33:00Z">
                  <w:rPr>
                    <w:rFonts w:cstheme="minorHAnsi"/>
                    <w:color w:val="EE0000"/>
                  </w:rPr>
                </w:rPrChange>
              </w:rPr>
            </w:pPr>
            <w:r w:rsidRPr="002405B1">
              <w:rPr>
                <w:rFonts w:cstheme="minorHAnsi"/>
              </w:rPr>
              <w:t>&gt;</w:t>
            </w:r>
            <w:r w:rsidR="001C16A9" w:rsidRPr="002405B1">
              <w:rPr>
                <w:rFonts w:cstheme="minorHAnsi"/>
              </w:rPr>
              <w:t xml:space="preserve"> </w:t>
            </w:r>
            <w:r w:rsidR="000179AB" w:rsidRPr="002405B1">
              <w:rPr>
                <w:rFonts w:cstheme="minorHAnsi"/>
              </w:rPr>
              <w:t>sozialer Beweis</w:t>
            </w:r>
          </w:p>
        </w:tc>
      </w:tr>
      <w:tr w:rsidR="001C16A9" w:rsidRPr="002405B1" w14:paraId="4370B536" w14:textId="77777777" w:rsidTr="006669AF">
        <w:tc>
          <w:tcPr>
            <w:tcW w:w="2972" w:type="dxa"/>
          </w:tcPr>
          <w:p w14:paraId="17C8BE67" w14:textId="290231BE" w:rsidR="001C16A9" w:rsidRPr="002405B1" w:rsidRDefault="001C16A9" w:rsidP="00FB679F">
            <w:pPr>
              <w:spacing w:line="276" w:lineRule="auto"/>
              <w:rPr>
                <w:rFonts w:cstheme="minorHAnsi"/>
                <w:rPrChange w:id="31" w:author="Fabienne Schmaus" w:date="2026-05-08T13:33:00Z" w16du:dateUtc="2026-05-08T11:33:00Z">
                  <w:rPr>
                    <w:rFonts w:cstheme="minorHAnsi"/>
                    <w:color w:val="EE0000"/>
                  </w:rPr>
                </w:rPrChange>
              </w:rPr>
            </w:pPr>
            <w:r w:rsidRPr="002405B1">
              <w:rPr>
                <w:rFonts w:cstheme="minorHAnsi"/>
              </w:rPr>
              <w:t>Informatik</w:t>
            </w:r>
          </w:p>
        </w:tc>
        <w:tc>
          <w:tcPr>
            <w:tcW w:w="7513" w:type="dxa"/>
          </w:tcPr>
          <w:p w14:paraId="0324D47D" w14:textId="77777777" w:rsidR="001C16A9" w:rsidRPr="002405B1" w:rsidRDefault="00AC68BE" w:rsidP="000A5AD8">
            <w:pPr>
              <w:spacing w:line="276" w:lineRule="auto"/>
              <w:rPr>
                <w:rFonts w:cstheme="minorHAnsi"/>
              </w:rPr>
            </w:pPr>
            <w:r w:rsidRPr="002405B1">
              <w:rPr>
                <w:rFonts w:cstheme="minorHAnsi"/>
              </w:rPr>
              <w:t>&gt;</w:t>
            </w:r>
            <w:r w:rsidR="001C16A9" w:rsidRPr="002405B1">
              <w:rPr>
                <w:rFonts w:cstheme="minorHAnsi"/>
              </w:rPr>
              <w:t xml:space="preserve"> </w:t>
            </w:r>
            <w:r w:rsidR="000179AB" w:rsidRPr="002405B1">
              <w:rPr>
                <w:rFonts w:cstheme="minorHAnsi"/>
              </w:rPr>
              <w:t>Algorithmen</w:t>
            </w:r>
            <w:r w:rsidR="001C16A9" w:rsidRPr="002405B1">
              <w:rPr>
                <w:rFonts w:cstheme="minorHAnsi"/>
              </w:rPr>
              <w:br/>
            </w:r>
            <w:r w:rsidRPr="002405B1">
              <w:rPr>
                <w:rFonts w:cstheme="minorHAnsi"/>
              </w:rPr>
              <w:t>&gt;</w:t>
            </w:r>
            <w:r w:rsidR="001C16A9" w:rsidRPr="002405B1">
              <w:rPr>
                <w:rFonts w:cstheme="minorHAnsi"/>
              </w:rPr>
              <w:t xml:space="preserve"> </w:t>
            </w:r>
            <w:r w:rsidR="000179AB" w:rsidRPr="002405B1">
              <w:rPr>
                <w:rFonts w:cstheme="minorHAnsi"/>
              </w:rPr>
              <w:t>Filterblasen</w:t>
            </w:r>
          </w:p>
          <w:p w14:paraId="0B3D22E7" w14:textId="65E75C26" w:rsidR="000179AB" w:rsidRPr="002405B1" w:rsidRDefault="000179AB" w:rsidP="000A5AD8">
            <w:pPr>
              <w:spacing w:line="276" w:lineRule="auto"/>
              <w:rPr>
                <w:rFonts w:cstheme="minorHAnsi"/>
                <w:rPrChange w:id="32" w:author="Fabienne Schmaus" w:date="2026-05-08T13:33:00Z" w16du:dateUtc="2026-05-08T11:33:00Z">
                  <w:rPr>
                    <w:rFonts w:cstheme="minorHAnsi"/>
                    <w:color w:val="EE0000"/>
                  </w:rPr>
                </w:rPrChange>
              </w:rPr>
            </w:pPr>
            <w:r w:rsidRPr="002405B1">
              <w:rPr>
                <w:rFonts w:cstheme="minorHAnsi"/>
              </w:rPr>
              <w:t>&gt; Plattformlogiken</w:t>
            </w:r>
          </w:p>
        </w:tc>
      </w:tr>
      <w:tr w:rsidR="001C16A9" w:rsidRPr="002405B1" w14:paraId="61251CD2" w14:textId="77777777" w:rsidTr="006669AF">
        <w:tc>
          <w:tcPr>
            <w:tcW w:w="2972" w:type="dxa"/>
          </w:tcPr>
          <w:p w14:paraId="7DF6E785" w14:textId="43435A21" w:rsidR="001C16A9" w:rsidRPr="002405B1" w:rsidRDefault="00C4602A" w:rsidP="001C16A9">
            <w:pPr>
              <w:spacing w:line="276" w:lineRule="auto"/>
              <w:rPr>
                <w:rFonts w:cstheme="minorHAnsi"/>
              </w:rPr>
            </w:pPr>
            <w:r w:rsidRPr="002405B1">
              <w:rPr>
                <w:rFonts w:cstheme="minorHAnsi"/>
              </w:rPr>
              <w:t>Sozialkunde</w:t>
            </w:r>
          </w:p>
        </w:tc>
        <w:tc>
          <w:tcPr>
            <w:tcW w:w="7513" w:type="dxa"/>
          </w:tcPr>
          <w:p w14:paraId="65F69340" w14:textId="77777777" w:rsidR="001C16A9" w:rsidRPr="002405B1" w:rsidRDefault="001C16A9" w:rsidP="00C4602A">
            <w:pPr>
              <w:spacing w:line="276" w:lineRule="auto"/>
              <w:rPr>
                <w:rFonts w:cstheme="minorHAnsi"/>
              </w:rPr>
            </w:pPr>
            <w:r w:rsidRPr="002405B1">
              <w:rPr>
                <w:rFonts w:cstheme="minorHAnsi"/>
              </w:rPr>
              <w:t>&gt;</w:t>
            </w:r>
            <w:r w:rsidR="00C4602A" w:rsidRPr="002405B1">
              <w:rPr>
                <w:rFonts w:cstheme="minorHAnsi"/>
              </w:rPr>
              <w:t xml:space="preserve"> Medien und Gesellschaft</w:t>
            </w:r>
          </w:p>
          <w:p w14:paraId="71B206E0" w14:textId="77777777" w:rsidR="00C4602A" w:rsidRPr="002405B1" w:rsidRDefault="00C4602A" w:rsidP="00C4602A">
            <w:pPr>
              <w:spacing w:line="276" w:lineRule="auto"/>
              <w:rPr>
                <w:rFonts w:cstheme="minorHAnsi"/>
              </w:rPr>
            </w:pPr>
            <w:r w:rsidRPr="002405B1">
              <w:rPr>
                <w:rFonts w:cstheme="minorHAnsi"/>
              </w:rPr>
              <w:t>&gt; kommerzielle Interessen</w:t>
            </w:r>
          </w:p>
          <w:p w14:paraId="041CD507" w14:textId="19A6066B" w:rsidR="00C4602A" w:rsidRPr="002405B1" w:rsidRDefault="00C4602A" w:rsidP="00C4602A">
            <w:pPr>
              <w:spacing w:line="276" w:lineRule="auto"/>
              <w:rPr>
                <w:rFonts w:cstheme="minorHAnsi"/>
              </w:rPr>
            </w:pPr>
            <w:r w:rsidRPr="002405B1">
              <w:rPr>
                <w:rFonts w:cstheme="minorHAnsi"/>
              </w:rPr>
              <w:lastRenderedPageBreak/>
              <w:t>&gt; (Plattform-) Verantwortung</w:t>
            </w:r>
          </w:p>
        </w:tc>
      </w:tr>
    </w:tbl>
    <w:p w14:paraId="5AF07FBC" w14:textId="7AB81091" w:rsidR="00DF669F" w:rsidRPr="002405B1" w:rsidRDefault="00DF669F" w:rsidP="00DF669F">
      <w:pPr>
        <w:spacing w:line="276" w:lineRule="auto"/>
        <w:rPr>
          <w:rFonts w:cstheme="minorHAnsi"/>
          <w:sz w:val="24"/>
          <w:szCs w:val="24"/>
          <w:rPrChange w:id="33" w:author="Fabienne Schmaus" w:date="2026-05-08T13:33:00Z" w16du:dateUtc="2026-05-08T11:33:00Z">
            <w:rPr>
              <w:rFonts w:cstheme="minorHAnsi"/>
              <w:color w:val="EE0000"/>
              <w:sz w:val="24"/>
              <w:szCs w:val="24"/>
            </w:rPr>
          </w:rPrChange>
        </w:rPr>
      </w:pPr>
      <w:r w:rsidRPr="002405B1">
        <w:rPr>
          <w:rFonts w:cstheme="minorHAnsi"/>
          <w:sz w:val="24"/>
          <w:szCs w:val="24"/>
          <w:highlight w:val="lightGray"/>
          <w:rPrChange w:id="34" w:author="Fabienne Schmaus" w:date="2026-05-08T13:33:00Z" w16du:dateUtc="2026-05-08T11:33:00Z">
            <w:rPr>
              <w:rFonts w:cstheme="minorHAnsi"/>
              <w:color w:val="EE0000"/>
              <w:sz w:val="24"/>
              <w:szCs w:val="24"/>
              <w:highlight w:val="lightGray"/>
            </w:rPr>
          </w:rPrChange>
        </w:rPr>
        <w:lastRenderedPageBreak/>
        <w:br w:type="page"/>
      </w:r>
    </w:p>
    <w:p w14:paraId="26C97897" w14:textId="59F483FE" w:rsidR="00775017" w:rsidRPr="002405B1" w:rsidRDefault="00775017" w:rsidP="00775017">
      <w:pPr>
        <w:spacing w:after="0" w:line="276" w:lineRule="auto"/>
        <w:rPr>
          <w:rFonts w:cstheme="minorHAnsi"/>
          <w:sz w:val="24"/>
          <w:szCs w:val="24"/>
          <w:rPrChange w:id="35" w:author="Fabienne Schmaus" w:date="2026-05-08T13:34:00Z" w16du:dateUtc="2026-05-08T11:34:00Z">
            <w:rPr>
              <w:rFonts w:cstheme="minorHAnsi"/>
              <w:color w:val="EE0000"/>
              <w:sz w:val="24"/>
              <w:szCs w:val="24"/>
            </w:rPr>
          </w:rPrChange>
        </w:rPr>
      </w:pPr>
      <w:r w:rsidRPr="002405B1">
        <w:rPr>
          <w:rFonts w:cstheme="minorHAnsi"/>
          <w:sz w:val="24"/>
          <w:szCs w:val="24"/>
          <w:highlight w:val="yellow"/>
          <w:rPrChange w:id="36" w:author="Fabienne Schmaus" w:date="2026-05-08T13:34:00Z" w16du:dateUtc="2026-05-08T11:34:00Z">
            <w:rPr>
              <w:rFonts w:cstheme="minorHAnsi"/>
              <w:color w:val="EE0000"/>
              <w:sz w:val="24"/>
              <w:szCs w:val="24"/>
              <w:highlight w:val="yellow"/>
            </w:rPr>
          </w:rPrChange>
        </w:rPr>
        <w:lastRenderedPageBreak/>
        <w:t>((Seite 2))</w:t>
      </w:r>
    </w:p>
    <w:tbl>
      <w:tblPr>
        <w:tblStyle w:val="Tabellenraster"/>
        <w:tblW w:w="0" w:type="auto"/>
        <w:tblLook w:val="04A0" w:firstRow="1" w:lastRow="0" w:firstColumn="1" w:lastColumn="0" w:noHBand="0" w:noVBand="1"/>
      </w:tblPr>
      <w:tblGrid>
        <w:gridCol w:w="10343"/>
      </w:tblGrid>
      <w:tr w:rsidR="00DF669F" w:rsidRPr="002405B1" w14:paraId="74A8A338" w14:textId="77777777" w:rsidTr="006669AF">
        <w:tc>
          <w:tcPr>
            <w:tcW w:w="10343" w:type="dxa"/>
          </w:tcPr>
          <w:p w14:paraId="48599405" w14:textId="77777777" w:rsidR="00DF669F" w:rsidRPr="002405B1" w:rsidRDefault="00DF669F" w:rsidP="00FB679F">
            <w:pPr>
              <w:spacing w:line="276" w:lineRule="auto"/>
              <w:rPr>
                <w:rFonts w:cstheme="minorHAnsi"/>
                <w:b/>
                <w:bCs/>
                <w:sz w:val="24"/>
                <w:szCs w:val="24"/>
              </w:rPr>
            </w:pPr>
            <w:r w:rsidRPr="002405B1">
              <w:rPr>
                <w:rFonts w:cstheme="minorHAnsi"/>
                <w:b/>
                <w:bCs/>
                <w:sz w:val="24"/>
                <w:szCs w:val="24"/>
              </w:rPr>
              <w:t xml:space="preserve">KMK-Kompetenzen </w:t>
            </w:r>
          </w:p>
          <w:p w14:paraId="5220E4A4" w14:textId="3445E937" w:rsidR="001C16A9" w:rsidRPr="002405B1" w:rsidRDefault="00DF669F" w:rsidP="00FB679F">
            <w:pPr>
              <w:spacing w:line="276" w:lineRule="auto"/>
              <w:rPr>
                <w:rFonts w:cstheme="minorHAnsi"/>
              </w:rPr>
            </w:pPr>
            <w:r w:rsidRPr="002405B1">
              <w:rPr>
                <w:rFonts w:cstheme="minorHAnsi"/>
              </w:rPr>
              <w:t xml:space="preserve">&gt; </w:t>
            </w:r>
            <w:r w:rsidR="00C4602A" w:rsidRPr="002405B1">
              <w:rPr>
                <w:rFonts w:cstheme="minorHAnsi"/>
              </w:rPr>
              <w:t>Suchen und Verarbeiten</w:t>
            </w:r>
            <w:r w:rsidR="001C16A9" w:rsidRPr="002405B1">
              <w:rPr>
                <w:rFonts w:cstheme="minorHAnsi"/>
              </w:rPr>
              <w:t xml:space="preserve">: </w:t>
            </w:r>
            <w:r w:rsidR="00C4602A" w:rsidRPr="002405B1">
              <w:rPr>
                <w:rFonts w:cstheme="minorHAnsi"/>
              </w:rPr>
              <w:t>gezielt recherchieren, um verlässliche von unzuverlässigen Quellen zu unterscheiden</w:t>
            </w:r>
          </w:p>
          <w:p w14:paraId="40F91CCF" w14:textId="596AD0C8" w:rsidR="001C16A9" w:rsidRPr="002405B1" w:rsidRDefault="00DF669F" w:rsidP="00FB679F">
            <w:pPr>
              <w:spacing w:line="276" w:lineRule="auto"/>
              <w:rPr>
                <w:rFonts w:cstheme="minorHAnsi"/>
                <w:rPrChange w:id="37" w:author="Fabienne Schmaus" w:date="2026-05-08T13:34:00Z" w16du:dateUtc="2026-05-08T11:34:00Z">
                  <w:rPr>
                    <w:rFonts w:cstheme="minorHAnsi"/>
                    <w:color w:val="EE0000"/>
                  </w:rPr>
                </w:rPrChange>
              </w:rPr>
            </w:pPr>
            <w:r w:rsidRPr="002405B1">
              <w:rPr>
                <w:rFonts w:cstheme="minorHAnsi"/>
              </w:rPr>
              <w:t xml:space="preserve">&gt; </w:t>
            </w:r>
            <w:r w:rsidR="001C16A9" w:rsidRPr="002405B1">
              <w:rPr>
                <w:rFonts w:cstheme="minorHAnsi"/>
              </w:rPr>
              <w:t xml:space="preserve">Sicher in digitalen Umgebungen agieren: </w:t>
            </w:r>
            <w:r w:rsidR="00C4602A" w:rsidRPr="002405B1">
              <w:rPr>
                <w:rFonts w:cstheme="minorHAnsi"/>
              </w:rPr>
              <w:t>Falschinformationen und Mythen erkennen und einschätzen</w:t>
            </w:r>
            <w:r w:rsidR="001C16A9" w:rsidRPr="002405B1">
              <w:rPr>
                <w:rFonts w:cstheme="minorHAnsi"/>
                <w:rPrChange w:id="38" w:author="Fabienne Schmaus" w:date="2026-05-08T13:34:00Z" w16du:dateUtc="2026-05-08T11:34:00Z">
                  <w:rPr>
                    <w:rFonts w:cstheme="minorHAnsi"/>
                    <w:color w:val="EE0000"/>
                  </w:rPr>
                </w:rPrChange>
              </w:rPr>
              <w:t xml:space="preserve"> </w:t>
            </w:r>
          </w:p>
          <w:p w14:paraId="17C876F9" w14:textId="43A29F9F" w:rsidR="00C4602A" w:rsidRPr="002405B1" w:rsidRDefault="00DF669F" w:rsidP="00FB679F">
            <w:pPr>
              <w:spacing w:line="276" w:lineRule="auto"/>
              <w:rPr>
                <w:rFonts w:cstheme="minorHAnsi"/>
              </w:rPr>
            </w:pPr>
            <w:r w:rsidRPr="002405B1">
              <w:rPr>
                <w:rFonts w:cstheme="minorHAnsi"/>
              </w:rPr>
              <w:t xml:space="preserve">&gt; </w:t>
            </w:r>
            <w:r w:rsidR="00C4602A" w:rsidRPr="002405B1">
              <w:rPr>
                <w:rFonts w:cstheme="minorHAnsi"/>
              </w:rPr>
              <w:t>Gesundheit schützen: Psychische und körperliche Gesundheit schützen</w:t>
            </w:r>
          </w:p>
          <w:p w14:paraId="2070E830" w14:textId="4F4EFB1D" w:rsidR="001C16A9" w:rsidRPr="002405B1" w:rsidRDefault="00DF669F" w:rsidP="00FB679F">
            <w:pPr>
              <w:spacing w:line="276" w:lineRule="auto"/>
              <w:rPr>
                <w:rFonts w:cstheme="minorHAnsi"/>
              </w:rPr>
            </w:pPr>
            <w:r w:rsidRPr="002405B1">
              <w:rPr>
                <w:rFonts w:cstheme="minorHAnsi"/>
              </w:rPr>
              <w:t xml:space="preserve">&gt; </w:t>
            </w:r>
            <w:r w:rsidR="001C16A9" w:rsidRPr="002405B1">
              <w:rPr>
                <w:rFonts w:cstheme="minorHAnsi"/>
              </w:rPr>
              <w:t xml:space="preserve">Medien analysieren und bewerten: </w:t>
            </w:r>
            <w:r w:rsidR="00E92326" w:rsidRPr="002405B1">
              <w:rPr>
                <w:rFonts w:cstheme="minorHAnsi"/>
              </w:rPr>
              <w:t>kommerzielle und algorithmische Interessen hinter Gesundheitsbehauptungen durchschauen</w:t>
            </w:r>
          </w:p>
          <w:p w14:paraId="61A33143" w14:textId="77777777" w:rsidR="00DF669F" w:rsidRPr="002405B1" w:rsidRDefault="00DF669F" w:rsidP="00FB679F">
            <w:pPr>
              <w:spacing w:line="276" w:lineRule="auto"/>
              <w:rPr>
                <w:rFonts w:cstheme="minorHAnsi"/>
              </w:rPr>
            </w:pPr>
            <w:r w:rsidRPr="002405B1">
              <w:rPr>
                <w:rFonts w:cstheme="minorHAnsi"/>
              </w:rPr>
              <w:t xml:space="preserve">&gt; </w:t>
            </w:r>
            <w:r w:rsidR="001C16A9" w:rsidRPr="002405B1">
              <w:rPr>
                <w:rFonts w:cstheme="minorHAnsi"/>
              </w:rPr>
              <w:t xml:space="preserve">Medien in der digitalen Welt verstehen: </w:t>
            </w:r>
            <w:r w:rsidR="00E92326" w:rsidRPr="002405B1">
              <w:rPr>
                <w:rFonts w:cstheme="minorHAnsi"/>
              </w:rPr>
              <w:t>Mechanismen der Verbreitung von Gesundheitsmythen verstehen</w:t>
            </w:r>
          </w:p>
          <w:p w14:paraId="52E6A083" w14:textId="18BEB19D" w:rsidR="00E92326" w:rsidRPr="002405B1" w:rsidRDefault="00E92326" w:rsidP="00FB679F">
            <w:pPr>
              <w:spacing w:line="276" w:lineRule="auto"/>
              <w:rPr>
                <w:rFonts w:cstheme="minorHAnsi"/>
                <w:rPrChange w:id="39" w:author="Fabienne Schmaus" w:date="2026-05-08T13:34:00Z" w16du:dateUtc="2026-05-08T11:34:00Z">
                  <w:rPr>
                    <w:rFonts w:cstheme="minorHAnsi"/>
                    <w:color w:val="EE0000"/>
                  </w:rPr>
                </w:rPrChange>
              </w:rPr>
            </w:pPr>
            <w:r w:rsidRPr="002405B1">
              <w:rPr>
                <w:rFonts w:cstheme="minorHAnsi"/>
              </w:rPr>
              <w:t>&gt; Digitale Produkte erstellen und präsentieren</w:t>
            </w:r>
          </w:p>
        </w:tc>
      </w:tr>
    </w:tbl>
    <w:p w14:paraId="048A8F30" w14:textId="77777777" w:rsidR="00DF669F" w:rsidRPr="002405B1" w:rsidRDefault="00DF669F" w:rsidP="00DF669F">
      <w:pPr>
        <w:spacing w:line="276" w:lineRule="auto"/>
        <w:rPr>
          <w:rFonts w:cstheme="minorHAnsi"/>
          <w:rPrChange w:id="40" w:author="Fabienne Schmaus" w:date="2026-05-08T13:34:00Z" w16du:dateUtc="2026-05-08T11:34:00Z">
            <w:rPr>
              <w:rFonts w:cstheme="minorHAnsi"/>
              <w:color w:val="EE0000"/>
            </w:rPr>
          </w:rPrChange>
        </w:rPr>
      </w:pPr>
    </w:p>
    <w:tbl>
      <w:tblPr>
        <w:tblStyle w:val="Tabellenraster"/>
        <w:tblW w:w="5000" w:type="pct"/>
        <w:tblLook w:val="04A0" w:firstRow="1" w:lastRow="0" w:firstColumn="1" w:lastColumn="0" w:noHBand="0" w:noVBand="1"/>
      </w:tblPr>
      <w:tblGrid>
        <w:gridCol w:w="2829"/>
        <w:gridCol w:w="7627"/>
      </w:tblGrid>
      <w:tr w:rsidR="00DF669F" w:rsidRPr="000E5D25" w14:paraId="722172C7" w14:textId="77777777" w:rsidTr="006669AF">
        <w:tc>
          <w:tcPr>
            <w:tcW w:w="1353" w:type="pct"/>
          </w:tcPr>
          <w:p w14:paraId="52A3D105" w14:textId="521F3732" w:rsidR="00DF669F" w:rsidRPr="000E5D25" w:rsidRDefault="00DF669F" w:rsidP="00FB679F">
            <w:pPr>
              <w:spacing w:after="160" w:line="276" w:lineRule="auto"/>
              <w:rPr>
                <w:rFonts w:cstheme="minorHAnsi"/>
                <w:b/>
                <w:bCs/>
              </w:rPr>
            </w:pPr>
            <w:r w:rsidRPr="000E5D25">
              <w:rPr>
                <w:rFonts w:cstheme="minorHAnsi"/>
                <w:b/>
                <w:bCs/>
              </w:rPr>
              <w:t xml:space="preserve">Schwerpunkte der Einheit nach den 7 Dimensionen der digitalen </w:t>
            </w:r>
            <w:commentRangeStart w:id="41"/>
            <w:commentRangeStart w:id="42"/>
            <w:r w:rsidRPr="000E5D25">
              <w:rPr>
                <w:rFonts w:cstheme="minorHAnsi"/>
                <w:b/>
                <w:bCs/>
              </w:rPr>
              <w:t>Gesundheitskompetenz</w:t>
            </w:r>
            <w:commentRangeEnd w:id="41"/>
            <w:r w:rsidR="002405B1" w:rsidRPr="000E5D25">
              <w:rPr>
                <w:rStyle w:val="Kommentarzeichen"/>
                <w:rFonts w:cstheme="minorHAnsi"/>
                <w:b/>
                <w:bCs/>
                <w:sz w:val="22"/>
                <w:szCs w:val="22"/>
              </w:rPr>
              <w:commentReference w:id="41"/>
            </w:r>
            <w:commentRangeEnd w:id="42"/>
            <w:r w:rsidR="005B5BEC" w:rsidRPr="000E5D25">
              <w:rPr>
                <w:rStyle w:val="Kommentarzeichen"/>
                <w:rFonts w:cstheme="minorHAnsi"/>
                <w:b/>
                <w:bCs/>
                <w:sz w:val="22"/>
                <w:szCs w:val="22"/>
              </w:rPr>
              <w:commentReference w:id="42"/>
            </w:r>
          </w:p>
          <w:p w14:paraId="71968993" w14:textId="77777777" w:rsidR="00DF669F" w:rsidRPr="000E5D25" w:rsidRDefault="00DF669F" w:rsidP="00FB679F">
            <w:pPr>
              <w:spacing w:after="160" w:line="276" w:lineRule="auto"/>
              <w:rPr>
                <w:rFonts w:cstheme="minorHAnsi"/>
                <w:b/>
                <w:bCs/>
              </w:rPr>
            </w:pPr>
          </w:p>
        </w:tc>
        <w:tc>
          <w:tcPr>
            <w:tcW w:w="3647" w:type="pct"/>
          </w:tcPr>
          <w:p w14:paraId="058BB13E" w14:textId="78FBB188" w:rsidR="003302D4" w:rsidRPr="000E5D25" w:rsidRDefault="003302D4" w:rsidP="003302D4">
            <w:pPr>
              <w:widowControl w:val="0"/>
              <w:pBdr>
                <w:top w:val="nil"/>
                <w:left w:val="nil"/>
                <w:bottom w:val="nil"/>
                <w:right w:val="nil"/>
                <w:between w:val="nil"/>
              </w:pBdr>
              <w:tabs>
                <w:tab w:val="left" w:pos="630"/>
              </w:tabs>
              <w:rPr>
                <w:rFonts w:cstheme="minorHAnsi"/>
              </w:rPr>
            </w:pPr>
            <w:r w:rsidRPr="000E5D25">
              <w:rPr>
                <w:rFonts w:cstheme="minorHAnsi"/>
              </w:rPr>
              <w:t xml:space="preserve">&gt; </w:t>
            </w:r>
            <w:r w:rsidRPr="000E5D25">
              <w:rPr>
                <w:rFonts w:cstheme="minorHAnsi"/>
                <w:b/>
                <w:bCs/>
              </w:rPr>
              <w:t xml:space="preserve">Bewertung der Qualität von Gesundheitsinformationen: </w:t>
            </w:r>
          </w:p>
          <w:p w14:paraId="5ABB5A62" w14:textId="4E2072B0" w:rsidR="003302D4" w:rsidRPr="000E5D25" w:rsidRDefault="003302D4" w:rsidP="003302D4">
            <w:pPr>
              <w:widowControl w:val="0"/>
              <w:pBdr>
                <w:top w:val="nil"/>
                <w:left w:val="nil"/>
                <w:bottom w:val="nil"/>
                <w:right w:val="nil"/>
                <w:between w:val="nil"/>
              </w:pBdr>
              <w:rPr>
                <w:rFonts w:cstheme="minorHAnsi"/>
              </w:rPr>
            </w:pPr>
            <w:r w:rsidRPr="000E5D25">
              <w:rPr>
                <w:rFonts w:cstheme="minorHAnsi"/>
              </w:rPr>
              <w:t>wird verstanden als die Fähigkeit, die Verlässlichkeit und Vertrauenswürdigkeit der ermittelten gesundheitsbezogenen Informationen zu bewerten (z.</w:t>
            </w:r>
            <w:r w:rsidR="002C5BB5" w:rsidRPr="000E5D25">
              <w:rPr>
                <w:rFonts w:cstheme="minorHAnsi"/>
              </w:rPr>
              <w:t> </w:t>
            </w:r>
            <w:r w:rsidRPr="000E5D25">
              <w:rPr>
                <w:rFonts w:cstheme="minorHAnsi"/>
              </w:rPr>
              <w:t>B. kritische Einschätzung, ob die gefundenen Informationen kommerziellen Charakter haben)</w:t>
            </w:r>
          </w:p>
          <w:p w14:paraId="4A6557DD" w14:textId="77777777" w:rsidR="003302D4" w:rsidRPr="000E5D25" w:rsidRDefault="003302D4" w:rsidP="003302D4">
            <w:pPr>
              <w:widowControl w:val="0"/>
              <w:pBdr>
                <w:top w:val="nil"/>
                <w:left w:val="nil"/>
                <w:bottom w:val="nil"/>
                <w:right w:val="nil"/>
                <w:between w:val="nil"/>
              </w:pBdr>
              <w:rPr>
                <w:rFonts w:cstheme="minorHAnsi"/>
              </w:rPr>
            </w:pPr>
          </w:p>
          <w:p w14:paraId="5B1B4920" w14:textId="76C4122D" w:rsidR="003302D4" w:rsidRPr="000E5D25" w:rsidRDefault="003302D4" w:rsidP="003302D4">
            <w:pPr>
              <w:widowControl w:val="0"/>
              <w:pBdr>
                <w:top w:val="nil"/>
                <w:left w:val="nil"/>
                <w:bottom w:val="nil"/>
                <w:right w:val="nil"/>
                <w:between w:val="nil"/>
              </w:pBdr>
              <w:rPr>
                <w:rFonts w:cstheme="minorHAnsi"/>
                <w:b/>
                <w:bCs/>
              </w:rPr>
            </w:pPr>
            <w:r w:rsidRPr="000E5D25">
              <w:rPr>
                <w:rFonts w:cstheme="minorHAnsi"/>
              </w:rPr>
              <w:t xml:space="preserve">&gt; </w:t>
            </w:r>
            <w:r w:rsidRPr="000E5D25">
              <w:rPr>
                <w:rFonts w:cstheme="minorHAnsi"/>
                <w:b/>
                <w:bCs/>
              </w:rPr>
              <w:t>Sicher im Internet navigieren:</w:t>
            </w:r>
          </w:p>
          <w:p w14:paraId="5281D7EF" w14:textId="4CBE100C" w:rsidR="003302D4" w:rsidRPr="000E5D25" w:rsidRDefault="002C5BB5" w:rsidP="002C5BB5">
            <w:pPr>
              <w:widowControl w:val="0"/>
              <w:pBdr>
                <w:top w:val="nil"/>
                <w:left w:val="nil"/>
                <w:bottom w:val="nil"/>
                <w:right w:val="nil"/>
                <w:between w:val="nil"/>
              </w:pBdr>
              <w:rPr>
                <w:rFonts w:cstheme="minorHAnsi"/>
              </w:rPr>
            </w:pPr>
            <w:r w:rsidRPr="000E5D25">
              <w:rPr>
                <w:rFonts w:cstheme="minorHAnsi"/>
              </w:rPr>
              <w:t>wird verstanden als die Fähigkeit, zu entscheiden, ob die gefundenen Informationen für die eigene Lebenslage und das eigene gesundheitsbezogene Anliegen nützlich sind</w:t>
            </w:r>
          </w:p>
          <w:p w14:paraId="2548A0D9" w14:textId="77777777" w:rsidR="003302D4" w:rsidRPr="000E5D25" w:rsidRDefault="003302D4" w:rsidP="003302D4">
            <w:pPr>
              <w:widowControl w:val="0"/>
              <w:pBdr>
                <w:top w:val="nil"/>
                <w:left w:val="nil"/>
                <w:bottom w:val="nil"/>
                <w:right w:val="nil"/>
                <w:between w:val="nil"/>
              </w:pBdr>
              <w:rPr>
                <w:rFonts w:cstheme="minorHAnsi"/>
              </w:rPr>
            </w:pPr>
          </w:p>
          <w:p w14:paraId="34C1189C" w14:textId="1B5F1159" w:rsidR="003302D4" w:rsidRPr="000E5D25" w:rsidRDefault="003302D4" w:rsidP="003302D4">
            <w:pPr>
              <w:widowControl w:val="0"/>
              <w:pBdr>
                <w:top w:val="nil"/>
                <w:left w:val="nil"/>
                <w:bottom w:val="nil"/>
                <w:right w:val="nil"/>
                <w:between w:val="nil"/>
              </w:pBdr>
              <w:rPr>
                <w:rFonts w:cstheme="minorHAnsi"/>
                <w:b/>
                <w:bCs/>
              </w:rPr>
            </w:pPr>
            <w:r w:rsidRPr="000E5D25">
              <w:rPr>
                <w:rFonts w:cstheme="minorHAnsi"/>
                <w:b/>
                <w:bCs/>
              </w:rPr>
              <w:t xml:space="preserve">&gt; </w:t>
            </w:r>
            <w:r w:rsidR="00FD18C0" w:rsidRPr="000E5D25">
              <w:rPr>
                <w:rFonts w:cstheme="minorHAnsi"/>
                <w:b/>
                <w:bCs/>
              </w:rPr>
              <w:t>Erstellen und Teilen von Gesundheitsinformationen</w:t>
            </w:r>
          </w:p>
          <w:p w14:paraId="2D00CC0C" w14:textId="7CD09178" w:rsidR="00DF669F" w:rsidRPr="000E5D25" w:rsidRDefault="002405B1" w:rsidP="00FD18C0">
            <w:pPr>
              <w:spacing w:line="276" w:lineRule="auto"/>
              <w:rPr>
                <w:rFonts w:cstheme="minorHAnsi"/>
              </w:rPr>
            </w:pPr>
            <w:ins w:id="43" w:author="Fabienne Schmaus" w:date="2026-05-08T13:36:00Z" w16du:dateUtc="2026-05-08T11:36:00Z">
              <w:r w:rsidRPr="002405B1">
                <w:rPr>
                  <w:rFonts w:cstheme="minorHAnsi"/>
                </w:rPr>
                <w:t>wird verstanden als die Fähigkeit, eigene gesundheitsbezogene Anliegen mittels digitaler Medien (z. B. E-Mail) verständlich und klar zu formulieren</w:t>
              </w:r>
            </w:ins>
            <w:del w:id="44" w:author="Fabienne Schmaus" w:date="2026-05-08T13:36:00Z" w16du:dateUtc="2026-05-08T11:36:00Z">
              <w:r w:rsidR="00FD18C0" w:rsidRPr="000E5D25" w:rsidDel="002405B1">
                <w:rPr>
                  <w:rFonts w:cstheme="minorHAnsi"/>
                </w:rPr>
                <w:delText>hierunter wird die Fähigkeit verstanden, eigene gesundheitsbezogene Anliegen mittels digitaler Medien (z.B. E-Mail) verständlich und klar zu formulieren</w:delText>
              </w:r>
            </w:del>
            <w:del w:id="45" w:author="Fabienne Schmaus" w:date="2026-05-08T13:34:00Z" w16du:dateUtc="2026-05-08T11:34:00Z">
              <w:r w:rsidR="00FD18C0" w:rsidRPr="000E5D25" w:rsidDel="002405B1">
                <w:rPr>
                  <w:rFonts w:cstheme="minorHAnsi"/>
                </w:rPr>
                <w:delText>. Verantwortungsvoller Umgang mit Gesundheitsinformationen</w:delText>
              </w:r>
            </w:del>
          </w:p>
          <w:p w14:paraId="047B76B4" w14:textId="77777777" w:rsidR="00FD18C0" w:rsidRPr="000E5D25" w:rsidRDefault="00FD18C0" w:rsidP="00FD18C0">
            <w:pPr>
              <w:spacing w:line="276" w:lineRule="auto"/>
              <w:rPr>
                <w:rFonts w:cstheme="minorHAnsi"/>
              </w:rPr>
            </w:pPr>
          </w:p>
          <w:p w14:paraId="13130278" w14:textId="2172F736" w:rsidR="00FD18C0" w:rsidRPr="000E5D25" w:rsidRDefault="00FD18C0" w:rsidP="00FD18C0">
            <w:pPr>
              <w:spacing w:line="276" w:lineRule="auto"/>
              <w:rPr>
                <w:rFonts w:cstheme="minorHAnsi"/>
                <w:b/>
                <w:bCs/>
              </w:rPr>
            </w:pPr>
            <w:r w:rsidRPr="000E5D25">
              <w:rPr>
                <w:rFonts w:cstheme="minorHAnsi"/>
                <w:b/>
                <w:bCs/>
              </w:rPr>
              <w:t>&gt; Bestimmen der Alltagsrelevanz</w:t>
            </w:r>
          </w:p>
          <w:p w14:paraId="74B55482" w14:textId="46863830" w:rsidR="00FD18C0" w:rsidRPr="000E5D25" w:rsidRDefault="002405B1" w:rsidP="002405B1">
            <w:pPr>
              <w:spacing w:line="276" w:lineRule="auto"/>
              <w:rPr>
                <w:rFonts w:cstheme="minorHAnsi"/>
              </w:rPr>
            </w:pPr>
            <w:ins w:id="46" w:author="Fabienne Schmaus" w:date="2026-05-08T13:37:00Z" w16du:dateUtc="2026-05-08T11:37:00Z">
              <w:r w:rsidRPr="002405B1">
                <w:rPr>
                  <w:rFonts w:cstheme="minorHAnsi"/>
                </w:rPr>
                <w:t>wird verstanden als</w:t>
              </w:r>
              <w:r>
                <w:rPr>
                  <w:rFonts w:cstheme="minorHAnsi"/>
                </w:rPr>
                <w:t xml:space="preserve"> </w:t>
              </w:r>
              <w:r w:rsidRPr="002405B1">
                <w:rPr>
                  <w:rFonts w:cstheme="minorHAnsi"/>
                </w:rPr>
                <w:t>die Fähigkeit, zu entscheiden, ob die gefundenen</w:t>
              </w:r>
              <w:r>
                <w:rPr>
                  <w:rFonts w:cstheme="minorHAnsi"/>
                </w:rPr>
                <w:t xml:space="preserve"> </w:t>
              </w:r>
              <w:r w:rsidRPr="002405B1">
                <w:rPr>
                  <w:rFonts w:cstheme="minorHAnsi"/>
                </w:rPr>
                <w:t>Informationen für die eigene Lebenslage und das eigene</w:t>
              </w:r>
              <w:r>
                <w:rPr>
                  <w:rFonts w:cstheme="minorHAnsi"/>
                </w:rPr>
                <w:t xml:space="preserve"> </w:t>
              </w:r>
              <w:r w:rsidRPr="002405B1">
                <w:rPr>
                  <w:rFonts w:cstheme="minorHAnsi"/>
                </w:rPr>
                <w:t>gesundheitsbezogene Anliegen nützlich sind</w:t>
              </w:r>
            </w:ins>
            <w:del w:id="47" w:author="Fabienne Schmaus" w:date="2026-05-08T13:37:00Z" w16du:dateUtc="2026-05-08T11:37:00Z">
              <w:r w:rsidR="00FD18C0" w:rsidRPr="000E5D25" w:rsidDel="002405B1">
                <w:rPr>
                  <w:rFonts w:cstheme="minorHAnsi"/>
                </w:rPr>
                <w:delText>Kritisch-reflektierte Haltung gegenüber Körperidealen und Gesundheitstrends entwickeln; psychische Gesundheit durch Medienkompetenz schützen</w:delText>
              </w:r>
            </w:del>
          </w:p>
          <w:p w14:paraId="0F12A688" w14:textId="77777777" w:rsidR="00FD18C0" w:rsidRPr="000E5D25" w:rsidRDefault="00FD18C0" w:rsidP="00FD18C0">
            <w:pPr>
              <w:spacing w:line="276" w:lineRule="auto"/>
              <w:rPr>
                <w:rFonts w:cstheme="minorHAnsi"/>
              </w:rPr>
            </w:pPr>
          </w:p>
          <w:p w14:paraId="7555A82B" w14:textId="77777777" w:rsidR="00DF669F" w:rsidRPr="000E5D25" w:rsidRDefault="00DF669F" w:rsidP="00FB679F">
            <w:pPr>
              <w:spacing w:after="160" w:line="276" w:lineRule="auto"/>
              <w:rPr>
                <w:rFonts w:cstheme="minorHAnsi"/>
              </w:rPr>
            </w:pPr>
            <w:r w:rsidRPr="000E5D25">
              <w:rPr>
                <w:rFonts w:cstheme="minorHAnsi"/>
                <w:i/>
                <w:iCs/>
                <w:sz w:val="20"/>
                <w:szCs w:val="20"/>
              </w:rPr>
              <w:t xml:space="preserve">Weitere Informationen zu den 7 Dimensionen der digitalen Gesundheitskompetenz finden Sie im Exkurs und unter </w:t>
            </w:r>
            <w:r w:rsidRPr="000E5D25">
              <w:rPr>
                <w:rStyle w:val="A4"/>
                <w:rFonts w:asciiTheme="minorHAnsi" w:hAnsiTheme="minorHAnsi" w:cstheme="minorHAnsi"/>
                <w:color w:val="auto"/>
              </w:rPr>
              <w:t>www.durch-blickt.de</w:t>
            </w:r>
          </w:p>
        </w:tc>
      </w:tr>
    </w:tbl>
    <w:p w14:paraId="083D318F" w14:textId="77777777" w:rsidR="00DF669F" w:rsidRPr="000E5D25" w:rsidRDefault="00DF669F" w:rsidP="00DF669F">
      <w:pPr>
        <w:spacing w:line="276" w:lineRule="auto"/>
        <w:rPr>
          <w:rFonts w:cstheme="minorHAnsi"/>
          <w:color w:val="EE0000"/>
          <w:sz w:val="16"/>
          <w:szCs w:val="16"/>
        </w:rPr>
      </w:pPr>
    </w:p>
    <w:tbl>
      <w:tblPr>
        <w:tblStyle w:val="Tabellenraster"/>
        <w:tblW w:w="0" w:type="auto"/>
        <w:tblLook w:val="04A0" w:firstRow="1" w:lastRow="0" w:firstColumn="1" w:lastColumn="0" w:noHBand="0" w:noVBand="1"/>
      </w:tblPr>
      <w:tblGrid>
        <w:gridCol w:w="3681"/>
        <w:gridCol w:w="6662"/>
      </w:tblGrid>
      <w:tr w:rsidR="001C16A9" w:rsidRPr="00D045AF" w14:paraId="0B94CA60" w14:textId="77777777" w:rsidTr="006669AF">
        <w:tc>
          <w:tcPr>
            <w:tcW w:w="3681" w:type="dxa"/>
          </w:tcPr>
          <w:p w14:paraId="2EA2F8C4" w14:textId="77777777" w:rsidR="00DF669F" w:rsidRPr="00D045AF" w:rsidRDefault="00DF669F" w:rsidP="00FB679F">
            <w:pPr>
              <w:spacing w:line="276" w:lineRule="auto"/>
              <w:rPr>
                <w:rFonts w:cstheme="minorHAnsi"/>
                <w:b/>
                <w:bCs/>
              </w:rPr>
            </w:pPr>
            <w:r w:rsidRPr="00D045AF">
              <w:rPr>
                <w:rFonts w:cstheme="minorHAnsi"/>
                <w:b/>
                <w:bCs/>
              </w:rPr>
              <w:t>Sozialform</w:t>
            </w:r>
          </w:p>
          <w:p w14:paraId="7E2BF695" w14:textId="77777777" w:rsidR="002C5BB5" w:rsidRPr="00D045AF" w:rsidRDefault="00AC68BE" w:rsidP="00AC68BE">
            <w:pPr>
              <w:spacing w:line="276" w:lineRule="auto"/>
              <w:rPr>
                <w:rFonts w:cstheme="minorHAnsi"/>
                <w:rPrChange w:id="48" w:author="Fabienne Schmaus" w:date="2026-05-08T13:38:00Z" w16du:dateUtc="2026-05-08T11:38:00Z">
                  <w:rPr>
                    <w:rFonts w:cstheme="minorHAnsi"/>
                    <w:color w:val="000000" w:themeColor="text1"/>
                  </w:rPr>
                </w:rPrChange>
              </w:rPr>
            </w:pPr>
            <w:r w:rsidRPr="00D045AF">
              <w:rPr>
                <w:rFonts w:cstheme="minorHAnsi"/>
                <w:rPrChange w:id="49" w:author="Fabienne Schmaus" w:date="2026-05-08T13:38:00Z" w16du:dateUtc="2026-05-08T11:38:00Z">
                  <w:rPr>
                    <w:rFonts w:cstheme="minorHAnsi"/>
                    <w:color w:val="000000" w:themeColor="text1"/>
                  </w:rPr>
                </w:rPrChange>
              </w:rPr>
              <w:t xml:space="preserve">&gt; Plenum </w:t>
            </w:r>
          </w:p>
          <w:p w14:paraId="0CCAEC54" w14:textId="17142ACA" w:rsidR="002C5BB5" w:rsidRPr="00D045AF" w:rsidRDefault="002C5BB5" w:rsidP="002C5BB5">
            <w:pPr>
              <w:spacing w:line="276" w:lineRule="auto"/>
              <w:rPr>
                <w:rFonts w:cstheme="minorHAnsi"/>
                <w:rPrChange w:id="50" w:author="Fabienne Schmaus" w:date="2026-05-08T13:38:00Z" w16du:dateUtc="2026-05-08T11:38:00Z">
                  <w:rPr>
                    <w:rFonts w:cstheme="minorHAnsi"/>
                    <w:color w:val="000000" w:themeColor="text1"/>
                  </w:rPr>
                </w:rPrChange>
              </w:rPr>
            </w:pPr>
            <w:r w:rsidRPr="00D045AF">
              <w:rPr>
                <w:rFonts w:cstheme="minorHAnsi"/>
                <w:rPrChange w:id="51" w:author="Fabienne Schmaus" w:date="2026-05-08T13:38:00Z" w16du:dateUtc="2026-05-08T11:38:00Z">
                  <w:rPr>
                    <w:rFonts w:cstheme="minorHAnsi"/>
                    <w:color w:val="000000" w:themeColor="text1"/>
                  </w:rPr>
                </w:rPrChange>
              </w:rPr>
              <w:t>&gt; 3er-</w:t>
            </w:r>
            <w:r w:rsidR="00F37DE8" w:rsidRPr="00D045AF">
              <w:rPr>
                <w:rFonts w:cstheme="minorHAnsi"/>
                <w:rPrChange w:id="52" w:author="Fabienne Schmaus" w:date="2026-05-08T13:38:00Z" w16du:dateUtc="2026-05-08T11:38:00Z">
                  <w:rPr>
                    <w:rFonts w:cstheme="minorHAnsi"/>
                    <w:color w:val="000000" w:themeColor="text1"/>
                  </w:rPr>
                </w:rPrChange>
              </w:rPr>
              <w:t>/</w:t>
            </w:r>
            <w:r w:rsidR="00304C76" w:rsidRPr="00D045AF">
              <w:rPr>
                <w:rFonts w:cstheme="minorHAnsi"/>
                <w:rPrChange w:id="53" w:author="Fabienne Schmaus" w:date="2026-05-08T13:38:00Z" w16du:dateUtc="2026-05-08T11:38:00Z">
                  <w:rPr>
                    <w:rFonts w:cstheme="minorHAnsi"/>
                    <w:color w:val="000000" w:themeColor="text1"/>
                  </w:rPr>
                </w:rPrChange>
              </w:rPr>
              <w:t>4er-</w:t>
            </w:r>
            <w:r w:rsidRPr="00D045AF">
              <w:rPr>
                <w:rFonts w:cstheme="minorHAnsi"/>
                <w:rPrChange w:id="54" w:author="Fabienne Schmaus" w:date="2026-05-08T13:38:00Z" w16du:dateUtc="2026-05-08T11:38:00Z">
                  <w:rPr>
                    <w:rFonts w:cstheme="minorHAnsi"/>
                    <w:color w:val="000000" w:themeColor="text1"/>
                  </w:rPr>
                </w:rPrChange>
              </w:rPr>
              <w:t>Gruppen</w:t>
            </w:r>
          </w:p>
          <w:p w14:paraId="5FD8F8CD" w14:textId="7AB31B1C" w:rsidR="002C5BB5" w:rsidRPr="00D045AF" w:rsidDel="00D045AF" w:rsidRDefault="002C5BB5" w:rsidP="002C5BB5">
            <w:pPr>
              <w:spacing w:line="276" w:lineRule="auto"/>
              <w:rPr>
                <w:del w:id="55" w:author="Fabienne Schmaus" w:date="2026-05-08T13:38:00Z" w16du:dateUtc="2026-05-08T11:38:00Z"/>
                <w:rFonts w:cstheme="minorHAnsi"/>
                <w:rPrChange w:id="56" w:author="Fabienne Schmaus" w:date="2026-05-08T13:38:00Z" w16du:dateUtc="2026-05-08T11:38:00Z">
                  <w:rPr>
                    <w:del w:id="57" w:author="Fabienne Schmaus" w:date="2026-05-08T13:38:00Z" w16du:dateUtc="2026-05-08T11:38:00Z"/>
                    <w:rFonts w:cstheme="minorHAnsi"/>
                    <w:color w:val="000000" w:themeColor="text1"/>
                  </w:rPr>
                </w:rPrChange>
              </w:rPr>
            </w:pPr>
            <w:r w:rsidRPr="00D045AF">
              <w:rPr>
                <w:rFonts w:cstheme="minorHAnsi"/>
                <w:rPrChange w:id="58" w:author="Fabienne Schmaus" w:date="2026-05-08T13:38:00Z" w16du:dateUtc="2026-05-08T11:38:00Z">
                  <w:rPr>
                    <w:rFonts w:cstheme="minorHAnsi"/>
                    <w:color w:val="000000" w:themeColor="text1"/>
                  </w:rPr>
                </w:rPrChange>
              </w:rPr>
              <w:t>&gt; 2er-Gruppen</w:t>
            </w:r>
          </w:p>
          <w:p w14:paraId="7051AA19" w14:textId="77777777" w:rsidR="00D045AF" w:rsidRPr="00D045AF" w:rsidRDefault="00D045AF" w:rsidP="00AC68BE">
            <w:pPr>
              <w:spacing w:line="276" w:lineRule="auto"/>
              <w:rPr>
                <w:ins w:id="59" w:author="Fabienne Schmaus" w:date="2026-05-08T13:38:00Z" w16du:dateUtc="2026-05-08T11:38:00Z"/>
                <w:rFonts w:cstheme="minorHAnsi"/>
                <w:rPrChange w:id="60" w:author="Fabienne Schmaus" w:date="2026-05-08T13:38:00Z" w16du:dateUtc="2026-05-08T11:38:00Z">
                  <w:rPr>
                    <w:ins w:id="61" w:author="Fabienne Schmaus" w:date="2026-05-08T13:38:00Z" w16du:dateUtc="2026-05-08T11:38:00Z"/>
                    <w:rFonts w:cstheme="minorHAnsi"/>
                    <w:color w:val="EE0000"/>
                  </w:rPr>
                </w:rPrChange>
              </w:rPr>
            </w:pPr>
          </w:p>
          <w:p w14:paraId="101AE99C" w14:textId="4203E87B" w:rsidR="00DF669F" w:rsidRPr="00D045AF" w:rsidRDefault="00D045AF" w:rsidP="00D045AF">
            <w:pPr>
              <w:spacing w:line="276" w:lineRule="auto"/>
              <w:rPr>
                <w:rFonts w:cstheme="minorHAnsi"/>
                <w:rPrChange w:id="62" w:author="Fabienne Schmaus" w:date="2026-05-08T13:38:00Z" w16du:dateUtc="2026-05-08T11:38:00Z">
                  <w:rPr>
                    <w:rFonts w:cstheme="minorHAnsi"/>
                    <w:color w:val="EE0000"/>
                  </w:rPr>
                </w:rPrChange>
              </w:rPr>
            </w:pPr>
            <w:ins w:id="63" w:author="Fabienne Schmaus" w:date="2026-05-08T13:38:00Z" w16du:dateUtc="2026-05-08T11:38:00Z">
              <w:r w:rsidRPr="00D045AF">
                <w:rPr>
                  <w:rFonts w:cstheme="minorHAnsi"/>
                  <w:rPrChange w:id="64" w:author="Fabienne Schmaus" w:date="2026-05-08T13:38:00Z" w16du:dateUtc="2026-05-08T11:38:00Z">
                    <w:rPr>
                      <w:rFonts w:cstheme="minorHAnsi"/>
                      <w:color w:val="EE0000"/>
                    </w:rPr>
                  </w:rPrChange>
                </w:rPr>
                <w:t>&gt; Einzelarbeit</w:t>
              </w:r>
            </w:ins>
          </w:p>
        </w:tc>
        <w:tc>
          <w:tcPr>
            <w:tcW w:w="6662" w:type="dxa"/>
          </w:tcPr>
          <w:p w14:paraId="7380CD13" w14:textId="77777777" w:rsidR="00DF669F" w:rsidRPr="00D045AF" w:rsidRDefault="00DF669F" w:rsidP="00FB679F">
            <w:pPr>
              <w:spacing w:line="276" w:lineRule="auto"/>
              <w:rPr>
                <w:rFonts w:cstheme="minorHAnsi"/>
                <w:b/>
                <w:bCs/>
              </w:rPr>
            </w:pPr>
            <w:r w:rsidRPr="00D045AF">
              <w:rPr>
                <w:rFonts w:cstheme="minorHAnsi"/>
                <w:b/>
                <w:bCs/>
              </w:rPr>
              <w:t>Kursmaterial (Lehrkraft)</w:t>
            </w:r>
          </w:p>
          <w:p w14:paraId="61C988DF" w14:textId="4A49964E" w:rsidR="00DF669F" w:rsidRPr="00D045AF" w:rsidRDefault="00AC68BE" w:rsidP="00FB679F">
            <w:pPr>
              <w:spacing w:line="276" w:lineRule="auto"/>
              <w:rPr>
                <w:rFonts w:cstheme="minorHAnsi"/>
                <w:rPrChange w:id="65" w:author="Fabienne Schmaus" w:date="2026-05-08T13:38:00Z" w16du:dateUtc="2026-05-08T11:38:00Z">
                  <w:rPr>
                    <w:rFonts w:cstheme="minorHAnsi"/>
                    <w:color w:val="EE0000"/>
                  </w:rPr>
                </w:rPrChange>
              </w:rPr>
            </w:pPr>
            <w:r w:rsidRPr="00D045AF">
              <w:rPr>
                <w:rFonts w:cstheme="minorHAnsi"/>
                <w:rPrChange w:id="66" w:author="Fabienne Schmaus" w:date="2026-05-08T13:38:00Z" w16du:dateUtc="2026-05-08T11:38:00Z">
                  <w:rPr>
                    <w:rFonts w:cstheme="minorHAnsi"/>
                    <w:color w:val="000000" w:themeColor="text1"/>
                  </w:rPr>
                </w:rPrChange>
              </w:rPr>
              <w:t>&gt; Tablet oder Laptop mit Internetzugang</w:t>
            </w:r>
            <w:r w:rsidRPr="00D045AF">
              <w:rPr>
                <w:rFonts w:cstheme="minorHAnsi"/>
                <w:rPrChange w:id="67" w:author="Fabienne Schmaus" w:date="2026-05-08T13:38:00Z" w16du:dateUtc="2026-05-08T11:38:00Z">
                  <w:rPr>
                    <w:rFonts w:cstheme="minorHAnsi"/>
                    <w:color w:val="000000" w:themeColor="text1"/>
                  </w:rPr>
                </w:rPrChange>
              </w:rPr>
              <w:br/>
              <w:t>&gt; Beamer oder Smartboard (</w:t>
            </w:r>
            <w:r w:rsidR="0043547B" w:rsidRPr="00D045AF">
              <w:rPr>
                <w:rFonts w:cstheme="minorHAnsi"/>
                <w:rPrChange w:id="68" w:author="Fabienne Schmaus" w:date="2026-05-08T13:38:00Z" w16du:dateUtc="2026-05-08T11:38:00Z">
                  <w:rPr>
                    <w:rFonts w:cstheme="minorHAnsi"/>
                    <w:color w:val="000000" w:themeColor="text1"/>
                  </w:rPr>
                </w:rPrChange>
              </w:rPr>
              <w:t>a</w:t>
            </w:r>
            <w:r w:rsidRPr="00D045AF">
              <w:rPr>
                <w:rFonts w:cstheme="minorHAnsi"/>
                <w:rPrChange w:id="69" w:author="Fabienne Schmaus" w:date="2026-05-08T13:38:00Z" w16du:dateUtc="2026-05-08T11:38:00Z">
                  <w:rPr>
                    <w:rFonts w:cstheme="minorHAnsi"/>
                    <w:color w:val="000000" w:themeColor="text1"/>
                  </w:rPr>
                </w:rPrChange>
              </w:rPr>
              <w:t>lternativ: Tafel oder Flipchart)</w:t>
            </w:r>
            <w:r w:rsidRPr="00D045AF">
              <w:rPr>
                <w:rFonts w:cstheme="minorHAnsi"/>
                <w:rPrChange w:id="70" w:author="Fabienne Schmaus" w:date="2026-05-08T13:38:00Z" w16du:dateUtc="2026-05-08T11:38:00Z">
                  <w:rPr>
                    <w:rFonts w:cstheme="minorHAnsi"/>
                    <w:color w:val="000000" w:themeColor="text1"/>
                  </w:rPr>
                </w:rPrChange>
              </w:rPr>
              <w:br/>
              <w:t xml:space="preserve">&gt; </w:t>
            </w:r>
            <w:r w:rsidR="002C5BB5" w:rsidRPr="00D045AF">
              <w:rPr>
                <w:rFonts w:cstheme="minorHAnsi"/>
                <w:rPrChange w:id="71" w:author="Fabienne Schmaus" w:date="2026-05-08T13:38:00Z" w16du:dateUtc="2026-05-08T11:38:00Z">
                  <w:rPr>
                    <w:rFonts w:cstheme="minorHAnsi"/>
                    <w:color w:val="000000" w:themeColor="text1"/>
                  </w:rPr>
                </w:rPrChange>
              </w:rPr>
              <w:t>Handreichung für Lehrkräfte</w:t>
            </w:r>
            <w:r w:rsidR="002C5BB5" w:rsidRPr="00D045AF" w:rsidDel="002C5BB5">
              <w:rPr>
                <w:rFonts w:cstheme="minorHAnsi"/>
                <w:rPrChange w:id="72" w:author="Fabienne Schmaus" w:date="2026-05-08T13:38:00Z" w16du:dateUtc="2026-05-08T11:38:00Z">
                  <w:rPr>
                    <w:rFonts w:cstheme="minorHAnsi"/>
                    <w:color w:val="000000" w:themeColor="text1"/>
                  </w:rPr>
                </w:rPrChange>
              </w:rPr>
              <w:t xml:space="preserve"> </w:t>
            </w:r>
            <w:r w:rsidRPr="00D045AF">
              <w:rPr>
                <w:rFonts w:cstheme="minorHAnsi"/>
                <w:rPrChange w:id="73" w:author="Fabienne Schmaus" w:date="2026-05-08T13:38:00Z" w16du:dateUtc="2026-05-08T11:38:00Z">
                  <w:rPr>
                    <w:rFonts w:cstheme="minorHAnsi"/>
                    <w:color w:val="000000" w:themeColor="text1"/>
                  </w:rPr>
                </w:rPrChange>
              </w:rPr>
              <w:t>(Erwartungshorizont)</w:t>
            </w:r>
            <w:r w:rsidRPr="00D045AF">
              <w:rPr>
                <w:rFonts w:cstheme="minorHAnsi"/>
                <w:rPrChange w:id="74" w:author="Fabienne Schmaus" w:date="2026-05-08T13:38:00Z" w16du:dateUtc="2026-05-08T11:38:00Z">
                  <w:rPr>
                    <w:rFonts w:cstheme="minorHAnsi"/>
                    <w:color w:val="000000" w:themeColor="text1"/>
                  </w:rPr>
                </w:rPrChange>
              </w:rPr>
              <w:br/>
              <w:t xml:space="preserve">&gt; </w:t>
            </w:r>
            <w:r w:rsidR="0043547B" w:rsidRPr="00D045AF">
              <w:rPr>
                <w:rFonts w:cstheme="minorHAnsi"/>
                <w:rPrChange w:id="75" w:author="Fabienne Schmaus" w:date="2026-05-08T13:38:00Z" w16du:dateUtc="2026-05-08T11:38:00Z">
                  <w:rPr>
                    <w:rFonts w:cstheme="minorHAnsi"/>
                    <w:color w:val="000000" w:themeColor="text1"/>
                  </w:rPr>
                </w:rPrChange>
              </w:rPr>
              <w:t>Anhänge</w:t>
            </w:r>
            <w:r w:rsidR="00690584" w:rsidRPr="00D045AF">
              <w:rPr>
                <w:rFonts w:cstheme="minorHAnsi"/>
                <w:rPrChange w:id="76" w:author="Fabienne Schmaus" w:date="2026-05-08T13:38:00Z" w16du:dateUtc="2026-05-08T11:38:00Z">
                  <w:rPr>
                    <w:rFonts w:cstheme="minorHAnsi"/>
                    <w:color w:val="000000" w:themeColor="text1"/>
                  </w:rPr>
                </w:rPrChange>
              </w:rPr>
              <w:t xml:space="preserve"> bei Bedarf ausdrucken</w:t>
            </w:r>
            <w:del w:id="77" w:author="Fabienne Schmaus" w:date="2026-05-08T13:38:00Z" w16du:dateUtc="2026-05-08T11:38:00Z">
              <w:r w:rsidRPr="00D045AF" w:rsidDel="00D045AF">
                <w:rPr>
                  <w:rFonts w:cstheme="minorHAnsi"/>
                  <w:rPrChange w:id="78" w:author="Fabienne Schmaus" w:date="2026-05-08T13:38:00Z" w16du:dateUtc="2026-05-08T11:38:00Z">
                    <w:rPr>
                      <w:rFonts w:cstheme="minorHAnsi"/>
                      <w:color w:val="000000" w:themeColor="text1"/>
                    </w:rPr>
                  </w:rPrChange>
                </w:rPr>
                <w:br/>
                <w:delText>&gt; Moderationskarten oder Haftnotizen</w:delText>
              </w:r>
              <w:r w:rsidR="0043547B" w:rsidRPr="00D045AF" w:rsidDel="00D045AF">
                <w:rPr>
                  <w:rFonts w:cstheme="minorHAnsi"/>
                  <w:rPrChange w:id="79" w:author="Fabienne Schmaus" w:date="2026-05-08T13:38:00Z" w16du:dateUtc="2026-05-08T11:38:00Z">
                    <w:rPr>
                      <w:rFonts w:cstheme="minorHAnsi"/>
                      <w:color w:val="000000" w:themeColor="text1"/>
                    </w:rPr>
                  </w:rPrChange>
                </w:rPr>
                <w:delText xml:space="preserve">, </w:delText>
              </w:r>
              <w:r w:rsidRPr="00D045AF" w:rsidDel="00D045AF">
                <w:rPr>
                  <w:rFonts w:cstheme="minorHAnsi"/>
                  <w:rPrChange w:id="80" w:author="Fabienne Schmaus" w:date="2026-05-08T13:38:00Z" w16du:dateUtc="2026-05-08T11:38:00Z">
                    <w:rPr>
                      <w:rFonts w:cstheme="minorHAnsi"/>
                      <w:color w:val="000000" w:themeColor="text1"/>
                    </w:rPr>
                  </w:rPrChange>
                </w:rPr>
                <w:delText>Pinnwand</w:delText>
              </w:r>
              <w:r w:rsidR="0043547B" w:rsidRPr="00D045AF" w:rsidDel="00D045AF">
                <w:rPr>
                  <w:rFonts w:cstheme="minorHAnsi"/>
                  <w:rPrChange w:id="81" w:author="Fabienne Schmaus" w:date="2026-05-08T13:38:00Z" w16du:dateUtc="2026-05-08T11:38:00Z">
                    <w:rPr>
                      <w:rFonts w:cstheme="minorHAnsi"/>
                      <w:color w:val="000000" w:themeColor="text1"/>
                    </w:rPr>
                  </w:rPrChange>
                </w:rPr>
                <w:delText xml:space="preserve"> und Magnete</w:delText>
              </w:r>
            </w:del>
          </w:p>
        </w:tc>
      </w:tr>
      <w:tr w:rsidR="0050713B" w:rsidRPr="00D045AF" w14:paraId="79E02EE1" w14:textId="77777777" w:rsidTr="006669AF">
        <w:tc>
          <w:tcPr>
            <w:tcW w:w="3681" w:type="dxa"/>
          </w:tcPr>
          <w:p w14:paraId="662485E9" w14:textId="77777777" w:rsidR="00DF669F" w:rsidRPr="00D045AF" w:rsidRDefault="00DF669F" w:rsidP="00FB679F">
            <w:pPr>
              <w:spacing w:line="276" w:lineRule="auto"/>
              <w:rPr>
                <w:rFonts w:cstheme="minorHAnsi"/>
              </w:rPr>
            </w:pPr>
            <w:r w:rsidRPr="00D045AF">
              <w:rPr>
                <w:rFonts w:cstheme="minorHAnsi"/>
                <w:b/>
                <w:bCs/>
              </w:rPr>
              <w:t>Link zur Einheit</w:t>
            </w:r>
          </w:p>
          <w:p w14:paraId="22322EF6" w14:textId="77777777" w:rsidR="00DF669F" w:rsidRPr="00D045AF" w:rsidRDefault="00DF669F">
            <w:pPr>
              <w:numPr>
                <w:ilvl w:val="0"/>
                <w:numId w:val="1"/>
              </w:numPr>
              <w:autoSpaceDE w:val="0"/>
              <w:autoSpaceDN w:val="0"/>
              <w:adjustRightInd w:val="0"/>
              <w:rPr>
                <w:rFonts w:cstheme="minorHAnsi"/>
                <w:rPrChange w:id="82" w:author="Fabienne Schmaus" w:date="2026-05-08T13:38:00Z" w16du:dateUtc="2026-05-08T11:38:00Z">
                  <w:rPr>
                    <w:rFonts w:cstheme="minorHAnsi"/>
                    <w:color w:val="EE0000"/>
                  </w:rPr>
                </w:rPrChange>
              </w:rPr>
            </w:pPr>
            <w:r w:rsidRPr="00D045AF">
              <w:rPr>
                <w:rFonts w:cstheme="minorHAnsi"/>
                <w:rPrChange w:id="83" w:author="Fabienne Schmaus" w:date="2026-05-08T13:38:00Z" w16du:dateUtc="2026-05-08T11:38:00Z">
                  <w:rPr>
                    <w:rFonts w:cstheme="minorHAnsi"/>
                    <w:color w:val="000000" w:themeColor="text1"/>
                  </w:rPr>
                </w:rPrChange>
              </w:rPr>
              <w:t xml:space="preserve">Startervideo, TaskCards und weitere Informationen unter </w:t>
            </w:r>
            <w:r w:rsidRPr="00D045AF">
              <w:rPr>
                <w:rFonts w:cstheme="minorHAnsi"/>
                <w:u w:val="single"/>
                <w:rPrChange w:id="84" w:author="Fabienne Schmaus" w:date="2026-05-08T13:38:00Z" w16du:dateUtc="2026-05-08T11:38:00Z">
                  <w:rPr>
                    <w:rFonts w:cstheme="minorHAnsi"/>
                    <w:color w:val="000000" w:themeColor="text1"/>
                    <w:u w:val="single"/>
                  </w:rPr>
                </w:rPrChange>
              </w:rPr>
              <w:t xml:space="preserve">www.durch-blickt.de </w:t>
            </w:r>
          </w:p>
        </w:tc>
        <w:tc>
          <w:tcPr>
            <w:tcW w:w="6662" w:type="dxa"/>
          </w:tcPr>
          <w:p w14:paraId="7A405BBF" w14:textId="77777777" w:rsidR="00DF669F" w:rsidRPr="00D045AF" w:rsidRDefault="00DF669F" w:rsidP="00FB679F">
            <w:pPr>
              <w:spacing w:line="276" w:lineRule="auto"/>
              <w:rPr>
                <w:rFonts w:cstheme="minorHAnsi"/>
                <w:b/>
                <w:bCs/>
              </w:rPr>
            </w:pPr>
            <w:r w:rsidRPr="00D045AF">
              <w:rPr>
                <w:rFonts w:cstheme="minorHAnsi"/>
                <w:b/>
                <w:bCs/>
              </w:rPr>
              <w:t>Kursmaterial (Lernende)</w:t>
            </w:r>
          </w:p>
          <w:p w14:paraId="0CFDA644" w14:textId="6C035E79" w:rsidR="00DF669F" w:rsidRPr="00D045AF" w:rsidRDefault="00AC68BE" w:rsidP="00FB679F">
            <w:pPr>
              <w:spacing w:line="276" w:lineRule="auto"/>
              <w:rPr>
                <w:rFonts w:cstheme="minorHAnsi"/>
                <w:rPrChange w:id="85" w:author="Fabienne Schmaus" w:date="2026-05-08T13:38:00Z" w16du:dateUtc="2026-05-08T11:38:00Z">
                  <w:rPr>
                    <w:rFonts w:cstheme="minorHAnsi"/>
                    <w:color w:val="EE0000"/>
                  </w:rPr>
                </w:rPrChange>
              </w:rPr>
            </w:pPr>
            <w:r w:rsidRPr="00D045AF">
              <w:rPr>
                <w:rFonts w:cstheme="minorHAnsi"/>
              </w:rPr>
              <w:t>&gt; Arbeitsblätter 1</w:t>
            </w:r>
            <w:r w:rsidR="0043547B" w:rsidRPr="00D045AF">
              <w:rPr>
                <w:rFonts w:cstheme="minorHAnsi"/>
              </w:rPr>
              <w:t xml:space="preserve"> </w:t>
            </w:r>
            <w:r w:rsidRPr="00D045AF">
              <w:rPr>
                <w:rFonts w:cstheme="minorHAnsi"/>
              </w:rPr>
              <w:t>–</w:t>
            </w:r>
            <w:r w:rsidR="0043547B" w:rsidRPr="00D045AF">
              <w:rPr>
                <w:rFonts w:cstheme="minorHAnsi"/>
              </w:rPr>
              <w:t xml:space="preserve"> </w:t>
            </w:r>
            <w:del w:id="86" w:author="Fabienne Schmaus" w:date="2026-05-11T09:32:00Z" w16du:dateUtc="2026-05-11T07:32:00Z">
              <w:r w:rsidR="0076437A" w:rsidRPr="00D045AF" w:rsidDel="00364BA2">
                <w:rPr>
                  <w:rFonts w:cstheme="minorHAnsi"/>
                </w:rPr>
                <w:delText>5</w:delText>
              </w:r>
            </w:del>
            <w:ins w:id="87" w:author="Fabienne Schmaus" w:date="2026-05-11T09:32:00Z" w16du:dateUtc="2026-05-11T07:32:00Z">
              <w:r w:rsidR="00364BA2">
                <w:rPr>
                  <w:rFonts w:cstheme="minorHAnsi"/>
                </w:rPr>
                <w:t>6</w:t>
              </w:r>
            </w:ins>
            <w:r w:rsidRPr="00D045AF">
              <w:rPr>
                <w:rFonts w:cstheme="minorHAnsi"/>
                <w:rPrChange w:id="88" w:author="Fabienne Schmaus" w:date="2026-05-08T13:38:00Z" w16du:dateUtc="2026-05-08T11:38:00Z">
                  <w:rPr>
                    <w:rFonts w:cstheme="minorHAnsi"/>
                    <w:color w:val="EE0000"/>
                  </w:rPr>
                </w:rPrChange>
              </w:rPr>
              <w:br/>
              <w:t xml:space="preserve">&gt; </w:t>
            </w:r>
            <w:r w:rsidR="0043547B" w:rsidRPr="00D045AF">
              <w:rPr>
                <w:rFonts w:cstheme="minorHAnsi"/>
                <w:rPrChange w:id="89" w:author="Fabienne Schmaus" w:date="2026-05-08T13:38:00Z" w16du:dateUtc="2026-05-08T11:38:00Z">
                  <w:rPr>
                    <w:rFonts w:cstheme="minorHAnsi"/>
                    <w:color w:val="EE0000"/>
                  </w:rPr>
                </w:rPrChange>
              </w:rPr>
              <w:t xml:space="preserve">Schulheft, </w:t>
            </w:r>
            <w:r w:rsidRPr="00D045AF">
              <w:rPr>
                <w:rFonts w:cstheme="minorHAnsi"/>
                <w:rPrChange w:id="90" w:author="Fabienne Schmaus" w:date="2026-05-08T13:38:00Z" w16du:dateUtc="2026-05-08T11:38:00Z">
                  <w:rPr>
                    <w:rFonts w:cstheme="minorHAnsi"/>
                    <w:color w:val="EE0000"/>
                  </w:rPr>
                </w:rPrChange>
              </w:rPr>
              <w:t>Stift</w:t>
            </w:r>
            <w:r w:rsidR="002C5BB5" w:rsidRPr="00D045AF">
              <w:rPr>
                <w:rFonts w:cstheme="minorHAnsi"/>
                <w:rPrChange w:id="91" w:author="Fabienne Schmaus" w:date="2026-05-08T13:38:00Z" w16du:dateUtc="2026-05-08T11:38:00Z">
                  <w:rPr>
                    <w:rFonts w:cstheme="minorHAnsi"/>
                    <w:color w:val="EE0000"/>
                  </w:rPr>
                </w:rPrChange>
              </w:rPr>
              <w:t xml:space="preserve"> und </w:t>
            </w:r>
            <w:r w:rsidRPr="00D045AF">
              <w:rPr>
                <w:rFonts w:cstheme="minorHAnsi"/>
                <w:rPrChange w:id="92" w:author="Fabienne Schmaus" w:date="2026-05-08T13:38:00Z" w16du:dateUtc="2026-05-08T11:38:00Z">
                  <w:rPr>
                    <w:rFonts w:cstheme="minorHAnsi"/>
                    <w:color w:val="EE0000"/>
                  </w:rPr>
                </w:rPrChange>
              </w:rPr>
              <w:t>Notizzettel</w:t>
            </w:r>
            <w:r w:rsidRPr="00D045AF">
              <w:rPr>
                <w:rFonts w:cstheme="minorHAnsi"/>
                <w:rPrChange w:id="93" w:author="Fabienne Schmaus" w:date="2026-05-08T13:38:00Z" w16du:dateUtc="2026-05-08T11:38:00Z">
                  <w:rPr>
                    <w:rFonts w:cstheme="minorHAnsi"/>
                    <w:color w:val="EE0000"/>
                  </w:rPr>
                </w:rPrChange>
              </w:rPr>
              <w:br/>
            </w:r>
            <w:r w:rsidRPr="00D045AF">
              <w:rPr>
                <w:rFonts w:cstheme="minorHAnsi"/>
              </w:rPr>
              <w:t xml:space="preserve">&gt; </w:t>
            </w:r>
            <w:r w:rsidR="0043547B" w:rsidRPr="00D045AF">
              <w:rPr>
                <w:rFonts w:cstheme="minorHAnsi"/>
              </w:rPr>
              <w:t xml:space="preserve">Tablet, </w:t>
            </w:r>
            <w:r w:rsidRPr="00D045AF">
              <w:rPr>
                <w:rFonts w:cstheme="minorHAnsi"/>
              </w:rPr>
              <w:t>Smartphone oder Schulgerät</w:t>
            </w:r>
          </w:p>
        </w:tc>
      </w:tr>
    </w:tbl>
    <w:p w14:paraId="28736613" w14:textId="77777777" w:rsidR="00DF669F" w:rsidRPr="000E5D25" w:rsidRDefault="00DF669F" w:rsidP="00DF669F">
      <w:pPr>
        <w:spacing w:line="276" w:lineRule="auto"/>
        <w:rPr>
          <w:rFonts w:cstheme="minorHAnsi"/>
          <w:color w:val="EE0000"/>
          <w:sz w:val="16"/>
          <w:szCs w:val="16"/>
        </w:rPr>
      </w:pPr>
    </w:p>
    <w:tbl>
      <w:tblPr>
        <w:tblStyle w:val="Tabellenraster"/>
        <w:tblW w:w="10343" w:type="dxa"/>
        <w:tblLook w:val="04A0" w:firstRow="1" w:lastRow="0" w:firstColumn="1" w:lastColumn="0" w:noHBand="0" w:noVBand="1"/>
      </w:tblPr>
      <w:tblGrid>
        <w:gridCol w:w="3681"/>
        <w:gridCol w:w="6662"/>
      </w:tblGrid>
      <w:tr w:rsidR="00DF669F" w:rsidRPr="00D045AF" w14:paraId="5400DFE0" w14:textId="77777777" w:rsidTr="006669AF">
        <w:tc>
          <w:tcPr>
            <w:tcW w:w="3681" w:type="dxa"/>
          </w:tcPr>
          <w:p w14:paraId="7559F92C" w14:textId="77777777" w:rsidR="00DF669F" w:rsidRPr="00D045AF" w:rsidRDefault="00DF669F" w:rsidP="00921D3F">
            <w:pPr>
              <w:autoSpaceDE w:val="0"/>
              <w:autoSpaceDN w:val="0"/>
              <w:adjustRightInd w:val="0"/>
              <w:spacing w:line="241" w:lineRule="atLeast"/>
              <w:rPr>
                <w:rFonts w:cstheme="minorHAnsi"/>
                <w:b/>
                <w:bCs/>
                <w:sz w:val="23"/>
                <w:szCs w:val="23"/>
              </w:rPr>
            </w:pPr>
            <w:r w:rsidRPr="00D045AF">
              <w:rPr>
                <w:rFonts w:cstheme="minorHAnsi"/>
                <w:b/>
                <w:bCs/>
                <w:sz w:val="23"/>
                <w:szCs w:val="23"/>
              </w:rPr>
              <w:t xml:space="preserve">Klasse(n) Meditationen und Achtsamkeitsübungen </w:t>
            </w:r>
          </w:p>
          <w:p w14:paraId="351311DB" w14:textId="0F529D9F" w:rsidR="002C5BB5" w:rsidRPr="00D045AF" w:rsidRDefault="002C5BB5" w:rsidP="002C5BB5">
            <w:pPr>
              <w:autoSpaceDE w:val="0"/>
              <w:autoSpaceDN w:val="0"/>
              <w:adjustRightInd w:val="0"/>
              <w:spacing w:line="241" w:lineRule="atLeast"/>
              <w:rPr>
                <w:rFonts w:cstheme="minorHAnsi"/>
                <w:sz w:val="23"/>
                <w:szCs w:val="23"/>
                <w:rPrChange w:id="94" w:author="Fabienne Schmaus" w:date="2026-05-08T13:39:00Z" w16du:dateUtc="2026-05-08T11:39:00Z">
                  <w:rPr>
                    <w:rFonts w:cstheme="minorHAnsi"/>
                    <w:color w:val="EE0000"/>
                    <w:sz w:val="23"/>
                    <w:szCs w:val="23"/>
                  </w:rPr>
                </w:rPrChange>
              </w:rPr>
            </w:pPr>
            <w:r w:rsidRPr="00D045AF">
              <w:rPr>
                <w:rFonts w:cstheme="minorHAnsi"/>
                <w:sz w:val="23"/>
                <w:szCs w:val="23"/>
              </w:rPr>
              <w:t>• Weitere Informationen unter www.durch-blickt.de</w:t>
            </w:r>
          </w:p>
        </w:tc>
        <w:tc>
          <w:tcPr>
            <w:tcW w:w="6662" w:type="dxa"/>
          </w:tcPr>
          <w:p w14:paraId="37A0CA76" w14:textId="77777777" w:rsidR="00DF669F" w:rsidRPr="00D045AF" w:rsidRDefault="00DF669F" w:rsidP="00FB679F">
            <w:pPr>
              <w:spacing w:line="276" w:lineRule="auto"/>
              <w:rPr>
                <w:rFonts w:cstheme="minorHAnsi"/>
                <w:b/>
                <w:bCs/>
              </w:rPr>
            </w:pPr>
            <w:r w:rsidRPr="00D045AF">
              <w:rPr>
                <w:rFonts w:cstheme="minorHAnsi"/>
                <w:b/>
                <w:bCs/>
              </w:rPr>
              <w:t>Onlinematerial und -werkzeuge in der Einheit</w:t>
            </w:r>
          </w:p>
          <w:p w14:paraId="6E49A680" w14:textId="77777777" w:rsidR="00D045AF" w:rsidRDefault="00D045AF" w:rsidP="00FB679F">
            <w:pPr>
              <w:tabs>
                <w:tab w:val="left" w:pos="900"/>
              </w:tabs>
              <w:spacing w:line="276" w:lineRule="auto"/>
              <w:rPr>
                <w:ins w:id="95" w:author="Michael Kohl" w:date="2026-05-20T12:06:00Z" w16du:dateUtc="2026-05-20T10:06:00Z"/>
                <w:rFonts w:cstheme="minorHAnsi"/>
              </w:rPr>
            </w:pPr>
            <w:commentRangeStart w:id="96"/>
            <w:commentRangeStart w:id="97"/>
            <w:ins w:id="98" w:author="Fabienne Schmaus" w:date="2026-05-08T13:39:00Z" w16du:dateUtc="2026-05-08T11:39:00Z">
              <w:r w:rsidRPr="00D045AF">
                <w:rPr>
                  <w:rFonts w:cstheme="minorHAnsi"/>
                  <w:rPrChange w:id="99" w:author="Fabienne Schmaus" w:date="2026-05-08T13:39:00Z" w16du:dateUtc="2026-05-08T11:39:00Z">
                    <w:rPr>
                      <w:rFonts w:cstheme="minorHAnsi"/>
                      <w:color w:val="EE0000"/>
                    </w:rPr>
                  </w:rPrChange>
                </w:rPr>
                <w:t>–</w:t>
              </w:r>
            </w:ins>
            <w:commentRangeEnd w:id="96"/>
            <w:r w:rsidRPr="005B5BEC">
              <w:rPr>
                <w:rStyle w:val="Kommentarzeichen"/>
                <w:rFonts w:cstheme="minorHAnsi"/>
                <w:sz w:val="22"/>
                <w:szCs w:val="22"/>
              </w:rPr>
              <w:commentReference w:id="96"/>
            </w:r>
            <w:commentRangeEnd w:id="97"/>
            <w:r w:rsidR="005B5BEC" w:rsidRPr="005B5BEC">
              <w:rPr>
                <w:rStyle w:val="Kommentarzeichen"/>
                <w:rFonts w:cstheme="minorHAnsi"/>
                <w:sz w:val="22"/>
                <w:szCs w:val="22"/>
              </w:rPr>
              <w:commentReference w:id="97"/>
            </w:r>
            <w:ins w:id="100" w:author="Michael Kohl" w:date="2026-05-20T12:06:00Z" w16du:dateUtc="2026-05-20T10:06:00Z">
              <w:r w:rsidR="005B5BEC" w:rsidRPr="005B5BEC">
                <w:rPr>
                  <w:rFonts w:cstheme="minorHAnsi"/>
                </w:rPr>
                <w:t>https://www.barmer.de/gesundheit-verstehen/leben/abnehmen-diaet/diaet-mythen-1054642</w:t>
              </w:r>
            </w:ins>
          </w:p>
          <w:p w14:paraId="0E0B93BE" w14:textId="3A83F1FB" w:rsidR="005B5BEC" w:rsidRDefault="005B5BEC" w:rsidP="00FB679F">
            <w:pPr>
              <w:tabs>
                <w:tab w:val="left" w:pos="900"/>
              </w:tabs>
              <w:spacing w:line="276" w:lineRule="auto"/>
              <w:rPr>
                <w:ins w:id="101" w:author="Michael Kohl" w:date="2026-05-20T12:07:00Z" w16du:dateUtc="2026-05-20T10:07:00Z"/>
                <w:rFonts w:cstheme="minorHAnsi"/>
              </w:rPr>
            </w:pPr>
            <w:ins w:id="102" w:author="Michael Kohl" w:date="2026-05-20T12:07:00Z" w16du:dateUtc="2026-05-20T10:07:00Z">
              <w:r>
                <w:rPr>
                  <w:rFonts w:cstheme="minorHAnsi"/>
                </w:rPr>
                <w:fldChar w:fldCharType="begin"/>
              </w:r>
              <w:r>
                <w:rPr>
                  <w:rFonts w:cstheme="minorHAnsi"/>
                </w:rPr>
                <w:instrText>HYPERLINK "</w:instrText>
              </w:r>
              <w:r w:rsidRPr="005B5BEC">
                <w:rPr>
                  <w:rFonts w:cstheme="minorHAnsi"/>
                </w:rPr>
                <w:instrText>https://www.barmer.de/gesundheit-verstehen/sport/bewegung-und-fitness/sportmythen-1071480</w:instrText>
              </w:r>
              <w:r>
                <w:rPr>
                  <w:rFonts w:cstheme="minorHAnsi"/>
                </w:rPr>
                <w:instrText>"</w:instrText>
              </w:r>
              <w:r>
                <w:rPr>
                  <w:rFonts w:cstheme="minorHAnsi"/>
                </w:rPr>
                <w:fldChar w:fldCharType="separate"/>
              </w:r>
              <w:r w:rsidRPr="001E76D5">
                <w:rPr>
                  <w:rStyle w:val="Hyperlink"/>
                  <w:rFonts w:cstheme="minorHAnsi"/>
                </w:rPr>
                <w:t>https://www.barmer.de/gesundheit-verstehen/sport/bewegung-und-fitness/sportmythen-1071480</w:t>
              </w:r>
              <w:r>
                <w:rPr>
                  <w:rFonts w:cstheme="minorHAnsi"/>
                </w:rPr>
                <w:fldChar w:fldCharType="end"/>
              </w:r>
            </w:ins>
          </w:p>
          <w:p w14:paraId="15D2D34D" w14:textId="5D491F1E" w:rsidR="005B5BEC" w:rsidRPr="00D045AF" w:rsidRDefault="005B5BEC" w:rsidP="00FB679F">
            <w:pPr>
              <w:tabs>
                <w:tab w:val="left" w:pos="900"/>
              </w:tabs>
              <w:spacing w:line="276" w:lineRule="auto"/>
              <w:rPr>
                <w:rFonts w:cstheme="minorHAnsi"/>
                <w:rPrChange w:id="103" w:author="Fabienne Schmaus" w:date="2026-05-08T13:39:00Z" w16du:dateUtc="2026-05-08T11:39:00Z">
                  <w:rPr>
                    <w:rFonts w:cstheme="minorHAnsi"/>
                    <w:color w:val="EE0000"/>
                  </w:rPr>
                </w:rPrChange>
              </w:rPr>
            </w:pPr>
            <w:ins w:id="104" w:author="Michael Kohl" w:date="2026-05-20T12:08:00Z" w16du:dateUtc="2026-05-20T10:08:00Z">
              <w:r w:rsidRPr="005B5BEC">
                <w:rPr>
                  <w:rFonts w:cstheme="minorHAnsi"/>
                </w:rPr>
                <w:t>https://www.barmer.de/gesundheit-verstehen/mensch/gesundheit-2030/gesunde-digitale-gesellschaft/health-fake-news-1071172</w:t>
              </w:r>
            </w:ins>
          </w:p>
        </w:tc>
      </w:tr>
    </w:tbl>
    <w:p w14:paraId="551D591A" w14:textId="77777777" w:rsidR="008D0DAD" w:rsidRPr="000E5D25" w:rsidRDefault="008D0DAD">
      <w:pPr>
        <w:rPr>
          <w:rFonts w:cstheme="minorHAnsi"/>
          <w:color w:val="EE0000"/>
        </w:rPr>
      </w:pPr>
      <w:r w:rsidRPr="000E5D25">
        <w:rPr>
          <w:rFonts w:cstheme="minorHAnsi"/>
          <w:color w:val="EE0000"/>
        </w:rPr>
        <w:br w:type="page"/>
      </w:r>
    </w:p>
    <w:p w14:paraId="6EAA219C" w14:textId="58692781" w:rsidR="008D0DAD" w:rsidRPr="00D045AF" w:rsidRDefault="008D0DAD" w:rsidP="00DF669F">
      <w:pPr>
        <w:spacing w:line="276" w:lineRule="auto"/>
        <w:rPr>
          <w:rFonts w:cstheme="minorHAnsi"/>
          <w:rPrChange w:id="105" w:author="Fabienne Schmaus" w:date="2026-05-08T13:41:00Z" w16du:dateUtc="2026-05-08T11:41:00Z">
            <w:rPr>
              <w:rFonts w:cstheme="minorHAnsi"/>
              <w:color w:val="EE0000"/>
            </w:rPr>
          </w:rPrChange>
        </w:rPr>
      </w:pPr>
      <w:r w:rsidRPr="00D045AF">
        <w:rPr>
          <w:rFonts w:cstheme="minorHAnsi"/>
          <w:highlight w:val="yellow"/>
          <w:rPrChange w:id="106" w:author="Fabienne Schmaus" w:date="2026-05-08T13:41:00Z" w16du:dateUtc="2026-05-08T11:41:00Z">
            <w:rPr>
              <w:rFonts w:cstheme="minorHAnsi"/>
              <w:color w:val="EE0000"/>
              <w:highlight w:val="yellow"/>
            </w:rPr>
          </w:rPrChange>
        </w:rPr>
        <w:lastRenderedPageBreak/>
        <w:t>((Seite 3))</w:t>
      </w:r>
    </w:p>
    <w:tbl>
      <w:tblPr>
        <w:tblStyle w:val="Tabellenraster"/>
        <w:tblW w:w="10485" w:type="dxa"/>
        <w:tblLook w:val="04A0" w:firstRow="1" w:lastRow="0" w:firstColumn="1" w:lastColumn="0" w:noHBand="0" w:noVBand="1"/>
      </w:tblPr>
      <w:tblGrid>
        <w:gridCol w:w="10485"/>
      </w:tblGrid>
      <w:tr w:rsidR="00DF669F" w:rsidRPr="000E5D25" w14:paraId="0E33CE16" w14:textId="77777777" w:rsidTr="006669AF">
        <w:tc>
          <w:tcPr>
            <w:tcW w:w="10485" w:type="dxa"/>
          </w:tcPr>
          <w:p w14:paraId="5D3696D6" w14:textId="77777777" w:rsidR="00DF669F" w:rsidRPr="000E5D25" w:rsidRDefault="00DF669F" w:rsidP="00FB679F">
            <w:pPr>
              <w:spacing w:line="276" w:lineRule="auto"/>
              <w:rPr>
                <w:rFonts w:cstheme="minorHAnsi"/>
                <w:b/>
                <w:bCs/>
              </w:rPr>
            </w:pPr>
            <w:bookmarkStart w:id="107" w:name="_Hlk139991491"/>
            <w:r w:rsidRPr="000E5D25">
              <w:rPr>
                <w:rFonts w:cstheme="minorHAnsi"/>
                <w:b/>
                <w:bCs/>
              </w:rPr>
              <w:t>Unterrichtsvorbereitung</w:t>
            </w:r>
          </w:p>
          <w:p w14:paraId="12CA7628" w14:textId="498C99F5" w:rsidR="00AC68BE" w:rsidRPr="000E5D25" w:rsidRDefault="00AC68BE" w:rsidP="00AC68BE">
            <w:pPr>
              <w:spacing w:line="276" w:lineRule="auto"/>
              <w:rPr>
                <w:rFonts w:cstheme="minorHAnsi"/>
                <w:color w:val="000000" w:themeColor="text1"/>
              </w:rPr>
            </w:pPr>
            <w:r w:rsidRPr="000E5D25">
              <w:rPr>
                <w:rFonts w:cstheme="minorHAnsi"/>
                <w:color w:val="000000" w:themeColor="text1"/>
              </w:rPr>
              <w:t xml:space="preserve">&gt; </w:t>
            </w:r>
            <w:r w:rsidR="008D0DAD" w:rsidRPr="000E5D25">
              <w:rPr>
                <w:rFonts w:cstheme="minorHAnsi"/>
                <w:color w:val="000000" w:themeColor="text1"/>
              </w:rPr>
              <w:t xml:space="preserve">Video </w:t>
            </w:r>
            <w:r w:rsidRPr="000E5D25">
              <w:rPr>
                <w:rFonts w:cstheme="minorHAnsi"/>
                <w:color w:val="000000" w:themeColor="text1"/>
              </w:rPr>
              <w:t xml:space="preserve">testen </w:t>
            </w:r>
          </w:p>
          <w:p w14:paraId="7C2396E6" w14:textId="285DB445" w:rsidR="00AC68BE" w:rsidRPr="000E5D25" w:rsidRDefault="00AC68BE" w:rsidP="00AC68BE">
            <w:pPr>
              <w:spacing w:line="276" w:lineRule="auto"/>
              <w:rPr>
                <w:rFonts w:cstheme="minorHAnsi"/>
                <w:color w:val="000000" w:themeColor="text1"/>
              </w:rPr>
            </w:pPr>
            <w:r w:rsidRPr="000E5D25">
              <w:rPr>
                <w:rFonts w:cstheme="minorHAnsi"/>
                <w:color w:val="000000" w:themeColor="text1"/>
                <w:sz w:val="20"/>
                <w:szCs w:val="20"/>
              </w:rPr>
              <w:t xml:space="preserve">&gt; </w:t>
            </w:r>
            <w:r w:rsidRPr="000E5D25">
              <w:rPr>
                <w:rFonts w:cstheme="minorHAnsi"/>
                <w:color w:val="000000" w:themeColor="text1"/>
              </w:rPr>
              <w:t>Arbeitsblätter 1</w:t>
            </w:r>
            <w:r w:rsidR="0043547B" w:rsidRPr="000E5D25">
              <w:rPr>
                <w:rFonts w:cstheme="minorHAnsi"/>
                <w:color w:val="000000" w:themeColor="text1"/>
              </w:rPr>
              <w:t xml:space="preserve"> </w:t>
            </w:r>
            <w:r w:rsidRPr="000E5D25">
              <w:rPr>
                <w:rFonts w:cstheme="minorHAnsi"/>
                <w:color w:val="000000" w:themeColor="text1"/>
              </w:rPr>
              <w:t>–</w:t>
            </w:r>
            <w:r w:rsidR="0043547B" w:rsidRPr="000E5D25">
              <w:rPr>
                <w:rFonts w:cstheme="minorHAnsi"/>
                <w:color w:val="000000" w:themeColor="text1"/>
              </w:rPr>
              <w:t xml:space="preserve"> </w:t>
            </w:r>
            <w:del w:id="108" w:author="Fabienne Schmaus" w:date="2026-05-11T09:32:00Z" w16du:dateUtc="2026-05-11T07:32:00Z">
              <w:r w:rsidR="0076437A" w:rsidRPr="000E5D25" w:rsidDel="00364BA2">
                <w:rPr>
                  <w:rFonts w:cstheme="minorHAnsi"/>
                  <w:color w:val="000000" w:themeColor="text1"/>
                </w:rPr>
                <w:delText>5</w:delText>
              </w:r>
              <w:r w:rsidRPr="000E5D25" w:rsidDel="00364BA2">
                <w:rPr>
                  <w:rFonts w:cstheme="minorHAnsi"/>
                  <w:color w:val="000000" w:themeColor="text1"/>
                </w:rPr>
                <w:delText xml:space="preserve"> </w:delText>
              </w:r>
            </w:del>
            <w:ins w:id="109" w:author="Fabienne Schmaus" w:date="2026-05-11T09:32:00Z" w16du:dateUtc="2026-05-11T07:32:00Z">
              <w:r w:rsidR="00364BA2">
                <w:rPr>
                  <w:rFonts w:cstheme="minorHAnsi"/>
                  <w:color w:val="000000" w:themeColor="text1"/>
                </w:rPr>
                <w:t>6</w:t>
              </w:r>
              <w:r w:rsidR="00364BA2" w:rsidRPr="000E5D25">
                <w:rPr>
                  <w:rFonts w:cstheme="minorHAnsi"/>
                  <w:color w:val="000000" w:themeColor="text1"/>
                </w:rPr>
                <w:t xml:space="preserve"> </w:t>
              </w:r>
            </w:ins>
            <w:r w:rsidRPr="000E5D25">
              <w:rPr>
                <w:rFonts w:cstheme="minorHAnsi"/>
                <w:color w:val="000000" w:themeColor="text1"/>
              </w:rPr>
              <w:t xml:space="preserve">ausdrucken oder digital bereitstellen </w:t>
            </w:r>
          </w:p>
          <w:p w14:paraId="78FC1135" w14:textId="160FBC33" w:rsidR="008D0DAD" w:rsidRPr="000E5D25" w:rsidRDefault="008D0DAD" w:rsidP="00AC68BE">
            <w:pPr>
              <w:spacing w:line="276" w:lineRule="auto"/>
              <w:rPr>
                <w:rFonts w:cstheme="minorHAnsi"/>
                <w:color w:val="000000" w:themeColor="text1"/>
              </w:rPr>
            </w:pPr>
            <w:r w:rsidRPr="000E5D25">
              <w:rPr>
                <w:rFonts w:cstheme="minorHAnsi"/>
                <w:color w:val="000000" w:themeColor="text1"/>
              </w:rPr>
              <w:t>&gt; evtl. Schulgeräte besorgen</w:t>
            </w:r>
          </w:p>
          <w:p w14:paraId="7C60E27F" w14:textId="5F959808" w:rsidR="00AC68BE" w:rsidRPr="000E5D25" w:rsidRDefault="00AC68BE" w:rsidP="00AC68BE">
            <w:pPr>
              <w:spacing w:line="276" w:lineRule="auto"/>
              <w:rPr>
                <w:rFonts w:cstheme="minorHAnsi"/>
                <w:color w:val="000000" w:themeColor="text1"/>
              </w:rPr>
            </w:pPr>
            <w:r w:rsidRPr="000E5D25">
              <w:rPr>
                <w:rFonts w:cstheme="minorHAnsi"/>
                <w:color w:val="000000" w:themeColor="text1"/>
              </w:rPr>
              <w:t>&gt; Anh</w:t>
            </w:r>
            <w:r w:rsidR="0043547B" w:rsidRPr="000E5D25">
              <w:rPr>
                <w:rFonts w:cstheme="minorHAnsi"/>
                <w:color w:val="000000" w:themeColor="text1"/>
              </w:rPr>
              <w:t xml:space="preserve">änge </w:t>
            </w:r>
            <w:r w:rsidRPr="000E5D25">
              <w:rPr>
                <w:rFonts w:cstheme="minorHAnsi"/>
                <w:color w:val="000000" w:themeColor="text1"/>
              </w:rPr>
              <w:t xml:space="preserve">ausdrucken oder zur Projektion vorbereiten </w:t>
            </w:r>
          </w:p>
          <w:p w14:paraId="6C069E1A" w14:textId="77777777" w:rsidR="000C64E6" w:rsidRPr="000E5D25" w:rsidRDefault="00AC68BE" w:rsidP="0076437A">
            <w:pPr>
              <w:spacing w:line="276" w:lineRule="auto"/>
              <w:rPr>
                <w:rFonts w:cstheme="minorHAnsi"/>
                <w:color w:val="000000" w:themeColor="text1"/>
              </w:rPr>
            </w:pPr>
            <w:r w:rsidRPr="000E5D25">
              <w:rPr>
                <w:rFonts w:cstheme="minorHAnsi"/>
                <w:color w:val="000000" w:themeColor="text1"/>
              </w:rPr>
              <w:t xml:space="preserve">&gt; </w:t>
            </w:r>
            <w:r w:rsidR="008D0DAD" w:rsidRPr="000E5D25">
              <w:rPr>
                <w:rFonts w:cstheme="minorHAnsi"/>
                <w:color w:val="000000" w:themeColor="text1"/>
              </w:rPr>
              <w:t xml:space="preserve">mit </w:t>
            </w:r>
            <w:r w:rsidR="0076437A" w:rsidRPr="000E5D25">
              <w:rPr>
                <w:rFonts w:cstheme="minorHAnsi"/>
                <w:color w:val="000000" w:themeColor="text1"/>
              </w:rPr>
              <w:t>der QQQQ-Methode vertraut machen</w:t>
            </w:r>
            <w:r w:rsidRPr="000E5D25">
              <w:rPr>
                <w:rFonts w:cstheme="minorHAnsi"/>
                <w:color w:val="000000" w:themeColor="text1"/>
              </w:rPr>
              <w:t xml:space="preserve"> – siehe </w:t>
            </w:r>
            <w:r w:rsidR="00E93518" w:rsidRPr="000E5D25">
              <w:rPr>
                <w:rFonts w:cstheme="minorHAnsi"/>
                <w:color w:val="000000" w:themeColor="text1"/>
              </w:rPr>
              <w:t>Anhang</w:t>
            </w:r>
            <w:r w:rsidRPr="000E5D25">
              <w:rPr>
                <w:rFonts w:cstheme="minorHAnsi"/>
                <w:color w:val="000000" w:themeColor="text1"/>
              </w:rPr>
              <w:t xml:space="preserve"> </w:t>
            </w:r>
          </w:p>
          <w:p w14:paraId="46463388" w14:textId="59F4FD50" w:rsidR="0076437A" w:rsidRPr="000E5D25" w:rsidRDefault="0076437A" w:rsidP="0076437A">
            <w:pPr>
              <w:tabs>
                <w:tab w:val="left" w:pos="1843"/>
              </w:tabs>
              <w:spacing w:line="276" w:lineRule="auto"/>
              <w:rPr>
                <w:rFonts w:cstheme="minorHAnsi"/>
                <w:color w:val="000000" w:themeColor="text1"/>
              </w:rPr>
            </w:pPr>
            <w:r w:rsidRPr="000E5D25">
              <w:rPr>
                <w:rFonts w:cstheme="minorHAnsi"/>
                <w:color w:val="000000" w:themeColor="text1"/>
              </w:rPr>
              <w:t xml:space="preserve">&gt; mit dem </w:t>
            </w:r>
            <w:ins w:id="110" w:author="Fabienne Schmaus" w:date="2026-05-08T13:39:00Z" w16du:dateUtc="2026-05-08T11:39:00Z">
              <w:r w:rsidR="00D045AF">
                <w:rPr>
                  <w:rFonts w:cstheme="minorHAnsi"/>
                  <w:color w:val="000000" w:themeColor="text1"/>
                </w:rPr>
                <w:t>O</w:t>
              </w:r>
            </w:ins>
            <w:del w:id="111" w:author="Fabienne Schmaus" w:date="2026-05-08T13:39:00Z" w16du:dateUtc="2026-05-08T11:39:00Z">
              <w:r w:rsidRPr="000E5D25" w:rsidDel="00D045AF">
                <w:rPr>
                  <w:rFonts w:cstheme="minorHAnsi"/>
                  <w:color w:val="000000" w:themeColor="text1"/>
                </w:rPr>
                <w:delText>o</w:delText>
              </w:r>
            </w:del>
            <w:r w:rsidRPr="000E5D25">
              <w:rPr>
                <w:rFonts w:cstheme="minorHAnsi"/>
                <w:color w:val="000000" w:themeColor="text1"/>
              </w:rPr>
              <w:t>nline</w:t>
            </w:r>
            <w:ins w:id="112" w:author="Fabienne Schmaus" w:date="2026-05-11T07:56:00Z" w16du:dateUtc="2026-05-11T05:56:00Z">
              <w:r w:rsidR="00DD1850">
                <w:rPr>
                  <w:rFonts w:cstheme="minorHAnsi"/>
                  <w:color w:val="000000" w:themeColor="text1"/>
                </w:rPr>
                <w:t>-</w:t>
              </w:r>
            </w:ins>
            <w:del w:id="113" w:author="Fabienne Schmaus" w:date="2026-05-08T13:39:00Z" w16du:dateUtc="2026-05-08T11:39:00Z">
              <w:r w:rsidRPr="000E5D25" w:rsidDel="00D045AF">
                <w:rPr>
                  <w:rFonts w:cstheme="minorHAnsi"/>
                  <w:color w:val="000000" w:themeColor="text1"/>
                </w:rPr>
                <w:delText xml:space="preserve"> </w:delText>
              </w:r>
            </w:del>
            <w:del w:id="114" w:author="Fabienne Schmaus" w:date="2026-05-08T14:42:00Z" w16du:dateUtc="2026-05-08T12:42:00Z">
              <w:r w:rsidRPr="000E5D25" w:rsidDel="00872087">
                <w:rPr>
                  <w:rFonts w:cstheme="minorHAnsi"/>
                  <w:color w:val="000000" w:themeColor="text1"/>
                </w:rPr>
                <w:delText xml:space="preserve">Quellenchecker </w:delText>
              </w:r>
            </w:del>
            <w:ins w:id="115" w:author="Fabienne Schmaus" w:date="2026-05-08T14:42:00Z" w16du:dateUtc="2026-05-08T12:42:00Z">
              <w:r w:rsidR="00872087" w:rsidRPr="000E5D25">
                <w:rPr>
                  <w:rFonts w:cstheme="minorHAnsi"/>
                  <w:color w:val="000000" w:themeColor="text1"/>
                </w:rPr>
                <w:t>Quellen</w:t>
              </w:r>
              <w:r w:rsidR="00872087">
                <w:rPr>
                  <w:rFonts w:cstheme="minorHAnsi"/>
                  <w:color w:val="000000" w:themeColor="text1"/>
                </w:rPr>
                <w:t>C</w:t>
              </w:r>
              <w:r w:rsidR="00872087" w:rsidRPr="000E5D25">
                <w:rPr>
                  <w:rFonts w:cstheme="minorHAnsi"/>
                  <w:color w:val="000000" w:themeColor="text1"/>
                </w:rPr>
                <w:t xml:space="preserve">hecker </w:t>
              </w:r>
            </w:ins>
            <w:r w:rsidRPr="000E5D25">
              <w:rPr>
                <w:rFonts w:cstheme="minorHAnsi"/>
                <w:color w:val="000000" w:themeColor="text1"/>
              </w:rPr>
              <w:t>vertraut machen</w:t>
            </w:r>
            <w:ins w:id="116" w:author="Fabienne Schmaus" w:date="2026-05-08T13:40:00Z" w16du:dateUtc="2026-05-08T11:40:00Z">
              <w:r w:rsidR="00D045AF">
                <w:rPr>
                  <w:rFonts w:cstheme="minorHAnsi"/>
                  <w:color w:val="000000" w:themeColor="text1"/>
                </w:rPr>
                <w:t xml:space="preserve"> – siehe Erwartungshorizont</w:t>
              </w:r>
            </w:ins>
            <w:del w:id="117" w:author="Fabienne Schmaus" w:date="2026-05-08T13:40:00Z" w16du:dateUtc="2026-05-08T11:40:00Z">
              <w:r w:rsidRPr="000E5D25" w:rsidDel="00D045AF">
                <w:rPr>
                  <w:rFonts w:cstheme="minorHAnsi"/>
                  <w:color w:val="000000" w:themeColor="text1"/>
                </w:rPr>
                <w:delText>.</w:delText>
              </w:r>
            </w:del>
            <w:del w:id="118" w:author="Fabienne Schmaus" w:date="2026-05-08T15:21:00Z" w16du:dateUtc="2026-05-08T13:21:00Z">
              <w:r w:rsidRPr="000E5D25" w:rsidDel="003935DB">
                <w:rPr>
                  <w:rFonts w:cstheme="minorHAnsi"/>
                  <w:color w:val="000000" w:themeColor="text1"/>
                </w:rPr>
                <w:delText xml:space="preserve"> (</w:delText>
              </w:r>
              <w:r w:rsidDel="003935DB">
                <w:fldChar w:fldCharType="begin"/>
              </w:r>
              <w:r w:rsidDel="003935DB">
                <w:delInstrText>HYPERLINK "https://www.durch-blickt.de/schuelerinnen-und-schueler/quellenchecker"</w:delInstrText>
              </w:r>
              <w:r w:rsidDel="003935DB">
                <w:fldChar w:fldCharType="separate"/>
              </w:r>
              <w:r w:rsidRPr="000E5D25" w:rsidDel="003935DB">
                <w:rPr>
                  <w:rStyle w:val="Hyperlink"/>
                  <w:rFonts w:cstheme="minorHAnsi"/>
                  <w:color w:val="000000" w:themeColor="text1"/>
                </w:rPr>
                <w:delText>https://www.durch-blickt.de/schuelerinnen-und-schueler/quellenchecker</w:delText>
              </w:r>
              <w:r w:rsidDel="003935DB">
                <w:fldChar w:fldCharType="end"/>
              </w:r>
              <w:r w:rsidRPr="000E5D25" w:rsidDel="003935DB">
                <w:rPr>
                  <w:rFonts w:cstheme="minorHAnsi"/>
                  <w:color w:val="000000" w:themeColor="text1"/>
                </w:rPr>
                <w:delText>)</w:delText>
              </w:r>
            </w:del>
          </w:p>
        </w:tc>
      </w:tr>
    </w:tbl>
    <w:p w14:paraId="7475E81F" w14:textId="77777777" w:rsidR="00DF669F" w:rsidRPr="00D045AF" w:rsidRDefault="00DF669F" w:rsidP="00DF669F">
      <w:pPr>
        <w:spacing w:line="276" w:lineRule="auto"/>
        <w:rPr>
          <w:rFonts w:cstheme="minorHAnsi"/>
          <w:rPrChange w:id="119" w:author="Fabienne Schmaus" w:date="2026-05-08T13:40:00Z" w16du:dateUtc="2026-05-08T11:40:00Z">
            <w:rPr>
              <w:rFonts w:cstheme="minorHAnsi"/>
              <w:color w:val="EE0000"/>
            </w:rPr>
          </w:rPrChange>
        </w:rPr>
      </w:pPr>
    </w:p>
    <w:tbl>
      <w:tblPr>
        <w:tblStyle w:val="Tabellenraster"/>
        <w:tblW w:w="10485" w:type="dxa"/>
        <w:tblLook w:val="04A0" w:firstRow="1" w:lastRow="0" w:firstColumn="1" w:lastColumn="0" w:noHBand="0" w:noVBand="1"/>
      </w:tblPr>
      <w:tblGrid>
        <w:gridCol w:w="10485"/>
      </w:tblGrid>
      <w:tr w:rsidR="00DF669F" w:rsidRPr="00D045AF" w14:paraId="03933C09" w14:textId="77777777" w:rsidTr="006669AF">
        <w:tc>
          <w:tcPr>
            <w:tcW w:w="10485" w:type="dxa"/>
          </w:tcPr>
          <w:bookmarkEnd w:id="107"/>
          <w:p w14:paraId="23F7BEF2" w14:textId="6DBABB4C" w:rsidR="00DF669F" w:rsidRPr="00872087" w:rsidRDefault="00DF669F" w:rsidP="00964135">
            <w:pPr>
              <w:tabs>
                <w:tab w:val="left" w:pos="3288"/>
              </w:tabs>
              <w:spacing w:line="276" w:lineRule="auto"/>
              <w:rPr>
                <w:rFonts w:cstheme="minorHAnsi"/>
                <w:b/>
                <w:bCs/>
              </w:rPr>
            </w:pPr>
            <w:commentRangeStart w:id="120"/>
            <w:commentRangeStart w:id="121"/>
            <w:r w:rsidRPr="00D045AF">
              <w:rPr>
                <w:rFonts w:cstheme="minorHAnsi"/>
                <w:b/>
                <w:bCs/>
              </w:rPr>
              <w:t>Ablauf</w:t>
            </w:r>
            <w:commentRangeEnd w:id="120"/>
            <w:r w:rsidR="00E7471E" w:rsidRPr="00872087">
              <w:rPr>
                <w:rStyle w:val="Kommentarzeichen"/>
                <w:rFonts w:cstheme="minorHAnsi"/>
                <w:b/>
                <w:bCs/>
                <w:sz w:val="22"/>
                <w:szCs w:val="22"/>
              </w:rPr>
              <w:commentReference w:id="120"/>
            </w:r>
            <w:commentRangeEnd w:id="121"/>
            <w:r w:rsidR="003935DB" w:rsidRPr="00872087">
              <w:rPr>
                <w:rStyle w:val="Kommentarzeichen"/>
                <w:rFonts w:cstheme="minorHAnsi"/>
                <w:b/>
                <w:bCs/>
                <w:sz w:val="22"/>
                <w:szCs w:val="22"/>
              </w:rPr>
              <w:commentReference w:id="121"/>
            </w:r>
          </w:p>
          <w:p w14:paraId="7265094D" w14:textId="0B062B6D" w:rsidR="00DF669F" w:rsidRPr="00D045AF" w:rsidRDefault="008D0DAD" w:rsidP="00964135">
            <w:pPr>
              <w:tabs>
                <w:tab w:val="left" w:pos="3141"/>
                <w:tab w:val="left" w:pos="3288"/>
              </w:tabs>
              <w:spacing w:line="276" w:lineRule="auto"/>
              <w:rPr>
                <w:rFonts w:cstheme="minorHAnsi"/>
              </w:rPr>
            </w:pPr>
            <w:r w:rsidRPr="00D045AF">
              <w:rPr>
                <w:rFonts w:cstheme="minorHAnsi"/>
              </w:rPr>
              <w:t>Einstieg</w:t>
            </w:r>
            <w:r w:rsidR="00DF669F" w:rsidRPr="00D045AF">
              <w:rPr>
                <w:rFonts w:cstheme="minorHAnsi"/>
              </w:rPr>
              <w:tab/>
              <w:t xml:space="preserve">Startervideo zur Einheit </w:t>
            </w:r>
            <w:r w:rsidR="00045840" w:rsidRPr="00D045AF">
              <w:rPr>
                <w:rFonts w:cstheme="minorHAnsi"/>
              </w:rPr>
              <w:t>(</w:t>
            </w:r>
            <w:r w:rsidRPr="00D045AF">
              <w:rPr>
                <w:rFonts w:cstheme="minorHAnsi"/>
              </w:rPr>
              <w:t xml:space="preserve">ca. </w:t>
            </w:r>
            <w:r w:rsidR="00AC33A3" w:rsidRPr="00D045AF">
              <w:rPr>
                <w:rFonts w:cstheme="minorHAnsi"/>
              </w:rPr>
              <w:t>10</w:t>
            </w:r>
            <w:r w:rsidRPr="00D045AF">
              <w:rPr>
                <w:rFonts w:cstheme="minorHAnsi"/>
              </w:rPr>
              <w:t xml:space="preserve"> Min</w:t>
            </w:r>
            <w:r w:rsidR="00FD3CE9" w:rsidRPr="00D045AF">
              <w:rPr>
                <w:rFonts w:cstheme="minorHAnsi"/>
              </w:rPr>
              <w:t>.</w:t>
            </w:r>
            <w:r w:rsidR="00045840" w:rsidRPr="00D045AF">
              <w:rPr>
                <w:rFonts w:cstheme="minorHAnsi"/>
              </w:rPr>
              <w:t>)</w:t>
            </w:r>
          </w:p>
          <w:p w14:paraId="32BD1962" w14:textId="6D8F6ECD" w:rsidR="00045840" w:rsidRPr="00D045AF" w:rsidRDefault="008D0DAD" w:rsidP="00964135">
            <w:pPr>
              <w:tabs>
                <w:tab w:val="left" w:pos="3141"/>
                <w:tab w:val="left" w:pos="3288"/>
              </w:tabs>
              <w:spacing w:line="276" w:lineRule="auto"/>
              <w:rPr>
                <w:rFonts w:cstheme="minorHAnsi"/>
              </w:rPr>
            </w:pPr>
            <w:r w:rsidRPr="00D045AF">
              <w:rPr>
                <w:rFonts w:cstheme="minorHAnsi"/>
              </w:rPr>
              <w:t>Hinführung</w:t>
            </w:r>
            <w:r w:rsidR="00FD3CE9" w:rsidRPr="00D045AF">
              <w:rPr>
                <w:rFonts w:cstheme="minorHAnsi"/>
              </w:rPr>
              <w:t xml:space="preserve"> zum Thema</w:t>
            </w:r>
            <w:r w:rsidR="00045840" w:rsidRPr="00D045AF">
              <w:rPr>
                <w:rFonts w:cstheme="minorHAnsi"/>
              </w:rPr>
              <w:tab/>
            </w:r>
            <w:r w:rsidR="00FD18C0" w:rsidRPr="00D045AF">
              <w:rPr>
                <w:rFonts w:cstheme="minorHAnsi"/>
              </w:rPr>
              <w:t>Warum verbreiten sich Mythen</w:t>
            </w:r>
            <w:ins w:id="122" w:author="Fabienne Schmaus" w:date="2026-05-08T13:40:00Z" w16du:dateUtc="2026-05-08T11:40:00Z">
              <w:r w:rsidR="00D045AF" w:rsidRPr="00D045AF">
                <w:rPr>
                  <w:rFonts w:cstheme="minorHAnsi"/>
                </w:rPr>
                <w:t>?</w:t>
              </w:r>
            </w:ins>
            <w:r w:rsidR="00045840" w:rsidRPr="00D045AF">
              <w:rPr>
                <w:rFonts w:cstheme="minorHAnsi"/>
              </w:rPr>
              <w:t xml:space="preserve"> (</w:t>
            </w:r>
            <w:r w:rsidR="00FD3CE9" w:rsidRPr="00D045AF">
              <w:rPr>
                <w:rFonts w:cstheme="minorHAnsi"/>
              </w:rPr>
              <w:t>ca. 1</w:t>
            </w:r>
            <w:r w:rsidR="00AC33A3" w:rsidRPr="00D045AF">
              <w:rPr>
                <w:rFonts w:cstheme="minorHAnsi"/>
              </w:rPr>
              <w:t>5</w:t>
            </w:r>
            <w:r w:rsidR="00FD3CE9" w:rsidRPr="00D045AF">
              <w:rPr>
                <w:rFonts w:cstheme="minorHAnsi"/>
              </w:rPr>
              <w:t xml:space="preserve"> Min.</w:t>
            </w:r>
            <w:r w:rsidR="00045840" w:rsidRPr="00D045AF">
              <w:rPr>
                <w:rFonts w:cstheme="minorHAnsi"/>
              </w:rPr>
              <w:t>)</w:t>
            </w:r>
          </w:p>
          <w:p w14:paraId="2922C270" w14:textId="713669CA" w:rsidR="00DF669F" w:rsidRPr="00D045AF" w:rsidRDefault="00FD3CE9" w:rsidP="00964135">
            <w:pPr>
              <w:tabs>
                <w:tab w:val="left" w:pos="3141"/>
                <w:tab w:val="left" w:pos="3288"/>
              </w:tabs>
              <w:spacing w:line="276" w:lineRule="auto"/>
              <w:rPr>
                <w:rFonts w:cstheme="minorHAnsi"/>
              </w:rPr>
            </w:pPr>
            <w:r w:rsidRPr="00D045AF">
              <w:rPr>
                <w:rFonts w:cstheme="minorHAnsi"/>
              </w:rPr>
              <w:t>Erarbeitung 1</w:t>
            </w:r>
            <w:r w:rsidR="00DF669F" w:rsidRPr="00D045AF">
              <w:rPr>
                <w:rFonts w:cstheme="minorHAnsi"/>
              </w:rPr>
              <w:tab/>
            </w:r>
            <w:r w:rsidR="00AC33A3" w:rsidRPr="00D045AF">
              <w:rPr>
                <w:rFonts w:cstheme="minorHAnsi"/>
              </w:rPr>
              <w:t xml:space="preserve">Faktencheck-Werkstatt </w:t>
            </w:r>
            <w:r w:rsidR="00045840" w:rsidRPr="00D045AF">
              <w:rPr>
                <w:rFonts w:cstheme="minorHAnsi"/>
              </w:rPr>
              <w:t>(</w:t>
            </w:r>
            <w:r w:rsidRPr="00D045AF">
              <w:rPr>
                <w:rFonts w:cstheme="minorHAnsi"/>
              </w:rPr>
              <w:t xml:space="preserve">ca. </w:t>
            </w:r>
            <w:r w:rsidR="00AC33A3" w:rsidRPr="00D045AF">
              <w:rPr>
                <w:rFonts w:cstheme="minorHAnsi"/>
              </w:rPr>
              <w:t>2</w:t>
            </w:r>
            <w:r w:rsidRPr="00D045AF">
              <w:rPr>
                <w:rFonts w:cstheme="minorHAnsi"/>
              </w:rPr>
              <w:t>5 Min.</w:t>
            </w:r>
            <w:r w:rsidR="00045840" w:rsidRPr="00D045AF">
              <w:rPr>
                <w:rFonts w:cstheme="minorHAnsi"/>
              </w:rPr>
              <w:t>)</w:t>
            </w:r>
          </w:p>
          <w:p w14:paraId="358A1915" w14:textId="40D828A1" w:rsidR="00DF669F" w:rsidRPr="00D045AF" w:rsidRDefault="00DF669F" w:rsidP="00964135">
            <w:pPr>
              <w:tabs>
                <w:tab w:val="left" w:pos="3141"/>
                <w:tab w:val="left" w:pos="3288"/>
              </w:tabs>
              <w:spacing w:line="276" w:lineRule="auto"/>
              <w:rPr>
                <w:rFonts w:cstheme="minorHAnsi"/>
              </w:rPr>
            </w:pPr>
            <w:del w:id="123" w:author="Michael Kohl" w:date="2026-05-20T13:09:00Z" w16du:dateUtc="2026-05-20T11:09:00Z">
              <w:r w:rsidRPr="00D045AF" w:rsidDel="00B73D10">
                <w:rPr>
                  <w:rFonts w:cstheme="minorHAnsi"/>
                </w:rPr>
                <w:delText>Erarbeitung</w:delText>
              </w:r>
              <w:r w:rsidR="00FD3CE9" w:rsidRPr="00D045AF" w:rsidDel="00B73D10">
                <w:rPr>
                  <w:rFonts w:cstheme="minorHAnsi"/>
                </w:rPr>
                <w:delText xml:space="preserve"> 2</w:delText>
              </w:r>
            </w:del>
            <w:ins w:id="124" w:author="Michael Kohl" w:date="2026-05-20T13:09:00Z" w16du:dateUtc="2026-05-20T11:09:00Z">
              <w:r w:rsidR="00B73D10">
                <w:rPr>
                  <w:rFonts w:cstheme="minorHAnsi"/>
                </w:rPr>
                <w:t>Vertiefung</w:t>
              </w:r>
            </w:ins>
            <w:r w:rsidRPr="00D045AF">
              <w:rPr>
                <w:rFonts w:cstheme="minorHAnsi"/>
              </w:rPr>
              <w:tab/>
            </w:r>
            <w:r w:rsidR="00AC33A3" w:rsidRPr="00D045AF">
              <w:rPr>
                <w:rFonts w:cstheme="minorHAnsi"/>
              </w:rPr>
              <w:t xml:space="preserve">Körperbilder </w:t>
            </w:r>
            <w:del w:id="125" w:author="Fabienne Schmaus" w:date="2026-05-08T13:41:00Z" w16du:dateUtc="2026-05-08T11:41:00Z">
              <w:r w:rsidR="00AC33A3" w:rsidRPr="00D045AF" w:rsidDel="00D045AF">
                <w:rPr>
                  <w:rFonts w:cstheme="minorHAnsi"/>
                </w:rPr>
                <w:delText xml:space="preserve">&amp; </w:delText>
              </w:r>
            </w:del>
            <w:ins w:id="126" w:author="Fabienne Schmaus" w:date="2026-05-08T13:41:00Z" w16du:dateUtc="2026-05-08T11:41:00Z">
              <w:r w:rsidR="00D045AF" w:rsidRPr="00D045AF">
                <w:rPr>
                  <w:rFonts w:cstheme="minorHAnsi"/>
                </w:rPr>
                <w:t xml:space="preserve">und </w:t>
              </w:r>
            </w:ins>
            <w:r w:rsidR="00AC33A3" w:rsidRPr="00D045AF">
              <w:rPr>
                <w:rFonts w:cstheme="minorHAnsi"/>
              </w:rPr>
              <w:t>Gesundheitsmythen</w:t>
            </w:r>
            <w:r w:rsidR="00045840" w:rsidRPr="00D045AF">
              <w:rPr>
                <w:rFonts w:cstheme="minorHAnsi"/>
              </w:rPr>
              <w:t xml:space="preserve"> (</w:t>
            </w:r>
            <w:r w:rsidR="00FD3CE9" w:rsidRPr="00D045AF">
              <w:rPr>
                <w:rFonts w:cstheme="minorHAnsi"/>
              </w:rPr>
              <w:t xml:space="preserve">ca. </w:t>
            </w:r>
            <w:ins w:id="127" w:author="Michael Kohl" w:date="2026-05-20T13:09:00Z" w16du:dateUtc="2026-05-20T11:09:00Z">
              <w:r w:rsidR="00B73D10">
                <w:rPr>
                  <w:rFonts w:cstheme="minorHAnsi"/>
                </w:rPr>
                <w:t>2</w:t>
              </w:r>
            </w:ins>
            <w:ins w:id="128" w:author="Michael Kohl" w:date="2026-05-20T13:31:00Z" w16du:dateUtc="2026-05-20T11:31:00Z">
              <w:r w:rsidR="002762A9">
                <w:rPr>
                  <w:rFonts w:cstheme="minorHAnsi"/>
                </w:rPr>
                <w:t>5</w:t>
              </w:r>
            </w:ins>
            <w:del w:id="129" w:author="Michael Kohl" w:date="2026-05-20T13:09:00Z" w16du:dateUtc="2026-05-20T11:09:00Z">
              <w:r w:rsidR="00AC33A3" w:rsidRPr="00D045AF" w:rsidDel="00B73D10">
                <w:rPr>
                  <w:rFonts w:cstheme="minorHAnsi"/>
                </w:rPr>
                <w:delText>1</w:delText>
              </w:r>
              <w:r w:rsidR="00FD3CE9" w:rsidRPr="00D045AF" w:rsidDel="00B73D10">
                <w:rPr>
                  <w:rFonts w:cstheme="minorHAnsi"/>
                </w:rPr>
                <w:delText>5</w:delText>
              </w:r>
            </w:del>
            <w:r w:rsidR="00FD3CE9" w:rsidRPr="00D045AF">
              <w:rPr>
                <w:rFonts w:cstheme="minorHAnsi"/>
              </w:rPr>
              <w:t xml:space="preserve"> Min.</w:t>
            </w:r>
            <w:r w:rsidR="00045840" w:rsidRPr="00D045AF">
              <w:rPr>
                <w:rFonts w:cstheme="minorHAnsi"/>
              </w:rPr>
              <w:t>)</w:t>
            </w:r>
          </w:p>
          <w:p w14:paraId="0DF0FEAB" w14:textId="131E981F" w:rsidR="00DF669F" w:rsidRPr="00D045AF" w:rsidDel="00B73D10" w:rsidRDefault="00DF669F" w:rsidP="00964135">
            <w:pPr>
              <w:tabs>
                <w:tab w:val="left" w:pos="3141"/>
                <w:tab w:val="left" w:pos="3288"/>
              </w:tabs>
              <w:spacing w:line="276" w:lineRule="auto"/>
              <w:rPr>
                <w:del w:id="130" w:author="Michael Kohl" w:date="2026-05-20T13:09:00Z" w16du:dateUtc="2026-05-20T11:09:00Z"/>
                <w:rFonts w:cstheme="minorHAnsi"/>
              </w:rPr>
            </w:pPr>
            <w:del w:id="131" w:author="Michael Kohl" w:date="2026-05-20T13:09:00Z" w16du:dateUtc="2026-05-20T11:09:00Z">
              <w:r w:rsidRPr="00D045AF" w:rsidDel="00B73D10">
                <w:rPr>
                  <w:rFonts w:cstheme="minorHAnsi"/>
                </w:rPr>
                <w:delText>Vertiefung</w:delText>
              </w:r>
              <w:r w:rsidRPr="00D045AF" w:rsidDel="00B73D10">
                <w:rPr>
                  <w:rFonts w:cstheme="minorHAnsi"/>
                </w:rPr>
                <w:tab/>
              </w:r>
              <w:r w:rsidR="00AC33A3" w:rsidRPr="00D045AF" w:rsidDel="00B73D10">
                <w:rPr>
                  <w:rFonts w:cstheme="minorHAnsi"/>
                </w:rPr>
                <w:delText>Wer steckt dahinter</w:delText>
              </w:r>
              <w:r w:rsidR="00E93518" w:rsidRPr="00D045AF" w:rsidDel="00B73D10">
                <w:rPr>
                  <w:rFonts w:cstheme="minorHAnsi"/>
                </w:rPr>
                <w:delText>?</w:delText>
              </w:r>
              <w:r w:rsidR="001C134F" w:rsidRPr="00D045AF" w:rsidDel="00B73D10">
                <w:rPr>
                  <w:rFonts w:cstheme="minorHAnsi"/>
                </w:rPr>
                <w:delText xml:space="preserve"> </w:delText>
              </w:r>
              <w:r w:rsidR="00045840" w:rsidRPr="00D045AF" w:rsidDel="00B73D10">
                <w:rPr>
                  <w:rFonts w:cstheme="minorHAnsi"/>
                </w:rPr>
                <w:delText>(</w:delText>
              </w:r>
              <w:r w:rsidR="00FD3CE9" w:rsidRPr="00D045AF" w:rsidDel="00B73D10">
                <w:rPr>
                  <w:rFonts w:cstheme="minorHAnsi"/>
                </w:rPr>
                <w:delText xml:space="preserve">ca. </w:delText>
              </w:r>
              <w:r w:rsidR="00AC33A3" w:rsidRPr="00D045AF" w:rsidDel="00B73D10">
                <w:rPr>
                  <w:rFonts w:cstheme="minorHAnsi"/>
                </w:rPr>
                <w:delText>1</w:delText>
              </w:r>
              <w:r w:rsidR="00FD3CE9" w:rsidRPr="00D045AF" w:rsidDel="00B73D10">
                <w:rPr>
                  <w:rFonts w:cstheme="minorHAnsi"/>
                </w:rPr>
                <w:delText>0 Min.</w:delText>
              </w:r>
              <w:r w:rsidR="00045840" w:rsidRPr="00D045AF" w:rsidDel="00B73D10">
                <w:rPr>
                  <w:rFonts w:cstheme="minorHAnsi"/>
                </w:rPr>
                <w:delText>)</w:delText>
              </w:r>
            </w:del>
          </w:p>
          <w:p w14:paraId="716696E6" w14:textId="628F692B" w:rsidR="00DF669F" w:rsidRPr="00D045AF" w:rsidRDefault="00045840" w:rsidP="00964135">
            <w:pPr>
              <w:tabs>
                <w:tab w:val="left" w:pos="3141"/>
                <w:tab w:val="left" w:pos="3288"/>
              </w:tabs>
              <w:spacing w:line="276" w:lineRule="auto"/>
              <w:rPr>
                <w:rFonts w:cstheme="minorHAnsi"/>
              </w:rPr>
            </w:pPr>
            <w:r w:rsidRPr="00D045AF">
              <w:rPr>
                <w:rFonts w:cstheme="minorHAnsi"/>
              </w:rPr>
              <w:t>Transfer</w:t>
            </w:r>
            <w:r w:rsidR="00DF669F" w:rsidRPr="00D045AF">
              <w:rPr>
                <w:rFonts w:cstheme="minorHAnsi"/>
              </w:rPr>
              <w:tab/>
            </w:r>
            <w:r w:rsidR="00AC33A3" w:rsidRPr="00D045AF">
              <w:rPr>
                <w:rFonts w:cstheme="minorHAnsi"/>
              </w:rPr>
              <w:t>Wahr oder Fake?</w:t>
            </w:r>
            <w:r w:rsidRPr="00D045AF">
              <w:rPr>
                <w:rFonts w:cstheme="minorHAnsi"/>
              </w:rPr>
              <w:t xml:space="preserve"> (</w:t>
            </w:r>
            <w:r w:rsidR="00FD3CE9" w:rsidRPr="00D045AF">
              <w:rPr>
                <w:rFonts w:cstheme="minorHAnsi"/>
              </w:rPr>
              <w:t xml:space="preserve">ca. </w:t>
            </w:r>
            <w:r w:rsidR="00AC33A3" w:rsidRPr="00D045AF">
              <w:rPr>
                <w:rFonts w:cstheme="minorHAnsi"/>
              </w:rPr>
              <w:t>1</w:t>
            </w:r>
            <w:r w:rsidR="00FD3CE9" w:rsidRPr="00D045AF">
              <w:rPr>
                <w:rFonts w:cstheme="minorHAnsi"/>
              </w:rPr>
              <w:t>0 Min.</w:t>
            </w:r>
            <w:r w:rsidRPr="00D045AF">
              <w:rPr>
                <w:rFonts w:cstheme="minorHAnsi"/>
              </w:rPr>
              <w:t>)</w:t>
            </w:r>
          </w:p>
          <w:p w14:paraId="471B7674" w14:textId="7D45E875" w:rsidR="00DF669F" w:rsidRPr="00D045AF" w:rsidRDefault="00DF669F" w:rsidP="00964135">
            <w:pPr>
              <w:tabs>
                <w:tab w:val="left" w:pos="3141"/>
                <w:tab w:val="left" w:pos="3288"/>
              </w:tabs>
              <w:spacing w:line="276" w:lineRule="auto"/>
              <w:rPr>
                <w:rFonts w:cstheme="minorHAnsi"/>
              </w:rPr>
            </w:pPr>
            <w:r w:rsidRPr="00D045AF">
              <w:rPr>
                <w:rFonts w:cstheme="minorHAnsi"/>
              </w:rPr>
              <w:t>Reflexion</w:t>
            </w:r>
            <w:r w:rsidRPr="00D045AF">
              <w:rPr>
                <w:rFonts w:cstheme="minorHAnsi"/>
              </w:rPr>
              <w:tab/>
              <w:t>Abschlussrunde</w:t>
            </w:r>
            <w:r w:rsidR="00AC33A3" w:rsidRPr="00D045AF">
              <w:rPr>
                <w:rFonts w:cstheme="minorHAnsi"/>
              </w:rPr>
              <w:t xml:space="preserve"> (ca. 5 Min.)</w:t>
            </w:r>
          </w:p>
          <w:p w14:paraId="33093717" w14:textId="7650FA35" w:rsidR="00045840" w:rsidRPr="00D045AF" w:rsidRDefault="00045840" w:rsidP="00964135">
            <w:pPr>
              <w:tabs>
                <w:tab w:val="left" w:pos="3141"/>
                <w:tab w:val="left" w:pos="3288"/>
              </w:tabs>
              <w:spacing w:line="276" w:lineRule="auto"/>
              <w:rPr>
                <w:rFonts w:cstheme="minorHAnsi"/>
                <w:rPrChange w:id="132" w:author="Fabienne Schmaus" w:date="2026-05-08T13:41:00Z" w16du:dateUtc="2026-05-08T11:41:00Z">
                  <w:rPr>
                    <w:rFonts w:cstheme="minorHAnsi"/>
                    <w:color w:val="EE0000"/>
                  </w:rPr>
                </w:rPrChange>
              </w:rPr>
            </w:pPr>
            <w:r w:rsidRPr="00D045AF">
              <w:rPr>
                <w:rFonts w:cstheme="minorHAnsi"/>
              </w:rPr>
              <w:t>Follow-up</w:t>
            </w:r>
            <w:r w:rsidR="00327F17" w:rsidRPr="00D045AF">
              <w:rPr>
                <w:rFonts w:cstheme="minorHAnsi"/>
              </w:rPr>
              <w:t xml:space="preserve"> (</w:t>
            </w:r>
            <w:r w:rsidR="00964135" w:rsidRPr="00D045AF">
              <w:rPr>
                <w:rFonts w:cstheme="minorHAnsi"/>
              </w:rPr>
              <w:t>zwei</w:t>
            </w:r>
            <w:r w:rsidR="00327F17" w:rsidRPr="00D045AF">
              <w:rPr>
                <w:rFonts w:cstheme="minorHAnsi"/>
              </w:rPr>
              <w:t xml:space="preserve"> Wochen später)</w:t>
            </w:r>
            <w:r w:rsidRPr="00D045AF">
              <w:rPr>
                <w:rFonts w:cstheme="minorHAnsi"/>
              </w:rPr>
              <w:tab/>
            </w:r>
            <w:r w:rsidR="00AC33A3" w:rsidRPr="00D045AF">
              <w:rPr>
                <w:rFonts w:cstheme="minorHAnsi"/>
              </w:rPr>
              <w:t>Erfahrungsaustausch</w:t>
            </w:r>
            <w:del w:id="133" w:author="Fabienne Schmaus" w:date="2026-05-08T13:41:00Z" w16du:dateUtc="2026-05-08T11:41:00Z">
              <w:r w:rsidRPr="00D045AF" w:rsidDel="00D045AF">
                <w:rPr>
                  <w:rFonts w:cstheme="minorHAnsi"/>
                </w:rPr>
                <w:delText>?</w:delText>
              </w:r>
            </w:del>
            <w:r w:rsidR="00327F17" w:rsidRPr="00D045AF">
              <w:rPr>
                <w:rFonts w:cstheme="minorHAnsi"/>
              </w:rPr>
              <w:t xml:space="preserve"> (ca. 15 Min.)</w:t>
            </w:r>
          </w:p>
        </w:tc>
      </w:tr>
    </w:tbl>
    <w:p w14:paraId="4272CE1B" w14:textId="77777777" w:rsidR="00DF669F" w:rsidRPr="00D045AF" w:rsidRDefault="00DF669F" w:rsidP="00DF669F">
      <w:pPr>
        <w:spacing w:line="276" w:lineRule="auto"/>
        <w:rPr>
          <w:rFonts w:cstheme="minorHAnsi"/>
          <w:rPrChange w:id="134" w:author="Fabienne Schmaus" w:date="2026-05-08T13:41:00Z" w16du:dateUtc="2026-05-08T11:41:00Z">
            <w:rPr>
              <w:rFonts w:cstheme="minorHAnsi"/>
              <w:color w:val="EE0000"/>
            </w:rPr>
          </w:rPrChange>
        </w:rPr>
      </w:pPr>
    </w:p>
    <w:tbl>
      <w:tblPr>
        <w:tblStyle w:val="Tabellenraster"/>
        <w:tblW w:w="10485" w:type="dxa"/>
        <w:tblLook w:val="04A0" w:firstRow="1" w:lastRow="0" w:firstColumn="1" w:lastColumn="0" w:noHBand="0" w:noVBand="1"/>
      </w:tblPr>
      <w:tblGrid>
        <w:gridCol w:w="3823"/>
        <w:gridCol w:w="2835"/>
        <w:gridCol w:w="3827"/>
        <w:tblGridChange w:id="135">
          <w:tblGrid>
            <w:gridCol w:w="3823"/>
            <w:gridCol w:w="2835"/>
            <w:gridCol w:w="3827"/>
          </w:tblGrid>
        </w:tblGridChange>
      </w:tblGrid>
      <w:tr w:rsidR="001C16A9" w:rsidRPr="00D045AF" w14:paraId="60F3C51D" w14:textId="77777777" w:rsidTr="006669AF">
        <w:tc>
          <w:tcPr>
            <w:tcW w:w="3823" w:type="dxa"/>
          </w:tcPr>
          <w:p w14:paraId="4959BB6C" w14:textId="77777777" w:rsidR="00DF669F" w:rsidRPr="00D045AF" w:rsidRDefault="00DF669F" w:rsidP="00FB679F">
            <w:pPr>
              <w:spacing w:line="276" w:lineRule="auto"/>
              <w:rPr>
                <w:rFonts w:cstheme="minorHAnsi"/>
                <w:b/>
                <w:bCs/>
              </w:rPr>
            </w:pPr>
            <w:bookmarkStart w:id="136" w:name="_Hlk139991727"/>
            <w:r w:rsidRPr="00D045AF">
              <w:rPr>
                <w:rFonts w:cstheme="minorHAnsi"/>
                <w:b/>
                <w:bCs/>
              </w:rPr>
              <w:t>ZIEL UND FRAGESTELLUNG</w:t>
            </w:r>
          </w:p>
        </w:tc>
        <w:tc>
          <w:tcPr>
            <w:tcW w:w="2835" w:type="dxa"/>
          </w:tcPr>
          <w:p w14:paraId="1278015E" w14:textId="77777777" w:rsidR="00DF669F" w:rsidRPr="00D045AF" w:rsidRDefault="00DF669F" w:rsidP="00FB679F">
            <w:pPr>
              <w:spacing w:line="276" w:lineRule="auto"/>
              <w:rPr>
                <w:rFonts w:cstheme="minorHAnsi"/>
                <w:b/>
                <w:bCs/>
              </w:rPr>
            </w:pPr>
            <w:r w:rsidRPr="00D045AF">
              <w:rPr>
                <w:rFonts w:cstheme="minorHAnsi"/>
                <w:b/>
                <w:bCs/>
              </w:rPr>
              <w:t>METHODIK</w:t>
            </w:r>
          </w:p>
          <w:p w14:paraId="20D9328A" w14:textId="77777777" w:rsidR="00DF669F" w:rsidRPr="00D045AF" w:rsidRDefault="00DF669F" w:rsidP="00FB679F">
            <w:pPr>
              <w:spacing w:line="276" w:lineRule="auto"/>
              <w:rPr>
                <w:rFonts w:cstheme="minorHAnsi"/>
                <w:b/>
                <w:bCs/>
              </w:rPr>
            </w:pPr>
          </w:p>
        </w:tc>
        <w:tc>
          <w:tcPr>
            <w:tcW w:w="3827" w:type="dxa"/>
          </w:tcPr>
          <w:p w14:paraId="4774A53C" w14:textId="77777777" w:rsidR="00DF669F" w:rsidRPr="00D045AF" w:rsidRDefault="00DF669F" w:rsidP="00FB679F">
            <w:pPr>
              <w:spacing w:line="276" w:lineRule="auto"/>
              <w:rPr>
                <w:rFonts w:cstheme="minorHAnsi"/>
                <w:b/>
                <w:bCs/>
              </w:rPr>
            </w:pPr>
            <w:r w:rsidRPr="00D045AF">
              <w:rPr>
                <w:rFonts w:cstheme="minorHAnsi"/>
                <w:b/>
                <w:bCs/>
              </w:rPr>
              <w:t>MEDIUM</w:t>
            </w:r>
          </w:p>
        </w:tc>
      </w:tr>
      <w:tr w:rsidR="001C16A9" w:rsidRPr="00D045AF" w14:paraId="1705C542" w14:textId="77777777" w:rsidTr="006669AF">
        <w:tc>
          <w:tcPr>
            <w:tcW w:w="10485" w:type="dxa"/>
            <w:gridSpan w:val="3"/>
          </w:tcPr>
          <w:p w14:paraId="120CFAFF" w14:textId="5936B983" w:rsidR="00DF669F" w:rsidRPr="00D045AF" w:rsidRDefault="00FD3CE9" w:rsidP="00FB679F">
            <w:pPr>
              <w:spacing w:line="276" w:lineRule="auto"/>
              <w:rPr>
                <w:rFonts w:cstheme="minorHAnsi"/>
                <w:i/>
                <w:iCs/>
                <w:rPrChange w:id="137" w:author="Fabienne Schmaus" w:date="2026-05-08T13:41:00Z" w16du:dateUtc="2026-05-08T11:41:00Z">
                  <w:rPr>
                    <w:rFonts w:cstheme="minorHAnsi"/>
                    <w:i/>
                    <w:iCs/>
                    <w:color w:val="EE0000"/>
                  </w:rPr>
                </w:rPrChange>
              </w:rPr>
            </w:pPr>
            <w:r w:rsidRPr="00D045AF">
              <w:rPr>
                <w:rFonts w:cstheme="minorHAnsi"/>
                <w:i/>
                <w:iCs/>
              </w:rPr>
              <w:t>Einstieg</w:t>
            </w:r>
          </w:p>
        </w:tc>
      </w:tr>
      <w:bookmarkEnd w:id="136"/>
      <w:tr w:rsidR="003935DB" w:rsidRPr="00D045AF" w14:paraId="21FD5EA4" w14:textId="77777777" w:rsidTr="003935DB">
        <w:trPr>
          <w:trHeight w:val="615"/>
        </w:trPr>
        <w:tc>
          <w:tcPr>
            <w:tcW w:w="3823" w:type="dxa"/>
            <w:tcBorders>
              <w:bottom w:val="nil"/>
            </w:tcBorders>
          </w:tcPr>
          <w:p w14:paraId="536D3D6E" w14:textId="2F7F4026" w:rsidR="003935DB" w:rsidRPr="00D045AF" w:rsidRDefault="003935DB" w:rsidP="00FB679F">
            <w:pPr>
              <w:spacing w:line="276" w:lineRule="auto"/>
              <w:rPr>
                <w:rFonts w:cstheme="minorHAnsi"/>
                <w:rPrChange w:id="138" w:author="Fabienne Schmaus" w:date="2026-05-08T13:41:00Z" w16du:dateUtc="2026-05-08T11:41:00Z">
                  <w:rPr>
                    <w:rFonts w:cstheme="minorHAnsi"/>
                    <w:color w:val="EE0000"/>
                  </w:rPr>
                </w:rPrChange>
              </w:rPr>
            </w:pPr>
            <w:r w:rsidRPr="00D045AF">
              <w:rPr>
                <w:rFonts w:cstheme="minorHAnsi"/>
              </w:rPr>
              <w:t>Was hast du im Video gesehen?</w:t>
            </w:r>
          </w:p>
        </w:tc>
        <w:tc>
          <w:tcPr>
            <w:tcW w:w="2835" w:type="dxa"/>
            <w:tcBorders>
              <w:bottom w:val="nil"/>
            </w:tcBorders>
          </w:tcPr>
          <w:p w14:paraId="20DA979A" w14:textId="6BCCCB5A" w:rsidR="003935DB" w:rsidRPr="00D045AF" w:rsidRDefault="003935DB" w:rsidP="003935DB">
            <w:pPr>
              <w:spacing w:line="276" w:lineRule="auto"/>
              <w:rPr>
                <w:rFonts w:cstheme="minorHAnsi"/>
              </w:rPr>
            </w:pPr>
            <w:r w:rsidRPr="00D045AF">
              <w:rPr>
                <w:rFonts w:cstheme="minorHAnsi"/>
              </w:rPr>
              <w:t>Unterrichtsgespräch im Plenum</w:t>
            </w:r>
          </w:p>
        </w:tc>
        <w:tc>
          <w:tcPr>
            <w:tcW w:w="3827" w:type="dxa"/>
            <w:tcBorders>
              <w:bottom w:val="nil"/>
            </w:tcBorders>
          </w:tcPr>
          <w:p w14:paraId="7CF6C556" w14:textId="4D78CFBC" w:rsidR="003935DB" w:rsidRPr="00D045AF" w:rsidRDefault="003935DB" w:rsidP="00FB679F">
            <w:pPr>
              <w:spacing w:line="276" w:lineRule="auto"/>
              <w:rPr>
                <w:rFonts w:cstheme="minorHAnsi"/>
              </w:rPr>
            </w:pPr>
            <w:r w:rsidRPr="00D045AF">
              <w:rPr>
                <w:rFonts w:cstheme="minorHAnsi"/>
              </w:rPr>
              <w:t>--&gt; Video</w:t>
            </w:r>
          </w:p>
        </w:tc>
      </w:tr>
      <w:tr w:rsidR="003935DB" w:rsidRPr="00D045AF" w14:paraId="2E1BA9F8" w14:textId="77777777" w:rsidTr="00FA1ABC">
        <w:tblPrEx>
          <w:tblW w:w="10485" w:type="dxa"/>
          <w:tblPrExChange w:id="139" w:author="Fabienne Schmaus" w:date="2026-05-11T08:13:00Z" w16du:dateUtc="2026-05-11T06:13:00Z">
            <w:tblPrEx>
              <w:tblW w:w="10485" w:type="dxa"/>
            </w:tblPrEx>
          </w:tblPrExChange>
        </w:tblPrEx>
        <w:trPr>
          <w:trHeight w:val="566"/>
          <w:trPrChange w:id="140" w:author="Fabienne Schmaus" w:date="2026-05-11T08:13:00Z" w16du:dateUtc="2026-05-11T06:13:00Z">
            <w:trPr>
              <w:trHeight w:val="245"/>
            </w:trPr>
          </w:trPrChange>
        </w:trPr>
        <w:tc>
          <w:tcPr>
            <w:tcW w:w="3823" w:type="dxa"/>
            <w:tcBorders>
              <w:top w:val="nil"/>
            </w:tcBorders>
            <w:tcPrChange w:id="141" w:author="Fabienne Schmaus" w:date="2026-05-11T08:13:00Z" w16du:dateUtc="2026-05-11T06:13:00Z">
              <w:tcPr>
                <w:tcW w:w="3823" w:type="dxa"/>
                <w:tcBorders>
                  <w:top w:val="nil"/>
                </w:tcBorders>
              </w:tcPr>
            </w:tcPrChange>
          </w:tcPr>
          <w:p w14:paraId="46B2418F" w14:textId="088BAA87" w:rsidR="003935DB" w:rsidRPr="00D045AF" w:rsidRDefault="003935DB" w:rsidP="00FB679F">
            <w:pPr>
              <w:spacing w:line="276" w:lineRule="auto"/>
              <w:rPr>
                <w:rFonts w:cstheme="minorHAnsi"/>
              </w:rPr>
            </w:pPr>
            <w:r w:rsidRPr="00D045AF">
              <w:rPr>
                <w:rFonts w:cstheme="minorHAnsi"/>
              </w:rPr>
              <w:t xml:space="preserve">Schnellabfrage: </w:t>
            </w:r>
            <w:r w:rsidR="008A0BA9">
              <w:rPr>
                <w:rFonts w:cstheme="minorHAnsi"/>
              </w:rPr>
              <w:t>„</w:t>
            </w:r>
            <w:r w:rsidRPr="00D045AF">
              <w:rPr>
                <w:rFonts w:cstheme="minorHAnsi"/>
              </w:rPr>
              <w:t>Glaubst du das</w:t>
            </w:r>
            <w:ins w:id="142" w:author="Fabienne Schmaus" w:date="2026-05-08T15:26:00Z" w16du:dateUtc="2026-05-08T13:26:00Z">
              <w:r>
                <w:rPr>
                  <w:rFonts w:cstheme="minorHAnsi"/>
                </w:rPr>
                <w:t>?</w:t>
              </w:r>
            </w:ins>
            <w:r w:rsidR="008A0BA9">
              <w:rPr>
                <w:rFonts w:cstheme="minorHAnsi"/>
              </w:rPr>
              <w:t>“</w:t>
            </w:r>
          </w:p>
        </w:tc>
        <w:tc>
          <w:tcPr>
            <w:tcW w:w="2835" w:type="dxa"/>
            <w:tcBorders>
              <w:top w:val="nil"/>
            </w:tcBorders>
            <w:tcPrChange w:id="143" w:author="Fabienne Schmaus" w:date="2026-05-11T08:13:00Z" w16du:dateUtc="2026-05-11T06:13:00Z">
              <w:tcPr>
                <w:tcW w:w="2835" w:type="dxa"/>
                <w:tcBorders>
                  <w:top w:val="nil"/>
                </w:tcBorders>
              </w:tcPr>
            </w:tcPrChange>
          </w:tcPr>
          <w:p w14:paraId="3F89D401" w14:textId="32F82149" w:rsidR="003935DB" w:rsidRPr="00D045AF" w:rsidRDefault="00911577" w:rsidP="00FB679F">
            <w:pPr>
              <w:spacing w:line="276" w:lineRule="auto"/>
              <w:rPr>
                <w:rFonts w:cstheme="minorHAnsi"/>
              </w:rPr>
            </w:pPr>
            <w:r>
              <w:rPr>
                <w:rFonts w:cstheme="minorHAnsi"/>
              </w:rPr>
              <w:t xml:space="preserve">Handzeichen </w:t>
            </w:r>
            <w:ins w:id="144" w:author="Fabienne Schmaus" w:date="2026-05-11T07:58:00Z" w16du:dateUtc="2026-05-11T05:58:00Z">
              <w:r w:rsidR="008A1986">
                <w:rPr>
                  <w:rFonts w:cstheme="minorHAnsi"/>
                </w:rPr>
                <w:t xml:space="preserve">im </w:t>
              </w:r>
            </w:ins>
            <w:ins w:id="145" w:author="Fabienne Schmaus" w:date="2026-05-08T15:28:00Z" w16du:dateUtc="2026-05-08T13:28:00Z">
              <w:r>
                <w:rPr>
                  <w:rFonts w:cstheme="minorHAnsi"/>
                </w:rPr>
                <w:t>Plenum</w:t>
              </w:r>
            </w:ins>
          </w:p>
        </w:tc>
        <w:tc>
          <w:tcPr>
            <w:tcW w:w="3827" w:type="dxa"/>
            <w:tcBorders>
              <w:top w:val="nil"/>
            </w:tcBorders>
            <w:tcPrChange w:id="146" w:author="Fabienne Schmaus" w:date="2026-05-11T08:13:00Z" w16du:dateUtc="2026-05-11T06:13:00Z">
              <w:tcPr>
                <w:tcW w:w="3827" w:type="dxa"/>
                <w:tcBorders>
                  <w:top w:val="nil"/>
                </w:tcBorders>
              </w:tcPr>
            </w:tcPrChange>
          </w:tcPr>
          <w:p w14:paraId="25970807" w14:textId="4CD3B92F" w:rsidR="003935DB" w:rsidRPr="00D045AF" w:rsidRDefault="003935DB" w:rsidP="00FB679F">
            <w:pPr>
              <w:spacing w:line="276" w:lineRule="auto"/>
              <w:rPr>
                <w:rFonts w:cstheme="minorHAnsi"/>
              </w:rPr>
            </w:pPr>
            <w:r w:rsidRPr="00D045AF">
              <w:rPr>
                <w:rFonts w:cstheme="minorHAnsi"/>
              </w:rPr>
              <w:t>--&gt; Anhang 1</w:t>
            </w:r>
            <w:ins w:id="147" w:author="Fabienne Schmaus" w:date="2026-05-11T13:21:00Z" w16du:dateUtc="2026-05-11T11:21:00Z">
              <w:r w:rsidR="0037444B">
                <w:rPr>
                  <w:rFonts w:cstheme="minorHAnsi"/>
                </w:rPr>
                <w:t xml:space="preserve"> (analog und digital)</w:t>
              </w:r>
            </w:ins>
          </w:p>
        </w:tc>
      </w:tr>
    </w:tbl>
    <w:p w14:paraId="102490B9" w14:textId="77777777" w:rsidR="00DF669F" w:rsidRPr="00D045AF" w:rsidRDefault="00DF669F" w:rsidP="00DF669F">
      <w:pPr>
        <w:rPr>
          <w:rFonts w:cstheme="minorHAnsi"/>
          <w:rPrChange w:id="148" w:author="Fabienne Schmaus" w:date="2026-05-08T13:41:00Z" w16du:dateUtc="2026-05-08T11:41:00Z">
            <w:rPr>
              <w:rFonts w:cstheme="minorHAnsi"/>
              <w:color w:val="EE0000"/>
            </w:rPr>
          </w:rPrChange>
        </w:rPr>
      </w:pPr>
    </w:p>
    <w:tbl>
      <w:tblPr>
        <w:tblStyle w:val="Tabellenraster"/>
        <w:tblW w:w="10485" w:type="dxa"/>
        <w:tblLayout w:type="fixed"/>
        <w:tblLook w:val="04A0" w:firstRow="1" w:lastRow="0" w:firstColumn="1" w:lastColumn="0" w:noHBand="0" w:noVBand="1"/>
      </w:tblPr>
      <w:tblGrid>
        <w:gridCol w:w="3823"/>
        <w:gridCol w:w="2693"/>
        <w:gridCol w:w="3969"/>
      </w:tblGrid>
      <w:tr w:rsidR="001C16A9" w:rsidRPr="00D045AF" w14:paraId="48856D64" w14:textId="77777777" w:rsidTr="006669AF">
        <w:tc>
          <w:tcPr>
            <w:tcW w:w="10485" w:type="dxa"/>
            <w:gridSpan w:val="3"/>
          </w:tcPr>
          <w:p w14:paraId="155066D3" w14:textId="3E6C7902" w:rsidR="00DF669F" w:rsidRPr="00D045AF" w:rsidRDefault="00FD3CE9" w:rsidP="0050713B">
            <w:pPr>
              <w:spacing w:line="276" w:lineRule="auto"/>
              <w:rPr>
                <w:rFonts w:cstheme="minorHAnsi"/>
                <w:i/>
                <w:iCs/>
                <w:rPrChange w:id="149" w:author="Fabienne Schmaus" w:date="2026-05-08T13:41:00Z" w16du:dateUtc="2026-05-08T11:41:00Z">
                  <w:rPr>
                    <w:rFonts w:cstheme="minorHAnsi"/>
                    <w:i/>
                    <w:iCs/>
                    <w:color w:val="EE0000"/>
                  </w:rPr>
                </w:rPrChange>
              </w:rPr>
            </w:pPr>
            <w:r w:rsidRPr="008A1986">
              <w:rPr>
                <w:rFonts w:cstheme="minorHAnsi"/>
                <w:i/>
                <w:iCs/>
              </w:rPr>
              <w:t>Hinführung</w:t>
            </w:r>
            <w:r w:rsidR="0050713B" w:rsidRPr="008A1986">
              <w:rPr>
                <w:rFonts w:cstheme="minorHAnsi"/>
                <w:i/>
                <w:iCs/>
              </w:rPr>
              <w:t xml:space="preserve"> </w:t>
            </w:r>
            <w:r w:rsidRPr="008A1986">
              <w:rPr>
                <w:rFonts w:cstheme="minorHAnsi"/>
                <w:i/>
                <w:iCs/>
              </w:rPr>
              <w:t>zum Thema</w:t>
            </w:r>
          </w:p>
        </w:tc>
      </w:tr>
      <w:tr w:rsidR="002E00A1" w:rsidRPr="00D045AF" w14:paraId="5833EE14" w14:textId="77777777" w:rsidTr="007B2CE6">
        <w:trPr>
          <w:trHeight w:val="968"/>
        </w:trPr>
        <w:tc>
          <w:tcPr>
            <w:tcW w:w="3823" w:type="dxa"/>
            <w:vMerge w:val="restart"/>
          </w:tcPr>
          <w:p w14:paraId="768B17D6" w14:textId="6E780865" w:rsidR="002E00A1" w:rsidRPr="00D045AF" w:rsidRDefault="002E00A1" w:rsidP="00045840">
            <w:pPr>
              <w:rPr>
                <w:rFonts w:cstheme="minorHAnsi"/>
              </w:rPr>
            </w:pPr>
            <w:r w:rsidRPr="00D045AF">
              <w:rPr>
                <w:rFonts w:cstheme="minorHAnsi"/>
              </w:rPr>
              <w:t xml:space="preserve">Ziel: </w:t>
            </w:r>
            <w:r w:rsidR="005A0361" w:rsidRPr="00D045AF">
              <w:rPr>
                <w:rFonts w:cstheme="minorHAnsi"/>
              </w:rPr>
              <w:t>Mechanismen der Verbreitung verstehen; Verbindung zu Körperbildern und psychischer Gesundheit herstellen</w:t>
            </w:r>
          </w:p>
          <w:p w14:paraId="3E87B512" w14:textId="77777777" w:rsidR="002E00A1" w:rsidRPr="00D045AF" w:rsidRDefault="002E00A1" w:rsidP="00045840">
            <w:pPr>
              <w:rPr>
                <w:rFonts w:cstheme="minorHAnsi"/>
                <w:rPrChange w:id="150" w:author="Fabienne Schmaus" w:date="2026-05-08T13:41:00Z" w16du:dateUtc="2026-05-08T11:41:00Z">
                  <w:rPr>
                    <w:rFonts w:cstheme="minorHAnsi"/>
                    <w:color w:val="EE0000"/>
                  </w:rPr>
                </w:rPrChange>
              </w:rPr>
            </w:pPr>
          </w:p>
          <w:p w14:paraId="1C5BCA65" w14:textId="50029AB9" w:rsidR="002E00A1" w:rsidRPr="00D045AF" w:rsidRDefault="002E00A1" w:rsidP="00FB679F">
            <w:pPr>
              <w:spacing w:line="276" w:lineRule="auto"/>
              <w:rPr>
                <w:rFonts w:cstheme="minorHAnsi"/>
              </w:rPr>
            </w:pPr>
            <w:r w:rsidRPr="00D045AF">
              <w:rPr>
                <w:rFonts w:cstheme="minorHAnsi"/>
              </w:rPr>
              <w:t>Inhalte:</w:t>
            </w:r>
          </w:p>
          <w:p w14:paraId="2AED6DB9" w14:textId="77777777" w:rsidR="005A0361" w:rsidRPr="00D045AF" w:rsidRDefault="002E00A1" w:rsidP="00FB679F">
            <w:pPr>
              <w:spacing w:line="276" w:lineRule="auto"/>
              <w:rPr>
                <w:rFonts w:cstheme="minorHAnsi"/>
              </w:rPr>
            </w:pPr>
            <w:r w:rsidRPr="00D045AF">
              <w:rPr>
                <w:rFonts w:cstheme="minorHAnsi"/>
              </w:rPr>
              <w:t xml:space="preserve">&gt; </w:t>
            </w:r>
            <w:r w:rsidR="005A0361" w:rsidRPr="00D045AF">
              <w:rPr>
                <w:rFonts w:cstheme="minorHAnsi"/>
              </w:rPr>
              <w:t>Warum verbreiten sich Mythen?</w:t>
            </w:r>
          </w:p>
          <w:p w14:paraId="05B6A962" w14:textId="3E0F9B9F" w:rsidR="002E00A1" w:rsidRPr="00D045AF" w:rsidDel="008A1986" w:rsidRDefault="008A1986" w:rsidP="004D1202">
            <w:pPr>
              <w:spacing w:line="276" w:lineRule="auto"/>
              <w:rPr>
                <w:del w:id="151" w:author="Fabienne Schmaus" w:date="2026-05-11T07:57:00Z" w16du:dateUtc="2026-05-11T05:57:00Z"/>
                <w:rFonts w:cstheme="minorHAnsi"/>
                <w:rPrChange w:id="152" w:author="Fabienne Schmaus" w:date="2026-05-08T13:41:00Z" w16du:dateUtc="2026-05-08T11:41:00Z">
                  <w:rPr>
                    <w:del w:id="153" w:author="Fabienne Schmaus" w:date="2026-05-11T07:57:00Z" w16du:dateUtc="2026-05-11T05:57:00Z"/>
                    <w:rFonts w:cstheme="minorHAnsi"/>
                    <w:color w:val="EE0000"/>
                  </w:rPr>
                </w:rPrChange>
              </w:rPr>
            </w:pPr>
            <w:ins w:id="154" w:author="Fabienne Schmaus" w:date="2026-05-11T07:57:00Z" w16du:dateUtc="2026-05-11T05:57:00Z">
              <w:r>
                <w:rPr>
                  <w:rFonts w:cstheme="minorHAnsi"/>
                </w:rPr>
                <w:t xml:space="preserve">&gt; </w:t>
              </w:r>
            </w:ins>
          </w:p>
          <w:p w14:paraId="02D85823" w14:textId="1A999D8C" w:rsidR="00EF297B" w:rsidRPr="00D045AF" w:rsidRDefault="00EF297B" w:rsidP="008A1986">
            <w:pPr>
              <w:spacing w:line="276" w:lineRule="auto"/>
              <w:rPr>
                <w:rFonts w:cstheme="minorHAnsi"/>
                <w:rPrChange w:id="155" w:author="Fabienne Schmaus" w:date="2026-05-08T13:41:00Z" w16du:dateUtc="2026-05-08T11:41:00Z">
                  <w:rPr>
                    <w:rFonts w:cstheme="minorHAnsi"/>
                    <w:color w:val="EE0000"/>
                  </w:rPr>
                </w:rPrChange>
              </w:rPr>
            </w:pPr>
            <w:r w:rsidRPr="00D045AF">
              <w:rPr>
                <w:rFonts w:cstheme="minorHAnsi"/>
              </w:rPr>
              <w:t xml:space="preserve">(optional) Kurz-Exkurs </w:t>
            </w:r>
            <w:del w:id="156" w:author="Fabienne Schmaus" w:date="2026-05-11T07:57:00Z" w16du:dateUtc="2026-05-11T05:57:00Z">
              <w:r w:rsidR="002B2FAA" w:rsidRPr="00D045AF" w:rsidDel="008A1986">
                <w:rPr>
                  <w:rFonts w:cstheme="minorHAnsi"/>
                </w:rPr>
                <w:delText xml:space="preserve">(Sek II, bedingt auch Sek I möglich) </w:delText>
              </w:r>
            </w:del>
            <w:ins w:id="157" w:author="Fabienne Schmaus" w:date="2026-05-11T07:58:00Z" w16du:dateUtc="2026-05-11T05:58:00Z">
              <w:r w:rsidR="008A1986">
                <w:rPr>
                  <w:rFonts w:cstheme="minorHAnsi"/>
                </w:rPr>
                <w:t xml:space="preserve">zu </w:t>
              </w:r>
            </w:ins>
            <w:del w:id="158" w:author="Fabienne Schmaus" w:date="2026-05-11T07:58:00Z" w16du:dateUtc="2026-05-11T05:58:00Z">
              <w:r w:rsidRPr="00D045AF" w:rsidDel="008A1986">
                <w:rPr>
                  <w:rFonts w:cstheme="minorHAnsi"/>
                </w:rPr>
                <w:delText>„</w:delText>
              </w:r>
            </w:del>
            <w:r w:rsidRPr="00D045AF">
              <w:rPr>
                <w:rFonts w:cstheme="minorHAnsi"/>
              </w:rPr>
              <w:t>Gesundheitsmythen und KI</w:t>
            </w:r>
            <w:del w:id="159" w:author="Fabienne Schmaus" w:date="2026-05-11T07:58:00Z" w16du:dateUtc="2026-05-11T05:58:00Z">
              <w:r w:rsidRPr="00D045AF" w:rsidDel="008A1986">
                <w:rPr>
                  <w:rFonts w:cstheme="minorHAnsi"/>
                </w:rPr>
                <w:delText>"</w:delText>
              </w:r>
            </w:del>
          </w:p>
        </w:tc>
        <w:tc>
          <w:tcPr>
            <w:tcW w:w="2693" w:type="dxa"/>
            <w:tcBorders>
              <w:bottom w:val="nil"/>
            </w:tcBorders>
          </w:tcPr>
          <w:p w14:paraId="1E1E9543" w14:textId="77777777" w:rsidR="002E00A1" w:rsidRPr="00D045AF" w:rsidRDefault="005A0361" w:rsidP="005A0361">
            <w:pPr>
              <w:spacing w:line="276" w:lineRule="auto"/>
              <w:rPr>
                <w:rFonts w:cstheme="minorHAnsi"/>
              </w:rPr>
            </w:pPr>
            <w:r w:rsidRPr="00D045AF">
              <w:rPr>
                <w:rFonts w:cstheme="minorHAnsi"/>
              </w:rPr>
              <w:t>Kurzimpuls</w:t>
            </w:r>
            <w:r w:rsidR="002E00A1" w:rsidRPr="00D045AF">
              <w:rPr>
                <w:rFonts w:cstheme="minorHAnsi"/>
              </w:rPr>
              <w:t xml:space="preserve"> im Plenum </w:t>
            </w:r>
          </w:p>
          <w:p w14:paraId="3AA5A563" w14:textId="77777777" w:rsidR="005A0361" w:rsidRPr="00D045AF" w:rsidRDefault="005A0361" w:rsidP="005A0361">
            <w:pPr>
              <w:spacing w:line="276" w:lineRule="auto"/>
              <w:rPr>
                <w:rFonts w:cstheme="minorHAnsi"/>
              </w:rPr>
            </w:pPr>
          </w:p>
          <w:p w14:paraId="3EAFAF0C" w14:textId="0C0649F7" w:rsidR="005A0361" w:rsidRPr="00D045AF" w:rsidRDefault="005A0361" w:rsidP="005A0361">
            <w:pPr>
              <w:spacing w:line="276" w:lineRule="auto"/>
              <w:rPr>
                <w:rFonts w:cstheme="minorHAnsi"/>
              </w:rPr>
            </w:pPr>
            <w:del w:id="160" w:author="Fabienne Schmaus" w:date="2026-05-11T07:58:00Z" w16du:dateUtc="2026-05-11T05:58:00Z">
              <w:r w:rsidRPr="00D045AF" w:rsidDel="008A1986">
                <w:rPr>
                  <w:rFonts w:cstheme="minorHAnsi"/>
                </w:rPr>
                <w:delText xml:space="preserve">In </w:delText>
              </w:r>
            </w:del>
            <w:r w:rsidRPr="00D045AF">
              <w:rPr>
                <w:rFonts w:cstheme="minorHAnsi"/>
              </w:rPr>
              <w:t>2er</w:t>
            </w:r>
            <w:ins w:id="161" w:author="Fabienne Schmaus" w:date="2026-05-11T07:58:00Z" w16du:dateUtc="2026-05-11T05:58:00Z">
              <w:r w:rsidR="008A1986">
                <w:rPr>
                  <w:rFonts w:cstheme="minorHAnsi"/>
                </w:rPr>
                <w:t>-</w:t>
              </w:r>
            </w:ins>
            <w:del w:id="162" w:author="Fabienne Schmaus" w:date="2026-05-11T07:58:00Z" w16du:dateUtc="2026-05-11T05:58:00Z">
              <w:r w:rsidRPr="00D045AF" w:rsidDel="008A1986">
                <w:rPr>
                  <w:rFonts w:cstheme="minorHAnsi"/>
                </w:rPr>
                <w:delText xml:space="preserve"> </w:delText>
              </w:r>
            </w:del>
            <w:r w:rsidRPr="00D045AF">
              <w:rPr>
                <w:rFonts w:cstheme="minorHAnsi"/>
              </w:rPr>
              <w:t>Gruppen</w:t>
            </w:r>
            <w:ins w:id="163" w:author="Fabienne Schmaus" w:date="2026-05-11T07:58:00Z" w16du:dateUtc="2026-05-11T05:58:00Z">
              <w:r w:rsidR="008A1986">
                <w:rPr>
                  <w:rFonts w:cstheme="minorHAnsi"/>
                </w:rPr>
                <w:t xml:space="preserve">: </w:t>
              </w:r>
            </w:ins>
            <w:ins w:id="164" w:author="Fabienne Schmaus" w:date="2026-05-11T07:59:00Z" w16du:dateUtc="2026-05-11T05:59:00Z">
              <w:r w:rsidR="008A1986">
                <w:rPr>
                  <w:rFonts w:cstheme="minorHAnsi"/>
                </w:rPr>
                <w:t xml:space="preserve">Vertiefung der </w:t>
              </w:r>
            </w:ins>
            <w:del w:id="165" w:author="Fabienne Schmaus" w:date="2026-05-11T07:59:00Z" w16du:dateUtc="2026-05-11T05:59:00Z">
              <w:r w:rsidRPr="00D045AF" w:rsidDel="008A1986">
                <w:rPr>
                  <w:rFonts w:cstheme="minorHAnsi"/>
                </w:rPr>
                <w:delText xml:space="preserve"> vertiefen die Lernenden die </w:delText>
              </w:r>
            </w:del>
            <w:r w:rsidRPr="00D045AF">
              <w:rPr>
                <w:rFonts w:cstheme="minorHAnsi"/>
              </w:rPr>
              <w:t>Inhalte des Kurzimpuls</w:t>
            </w:r>
          </w:p>
          <w:p w14:paraId="385446CD" w14:textId="277D5EBC" w:rsidR="005A0361" w:rsidRPr="00D045AF" w:rsidRDefault="005A0361" w:rsidP="005A0361">
            <w:pPr>
              <w:spacing w:line="276" w:lineRule="auto"/>
              <w:rPr>
                <w:rFonts w:cstheme="minorHAnsi"/>
              </w:rPr>
            </w:pPr>
          </w:p>
        </w:tc>
        <w:tc>
          <w:tcPr>
            <w:tcW w:w="3969" w:type="dxa"/>
            <w:tcBorders>
              <w:bottom w:val="nil"/>
            </w:tcBorders>
          </w:tcPr>
          <w:p w14:paraId="309108B9" w14:textId="3943881E" w:rsidR="002E00A1" w:rsidRPr="00D045AF" w:rsidRDefault="002E00A1" w:rsidP="002E00A1">
            <w:pPr>
              <w:tabs>
                <w:tab w:val="left" w:pos="1843"/>
              </w:tabs>
              <w:spacing w:line="276" w:lineRule="auto"/>
              <w:rPr>
                <w:rFonts w:cstheme="minorHAnsi"/>
              </w:rPr>
            </w:pPr>
            <w:r w:rsidRPr="00D045AF">
              <w:rPr>
                <w:rFonts w:cstheme="minorHAnsi"/>
              </w:rPr>
              <w:t xml:space="preserve">--&gt; Arbeitsblatt </w:t>
            </w:r>
            <w:commentRangeStart w:id="166"/>
            <w:commentRangeStart w:id="167"/>
            <w:r w:rsidRPr="00D045AF">
              <w:rPr>
                <w:rFonts w:cstheme="minorHAnsi"/>
              </w:rPr>
              <w:t>1</w:t>
            </w:r>
            <w:ins w:id="168" w:author="Fabienne Schmaus" w:date="2026-05-11T11:55:00Z" w16du:dateUtc="2026-05-11T09:55:00Z">
              <w:r w:rsidR="00A31315">
                <w:rPr>
                  <w:rFonts w:cstheme="minorHAnsi"/>
                </w:rPr>
                <w:t>A (Sek. I)</w:t>
              </w:r>
            </w:ins>
          </w:p>
          <w:p w14:paraId="2585ECFC" w14:textId="747049EC" w:rsidR="00317B2A" w:rsidRPr="00D045AF" w:rsidRDefault="00A31315" w:rsidP="002E00A1">
            <w:pPr>
              <w:tabs>
                <w:tab w:val="left" w:pos="1843"/>
              </w:tabs>
              <w:spacing w:line="276" w:lineRule="auto"/>
              <w:rPr>
                <w:rFonts w:cstheme="minorHAnsi"/>
                <w:rPrChange w:id="169" w:author="Fabienne Schmaus" w:date="2026-05-08T13:41:00Z" w16du:dateUtc="2026-05-08T11:41:00Z">
                  <w:rPr>
                    <w:rFonts w:cstheme="minorHAnsi"/>
                    <w:color w:val="EE0000"/>
                  </w:rPr>
                </w:rPrChange>
              </w:rPr>
            </w:pPr>
            <w:ins w:id="170" w:author="Fabienne Schmaus" w:date="2026-05-11T11:55:00Z" w16du:dateUtc="2026-05-11T09:55:00Z">
              <w:r w:rsidRPr="00D045AF">
                <w:rPr>
                  <w:rFonts w:cstheme="minorHAnsi"/>
                </w:rPr>
                <w:t>--&gt; Arbeitsblatt 1</w:t>
              </w:r>
              <w:r>
                <w:rPr>
                  <w:rFonts w:cstheme="minorHAnsi"/>
                </w:rPr>
                <w:t>B (Sek. II)</w:t>
              </w:r>
            </w:ins>
            <w:commentRangeEnd w:id="166"/>
            <w:r w:rsidRPr="00D045AF">
              <w:rPr>
                <w:rStyle w:val="Kommentarzeichen"/>
                <w:rFonts w:cstheme="minorHAnsi"/>
                <w:sz w:val="22"/>
                <w:szCs w:val="22"/>
                <w:rPrChange w:id="171" w:author="Fabienne Schmaus" w:date="2026-05-08T13:41:00Z" w16du:dateUtc="2026-05-08T11:41:00Z">
                  <w:rPr>
                    <w:rStyle w:val="Kommentarzeichen"/>
                    <w:rFonts w:cstheme="minorHAnsi"/>
                    <w:color w:val="EE0000"/>
                    <w:sz w:val="22"/>
                    <w:szCs w:val="22"/>
                  </w:rPr>
                </w:rPrChange>
              </w:rPr>
              <w:commentReference w:id="166"/>
            </w:r>
            <w:commentRangeEnd w:id="167"/>
            <w:r w:rsidR="008E3740" w:rsidRPr="00D045AF">
              <w:rPr>
                <w:rStyle w:val="Kommentarzeichen"/>
                <w:rFonts w:cstheme="minorHAnsi"/>
                <w:sz w:val="22"/>
                <w:szCs w:val="22"/>
                <w:rPrChange w:id="172" w:author="Fabienne Schmaus" w:date="2026-05-08T13:41:00Z" w16du:dateUtc="2026-05-08T11:41:00Z">
                  <w:rPr>
                    <w:rStyle w:val="Kommentarzeichen"/>
                    <w:rFonts w:cstheme="minorHAnsi"/>
                    <w:color w:val="EE0000"/>
                    <w:sz w:val="22"/>
                    <w:szCs w:val="22"/>
                  </w:rPr>
                </w:rPrChange>
              </w:rPr>
              <w:commentReference w:id="167"/>
            </w:r>
          </w:p>
          <w:p w14:paraId="65BE7FA6" w14:textId="406A1D89" w:rsidR="002E00A1" w:rsidRPr="00D045AF" w:rsidRDefault="002E00A1" w:rsidP="002E00A1">
            <w:pPr>
              <w:tabs>
                <w:tab w:val="left" w:pos="1843"/>
              </w:tabs>
              <w:spacing w:line="276" w:lineRule="auto"/>
              <w:rPr>
                <w:rFonts w:cstheme="minorHAnsi"/>
                <w:rPrChange w:id="173" w:author="Fabienne Schmaus" w:date="2026-05-08T13:41:00Z" w16du:dateUtc="2026-05-08T11:41:00Z">
                  <w:rPr>
                    <w:rFonts w:cstheme="minorHAnsi"/>
                    <w:color w:val="EE0000"/>
                  </w:rPr>
                </w:rPrChange>
              </w:rPr>
            </w:pPr>
          </w:p>
        </w:tc>
      </w:tr>
      <w:tr w:rsidR="002E00A1" w:rsidRPr="00D045AF" w14:paraId="76A0BFB0" w14:textId="77777777" w:rsidTr="007B2CE6">
        <w:trPr>
          <w:trHeight w:val="967"/>
        </w:trPr>
        <w:tc>
          <w:tcPr>
            <w:tcW w:w="3823" w:type="dxa"/>
            <w:vMerge/>
            <w:tcBorders>
              <w:top w:val="nil"/>
            </w:tcBorders>
          </w:tcPr>
          <w:p w14:paraId="3385EF20" w14:textId="77777777" w:rsidR="002E00A1" w:rsidRPr="00D045AF" w:rsidRDefault="002E00A1" w:rsidP="00045840">
            <w:pPr>
              <w:rPr>
                <w:rFonts w:cstheme="minorHAnsi"/>
                <w:rPrChange w:id="174" w:author="Fabienne Schmaus" w:date="2026-05-08T13:41:00Z" w16du:dateUtc="2026-05-08T11:41:00Z">
                  <w:rPr>
                    <w:rFonts w:cstheme="minorHAnsi"/>
                    <w:color w:val="EE0000"/>
                  </w:rPr>
                </w:rPrChange>
              </w:rPr>
            </w:pPr>
          </w:p>
        </w:tc>
        <w:tc>
          <w:tcPr>
            <w:tcW w:w="2693" w:type="dxa"/>
            <w:tcBorders>
              <w:top w:val="nil"/>
              <w:bottom w:val="nil"/>
            </w:tcBorders>
          </w:tcPr>
          <w:p w14:paraId="57A754E7" w14:textId="04531C66" w:rsidR="002E00A1" w:rsidRPr="00D045AF" w:rsidRDefault="005A0361" w:rsidP="002E00A1">
            <w:pPr>
              <w:spacing w:line="276" w:lineRule="auto"/>
              <w:rPr>
                <w:rFonts w:cstheme="minorHAnsi"/>
              </w:rPr>
            </w:pPr>
            <w:r w:rsidRPr="00D045AF">
              <w:rPr>
                <w:rFonts w:cstheme="minorHAnsi"/>
              </w:rPr>
              <w:t>Sammeln der Inhalte im Plenum</w:t>
            </w:r>
          </w:p>
          <w:p w14:paraId="343367C2" w14:textId="7959928F" w:rsidR="002E00A1" w:rsidRPr="00D045AF" w:rsidRDefault="002E00A1" w:rsidP="002E00A1">
            <w:pPr>
              <w:spacing w:line="276" w:lineRule="auto"/>
              <w:rPr>
                <w:rFonts w:cstheme="minorHAnsi"/>
              </w:rPr>
            </w:pPr>
          </w:p>
        </w:tc>
        <w:tc>
          <w:tcPr>
            <w:tcW w:w="3969" w:type="dxa"/>
            <w:tcBorders>
              <w:top w:val="nil"/>
              <w:bottom w:val="nil"/>
            </w:tcBorders>
          </w:tcPr>
          <w:p w14:paraId="33203BBE" w14:textId="7F431954" w:rsidR="008A1986" w:rsidRPr="00D045AF" w:rsidRDefault="00184A86" w:rsidP="002E00A1">
            <w:pPr>
              <w:tabs>
                <w:tab w:val="left" w:pos="1843"/>
              </w:tabs>
              <w:spacing w:line="276" w:lineRule="auto"/>
              <w:rPr>
                <w:rFonts w:cstheme="minorHAnsi"/>
                <w:rPrChange w:id="175" w:author="Fabienne Schmaus" w:date="2026-05-08T13:41:00Z" w16du:dateUtc="2026-05-08T11:41:00Z">
                  <w:rPr>
                    <w:rFonts w:cstheme="minorHAnsi"/>
                    <w:color w:val="EE0000"/>
                  </w:rPr>
                </w:rPrChange>
              </w:rPr>
            </w:pPr>
            <w:ins w:id="176" w:author="Fabienne Schmaus" w:date="2026-05-11T13:47:00Z" w16du:dateUtc="2026-05-11T11:47:00Z">
              <w:r w:rsidRPr="00D045AF">
                <w:rPr>
                  <w:rFonts w:cstheme="minorHAnsi"/>
                </w:rPr>
                <w:t xml:space="preserve">--&gt; Anhang </w:t>
              </w:r>
              <w:r>
                <w:rPr>
                  <w:rFonts w:cstheme="minorHAnsi"/>
                </w:rPr>
                <w:t>2 (analog und digital)</w:t>
              </w:r>
            </w:ins>
            <w:del w:id="177" w:author="Fabienne Schmaus" w:date="2026-05-11T08:00:00Z" w16du:dateUtc="2026-05-11T06:00:00Z">
              <w:r w:rsidR="00EF297B" w:rsidRPr="00D045AF" w:rsidDel="008A1986">
                <w:rPr>
                  <w:rFonts w:cstheme="minorHAnsi"/>
                </w:rPr>
                <w:delText>--&gt; Tafel</w:delText>
              </w:r>
              <w:r w:rsidR="00EF297B" w:rsidRPr="00D045AF" w:rsidDel="008A1986">
                <w:rPr>
                  <w:rFonts w:cstheme="minorHAnsi"/>
                  <w:rPrChange w:id="178" w:author="Fabienne Schmaus" w:date="2026-05-08T13:41:00Z" w16du:dateUtc="2026-05-08T11:41:00Z">
                    <w:rPr>
                      <w:rFonts w:cstheme="minorHAnsi"/>
                      <w:color w:val="EE0000"/>
                    </w:rPr>
                  </w:rPrChange>
                </w:rPr>
                <w:delText>???</w:delText>
              </w:r>
            </w:del>
          </w:p>
        </w:tc>
      </w:tr>
      <w:tr w:rsidR="002E00A1" w:rsidRPr="00D045AF" w14:paraId="37C08350" w14:textId="77777777" w:rsidTr="007B2CE6">
        <w:trPr>
          <w:trHeight w:val="967"/>
        </w:trPr>
        <w:tc>
          <w:tcPr>
            <w:tcW w:w="3823" w:type="dxa"/>
            <w:vMerge/>
          </w:tcPr>
          <w:p w14:paraId="0FE6B0B6" w14:textId="77777777" w:rsidR="002E00A1" w:rsidRPr="00D045AF" w:rsidRDefault="002E00A1" w:rsidP="00045840">
            <w:pPr>
              <w:rPr>
                <w:rFonts w:cstheme="minorHAnsi"/>
                <w:rPrChange w:id="179" w:author="Fabienne Schmaus" w:date="2026-05-08T13:41:00Z" w16du:dateUtc="2026-05-08T11:41:00Z">
                  <w:rPr>
                    <w:rFonts w:cstheme="minorHAnsi"/>
                    <w:color w:val="EE0000"/>
                  </w:rPr>
                </w:rPrChange>
              </w:rPr>
            </w:pPr>
          </w:p>
        </w:tc>
        <w:tc>
          <w:tcPr>
            <w:tcW w:w="2693" w:type="dxa"/>
            <w:tcBorders>
              <w:top w:val="nil"/>
              <w:bottom w:val="nil"/>
            </w:tcBorders>
          </w:tcPr>
          <w:p w14:paraId="13ED9681" w14:textId="4C89F4C3" w:rsidR="002E00A1" w:rsidRPr="00D045AF" w:rsidRDefault="002E00A1" w:rsidP="002E00A1">
            <w:pPr>
              <w:spacing w:line="276" w:lineRule="auto"/>
              <w:rPr>
                <w:rFonts w:cstheme="minorHAnsi"/>
              </w:rPr>
            </w:pPr>
            <w:r w:rsidRPr="00D045AF">
              <w:rPr>
                <w:rFonts w:cstheme="minorHAnsi"/>
                <w:highlight w:val="yellow"/>
              </w:rPr>
              <w:t xml:space="preserve">((Icon </w:t>
            </w:r>
            <w:r w:rsidR="008A0BA9">
              <w:rPr>
                <w:rFonts w:cstheme="minorHAnsi"/>
                <w:highlight w:val="yellow"/>
              </w:rPr>
              <w:t>„</w:t>
            </w:r>
            <w:r w:rsidRPr="00D045AF">
              <w:rPr>
                <w:rFonts w:cstheme="minorHAnsi"/>
                <w:highlight w:val="yellow"/>
              </w:rPr>
              <w:t>Differenzierung</w:t>
            </w:r>
            <w:r w:rsidR="008A0BA9">
              <w:rPr>
                <w:rFonts w:cstheme="minorHAnsi"/>
                <w:highlight w:val="yellow"/>
              </w:rPr>
              <w:t>“</w:t>
            </w:r>
            <w:r w:rsidRPr="00D045AF">
              <w:rPr>
                <w:rFonts w:cstheme="minorHAnsi"/>
                <w:highlight w:val="yellow"/>
              </w:rPr>
              <w:t>!!))</w:t>
            </w:r>
          </w:p>
          <w:p w14:paraId="2015EDA4" w14:textId="2A1F0A98" w:rsidR="002E00A1" w:rsidRPr="00D045AF" w:rsidRDefault="002E00A1" w:rsidP="00FB679F">
            <w:pPr>
              <w:spacing w:line="276" w:lineRule="auto"/>
              <w:rPr>
                <w:rFonts w:cstheme="minorHAnsi"/>
              </w:rPr>
            </w:pPr>
            <w:r w:rsidRPr="00D045AF">
              <w:rPr>
                <w:rFonts w:cstheme="minorHAnsi"/>
                <w:shd w:val="clear" w:color="auto" w:fill="FBE4D5" w:themeFill="accent2" w:themeFillTint="33"/>
              </w:rPr>
              <w:t>Differenzierung im Erwartungshorizont (Sek. I und Sek. II)</w:t>
            </w:r>
          </w:p>
        </w:tc>
        <w:tc>
          <w:tcPr>
            <w:tcW w:w="3969" w:type="dxa"/>
            <w:tcBorders>
              <w:top w:val="nil"/>
              <w:bottom w:val="nil"/>
            </w:tcBorders>
          </w:tcPr>
          <w:p w14:paraId="578C87D1" w14:textId="23843076" w:rsidR="00FD1CEB" w:rsidRPr="00D045AF" w:rsidRDefault="00FD1CEB" w:rsidP="00FD1CEB">
            <w:pPr>
              <w:tabs>
                <w:tab w:val="left" w:pos="1843"/>
              </w:tabs>
              <w:spacing w:line="276" w:lineRule="auto"/>
              <w:rPr>
                <w:rFonts w:cstheme="minorHAnsi"/>
                <w:i/>
                <w:iCs/>
                <w:rPrChange w:id="180" w:author="Fabienne Schmaus" w:date="2026-05-08T13:41:00Z" w16du:dateUtc="2026-05-08T11:41:00Z">
                  <w:rPr>
                    <w:rFonts w:cstheme="minorHAnsi"/>
                    <w:i/>
                    <w:iCs/>
                    <w:color w:val="000000" w:themeColor="text1"/>
                  </w:rPr>
                </w:rPrChange>
              </w:rPr>
            </w:pPr>
            <w:r w:rsidRPr="00D045AF">
              <w:rPr>
                <w:rFonts w:cstheme="minorHAnsi"/>
                <w:i/>
                <w:iCs/>
                <w:rPrChange w:id="181" w:author="Fabienne Schmaus" w:date="2026-05-08T13:41:00Z" w16du:dateUtc="2026-05-08T11:41:00Z">
                  <w:rPr>
                    <w:rFonts w:cstheme="minorHAnsi"/>
                    <w:i/>
                    <w:iCs/>
                    <w:color w:val="000000" w:themeColor="text1"/>
                  </w:rPr>
                </w:rPrChange>
              </w:rPr>
              <w:t>Weitere Informationen im folgenden Unterrichtsmaterial:</w:t>
            </w:r>
          </w:p>
          <w:p w14:paraId="044A76E9" w14:textId="1E10E5AE" w:rsidR="002E00A1" w:rsidRPr="00D045AF" w:rsidRDefault="00EB5E22" w:rsidP="00FD1CEB">
            <w:pPr>
              <w:tabs>
                <w:tab w:val="left" w:pos="1843"/>
              </w:tabs>
              <w:spacing w:line="276" w:lineRule="auto"/>
              <w:rPr>
                <w:rFonts w:cstheme="minorHAnsi"/>
                <w:b/>
                <w:bCs/>
                <w:rPrChange w:id="182" w:author="Fabienne Schmaus" w:date="2026-05-08T13:41:00Z" w16du:dateUtc="2026-05-08T11:41:00Z">
                  <w:rPr>
                    <w:rFonts w:cstheme="minorHAnsi"/>
                    <w:b/>
                    <w:bCs/>
                    <w:color w:val="000000" w:themeColor="text1"/>
                  </w:rPr>
                </w:rPrChange>
              </w:rPr>
            </w:pPr>
            <w:r w:rsidRPr="00D045AF">
              <w:rPr>
                <w:rFonts w:cstheme="minorHAnsi"/>
                <w:rPrChange w:id="183" w:author="Fabienne Schmaus" w:date="2026-05-08T13:41:00Z" w16du:dateUtc="2026-05-08T11:41:00Z">
                  <w:rPr>
                    <w:rFonts w:cstheme="minorHAnsi"/>
                    <w:color w:val="000000" w:themeColor="text1"/>
                  </w:rPr>
                </w:rPrChange>
              </w:rPr>
              <w:t>Desinformation im Netz</w:t>
            </w:r>
          </w:p>
        </w:tc>
      </w:tr>
      <w:tr w:rsidR="002E00A1" w:rsidRPr="00D045AF" w14:paraId="0E1DC04E" w14:textId="77777777" w:rsidTr="007B2CE6">
        <w:trPr>
          <w:trHeight w:val="967"/>
        </w:trPr>
        <w:tc>
          <w:tcPr>
            <w:tcW w:w="3823" w:type="dxa"/>
            <w:vMerge/>
          </w:tcPr>
          <w:p w14:paraId="6F7A7684" w14:textId="77777777" w:rsidR="002E00A1" w:rsidRPr="00D045AF" w:rsidRDefault="002E00A1" w:rsidP="00045840">
            <w:pPr>
              <w:rPr>
                <w:rFonts w:cstheme="minorHAnsi"/>
                <w:rPrChange w:id="184" w:author="Fabienne Schmaus" w:date="2026-05-08T13:41:00Z" w16du:dateUtc="2026-05-08T11:41:00Z">
                  <w:rPr>
                    <w:rFonts w:cstheme="minorHAnsi"/>
                    <w:color w:val="EE0000"/>
                  </w:rPr>
                </w:rPrChange>
              </w:rPr>
            </w:pPr>
          </w:p>
        </w:tc>
        <w:tc>
          <w:tcPr>
            <w:tcW w:w="2693" w:type="dxa"/>
            <w:tcBorders>
              <w:top w:val="nil"/>
            </w:tcBorders>
          </w:tcPr>
          <w:p w14:paraId="7C5877D9" w14:textId="34A413B1" w:rsidR="002E00A1" w:rsidRPr="00D045AF" w:rsidRDefault="002E00A1" w:rsidP="002E00A1">
            <w:pPr>
              <w:spacing w:line="276" w:lineRule="auto"/>
              <w:rPr>
                <w:rFonts w:cstheme="minorHAnsi"/>
              </w:rPr>
            </w:pPr>
            <w:r w:rsidRPr="00D045AF">
              <w:rPr>
                <w:rFonts w:cstheme="minorHAnsi"/>
                <w:highlight w:val="yellow"/>
              </w:rPr>
              <w:t xml:space="preserve">((Icon Erweiterung </w:t>
            </w:r>
            <w:r w:rsidR="008A0BA9">
              <w:rPr>
                <w:rFonts w:cstheme="minorHAnsi"/>
                <w:highlight w:val="yellow"/>
              </w:rPr>
              <w:t>„</w:t>
            </w:r>
            <w:r w:rsidR="007B2CE6" w:rsidRPr="00D045AF">
              <w:rPr>
                <w:rFonts w:cstheme="minorHAnsi"/>
                <w:highlight w:val="yellow"/>
              </w:rPr>
              <w:t>Primarstufe</w:t>
            </w:r>
            <w:r w:rsidR="008A0BA9">
              <w:rPr>
                <w:rFonts w:cstheme="minorHAnsi"/>
                <w:highlight w:val="yellow"/>
              </w:rPr>
              <w:t>“</w:t>
            </w:r>
            <w:r w:rsidRPr="00D045AF">
              <w:rPr>
                <w:rFonts w:cstheme="minorHAnsi"/>
                <w:highlight w:val="yellow"/>
              </w:rPr>
              <w:t>))</w:t>
            </w:r>
          </w:p>
          <w:p w14:paraId="482199B8" w14:textId="7FBA75B8" w:rsidR="002E00A1" w:rsidRPr="00D045AF" w:rsidRDefault="002E00A1" w:rsidP="002E00A1">
            <w:pPr>
              <w:spacing w:line="276" w:lineRule="auto"/>
              <w:rPr>
                <w:rFonts w:cstheme="minorHAnsi"/>
              </w:rPr>
            </w:pPr>
            <w:r w:rsidRPr="00D045AF">
              <w:rPr>
                <w:rFonts w:cstheme="minorHAnsi"/>
                <w:shd w:val="clear" w:color="auto" w:fill="E2EFD9" w:themeFill="accent6" w:themeFillTint="33"/>
              </w:rPr>
              <w:t xml:space="preserve">Erweiterung </w:t>
            </w:r>
            <w:r w:rsidR="007B2CE6" w:rsidRPr="00D045AF">
              <w:rPr>
                <w:rFonts w:cstheme="minorHAnsi"/>
                <w:shd w:val="clear" w:color="auto" w:fill="E2EFD9" w:themeFill="accent6" w:themeFillTint="33"/>
              </w:rPr>
              <w:t xml:space="preserve">Primarstufe </w:t>
            </w:r>
            <w:r w:rsidRPr="00D045AF">
              <w:rPr>
                <w:rFonts w:cstheme="minorHAnsi"/>
                <w:shd w:val="clear" w:color="auto" w:fill="E2EFD9" w:themeFill="accent6" w:themeFillTint="33"/>
              </w:rPr>
              <w:t>im Erwartungshorizont</w:t>
            </w:r>
          </w:p>
        </w:tc>
        <w:tc>
          <w:tcPr>
            <w:tcW w:w="3969" w:type="dxa"/>
            <w:tcBorders>
              <w:top w:val="nil"/>
            </w:tcBorders>
          </w:tcPr>
          <w:p w14:paraId="4C12F3BF" w14:textId="0DBBA72F" w:rsidR="00AD2DF6" w:rsidRPr="00D045AF" w:rsidRDefault="002E00A1" w:rsidP="00E567F9">
            <w:pPr>
              <w:tabs>
                <w:tab w:val="left" w:pos="1843"/>
              </w:tabs>
              <w:spacing w:line="276" w:lineRule="auto"/>
              <w:rPr>
                <w:rFonts w:cstheme="minorHAnsi"/>
                <w:rPrChange w:id="185" w:author="Fabienne Schmaus" w:date="2026-05-08T13:41:00Z" w16du:dateUtc="2026-05-08T11:41:00Z">
                  <w:rPr>
                    <w:rFonts w:cstheme="minorHAnsi"/>
                    <w:color w:val="EE0000"/>
                  </w:rPr>
                </w:rPrChange>
              </w:rPr>
            </w:pPr>
            <w:r w:rsidRPr="00D045AF">
              <w:rPr>
                <w:rFonts w:cstheme="minorHAnsi"/>
              </w:rPr>
              <w:t xml:space="preserve">--&gt; </w:t>
            </w:r>
            <w:r w:rsidR="00837C6B" w:rsidRPr="00D045AF">
              <w:rPr>
                <w:rFonts w:cstheme="minorHAnsi"/>
              </w:rPr>
              <w:t>Primarstufe</w:t>
            </w:r>
            <w:r w:rsidRPr="00D045AF">
              <w:rPr>
                <w:rFonts w:cstheme="minorHAnsi"/>
              </w:rPr>
              <w:t xml:space="preserve"> </w:t>
            </w:r>
            <w:r w:rsidR="00837C6B" w:rsidRPr="00D045AF">
              <w:rPr>
                <w:rFonts w:cstheme="minorHAnsi"/>
              </w:rPr>
              <w:t>– Arbeitsblatt 1</w:t>
            </w:r>
          </w:p>
        </w:tc>
      </w:tr>
    </w:tbl>
    <w:p w14:paraId="01D92291" w14:textId="41FBEBBC" w:rsidR="00775017" w:rsidRPr="000E5D25" w:rsidRDefault="00775017">
      <w:pPr>
        <w:rPr>
          <w:rFonts w:cstheme="minorHAnsi"/>
          <w:color w:val="EE0000"/>
        </w:rPr>
      </w:pPr>
    </w:p>
    <w:p w14:paraId="4941C9E4" w14:textId="57BC5FB1" w:rsidR="00DF669F" w:rsidRPr="00FA1ABC" w:rsidRDefault="00775017" w:rsidP="00775017">
      <w:pPr>
        <w:spacing w:after="0" w:line="276" w:lineRule="auto"/>
        <w:rPr>
          <w:rFonts w:cstheme="minorHAnsi"/>
          <w:rPrChange w:id="186" w:author="Fabienne Schmaus" w:date="2026-05-11T08:11:00Z" w16du:dateUtc="2026-05-11T06:11:00Z">
            <w:rPr>
              <w:rFonts w:cstheme="minorHAnsi"/>
              <w:color w:val="EE0000"/>
            </w:rPr>
          </w:rPrChange>
        </w:rPr>
      </w:pPr>
      <w:r w:rsidRPr="00FA1ABC">
        <w:rPr>
          <w:rFonts w:cstheme="minorHAnsi"/>
          <w:sz w:val="24"/>
          <w:szCs w:val="24"/>
          <w:highlight w:val="yellow"/>
          <w:rPrChange w:id="187" w:author="Fabienne Schmaus" w:date="2026-05-11T08:11:00Z" w16du:dateUtc="2026-05-11T06:11:00Z">
            <w:rPr>
              <w:rFonts w:cstheme="minorHAnsi"/>
              <w:color w:val="EE0000"/>
              <w:sz w:val="24"/>
              <w:szCs w:val="24"/>
              <w:highlight w:val="yellow"/>
            </w:rPr>
          </w:rPrChange>
        </w:rPr>
        <w:t>((Seite 4))</w:t>
      </w:r>
    </w:p>
    <w:tbl>
      <w:tblPr>
        <w:tblStyle w:val="Tabellenraster"/>
        <w:tblW w:w="10485" w:type="dxa"/>
        <w:tblLook w:val="04A0" w:firstRow="1" w:lastRow="0" w:firstColumn="1" w:lastColumn="0" w:noHBand="0" w:noVBand="1"/>
      </w:tblPr>
      <w:tblGrid>
        <w:gridCol w:w="4106"/>
        <w:gridCol w:w="2835"/>
        <w:gridCol w:w="3544"/>
        <w:tblGridChange w:id="188">
          <w:tblGrid>
            <w:gridCol w:w="4106"/>
            <w:gridCol w:w="2835"/>
            <w:gridCol w:w="3544"/>
          </w:tblGrid>
        </w:tblGridChange>
      </w:tblGrid>
      <w:tr w:rsidR="001C16A9" w:rsidRPr="000E5D25" w14:paraId="09C3DE74" w14:textId="77777777" w:rsidTr="006669AF">
        <w:tc>
          <w:tcPr>
            <w:tcW w:w="10485" w:type="dxa"/>
            <w:gridSpan w:val="3"/>
          </w:tcPr>
          <w:p w14:paraId="7ED34325" w14:textId="6CF5EB37" w:rsidR="00DF669F" w:rsidRPr="000E5D25" w:rsidRDefault="00FD3CE9" w:rsidP="00FB679F">
            <w:pPr>
              <w:spacing w:line="276" w:lineRule="auto"/>
              <w:rPr>
                <w:rFonts w:cstheme="minorHAnsi"/>
                <w:i/>
                <w:iCs/>
                <w:color w:val="EE0000"/>
              </w:rPr>
            </w:pPr>
            <w:commentRangeStart w:id="189"/>
            <w:commentRangeStart w:id="190"/>
            <w:commentRangeStart w:id="191"/>
            <w:r w:rsidRPr="000E5D25">
              <w:rPr>
                <w:rFonts w:cstheme="minorHAnsi"/>
                <w:i/>
                <w:iCs/>
              </w:rPr>
              <w:t xml:space="preserve">Erarbeitung </w:t>
            </w:r>
            <w:commentRangeEnd w:id="189"/>
            <w:r w:rsidR="00FB2440" w:rsidRPr="000E5D25">
              <w:rPr>
                <w:rStyle w:val="Kommentarzeichen"/>
                <w:rFonts w:cstheme="minorHAnsi"/>
                <w:i/>
                <w:iCs/>
                <w:sz w:val="22"/>
                <w:szCs w:val="22"/>
              </w:rPr>
              <w:commentReference w:id="189"/>
            </w:r>
            <w:commentRangeEnd w:id="190"/>
            <w:r w:rsidR="00FA1ABC" w:rsidRPr="000E5D25">
              <w:rPr>
                <w:rStyle w:val="Kommentarzeichen"/>
                <w:rFonts w:cstheme="minorHAnsi"/>
                <w:i/>
                <w:iCs/>
                <w:sz w:val="22"/>
                <w:szCs w:val="22"/>
              </w:rPr>
              <w:commentReference w:id="190"/>
            </w:r>
            <w:commentRangeEnd w:id="191"/>
            <w:r w:rsidR="008E3740" w:rsidRPr="000E5D25">
              <w:rPr>
                <w:rStyle w:val="Kommentarzeichen"/>
                <w:rFonts w:cstheme="minorHAnsi"/>
                <w:i/>
                <w:iCs/>
                <w:sz w:val="22"/>
                <w:szCs w:val="22"/>
              </w:rPr>
              <w:commentReference w:id="191"/>
            </w:r>
            <w:r w:rsidRPr="000E5D25">
              <w:rPr>
                <w:rFonts w:cstheme="minorHAnsi"/>
                <w:i/>
                <w:iCs/>
              </w:rPr>
              <w:t>1</w:t>
            </w:r>
          </w:p>
        </w:tc>
      </w:tr>
      <w:tr w:rsidR="001067D4" w:rsidRPr="003935DB" w14:paraId="1691EE71" w14:textId="77777777" w:rsidTr="004D1202">
        <w:tblPrEx>
          <w:tblW w:w="10485" w:type="dxa"/>
          <w:tblPrExChange w:id="192" w:author="Fabienne Schmaus" w:date="2026-05-11T08:53:00Z" w16du:dateUtc="2026-05-11T06:53:00Z">
            <w:tblPrEx>
              <w:tblW w:w="10485" w:type="dxa"/>
            </w:tblPrEx>
          </w:tblPrExChange>
        </w:tblPrEx>
        <w:trPr>
          <w:trHeight w:val="2890"/>
          <w:trPrChange w:id="193" w:author="Fabienne Schmaus" w:date="2026-05-11T08:53:00Z" w16du:dateUtc="2026-05-11T06:53:00Z">
            <w:trPr>
              <w:trHeight w:val="3321"/>
            </w:trPr>
          </w:trPrChange>
        </w:trPr>
        <w:tc>
          <w:tcPr>
            <w:tcW w:w="4106" w:type="dxa"/>
            <w:vMerge w:val="restart"/>
            <w:tcPrChange w:id="194" w:author="Fabienne Schmaus" w:date="2026-05-11T08:53:00Z" w16du:dateUtc="2026-05-11T06:53:00Z">
              <w:tcPr>
                <w:tcW w:w="4106" w:type="dxa"/>
                <w:vMerge w:val="restart"/>
              </w:tcPr>
            </w:tcPrChange>
          </w:tcPr>
          <w:p w14:paraId="2198779D" w14:textId="60CB9ADD" w:rsidR="001067D4" w:rsidRPr="003935DB" w:rsidDel="00FA1ABC" w:rsidRDefault="001067D4" w:rsidP="0050713B">
            <w:pPr>
              <w:rPr>
                <w:del w:id="195" w:author="Fabienne Schmaus" w:date="2026-05-11T08:12:00Z" w16du:dateUtc="2026-05-11T06:12:00Z"/>
                <w:rFonts w:cstheme="minorHAnsi"/>
              </w:rPr>
            </w:pPr>
            <w:r w:rsidRPr="003935DB">
              <w:rPr>
                <w:rFonts w:cstheme="minorHAnsi"/>
              </w:rPr>
              <w:t>Ziel:</w:t>
            </w:r>
            <w:ins w:id="196" w:author="Fabienne Schmaus" w:date="2026-05-11T08:11:00Z" w16du:dateUtc="2026-05-11T06:11:00Z">
              <w:r>
                <w:rPr>
                  <w:rFonts w:cstheme="minorHAnsi"/>
                </w:rPr>
                <w:t xml:space="preserve"> p</w:t>
              </w:r>
            </w:ins>
          </w:p>
          <w:p w14:paraId="598EF3CB" w14:textId="15F7B1B6" w:rsidR="001067D4" w:rsidRPr="003935DB" w:rsidRDefault="001067D4" w:rsidP="00306EC2">
            <w:pPr>
              <w:rPr>
                <w:rFonts w:cstheme="minorHAnsi"/>
              </w:rPr>
            </w:pPr>
            <w:del w:id="197" w:author="Fabienne Schmaus" w:date="2026-05-11T08:12:00Z" w16du:dateUtc="2026-05-11T06:12:00Z">
              <w:r w:rsidRPr="003935DB" w:rsidDel="00FA1ABC">
                <w:rPr>
                  <w:rFonts w:cstheme="minorHAnsi"/>
                </w:rPr>
                <w:delText>P</w:delText>
              </w:r>
            </w:del>
            <w:r w:rsidRPr="003935DB">
              <w:rPr>
                <w:rFonts w:cstheme="minorHAnsi"/>
              </w:rPr>
              <w:t xml:space="preserve">raktische Methoden zur Überprüfung von Gesundheitsbehauptungen kennenlernen und anwenden; </w:t>
            </w:r>
            <w:del w:id="198" w:author="Fabienne Schmaus" w:date="2026-05-11T08:12:00Z" w16du:dateUtc="2026-05-11T06:12:00Z">
              <w:r w:rsidRPr="003935DB" w:rsidDel="00FA1ABC">
                <w:rPr>
                  <w:rFonts w:cstheme="minorHAnsi"/>
                </w:rPr>
                <w:delText xml:space="preserve">den </w:delText>
              </w:r>
            </w:del>
            <w:del w:id="199" w:author="Fabienne Schmaus" w:date="2026-05-08T14:42:00Z" w16du:dateUtc="2026-05-08T12:42:00Z">
              <w:r w:rsidRPr="003935DB" w:rsidDel="00872087">
                <w:rPr>
                  <w:rFonts w:cstheme="minorHAnsi"/>
                </w:rPr>
                <w:delText>DURCHBLICKT!-</w:delText>
              </w:r>
            </w:del>
            <w:del w:id="200" w:author="Fabienne Schmaus" w:date="2026-05-11T08:12:00Z" w16du:dateUtc="2026-05-11T06:12:00Z">
              <w:r w:rsidRPr="003935DB" w:rsidDel="00FA1ABC">
                <w:rPr>
                  <w:rFonts w:cstheme="minorHAnsi"/>
                </w:rPr>
                <w:delText xml:space="preserve">QuellenChecker als Werkzeug einbinden; </w:delText>
              </w:r>
            </w:del>
            <w:r w:rsidRPr="003935DB">
              <w:rPr>
                <w:rFonts w:cstheme="minorHAnsi"/>
              </w:rPr>
              <w:t>verstehen, dass Faktencheck eine erlernbare Kompetenz ist, die Gesundheit schützt</w:t>
            </w:r>
            <w:del w:id="201" w:author="Fabienne Schmaus" w:date="2026-05-11T08:12:00Z" w16du:dateUtc="2026-05-11T06:12:00Z">
              <w:r w:rsidRPr="003935DB" w:rsidDel="00FA1ABC">
                <w:rPr>
                  <w:rFonts w:cstheme="minorHAnsi"/>
                </w:rPr>
                <w:delText>.</w:delText>
              </w:r>
            </w:del>
          </w:p>
          <w:p w14:paraId="5CDE2DB4" w14:textId="77777777" w:rsidR="001067D4" w:rsidRPr="003935DB" w:rsidRDefault="001067D4" w:rsidP="0050713B">
            <w:pPr>
              <w:rPr>
                <w:rFonts w:cstheme="minorHAnsi"/>
              </w:rPr>
            </w:pPr>
          </w:p>
          <w:p w14:paraId="0F9C37FF" w14:textId="19273B25" w:rsidR="001067D4" w:rsidRPr="003935DB" w:rsidRDefault="001067D4" w:rsidP="00FB679F">
            <w:pPr>
              <w:spacing w:line="276" w:lineRule="auto"/>
              <w:rPr>
                <w:rFonts w:cstheme="minorHAnsi"/>
              </w:rPr>
            </w:pPr>
            <w:r w:rsidRPr="003935DB">
              <w:rPr>
                <w:rFonts w:cstheme="minorHAnsi"/>
              </w:rPr>
              <w:t>Inhalte:</w:t>
            </w:r>
          </w:p>
          <w:p w14:paraId="37ACA7DD" w14:textId="5FE0C145" w:rsidR="001067D4" w:rsidRPr="003935DB" w:rsidRDefault="001067D4" w:rsidP="00306EC2">
            <w:pPr>
              <w:spacing w:line="276" w:lineRule="auto"/>
              <w:rPr>
                <w:rFonts w:cstheme="minorHAnsi"/>
              </w:rPr>
            </w:pPr>
            <w:r w:rsidRPr="003935DB">
              <w:rPr>
                <w:rFonts w:cstheme="minorHAnsi"/>
              </w:rPr>
              <w:t xml:space="preserve">&gt; </w:t>
            </w:r>
            <w:del w:id="202" w:author="Fabienne Schmaus" w:date="2026-05-11T08:12:00Z" w16du:dateUtc="2026-05-11T06:12:00Z">
              <w:r w:rsidRPr="003935DB" w:rsidDel="00FA1ABC">
                <w:rPr>
                  <w:rFonts w:cstheme="minorHAnsi"/>
                </w:rPr>
                <w:delText xml:space="preserve">Die </w:delText>
              </w:r>
            </w:del>
            <w:r w:rsidRPr="003935DB">
              <w:rPr>
                <w:rFonts w:cstheme="minorHAnsi"/>
              </w:rPr>
              <w:t xml:space="preserve">QQQQ-Methode </w:t>
            </w:r>
          </w:p>
          <w:p w14:paraId="206EF759" w14:textId="3E3A4C8C" w:rsidR="001067D4" w:rsidRPr="003935DB" w:rsidRDefault="001067D4" w:rsidP="00306EC2">
            <w:pPr>
              <w:spacing w:line="276" w:lineRule="auto"/>
              <w:rPr>
                <w:rFonts w:cstheme="minorHAnsi"/>
              </w:rPr>
            </w:pPr>
            <w:r w:rsidRPr="003935DB">
              <w:rPr>
                <w:rFonts w:cstheme="minorHAnsi"/>
              </w:rPr>
              <w:t xml:space="preserve">&gt; </w:t>
            </w:r>
            <w:del w:id="203" w:author="Fabienne Schmaus" w:date="2026-05-08T14:42:00Z" w16du:dateUtc="2026-05-08T12:42:00Z">
              <w:r w:rsidRPr="003935DB" w:rsidDel="00872087">
                <w:rPr>
                  <w:rFonts w:cstheme="minorHAnsi"/>
                </w:rPr>
                <w:delText xml:space="preserve">Durchblickt-Quellenchecker </w:delText>
              </w:r>
            </w:del>
            <w:ins w:id="204" w:author="Fabienne Schmaus" w:date="2026-05-08T14:42:00Z" w16du:dateUtc="2026-05-08T12:42:00Z">
              <w:r w:rsidRPr="003935DB">
                <w:rPr>
                  <w:rFonts w:cstheme="minorHAnsi"/>
                </w:rPr>
                <w:t xml:space="preserve">QuellenChecker </w:t>
              </w:r>
            </w:ins>
            <w:ins w:id="205" w:author="Fabienne Schmaus" w:date="2026-05-08T14:43:00Z" w16du:dateUtc="2026-05-08T12:43:00Z">
              <w:r w:rsidRPr="003935DB">
                <w:rPr>
                  <w:rFonts w:cstheme="minorHAnsi"/>
                </w:rPr>
                <w:t>von BARMER DURCHBLICKT!</w:t>
              </w:r>
            </w:ins>
          </w:p>
          <w:p w14:paraId="18ADEDF2" w14:textId="68932A04" w:rsidR="001067D4" w:rsidRPr="003935DB" w:rsidRDefault="001067D4" w:rsidP="00306EC2">
            <w:pPr>
              <w:spacing w:line="276" w:lineRule="auto"/>
              <w:rPr>
                <w:rFonts w:cstheme="minorHAnsi"/>
              </w:rPr>
            </w:pPr>
            <w:r w:rsidRPr="003935DB">
              <w:rPr>
                <w:rFonts w:cstheme="minorHAnsi"/>
              </w:rPr>
              <w:t xml:space="preserve">&gt; </w:t>
            </w:r>
            <w:del w:id="206" w:author="Fabienne Schmaus" w:date="2026-05-11T08:12:00Z" w16du:dateUtc="2026-05-11T06:12:00Z">
              <w:r w:rsidRPr="003935DB" w:rsidDel="00FA1ABC">
                <w:rPr>
                  <w:rFonts w:cstheme="minorHAnsi"/>
                </w:rPr>
                <w:delText xml:space="preserve">Vertrauenswürdige </w:delText>
              </w:r>
            </w:del>
            <w:ins w:id="207" w:author="Fabienne Schmaus" w:date="2026-05-11T08:12:00Z" w16du:dateUtc="2026-05-11T06:12:00Z">
              <w:r>
                <w:rPr>
                  <w:rFonts w:cstheme="minorHAnsi"/>
                </w:rPr>
                <w:t>v</w:t>
              </w:r>
              <w:r w:rsidRPr="003935DB">
                <w:rPr>
                  <w:rFonts w:cstheme="minorHAnsi"/>
                </w:rPr>
                <w:t xml:space="preserve">ertrauenswürdige </w:t>
              </w:r>
            </w:ins>
            <w:r w:rsidRPr="003935DB">
              <w:rPr>
                <w:rFonts w:cstheme="minorHAnsi"/>
              </w:rPr>
              <w:t>Gesundheitsquellen finden</w:t>
            </w:r>
          </w:p>
        </w:tc>
        <w:tc>
          <w:tcPr>
            <w:tcW w:w="2835" w:type="dxa"/>
            <w:tcBorders>
              <w:bottom w:val="nil"/>
            </w:tcBorders>
            <w:tcPrChange w:id="208" w:author="Fabienne Schmaus" w:date="2026-05-11T08:53:00Z" w16du:dateUtc="2026-05-11T06:53:00Z">
              <w:tcPr>
                <w:tcW w:w="2835" w:type="dxa"/>
              </w:tcPr>
            </w:tcPrChange>
          </w:tcPr>
          <w:p w14:paraId="066D4206" w14:textId="29C79C85" w:rsidR="001067D4" w:rsidRPr="003935DB" w:rsidRDefault="001067D4" w:rsidP="00FB679F">
            <w:pPr>
              <w:tabs>
                <w:tab w:val="left" w:pos="273"/>
              </w:tabs>
              <w:spacing w:line="276" w:lineRule="auto"/>
              <w:rPr>
                <w:rFonts w:cstheme="minorHAnsi"/>
              </w:rPr>
            </w:pPr>
            <w:r w:rsidRPr="003935DB">
              <w:rPr>
                <w:rFonts w:cstheme="minorHAnsi"/>
              </w:rPr>
              <w:t>Plenum</w:t>
            </w:r>
          </w:p>
          <w:p w14:paraId="77A3B81A" w14:textId="77777777" w:rsidR="001067D4" w:rsidDel="001067D4" w:rsidRDefault="001067D4" w:rsidP="00317B2A">
            <w:pPr>
              <w:tabs>
                <w:tab w:val="left" w:pos="273"/>
              </w:tabs>
              <w:spacing w:line="276" w:lineRule="auto"/>
              <w:rPr>
                <w:del w:id="209" w:author="Fabienne Schmaus" w:date="2026-05-11T08:13:00Z" w16du:dateUtc="2026-05-11T06:13:00Z"/>
                <w:rFonts w:cstheme="minorHAnsi"/>
              </w:rPr>
            </w:pPr>
          </w:p>
          <w:p w14:paraId="50CA4FBA" w14:textId="77777777" w:rsidR="001067D4" w:rsidRDefault="001067D4" w:rsidP="00317B2A">
            <w:pPr>
              <w:tabs>
                <w:tab w:val="left" w:pos="273"/>
              </w:tabs>
              <w:spacing w:line="276" w:lineRule="auto"/>
              <w:rPr>
                <w:ins w:id="210" w:author="Fabienne Schmaus" w:date="2026-05-11T08:28:00Z" w16du:dateUtc="2026-05-11T06:28:00Z"/>
                <w:rFonts w:cstheme="minorHAnsi"/>
              </w:rPr>
            </w:pPr>
          </w:p>
          <w:p w14:paraId="38D55E86" w14:textId="77777777" w:rsidR="001067D4" w:rsidRPr="003935DB" w:rsidRDefault="001067D4" w:rsidP="00317B2A">
            <w:pPr>
              <w:tabs>
                <w:tab w:val="left" w:pos="273"/>
              </w:tabs>
              <w:spacing w:line="276" w:lineRule="auto"/>
              <w:rPr>
                <w:ins w:id="211" w:author="Fabienne Schmaus" w:date="2026-05-11T08:28:00Z" w16du:dateUtc="2026-05-11T06:28:00Z"/>
                <w:rFonts w:cstheme="minorHAnsi"/>
              </w:rPr>
            </w:pPr>
          </w:p>
          <w:p w14:paraId="5EDAC54A" w14:textId="63277F22" w:rsidR="001067D4" w:rsidRPr="003935DB" w:rsidRDefault="001067D4" w:rsidP="00317B2A">
            <w:pPr>
              <w:tabs>
                <w:tab w:val="left" w:pos="273"/>
              </w:tabs>
              <w:spacing w:line="276" w:lineRule="auto"/>
              <w:rPr>
                <w:rFonts w:cstheme="minorHAnsi"/>
              </w:rPr>
            </w:pPr>
            <w:ins w:id="212" w:author="Fabienne Schmaus" w:date="2026-05-11T08:29:00Z" w16du:dateUtc="2026-05-11T06:29:00Z">
              <w:r>
                <w:rPr>
                  <w:rFonts w:cstheme="minorHAnsi"/>
                </w:rPr>
                <w:t xml:space="preserve">oder </w:t>
              </w:r>
            </w:ins>
            <w:r w:rsidRPr="003935DB">
              <w:rPr>
                <w:rFonts w:cstheme="minorHAnsi"/>
              </w:rPr>
              <w:t>Live-Demonstration im Plenum</w:t>
            </w:r>
          </w:p>
          <w:p w14:paraId="09CF8DDD" w14:textId="77777777" w:rsidR="001067D4" w:rsidRPr="003935DB" w:rsidRDefault="001067D4" w:rsidP="00317B2A">
            <w:pPr>
              <w:tabs>
                <w:tab w:val="left" w:pos="273"/>
              </w:tabs>
              <w:spacing w:line="276" w:lineRule="auto"/>
              <w:rPr>
                <w:rFonts w:cstheme="minorHAnsi"/>
              </w:rPr>
            </w:pPr>
          </w:p>
          <w:p w14:paraId="638E285D" w14:textId="34E78E49" w:rsidR="001067D4" w:rsidRPr="003935DB" w:rsidRDefault="001067D4" w:rsidP="008B09B9">
            <w:pPr>
              <w:tabs>
                <w:tab w:val="left" w:pos="273"/>
              </w:tabs>
              <w:spacing w:line="276" w:lineRule="auto"/>
              <w:rPr>
                <w:rFonts w:cstheme="minorHAnsi"/>
              </w:rPr>
            </w:pPr>
          </w:p>
        </w:tc>
        <w:tc>
          <w:tcPr>
            <w:tcW w:w="3544" w:type="dxa"/>
            <w:tcBorders>
              <w:bottom w:val="nil"/>
            </w:tcBorders>
            <w:tcPrChange w:id="213" w:author="Fabienne Schmaus" w:date="2026-05-11T08:53:00Z" w16du:dateUtc="2026-05-11T06:53:00Z">
              <w:tcPr>
                <w:tcW w:w="3544" w:type="dxa"/>
              </w:tcPr>
            </w:tcPrChange>
          </w:tcPr>
          <w:p w14:paraId="36FB7B8A" w14:textId="77777777" w:rsidR="001067D4" w:rsidRPr="008422CD" w:rsidRDefault="001067D4" w:rsidP="001067D4">
            <w:pPr>
              <w:tabs>
                <w:tab w:val="left" w:pos="1843"/>
              </w:tabs>
              <w:spacing w:line="276" w:lineRule="auto"/>
              <w:rPr>
                <w:ins w:id="214" w:author="Fabienne Schmaus" w:date="2026-05-11T08:28:00Z" w16du:dateUtc="2026-05-11T06:28:00Z"/>
                <w:rFonts w:cstheme="minorHAnsi"/>
                <w:b/>
                <w:bCs/>
              </w:rPr>
            </w:pPr>
            <w:ins w:id="215" w:author="Fabienne Schmaus" w:date="2026-05-11T08:28:00Z" w16du:dateUtc="2026-05-11T06:28:00Z">
              <w:r w:rsidRPr="008422CD">
                <w:rPr>
                  <w:rFonts w:cstheme="minorHAnsi"/>
                  <w:b/>
                  <w:bCs/>
                </w:rPr>
                <w:t>analog:</w:t>
              </w:r>
            </w:ins>
          </w:p>
          <w:p w14:paraId="04199DF7" w14:textId="0C11F5F8" w:rsidR="001067D4" w:rsidRPr="003935DB" w:rsidRDefault="001067D4" w:rsidP="001067D4">
            <w:pPr>
              <w:tabs>
                <w:tab w:val="left" w:pos="1843"/>
              </w:tabs>
              <w:spacing w:line="276" w:lineRule="auto"/>
              <w:rPr>
                <w:rFonts w:cstheme="minorHAnsi"/>
              </w:rPr>
            </w:pPr>
            <w:r w:rsidRPr="003935DB">
              <w:rPr>
                <w:rFonts w:cstheme="minorHAnsi"/>
              </w:rPr>
              <w:t xml:space="preserve">--&gt; Arbeitsblatt 2 </w:t>
            </w:r>
          </w:p>
          <w:p w14:paraId="625EBE4C" w14:textId="77777777" w:rsidR="001067D4" w:rsidRDefault="001067D4" w:rsidP="00317B2A">
            <w:pPr>
              <w:tabs>
                <w:tab w:val="left" w:pos="1843"/>
              </w:tabs>
              <w:spacing w:line="276" w:lineRule="auto"/>
              <w:rPr>
                <w:ins w:id="216" w:author="Fabienne Schmaus" w:date="2026-05-11T08:28:00Z" w16du:dateUtc="2026-05-11T06:28:00Z"/>
                <w:rFonts w:cstheme="minorHAnsi"/>
              </w:rPr>
            </w:pPr>
          </w:p>
          <w:p w14:paraId="371F3DA3" w14:textId="0718ED92" w:rsidR="001067D4" w:rsidDel="00FA1ABC" w:rsidRDefault="001067D4" w:rsidP="00317B2A">
            <w:pPr>
              <w:tabs>
                <w:tab w:val="left" w:pos="1843"/>
              </w:tabs>
              <w:spacing w:line="276" w:lineRule="auto"/>
              <w:rPr>
                <w:del w:id="217" w:author="Fabienne Schmaus" w:date="2026-05-11T08:13:00Z" w16du:dateUtc="2026-05-11T06:13:00Z"/>
                <w:rFonts w:cstheme="minorHAnsi"/>
              </w:rPr>
            </w:pPr>
            <w:ins w:id="218" w:author="Fabienne Schmaus" w:date="2026-05-11T08:18:00Z" w16du:dateUtc="2026-05-11T06:18:00Z">
              <w:r>
                <w:rPr>
                  <w:rFonts w:cstheme="minorHAnsi"/>
                </w:rPr>
                <w:t xml:space="preserve">oder </w:t>
              </w:r>
            </w:ins>
            <w:ins w:id="219" w:author="Fabienne Schmaus" w:date="2026-05-11T08:17:00Z" w16du:dateUtc="2026-05-11T06:17:00Z">
              <w:r w:rsidRPr="008B09B9">
                <w:rPr>
                  <w:rFonts w:cstheme="minorHAnsi"/>
                  <w:b/>
                  <w:bCs/>
                  <w:rPrChange w:id="220" w:author="Fabienne Schmaus" w:date="2026-05-11T08:18:00Z" w16du:dateUtc="2026-05-11T06:18:00Z">
                    <w:rPr>
                      <w:rFonts w:cstheme="minorHAnsi"/>
                    </w:rPr>
                  </w:rPrChange>
                </w:rPr>
                <w:t>d</w:t>
              </w:r>
            </w:ins>
            <w:ins w:id="221" w:author="Fabienne Schmaus" w:date="2026-05-11T08:14:00Z" w16du:dateUtc="2026-05-11T06:14:00Z">
              <w:r w:rsidRPr="008B09B9">
                <w:rPr>
                  <w:rFonts w:cstheme="minorHAnsi"/>
                  <w:b/>
                  <w:bCs/>
                  <w:rPrChange w:id="222" w:author="Fabienne Schmaus" w:date="2026-05-11T08:18:00Z" w16du:dateUtc="2026-05-11T06:18:00Z">
                    <w:rPr>
                      <w:rFonts w:cstheme="minorHAnsi"/>
                    </w:rPr>
                  </w:rPrChange>
                </w:rPr>
                <w:t>igital</w:t>
              </w:r>
              <w:r>
                <w:rPr>
                  <w:rFonts w:cstheme="minorHAnsi"/>
                </w:rPr>
                <w:t>:</w:t>
              </w:r>
            </w:ins>
          </w:p>
          <w:p w14:paraId="448C7586" w14:textId="77777777" w:rsidR="001067D4" w:rsidRPr="003935DB" w:rsidRDefault="001067D4" w:rsidP="00317B2A">
            <w:pPr>
              <w:tabs>
                <w:tab w:val="left" w:pos="1843"/>
              </w:tabs>
              <w:spacing w:line="276" w:lineRule="auto"/>
              <w:rPr>
                <w:ins w:id="223" w:author="Fabienne Schmaus" w:date="2026-05-11T08:14:00Z" w16du:dateUtc="2026-05-11T06:14:00Z"/>
                <w:rFonts w:cstheme="minorHAnsi"/>
              </w:rPr>
            </w:pPr>
          </w:p>
          <w:p w14:paraId="2FD580D1" w14:textId="474213D7" w:rsidR="001067D4" w:rsidRDefault="001067D4" w:rsidP="001067D4">
            <w:pPr>
              <w:tabs>
                <w:tab w:val="left" w:pos="1843"/>
              </w:tabs>
              <w:spacing w:line="276" w:lineRule="auto"/>
              <w:rPr>
                <w:ins w:id="224" w:author="Fabienne Schmaus" w:date="2026-05-11T08:29:00Z" w16du:dateUtc="2026-05-11T06:29:00Z"/>
                <w:rFonts w:cstheme="minorHAnsi"/>
              </w:rPr>
            </w:pPr>
            <w:r w:rsidRPr="003935DB">
              <w:rPr>
                <w:rFonts w:cstheme="minorHAnsi"/>
              </w:rPr>
              <w:t xml:space="preserve">--&gt; Live-Demonstration </w:t>
            </w:r>
            <w:ins w:id="225" w:author="Fabienne Schmaus" w:date="2026-05-11T08:30:00Z" w16du:dateUtc="2026-05-11T06:30:00Z">
              <w:r>
                <w:rPr>
                  <w:rFonts w:cstheme="minorHAnsi"/>
                </w:rPr>
                <w:fldChar w:fldCharType="begin"/>
              </w:r>
              <w:r>
                <w:rPr>
                  <w:rFonts w:cstheme="minorHAnsi"/>
                </w:rPr>
                <w:instrText>HYPERLINK "http://</w:instrText>
              </w:r>
            </w:ins>
            <w:r w:rsidRPr="001067D4">
              <w:rPr>
                <w:rPrChange w:id="226" w:author="Fabienne Schmaus" w:date="2026-05-11T08:30:00Z" w16du:dateUtc="2026-05-11T06:30:00Z">
                  <w:rPr>
                    <w:rStyle w:val="Hyperlink"/>
                    <w:rFonts w:cstheme="minorHAnsi"/>
                    <w:color w:val="auto"/>
                  </w:rPr>
                </w:rPrChange>
              </w:rPr>
              <w:instrText>www.durch-blickt.de</w:instrText>
            </w:r>
            <w:ins w:id="227" w:author="Fabienne Schmaus" w:date="2026-05-11T08:30:00Z" w16du:dateUtc="2026-05-11T06:30:00Z">
              <w:r>
                <w:rPr>
                  <w:rFonts w:cstheme="minorHAnsi"/>
                </w:rPr>
                <w:instrText>"</w:instrText>
              </w:r>
              <w:r>
                <w:rPr>
                  <w:rFonts w:cstheme="minorHAnsi"/>
                </w:rPr>
              </w:r>
              <w:r>
                <w:rPr>
                  <w:rFonts w:cstheme="minorHAnsi"/>
                </w:rPr>
                <w:fldChar w:fldCharType="separate"/>
              </w:r>
            </w:ins>
            <w:del w:id="228" w:author="Fabienne Schmaus" w:date="2026-05-11T08:30:00Z" w16du:dateUtc="2026-05-11T06:30:00Z">
              <w:r w:rsidRPr="004D2AF9" w:rsidDel="001067D4">
                <w:rPr>
                  <w:rStyle w:val="Hyperlink"/>
                  <w:rFonts w:cstheme="minorHAnsi"/>
                  <w:rPrChange w:id="229" w:author="Fabienne Schmaus" w:date="2026-05-11T08:30:00Z" w16du:dateUtc="2026-05-11T06:30:00Z">
                    <w:rPr>
                      <w:rStyle w:val="Hyperlink"/>
                      <w:rFonts w:cstheme="minorHAnsi"/>
                      <w:color w:val="auto"/>
                    </w:rPr>
                  </w:rPrChange>
                </w:rPr>
                <w:delText>https://</w:delText>
              </w:r>
            </w:del>
            <w:r w:rsidRPr="004D2AF9">
              <w:rPr>
                <w:rStyle w:val="Hyperlink"/>
                <w:rFonts w:cstheme="minorHAnsi"/>
                <w:rPrChange w:id="230" w:author="Fabienne Schmaus" w:date="2026-05-11T08:30:00Z" w16du:dateUtc="2026-05-11T06:30:00Z">
                  <w:rPr>
                    <w:rStyle w:val="Hyperlink"/>
                    <w:rFonts w:cstheme="minorHAnsi"/>
                    <w:color w:val="auto"/>
                  </w:rPr>
                </w:rPrChange>
              </w:rPr>
              <w:t>www.durch-blickt.de</w:t>
            </w:r>
            <w:del w:id="231" w:author="Fabienne Schmaus" w:date="2026-05-11T08:30:00Z" w16du:dateUtc="2026-05-11T06:30:00Z">
              <w:r w:rsidRPr="004D2AF9" w:rsidDel="001067D4">
                <w:rPr>
                  <w:rStyle w:val="Hyperlink"/>
                  <w:rFonts w:cstheme="minorHAnsi"/>
                  <w:rPrChange w:id="232" w:author="Fabienne Schmaus" w:date="2026-05-11T08:30:00Z" w16du:dateUtc="2026-05-11T06:30:00Z">
                    <w:rPr>
                      <w:rStyle w:val="Hyperlink"/>
                      <w:rFonts w:cstheme="minorHAnsi"/>
                      <w:color w:val="auto"/>
                    </w:rPr>
                  </w:rPrChange>
                </w:rPr>
                <w:delText>/schuelerinnen-und-schueler/quellenchecker</w:delText>
              </w:r>
            </w:del>
            <w:ins w:id="233" w:author="Fabienne Schmaus" w:date="2026-05-11T08:30:00Z" w16du:dateUtc="2026-05-11T06:30:00Z">
              <w:r>
                <w:rPr>
                  <w:rFonts w:cstheme="minorHAnsi"/>
                </w:rPr>
                <w:fldChar w:fldCharType="end"/>
              </w:r>
            </w:ins>
            <w:ins w:id="234" w:author="Fabienne Schmaus" w:date="2026-05-11T08:29:00Z" w16du:dateUtc="2026-05-11T06:29:00Z">
              <w:r>
                <w:t xml:space="preserve"> </w:t>
              </w:r>
              <w:r w:rsidRPr="001067D4">
                <w:rPr>
                  <w:rFonts w:cstheme="minorHAnsi"/>
                  <w:highlight w:val="yellow"/>
                </w:rPr>
                <w:t xml:space="preserve">((Verlinkung auf: </w:t>
              </w:r>
              <w:r w:rsidRPr="001067D4">
                <w:rPr>
                  <w:rFonts w:cstheme="minorHAnsi"/>
                  <w:highlight w:val="yellow"/>
                  <w:rPrChange w:id="235" w:author="Fabienne Schmaus" w:date="2026-05-11T08:30:00Z" w16du:dateUtc="2026-05-11T06:30:00Z">
                    <w:rPr>
                      <w:rFonts w:cstheme="minorHAnsi"/>
                    </w:rPr>
                  </w:rPrChange>
                </w:rPr>
                <w:t>https://www.durch-blickt.de/schuelerinnen-und-schueler/quellenchecker</w:t>
              </w:r>
              <w:r w:rsidRPr="001067D4">
                <w:rPr>
                  <w:rFonts w:cstheme="minorHAnsi"/>
                  <w:highlight w:val="yellow"/>
                </w:rPr>
                <w:t>)</w:t>
              </w:r>
              <w:r w:rsidRPr="00317B2A">
                <w:rPr>
                  <w:rFonts w:cstheme="minorHAnsi"/>
                  <w:highlight w:val="yellow"/>
                </w:rPr>
                <w:t>)</w:t>
              </w:r>
            </w:ins>
          </w:p>
          <w:p w14:paraId="69199C66" w14:textId="2CBBA7A5" w:rsidR="001067D4" w:rsidRPr="003935DB" w:rsidRDefault="001067D4" w:rsidP="008B09B9">
            <w:pPr>
              <w:tabs>
                <w:tab w:val="left" w:pos="1843"/>
              </w:tabs>
              <w:spacing w:line="276" w:lineRule="auto"/>
              <w:rPr>
                <w:rFonts w:cstheme="minorHAnsi"/>
              </w:rPr>
            </w:pPr>
          </w:p>
        </w:tc>
      </w:tr>
      <w:tr w:rsidR="00187928" w:rsidRPr="003935DB" w14:paraId="7F9EE0D9" w14:textId="77777777" w:rsidTr="00187928">
        <w:trPr>
          <w:trHeight w:val="1973"/>
        </w:trPr>
        <w:tc>
          <w:tcPr>
            <w:tcW w:w="4106" w:type="dxa"/>
            <w:vMerge/>
          </w:tcPr>
          <w:p w14:paraId="5ADD0BCD" w14:textId="77777777" w:rsidR="00187928" w:rsidRPr="003935DB" w:rsidRDefault="00187928" w:rsidP="0050713B">
            <w:pPr>
              <w:rPr>
                <w:rFonts w:cstheme="minorHAnsi"/>
              </w:rPr>
            </w:pPr>
          </w:p>
        </w:tc>
        <w:tc>
          <w:tcPr>
            <w:tcW w:w="2835" w:type="dxa"/>
            <w:tcBorders>
              <w:top w:val="nil"/>
              <w:bottom w:val="nil"/>
            </w:tcBorders>
          </w:tcPr>
          <w:p w14:paraId="09E8B714" w14:textId="77777777" w:rsidR="00187928" w:rsidRDefault="00187928" w:rsidP="008B09B9">
            <w:pPr>
              <w:tabs>
                <w:tab w:val="left" w:pos="273"/>
              </w:tabs>
              <w:spacing w:line="276" w:lineRule="auto"/>
              <w:rPr>
                <w:rFonts w:cstheme="minorHAnsi"/>
              </w:rPr>
            </w:pPr>
            <w:r w:rsidRPr="003935DB">
              <w:rPr>
                <w:rFonts w:cstheme="minorHAnsi"/>
              </w:rPr>
              <w:t>3er</w:t>
            </w:r>
            <w:ins w:id="236" w:author="Fabienne Schmaus" w:date="2026-05-11T08:17:00Z" w16du:dateUtc="2026-05-11T06:17:00Z">
              <w:r>
                <w:rPr>
                  <w:rFonts w:cstheme="minorHAnsi"/>
                </w:rPr>
                <w:t>-</w:t>
              </w:r>
            </w:ins>
            <w:r w:rsidRPr="003935DB">
              <w:rPr>
                <w:rFonts w:cstheme="minorHAnsi"/>
              </w:rPr>
              <w:t>/4er-Gruppen: Vergleich anhand des Arbeitsblatts</w:t>
            </w:r>
          </w:p>
          <w:p w14:paraId="14FBD1CA" w14:textId="77777777" w:rsidR="00187928" w:rsidRPr="003935DB" w:rsidRDefault="00187928" w:rsidP="008B09B9">
            <w:pPr>
              <w:tabs>
                <w:tab w:val="left" w:pos="273"/>
              </w:tabs>
              <w:spacing w:line="276" w:lineRule="auto"/>
              <w:rPr>
                <w:rFonts w:cstheme="minorHAnsi"/>
              </w:rPr>
            </w:pPr>
          </w:p>
          <w:p w14:paraId="73B8771A" w14:textId="4ECF264A" w:rsidR="00187928" w:rsidRPr="003935DB" w:rsidRDefault="00187928" w:rsidP="00836655">
            <w:pPr>
              <w:spacing w:line="276" w:lineRule="auto"/>
              <w:rPr>
                <w:rFonts w:cstheme="minorHAnsi"/>
              </w:rPr>
            </w:pPr>
            <w:r w:rsidRPr="003935DB">
              <w:rPr>
                <w:rFonts w:cstheme="minorHAnsi"/>
                <w:highlight w:val="yellow"/>
              </w:rPr>
              <w:t xml:space="preserve">((Icon </w:t>
            </w:r>
            <w:r w:rsidR="008A0BA9">
              <w:rPr>
                <w:rFonts w:cstheme="minorHAnsi"/>
                <w:highlight w:val="yellow"/>
              </w:rPr>
              <w:t>„</w:t>
            </w:r>
            <w:r w:rsidRPr="003935DB">
              <w:rPr>
                <w:rFonts w:cstheme="minorHAnsi"/>
                <w:highlight w:val="yellow"/>
              </w:rPr>
              <w:t>Differenzierung</w:t>
            </w:r>
            <w:r w:rsidR="008A0BA9">
              <w:rPr>
                <w:rFonts w:cstheme="minorHAnsi"/>
                <w:highlight w:val="yellow"/>
              </w:rPr>
              <w:t>“</w:t>
            </w:r>
            <w:r w:rsidRPr="003935DB">
              <w:rPr>
                <w:rFonts w:cstheme="minorHAnsi"/>
                <w:highlight w:val="yellow"/>
              </w:rPr>
              <w:t>!!))</w:t>
            </w:r>
          </w:p>
          <w:p w14:paraId="6D1AA1A5" w14:textId="06BE2765" w:rsidR="00187928" w:rsidRPr="003935DB" w:rsidDel="00FA1ABC" w:rsidRDefault="00187928" w:rsidP="00836655">
            <w:pPr>
              <w:tabs>
                <w:tab w:val="left" w:pos="273"/>
              </w:tabs>
              <w:spacing w:line="276" w:lineRule="auto"/>
              <w:rPr>
                <w:rFonts w:cstheme="minorHAnsi"/>
              </w:rPr>
            </w:pPr>
            <w:r w:rsidRPr="003935DB">
              <w:rPr>
                <w:rFonts w:cstheme="minorHAnsi"/>
                <w:shd w:val="clear" w:color="auto" w:fill="FBE4D5" w:themeFill="accent2" w:themeFillTint="33"/>
              </w:rPr>
              <w:t>Differenzierung im Erwartungshorizont (Sek. I und Sek. II)</w:t>
            </w:r>
          </w:p>
        </w:tc>
        <w:tc>
          <w:tcPr>
            <w:tcW w:w="3544" w:type="dxa"/>
            <w:tcBorders>
              <w:top w:val="nil"/>
              <w:bottom w:val="nil"/>
            </w:tcBorders>
          </w:tcPr>
          <w:p w14:paraId="5347EEFA" w14:textId="19EF7B05" w:rsidR="00187928" w:rsidRPr="003935DB" w:rsidRDefault="00187928" w:rsidP="008B09B9">
            <w:pPr>
              <w:tabs>
                <w:tab w:val="left" w:pos="1843"/>
              </w:tabs>
              <w:spacing w:line="276" w:lineRule="auto"/>
              <w:rPr>
                <w:rFonts w:cstheme="minorHAnsi"/>
              </w:rPr>
            </w:pPr>
            <w:r w:rsidRPr="003935DB">
              <w:rPr>
                <w:rFonts w:cstheme="minorHAnsi"/>
              </w:rPr>
              <w:t>--&gt; Arbeitsb</w:t>
            </w:r>
            <w:ins w:id="237" w:author="Fabienne Schmaus" w:date="2026-05-11T08:24:00Z" w16du:dateUtc="2026-05-11T06:24:00Z">
              <w:r>
                <w:rPr>
                  <w:rFonts w:cstheme="minorHAnsi"/>
                </w:rPr>
                <w:t>latt 3</w:t>
              </w:r>
            </w:ins>
            <w:del w:id="238" w:author="Fabienne Schmaus" w:date="2026-05-11T08:24:00Z" w16du:dateUtc="2026-05-11T06:24:00Z">
              <w:r w:rsidRPr="003935DB" w:rsidDel="008B09B9">
                <w:rPr>
                  <w:rFonts w:cstheme="minorHAnsi"/>
                </w:rPr>
                <w:delText>lätter 3a-3d</w:delText>
              </w:r>
            </w:del>
          </w:p>
          <w:p w14:paraId="31B81F8B" w14:textId="77777777" w:rsidR="00187928" w:rsidRPr="008B09B9" w:rsidRDefault="00187928" w:rsidP="00317B2A">
            <w:pPr>
              <w:tabs>
                <w:tab w:val="left" w:pos="1843"/>
              </w:tabs>
              <w:spacing w:line="276" w:lineRule="auto"/>
              <w:rPr>
                <w:rFonts w:cstheme="minorHAnsi"/>
                <w:b/>
                <w:bCs/>
              </w:rPr>
            </w:pPr>
          </w:p>
        </w:tc>
      </w:tr>
      <w:tr w:rsidR="00187928" w:rsidRPr="003935DB" w14:paraId="2A9D30EC" w14:textId="77777777" w:rsidTr="00364BA2">
        <w:tblPrEx>
          <w:tblW w:w="10485" w:type="dxa"/>
          <w:tblPrExChange w:id="239" w:author="Fabienne Schmaus" w:date="2026-05-11T09:34:00Z" w16du:dateUtc="2026-05-11T07:34:00Z">
            <w:tblPrEx>
              <w:tblW w:w="10485" w:type="dxa"/>
            </w:tblPrEx>
          </w:tblPrExChange>
        </w:tblPrEx>
        <w:trPr>
          <w:trHeight w:val="360"/>
          <w:trPrChange w:id="240" w:author="Fabienne Schmaus" w:date="2026-05-11T09:34:00Z" w16du:dateUtc="2026-05-11T07:34:00Z">
            <w:trPr>
              <w:trHeight w:val="360"/>
            </w:trPr>
          </w:trPrChange>
        </w:trPr>
        <w:tc>
          <w:tcPr>
            <w:tcW w:w="4106" w:type="dxa"/>
            <w:vMerge/>
            <w:tcBorders>
              <w:bottom w:val="nil"/>
            </w:tcBorders>
            <w:tcPrChange w:id="241" w:author="Fabienne Schmaus" w:date="2026-05-11T09:34:00Z" w16du:dateUtc="2026-05-11T07:34:00Z">
              <w:tcPr>
                <w:tcW w:w="4106" w:type="dxa"/>
                <w:vMerge/>
              </w:tcPr>
            </w:tcPrChange>
          </w:tcPr>
          <w:p w14:paraId="64DD9572" w14:textId="77777777" w:rsidR="00187928" w:rsidRPr="003935DB" w:rsidRDefault="00187928" w:rsidP="00187928">
            <w:pPr>
              <w:rPr>
                <w:rFonts w:cstheme="minorHAnsi"/>
              </w:rPr>
            </w:pPr>
          </w:p>
        </w:tc>
        <w:tc>
          <w:tcPr>
            <w:tcW w:w="2835" w:type="dxa"/>
            <w:tcBorders>
              <w:top w:val="nil"/>
              <w:bottom w:val="nil"/>
            </w:tcBorders>
            <w:tcPrChange w:id="242" w:author="Fabienne Schmaus" w:date="2026-05-11T09:34:00Z" w16du:dateUtc="2026-05-11T07:34:00Z">
              <w:tcPr>
                <w:tcW w:w="2835" w:type="dxa"/>
                <w:tcBorders>
                  <w:top w:val="nil"/>
                </w:tcBorders>
              </w:tcPr>
            </w:tcPrChange>
          </w:tcPr>
          <w:p w14:paraId="786C9DAD" w14:textId="3A436FDB" w:rsidR="00187928" w:rsidRPr="003935DB" w:rsidDel="00187928" w:rsidRDefault="00187928" w:rsidP="00187928">
            <w:pPr>
              <w:tabs>
                <w:tab w:val="left" w:pos="273"/>
              </w:tabs>
              <w:spacing w:line="276" w:lineRule="auto"/>
              <w:rPr>
                <w:del w:id="243" w:author="Fabienne Schmaus" w:date="2026-05-11T08:38:00Z" w16du:dateUtc="2026-05-11T06:38:00Z"/>
                <w:rFonts w:cstheme="minorHAnsi"/>
              </w:rPr>
            </w:pPr>
          </w:p>
          <w:p w14:paraId="1F1DFF50" w14:textId="77777777" w:rsidR="00187928" w:rsidRDefault="00187928" w:rsidP="00187928">
            <w:pPr>
              <w:tabs>
                <w:tab w:val="left" w:pos="273"/>
              </w:tabs>
              <w:spacing w:line="276" w:lineRule="auto"/>
              <w:rPr>
                <w:ins w:id="244" w:author="Fabienne Schmaus" w:date="2026-05-11T09:34:00Z" w16du:dateUtc="2026-05-11T07:34:00Z"/>
                <w:rFonts w:cstheme="minorHAnsi"/>
              </w:rPr>
            </w:pPr>
            <w:ins w:id="245" w:author="Fabienne Schmaus" w:date="2026-05-11T08:38:00Z" w16du:dateUtc="2026-05-11T06:38:00Z">
              <w:r w:rsidRPr="003935DB">
                <w:rPr>
                  <w:rFonts w:cstheme="minorHAnsi"/>
                </w:rPr>
                <w:t>Ergebnissicherung</w:t>
              </w:r>
              <w:r>
                <w:rPr>
                  <w:rFonts w:cstheme="minorHAnsi"/>
                </w:rPr>
                <w:t xml:space="preserve"> und </w:t>
              </w:r>
            </w:ins>
            <w:r w:rsidRPr="003935DB">
              <w:rPr>
                <w:rFonts w:cstheme="minorHAnsi"/>
              </w:rPr>
              <w:t>Schlussimpuls im Plenum</w:t>
            </w:r>
          </w:p>
          <w:p w14:paraId="23BB2370" w14:textId="273788F4" w:rsidR="00364BA2" w:rsidRPr="003935DB" w:rsidRDefault="00364BA2" w:rsidP="00187928">
            <w:pPr>
              <w:tabs>
                <w:tab w:val="left" w:pos="273"/>
              </w:tabs>
              <w:spacing w:line="276" w:lineRule="auto"/>
              <w:rPr>
                <w:rFonts w:cstheme="minorHAnsi"/>
              </w:rPr>
            </w:pPr>
          </w:p>
        </w:tc>
        <w:tc>
          <w:tcPr>
            <w:tcW w:w="3544" w:type="dxa"/>
            <w:tcBorders>
              <w:top w:val="nil"/>
              <w:bottom w:val="nil"/>
            </w:tcBorders>
            <w:tcPrChange w:id="246" w:author="Fabienne Schmaus" w:date="2026-05-11T09:34:00Z" w16du:dateUtc="2026-05-11T07:34:00Z">
              <w:tcPr>
                <w:tcW w:w="3544" w:type="dxa"/>
                <w:tcBorders>
                  <w:top w:val="nil"/>
                </w:tcBorders>
              </w:tcPr>
            </w:tcPrChange>
          </w:tcPr>
          <w:p w14:paraId="1D5694F6" w14:textId="2D5D2EA9" w:rsidR="00187928" w:rsidRPr="003935DB" w:rsidDel="004F24B1" w:rsidRDefault="00187928" w:rsidP="00187928">
            <w:pPr>
              <w:tabs>
                <w:tab w:val="left" w:pos="1843"/>
              </w:tabs>
              <w:spacing w:line="276" w:lineRule="auto"/>
              <w:rPr>
                <w:del w:id="247" w:author="Fabienne Schmaus" w:date="2026-05-11T08:38:00Z" w16du:dateUtc="2026-05-11T06:38:00Z"/>
                <w:rFonts w:cstheme="minorHAnsi"/>
              </w:rPr>
            </w:pPr>
            <w:ins w:id="248" w:author="Fabienne Schmaus" w:date="2026-05-11T08:38:00Z" w16du:dateUtc="2026-05-11T06:38:00Z">
              <w:r w:rsidRPr="003935DB">
                <w:rPr>
                  <w:rFonts w:cstheme="minorHAnsi"/>
                </w:rPr>
                <w:t>Tafel</w:t>
              </w:r>
              <w:r>
                <w:rPr>
                  <w:rFonts w:cstheme="minorHAnsi"/>
                </w:rPr>
                <w:t xml:space="preserve"> oder </w:t>
              </w:r>
              <w:r w:rsidRPr="003935DB">
                <w:rPr>
                  <w:rFonts w:cstheme="minorHAnsi"/>
                </w:rPr>
                <w:t>Flipchart</w:t>
              </w:r>
            </w:ins>
          </w:p>
          <w:p w14:paraId="2E50B9EA" w14:textId="0168D26C" w:rsidR="00187928" w:rsidRPr="003935DB" w:rsidDel="004F24B1" w:rsidRDefault="00187928" w:rsidP="00187928">
            <w:pPr>
              <w:tabs>
                <w:tab w:val="left" w:pos="1843"/>
              </w:tabs>
              <w:spacing w:line="276" w:lineRule="auto"/>
              <w:rPr>
                <w:del w:id="249" w:author="Fabienne Schmaus" w:date="2026-05-11T08:38:00Z" w16du:dateUtc="2026-05-11T06:38:00Z"/>
                <w:rFonts w:cstheme="minorHAnsi"/>
              </w:rPr>
            </w:pPr>
          </w:p>
          <w:p w14:paraId="5D4B3E2D" w14:textId="2BB013F0" w:rsidR="00187928" w:rsidRPr="003935DB" w:rsidRDefault="00187928" w:rsidP="00187928">
            <w:pPr>
              <w:tabs>
                <w:tab w:val="left" w:pos="1843"/>
              </w:tabs>
              <w:spacing w:line="276" w:lineRule="auto"/>
              <w:rPr>
                <w:rFonts w:cstheme="minorHAnsi"/>
              </w:rPr>
            </w:pPr>
          </w:p>
        </w:tc>
      </w:tr>
      <w:tr w:rsidR="00364BA2" w:rsidRPr="003935DB" w14:paraId="50E6FDF8" w14:textId="77777777" w:rsidTr="00364BA2">
        <w:tblPrEx>
          <w:tblW w:w="10485" w:type="dxa"/>
          <w:tblPrExChange w:id="250" w:author="Fabienne Schmaus" w:date="2026-05-11T09:34:00Z" w16du:dateUtc="2026-05-11T07:34:00Z">
            <w:tblPrEx>
              <w:tblW w:w="10485" w:type="dxa"/>
            </w:tblPrEx>
          </w:tblPrExChange>
        </w:tblPrEx>
        <w:trPr>
          <w:trHeight w:val="360"/>
          <w:ins w:id="251" w:author="Fabienne Schmaus" w:date="2026-05-11T09:34:00Z"/>
          <w:trPrChange w:id="252" w:author="Fabienne Schmaus" w:date="2026-05-11T09:34:00Z" w16du:dateUtc="2026-05-11T07:34:00Z">
            <w:trPr>
              <w:trHeight w:val="360"/>
            </w:trPr>
          </w:trPrChange>
        </w:trPr>
        <w:tc>
          <w:tcPr>
            <w:tcW w:w="4106" w:type="dxa"/>
            <w:tcBorders>
              <w:top w:val="nil"/>
            </w:tcBorders>
            <w:tcPrChange w:id="253" w:author="Fabienne Schmaus" w:date="2026-05-11T09:34:00Z" w16du:dateUtc="2026-05-11T07:34:00Z">
              <w:tcPr>
                <w:tcW w:w="4106" w:type="dxa"/>
              </w:tcPr>
            </w:tcPrChange>
          </w:tcPr>
          <w:p w14:paraId="6581FF05" w14:textId="77777777" w:rsidR="00364BA2" w:rsidRPr="003935DB" w:rsidRDefault="00364BA2" w:rsidP="00187928">
            <w:pPr>
              <w:rPr>
                <w:ins w:id="254" w:author="Fabienne Schmaus" w:date="2026-05-11T09:34:00Z" w16du:dateUtc="2026-05-11T07:34:00Z"/>
                <w:rFonts w:cstheme="minorHAnsi"/>
              </w:rPr>
            </w:pPr>
          </w:p>
        </w:tc>
        <w:tc>
          <w:tcPr>
            <w:tcW w:w="2835" w:type="dxa"/>
            <w:tcBorders>
              <w:top w:val="nil"/>
            </w:tcBorders>
            <w:tcPrChange w:id="255" w:author="Fabienne Schmaus" w:date="2026-05-11T09:34:00Z" w16du:dateUtc="2026-05-11T07:34:00Z">
              <w:tcPr>
                <w:tcW w:w="2835" w:type="dxa"/>
                <w:tcBorders>
                  <w:top w:val="nil"/>
                </w:tcBorders>
              </w:tcPr>
            </w:tcPrChange>
          </w:tcPr>
          <w:p w14:paraId="1C671888" w14:textId="77777777" w:rsidR="00364BA2" w:rsidRPr="00D045AF" w:rsidRDefault="00364BA2" w:rsidP="00364BA2">
            <w:pPr>
              <w:spacing w:line="276" w:lineRule="auto"/>
              <w:rPr>
                <w:ins w:id="256" w:author="Fabienne Schmaus" w:date="2026-05-11T09:34:00Z" w16du:dateUtc="2026-05-11T07:34:00Z"/>
                <w:rFonts w:cstheme="minorHAnsi"/>
              </w:rPr>
            </w:pPr>
            <w:ins w:id="257" w:author="Fabienne Schmaus" w:date="2026-05-11T09:34:00Z" w16du:dateUtc="2026-05-11T07:34:00Z">
              <w:r w:rsidRPr="00D045AF">
                <w:rPr>
                  <w:rFonts w:cstheme="minorHAnsi"/>
                  <w:highlight w:val="yellow"/>
                </w:rPr>
                <w:t xml:space="preserve">((Icon Erweiterung </w:t>
              </w:r>
              <w:r>
                <w:rPr>
                  <w:rFonts w:cstheme="minorHAnsi"/>
                  <w:highlight w:val="yellow"/>
                </w:rPr>
                <w:t>„</w:t>
              </w:r>
              <w:r w:rsidRPr="00D045AF">
                <w:rPr>
                  <w:rFonts w:cstheme="minorHAnsi"/>
                  <w:highlight w:val="yellow"/>
                </w:rPr>
                <w:t>Primarstufe</w:t>
              </w:r>
              <w:r>
                <w:rPr>
                  <w:rFonts w:cstheme="minorHAnsi"/>
                  <w:highlight w:val="yellow"/>
                </w:rPr>
                <w:t>“</w:t>
              </w:r>
              <w:r w:rsidRPr="00D045AF">
                <w:rPr>
                  <w:rFonts w:cstheme="minorHAnsi"/>
                  <w:highlight w:val="yellow"/>
                </w:rPr>
                <w:t>))</w:t>
              </w:r>
            </w:ins>
          </w:p>
          <w:p w14:paraId="472160D8" w14:textId="3A24D7D2" w:rsidR="00364BA2" w:rsidRPr="003935DB" w:rsidDel="00187928" w:rsidRDefault="00364BA2" w:rsidP="00364BA2">
            <w:pPr>
              <w:tabs>
                <w:tab w:val="left" w:pos="273"/>
              </w:tabs>
              <w:spacing w:line="276" w:lineRule="auto"/>
              <w:rPr>
                <w:ins w:id="258" w:author="Fabienne Schmaus" w:date="2026-05-11T09:34:00Z" w16du:dateUtc="2026-05-11T07:34:00Z"/>
                <w:rFonts w:cstheme="minorHAnsi"/>
              </w:rPr>
            </w:pPr>
            <w:ins w:id="259" w:author="Fabienne Schmaus" w:date="2026-05-11T09:34:00Z" w16du:dateUtc="2026-05-11T07:34:00Z">
              <w:r w:rsidRPr="00D045AF">
                <w:rPr>
                  <w:rFonts w:cstheme="minorHAnsi"/>
                  <w:shd w:val="clear" w:color="auto" w:fill="E2EFD9" w:themeFill="accent6" w:themeFillTint="33"/>
                </w:rPr>
                <w:t>Erweiterung Primarstufe im Erwartungshorizont</w:t>
              </w:r>
            </w:ins>
          </w:p>
        </w:tc>
        <w:tc>
          <w:tcPr>
            <w:tcW w:w="3544" w:type="dxa"/>
            <w:tcBorders>
              <w:top w:val="nil"/>
            </w:tcBorders>
            <w:tcPrChange w:id="260" w:author="Fabienne Schmaus" w:date="2026-05-11T09:34:00Z" w16du:dateUtc="2026-05-11T07:34:00Z">
              <w:tcPr>
                <w:tcW w:w="3544" w:type="dxa"/>
                <w:tcBorders>
                  <w:top w:val="nil"/>
                </w:tcBorders>
              </w:tcPr>
            </w:tcPrChange>
          </w:tcPr>
          <w:p w14:paraId="668D2C3D" w14:textId="0FE04DFE" w:rsidR="00364BA2" w:rsidRPr="003935DB" w:rsidRDefault="00364BA2" w:rsidP="00187928">
            <w:pPr>
              <w:tabs>
                <w:tab w:val="left" w:pos="1843"/>
              </w:tabs>
              <w:spacing w:line="276" w:lineRule="auto"/>
              <w:rPr>
                <w:ins w:id="261" w:author="Fabienne Schmaus" w:date="2026-05-11T09:34:00Z" w16du:dateUtc="2026-05-11T07:34:00Z"/>
                <w:rFonts w:cstheme="minorHAnsi"/>
              </w:rPr>
            </w:pPr>
            <w:ins w:id="262" w:author="Fabienne Schmaus" w:date="2026-05-11T09:35:00Z" w16du:dateUtc="2026-05-11T07:35:00Z">
              <w:r w:rsidRPr="00364BA2">
                <w:rPr>
                  <w:rFonts w:cstheme="minorHAnsi"/>
                </w:rPr>
                <w:t xml:space="preserve">--&gt; Primarstufe – Arbeitsblatt </w:t>
              </w:r>
              <w:r>
                <w:rPr>
                  <w:rFonts w:cstheme="minorHAnsi"/>
                </w:rPr>
                <w:t>2</w:t>
              </w:r>
            </w:ins>
          </w:p>
        </w:tc>
      </w:tr>
    </w:tbl>
    <w:p w14:paraId="7775226A" w14:textId="77777777" w:rsidR="00DF669F" w:rsidRPr="003935DB" w:rsidRDefault="00DF669F" w:rsidP="00DF669F">
      <w:pPr>
        <w:spacing w:line="276" w:lineRule="auto"/>
        <w:rPr>
          <w:rFonts w:cstheme="minorHAnsi"/>
        </w:rPr>
      </w:pPr>
    </w:p>
    <w:tbl>
      <w:tblPr>
        <w:tblStyle w:val="Tabellenraster"/>
        <w:tblW w:w="10485" w:type="dxa"/>
        <w:tblLook w:val="04A0" w:firstRow="1" w:lastRow="0" w:firstColumn="1" w:lastColumn="0" w:noHBand="0" w:noVBand="1"/>
      </w:tblPr>
      <w:tblGrid>
        <w:gridCol w:w="3823"/>
        <w:gridCol w:w="3118"/>
        <w:gridCol w:w="3544"/>
      </w:tblGrid>
      <w:tr w:rsidR="001C16A9" w:rsidRPr="003935DB" w14:paraId="654448BE" w14:textId="77777777" w:rsidTr="00FD1CEB">
        <w:tc>
          <w:tcPr>
            <w:tcW w:w="10485" w:type="dxa"/>
            <w:gridSpan w:val="3"/>
          </w:tcPr>
          <w:p w14:paraId="5FE81396" w14:textId="3F9B9D37" w:rsidR="00DF669F" w:rsidRPr="003935DB" w:rsidRDefault="00EC30E7" w:rsidP="00FB679F">
            <w:pPr>
              <w:spacing w:line="276" w:lineRule="auto"/>
              <w:rPr>
                <w:rFonts w:cstheme="minorHAnsi"/>
                <w:i/>
                <w:iCs/>
              </w:rPr>
            </w:pPr>
            <w:del w:id="263" w:author="Michael Kohl" w:date="2026-05-20T13:11:00Z" w16du:dateUtc="2026-05-20T11:11:00Z">
              <w:r w:rsidRPr="003935DB" w:rsidDel="00B73D10">
                <w:rPr>
                  <w:rFonts w:cstheme="minorHAnsi"/>
                  <w:i/>
                  <w:iCs/>
                </w:rPr>
                <w:delText xml:space="preserve">Erarbeitung </w:delText>
              </w:r>
              <w:r w:rsidR="00FD3CE9" w:rsidRPr="003935DB" w:rsidDel="00B73D10">
                <w:rPr>
                  <w:rFonts w:cstheme="minorHAnsi"/>
                  <w:i/>
                  <w:iCs/>
                </w:rPr>
                <w:delText>2</w:delText>
              </w:r>
            </w:del>
            <w:ins w:id="264" w:author="Michael Kohl" w:date="2026-05-20T13:11:00Z" w16du:dateUtc="2026-05-20T11:11:00Z">
              <w:r w:rsidR="00B73D10">
                <w:rPr>
                  <w:rFonts w:cstheme="minorHAnsi"/>
                  <w:i/>
                  <w:iCs/>
                </w:rPr>
                <w:t>Vertiefung</w:t>
              </w:r>
            </w:ins>
          </w:p>
        </w:tc>
      </w:tr>
      <w:tr w:rsidR="0040386F" w:rsidRPr="003935DB" w14:paraId="7F84CFE0" w14:textId="77777777" w:rsidTr="004B7064">
        <w:trPr>
          <w:trHeight w:val="722"/>
        </w:trPr>
        <w:tc>
          <w:tcPr>
            <w:tcW w:w="3823" w:type="dxa"/>
            <w:vMerge w:val="restart"/>
          </w:tcPr>
          <w:p w14:paraId="0A65D749" w14:textId="42DEEA95" w:rsidR="0040386F" w:rsidRPr="003935DB" w:rsidRDefault="0040386F" w:rsidP="00A10EBC">
            <w:pPr>
              <w:rPr>
                <w:rFonts w:cstheme="minorHAnsi"/>
              </w:rPr>
            </w:pPr>
            <w:r w:rsidRPr="003935DB">
              <w:rPr>
                <w:rFonts w:cstheme="minorHAnsi"/>
              </w:rPr>
              <w:t xml:space="preserve">Ziel: </w:t>
            </w:r>
            <w:r w:rsidR="00730980" w:rsidRPr="003935DB">
              <w:rPr>
                <w:rFonts w:cstheme="minorHAnsi"/>
              </w:rPr>
              <w:t xml:space="preserve">Verbindung zwischen konstruierten Körperbildern und Gesundheitsmythen erkennen; verstehen, wie kommerzielle Interessen </w:t>
            </w:r>
            <w:ins w:id="265" w:author="Michael Kohl" w:date="2026-05-20T13:10:00Z" w16du:dateUtc="2026-05-20T11:10:00Z">
              <w:r w:rsidR="00B73D10">
                <w:rPr>
                  <w:rFonts w:cstheme="minorHAnsi"/>
                </w:rPr>
                <w:t xml:space="preserve">und algorithmische Mechanismen </w:t>
              </w:r>
            </w:ins>
            <w:r w:rsidR="00730980" w:rsidRPr="003935DB">
              <w:rPr>
                <w:rFonts w:cstheme="minorHAnsi"/>
              </w:rPr>
              <w:t>Körperideale und Gesundheitsversprechen verknüpfen</w:t>
            </w:r>
            <w:ins w:id="266" w:author="Michael Kohl" w:date="2026-05-20T13:10:00Z" w16du:dateUtc="2026-05-20T11:10:00Z">
              <w:r w:rsidR="00B73D10">
                <w:rPr>
                  <w:rFonts w:cstheme="minorHAnsi"/>
                </w:rPr>
                <w:t xml:space="preserve"> und verstärken</w:t>
              </w:r>
            </w:ins>
            <w:r w:rsidR="00730980" w:rsidRPr="003935DB">
              <w:rPr>
                <w:rFonts w:cstheme="minorHAnsi"/>
              </w:rPr>
              <w:t>.</w:t>
            </w:r>
          </w:p>
          <w:p w14:paraId="1D3B6386" w14:textId="77777777" w:rsidR="0040386F" w:rsidRPr="003935DB" w:rsidRDefault="0040386F" w:rsidP="00FB679F">
            <w:pPr>
              <w:spacing w:line="276" w:lineRule="auto"/>
              <w:rPr>
                <w:rFonts w:cstheme="minorHAnsi"/>
              </w:rPr>
            </w:pPr>
          </w:p>
          <w:p w14:paraId="48247F1C" w14:textId="341B06BD" w:rsidR="0040386F" w:rsidRPr="003935DB" w:rsidRDefault="0040386F" w:rsidP="00FB679F">
            <w:pPr>
              <w:spacing w:line="276" w:lineRule="auto"/>
              <w:rPr>
                <w:rFonts w:cstheme="minorHAnsi"/>
              </w:rPr>
            </w:pPr>
            <w:r w:rsidRPr="003935DB">
              <w:rPr>
                <w:rFonts w:cstheme="minorHAnsi"/>
              </w:rPr>
              <w:lastRenderedPageBreak/>
              <w:t>Inhalte:</w:t>
            </w:r>
          </w:p>
          <w:p w14:paraId="68743E03" w14:textId="4A38DC2E" w:rsidR="0040386F" w:rsidRDefault="0040386F" w:rsidP="00FB679F">
            <w:pPr>
              <w:spacing w:line="276" w:lineRule="auto"/>
              <w:rPr>
                <w:ins w:id="267" w:author="Michael Kohl" w:date="2026-05-20T13:12:00Z" w16du:dateUtc="2026-05-20T11:12:00Z"/>
                <w:rFonts w:cstheme="minorHAnsi"/>
              </w:rPr>
            </w:pPr>
            <w:r w:rsidRPr="003935DB">
              <w:rPr>
                <w:rFonts w:cstheme="minorHAnsi"/>
              </w:rPr>
              <w:t xml:space="preserve">&gt; </w:t>
            </w:r>
            <w:r w:rsidR="00730980" w:rsidRPr="003935DB">
              <w:rPr>
                <w:rFonts w:cstheme="minorHAnsi"/>
              </w:rPr>
              <w:t>Zusammenhang zwischen Körperbildern und Gesundheitsmythen</w:t>
            </w:r>
            <w:r w:rsidRPr="003935DB">
              <w:rPr>
                <w:rFonts w:cstheme="minorHAnsi"/>
              </w:rPr>
              <w:t xml:space="preserve"> erkennen</w:t>
            </w:r>
          </w:p>
          <w:p w14:paraId="228A5345" w14:textId="77777777" w:rsidR="00B73D10" w:rsidRPr="003935DB" w:rsidRDefault="00B73D10" w:rsidP="00B73D10">
            <w:pPr>
              <w:spacing w:line="276" w:lineRule="auto"/>
              <w:rPr>
                <w:ins w:id="268" w:author="Michael Kohl" w:date="2026-05-20T13:12:00Z" w16du:dateUtc="2026-05-20T11:12:00Z"/>
                <w:rFonts w:cstheme="minorHAnsi"/>
              </w:rPr>
            </w:pPr>
            <w:ins w:id="269" w:author="Michael Kohl" w:date="2026-05-20T13:12:00Z" w16du:dateUtc="2026-05-20T11:12:00Z">
              <w:r w:rsidRPr="003935DB">
                <w:rPr>
                  <w:rFonts w:cstheme="minorHAnsi"/>
                </w:rPr>
                <w:t>&gt; Wem nützt es Gesundheitsmythen zu propagieren?</w:t>
              </w:r>
            </w:ins>
          </w:p>
          <w:p w14:paraId="027D6C53" w14:textId="03F4F394" w:rsidR="00B73D10" w:rsidRPr="003935DB" w:rsidDel="00B73D10" w:rsidRDefault="00B73D10" w:rsidP="00FB679F">
            <w:pPr>
              <w:spacing w:line="276" w:lineRule="auto"/>
              <w:rPr>
                <w:del w:id="270" w:author="Michael Kohl" w:date="2026-05-20T13:12:00Z" w16du:dateUtc="2026-05-20T11:12:00Z"/>
                <w:rFonts w:cstheme="minorHAnsi"/>
              </w:rPr>
            </w:pPr>
          </w:p>
          <w:p w14:paraId="416016F3" w14:textId="595D1DE8" w:rsidR="0040386F" w:rsidRPr="003935DB" w:rsidRDefault="0040386F" w:rsidP="00905332">
            <w:pPr>
              <w:spacing w:line="276" w:lineRule="auto"/>
              <w:rPr>
                <w:rFonts w:cstheme="minorHAnsi"/>
              </w:rPr>
            </w:pPr>
            <w:r w:rsidRPr="003935DB">
              <w:rPr>
                <w:rFonts w:cstheme="minorHAnsi"/>
              </w:rPr>
              <w:t xml:space="preserve">&gt; Fallanalyse und </w:t>
            </w:r>
            <w:r w:rsidR="00730980" w:rsidRPr="003935DB">
              <w:rPr>
                <w:rFonts w:cstheme="minorHAnsi"/>
              </w:rPr>
              <w:t>R</w:t>
            </w:r>
            <w:r w:rsidRPr="003935DB">
              <w:rPr>
                <w:rFonts w:cstheme="minorHAnsi"/>
              </w:rPr>
              <w:t>eflexion</w:t>
            </w:r>
          </w:p>
        </w:tc>
        <w:tc>
          <w:tcPr>
            <w:tcW w:w="3118" w:type="dxa"/>
            <w:tcBorders>
              <w:bottom w:val="nil"/>
            </w:tcBorders>
          </w:tcPr>
          <w:p w14:paraId="16F4430B" w14:textId="017E4D37" w:rsidR="0040386F" w:rsidRPr="003935DB" w:rsidRDefault="0040386F" w:rsidP="00A24EE4">
            <w:pPr>
              <w:spacing w:line="276" w:lineRule="auto"/>
              <w:rPr>
                <w:rFonts w:cstheme="minorHAnsi"/>
              </w:rPr>
            </w:pPr>
            <w:r w:rsidRPr="003935DB">
              <w:rPr>
                <w:rFonts w:cstheme="minorHAnsi"/>
              </w:rPr>
              <w:lastRenderedPageBreak/>
              <w:t>Impuls im Plenum</w:t>
            </w:r>
          </w:p>
        </w:tc>
        <w:tc>
          <w:tcPr>
            <w:tcW w:w="3544" w:type="dxa"/>
            <w:tcBorders>
              <w:bottom w:val="nil"/>
            </w:tcBorders>
          </w:tcPr>
          <w:p w14:paraId="5E4B0828" w14:textId="0263A4DC" w:rsidR="0040386F" w:rsidRPr="003935DB" w:rsidRDefault="0040386F" w:rsidP="00730980">
            <w:pPr>
              <w:tabs>
                <w:tab w:val="left" w:pos="1843"/>
              </w:tabs>
              <w:spacing w:line="276" w:lineRule="auto"/>
              <w:rPr>
                <w:rFonts w:cstheme="minorHAnsi"/>
              </w:rPr>
            </w:pPr>
          </w:p>
        </w:tc>
      </w:tr>
      <w:tr w:rsidR="0040386F" w:rsidRPr="003935DB" w14:paraId="4B3A6B48" w14:textId="77777777" w:rsidTr="004B7064">
        <w:trPr>
          <w:trHeight w:val="721"/>
        </w:trPr>
        <w:tc>
          <w:tcPr>
            <w:tcW w:w="3823" w:type="dxa"/>
            <w:vMerge/>
            <w:tcBorders>
              <w:top w:val="nil"/>
            </w:tcBorders>
          </w:tcPr>
          <w:p w14:paraId="00D551B9" w14:textId="77777777" w:rsidR="0040386F" w:rsidRPr="003935DB" w:rsidRDefault="0040386F" w:rsidP="00A10EBC">
            <w:pPr>
              <w:rPr>
                <w:rFonts w:cstheme="minorHAnsi"/>
              </w:rPr>
            </w:pPr>
          </w:p>
        </w:tc>
        <w:tc>
          <w:tcPr>
            <w:tcW w:w="3118" w:type="dxa"/>
            <w:tcBorders>
              <w:top w:val="nil"/>
              <w:bottom w:val="nil"/>
            </w:tcBorders>
          </w:tcPr>
          <w:p w14:paraId="61ED7E2A" w14:textId="3E5D280B" w:rsidR="0040386F" w:rsidRPr="003935DB" w:rsidRDefault="0040386F" w:rsidP="0040386F">
            <w:pPr>
              <w:spacing w:line="276" w:lineRule="auto"/>
              <w:rPr>
                <w:rFonts w:cstheme="minorHAnsi"/>
              </w:rPr>
            </w:pPr>
            <w:r w:rsidRPr="003935DB">
              <w:rPr>
                <w:rFonts w:cstheme="minorHAnsi"/>
              </w:rPr>
              <w:t>3er-/4er-Gruppen: Fallbeispiele</w:t>
            </w:r>
          </w:p>
          <w:p w14:paraId="6F0E0F49" w14:textId="77777777" w:rsidR="0040386F" w:rsidRPr="003935DB" w:rsidRDefault="0040386F" w:rsidP="0040386F">
            <w:pPr>
              <w:spacing w:line="276" w:lineRule="auto"/>
              <w:rPr>
                <w:rFonts w:cstheme="minorHAnsi"/>
              </w:rPr>
            </w:pPr>
          </w:p>
          <w:p w14:paraId="5AB23EA4" w14:textId="77777777" w:rsidR="00730980" w:rsidRPr="003935DB" w:rsidRDefault="00730980" w:rsidP="0040386F">
            <w:pPr>
              <w:spacing w:line="276" w:lineRule="auto"/>
              <w:rPr>
                <w:rFonts w:cstheme="minorHAnsi"/>
              </w:rPr>
            </w:pPr>
          </w:p>
          <w:p w14:paraId="175F6D3E" w14:textId="4E611D44" w:rsidR="00730980" w:rsidRPr="003935DB" w:rsidRDefault="00730980" w:rsidP="0040386F">
            <w:pPr>
              <w:spacing w:line="276" w:lineRule="auto"/>
              <w:rPr>
                <w:rFonts w:cstheme="minorHAnsi"/>
              </w:rPr>
            </w:pPr>
            <w:r w:rsidRPr="003935DB">
              <w:rPr>
                <w:rFonts w:cstheme="minorHAnsi"/>
              </w:rPr>
              <w:t>Ergebnisse sammeln im Plenum</w:t>
            </w:r>
          </w:p>
          <w:p w14:paraId="3CEFF551" w14:textId="77777777" w:rsidR="00730980" w:rsidRDefault="00730980" w:rsidP="0040386F">
            <w:pPr>
              <w:spacing w:line="276" w:lineRule="auto"/>
              <w:rPr>
                <w:ins w:id="271" w:author="Michael Kohl" w:date="2026-05-20T13:13:00Z" w16du:dateUtc="2026-05-20T11:13:00Z"/>
                <w:rFonts w:cstheme="minorHAnsi"/>
              </w:rPr>
            </w:pPr>
          </w:p>
          <w:p w14:paraId="0AD22E3E" w14:textId="77777777" w:rsidR="00B73D10" w:rsidRPr="003935DB" w:rsidRDefault="00B73D10" w:rsidP="00B73D10">
            <w:pPr>
              <w:spacing w:line="276" w:lineRule="auto"/>
              <w:rPr>
                <w:ins w:id="272" w:author="Michael Kohl" w:date="2026-05-20T13:13:00Z" w16du:dateUtc="2026-05-20T11:13:00Z"/>
                <w:rFonts w:cstheme="minorHAnsi"/>
              </w:rPr>
            </w:pPr>
            <w:ins w:id="273" w:author="Michael Kohl" w:date="2026-05-20T13:13:00Z" w16du:dateUtc="2026-05-20T11:13:00Z">
              <w:r w:rsidRPr="003935DB">
                <w:rPr>
                  <w:rFonts w:cstheme="minorHAnsi"/>
                </w:rPr>
                <w:lastRenderedPageBreak/>
                <w:t>Diskussion im Plenum</w:t>
              </w:r>
            </w:ins>
          </w:p>
          <w:p w14:paraId="5B272A47" w14:textId="77777777" w:rsidR="00B73D10" w:rsidRPr="003935DB" w:rsidRDefault="00B73D10" w:rsidP="0040386F">
            <w:pPr>
              <w:spacing w:line="276" w:lineRule="auto"/>
              <w:rPr>
                <w:rFonts w:cstheme="minorHAnsi"/>
              </w:rPr>
            </w:pPr>
          </w:p>
          <w:p w14:paraId="4D16C710" w14:textId="3EE48E94" w:rsidR="0040386F" w:rsidRPr="003935DB" w:rsidRDefault="0040386F" w:rsidP="0040386F">
            <w:pPr>
              <w:spacing w:line="276" w:lineRule="auto"/>
              <w:rPr>
                <w:rFonts w:cstheme="minorHAnsi"/>
              </w:rPr>
            </w:pPr>
            <w:r w:rsidRPr="003935DB">
              <w:rPr>
                <w:rFonts w:cstheme="minorHAnsi"/>
                <w:highlight w:val="yellow"/>
              </w:rPr>
              <w:t xml:space="preserve">((Icon </w:t>
            </w:r>
            <w:r w:rsidR="008A0BA9">
              <w:rPr>
                <w:rFonts w:cstheme="minorHAnsi"/>
                <w:highlight w:val="yellow"/>
              </w:rPr>
              <w:t>„</w:t>
            </w:r>
            <w:r w:rsidRPr="003935DB">
              <w:rPr>
                <w:rFonts w:cstheme="minorHAnsi"/>
                <w:highlight w:val="yellow"/>
              </w:rPr>
              <w:t>Differenzierung</w:t>
            </w:r>
            <w:r w:rsidR="008A0BA9">
              <w:rPr>
                <w:rFonts w:cstheme="minorHAnsi"/>
                <w:highlight w:val="yellow"/>
              </w:rPr>
              <w:t>“</w:t>
            </w:r>
            <w:r w:rsidRPr="003935DB">
              <w:rPr>
                <w:rFonts w:cstheme="minorHAnsi"/>
                <w:highlight w:val="yellow"/>
              </w:rPr>
              <w:t>!!))</w:t>
            </w:r>
          </w:p>
          <w:p w14:paraId="12ACE0E1" w14:textId="6564DAF2" w:rsidR="0040386F" w:rsidRPr="003935DB" w:rsidRDefault="0040386F" w:rsidP="0040386F">
            <w:pPr>
              <w:spacing w:line="276" w:lineRule="auto"/>
              <w:rPr>
                <w:rFonts w:cstheme="minorHAnsi"/>
              </w:rPr>
            </w:pPr>
            <w:r w:rsidRPr="003935DB">
              <w:rPr>
                <w:rFonts w:cstheme="minorHAnsi"/>
                <w:shd w:val="clear" w:color="auto" w:fill="FBE4D5" w:themeFill="accent2" w:themeFillTint="33"/>
              </w:rPr>
              <w:t>Differenzierung im Erwartungshorizont (Sek. I und Sek. II)</w:t>
            </w:r>
          </w:p>
        </w:tc>
        <w:tc>
          <w:tcPr>
            <w:tcW w:w="3544" w:type="dxa"/>
            <w:tcBorders>
              <w:top w:val="nil"/>
              <w:bottom w:val="nil"/>
            </w:tcBorders>
          </w:tcPr>
          <w:p w14:paraId="407C9D43" w14:textId="4ADC3D08" w:rsidR="00730980" w:rsidRPr="003935DB" w:rsidRDefault="00730980" w:rsidP="00730980">
            <w:pPr>
              <w:tabs>
                <w:tab w:val="left" w:pos="1843"/>
              </w:tabs>
              <w:spacing w:line="276" w:lineRule="auto"/>
              <w:rPr>
                <w:rFonts w:cstheme="minorHAnsi"/>
              </w:rPr>
            </w:pPr>
            <w:r w:rsidRPr="003935DB">
              <w:rPr>
                <w:rFonts w:cstheme="minorHAnsi"/>
              </w:rPr>
              <w:lastRenderedPageBreak/>
              <w:t xml:space="preserve">--&gt; </w:t>
            </w:r>
            <w:commentRangeStart w:id="274"/>
            <w:commentRangeStart w:id="275"/>
            <w:commentRangeStart w:id="276"/>
            <w:r w:rsidRPr="003935DB">
              <w:rPr>
                <w:rFonts w:cstheme="minorHAnsi"/>
              </w:rPr>
              <w:t xml:space="preserve">Arbeitsblatt </w:t>
            </w:r>
            <w:commentRangeEnd w:id="274"/>
            <w:r w:rsidR="00255667" w:rsidRPr="003935DB">
              <w:rPr>
                <w:rStyle w:val="Kommentarzeichen"/>
                <w:rFonts w:cstheme="minorHAnsi"/>
                <w:sz w:val="22"/>
                <w:szCs w:val="22"/>
              </w:rPr>
              <w:commentReference w:id="274"/>
            </w:r>
            <w:commentRangeEnd w:id="275"/>
            <w:r w:rsidR="0024370D" w:rsidRPr="003935DB">
              <w:rPr>
                <w:rStyle w:val="Kommentarzeichen"/>
                <w:rFonts w:cstheme="minorHAnsi"/>
                <w:sz w:val="22"/>
                <w:szCs w:val="22"/>
              </w:rPr>
              <w:commentReference w:id="275"/>
            </w:r>
            <w:commentRangeEnd w:id="276"/>
            <w:r w:rsidR="00AF51A5" w:rsidRPr="003935DB">
              <w:rPr>
                <w:rStyle w:val="Kommentarzeichen"/>
                <w:rFonts w:cstheme="minorHAnsi"/>
                <w:sz w:val="22"/>
                <w:szCs w:val="22"/>
              </w:rPr>
              <w:commentReference w:id="276"/>
            </w:r>
            <w:r w:rsidRPr="003935DB">
              <w:rPr>
                <w:rFonts w:cstheme="minorHAnsi"/>
              </w:rPr>
              <w:t>4</w:t>
            </w:r>
            <w:r w:rsidR="00455C96" w:rsidRPr="003935DB">
              <w:rPr>
                <w:rFonts w:cstheme="minorHAnsi"/>
              </w:rPr>
              <w:t xml:space="preserve"> </w:t>
            </w:r>
          </w:p>
          <w:p w14:paraId="0B7EDC0D" w14:textId="77777777" w:rsidR="0040386F" w:rsidRPr="003935DB" w:rsidRDefault="0040386F" w:rsidP="00607CA3">
            <w:pPr>
              <w:tabs>
                <w:tab w:val="left" w:pos="1843"/>
              </w:tabs>
              <w:spacing w:line="276" w:lineRule="auto"/>
              <w:rPr>
                <w:rFonts w:cstheme="minorHAnsi"/>
              </w:rPr>
            </w:pPr>
          </w:p>
          <w:p w14:paraId="787AEED3" w14:textId="77777777" w:rsidR="004B7064" w:rsidRPr="003935DB" w:rsidRDefault="004B7064" w:rsidP="004B7064">
            <w:pPr>
              <w:tabs>
                <w:tab w:val="left" w:pos="1843"/>
              </w:tabs>
              <w:spacing w:line="276" w:lineRule="auto"/>
              <w:rPr>
                <w:rFonts w:cstheme="minorHAnsi"/>
              </w:rPr>
            </w:pPr>
          </w:p>
          <w:p w14:paraId="729CD869" w14:textId="2DB07F68" w:rsidR="00730980" w:rsidRPr="003935DB" w:rsidRDefault="00730980" w:rsidP="004B7064">
            <w:pPr>
              <w:tabs>
                <w:tab w:val="left" w:pos="1843"/>
              </w:tabs>
              <w:spacing w:line="276" w:lineRule="auto"/>
              <w:rPr>
                <w:rFonts w:cstheme="minorHAnsi"/>
              </w:rPr>
            </w:pPr>
            <w:r w:rsidRPr="003935DB">
              <w:rPr>
                <w:rFonts w:cstheme="minorHAnsi"/>
              </w:rPr>
              <w:t>--&gt; Tafel</w:t>
            </w:r>
            <w:ins w:id="277" w:author="Fabienne Schmaus" w:date="2026-05-11T08:45:00Z" w16du:dateUtc="2026-05-11T06:45:00Z">
              <w:r w:rsidR="00187928">
                <w:rPr>
                  <w:rFonts w:cstheme="minorHAnsi"/>
                </w:rPr>
                <w:t xml:space="preserve"> oder </w:t>
              </w:r>
            </w:ins>
            <w:del w:id="278" w:author="Fabienne Schmaus" w:date="2026-05-11T08:45:00Z" w16du:dateUtc="2026-05-11T06:45:00Z">
              <w:r w:rsidRPr="003935DB" w:rsidDel="00187928">
                <w:rPr>
                  <w:rFonts w:cstheme="minorHAnsi"/>
                </w:rPr>
                <w:delText>/</w:delText>
              </w:r>
            </w:del>
            <w:r w:rsidRPr="003935DB">
              <w:rPr>
                <w:rFonts w:cstheme="minorHAnsi"/>
              </w:rPr>
              <w:t>Flipchart</w:t>
            </w:r>
          </w:p>
          <w:p w14:paraId="13D54412" w14:textId="77777777" w:rsidR="00730980" w:rsidRPr="003935DB" w:rsidRDefault="00730980" w:rsidP="004B7064">
            <w:pPr>
              <w:tabs>
                <w:tab w:val="left" w:pos="1843"/>
              </w:tabs>
              <w:spacing w:line="276" w:lineRule="auto"/>
              <w:rPr>
                <w:rFonts w:cstheme="minorHAnsi"/>
              </w:rPr>
            </w:pPr>
          </w:p>
          <w:p w14:paraId="295794E3" w14:textId="77777777" w:rsidR="00EB5E22" w:rsidRPr="003935DB" w:rsidRDefault="00EB5E22" w:rsidP="00EB5E22">
            <w:pPr>
              <w:tabs>
                <w:tab w:val="left" w:pos="1843"/>
              </w:tabs>
              <w:spacing w:line="276" w:lineRule="auto"/>
              <w:rPr>
                <w:rFonts w:cstheme="minorHAnsi"/>
                <w:i/>
                <w:iCs/>
              </w:rPr>
            </w:pPr>
            <w:r w:rsidRPr="003935DB">
              <w:rPr>
                <w:rFonts w:cstheme="minorHAnsi"/>
                <w:i/>
                <w:iCs/>
              </w:rPr>
              <w:t>Weitere Informationen im folgenden Unterrichtsmaterial:</w:t>
            </w:r>
          </w:p>
          <w:p w14:paraId="1E5BB046" w14:textId="77777777" w:rsidR="004B7064" w:rsidRDefault="00EB5E22" w:rsidP="00EB5E22">
            <w:pPr>
              <w:tabs>
                <w:tab w:val="left" w:pos="1843"/>
              </w:tabs>
              <w:spacing w:line="276" w:lineRule="auto"/>
              <w:rPr>
                <w:ins w:id="279" w:author="Michael Kohl" w:date="2026-05-20T13:14:00Z" w16du:dateUtc="2026-05-20T11:14:00Z"/>
                <w:rFonts w:cstheme="minorHAnsi"/>
              </w:rPr>
            </w:pPr>
            <w:r w:rsidRPr="003935DB">
              <w:rPr>
                <w:rFonts w:cstheme="minorHAnsi"/>
              </w:rPr>
              <w:t>Körperbilder im Internet</w:t>
            </w:r>
          </w:p>
          <w:p w14:paraId="751C3908" w14:textId="77777777" w:rsidR="00B73D10" w:rsidRPr="00187928" w:rsidRDefault="00B73D10" w:rsidP="00B73D10">
            <w:pPr>
              <w:pStyle w:val="Listenabsatz"/>
              <w:numPr>
                <w:ilvl w:val="0"/>
                <w:numId w:val="50"/>
              </w:numPr>
              <w:tabs>
                <w:tab w:val="left" w:pos="1843"/>
              </w:tabs>
              <w:spacing w:line="276" w:lineRule="auto"/>
              <w:ind w:left="456" w:hanging="284"/>
              <w:rPr>
                <w:ins w:id="280" w:author="Michael Kohl" w:date="2026-05-20T13:14:00Z" w16du:dateUtc="2026-05-20T11:14:00Z"/>
                <w:rFonts w:cstheme="minorHAnsi"/>
              </w:rPr>
            </w:pPr>
            <w:ins w:id="281" w:author="Michael Kohl" w:date="2026-05-20T13:14:00Z" w16du:dateUtc="2026-05-20T11:14:00Z">
              <w:r w:rsidRPr="00187928">
                <w:rPr>
                  <w:rFonts w:cstheme="minorHAnsi"/>
                </w:rPr>
                <w:t xml:space="preserve">Wirtschaftliche Bedeutung der Medien </w:t>
              </w:r>
            </w:ins>
          </w:p>
          <w:p w14:paraId="0D3BD3D6" w14:textId="56C4CD5C" w:rsidR="00B73D10" w:rsidRPr="003935DB" w:rsidRDefault="00B73D10" w:rsidP="00B73D10">
            <w:pPr>
              <w:tabs>
                <w:tab w:val="left" w:pos="1843"/>
              </w:tabs>
              <w:spacing w:line="276" w:lineRule="auto"/>
              <w:rPr>
                <w:rFonts w:cstheme="minorHAnsi"/>
              </w:rPr>
            </w:pPr>
            <w:ins w:id="282" w:author="Michael Kohl" w:date="2026-05-20T13:14:00Z" w16du:dateUtc="2026-05-20T11:14:00Z">
              <w:r w:rsidRPr="00187928">
                <w:rPr>
                  <w:rFonts w:cstheme="minorHAnsi"/>
                </w:rPr>
                <w:t>Die Welt der Influencerinnen</w:t>
              </w:r>
              <w:r>
                <w:rPr>
                  <w:rFonts w:cstheme="minorHAnsi"/>
                </w:rPr>
                <w:t xml:space="preserve"> und Influencer</w:t>
              </w:r>
            </w:ins>
          </w:p>
        </w:tc>
      </w:tr>
      <w:tr w:rsidR="0040386F" w:rsidRPr="003935DB" w14:paraId="6593776F" w14:textId="77777777" w:rsidTr="004B7064">
        <w:trPr>
          <w:trHeight w:val="721"/>
        </w:trPr>
        <w:tc>
          <w:tcPr>
            <w:tcW w:w="3823" w:type="dxa"/>
            <w:vMerge/>
          </w:tcPr>
          <w:p w14:paraId="1B3283A2" w14:textId="77777777" w:rsidR="0040386F" w:rsidRPr="003935DB" w:rsidRDefault="0040386F" w:rsidP="00A10EBC">
            <w:pPr>
              <w:rPr>
                <w:rFonts w:cstheme="minorHAnsi"/>
              </w:rPr>
            </w:pPr>
          </w:p>
        </w:tc>
        <w:tc>
          <w:tcPr>
            <w:tcW w:w="3118" w:type="dxa"/>
            <w:tcBorders>
              <w:top w:val="nil"/>
              <w:bottom w:val="nil"/>
            </w:tcBorders>
          </w:tcPr>
          <w:p w14:paraId="7BF0B12B" w14:textId="493E6B9C" w:rsidR="0040386F" w:rsidRPr="003935DB" w:rsidRDefault="0040386F" w:rsidP="0040386F">
            <w:pPr>
              <w:spacing w:line="276" w:lineRule="auto"/>
              <w:rPr>
                <w:rFonts w:cstheme="minorHAnsi"/>
              </w:rPr>
            </w:pPr>
            <w:del w:id="283" w:author="Michael Kohl" w:date="2026-05-20T13:13:00Z" w16du:dateUtc="2026-05-20T11:13:00Z">
              <w:r w:rsidRPr="003935DB" w:rsidDel="00B73D10">
                <w:rPr>
                  <w:rFonts w:cstheme="minorHAnsi"/>
                </w:rPr>
                <w:delText xml:space="preserve">Präsentation der Gruppen im </w:delText>
              </w:r>
              <w:r w:rsidR="00836655" w:rsidRPr="003935DB" w:rsidDel="00B73D10">
                <w:rPr>
                  <w:rFonts w:cstheme="minorHAnsi"/>
                </w:rPr>
                <w:delText>Plenum</w:delText>
              </w:r>
            </w:del>
          </w:p>
        </w:tc>
        <w:tc>
          <w:tcPr>
            <w:tcW w:w="3544" w:type="dxa"/>
            <w:tcBorders>
              <w:top w:val="nil"/>
              <w:bottom w:val="nil"/>
            </w:tcBorders>
          </w:tcPr>
          <w:p w14:paraId="5BC9BE39" w14:textId="77777777" w:rsidR="0040386F" w:rsidRPr="003935DB" w:rsidRDefault="0040386F" w:rsidP="00607CA3">
            <w:pPr>
              <w:tabs>
                <w:tab w:val="left" w:pos="1843"/>
              </w:tabs>
              <w:spacing w:line="276" w:lineRule="auto"/>
              <w:rPr>
                <w:rFonts w:cstheme="minorHAnsi"/>
              </w:rPr>
            </w:pPr>
          </w:p>
        </w:tc>
      </w:tr>
    </w:tbl>
    <w:p w14:paraId="72C22709" w14:textId="4FE61DBD" w:rsidR="00260816" w:rsidRPr="003935DB" w:rsidRDefault="00260816">
      <w:pPr>
        <w:rPr>
          <w:rFonts w:cstheme="minorHAnsi"/>
        </w:rPr>
      </w:pPr>
    </w:p>
    <w:p w14:paraId="79152CE1" w14:textId="1D607111" w:rsidR="00DF669F" w:rsidRPr="003935DB" w:rsidRDefault="00260816" w:rsidP="00DF669F">
      <w:pPr>
        <w:spacing w:line="276" w:lineRule="auto"/>
        <w:rPr>
          <w:rFonts w:cstheme="minorHAnsi"/>
        </w:rPr>
      </w:pPr>
      <w:r w:rsidRPr="003935DB">
        <w:rPr>
          <w:rFonts w:cstheme="minorHAnsi"/>
          <w:highlight w:val="yellow"/>
        </w:rPr>
        <w:t>((Seite 5))</w:t>
      </w:r>
    </w:p>
    <w:tbl>
      <w:tblPr>
        <w:tblStyle w:val="Tabellenraster"/>
        <w:tblW w:w="10485" w:type="dxa"/>
        <w:tblLook w:val="04A0" w:firstRow="1" w:lastRow="0" w:firstColumn="1" w:lastColumn="0" w:noHBand="0" w:noVBand="1"/>
      </w:tblPr>
      <w:tblGrid>
        <w:gridCol w:w="4106"/>
        <w:gridCol w:w="2977"/>
        <w:gridCol w:w="3402"/>
        <w:tblGridChange w:id="284">
          <w:tblGrid>
            <w:gridCol w:w="4106"/>
            <w:gridCol w:w="2977"/>
            <w:gridCol w:w="3402"/>
          </w:tblGrid>
        </w:tblGridChange>
      </w:tblGrid>
      <w:tr w:rsidR="001C16A9" w:rsidRPr="003935DB" w14:paraId="56163ACA" w14:textId="77777777" w:rsidTr="006669AF">
        <w:tc>
          <w:tcPr>
            <w:tcW w:w="10485" w:type="dxa"/>
            <w:gridSpan w:val="3"/>
          </w:tcPr>
          <w:p w14:paraId="12D02488" w14:textId="55E0D353" w:rsidR="00DF669F" w:rsidRPr="003935DB" w:rsidRDefault="00607CA3" w:rsidP="00FB679F">
            <w:pPr>
              <w:spacing w:line="276" w:lineRule="auto"/>
              <w:rPr>
                <w:rFonts w:cstheme="minorHAnsi"/>
              </w:rPr>
            </w:pPr>
            <w:del w:id="285" w:author="Michael Kohl" w:date="2026-05-20T13:11:00Z" w16du:dateUtc="2026-05-20T11:11:00Z">
              <w:r w:rsidRPr="003935DB" w:rsidDel="00B73D10">
                <w:rPr>
                  <w:rFonts w:cstheme="minorHAnsi"/>
                  <w:i/>
                  <w:iCs/>
                </w:rPr>
                <w:delText xml:space="preserve">Vertiefung </w:delText>
              </w:r>
            </w:del>
          </w:p>
        </w:tc>
      </w:tr>
      <w:tr w:rsidR="0040386F" w:rsidRPr="003935DB" w14:paraId="7701B690" w14:textId="77777777" w:rsidTr="004B7064">
        <w:trPr>
          <w:trHeight w:val="647"/>
        </w:trPr>
        <w:tc>
          <w:tcPr>
            <w:tcW w:w="4106" w:type="dxa"/>
            <w:vMerge w:val="restart"/>
          </w:tcPr>
          <w:p w14:paraId="4589252C" w14:textId="32557869" w:rsidR="0040386F" w:rsidRPr="003935DB" w:rsidDel="00B73D10" w:rsidRDefault="0040386F" w:rsidP="00607CA3">
            <w:pPr>
              <w:rPr>
                <w:del w:id="286" w:author="Michael Kohl" w:date="2026-05-20T13:12:00Z" w16du:dateUtc="2026-05-20T11:12:00Z"/>
                <w:rFonts w:cstheme="minorHAnsi"/>
              </w:rPr>
            </w:pPr>
            <w:del w:id="287" w:author="Michael Kohl" w:date="2026-05-20T13:12:00Z" w16du:dateUtc="2026-05-20T11:12:00Z">
              <w:r w:rsidRPr="003935DB" w:rsidDel="00B73D10">
                <w:rPr>
                  <w:rFonts w:cstheme="minorHAnsi"/>
                </w:rPr>
                <w:delText xml:space="preserve">Ziel: </w:delText>
              </w:r>
            </w:del>
            <w:ins w:id="288" w:author="Fabienne Schmaus" w:date="2026-05-11T08:41:00Z" w16du:dateUtc="2026-05-11T06:41:00Z">
              <w:del w:id="289" w:author="Michael Kohl" w:date="2026-05-20T13:12:00Z" w16du:dateUtc="2026-05-20T11:12:00Z">
                <w:r w:rsidR="00187928" w:rsidDel="00B73D10">
                  <w:rPr>
                    <w:rFonts w:cstheme="minorHAnsi"/>
                  </w:rPr>
                  <w:delText>k</w:delText>
                </w:r>
              </w:del>
            </w:ins>
            <w:del w:id="290" w:author="Michael Kohl" w:date="2026-05-20T13:12:00Z" w16du:dateUtc="2026-05-20T11:12:00Z">
              <w:r w:rsidR="00455C96" w:rsidRPr="003935DB" w:rsidDel="00B73D10">
                <w:rPr>
                  <w:rFonts w:cstheme="minorHAnsi"/>
                </w:rPr>
                <w:delText>Kommerzielle und algorithmische Interessen erkennen, analysieren und verstehen</w:delText>
              </w:r>
            </w:del>
          </w:p>
          <w:p w14:paraId="12FF5638" w14:textId="13F92DD6" w:rsidR="0040386F" w:rsidRPr="003935DB" w:rsidDel="00B73D10" w:rsidRDefault="0040386F" w:rsidP="00FB679F">
            <w:pPr>
              <w:spacing w:line="276" w:lineRule="auto"/>
              <w:rPr>
                <w:del w:id="291" w:author="Michael Kohl" w:date="2026-05-20T13:12:00Z" w16du:dateUtc="2026-05-20T11:12:00Z"/>
                <w:rStyle w:val="fontstyle01"/>
                <w:rFonts w:asciiTheme="minorHAnsi" w:hAnsiTheme="minorHAnsi" w:cstheme="minorHAnsi"/>
                <w:color w:val="auto"/>
              </w:rPr>
            </w:pPr>
          </w:p>
          <w:p w14:paraId="555C006C" w14:textId="59E3DFF3" w:rsidR="0040386F" w:rsidRPr="003935DB" w:rsidDel="00B73D10" w:rsidRDefault="0040386F" w:rsidP="00FB679F">
            <w:pPr>
              <w:spacing w:line="276" w:lineRule="auto"/>
              <w:rPr>
                <w:del w:id="292" w:author="Michael Kohl" w:date="2026-05-20T13:12:00Z" w16du:dateUtc="2026-05-20T11:12:00Z"/>
                <w:rStyle w:val="fontstyle01"/>
                <w:rFonts w:asciiTheme="minorHAnsi" w:hAnsiTheme="minorHAnsi" w:cstheme="minorHAnsi"/>
                <w:color w:val="auto"/>
              </w:rPr>
            </w:pPr>
            <w:del w:id="293" w:author="Michael Kohl" w:date="2026-05-20T13:12:00Z" w16du:dateUtc="2026-05-20T11:12:00Z">
              <w:r w:rsidRPr="003935DB" w:rsidDel="00B73D10">
                <w:rPr>
                  <w:rStyle w:val="fontstyle01"/>
                  <w:rFonts w:asciiTheme="minorHAnsi" w:hAnsiTheme="minorHAnsi" w:cstheme="minorHAnsi"/>
                  <w:color w:val="auto"/>
                </w:rPr>
                <w:delText>Inhalte:</w:delText>
              </w:r>
            </w:del>
          </w:p>
          <w:p w14:paraId="56BAC7E4" w14:textId="2BA87EE6" w:rsidR="0040386F" w:rsidRPr="003935DB" w:rsidDel="00B73D10" w:rsidRDefault="0040386F" w:rsidP="00FB679F">
            <w:pPr>
              <w:spacing w:line="276" w:lineRule="auto"/>
              <w:rPr>
                <w:del w:id="294" w:author="Michael Kohl" w:date="2026-05-20T13:11:00Z" w16du:dateUtc="2026-05-20T11:11:00Z"/>
                <w:rFonts w:cstheme="minorHAnsi"/>
              </w:rPr>
            </w:pPr>
            <w:del w:id="295" w:author="Michael Kohl" w:date="2026-05-20T13:11:00Z" w16du:dateUtc="2026-05-20T11:11:00Z">
              <w:r w:rsidRPr="003935DB" w:rsidDel="00B73D10">
                <w:rPr>
                  <w:rFonts w:cstheme="minorHAnsi"/>
                </w:rPr>
                <w:delText xml:space="preserve">&gt; </w:delText>
              </w:r>
              <w:r w:rsidR="00455C96" w:rsidRPr="003935DB" w:rsidDel="00B73D10">
                <w:rPr>
                  <w:rFonts w:cstheme="minorHAnsi"/>
                </w:rPr>
                <w:delText>Wem nützt es Gesundheitsmythen zu propagieren?</w:delText>
              </w:r>
            </w:del>
          </w:p>
          <w:p w14:paraId="5D3188AE" w14:textId="054C117E" w:rsidR="0040386F" w:rsidRPr="003935DB" w:rsidDel="00B73D10" w:rsidRDefault="0040386F" w:rsidP="00FB679F">
            <w:pPr>
              <w:spacing w:line="276" w:lineRule="auto"/>
              <w:rPr>
                <w:del w:id="296" w:author="Michael Kohl" w:date="2026-05-20T13:12:00Z" w16du:dateUtc="2026-05-20T11:12:00Z"/>
                <w:rFonts w:cstheme="minorHAnsi"/>
              </w:rPr>
            </w:pPr>
            <w:del w:id="297" w:author="Michael Kohl" w:date="2026-05-20T13:12:00Z" w16du:dateUtc="2026-05-20T11:12:00Z">
              <w:r w:rsidRPr="003935DB" w:rsidDel="00B73D10">
                <w:rPr>
                  <w:rFonts w:cstheme="minorHAnsi"/>
                </w:rPr>
                <w:delText xml:space="preserve">&gt; </w:delText>
              </w:r>
              <w:r w:rsidR="00455C96" w:rsidRPr="003935DB" w:rsidDel="00B73D10">
                <w:rPr>
                  <w:rFonts w:cstheme="minorHAnsi"/>
                </w:rPr>
                <w:delText>Welchen Unterschied macht es, wenn jemand für Empfehlungen bezahlt wird?</w:delText>
              </w:r>
            </w:del>
          </w:p>
          <w:p w14:paraId="2DDA38DE" w14:textId="267268BB" w:rsidR="0040386F" w:rsidRPr="003935DB" w:rsidRDefault="0040386F" w:rsidP="00607CA3">
            <w:pPr>
              <w:spacing w:line="276" w:lineRule="auto"/>
              <w:rPr>
                <w:rFonts w:cstheme="minorHAnsi"/>
              </w:rPr>
            </w:pPr>
            <w:del w:id="298" w:author="Michael Kohl" w:date="2026-05-20T13:12:00Z" w16du:dateUtc="2026-05-20T11:12:00Z">
              <w:r w:rsidRPr="003935DB" w:rsidDel="00B73D10">
                <w:rPr>
                  <w:rFonts w:cstheme="minorHAnsi"/>
                </w:rPr>
                <w:delText xml:space="preserve">&gt; </w:delText>
              </w:r>
              <w:r w:rsidR="00455C96" w:rsidRPr="003935DB" w:rsidDel="00B73D10">
                <w:rPr>
                  <w:rFonts w:cstheme="minorHAnsi"/>
                </w:rPr>
                <w:delText>Was bedeutet das für uns Konsumenten?</w:delText>
              </w:r>
            </w:del>
          </w:p>
        </w:tc>
        <w:tc>
          <w:tcPr>
            <w:tcW w:w="2977" w:type="dxa"/>
            <w:tcBorders>
              <w:bottom w:val="nil"/>
            </w:tcBorders>
          </w:tcPr>
          <w:p w14:paraId="30B18648" w14:textId="1C5C9846" w:rsidR="0040386F" w:rsidRPr="003935DB" w:rsidDel="00B73D10" w:rsidRDefault="0040386F" w:rsidP="00327F17">
            <w:pPr>
              <w:spacing w:line="276" w:lineRule="auto"/>
              <w:rPr>
                <w:del w:id="299" w:author="Michael Kohl" w:date="2026-05-20T13:14:00Z" w16du:dateUtc="2026-05-20T11:14:00Z"/>
                <w:rFonts w:cstheme="minorHAnsi"/>
              </w:rPr>
            </w:pPr>
            <w:del w:id="300" w:author="Michael Kohl" w:date="2026-05-20T13:14:00Z" w16du:dateUtc="2026-05-20T11:14:00Z">
              <w:r w:rsidRPr="003935DB" w:rsidDel="00B73D10">
                <w:rPr>
                  <w:rFonts w:cstheme="minorHAnsi"/>
                </w:rPr>
                <w:delText xml:space="preserve">Impulsfrage </w:delText>
              </w:r>
              <w:r w:rsidR="00455C96" w:rsidRPr="003935DB" w:rsidDel="00B73D10">
                <w:rPr>
                  <w:rFonts w:cstheme="minorHAnsi"/>
                </w:rPr>
                <w:delText>im Plenum</w:delText>
              </w:r>
            </w:del>
          </w:p>
          <w:p w14:paraId="37FE2FD2" w14:textId="274A6935" w:rsidR="00B96ADA" w:rsidRPr="003935DB" w:rsidDel="00B73D10" w:rsidRDefault="00B96ADA" w:rsidP="00327F17">
            <w:pPr>
              <w:spacing w:line="276" w:lineRule="auto"/>
              <w:rPr>
                <w:del w:id="301" w:author="Michael Kohl" w:date="2026-05-20T13:14:00Z" w16du:dateUtc="2026-05-20T11:14:00Z"/>
                <w:rFonts w:cstheme="minorHAnsi"/>
              </w:rPr>
            </w:pPr>
          </w:p>
          <w:p w14:paraId="3311787A" w14:textId="3EABD404" w:rsidR="00B96ADA" w:rsidRPr="003935DB" w:rsidRDefault="00B96ADA" w:rsidP="00B96ADA">
            <w:pPr>
              <w:spacing w:line="276" w:lineRule="auto"/>
              <w:rPr>
                <w:rFonts w:cstheme="minorHAnsi"/>
              </w:rPr>
            </w:pPr>
          </w:p>
        </w:tc>
        <w:tc>
          <w:tcPr>
            <w:tcW w:w="3402" w:type="dxa"/>
            <w:tcBorders>
              <w:bottom w:val="nil"/>
            </w:tcBorders>
          </w:tcPr>
          <w:p w14:paraId="52FE0B3B" w14:textId="35A3523E" w:rsidR="0040386F" w:rsidRPr="003935DB" w:rsidRDefault="0040386F" w:rsidP="00FB679F">
            <w:pPr>
              <w:tabs>
                <w:tab w:val="left" w:pos="1843"/>
              </w:tabs>
              <w:spacing w:line="276" w:lineRule="auto"/>
              <w:rPr>
                <w:rFonts w:cstheme="minorHAnsi"/>
              </w:rPr>
            </w:pPr>
          </w:p>
        </w:tc>
      </w:tr>
      <w:tr w:rsidR="0040386F" w:rsidRPr="003935DB" w14:paraId="3D723457" w14:textId="77777777" w:rsidTr="004B7064">
        <w:trPr>
          <w:trHeight w:val="644"/>
        </w:trPr>
        <w:tc>
          <w:tcPr>
            <w:tcW w:w="4106" w:type="dxa"/>
            <w:vMerge/>
            <w:tcBorders>
              <w:top w:val="nil"/>
            </w:tcBorders>
          </w:tcPr>
          <w:p w14:paraId="55CF0370" w14:textId="77777777" w:rsidR="0040386F" w:rsidRPr="003935DB" w:rsidRDefault="0040386F" w:rsidP="00607CA3">
            <w:pPr>
              <w:rPr>
                <w:rFonts w:cstheme="minorHAnsi"/>
              </w:rPr>
            </w:pPr>
          </w:p>
        </w:tc>
        <w:tc>
          <w:tcPr>
            <w:tcW w:w="2977" w:type="dxa"/>
            <w:tcBorders>
              <w:top w:val="nil"/>
              <w:bottom w:val="nil"/>
            </w:tcBorders>
          </w:tcPr>
          <w:p w14:paraId="15429037" w14:textId="5849EB7F" w:rsidR="0040386F" w:rsidRPr="003935DB" w:rsidDel="00B73D10" w:rsidRDefault="00455C96" w:rsidP="0040386F">
            <w:pPr>
              <w:spacing w:line="276" w:lineRule="auto"/>
              <w:rPr>
                <w:del w:id="302" w:author="Michael Kohl" w:date="2026-05-20T13:14:00Z" w16du:dateUtc="2026-05-20T11:14:00Z"/>
                <w:rFonts w:cstheme="minorHAnsi"/>
              </w:rPr>
            </w:pPr>
            <w:del w:id="303" w:author="Michael Kohl" w:date="2026-05-20T13:14:00Z" w16du:dateUtc="2026-05-20T11:14:00Z">
              <w:r w:rsidRPr="003935DB" w:rsidDel="00B73D10">
                <w:rPr>
                  <w:rFonts w:cstheme="minorHAnsi"/>
                </w:rPr>
                <w:delText>3</w:delText>
              </w:r>
              <w:r w:rsidR="0040386F" w:rsidRPr="003935DB" w:rsidDel="00B73D10">
                <w:rPr>
                  <w:rFonts w:cstheme="minorHAnsi"/>
                </w:rPr>
                <w:delText>er</w:delText>
              </w:r>
            </w:del>
            <w:ins w:id="304" w:author="Fabienne Schmaus" w:date="2026-05-11T08:45:00Z" w16du:dateUtc="2026-05-11T06:45:00Z">
              <w:del w:id="305" w:author="Michael Kohl" w:date="2026-05-20T13:14:00Z" w16du:dateUtc="2026-05-20T11:14:00Z">
                <w:r w:rsidR="00187928" w:rsidDel="00B73D10">
                  <w:rPr>
                    <w:rFonts w:cstheme="minorHAnsi"/>
                  </w:rPr>
                  <w:delText>-</w:delText>
                </w:r>
              </w:del>
            </w:ins>
            <w:del w:id="306" w:author="Michael Kohl" w:date="2026-05-20T13:14:00Z" w16du:dateUtc="2026-05-20T11:14:00Z">
              <w:r w:rsidRPr="003935DB" w:rsidDel="00B73D10">
                <w:rPr>
                  <w:rFonts w:cstheme="minorHAnsi"/>
                </w:rPr>
                <w:delText>/4er</w:delText>
              </w:r>
              <w:r w:rsidR="0040386F" w:rsidRPr="003935DB" w:rsidDel="00B73D10">
                <w:rPr>
                  <w:rFonts w:cstheme="minorHAnsi"/>
                </w:rPr>
                <w:delText>-Gruppen</w:delText>
              </w:r>
              <w:r w:rsidRPr="003935DB" w:rsidDel="00B73D10">
                <w:rPr>
                  <w:rFonts w:cstheme="minorHAnsi"/>
                </w:rPr>
                <w:delText xml:space="preserve"> aus Erarbeitung 2 ergänzen ihre Ergebnisse</w:delText>
              </w:r>
            </w:del>
          </w:p>
          <w:p w14:paraId="4B8B1798" w14:textId="26DC586E" w:rsidR="00455C96" w:rsidRPr="003935DB" w:rsidDel="00B73D10" w:rsidRDefault="00455C96" w:rsidP="0040386F">
            <w:pPr>
              <w:spacing w:line="276" w:lineRule="auto"/>
              <w:rPr>
                <w:del w:id="307" w:author="Michael Kohl" w:date="2026-05-20T13:14:00Z" w16du:dateUtc="2026-05-20T11:14:00Z"/>
                <w:rFonts w:cstheme="minorHAnsi"/>
              </w:rPr>
            </w:pPr>
          </w:p>
          <w:p w14:paraId="67D4D71D" w14:textId="6EA4751B" w:rsidR="00455C96" w:rsidRPr="003935DB" w:rsidDel="00B73D10" w:rsidRDefault="00455C96" w:rsidP="0040386F">
            <w:pPr>
              <w:spacing w:line="276" w:lineRule="auto"/>
              <w:rPr>
                <w:del w:id="308" w:author="Michael Kohl" w:date="2026-05-20T13:13:00Z" w16du:dateUtc="2026-05-20T11:13:00Z"/>
                <w:rFonts w:cstheme="minorHAnsi"/>
              </w:rPr>
            </w:pPr>
            <w:del w:id="309" w:author="Michael Kohl" w:date="2026-05-20T13:13:00Z" w16du:dateUtc="2026-05-20T11:13:00Z">
              <w:r w:rsidRPr="003935DB" w:rsidDel="00B73D10">
                <w:rPr>
                  <w:rFonts w:cstheme="minorHAnsi"/>
                </w:rPr>
                <w:delText>Diskussion im Plenum</w:delText>
              </w:r>
            </w:del>
          </w:p>
          <w:p w14:paraId="01C3B5C9" w14:textId="323149B2" w:rsidR="00455C96" w:rsidRPr="003935DB" w:rsidRDefault="00455C96" w:rsidP="00B73D10">
            <w:pPr>
              <w:spacing w:line="276" w:lineRule="auto"/>
              <w:rPr>
                <w:rFonts w:cstheme="minorHAnsi"/>
              </w:rPr>
            </w:pPr>
          </w:p>
        </w:tc>
        <w:tc>
          <w:tcPr>
            <w:tcW w:w="3402" w:type="dxa"/>
            <w:tcBorders>
              <w:top w:val="nil"/>
              <w:bottom w:val="nil"/>
            </w:tcBorders>
          </w:tcPr>
          <w:p w14:paraId="35DCD7CB" w14:textId="05056987" w:rsidR="0040386F" w:rsidRPr="003935DB" w:rsidDel="00B73D10" w:rsidRDefault="0040386F" w:rsidP="00FB679F">
            <w:pPr>
              <w:tabs>
                <w:tab w:val="left" w:pos="1843"/>
              </w:tabs>
              <w:spacing w:line="276" w:lineRule="auto"/>
              <w:rPr>
                <w:del w:id="310" w:author="Michael Kohl" w:date="2026-05-20T13:14:00Z" w16du:dateUtc="2026-05-20T11:14:00Z"/>
                <w:rFonts w:cstheme="minorHAnsi"/>
              </w:rPr>
            </w:pPr>
            <w:del w:id="311" w:author="Michael Kohl" w:date="2026-05-20T13:14:00Z" w16du:dateUtc="2026-05-20T11:14:00Z">
              <w:r w:rsidRPr="003935DB" w:rsidDel="00B73D10">
                <w:rPr>
                  <w:rFonts w:cstheme="minorHAnsi"/>
                </w:rPr>
                <w:delText xml:space="preserve">--&gt; Arbeitsblatt </w:delText>
              </w:r>
              <w:r w:rsidR="00455C96" w:rsidRPr="003935DB" w:rsidDel="00B73D10">
                <w:rPr>
                  <w:rFonts w:cstheme="minorHAnsi"/>
                </w:rPr>
                <w:delText>4</w:delText>
              </w:r>
            </w:del>
          </w:p>
          <w:p w14:paraId="23D1B0D2" w14:textId="3BAE0D73" w:rsidR="00455C96" w:rsidRPr="003935DB" w:rsidDel="00B73D10" w:rsidRDefault="00455C96" w:rsidP="00FB679F">
            <w:pPr>
              <w:tabs>
                <w:tab w:val="left" w:pos="1843"/>
              </w:tabs>
              <w:spacing w:line="276" w:lineRule="auto"/>
              <w:rPr>
                <w:del w:id="312" w:author="Michael Kohl" w:date="2026-05-20T13:14:00Z" w16du:dateUtc="2026-05-20T11:14:00Z"/>
                <w:rFonts w:cstheme="minorHAnsi"/>
              </w:rPr>
            </w:pPr>
          </w:p>
          <w:p w14:paraId="4C1BC6F9" w14:textId="1F46D177" w:rsidR="00455C96" w:rsidRPr="003935DB" w:rsidDel="00B73D10" w:rsidRDefault="00455C96" w:rsidP="00FB679F">
            <w:pPr>
              <w:tabs>
                <w:tab w:val="left" w:pos="1843"/>
              </w:tabs>
              <w:spacing w:line="276" w:lineRule="auto"/>
              <w:rPr>
                <w:del w:id="313" w:author="Michael Kohl" w:date="2026-05-20T13:14:00Z" w16du:dateUtc="2026-05-20T11:14:00Z"/>
                <w:rFonts w:cstheme="minorHAnsi"/>
              </w:rPr>
            </w:pPr>
          </w:p>
          <w:p w14:paraId="69F1BFA5" w14:textId="7ADE9027" w:rsidR="00455C96" w:rsidRPr="003935DB" w:rsidDel="00B73D10" w:rsidRDefault="00455C96" w:rsidP="00FB679F">
            <w:pPr>
              <w:tabs>
                <w:tab w:val="left" w:pos="1843"/>
              </w:tabs>
              <w:spacing w:line="276" w:lineRule="auto"/>
              <w:rPr>
                <w:del w:id="314" w:author="Michael Kohl" w:date="2026-05-20T13:14:00Z" w16du:dateUtc="2026-05-20T11:14:00Z"/>
                <w:rFonts w:cstheme="minorHAnsi"/>
              </w:rPr>
            </w:pPr>
          </w:p>
          <w:p w14:paraId="4C21882E" w14:textId="0C7D9DC4" w:rsidR="00455C96" w:rsidRPr="003935DB" w:rsidRDefault="00455C96" w:rsidP="00FB679F">
            <w:pPr>
              <w:tabs>
                <w:tab w:val="left" w:pos="1843"/>
              </w:tabs>
              <w:spacing w:line="276" w:lineRule="auto"/>
              <w:rPr>
                <w:rFonts w:cstheme="minorHAnsi"/>
              </w:rPr>
            </w:pPr>
            <w:del w:id="315" w:author="Michael Kohl" w:date="2026-05-20T13:14:00Z" w16du:dateUtc="2026-05-20T11:14:00Z">
              <w:r w:rsidRPr="003935DB" w:rsidDel="00B73D10">
                <w:rPr>
                  <w:rFonts w:cstheme="minorHAnsi"/>
                </w:rPr>
                <w:delText>--&gt; Tafel</w:delText>
              </w:r>
            </w:del>
            <w:ins w:id="316" w:author="Fabienne Schmaus" w:date="2026-05-11T08:41:00Z" w16du:dateUtc="2026-05-11T06:41:00Z">
              <w:del w:id="317" w:author="Michael Kohl" w:date="2026-05-20T13:14:00Z" w16du:dateUtc="2026-05-20T11:14:00Z">
                <w:r w:rsidR="00187928" w:rsidDel="00B73D10">
                  <w:rPr>
                    <w:rFonts w:cstheme="minorHAnsi"/>
                  </w:rPr>
                  <w:delText xml:space="preserve"> oder </w:delText>
                </w:r>
              </w:del>
            </w:ins>
            <w:del w:id="318" w:author="Michael Kohl" w:date="2026-05-20T13:14:00Z" w16du:dateUtc="2026-05-20T11:14:00Z">
              <w:r w:rsidRPr="003935DB" w:rsidDel="00B73D10">
                <w:rPr>
                  <w:rFonts w:cstheme="minorHAnsi"/>
                </w:rPr>
                <w:delText>/Whiteboard</w:delText>
              </w:r>
            </w:del>
          </w:p>
        </w:tc>
      </w:tr>
      <w:tr w:rsidR="003935DB" w:rsidRPr="003935DB" w14:paraId="40477CF5" w14:textId="77777777" w:rsidTr="004D1202">
        <w:tblPrEx>
          <w:tblW w:w="10485" w:type="dxa"/>
          <w:tblPrExChange w:id="319" w:author="Fabienne Schmaus" w:date="2026-05-11T08:49:00Z" w16du:dateUtc="2026-05-11T06:49:00Z">
            <w:tblPrEx>
              <w:tblW w:w="10485" w:type="dxa"/>
            </w:tblPrEx>
          </w:tblPrExChange>
        </w:tblPrEx>
        <w:trPr>
          <w:trHeight w:val="1829"/>
          <w:trPrChange w:id="320" w:author="Fabienne Schmaus" w:date="2026-05-11T08:49:00Z" w16du:dateUtc="2026-05-11T06:49:00Z">
            <w:trPr>
              <w:trHeight w:val="2816"/>
            </w:trPr>
          </w:trPrChange>
        </w:trPr>
        <w:tc>
          <w:tcPr>
            <w:tcW w:w="4106" w:type="dxa"/>
            <w:vMerge/>
            <w:tcPrChange w:id="321" w:author="Fabienne Schmaus" w:date="2026-05-11T08:49:00Z" w16du:dateUtc="2026-05-11T06:49:00Z">
              <w:tcPr>
                <w:tcW w:w="4106" w:type="dxa"/>
                <w:vMerge/>
              </w:tcPr>
            </w:tcPrChange>
          </w:tcPr>
          <w:p w14:paraId="614EC01A" w14:textId="77777777" w:rsidR="003935DB" w:rsidRPr="003935DB" w:rsidRDefault="003935DB" w:rsidP="00607CA3">
            <w:pPr>
              <w:rPr>
                <w:rFonts w:cstheme="minorHAnsi"/>
              </w:rPr>
            </w:pPr>
          </w:p>
        </w:tc>
        <w:tc>
          <w:tcPr>
            <w:tcW w:w="2977" w:type="dxa"/>
            <w:tcBorders>
              <w:top w:val="nil"/>
            </w:tcBorders>
            <w:tcPrChange w:id="322" w:author="Fabienne Schmaus" w:date="2026-05-11T08:49:00Z" w16du:dateUtc="2026-05-11T06:49:00Z">
              <w:tcPr>
                <w:tcW w:w="2977" w:type="dxa"/>
                <w:tcBorders>
                  <w:top w:val="nil"/>
                </w:tcBorders>
              </w:tcPr>
            </w:tcPrChange>
          </w:tcPr>
          <w:p w14:paraId="4FE48D80" w14:textId="68FFD126" w:rsidR="003935DB" w:rsidRPr="003935DB" w:rsidDel="00B73D10" w:rsidRDefault="003935DB" w:rsidP="00B96ADA">
            <w:pPr>
              <w:spacing w:line="276" w:lineRule="auto"/>
              <w:rPr>
                <w:del w:id="323" w:author="Michael Kohl" w:date="2026-05-20T13:14:00Z" w16du:dateUtc="2026-05-20T11:14:00Z"/>
                <w:rFonts w:cstheme="minorHAnsi"/>
              </w:rPr>
            </w:pPr>
            <w:del w:id="324" w:author="Michael Kohl" w:date="2026-05-20T13:14:00Z" w16du:dateUtc="2026-05-20T11:14:00Z">
              <w:r w:rsidRPr="003935DB" w:rsidDel="00B73D10">
                <w:rPr>
                  <w:rFonts w:cstheme="minorHAnsi"/>
                  <w:highlight w:val="yellow"/>
                </w:rPr>
                <w:delText xml:space="preserve">((Icon </w:delText>
              </w:r>
              <w:r w:rsidR="008A0BA9" w:rsidDel="00B73D10">
                <w:rPr>
                  <w:rFonts w:cstheme="minorHAnsi"/>
                  <w:highlight w:val="yellow"/>
                </w:rPr>
                <w:delText>„</w:delText>
              </w:r>
              <w:r w:rsidRPr="003935DB" w:rsidDel="00B73D10">
                <w:rPr>
                  <w:rFonts w:cstheme="minorHAnsi"/>
                  <w:highlight w:val="yellow"/>
                </w:rPr>
                <w:delText>Differenzierung</w:delText>
              </w:r>
              <w:r w:rsidR="008A0BA9" w:rsidDel="00B73D10">
                <w:rPr>
                  <w:rFonts w:cstheme="minorHAnsi"/>
                  <w:highlight w:val="yellow"/>
                </w:rPr>
                <w:delText>“</w:delText>
              </w:r>
              <w:r w:rsidRPr="003935DB" w:rsidDel="00B73D10">
                <w:rPr>
                  <w:rFonts w:cstheme="minorHAnsi"/>
                  <w:highlight w:val="yellow"/>
                </w:rPr>
                <w:delText>!!))</w:delText>
              </w:r>
            </w:del>
          </w:p>
          <w:p w14:paraId="252C7EC3" w14:textId="3907975D" w:rsidR="003935DB" w:rsidRPr="003935DB" w:rsidRDefault="003935DB" w:rsidP="00836655">
            <w:pPr>
              <w:spacing w:line="276" w:lineRule="auto"/>
              <w:rPr>
                <w:rFonts w:cstheme="minorHAnsi"/>
                <w:shd w:val="clear" w:color="auto" w:fill="FBE4D5" w:themeFill="accent2" w:themeFillTint="33"/>
              </w:rPr>
            </w:pPr>
            <w:del w:id="325" w:author="Michael Kohl" w:date="2026-05-20T13:14:00Z" w16du:dateUtc="2026-05-20T11:14:00Z">
              <w:r w:rsidRPr="003935DB" w:rsidDel="00B73D10">
                <w:rPr>
                  <w:rFonts w:cstheme="minorHAnsi"/>
                  <w:shd w:val="clear" w:color="auto" w:fill="FBE4D5" w:themeFill="accent2" w:themeFillTint="33"/>
                </w:rPr>
                <w:delText>Differenzierung im Erwartungshorizont (Sek. I und Sek. II)</w:delText>
              </w:r>
            </w:del>
          </w:p>
        </w:tc>
        <w:tc>
          <w:tcPr>
            <w:tcW w:w="3402" w:type="dxa"/>
            <w:tcBorders>
              <w:top w:val="nil"/>
            </w:tcBorders>
            <w:tcPrChange w:id="326" w:author="Fabienne Schmaus" w:date="2026-05-11T08:49:00Z" w16du:dateUtc="2026-05-11T06:49:00Z">
              <w:tcPr>
                <w:tcW w:w="3402" w:type="dxa"/>
                <w:tcBorders>
                  <w:top w:val="nil"/>
                </w:tcBorders>
              </w:tcPr>
            </w:tcPrChange>
          </w:tcPr>
          <w:p w14:paraId="66F03C45" w14:textId="69033898" w:rsidR="003935DB" w:rsidRPr="003935DB" w:rsidDel="00B73D10" w:rsidRDefault="003935DB" w:rsidP="00EB5E22">
            <w:pPr>
              <w:tabs>
                <w:tab w:val="left" w:pos="1843"/>
              </w:tabs>
              <w:spacing w:line="276" w:lineRule="auto"/>
              <w:rPr>
                <w:del w:id="327" w:author="Michael Kohl" w:date="2026-05-20T13:14:00Z" w16du:dateUtc="2026-05-20T11:14:00Z"/>
                <w:rFonts w:cstheme="minorHAnsi"/>
                <w:i/>
                <w:iCs/>
              </w:rPr>
            </w:pPr>
            <w:del w:id="328" w:author="Michael Kohl" w:date="2026-05-20T13:14:00Z" w16du:dateUtc="2026-05-20T11:14:00Z">
              <w:r w:rsidRPr="003935DB" w:rsidDel="00B73D10">
                <w:rPr>
                  <w:rFonts w:cstheme="minorHAnsi"/>
                  <w:i/>
                  <w:iCs/>
                </w:rPr>
                <w:delText>Weitere Informationen im folgenden Unterrichtsmaterial:</w:delText>
              </w:r>
            </w:del>
          </w:p>
          <w:p w14:paraId="180E06A0" w14:textId="5E9FD0C8" w:rsidR="003935DB" w:rsidRPr="00187928" w:rsidDel="00B73D10" w:rsidRDefault="003935DB">
            <w:pPr>
              <w:pStyle w:val="Listenabsatz"/>
              <w:numPr>
                <w:ilvl w:val="0"/>
                <w:numId w:val="50"/>
              </w:numPr>
              <w:tabs>
                <w:tab w:val="left" w:pos="1843"/>
              </w:tabs>
              <w:spacing w:line="276" w:lineRule="auto"/>
              <w:ind w:left="456" w:hanging="284"/>
              <w:rPr>
                <w:del w:id="329" w:author="Michael Kohl" w:date="2026-05-20T13:14:00Z" w16du:dateUtc="2026-05-20T11:14:00Z"/>
                <w:rFonts w:cstheme="minorHAnsi"/>
              </w:rPr>
              <w:pPrChange w:id="330" w:author="Fabienne Schmaus" w:date="2026-05-11T08:44:00Z" w16du:dateUtc="2026-05-11T06:44:00Z">
                <w:pPr>
                  <w:tabs>
                    <w:tab w:val="left" w:pos="1843"/>
                  </w:tabs>
                  <w:spacing w:line="276" w:lineRule="auto"/>
                </w:pPr>
              </w:pPrChange>
            </w:pPr>
            <w:del w:id="331" w:author="Michael Kohl" w:date="2026-05-20T13:14:00Z" w16du:dateUtc="2026-05-20T11:14:00Z">
              <w:r w:rsidRPr="00187928" w:rsidDel="00B73D10">
                <w:rPr>
                  <w:rFonts w:cstheme="minorHAnsi"/>
                </w:rPr>
                <w:delText xml:space="preserve">Wirtschaftliche Bedeutung der Medien </w:delText>
              </w:r>
            </w:del>
          </w:p>
          <w:p w14:paraId="4D554E0C" w14:textId="4E688259" w:rsidR="003935DB" w:rsidRPr="003935DB" w:rsidDel="00B73D10" w:rsidRDefault="003935DB">
            <w:pPr>
              <w:tabs>
                <w:tab w:val="left" w:pos="1843"/>
              </w:tabs>
              <w:spacing w:line="276" w:lineRule="auto"/>
              <w:ind w:left="456" w:hanging="284"/>
              <w:rPr>
                <w:del w:id="332" w:author="Michael Kohl" w:date="2026-05-20T13:14:00Z" w16du:dateUtc="2026-05-20T11:14:00Z"/>
                <w:rFonts w:cstheme="minorHAnsi"/>
              </w:rPr>
              <w:pPrChange w:id="333" w:author="Fabienne Schmaus" w:date="2026-05-11T08:44:00Z" w16du:dateUtc="2026-05-11T06:44:00Z">
                <w:pPr>
                  <w:tabs>
                    <w:tab w:val="left" w:pos="1843"/>
                  </w:tabs>
                  <w:spacing w:line="276" w:lineRule="auto"/>
                </w:pPr>
              </w:pPrChange>
            </w:pPr>
            <w:del w:id="334" w:author="Michael Kohl" w:date="2026-05-20T13:14:00Z" w16du:dateUtc="2026-05-20T11:14:00Z">
              <w:r w:rsidRPr="003935DB" w:rsidDel="00B73D10">
                <w:rPr>
                  <w:rFonts w:cstheme="minorHAnsi"/>
                </w:rPr>
                <w:delText>Und</w:delText>
              </w:r>
            </w:del>
          </w:p>
          <w:p w14:paraId="38411166" w14:textId="2A412B80" w:rsidR="003935DB" w:rsidRPr="00187928" w:rsidDel="00B73D10" w:rsidRDefault="003935DB">
            <w:pPr>
              <w:pStyle w:val="Listenabsatz"/>
              <w:numPr>
                <w:ilvl w:val="0"/>
                <w:numId w:val="50"/>
              </w:numPr>
              <w:tabs>
                <w:tab w:val="left" w:pos="1843"/>
              </w:tabs>
              <w:spacing w:line="276" w:lineRule="auto"/>
              <w:ind w:left="456" w:hanging="284"/>
              <w:rPr>
                <w:del w:id="335" w:author="Michael Kohl" w:date="2026-05-20T13:14:00Z" w16du:dateUtc="2026-05-20T11:14:00Z"/>
                <w:rFonts w:cstheme="minorHAnsi"/>
              </w:rPr>
              <w:pPrChange w:id="336" w:author="Fabienne Schmaus" w:date="2026-05-11T08:44:00Z" w16du:dateUtc="2026-05-11T06:44:00Z">
                <w:pPr>
                  <w:tabs>
                    <w:tab w:val="left" w:pos="1843"/>
                  </w:tabs>
                  <w:spacing w:line="276" w:lineRule="auto"/>
                </w:pPr>
              </w:pPrChange>
            </w:pPr>
            <w:del w:id="337" w:author="Michael Kohl" w:date="2026-05-20T13:14:00Z" w16du:dateUtc="2026-05-20T11:14:00Z">
              <w:r w:rsidRPr="00187928" w:rsidDel="00B73D10">
                <w:rPr>
                  <w:rFonts w:cstheme="minorHAnsi"/>
                </w:rPr>
                <w:delText>Die Welt der Influencer:innen</w:delText>
              </w:r>
            </w:del>
            <w:ins w:id="338" w:author="Fabienne Schmaus" w:date="2026-05-11T08:44:00Z" w16du:dateUtc="2026-05-11T06:44:00Z">
              <w:del w:id="339" w:author="Michael Kohl" w:date="2026-05-20T13:14:00Z" w16du:dateUtc="2026-05-20T11:14:00Z">
                <w:r w:rsidR="00187928" w:rsidDel="00B73D10">
                  <w:rPr>
                    <w:rFonts w:cstheme="minorHAnsi"/>
                  </w:rPr>
                  <w:delText xml:space="preserve"> und Influencer</w:delText>
                </w:r>
              </w:del>
            </w:ins>
          </w:p>
          <w:p w14:paraId="3707C619" w14:textId="68D955D4" w:rsidR="003935DB" w:rsidRPr="004D1202" w:rsidRDefault="003935DB">
            <w:pPr>
              <w:pStyle w:val="Listenabsatz"/>
              <w:numPr>
                <w:ilvl w:val="0"/>
                <w:numId w:val="50"/>
              </w:numPr>
              <w:tabs>
                <w:tab w:val="left" w:pos="1843"/>
              </w:tabs>
              <w:spacing w:line="276" w:lineRule="auto"/>
              <w:ind w:left="456" w:hanging="284"/>
              <w:rPr>
                <w:rFonts w:cstheme="minorHAnsi"/>
              </w:rPr>
              <w:pPrChange w:id="340" w:author="Fabienne Schmaus" w:date="2026-05-11T08:50:00Z" w16du:dateUtc="2026-05-11T06:50:00Z">
                <w:pPr>
                  <w:tabs>
                    <w:tab w:val="left" w:pos="1843"/>
                  </w:tabs>
                  <w:spacing w:line="276" w:lineRule="auto"/>
                </w:pPr>
              </w:pPrChange>
            </w:pPr>
          </w:p>
        </w:tc>
      </w:tr>
    </w:tbl>
    <w:p w14:paraId="4E32925A" w14:textId="0D6B5409" w:rsidR="00A66414" w:rsidRPr="003935DB" w:rsidRDefault="00A66414" w:rsidP="00A66414">
      <w:pPr>
        <w:rPr>
          <w:rFonts w:cstheme="minorHAnsi"/>
          <w:highlight w:val="yellow"/>
        </w:rPr>
      </w:pPr>
    </w:p>
    <w:tbl>
      <w:tblPr>
        <w:tblStyle w:val="Tabellenraster"/>
        <w:tblW w:w="10485" w:type="dxa"/>
        <w:tblLook w:val="04A0" w:firstRow="1" w:lastRow="0" w:firstColumn="1" w:lastColumn="0" w:noHBand="0" w:noVBand="1"/>
      </w:tblPr>
      <w:tblGrid>
        <w:gridCol w:w="4106"/>
        <w:gridCol w:w="2977"/>
        <w:gridCol w:w="3402"/>
      </w:tblGrid>
      <w:tr w:rsidR="001C16A9" w:rsidRPr="003935DB" w14:paraId="1034E68A" w14:textId="77777777" w:rsidTr="006669AF">
        <w:tc>
          <w:tcPr>
            <w:tcW w:w="10485" w:type="dxa"/>
            <w:gridSpan w:val="3"/>
          </w:tcPr>
          <w:p w14:paraId="2B7DB27B" w14:textId="62947A8A" w:rsidR="00DF669F" w:rsidRPr="003935DB" w:rsidRDefault="00607CA3" w:rsidP="00FB679F">
            <w:pPr>
              <w:spacing w:line="276" w:lineRule="auto"/>
              <w:rPr>
                <w:rFonts w:cstheme="minorHAnsi"/>
                <w:i/>
                <w:iCs/>
              </w:rPr>
            </w:pPr>
            <w:commentRangeStart w:id="341"/>
            <w:commentRangeStart w:id="342"/>
            <w:commentRangeStart w:id="343"/>
            <w:r w:rsidRPr="003935DB">
              <w:rPr>
                <w:rFonts w:cstheme="minorHAnsi"/>
                <w:i/>
                <w:iCs/>
              </w:rPr>
              <w:t>Transfer</w:t>
            </w:r>
            <w:commentRangeEnd w:id="341"/>
            <w:r w:rsidR="00FB2440" w:rsidRPr="003935DB">
              <w:rPr>
                <w:rStyle w:val="Kommentarzeichen"/>
                <w:rFonts w:cstheme="minorHAnsi"/>
                <w:i/>
                <w:iCs/>
                <w:sz w:val="22"/>
                <w:szCs w:val="22"/>
              </w:rPr>
              <w:commentReference w:id="341"/>
            </w:r>
            <w:commentRangeEnd w:id="342"/>
            <w:r w:rsidR="00B95A6A" w:rsidRPr="003935DB">
              <w:rPr>
                <w:rStyle w:val="Kommentarzeichen"/>
                <w:rFonts w:cstheme="minorHAnsi"/>
                <w:i/>
                <w:iCs/>
                <w:sz w:val="22"/>
                <w:szCs w:val="22"/>
              </w:rPr>
              <w:commentReference w:id="342"/>
            </w:r>
            <w:commentRangeEnd w:id="343"/>
            <w:r w:rsidR="00AF51A5" w:rsidRPr="003935DB">
              <w:rPr>
                <w:rStyle w:val="Kommentarzeichen"/>
                <w:rFonts w:cstheme="minorHAnsi"/>
                <w:i/>
                <w:iCs/>
                <w:sz w:val="22"/>
                <w:szCs w:val="22"/>
              </w:rPr>
              <w:commentReference w:id="343"/>
            </w:r>
          </w:p>
        </w:tc>
      </w:tr>
      <w:tr w:rsidR="004D1202" w:rsidRPr="003935DB" w14:paraId="44DA840A" w14:textId="77777777" w:rsidTr="004D1202">
        <w:trPr>
          <w:trHeight w:val="2774"/>
        </w:trPr>
        <w:tc>
          <w:tcPr>
            <w:tcW w:w="4106" w:type="dxa"/>
          </w:tcPr>
          <w:p w14:paraId="122AF5C8" w14:textId="410F606B" w:rsidR="004D1202" w:rsidRPr="003935DB" w:rsidRDefault="004D1202" w:rsidP="00607CA3">
            <w:pPr>
              <w:tabs>
                <w:tab w:val="center" w:pos="1764"/>
              </w:tabs>
              <w:spacing w:line="276" w:lineRule="auto"/>
              <w:rPr>
                <w:rFonts w:cstheme="minorHAnsi"/>
              </w:rPr>
            </w:pPr>
            <w:r w:rsidRPr="003935DB">
              <w:rPr>
                <w:rFonts w:cstheme="minorHAnsi"/>
              </w:rPr>
              <w:t>Ziel: Gelerntes anwenden</w:t>
            </w:r>
            <w:ins w:id="344" w:author="Fabienne Schmaus" w:date="2026-05-11T09:35:00Z" w16du:dateUtc="2026-05-11T07:35:00Z">
              <w:r w:rsidR="00364BA2">
                <w:rPr>
                  <w:rFonts w:cstheme="minorHAnsi"/>
                </w:rPr>
                <w:t>:</w:t>
              </w:r>
            </w:ins>
            <w:del w:id="345" w:author="Fabienne Schmaus" w:date="2026-05-11T09:35:00Z" w16du:dateUtc="2026-05-11T07:35:00Z">
              <w:r w:rsidRPr="003935DB" w:rsidDel="00364BA2">
                <w:rPr>
                  <w:rFonts w:cstheme="minorHAnsi"/>
                </w:rPr>
                <w:delText xml:space="preserve"> –</w:delText>
              </w:r>
            </w:del>
            <w:r w:rsidRPr="003935DB">
              <w:rPr>
                <w:rFonts w:cstheme="minorHAnsi"/>
              </w:rPr>
              <w:t xml:space="preserve"> von passiver Mythen-Erkennung zu aktivem Mechanismen-Verständnis.</w:t>
            </w:r>
          </w:p>
          <w:p w14:paraId="7FD49CE9" w14:textId="77777777" w:rsidR="004D1202" w:rsidRPr="003935DB" w:rsidRDefault="004D1202" w:rsidP="00FB679F">
            <w:pPr>
              <w:spacing w:line="276" w:lineRule="auto"/>
              <w:rPr>
                <w:rFonts w:cstheme="minorHAnsi"/>
              </w:rPr>
            </w:pPr>
          </w:p>
          <w:p w14:paraId="72B89034" w14:textId="77777777" w:rsidR="004D1202" w:rsidRPr="003935DB" w:rsidRDefault="004D1202">
            <w:pPr>
              <w:spacing w:line="276" w:lineRule="auto"/>
              <w:rPr>
                <w:rFonts w:cstheme="minorHAnsi"/>
              </w:rPr>
            </w:pPr>
            <w:r w:rsidRPr="003935DB">
              <w:rPr>
                <w:rFonts w:cstheme="minorHAnsi"/>
              </w:rPr>
              <w:t>Inhalte:</w:t>
            </w:r>
          </w:p>
          <w:p w14:paraId="31231C94" w14:textId="56927643" w:rsidR="004D1202" w:rsidRPr="003935DB" w:rsidRDefault="004D1202" w:rsidP="00A76CF4">
            <w:pPr>
              <w:tabs>
                <w:tab w:val="left" w:pos="273"/>
                <w:tab w:val="left" w:pos="2441"/>
                <w:tab w:val="left" w:pos="2880"/>
              </w:tabs>
              <w:spacing w:line="276" w:lineRule="auto"/>
              <w:rPr>
                <w:rFonts w:cstheme="minorHAnsi"/>
              </w:rPr>
            </w:pPr>
            <w:r w:rsidRPr="003935DB">
              <w:rPr>
                <w:rFonts w:cstheme="minorHAnsi"/>
              </w:rPr>
              <w:t xml:space="preserve">&gt; </w:t>
            </w:r>
            <w:del w:id="346" w:author="Fabienne Schmaus" w:date="2026-05-11T08:50:00Z" w16du:dateUtc="2026-05-11T06:50:00Z">
              <w:r w:rsidRPr="003935DB" w:rsidDel="004D1202">
                <w:rPr>
                  <w:rFonts w:cstheme="minorHAnsi"/>
                </w:rPr>
                <w:delText xml:space="preserve">Sek I Wahr oder Fake </w:delText>
              </w:r>
            </w:del>
            <w:r w:rsidRPr="003935DB">
              <w:rPr>
                <w:rFonts w:cstheme="minorHAnsi"/>
              </w:rPr>
              <w:t>Quizfragen</w:t>
            </w:r>
            <w:del w:id="347" w:author="Fabienne Schmaus" w:date="2026-05-11T08:51:00Z" w16du:dateUtc="2026-05-11T06:51:00Z">
              <w:r w:rsidRPr="003935DB" w:rsidDel="004D1202">
                <w:rPr>
                  <w:rFonts w:cstheme="minorHAnsi"/>
                </w:rPr>
                <w:delText xml:space="preserve"> </w:delText>
              </w:r>
            </w:del>
            <w:ins w:id="348" w:author="Fabienne Schmaus" w:date="2026-05-11T08:50:00Z" w16du:dateUtc="2026-05-11T06:50:00Z">
              <w:r>
                <w:rPr>
                  <w:rFonts w:cstheme="minorHAnsi"/>
                </w:rPr>
                <w:t xml:space="preserve"> </w:t>
              </w:r>
            </w:ins>
            <w:r w:rsidRPr="003935DB">
              <w:rPr>
                <w:rFonts w:cstheme="minorHAnsi"/>
              </w:rPr>
              <w:t>erstellen</w:t>
            </w:r>
            <w:ins w:id="349" w:author="Fabienne Schmaus" w:date="2026-05-11T08:51:00Z" w16du:dateUtc="2026-05-11T06:51:00Z">
              <w:r>
                <w:rPr>
                  <w:rFonts w:cstheme="minorHAnsi"/>
                </w:rPr>
                <w:t>: Wahr oder Fake?</w:t>
              </w:r>
            </w:ins>
            <w:ins w:id="350" w:author="Fabienne Schmaus" w:date="2026-05-11T08:50:00Z" w16du:dateUtc="2026-05-11T06:50:00Z">
              <w:r>
                <w:rPr>
                  <w:rFonts w:cstheme="minorHAnsi"/>
                </w:rPr>
                <w:t xml:space="preserve"> (Sek. I)</w:t>
              </w:r>
            </w:ins>
          </w:p>
          <w:p w14:paraId="216E87C7" w14:textId="420901F9" w:rsidR="004D1202" w:rsidRPr="003935DB" w:rsidRDefault="004D1202" w:rsidP="004D1202">
            <w:pPr>
              <w:tabs>
                <w:tab w:val="left" w:pos="273"/>
                <w:tab w:val="left" w:pos="2441"/>
                <w:tab w:val="left" w:pos="2880"/>
              </w:tabs>
              <w:spacing w:line="276" w:lineRule="auto"/>
              <w:rPr>
                <w:rFonts w:cstheme="minorHAnsi"/>
              </w:rPr>
            </w:pPr>
            <w:r w:rsidRPr="003935DB">
              <w:rPr>
                <w:rFonts w:cstheme="minorHAnsi"/>
              </w:rPr>
              <w:t xml:space="preserve">&gt; </w:t>
            </w:r>
            <w:del w:id="351" w:author="Fabienne Schmaus" w:date="2026-05-11T08:50:00Z" w16du:dateUtc="2026-05-11T06:50:00Z">
              <w:r w:rsidRPr="003935DB" w:rsidDel="004D1202">
                <w:rPr>
                  <w:rFonts w:cstheme="minorHAnsi"/>
                </w:rPr>
                <w:delText xml:space="preserve">Sek II </w:delText>
              </w:r>
            </w:del>
            <w:r w:rsidRPr="003935DB">
              <w:rPr>
                <w:rFonts w:cstheme="minorHAnsi"/>
              </w:rPr>
              <w:t>Mythen-Labor: eigenen viralen Gesundheitspost bauen</w:t>
            </w:r>
            <w:ins w:id="352" w:author="Fabienne Schmaus" w:date="2026-05-11T08:50:00Z" w16du:dateUtc="2026-05-11T06:50:00Z">
              <w:r>
                <w:rPr>
                  <w:rFonts w:cstheme="minorHAnsi"/>
                </w:rPr>
                <w:t xml:space="preserve"> (Sek. II)</w:t>
              </w:r>
            </w:ins>
          </w:p>
        </w:tc>
        <w:tc>
          <w:tcPr>
            <w:tcW w:w="2977" w:type="dxa"/>
          </w:tcPr>
          <w:p w14:paraId="27BEB07C" w14:textId="77777777" w:rsidR="004D1202" w:rsidRPr="004D1202" w:rsidRDefault="004D1202" w:rsidP="00B96ADA">
            <w:pPr>
              <w:spacing w:line="276" w:lineRule="auto"/>
              <w:rPr>
                <w:ins w:id="353" w:author="Fabienne Schmaus" w:date="2026-05-11T08:48:00Z" w16du:dateUtc="2026-05-11T06:48:00Z"/>
                <w:rFonts w:cstheme="minorHAnsi"/>
                <w:rPrChange w:id="354" w:author="Fabienne Schmaus" w:date="2026-05-11T08:48:00Z" w16du:dateUtc="2026-05-11T06:48:00Z">
                  <w:rPr>
                    <w:ins w:id="355" w:author="Fabienne Schmaus" w:date="2026-05-11T08:48:00Z" w16du:dateUtc="2026-05-11T06:48:00Z"/>
                    <w:rFonts w:cstheme="minorHAnsi"/>
                    <w:highlight w:val="yellow"/>
                  </w:rPr>
                </w:rPrChange>
              </w:rPr>
            </w:pPr>
            <w:ins w:id="356" w:author="Fabienne Schmaus" w:date="2026-05-11T08:47:00Z" w16du:dateUtc="2026-05-11T06:47:00Z">
              <w:r w:rsidRPr="004D1202">
                <w:rPr>
                  <w:rFonts w:cstheme="minorHAnsi"/>
                  <w:rPrChange w:id="357" w:author="Fabienne Schmaus" w:date="2026-05-11T08:48:00Z" w16du:dateUtc="2026-05-11T06:48:00Z">
                    <w:rPr>
                      <w:rFonts w:cstheme="minorHAnsi"/>
                      <w:highlight w:val="yellow"/>
                    </w:rPr>
                  </w:rPrChange>
                </w:rPr>
                <w:t>2er-Grupp</w:t>
              </w:r>
            </w:ins>
            <w:ins w:id="358" w:author="Fabienne Schmaus" w:date="2026-05-11T08:48:00Z" w16du:dateUtc="2026-05-11T06:48:00Z">
              <w:r w:rsidRPr="004D1202">
                <w:rPr>
                  <w:rFonts w:cstheme="minorHAnsi"/>
                  <w:rPrChange w:id="359" w:author="Fabienne Schmaus" w:date="2026-05-11T08:48:00Z" w16du:dateUtc="2026-05-11T06:48:00Z">
                    <w:rPr>
                      <w:rFonts w:cstheme="minorHAnsi"/>
                      <w:highlight w:val="yellow"/>
                    </w:rPr>
                  </w:rPrChange>
                </w:rPr>
                <w:t>e</w:t>
              </w:r>
            </w:ins>
          </w:p>
          <w:p w14:paraId="2E310F59" w14:textId="77777777" w:rsidR="004D1202" w:rsidRDefault="004D1202" w:rsidP="00B96ADA">
            <w:pPr>
              <w:spacing w:line="276" w:lineRule="auto"/>
              <w:rPr>
                <w:ins w:id="360" w:author="Fabienne Schmaus" w:date="2026-05-11T08:48:00Z" w16du:dateUtc="2026-05-11T06:48:00Z"/>
                <w:rFonts w:cstheme="minorHAnsi"/>
                <w:highlight w:val="yellow"/>
              </w:rPr>
            </w:pPr>
          </w:p>
          <w:p w14:paraId="4A60B126" w14:textId="71911EEE" w:rsidR="004D1202" w:rsidRPr="003935DB" w:rsidRDefault="004D1202" w:rsidP="00B96ADA">
            <w:pPr>
              <w:spacing w:line="276" w:lineRule="auto"/>
              <w:rPr>
                <w:rFonts w:cstheme="minorHAnsi"/>
              </w:rPr>
            </w:pPr>
            <w:r w:rsidRPr="003935DB">
              <w:rPr>
                <w:rFonts w:cstheme="minorHAnsi"/>
                <w:highlight w:val="yellow"/>
              </w:rPr>
              <w:t xml:space="preserve">((Icon </w:t>
            </w:r>
            <w:r w:rsidR="008A0BA9">
              <w:rPr>
                <w:rFonts w:cstheme="minorHAnsi"/>
                <w:highlight w:val="yellow"/>
              </w:rPr>
              <w:t>„</w:t>
            </w:r>
            <w:r w:rsidRPr="003935DB">
              <w:rPr>
                <w:rFonts w:cstheme="minorHAnsi"/>
                <w:highlight w:val="yellow"/>
              </w:rPr>
              <w:t>Differenzierung</w:t>
            </w:r>
            <w:r w:rsidR="008A0BA9">
              <w:rPr>
                <w:rFonts w:cstheme="minorHAnsi"/>
                <w:highlight w:val="yellow"/>
              </w:rPr>
              <w:t>“</w:t>
            </w:r>
            <w:r w:rsidRPr="003935DB">
              <w:rPr>
                <w:rFonts w:cstheme="minorHAnsi"/>
                <w:highlight w:val="yellow"/>
              </w:rPr>
              <w:t>!!))</w:t>
            </w:r>
          </w:p>
          <w:p w14:paraId="222EB4AE" w14:textId="69E48C5C" w:rsidR="004D1202" w:rsidRPr="003935DB" w:rsidDel="00187928" w:rsidRDefault="004D1202" w:rsidP="00327F17">
            <w:pPr>
              <w:spacing w:line="276" w:lineRule="auto"/>
              <w:rPr>
                <w:del w:id="361" w:author="Fabienne Schmaus" w:date="2026-05-11T08:47:00Z" w16du:dateUtc="2026-05-11T06:47:00Z"/>
                <w:rFonts w:cstheme="minorHAnsi"/>
              </w:rPr>
            </w:pPr>
            <w:r w:rsidRPr="003935DB">
              <w:rPr>
                <w:rFonts w:cstheme="minorHAnsi"/>
                <w:shd w:val="clear" w:color="auto" w:fill="FBE4D5" w:themeFill="accent2" w:themeFillTint="33"/>
              </w:rPr>
              <w:t>Differenzierung im Erwartungshorizont (Sek. I und Sek. II)</w:t>
            </w:r>
            <w:del w:id="362" w:author="Fabienne Schmaus" w:date="2026-05-11T08:47:00Z" w16du:dateUtc="2026-05-11T06:47:00Z">
              <w:r w:rsidRPr="003935DB" w:rsidDel="00187928">
                <w:rPr>
                  <w:rFonts w:cstheme="minorHAnsi"/>
                </w:rPr>
                <w:delText xml:space="preserve">Sek I: 2er-Gruppen erstellen Quizfragen </w:delText>
              </w:r>
            </w:del>
          </w:p>
          <w:p w14:paraId="6D15A351" w14:textId="3596C9EA" w:rsidR="004D1202" w:rsidRPr="003935DB" w:rsidRDefault="004D1202" w:rsidP="00AF2454">
            <w:pPr>
              <w:spacing w:line="276" w:lineRule="auto"/>
              <w:rPr>
                <w:rFonts w:cstheme="minorHAnsi"/>
              </w:rPr>
            </w:pPr>
            <w:del w:id="363" w:author="Fabienne Schmaus" w:date="2026-05-11T08:47:00Z" w16du:dateUtc="2026-05-11T06:47:00Z">
              <w:r w:rsidRPr="003935DB" w:rsidDel="00187928">
                <w:rPr>
                  <w:rFonts w:cstheme="minorHAnsi"/>
                </w:rPr>
                <w:delText>Quiz im Plenum durchführen</w:delText>
              </w:r>
            </w:del>
          </w:p>
          <w:p w14:paraId="72274E69" w14:textId="77777777" w:rsidR="004D1202" w:rsidRPr="003935DB" w:rsidDel="00187928" w:rsidRDefault="004D1202" w:rsidP="00AF2454">
            <w:pPr>
              <w:spacing w:line="276" w:lineRule="auto"/>
              <w:rPr>
                <w:del w:id="364" w:author="Fabienne Schmaus" w:date="2026-05-11T08:47:00Z" w16du:dateUtc="2026-05-11T06:47:00Z"/>
                <w:rFonts w:cstheme="minorHAnsi"/>
              </w:rPr>
            </w:pPr>
            <w:del w:id="365" w:author="Fabienne Schmaus" w:date="2026-05-11T08:47:00Z" w16du:dateUtc="2026-05-11T06:47:00Z">
              <w:r w:rsidRPr="003935DB" w:rsidDel="00187928">
                <w:rPr>
                  <w:rFonts w:cstheme="minorHAnsi"/>
                </w:rPr>
                <w:delText>Sek II: 2er-Gruppen erstellen eigenen Post</w:delText>
              </w:r>
            </w:del>
          </w:p>
          <w:p w14:paraId="20B17E9F" w14:textId="68F8193D" w:rsidR="004D1202" w:rsidRPr="003935DB" w:rsidRDefault="004D1202" w:rsidP="00AF2454">
            <w:pPr>
              <w:spacing w:line="276" w:lineRule="auto"/>
              <w:rPr>
                <w:rFonts w:cstheme="minorHAnsi"/>
              </w:rPr>
            </w:pPr>
            <w:del w:id="366" w:author="Fabienne Schmaus" w:date="2026-05-11T08:47:00Z" w16du:dateUtc="2026-05-11T06:47:00Z">
              <w:r w:rsidRPr="003935DB" w:rsidDel="00187928">
                <w:rPr>
                  <w:rFonts w:cstheme="minorHAnsi"/>
                </w:rPr>
                <w:delText>Galerie-Runde im Plenum</w:delText>
              </w:r>
            </w:del>
            <w:r w:rsidRPr="003935DB">
              <w:rPr>
                <w:rFonts w:cstheme="minorHAnsi"/>
              </w:rPr>
              <w:t xml:space="preserve"> </w:t>
            </w:r>
          </w:p>
        </w:tc>
        <w:tc>
          <w:tcPr>
            <w:tcW w:w="3402" w:type="dxa"/>
          </w:tcPr>
          <w:p w14:paraId="71C8F08B" w14:textId="1650335C" w:rsidR="004D1202" w:rsidRPr="003935DB" w:rsidRDefault="004D1202" w:rsidP="00B31FEA">
            <w:pPr>
              <w:tabs>
                <w:tab w:val="left" w:pos="1843"/>
              </w:tabs>
              <w:spacing w:line="276" w:lineRule="auto"/>
              <w:rPr>
                <w:rFonts w:cstheme="minorHAnsi"/>
              </w:rPr>
            </w:pPr>
            <w:r w:rsidRPr="003935DB">
              <w:rPr>
                <w:rFonts w:cstheme="minorHAnsi"/>
              </w:rPr>
              <w:t>--&gt; Arbeitsblatt 5</w:t>
            </w:r>
            <w:ins w:id="367" w:author="Fabienne Schmaus" w:date="2026-05-11T08:49:00Z" w16du:dateUtc="2026-05-11T06:49:00Z">
              <w:r>
                <w:rPr>
                  <w:rFonts w:cstheme="minorHAnsi"/>
                </w:rPr>
                <w:t xml:space="preserve"> </w:t>
              </w:r>
            </w:ins>
            <w:del w:id="368" w:author="Fabienne Schmaus" w:date="2026-05-11T08:48:00Z" w16du:dateUtc="2026-05-11T06:48:00Z">
              <w:r w:rsidRPr="003935DB" w:rsidDel="004D1202">
                <w:rPr>
                  <w:rFonts w:cstheme="minorHAnsi"/>
                </w:rPr>
                <w:delText>a</w:delText>
              </w:r>
            </w:del>
            <w:ins w:id="369" w:author="Fabienne Schmaus" w:date="2026-05-11T08:48:00Z" w16du:dateUtc="2026-05-11T06:48:00Z">
              <w:r>
                <w:rPr>
                  <w:rFonts w:cstheme="minorHAnsi"/>
                </w:rPr>
                <w:t>(Sek. I)</w:t>
              </w:r>
            </w:ins>
          </w:p>
          <w:p w14:paraId="41B923BA" w14:textId="00F1186D" w:rsidR="004D1202" w:rsidRPr="003935DB" w:rsidDel="004D1202" w:rsidRDefault="004D1202" w:rsidP="00B31FEA">
            <w:pPr>
              <w:tabs>
                <w:tab w:val="left" w:pos="1843"/>
              </w:tabs>
              <w:spacing w:line="276" w:lineRule="auto"/>
              <w:rPr>
                <w:del w:id="370" w:author="Fabienne Schmaus" w:date="2026-05-11T08:48:00Z" w16du:dateUtc="2026-05-11T06:48:00Z"/>
                <w:rFonts w:cstheme="minorHAnsi"/>
              </w:rPr>
            </w:pPr>
            <w:del w:id="371" w:author="Fabienne Schmaus" w:date="2026-05-11T08:48:00Z" w16du:dateUtc="2026-05-11T06:48:00Z">
              <w:r w:rsidRPr="003935DB" w:rsidDel="004D1202">
                <w:rPr>
                  <w:rFonts w:cstheme="minorHAnsi"/>
                </w:rPr>
                <w:delText>bzw.</w:delText>
              </w:r>
            </w:del>
          </w:p>
          <w:p w14:paraId="1C7EBB0C" w14:textId="0C165F7B" w:rsidR="004D1202" w:rsidRPr="003935DB" w:rsidRDefault="004D1202" w:rsidP="00B31FEA">
            <w:pPr>
              <w:tabs>
                <w:tab w:val="left" w:pos="1843"/>
              </w:tabs>
              <w:spacing w:line="276" w:lineRule="auto"/>
              <w:rPr>
                <w:rFonts w:cstheme="minorHAnsi"/>
              </w:rPr>
            </w:pPr>
            <w:r w:rsidRPr="003935DB">
              <w:rPr>
                <w:rFonts w:cstheme="minorHAnsi"/>
              </w:rPr>
              <w:t xml:space="preserve">--&gt; Arbeitsblatt </w:t>
            </w:r>
            <w:del w:id="372" w:author="Fabienne Schmaus" w:date="2026-05-11T08:49:00Z" w16du:dateUtc="2026-05-11T06:49:00Z">
              <w:r w:rsidRPr="003935DB" w:rsidDel="004D1202">
                <w:rPr>
                  <w:rFonts w:cstheme="minorHAnsi"/>
                </w:rPr>
                <w:delText>5b</w:delText>
              </w:r>
            </w:del>
            <w:ins w:id="373" w:author="Fabienne Schmaus" w:date="2026-05-11T08:49:00Z" w16du:dateUtc="2026-05-11T06:49:00Z">
              <w:r>
                <w:rPr>
                  <w:rFonts w:cstheme="minorHAnsi"/>
                </w:rPr>
                <w:t>6 (Sek. II)</w:t>
              </w:r>
            </w:ins>
          </w:p>
        </w:tc>
      </w:tr>
    </w:tbl>
    <w:p w14:paraId="0E0854D1" w14:textId="3DD9DC27" w:rsidR="00690584" w:rsidRPr="003935DB" w:rsidRDefault="00690584" w:rsidP="00DF669F">
      <w:pPr>
        <w:spacing w:line="276" w:lineRule="auto"/>
        <w:rPr>
          <w:rFonts w:cstheme="minorHAnsi"/>
        </w:rPr>
      </w:pPr>
    </w:p>
    <w:tbl>
      <w:tblPr>
        <w:tblStyle w:val="Tabellenraster"/>
        <w:tblW w:w="10485" w:type="dxa"/>
        <w:tblLook w:val="04A0" w:firstRow="1" w:lastRow="0" w:firstColumn="1" w:lastColumn="0" w:noHBand="0" w:noVBand="1"/>
      </w:tblPr>
      <w:tblGrid>
        <w:gridCol w:w="4106"/>
        <w:gridCol w:w="2459"/>
        <w:gridCol w:w="3920"/>
        <w:tblGridChange w:id="374">
          <w:tblGrid>
            <w:gridCol w:w="4106"/>
            <w:gridCol w:w="2459"/>
            <w:gridCol w:w="1368"/>
            <w:gridCol w:w="2552"/>
          </w:tblGrid>
        </w:tblGridChange>
      </w:tblGrid>
      <w:tr w:rsidR="001C16A9" w:rsidRPr="003935DB" w14:paraId="62CEFAE8" w14:textId="77777777" w:rsidTr="006669AF">
        <w:tc>
          <w:tcPr>
            <w:tcW w:w="10485" w:type="dxa"/>
            <w:gridSpan w:val="3"/>
          </w:tcPr>
          <w:p w14:paraId="5CC73F29" w14:textId="0907CADD" w:rsidR="00DF669F" w:rsidRPr="003935DB" w:rsidRDefault="00DF669F" w:rsidP="00FB679F">
            <w:pPr>
              <w:spacing w:line="276" w:lineRule="auto"/>
              <w:rPr>
                <w:rFonts w:cstheme="minorHAnsi"/>
                <w:i/>
                <w:iCs/>
              </w:rPr>
            </w:pPr>
            <w:r w:rsidRPr="003935DB">
              <w:rPr>
                <w:rFonts w:cstheme="minorHAnsi"/>
                <w:i/>
                <w:iCs/>
              </w:rPr>
              <w:lastRenderedPageBreak/>
              <w:t>Reflexion</w:t>
            </w:r>
          </w:p>
        </w:tc>
      </w:tr>
      <w:tr w:rsidR="001C16A9" w:rsidRPr="003935DB" w14:paraId="3576AB62" w14:textId="77777777" w:rsidTr="004D1202">
        <w:tblPrEx>
          <w:tblW w:w="10485" w:type="dxa"/>
          <w:tblPrExChange w:id="375" w:author="Fabienne Schmaus" w:date="2026-05-11T08:53:00Z" w16du:dateUtc="2026-05-11T06:53:00Z">
            <w:tblPrEx>
              <w:tblW w:w="10485" w:type="dxa"/>
            </w:tblPrEx>
          </w:tblPrExChange>
        </w:tblPrEx>
        <w:tc>
          <w:tcPr>
            <w:tcW w:w="4106" w:type="dxa"/>
            <w:tcPrChange w:id="376" w:author="Fabienne Schmaus" w:date="2026-05-11T08:53:00Z" w16du:dateUtc="2026-05-11T06:53:00Z">
              <w:tcPr>
                <w:tcW w:w="4106" w:type="dxa"/>
              </w:tcPr>
            </w:tcPrChange>
          </w:tcPr>
          <w:p w14:paraId="397C8F84" w14:textId="77777777" w:rsidR="00DF669F" w:rsidRPr="003935DB" w:rsidRDefault="00DF669F" w:rsidP="00FB679F">
            <w:pPr>
              <w:spacing w:line="276" w:lineRule="auto"/>
              <w:rPr>
                <w:rFonts w:cstheme="minorHAnsi"/>
              </w:rPr>
            </w:pPr>
            <w:r w:rsidRPr="003935DB">
              <w:rPr>
                <w:rFonts w:cstheme="minorHAnsi"/>
              </w:rPr>
              <w:t>&gt; Was hast du in dieser Einheit gelernt?</w:t>
            </w:r>
          </w:p>
          <w:p w14:paraId="171EEB00" w14:textId="46C7B50A" w:rsidR="00DF669F" w:rsidRPr="003935DB" w:rsidRDefault="00DF669F" w:rsidP="00FD3CE9">
            <w:pPr>
              <w:tabs>
                <w:tab w:val="left" w:pos="2441"/>
                <w:tab w:val="left" w:pos="2880"/>
              </w:tabs>
              <w:spacing w:line="276" w:lineRule="auto"/>
              <w:rPr>
                <w:rFonts w:cstheme="minorHAnsi"/>
              </w:rPr>
            </w:pPr>
            <w:r w:rsidRPr="003935DB">
              <w:rPr>
                <w:rFonts w:cstheme="minorHAnsi"/>
              </w:rPr>
              <w:t>&gt; Welche Erkenntnisse hast du gewonnen?</w:t>
            </w:r>
          </w:p>
          <w:p w14:paraId="74A8D09D" w14:textId="0BCE7F37" w:rsidR="00B31FEA" w:rsidRPr="003935DB" w:rsidRDefault="00B31FEA" w:rsidP="00B31FEA">
            <w:pPr>
              <w:tabs>
                <w:tab w:val="left" w:pos="273"/>
                <w:tab w:val="left" w:pos="2441"/>
                <w:tab w:val="left" w:pos="2880"/>
              </w:tabs>
              <w:spacing w:line="276" w:lineRule="auto"/>
              <w:rPr>
                <w:rFonts w:cstheme="minorHAnsi"/>
              </w:rPr>
            </w:pPr>
            <w:r w:rsidRPr="003935DB">
              <w:rPr>
                <w:rFonts w:cstheme="minorHAnsi"/>
              </w:rPr>
              <w:t xml:space="preserve">&gt; </w:t>
            </w:r>
            <w:r w:rsidR="00EC2EA6" w:rsidRPr="003935DB">
              <w:rPr>
                <w:rFonts w:cstheme="minorHAnsi"/>
              </w:rPr>
              <w:t>Was hilft dir, zukünftig mit diesem Thema besser umzugehen?</w:t>
            </w:r>
          </w:p>
        </w:tc>
        <w:tc>
          <w:tcPr>
            <w:tcW w:w="2459" w:type="dxa"/>
            <w:tcPrChange w:id="377" w:author="Fabienne Schmaus" w:date="2026-05-11T08:53:00Z" w16du:dateUtc="2026-05-11T06:53:00Z">
              <w:tcPr>
                <w:tcW w:w="3827" w:type="dxa"/>
                <w:gridSpan w:val="2"/>
              </w:tcPr>
            </w:tcPrChange>
          </w:tcPr>
          <w:p w14:paraId="5D16C20B" w14:textId="77777777" w:rsidR="00DF669F" w:rsidRPr="003935DB" w:rsidRDefault="00DF669F" w:rsidP="00FB679F">
            <w:pPr>
              <w:spacing w:line="276" w:lineRule="auto"/>
              <w:rPr>
                <w:rFonts w:cstheme="minorHAnsi"/>
              </w:rPr>
            </w:pPr>
            <w:r w:rsidRPr="003935DB">
              <w:rPr>
                <w:rFonts w:cstheme="minorHAnsi"/>
              </w:rPr>
              <w:t>Diskussion im Plenum</w:t>
            </w:r>
          </w:p>
          <w:p w14:paraId="0B5807A8" w14:textId="77777777" w:rsidR="00327F17" w:rsidRPr="003935DB" w:rsidRDefault="00327F17" w:rsidP="00FB679F">
            <w:pPr>
              <w:spacing w:line="276" w:lineRule="auto"/>
              <w:rPr>
                <w:rFonts w:cstheme="minorHAnsi"/>
              </w:rPr>
            </w:pPr>
          </w:p>
        </w:tc>
        <w:tc>
          <w:tcPr>
            <w:tcW w:w="3920" w:type="dxa"/>
            <w:tcPrChange w:id="378" w:author="Fabienne Schmaus" w:date="2026-05-11T08:53:00Z" w16du:dateUtc="2026-05-11T06:53:00Z">
              <w:tcPr>
                <w:tcW w:w="2552" w:type="dxa"/>
              </w:tcPr>
            </w:tcPrChange>
          </w:tcPr>
          <w:p w14:paraId="1DE518A6" w14:textId="35F73C6F" w:rsidR="004D1202" w:rsidRPr="004D1202" w:rsidRDefault="004D1202" w:rsidP="00FB679F">
            <w:pPr>
              <w:spacing w:line="276" w:lineRule="auto"/>
              <w:rPr>
                <w:ins w:id="379" w:author="Fabienne Schmaus" w:date="2026-05-11T08:52:00Z" w16du:dateUtc="2026-05-11T06:52:00Z"/>
                <w:rFonts w:cstheme="minorHAnsi"/>
                <w:b/>
                <w:bCs/>
                <w:rPrChange w:id="380" w:author="Fabienne Schmaus" w:date="2026-05-11T08:52:00Z" w16du:dateUtc="2026-05-11T06:52:00Z">
                  <w:rPr>
                    <w:ins w:id="381" w:author="Fabienne Schmaus" w:date="2026-05-11T08:52:00Z" w16du:dateUtc="2026-05-11T06:52:00Z"/>
                    <w:rFonts w:cstheme="minorHAnsi"/>
                  </w:rPr>
                </w:rPrChange>
              </w:rPr>
            </w:pPr>
            <w:ins w:id="382" w:author="Fabienne Schmaus" w:date="2026-05-11T08:52:00Z" w16du:dateUtc="2026-05-11T06:52:00Z">
              <w:r w:rsidRPr="004D1202">
                <w:rPr>
                  <w:rFonts w:cstheme="minorHAnsi"/>
                  <w:b/>
                  <w:bCs/>
                  <w:rPrChange w:id="383" w:author="Fabienne Schmaus" w:date="2026-05-11T08:52:00Z" w16du:dateUtc="2026-05-11T06:52:00Z">
                    <w:rPr>
                      <w:rFonts w:cstheme="minorHAnsi"/>
                    </w:rPr>
                  </w:rPrChange>
                </w:rPr>
                <w:t>analog:</w:t>
              </w:r>
            </w:ins>
          </w:p>
          <w:p w14:paraId="78DA3260" w14:textId="77777777" w:rsidR="004D1202" w:rsidRDefault="00B31FEA" w:rsidP="00FB679F">
            <w:pPr>
              <w:spacing w:line="276" w:lineRule="auto"/>
              <w:rPr>
                <w:ins w:id="384" w:author="Fabienne Schmaus" w:date="2026-05-11T08:52:00Z" w16du:dateUtc="2026-05-11T06:52:00Z"/>
                <w:rFonts w:cstheme="minorHAnsi"/>
              </w:rPr>
            </w:pPr>
            <w:r w:rsidRPr="003935DB">
              <w:rPr>
                <w:rFonts w:cstheme="minorHAnsi"/>
              </w:rPr>
              <w:t xml:space="preserve">--&gt; Tafelbild </w:t>
            </w:r>
          </w:p>
          <w:p w14:paraId="4C76FD0C" w14:textId="77777777" w:rsidR="004D1202" w:rsidRDefault="004D1202" w:rsidP="00FB679F">
            <w:pPr>
              <w:spacing w:line="276" w:lineRule="auto"/>
              <w:rPr>
                <w:ins w:id="385" w:author="Fabienne Schmaus" w:date="2026-05-11T08:52:00Z" w16du:dateUtc="2026-05-11T06:52:00Z"/>
                <w:rFonts w:cstheme="minorHAnsi"/>
              </w:rPr>
            </w:pPr>
          </w:p>
          <w:p w14:paraId="3E4965FC" w14:textId="3BF88097" w:rsidR="004D1202" w:rsidRDefault="004D1202" w:rsidP="00FB679F">
            <w:pPr>
              <w:spacing w:line="276" w:lineRule="auto"/>
              <w:rPr>
                <w:ins w:id="386" w:author="Fabienne Schmaus" w:date="2026-05-11T08:52:00Z" w16du:dateUtc="2026-05-11T06:52:00Z"/>
                <w:rFonts w:cstheme="minorHAnsi"/>
              </w:rPr>
            </w:pPr>
            <w:ins w:id="387" w:author="Fabienne Schmaus" w:date="2026-05-11T08:52:00Z" w16du:dateUtc="2026-05-11T06:52:00Z">
              <w:r>
                <w:rPr>
                  <w:rFonts w:cstheme="minorHAnsi"/>
                </w:rPr>
                <w:t xml:space="preserve">oder </w:t>
              </w:r>
              <w:r w:rsidRPr="004D1202">
                <w:rPr>
                  <w:rFonts w:cstheme="minorHAnsi"/>
                  <w:b/>
                  <w:bCs/>
                  <w:rPrChange w:id="388" w:author="Fabienne Schmaus" w:date="2026-05-11T08:52:00Z" w16du:dateUtc="2026-05-11T06:52:00Z">
                    <w:rPr>
                      <w:rFonts w:cstheme="minorHAnsi"/>
                    </w:rPr>
                  </w:rPrChange>
                </w:rPr>
                <w:t>digital:</w:t>
              </w:r>
            </w:ins>
          </w:p>
          <w:p w14:paraId="4B2A6BCE" w14:textId="3BB38B7A" w:rsidR="00DF669F" w:rsidRPr="003935DB" w:rsidRDefault="004D1202">
            <w:pPr>
              <w:tabs>
                <w:tab w:val="left" w:pos="1843"/>
              </w:tabs>
              <w:spacing w:line="276" w:lineRule="auto"/>
              <w:rPr>
                <w:rFonts w:cstheme="minorHAnsi"/>
              </w:rPr>
              <w:pPrChange w:id="389" w:author="Fabienne Schmaus" w:date="2026-05-11T08:53:00Z" w16du:dateUtc="2026-05-11T06:53:00Z">
                <w:pPr>
                  <w:spacing w:line="276" w:lineRule="auto"/>
                </w:pPr>
              </w:pPrChange>
            </w:pPr>
            <w:ins w:id="390" w:author="Fabienne Schmaus" w:date="2026-05-11T08:53:00Z" w16du:dateUtc="2026-05-11T06:53:00Z">
              <w:r w:rsidRPr="003935DB">
                <w:rPr>
                  <w:rFonts w:cstheme="minorHAnsi"/>
                </w:rPr>
                <w:t xml:space="preserve">--&gt; Live-Demonstration </w:t>
              </w:r>
              <w:r>
                <w:rPr>
                  <w:rFonts w:cstheme="minorHAnsi"/>
                </w:rPr>
                <w:fldChar w:fldCharType="begin"/>
              </w:r>
              <w:r>
                <w:rPr>
                  <w:rFonts w:cstheme="minorHAnsi"/>
                </w:rPr>
                <w:instrText>HYPERLINK "http://</w:instrText>
              </w:r>
              <w:r w:rsidRPr="008422CD">
                <w:rPr>
                  <w:rFonts w:cstheme="minorHAnsi"/>
                </w:rPr>
                <w:instrText>www.durch-blickt.de</w:instrText>
              </w:r>
              <w:r>
                <w:rPr>
                  <w:rFonts w:cstheme="minorHAnsi"/>
                </w:rPr>
                <w:instrText>"</w:instrText>
              </w:r>
              <w:r>
                <w:rPr>
                  <w:rFonts w:cstheme="minorHAnsi"/>
                </w:rPr>
              </w:r>
              <w:r>
                <w:rPr>
                  <w:rFonts w:cstheme="minorHAnsi"/>
                </w:rPr>
                <w:fldChar w:fldCharType="separate"/>
              </w:r>
              <w:r w:rsidRPr="008422CD">
                <w:rPr>
                  <w:rStyle w:val="Hyperlink"/>
                  <w:rFonts w:cstheme="minorHAnsi"/>
                </w:rPr>
                <w:t>www.durch-blickt.de</w:t>
              </w:r>
              <w:r>
                <w:rPr>
                  <w:rFonts w:cstheme="minorHAnsi"/>
                </w:rPr>
                <w:fldChar w:fldCharType="end"/>
              </w:r>
              <w:r>
                <w:t xml:space="preserve"> </w:t>
              </w:r>
              <w:r w:rsidRPr="001067D4">
                <w:rPr>
                  <w:rFonts w:cstheme="minorHAnsi"/>
                  <w:highlight w:val="yellow"/>
                </w:rPr>
                <w:t xml:space="preserve">((Verlinkung auf: </w:t>
              </w:r>
              <w:r w:rsidRPr="008422CD">
                <w:rPr>
                  <w:rFonts w:cstheme="minorHAnsi"/>
                  <w:highlight w:val="yellow"/>
                </w:rPr>
                <w:t>https://www.durch-blickt.de/schuelerinnen-und-schueler/quellenchecker</w:t>
              </w:r>
              <w:r w:rsidRPr="001067D4">
                <w:rPr>
                  <w:rFonts w:cstheme="minorHAnsi"/>
                  <w:highlight w:val="yellow"/>
                </w:rPr>
                <w:t>)</w:t>
              </w:r>
              <w:r w:rsidRPr="00317B2A">
                <w:rPr>
                  <w:rFonts w:cstheme="minorHAnsi"/>
                  <w:highlight w:val="yellow"/>
                </w:rPr>
                <w:t>)</w:t>
              </w:r>
            </w:ins>
            <w:del w:id="391" w:author="Fabienne Schmaus" w:date="2026-05-11T08:53:00Z" w16du:dateUtc="2026-05-11T06:53:00Z">
              <w:r w:rsidR="00EC2EA6" w:rsidRPr="003935DB" w:rsidDel="004D1202">
                <w:rPr>
                  <w:rFonts w:cstheme="minorHAnsi"/>
                </w:rPr>
                <w:delText xml:space="preserve">(analog/digital) </w:delText>
              </w:r>
              <w:r w:rsidR="00B31FEA" w:rsidRPr="003935DB" w:rsidDel="004D1202">
                <w:rPr>
                  <w:rFonts w:cstheme="minorHAnsi"/>
                </w:rPr>
                <w:delText>im Erwartungshorizont</w:delText>
              </w:r>
            </w:del>
          </w:p>
        </w:tc>
      </w:tr>
    </w:tbl>
    <w:p w14:paraId="18865822" w14:textId="060C8367" w:rsidR="00975FEE" w:rsidRPr="003935DB" w:rsidRDefault="00975FEE" w:rsidP="00775017">
      <w:pPr>
        <w:spacing w:after="0" w:line="276" w:lineRule="auto"/>
        <w:rPr>
          <w:rFonts w:cstheme="minorHAnsi"/>
          <w:highlight w:val="lightGray"/>
        </w:rPr>
      </w:pPr>
      <w:bookmarkStart w:id="392" w:name="_Hlk139993229"/>
    </w:p>
    <w:tbl>
      <w:tblPr>
        <w:tblStyle w:val="Tabellenraster"/>
        <w:tblW w:w="10485" w:type="dxa"/>
        <w:tblLook w:val="04A0" w:firstRow="1" w:lastRow="0" w:firstColumn="1" w:lastColumn="0" w:noHBand="0" w:noVBand="1"/>
      </w:tblPr>
      <w:tblGrid>
        <w:gridCol w:w="4390"/>
        <w:gridCol w:w="2693"/>
        <w:gridCol w:w="3402"/>
        <w:tblGridChange w:id="393">
          <w:tblGrid>
            <w:gridCol w:w="3964"/>
            <w:gridCol w:w="426"/>
            <w:gridCol w:w="2126"/>
            <w:gridCol w:w="567"/>
            <w:gridCol w:w="3402"/>
          </w:tblGrid>
        </w:tblGridChange>
      </w:tblGrid>
      <w:tr w:rsidR="00975FEE" w:rsidRPr="003935DB" w14:paraId="45236C0B" w14:textId="77777777" w:rsidTr="006669AF">
        <w:tc>
          <w:tcPr>
            <w:tcW w:w="10485" w:type="dxa"/>
            <w:gridSpan w:val="3"/>
          </w:tcPr>
          <w:p w14:paraId="2EB3DC9E" w14:textId="72952FDD" w:rsidR="00975FEE" w:rsidRPr="003935DB" w:rsidRDefault="001C2959" w:rsidP="00BB661C">
            <w:pPr>
              <w:spacing w:line="276" w:lineRule="auto"/>
              <w:rPr>
                <w:rFonts w:cstheme="minorHAnsi"/>
                <w:i/>
                <w:iCs/>
              </w:rPr>
            </w:pPr>
            <w:r w:rsidRPr="003935DB">
              <w:rPr>
                <w:rFonts w:cstheme="minorHAnsi"/>
                <w:i/>
                <w:iCs/>
              </w:rPr>
              <w:t xml:space="preserve">Fakultativ: </w:t>
            </w:r>
            <w:r w:rsidR="00975FEE" w:rsidRPr="003935DB">
              <w:rPr>
                <w:rFonts w:cstheme="minorHAnsi"/>
                <w:i/>
                <w:iCs/>
              </w:rPr>
              <w:t>Follow-up (z.</w:t>
            </w:r>
            <w:r w:rsidR="00327F17" w:rsidRPr="003935DB">
              <w:rPr>
                <w:rFonts w:cstheme="minorHAnsi"/>
                <w:i/>
                <w:iCs/>
              </w:rPr>
              <w:t> </w:t>
            </w:r>
            <w:r w:rsidR="00975FEE" w:rsidRPr="003935DB">
              <w:rPr>
                <w:rFonts w:cstheme="minorHAnsi"/>
                <w:i/>
                <w:iCs/>
              </w:rPr>
              <w:t>B. nach zwei Wochen)</w:t>
            </w:r>
          </w:p>
        </w:tc>
      </w:tr>
      <w:tr w:rsidR="00975FEE" w:rsidRPr="003935DB" w14:paraId="10201A95" w14:textId="77777777" w:rsidTr="004D1202">
        <w:tblPrEx>
          <w:tblW w:w="10485" w:type="dxa"/>
          <w:tblPrExChange w:id="394" w:author="Fabienne Schmaus" w:date="2026-05-11T08:53:00Z" w16du:dateUtc="2026-05-11T06:53:00Z">
            <w:tblPrEx>
              <w:tblW w:w="10485" w:type="dxa"/>
            </w:tblPrEx>
          </w:tblPrExChange>
        </w:tblPrEx>
        <w:tc>
          <w:tcPr>
            <w:tcW w:w="4390" w:type="dxa"/>
            <w:tcPrChange w:id="395" w:author="Fabienne Schmaus" w:date="2026-05-11T08:53:00Z" w16du:dateUtc="2026-05-11T06:53:00Z">
              <w:tcPr>
                <w:tcW w:w="3964" w:type="dxa"/>
              </w:tcPr>
            </w:tcPrChange>
          </w:tcPr>
          <w:p w14:paraId="7DA6B456" w14:textId="7CB4A502" w:rsidR="00975FEE" w:rsidRPr="003935DB" w:rsidRDefault="00975FEE" w:rsidP="00975FEE">
            <w:pPr>
              <w:spacing w:line="276" w:lineRule="auto"/>
              <w:rPr>
                <w:rFonts w:cstheme="minorHAnsi"/>
              </w:rPr>
            </w:pPr>
            <w:r w:rsidRPr="003935DB">
              <w:rPr>
                <w:rFonts w:cstheme="minorHAnsi"/>
              </w:rPr>
              <w:t>Ziel:</w:t>
            </w:r>
            <w:r w:rsidR="00327F17" w:rsidRPr="003935DB">
              <w:rPr>
                <w:rFonts w:cstheme="minorHAnsi"/>
              </w:rPr>
              <w:t xml:space="preserve"> </w:t>
            </w:r>
            <w:r w:rsidRPr="003935DB">
              <w:rPr>
                <w:rFonts w:cstheme="minorHAnsi"/>
              </w:rPr>
              <w:t xml:space="preserve">Kernbotschaften festigen, Umsetzung der </w:t>
            </w:r>
            <w:r w:rsidR="0018466A" w:rsidRPr="003935DB">
              <w:rPr>
                <w:rFonts w:cstheme="minorHAnsi"/>
              </w:rPr>
              <w:t>M</w:t>
            </w:r>
            <w:r w:rsidR="00255667" w:rsidRPr="003935DB">
              <w:rPr>
                <w:rFonts w:cstheme="minorHAnsi"/>
              </w:rPr>
              <w:t>e</w:t>
            </w:r>
            <w:r w:rsidR="0018466A" w:rsidRPr="003935DB">
              <w:rPr>
                <w:rFonts w:cstheme="minorHAnsi"/>
              </w:rPr>
              <w:t>thoden</w:t>
            </w:r>
            <w:r w:rsidRPr="003935DB">
              <w:rPr>
                <w:rFonts w:cstheme="minorHAnsi"/>
              </w:rPr>
              <w:t xml:space="preserve"> reflektieren, Ressourcen dauerhaft verfügbar machen</w:t>
            </w:r>
          </w:p>
          <w:p w14:paraId="64123388" w14:textId="77777777" w:rsidR="00327F17" w:rsidRPr="003935DB" w:rsidRDefault="00327F17" w:rsidP="00BB661C">
            <w:pPr>
              <w:tabs>
                <w:tab w:val="left" w:pos="2441"/>
                <w:tab w:val="left" w:pos="2880"/>
              </w:tabs>
              <w:spacing w:line="276" w:lineRule="auto"/>
              <w:rPr>
                <w:rFonts w:cstheme="minorHAnsi"/>
              </w:rPr>
            </w:pPr>
          </w:p>
          <w:p w14:paraId="6A97A819" w14:textId="2B187376" w:rsidR="00975FEE" w:rsidRPr="003935DB" w:rsidRDefault="00975FEE" w:rsidP="00BB661C">
            <w:pPr>
              <w:tabs>
                <w:tab w:val="left" w:pos="2441"/>
                <w:tab w:val="left" w:pos="2880"/>
              </w:tabs>
              <w:spacing w:line="276" w:lineRule="auto"/>
              <w:rPr>
                <w:rFonts w:cstheme="minorHAnsi"/>
              </w:rPr>
            </w:pPr>
            <w:r w:rsidRPr="003935DB">
              <w:rPr>
                <w:rFonts w:cstheme="minorHAnsi"/>
              </w:rPr>
              <w:t>Inhalte:</w:t>
            </w:r>
          </w:p>
          <w:p w14:paraId="20A9147E" w14:textId="392C96D8" w:rsidR="00327F17" w:rsidRPr="003935DB" w:rsidRDefault="00E93518" w:rsidP="00BB661C">
            <w:pPr>
              <w:tabs>
                <w:tab w:val="left" w:pos="2441"/>
                <w:tab w:val="left" w:pos="2880"/>
              </w:tabs>
              <w:spacing w:line="276" w:lineRule="auto"/>
              <w:rPr>
                <w:rFonts w:ascii="Calibri" w:eastAsia="Arial" w:hAnsi="Calibri" w:cs="Calibri"/>
              </w:rPr>
            </w:pPr>
            <w:r w:rsidRPr="003935DB">
              <w:rPr>
                <w:rFonts w:ascii="Calibri" w:eastAsia="Arial" w:hAnsi="Calibri" w:cs="Calibri"/>
              </w:rPr>
              <w:t xml:space="preserve">&gt; </w:t>
            </w:r>
            <w:r w:rsidR="00975FEE" w:rsidRPr="003935DB">
              <w:rPr>
                <w:rFonts w:ascii="Calibri" w:eastAsia="Arial" w:hAnsi="Calibri" w:cs="Calibri"/>
              </w:rPr>
              <w:t xml:space="preserve">Was hat funktioniert? Was nicht? </w:t>
            </w:r>
          </w:p>
          <w:p w14:paraId="7C8F1066" w14:textId="7970AC76" w:rsidR="00545567" w:rsidRPr="003935DB" w:rsidRDefault="00E93518" w:rsidP="00327F17">
            <w:pPr>
              <w:tabs>
                <w:tab w:val="left" w:pos="2441"/>
                <w:tab w:val="left" w:pos="2880"/>
              </w:tabs>
              <w:spacing w:line="276" w:lineRule="auto"/>
              <w:rPr>
                <w:rFonts w:cstheme="minorHAnsi"/>
              </w:rPr>
            </w:pPr>
            <w:r w:rsidRPr="003935DB">
              <w:rPr>
                <w:rFonts w:ascii="Calibri" w:eastAsia="Arial" w:hAnsi="Calibri" w:cs="Calibri"/>
              </w:rPr>
              <w:t>&gt; W</w:t>
            </w:r>
            <w:r w:rsidR="00975FEE" w:rsidRPr="003935DB">
              <w:rPr>
                <w:rFonts w:ascii="Calibri" w:eastAsia="Arial" w:hAnsi="Calibri" w:cs="Calibri"/>
              </w:rPr>
              <w:t xml:space="preserve">elche </w:t>
            </w:r>
            <w:r w:rsidR="0018466A" w:rsidRPr="003935DB">
              <w:rPr>
                <w:rFonts w:ascii="Calibri" w:eastAsia="Arial" w:hAnsi="Calibri" w:cs="Calibri"/>
              </w:rPr>
              <w:t>Phänomene wurden beobachtet und vielleicht sogar analysiert</w:t>
            </w:r>
            <w:r w:rsidR="00975FEE" w:rsidRPr="003935DB">
              <w:rPr>
                <w:rFonts w:ascii="Calibri" w:eastAsia="Arial" w:hAnsi="Calibri" w:cs="Calibri"/>
              </w:rPr>
              <w:t>?</w:t>
            </w:r>
          </w:p>
        </w:tc>
        <w:tc>
          <w:tcPr>
            <w:tcW w:w="2693" w:type="dxa"/>
            <w:tcPrChange w:id="396" w:author="Fabienne Schmaus" w:date="2026-05-11T08:53:00Z" w16du:dateUtc="2026-05-11T06:53:00Z">
              <w:tcPr>
                <w:tcW w:w="2552" w:type="dxa"/>
                <w:gridSpan w:val="2"/>
              </w:tcPr>
            </w:tcPrChange>
          </w:tcPr>
          <w:p w14:paraId="7BCB00F4" w14:textId="03494C12" w:rsidR="0018466A" w:rsidRPr="003935DB" w:rsidRDefault="00975FEE" w:rsidP="00BB661C">
            <w:pPr>
              <w:spacing w:line="276" w:lineRule="auto"/>
              <w:rPr>
                <w:rFonts w:cstheme="minorHAnsi"/>
              </w:rPr>
            </w:pPr>
            <w:r w:rsidRPr="003935DB">
              <w:rPr>
                <w:rFonts w:cstheme="minorHAnsi"/>
              </w:rPr>
              <w:t>Diskussion im Plenum</w:t>
            </w:r>
            <w:r w:rsidR="0018466A" w:rsidRPr="003935DB">
              <w:rPr>
                <w:rFonts w:cstheme="minorHAnsi"/>
              </w:rPr>
              <w:t xml:space="preserve"> anhand einiger Leitfragen</w:t>
            </w:r>
          </w:p>
          <w:p w14:paraId="17750AF3" w14:textId="631382E2" w:rsidR="00327F17" w:rsidRPr="003935DB" w:rsidRDefault="00327F17" w:rsidP="00327F17">
            <w:pPr>
              <w:spacing w:line="276" w:lineRule="auto"/>
              <w:rPr>
                <w:rFonts w:cstheme="minorHAnsi"/>
              </w:rPr>
            </w:pPr>
          </w:p>
        </w:tc>
        <w:tc>
          <w:tcPr>
            <w:tcW w:w="3402" w:type="dxa"/>
            <w:tcPrChange w:id="397" w:author="Fabienne Schmaus" w:date="2026-05-11T08:53:00Z" w16du:dateUtc="2026-05-11T06:53:00Z">
              <w:tcPr>
                <w:tcW w:w="3969" w:type="dxa"/>
                <w:gridSpan w:val="2"/>
              </w:tcPr>
            </w:tcPrChange>
          </w:tcPr>
          <w:p w14:paraId="0031C35B" w14:textId="377BA155" w:rsidR="004D1202" w:rsidRPr="003935DB" w:rsidRDefault="004D1202" w:rsidP="0018466A">
            <w:pPr>
              <w:tabs>
                <w:tab w:val="left" w:pos="1843"/>
              </w:tabs>
              <w:spacing w:line="276" w:lineRule="auto"/>
              <w:rPr>
                <w:rFonts w:cstheme="minorHAnsi"/>
              </w:rPr>
            </w:pPr>
            <w:commentRangeStart w:id="398"/>
            <w:ins w:id="399" w:author="Fabienne Schmaus" w:date="2026-05-11T08:54:00Z" w16du:dateUtc="2026-05-11T06:54:00Z">
              <w:r>
                <w:rPr>
                  <w:rFonts w:cstheme="minorHAnsi"/>
                </w:rPr>
                <w:t>xx</w:t>
              </w:r>
            </w:ins>
            <w:commentRangeEnd w:id="398"/>
            <w:r w:rsidR="00325DBA" w:rsidRPr="003935DB">
              <w:rPr>
                <w:rStyle w:val="Kommentarzeichen"/>
                <w:rFonts w:cstheme="minorHAnsi"/>
                <w:sz w:val="22"/>
                <w:szCs w:val="22"/>
              </w:rPr>
              <w:commentReference w:id="398"/>
            </w:r>
          </w:p>
        </w:tc>
      </w:tr>
    </w:tbl>
    <w:p w14:paraId="24999782" w14:textId="6BA79EDC" w:rsidR="00DF669F" w:rsidRPr="003935DB" w:rsidRDefault="00DF669F" w:rsidP="00DF669F">
      <w:pPr>
        <w:rPr>
          <w:rFonts w:cstheme="minorHAnsi"/>
          <w:highlight w:val="lightGray"/>
        </w:rPr>
      </w:pPr>
      <w:r w:rsidRPr="003935DB">
        <w:rPr>
          <w:rFonts w:cstheme="minorHAnsi"/>
          <w:highlight w:val="lightGray"/>
        </w:rPr>
        <w:br w:type="page"/>
      </w:r>
    </w:p>
    <w:p w14:paraId="4182833D" w14:textId="20751449" w:rsidR="00775017" w:rsidRPr="003935DB" w:rsidRDefault="00775017" w:rsidP="00DF669F">
      <w:pPr>
        <w:rPr>
          <w:rFonts w:cstheme="minorHAnsi"/>
          <w:highlight w:val="yellow"/>
        </w:rPr>
      </w:pPr>
      <w:r w:rsidRPr="003935DB">
        <w:rPr>
          <w:rFonts w:cstheme="minorHAnsi"/>
          <w:highlight w:val="yellow"/>
        </w:rPr>
        <w:lastRenderedPageBreak/>
        <w:t>((Seite 6))</w:t>
      </w:r>
    </w:p>
    <w:p w14:paraId="3690E2E9" w14:textId="64D6D79A" w:rsidR="00A66414" w:rsidRPr="003935DB" w:rsidRDefault="00775017" w:rsidP="00DF669F">
      <w:pPr>
        <w:rPr>
          <w:rFonts w:cstheme="minorHAnsi"/>
          <w:highlight w:val="yellow"/>
        </w:rPr>
      </w:pPr>
      <w:r w:rsidRPr="003935DB">
        <w:rPr>
          <w:rFonts w:cstheme="minorHAnsi"/>
          <w:highlight w:val="yellow"/>
        </w:rPr>
        <w:t xml:space="preserve">((Exkurs </w:t>
      </w:r>
      <w:r w:rsidR="008A0BA9">
        <w:rPr>
          <w:rFonts w:cstheme="minorHAnsi"/>
          <w:highlight w:val="yellow"/>
        </w:rPr>
        <w:t>„</w:t>
      </w:r>
      <w:r w:rsidRPr="003935DB">
        <w:rPr>
          <w:rFonts w:cstheme="minorHAnsi"/>
          <w:highlight w:val="yellow"/>
        </w:rPr>
        <w:t>Über digitale Gesundheitskompetenz</w:t>
      </w:r>
      <w:r w:rsidR="008A0BA9">
        <w:rPr>
          <w:rFonts w:cstheme="minorHAnsi"/>
          <w:highlight w:val="yellow"/>
        </w:rPr>
        <w:t>“</w:t>
      </w:r>
      <w:r w:rsidRPr="003935DB">
        <w:rPr>
          <w:rFonts w:cstheme="minorHAnsi"/>
          <w:highlight w:val="yellow"/>
        </w:rPr>
        <w:t xml:space="preserve"> bitte einfügen))</w:t>
      </w:r>
    </w:p>
    <w:p w14:paraId="6C907D6E" w14:textId="51606DC1" w:rsidR="003935DB" w:rsidRPr="003935DB" w:rsidRDefault="003935DB">
      <w:r w:rsidRPr="003935DB">
        <w:br w:type="page"/>
      </w:r>
    </w:p>
    <w:tbl>
      <w:tblPr>
        <w:tblStyle w:val="Tabellenraster"/>
        <w:tblW w:w="10485" w:type="dxa"/>
        <w:tblLayout w:type="fixed"/>
        <w:tblLook w:val="04A0" w:firstRow="1" w:lastRow="0" w:firstColumn="1" w:lastColumn="0" w:noHBand="0" w:noVBand="1"/>
      </w:tblPr>
      <w:tblGrid>
        <w:gridCol w:w="10485"/>
      </w:tblGrid>
      <w:tr w:rsidR="00412DE0" w:rsidRPr="003935DB" w14:paraId="454F7F89" w14:textId="77777777" w:rsidTr="003935DB">
        <w:tc>
          <w:tcPr>
            <w:tcW w:w="10485" w:type="dxa"/>
          </w:tcPr>
          <w:p w14:paraId="249ABA71" w14:textId="245F06B1" w:rsidR="002C39FF" w:rsidRPr="003935DB" w:rsidRDefault="002C39FF" w:rsidP="00F07C29">
            <w:pPr>
              <w:rPr>
                <w:rFonts w:cstheme="minorHAnsi"/>
              </w:rPr>
            </w:pPr>
            <w:r w:rsidRPr="003935DB">
              <w:rPr>
                <w:rFonts w:cstheme="minorHAnsi"/>
                <w:highlight w:val="yellow"/>
              </w:rPr>
              <w:lastRenderedPageBreak/>
              <w:t>((Seite 7))</w:t>
            </w:r>
          </w:p>
          <w:p w14:paraId="5EEF4802" w14:textId="77777777" w:rsidR="002C39FF" w:rsidRPr="003935DB" w:rsidRDefault="002C39FF" w:rsidP="00F07C29">
            <w:pPr>
              <w:rPr>
                <w:rFonts w:cstheme="minorHAnsi"/>
                <w:b/>
                <w:bCs/>
                <w:sz w:val="26"/>
                <w:szCs w:val="26"/>
              </w:rPr>
            </w:pPr>
            <w:r w:rsidRPr="003935DB">
              <w:rPr>
                <w:rFonts w:cstheme="minorHAnsi"/>
                <w:b/>
                <w:bCs/>
                <w:sz w:val="26"/>
                <w:szCs w:val="26"/>
              </w:rPr>
              <w:t>Lösungen/Erwartungshorizont</w:t>
            </w:r>
          </w:p>
          <w:p w14:paraId="1CAA4F18" w14:textId="77777777" w:rsidR="002C39FF" w:rsidRPr="003935DB" w:rsidRDefault="002C39FF" w:rsidP="00F07C29">
            <w:pPr>
              <w:rPr>
                <w:rFonts w:cstheme="minorHAnsi"/>
              </w:rPr>
            </w:pPr>
          </w:p>
          <w:p w14:paraId="0AA92EF6" w14:textId="2E46FDD6" w:rsidR="002C39FF" w:rsidRPr="003935DB" w:rsidRDefault="002C39FF" w:rsidP="00F07C29">
            <w:pPr>
              <w:tabs>
                <w:tab w:val="left" w:pos="273"/>
              </w:tabs>
              <w:spacing w:line="276" w:lineRule="auto"/>
              <w:rPr>
                <w:rFonts w:cstheme="minorHAnsi"/>
                <w:b/>
                <w:bCs/>
              </w:rPr>
            </w:pPr>
            <w:r w:rsidRPr="003935DB">
              <w:rPr>
                <w:rFonts w:cstheme="minorHAnsi"/>
                <w:b/>
                <w:bCs/>
                <w:sz w:val="26"/>
                <w:szCs w:val="26"/>
              </w:rPr>
              <w:t>Einstieg</w:t>
            </w:r>
          </w:p>
          <w:p w14:paraId="7B75583E" w14:textId="7C5EFD0E" w:rsidR="00E172D4" w:rsidRDefault="00E172D4" w:rsidP="00F07C29">
            <w:pPr>
              <w:tabs>
                <w:tab w:val="left" w:pos="273"/>
              </w:tabs>
              <w:spacing w:line="276" w:lineRule="auto"/>
              <w:rPr>
                <w:ins w:id="400" w:author="Michael Kohl" w:date="2026-05-20T14:32:00Z" w16du:dateUtc="2026-05-20T12:32:00Z"/>
                <w:rFonts w:cstheme="minorHAnsi"/>
              </w:rPr>
            </w:pPr>
            <w:commentRangeStart w:id="401"/>
            <w:ins w:id="402" w:author="Michael Kohl" w:date="2026-05-20T14:32:00Z" w16du:dateUtc="2026-05-20T12:32:00Z">
              <w:r>
                <w:rPr>
                  <w:rFonts w:cstheme="minorHAnsi"/>
                </w:rPr>
                <w:t xml:space="preserve">Gesundheitsinformationen </w:t>
              </w:r>
            </w:ins>
            <w:commentRangeEnd w:id="401"/>
            <w:r>
              <w:rPr>
                <w:rStyle w:val="Kommentarzeichen"/>
                <w:rFonts w:cstheme="minorHAnsi"/>
                <w:sz w:val="22"/>
                <w:szCs w:val="22"/>
              </w:rPr>
              <w:commentReference w:id="401"/>
            </w:r>
            <w:ins w:id="403" w:author="Michael Kohl" w:date="2026-05-20T14:32:00Z" w16du:dateUtc="2026-05-20T12:32:00Z">
              <w:r>
                <w:rPr>
                  <w:rFonts w:cstheme="minorHAnsi"/>
                </w:rPr>
                <w:t>aus dem Netz haben immer mehr Einfluss auf eigene Entscheidungen. Unrealistische Körper</w:t>
              </w:r>
            </w:ins>
            <w:ins w:id="404" w:author="Michael Kohl" w:date="2026-05-20T14:33:00Z" w16du:dateUtc="2026-05-20T12:33:00Z">
              <w:r>
                <w:rPr>
                  <w:rFonts w:cstheme="minorHAnsi"/>
                </w:rPr>
                <w:t>bilder und ungeprüfte Tipps machen deutlich, warum kritische Medienkompetenz direkt das Wohlbefinden schützen.</w:t>
              </w:r>
            </w:ins>
          </w:p>
          <w:p w14:paraId="177B3DDB" w14:textId="36D3EE9A" w:rsidR="002C39FF" w:rsidRPr="003935DB" w:rsidRDefault="002C39FF" w:rsidP="00F07C29">
            <w:pPr>
              <w:tabs>
                <w:tab w:val="left" w:pos="273"/>
              </w:tabs>
              <w:spacing w:line="276" w:lineRule="auto"/>
              <w:rPr>
                <w:rFonts w:cstheme="minorHAnsi"/>
              </w:rPr>
            </w:pPr>
            <w:r w:rsidRPr="003935DB">
              <w:rPr>
                <w:rFonts w:cstheme="minorHAnsi"/>
              </w:rPr>
              <w:t>Individuelle Antworten der Lernenden</w:t>
            </w:r>
          </w:p>
          <w:p w14:paraId="6E00ADA8" w14:textId="63983542" w:rsidR="002C39FF" w:rsidRPr="003935DB" w:rsidRDefault="002C39FF" w:rsidP="00F07C29">
            <w:pPr>
              <w:tabs>
                <w:tab w:val="left" w:pos="273"/>
              </w:tabs>
              <w:spacing w:line="276" w:lineRule="auto"/>
              <w:rPr>
                <w:rFonts w:cstheme="minorHAnsi"/>
              </w:rPr>
            </w:pPr>
            <w:r w:rsidRPr="003935DB">
              <w:rPr>
                <w:rFonts w:cstheme="minorHAnsi"/>
              </w:rPr>
              <w:t xml:space="preserve">Die Lehrkraft nimmt spontane Reaktionen aus dem Raum auf und führt anschließend </w:t>
            </w:r>
            <w:r w:rsidR="00B75D30" w:rsidRPr="003935DB">
              <w:rPr>
                <w:rFonts w:cstheme="minorHAnsi"/>
              </w:rPr>
              <w:t xml:space="preserve">mit </w:t>
            </w:r>
            <w:r w:rsidR="006C10B7" w:rsidRPr="003935DB">
              <w:rPr>
                <w:rFonts w:cstheme="minorHAnsi"/>
              </w:rPr>
              <w:t>Anhang</w:t>
            </w:r>
            <w:r w:rsidR="00B75D30" w:rsidRPr="003935DB">
              <w:rPr>
                <w:rFonts w:cstheme="minorHAnsi"/>
              </w:rPr>
              <w:t xml:space="preserve"> 1 </w:t>
            </w:r>
            <w:r w:rsidRPr="003935DB">
              <w:rPr>
                <w:rFonts w:cstheme="minorHAnsi"/>
              </w:rPr>
              <w:t xml:space="preserve">nahtlos </w:t>
            </w:r>
            <w:r w:rsidR="00B75D30" w:rsidRPr="003935DB">
              <w:rPr>
                <w:rFonts w:cstheme="minorHAnsi"/>
              </w:rPr>
              <w:t>zu weiteren Beispielen über</w:t>
            </w:r>
            <w:r w:rsidRPr="003935DB">
              <w:rPr>
                <w:rFonts w:cstheme="minorHAnsi"/>
              </w:rPr>
              <w:t xml:space="preserve">. </w:t>
            </w:r>
            <w:del w:id="405" w:author="Fabienne Schmaus" w:date="2026-05-11T09:04:00Z" w16du:dateUtc="2026-05-11T07:04:00Z">
              <w:r w:rsidR="00B75D30" w:rsidRPr="003935DB" w:rsidDel="008A0BA9">
                <w:rPr>
                  <w:rFonts w:cstheme="minorHAnsi"/>
                </w:rPr>
                <w:delText xml:space="preserve">Lehrkraft </w:delText>
              </w:r>
            </w:del>
            <w:ins w:id="406" w:author="Fabienne Schmaus" w:date="2026-05-11T09:04:00Z" w16du:dateUtc="2026-05-11T07:04:00Z">
              <w:r w:rsidR="008A0BA9">
                <w:rPr>
                  <w:rFonts w:cstheme="minorHAnsi"/>
                </w:rPr>
                <w:t>Sie</w:t>
              </w:r>
              <w:r w:rsidR="008A0BA9" w:rsidRPr="003935DB">
                <w:rPr>
                  <w:rFonts w:cstheme="minorHAnsi"/>
                </w:rPr>
                <w:t xml:space="preserve"> </w:t>
              </w:r>
            </w:ins>
            <w:r w:rsidR="00B75D30" w:rsidRPr="003935DB">
              <w:rPr>
                <w:rFonts w:cstheme="minorHAnsi"/>
              </w:rPr>
              <w:t xml:space="preserve">zeigt </w:t>
            </w:r>
            <w:commentRangeStart w:id="407"/>
            <w:commentRangeStart w:id="408"/>
            <w:commentRangeStart w:id="409"/>
            <w:r w:rsidR="00B75D30" w:rsidRPr="003935DB">
              <w:rPr>
                <w:rFonts w:cstheme="minorHAnsi"/>
              </w:rPr>
              <w:t xml:space="preserve">Collage </w:t>
            </w:r>
            <w:commentRangeEnd w:id="407"/>
            <w:r w:rsidR="00325DBA" w:rsidRPr="003935DB">
              <w:rPr>
                <w:rStyle w:val="Kommentarzeichen"/>
                <w:rFonts w:cstheme="minorHAnsi"/>
                <w:sz w:val="22"/>
                <w:szCs w:val="22"/>
              </w:rPr>
              <w:commentReference w:id="407"/>
            </w:r>
            <w:commentRangeEnd w:id="408"/>
            <w:r w:rsidR="00B95A6A" w:rsidRPr="003935DB">
              <w:rPr>
                <w:rStyle w:val="Kommentarzeichen"/>
                <w:rFonts w:cstheme="minorHAnsi"/>
                <w:sz w:val="22"/>
                <w:szCs w:val="22"/>
              </w:rPr>
              <w:commentReference w:id="408"/>
            </w:r>
            <w:commentRangeEnd w:id="409"/>
            <w:r w:rsidR="002F6311" w:rsidRPr="003935DB">
              <w:rPr>
                <w:rStyle w:val="Kommentarzeichen"/>
                <w:rFonts w:cstheme="minorHAnsi"/>
                <w:sz w:val="22"/>
                <w:szCs w:val="22"/>
              </w:rPr>
              <w:commentReference w:id="409"/>
            </w:r>
            <w:r w:rsidR="00B75D30" w:rsidRPr="003935DB">
              <w:rPr>
                <w:rFonts w:cstheme="minorHAnsi"/>
              </w:rPr>
              <w:t xml:space="preserve">mit </w:t>
            </w:r>
            <w:r w:rsidR="00B23466" w:rsidRPr="003935DB">
              <w:rPr>
                <w:rFonts w:cstheme="minorHAnsi"/>
              </w:rPr>
              <w:t>11</w:t>
            </w:r>
            <w:r w:rsidR="00B75D30" w:rsidRPr="003935DB">
              <w:rPr>
                <w:rFonts w:cstheme="minorHAnsi"/>
              </w:rPr>
              <w:t xml:space="preserve"> Behauptungen im Social Media Stil </w:t>
            </w:r>
            <w:del w:id="410" w:author="Fabienne Schmaus" w:date="2026-05-11T09:36:00Z" w16du:dateUtc="2026-05-11T07:36:00Z">
              <w:r w:rsidR="00B75D30" w:rsidRPr="003935DB" w:rsidDel="00364BA2">
                <w:rPr>
                  <w:rFonts w:cstheme="minorHAnsi"/>
                </w:rPr>
                <w:delText xml:space="preserve">– </w:delText>
              </w:r>
            </w:del>
            <w:ins w:id="411" w:author="Fabienne Schmaus" w:date="2026-05-11T09:36:00Z" w16du:dateUtc="2026-05-11T07:36:00Z">
              <w:r w:rsidR="00364BA2">
                <w:rPr>
                  <w:rFonts w:cstheme="minorHAnsi"/>
                </w:rPr>
                <w:t xml:space="preserve">(ein </w:t>
              </w:r>
            </w:ins>
            <w:r w:rsidR="00B75D30" w:rsidRPr="003935DB">
              <w:rPr>
                <w:rFonts w:cstheme="minorHAnsi"/>
              </w:rPr>
              <w:t>Mix aus Fakt und Fake</w:t>
            </w:r>
            <w:ins w:id="412" w:author="Fabienne Schmaus" w:date="2026-05-11T09:36:00Z" w16du:dateUtc="2026-05-11T07:36:00Z">
              <w:r w:rsidR="00364BA2">
                <w:rPr>
                  <w:rFonts w:cstheme="minorHAnsi"/>
                </w:rPr>
                <w:t xml:space="preserve">, </w:t>
              </w:r>
            </w:ins>
            <w:del w:id="413" w:author="Fabienne Schmaus" w:date="2026-05-11T09:36:00Z" w16du:dateUtc="2026-05-11T07:36:00Z">
              <w:r w:rsidR="00B75D30" w:rsidRPr="003935DB" w:rsidDel="00364BA2">
                <w:rPr>
                  <w:rFonts w:cstheme="minorHAnsi"/>
                </w:rPr>
                <w:delText xml:space="preserve"> </w:delText>
              </w:r>
            </w:del>
            <w:r w:rsidR="00B75D30" w:rsidRPr="003935DB">
              <w:rPr>
                <w:rFonts w:cstheme="minorHAnsi"/>
              </w:rPr>
              <w:t>(z.</w:t>
            </w:r>
            <w:ins w:id="414" w:author="Fabienne Schmaus" w:date="2026-05-11T09:36:00Z" w16du:dateUtc="2026-05-11T07:36:00Z">
              <w:r w:rsidR="00364BA2">
                <w:rPr>
                  <w:rFonts w:cstheme="minorHAnsi"/>
                </w:rPr>
                <w:t> </w:t>
              </w:r>
            </w:ins>
            <w:del w:id="415" w:author="Fabienne Schmaus" w:date="2026-05-11T09:36:00Z" w16du:dateUtc="2026-05-11T07:36:00Z">
              <w:r w:rsidR="00B75D30" w:rsidRPr="003935DB" w:rsidDel="00364BA2">
                <w:rPr>
                  <w:rFonts w:cstheme="minorHAnsi"/>
                </w:rPr>
                <w:delText xml:space="preserve"> </w:delText>
              </w:r>
            </w:del>
            <w:r w:rsidR="00B75D30" w:rsidRPr="003935DB">
              <w:rPr>
                <w:rFonts w:cstheme="minorHAnsi"/>
              </w:rPr>
              <w:t xml:space="preserve">B. </w:t>
            </w:r>
            <w:r w:rsidR="008A0BA9">
              <w:rPr>
                <w:rFonts w:cstheme="minorHAnsi"/>
              </w:rPr>
              <w:t>„</w:t>
            </w:r>
            <w:r w:rsidR="00B75D30" w:rsidRPr="003935DB">
              <w:rPr>
                <w:rFonts w:cstheme="minorHAnsi"/>
              </w:rPr>
              <w:t>Detox-Tee reinigt deinen Körper</w:t>
            </w:r>
            <w:r w:rsidR="008A0BA9">
              <w:rPr>
                <w:rFonts w:cstheme="minorHAnsi"/>
              </w:rPr>
              <w:t>“</w:t>
            </w:r>
            <w:r w:rsidR="00B75D30" w:rsidRPr="003935DB">
              <w:rPr>
                <w:rFonts w:cstheme="minorHAnsi"/>
              </w:rPr>
              <w:t xml:space="preserve">, </w:t>
            </w:r>
            <w:r w:rsidR="008A0BA9">
              <w:rPr>
                <w:rFonts w:cstheme="minorHAnsi"/>
              </w:rPr>
              <w:t>„</w:t>
            </w:r>
            <w:r w:rsidR="00B75D30" w:rsidRPr="003935DB">
              <w:rPr>
                <w:rFonts w:cstheme="minorHAnsi"/>
              </w:rPr>
              <w:t>8 Gläser Wasser pro Tag sind Pflicht</w:t>
            </w:r>
            <w:r w:rsidR="008A0BA9">
              <w:rPr>
                <w:rFonts w:cstheme="minorHAnsi"/>
              </w:rPr>
              <w:t>“</w:t>
            </w:r>
            <w:r w:rsidR="00B75D30" w:rsidRPr="003935DB">
              <w:rPr>
                <w:rFonts w:cstheme="minorHAnsi"/>
              </w:rPr>
              <w:t xml:space="preserve">, </w:t>
            </w:r>
            <w:r w:rsidR="008A0BA9">
              <w:rPr>
                <w:rFonts w:cstheme="minorHAnsi"/>
              </w:rPr>
              <w:t>„</w:t>
            </w:r>
            <w:r w:rsidR="00B75D30" w:rsidRPr="003935DB">
              <w:rPr>
                <w:rFonts w:cstheme="minorHAnsi"/>
              </w:rPr>
              <w:t>Zucker macht Kinder hyperaktiv</w:t>
            </w:r>
            <w:r w:rsidR="008A0BA9">
              <w:rPr>
                <w:rFonts w:cstheme="minorHAnsi"/>
              </w:rPr>
              <w:t>“</w:t>
            </w:r>
            <w:r w:rsidR="00B75D30" w:rsidRPr="003935DB">
              <w:rPr>
                <w:rFonts w:cstheme="minorHAnsi"/>
              </w:rPr>
              <w:t xml:space="preserve">). </w:t>
            </w:r>
            <w:del w:id="416" w:author="Fabienne Schmaus" w:date="2026-05-11T09:08:00Z" w16du:dateUtc="2026-05-11T07:08:00Z">
              <w:r w:rsidR="00B75D30" w:rsidRPr="003935DB" w:rsidDel="008A0BA9">
                <w:rPr>
                  <w:rFonts w:cstheme="minorHAnsi"/>
                </w:rPr>
                <w:delText>Schüler:innen</w:delText>
              </w:r>
            </w:del>
            <w:ins w:id="417" w:author="Fabienne Schmaus" w:date="2026-05-11T09:08:00Z" w16du:dateUtc="2026-05-11T07:08:00Z">
              <w:r w:rsidR="008A0BA9">
                <w:rPr>
                  <w:rFonts w:cstheme="minorHAnsi"/>
                </w:rPr>
                <w:t>Die Lernenden</w:t>
              </w:r>
            </w:ins>
            <w:r w:rsidR="00B75D30" w:rsidRPr="003935DB">
              <w:rPr>
                <w:rFonts w:cstheme="minorHAnsi"/>
              </w:rPr>
              <w:t xml:space="preserve"> reagieren spontan per Daumen </w:t>
            </w:r>
            <w:ins w:id="418" w:author="Fabienne Schmaus" w:date="2026-05-11T09:08:00Z" w16du:dateUtc="2026-05-11T07:08:00Z">
              <w:r w:rsidR="008A0BA9">
                <w:rPr>
                  <w:rFonts w:cstheme="minorHAnsi"/>
                </w:rPr>
                <w:t xml:space="preserve">(Daumen </w:t>
              </w:r>
            </w:ins>
            <w:r w:rsidR="00B75D30" w:rsidRPr="003935DB">
              <w:rPr>
                <w:rFonts w:cstheme="minorHAnsi"/>
              </w:rPr>
              <w:t>hoch</w:t>
            </w:r>
            <w:del w:id="419" w:author="Fabienne Schmaus" w:date="2026-05-11T09:08:00Z" w16du:dateUtc="2026-05-11T07:08:00Z">
              <w:r w:rsidR="00B75D30" w:rsidRPr="003935DB" w:rsidDel="008A0BA9">
                <w:rPr>
                  <w:rFonts w:cstheme="minorHAnsi"/>
                </w:rPr>
                <w:delText>/</w:delText>
              </w:r>
            </w:del>
            <w:ins w:id="420" w:author="Fabienne Schmaus" w:date="2026-05-11T09:08:00Z" w16du:dateUtc="2026-05-11T07:08:00Z">
              <w:r w:rsidR="008A0BA9">
                <w:rPr>
                  <w:rFonts w:cstheme="minorHAnsi"/>
                </w:rPr>
                <w:t xml:space="preserve"> oder Daumen </w:t>
              </w:r>
            </w:ins>
            <w:r w:rsidR="00B75D30" w:rsidRPr="003935DB">
              <w:rPr>
                <w:rFonts w:cstheme="minorHAnsi"/>
              </w:rPr>
              <w:t>runter</w:t>
            </w:r>
            <w:ins w:id="421" w:author="Fabienne Schmaus" w:date="2026-05-11T09:08:00Z" w16du:dateUtc="2026-05-11T07:08:00Z">
              <w:r w:rsidR="008A0BA9">
                <w:rPr>
                  <w:rFonts w:cstheme="minorHAnsi"/>
                </w:rPr>
                <w:t>)</w:t>
              </w:r>
            </w:ins>
            <w:r w:rsidR="00B75D30" w:rsidRPr="003935DB">
              <w:rPr>
                <w:rFonts w:cstheme="minorHAnsi"/>
              </w:rPr>
              <w:t>. Auflösung nach jeder Behauptung.</w:t>
            </w:r>
          </w:p>
          <w:p w14:paraId="61C45992" w14:textId="2E910141" w:rsidR="005A0361" w:rsidRPr="003935DB" w:rsidRDefault="005A0361" w:rsidP="00F07C29">
            <w:pPr>
              <w:tabs>
                <w:tab w:val="left" w:pos="273"/>
              </w:tabs>
              <w:spacing w:line="276" w:lineRule="auto"/>
              <w:rPr>
                <w:rFonts w:cstheme="minorHAnsi"/>
              </w:rPr>
            </w:pPr>
            <w:r w:rsidRPr="003935DB">
              <w:rPr>
                <w:rFonts w:cstheme="minorHAnsi"/>
              </w:rPr>
              <w:t>Bei eher zurückhaltenden Reaktionen</w:t>
            </w:r>
            <w:del w:id="422" w:author="Fabienne Schmaus" w:date="2026-05-11T09:36:00Z" w16du:dateUtc="2026-05-11T07:36:00Z">
              <w:r w:rsidRPr="003935DB" w:rsidDel="00364BA2">
                <w:rPr>
                  <w:rFonts w:cstheme="minorHAnsi"/>
                </w:rPr>
                <w:delText>/</w:delText>
              </w:r>
            </w:del>
            <w:ins w:id="423" w:author="Fabienne Schmaus" w:date="2026-05-11T09:36:00Z" w16du:dateUtc="2026-05-11T07:36:00Z">
              <w:r w:rsidR="00364BA2">
                <w:rPr>
                  <w:rFonts w:cstheme="minorHAnsi"/>
                </w:rPr>
                <w:t xml:space="preserve"> oder </w:t>
              </w:r>
            </w:ins>
            <w:r w:rsidRPr="003935DB">
              <w:rPr>
                <w:rFonts w:cstheme="minorHAnsi"/>
              </w:rPr>
              <w:t xml:space="preserve">Kommentaren kann man mit folgenden Fragen das Gespräch voranbringen: </w:t>
            </w:r>
            <w:r w:rsidR="008A0BA9">
              <w:rPr>
                <w:rFonts w:cstheme="minorHAnsi"/>
              </w:rPr>
              <w:t>„</w:t>
            </w:r>
            <w:r w:rsidRPr="003935DB">
              <w:rPr>
                <w:rFonts w:cstheme="minorHAnsi"/>
              </w:rPr>
              <w:t>Was müsstet ihr tun, wenn man sicher sein wollte?</w:t>
            </w:r>
            <w:r w:rsidR="008A0BA9">
              <w:rPr>
                <w:rFonts w:cstheme="minorHAnsi"/>
              </w:rPr>
              <w:t>“</w:t>
            </w:r>
            <w:r w:rsidRPr="003935DB">
              <w:rPr>
                <w:rFonts w:cstheme="minorHAnsi"/>
              </w:rPr>
              <w:t xml:space="preserve"> </w:t>
            </w:r>
            <w:r w:rsidR="008A0BA9">
              <w:rPr>
                <w:rFonts w:cstheme="minorHAnsi"/>
              </w:rPr>
              <w:t>„</w:t>
            </w:r>
            <w:r w:rsidR="00B75D30" w:rsidRPr="003935DB">
              <w:rPr>
                <w:rFonts w:cstheme="minorHAnsi"/>
              </w:rPr>
              <w:t>Welche dieser Behauptungen könnte eure Gesundheitsentscheidungen beeinflussen</w:t>
            </w:r>
            <w:r w:rsidR="008A0BA9">
              <w:rPr>
                <w:rFonts w:cstheme="minorHAnsi"/>
              </w:rPr>
              <w:t>“</w:t>
            </w:r>
            <w:r w:rsidR="00B75D30" w:rsidRPr="003935DB">
              <w:rPr>
                <w:rFonts w:cstheme="minorHAnsi"/>
              </w:rPr>
              <w:t xml:space="preserve"> </w:t>
            </w:r>
          </w:p>
          <w:p w14:paraId="6403654C" w14:textId="6AB854EE" w:rsidR="00B75D30" w:rsidRPr="003935DB" w:rsidRDefault="00B75D30" w:rsidP="00F07C29">
            <w:pPr>
              <w:tabs>
                <w:tab w:val="left" w:pos="273"/>
              </w:tabs>
              <w:spacing w:line="276" w:lineRule="auto"/>
              <w:rPr>
                <w:rFonts w:cstheme="minorHAnsi"/>
              </w:rPr>
            </w:pPr>
            <w:r w:rsidRPr="003935DB">
              <w:rPr>
                <w:rFonts w:cstheme="minorHAnsi"/>
              </w:rPr>
              <w:t>Überleitung zu Phase 2:</w:t>
            </w:r>
            <w:del w:id="424" w:author="Michael Kohl" w:date="2026-05-20T12:15:00Z" w16du:dateUtc="2026-05-20T10:15:00Z">
              <w:r w:rsidRPr="003935DB" w:rsidDel="00DC5430">
                <w:rPr>
                  <w:rFonts w:cstheme="minorHAnsi"/>
                </w:rPr>
                <w:delText xml:space="preserve"> </w:delText>
              </w:r>
            </w:del>
            <w:commentRangeStart w:id="425"/>
            <w:commentRangeStart w:id="426"/>
            <w:r w:rsidRPr="003935DB">
              <w:rPr>
                <w:rFonts w:cstheme="minorHAnsi"/>
              </w:rPr>
              <w:t>*</w:t>
            </w:r>
            <w:commentRangeEnd w:id="425"/>
            <w:r w:rsidR="00325DBA">
              <w:rPr>
                <w:rStyle w:val="Kommentarzeichen"/>
                <w:rFonts w:cstheme="minorHAnsi"/>
                <w:sz w:val="22"/>
                <w:szCs w:val="22"/>
              </w:rPr>
              <w:commentReference w:id="425"/>
            </w:r>
            <w:commentRangeEnd w:id="426"/>
            <w:r w:rsidR="00DC5430">
              <w:rPr>
                <w:rStyle w:val="Kommentarzeichen"/>
                <w:rFonts w:cstheme="minorHAnsi"/>
                <w:sz w:val="22"/>
                <w:szCs w:val="22"/>
              </w:rPr>
              <w:commentReference w:id="426"/>
            </w:r>
            <w:r w:rsidR="008A0BA9">
              <w:rPr>
                <w:rFonts w:cstheme="minorHAnsi"/>
              </w:rPr>
              <w:t>“</w:t>
            </w:r>
            <w:r w:rsidRPr="003935DB">
              <w:rPr>
                <w:rFonts w:cstheme="minorHAnsi"/>
              </w:rPr>
              <w:t>Warum verbreiten sich solche Behauptungen überhaupt so schnell</w:t>
            </w:r>
            <w:ins w:id="427" w:author="Fabienne Schmaus" w:date="2026-05-11T09:36:00Z" w16du:dateUtc="2026-05-11T07:36:00Z">
              <w:r w:rsidR="00364BA2">
                <w:rPr>
                  <w:rFonts w:cstheme="minorHAnsi"/>
                </w:rPr>
                <w:t>,</w:t>
              </w:r>
            </w:ins>
            <w:del w:id="428" w:author="Fabienne Schmaus" w:date="2026-05-11T09:36:00Z" w16du:dateUtc="2026-05-11T07:36:00Z">
              <w:r w:rsidRPr="003935DB" w:rsidDel="00364BA2">
                <w:rPr>
                  <w:rFonts w:cstheme="minorHAnsi"/>
                </w:rPr>
                <w:delText xml:space="preserve"> –</w:delText>
              </w:r>
            </w:del>
            <w:r w:rsidRPr="003935DB">
              <w:rPr>
                <w:rFonts w:cstheme="minorHAnsi"/>
              </w:rPr>
              <w:t xml:space="preserve"> obwohl viele davon nicht stimmen?</w:t>
            </w:r>
            <w:r w:rsidR="008A0BA9">
              <w:rPr>
                <w:rFonts w:cstheme="minorHAnsi"/>
              </w:rPr>
              <w:t>“</w:t>
            </w:r>
          </w:p>
          <w:p w14:paraId="2B130197" w14:textId="2ED4BE79" w:rsidR="002C39FF" w:rsidRPr="003935DB" w:rsidRDefault="002C39FF" w:rsidP="00F07C29">
            <w:pPr>
              <w:tabs>
                <w:tab w:val="left" w:pos="273"/>
              </w:tabs>
              <w:spacing w:line="276" w:lineRule="auto"/>
              <w:rPr>
                <w:rFonts w:cstheme="minorHAnsi"/>
              </w:rPr>
            </w:pPr>
            <w:r w:rsidRPr="003935DB">
              <w:rPr>
                <w:rFonts w:cstheme="minorHAnsi"/>
              </w:rPr>
              <w:t>___________________________________________________________________________</w:t>
            </w:r>
          </w:p>
          <w:p w14:paraId="1FAA3818" w14:textId="0C72767B" w:rsidR="002C39FF" w:rsidRPr="003935DB" w:rsidRDefault="002C39FF" w:rsidP="00F07C29">
            <w:pPr>
              <w:tabs>
                <w:tab w:val="left" w:pos="273"/>
              </w:tabs>
              <w:spacing w:line="276" w:lineRule="auto"/>
              <w:rPr>
                <w:rFonts w:cstheme="minorHAnsi"/>
                <w:b/>
                <w:bCs/>
              </w:rPr>
            </w:pPr>
            <w:r w:rsidRPr="003935DB">
              <w:rPr>
                <w:rFonts w:cstheme="minorHAnsi"/>
                <w:b/>
                <w:bCs/>
                <w:sz w:val="26"/>
                <w:szCs w:val="26"/>
              </w:rPr>
              <w:t>Hinführung zum Thema</w:t>
            </w:r>
          </w:p>
          <w:p w14:paraId="67BAB910" w14:textId="77777777" w:rsidR="007B0BF3" w:rsidRDefault="008A0BA9" w:rsidP="00F07C29">
            <w:pPr>
              <w:tabs>
                <w:tab w:val="left" w:pos="273"/>
              </w:tabs>
              <w:spacing w:line="276" w:lineRule="auto"/>
              <w:rPr>
                <w:ins w:id="429" w:author="Fabienne Schmaus" w:date="2026-05-11T10:05:00Z" w16du:dateUtc="2026-05-11T08:05:00Z"/>
                <w:rFonts w:cstheme="minorHAnsi"/>
              </w:rPr>
            </w:pPr>
            <w:ins w:id="430" w:author="Fabienne Schmaus" w:date="2026-05-11T09:04:00Z" w16du:dateUtc="2026-05-11T07:04:00Z">
              <w:r>
                <w:rPr>
                  <w:rFonts w:cstheme="minorHAnsi"/>
                </w:rPr>
                <w:t xml:space="preserve">Die </w:t>
              </w:r>
            </w:ins>
            <w:r w:rsidR="00EF297B" w:rsidRPr="003935DB">
              <w:rPr>
                <w:rFonts w:cstheme="minorHAnsi"/>
              </w:rPr>
              <w:t>Lehrkraft zeigt Infografik</w:t>
            </w:r>
            <w:r w:rsidR="001A7CE6" w:rsidRPr="003935DB">
              <w:rPr>
                <w:rFonts w:cstheme="minorHAnsi"/>
              </w:rPr>
              <w:t xml:space="preserve"> (Anhang </w:t>
            </w:r>
            <w:r w:rsidR="006C10B7" w:rsidRPr="003935DB">
              <w:rPr>
                <w:rFonts w:cstheme="minorHAnsi"/>
              </w:rPr>
              <w:t>2</w:t>
            </w:r>
            <w:r w:rsidR="001A7CE6" w:rsidRPr="003935DB">
              <w:rPr>
                <w:rFonts w:cstheme="minorHAnsi"/>
              </w:rPr>
              <w:t>) als Kurzimpuls</w:t>
            </w:r>
            <w:r w:rsidR="00EF297B" w:rsidRPr="003935DB">
              <w:rPr>
                <w:rFonts w:cstheme="minorHAnsi"/>
              </w:rPr>
              <w:t xml:space="preserve">: Algorithmen (emotionale Inhalte werden bevorzugt), einfache Botschaften, Körperideale als Trigger, sozialer Beweis. </w:t>
            </w:r>
          </w:p>
          <w:p w14:paraId="06F612F0" w14:textId="17034F00" w:rsidR="00EF297B" w:rsidRPr="003935DB" w:rsidDel="006204D6" w:rsidRDefault="00EF297B">
            <w:pPr>
              <w:shd w:val="clear" w:color="auto" w:fill="FBE4D5" w:themeFill="accent2" w:themeFillTint="33"/>
              <w:tabs>
                <w:tab w:val="left" w:pos="273"/>
              </w:tabs>
              <w:spacing w:line="276" w:lineRule="auto"/>
              <w:rPr>
                <w:del w:id="431" w:author="Fabienne Schmaus" w:date="2026-05-11T10:19:00Z" w16du:dateUtc="2026-05-11T08:19:00Z"/>
                <w:rFonts w:cstheme="minorHAnsi"/>
              </w:rPr>
              <w:pPrChange w:id="432" w:author="Fabienne Schmaus" w:date="2026-05-11T10:06:00Z" w16du:dateUtc="2026-05-11T08:06:00Z">
                <w:pPr>
                  <w:tabs>
                    <w:tab w:val="left" w:pos="273"/>
                  </w:tabs>
                  <w:spacing w:line="276" w:lineRule="auto"/>
                </w:pPr>
              </w:pPrChange>
            </w:pPr>
            <w:del w:id="433" w:author="Fabienne Schmaus" w:date="2026-05-11T10:19:00Z" w16du:dateUtc="2026-05-11T08:19:00Z">
              <w:r w:rsidRPr="007B0BF3" w:rsidDel="006204D6">
                <w:rPr>
                  <w:rFonts w:cstheme="minorHAnsi"/>
                  <w:b/>
                  <w:bCs/>
                  <w:rPrChange w:id="434" w:author="Fabienne Schmaus" w:date="2026-05-11T10:05:00Z" w16du:dateUtc="2026-05-11T08:05:00Z">
                    <w:rPr>
                      <w:rFonts w:cstheme="minorHAnsi"/>
                    </w:rPr>
                  </w:rPrChange>
                </w:rPr>
                <w:delText>Sek II:</w:delText>
              </w:r>
              <w:r w:rsidRPr="003935DB" w:rsidDel="006204D6">
                <w:rPr>
                  <w:rFonts w:cstheme="minorHAnsi"/>
                </w:rPr>
                <w:delText xml:space="preserve"> zusätzlich psychologische Mechanismen + Kurz-Exkurs </w:delText>
              </w:r>
              <w:r w:rsidR="008A0BA9" w:rsidDel="006204D6">
                <w:rPr>
                  <w:rFonts w:cstheme="minorHAnsi"/>
                </w:rPr>
                <w:delText>„</w:delText>
              </w:r>
              <w:r w:rsidRPr="003935DB" w:rsidDel="006204D6">
                <w:rPr>
                  <w:rFonts w:cstheme="minorHAnsi"/>
                </w:rPr>
                <w:delText>Gesundheitsmythen und KI</w:delText>
              </w:r>
              <w:r w:rsidR="008A0BA9" w:rsidDel="006204D6">
                <w:rPr>
                  <w:rFonts w:cstheme="minorHAnsi"/>
                </w:rPr>
                <w:delText>“</w:delText>
              </w:r>
              <w:r w:rsidRPr="003935DB" w:rsidDel="006204D6">
                <w:rPr>
                  <w:rFonts w:cstheme="minorHAnsi"/>
                </w:rPr>
                <w:delText xml:space="preserve"> (s</w:delText>
              </w:r>
            </w:del>
            <w:del w:id="435" w:author="Fabienne Schmaus" w:date="2026-05-11T10:14:00Z" w16du:dateUtc="2026-05-11T08:14:00Z">
              <w:r w:rsidRPr="003935DB" w:rsidDel="006204D6">
                <w:rPr>
                  <w:rFonts w:cstheme="minorHAnsi"/>
                </w:rPr>
                <w:delText>. u.</w:delText>
              </w:r>
            </w:del>
            <w:del w:id="436" w:author="Fabienne Schmaus" w:date="2026-05-11T10:19:00Z" w16du:dateUtc="2026-05-11T08:19:00Z">
              <w:r w:rsidRPr="003935DB" w:rsidDel="006204D6">
                <w:rPr>
                  <w:rFonts w:cstheme="minorHAnsi"/>
                </w:rPr>
                <w:delText>).</w:delText>
              </w:r>
            </w:del>
          </w:p>
          <w:p w14:paraId="318F1F37" w14:textId="28232B36" w:rsidR="00EF297B" w:rsidRPr="003935DB" w:rsidRDefault="00EF297B" w:rsidP="00EF297B">
            <w:pPr>
              <w:tabs>
                <w:tab w:val="left" w:pos="273"/>
              </w:tabs>
              <w:spacing w:line="276" w:lineRule="auto"/>
              <w:rPr>
                <w:rFonts w:cstheme="minorHAnsi"/>
              </w:rPr>
            </w:pPr>
            <w:r w:rsidRPr="003935DB">
              <w:rPr>
                <w:rFonts w:cstheme="minorHAnsi"/>
              </w:rPr>
              <w:t xml:space="preserve">In 2er-Gruppen sammeln und ergänzen die Lernenden Gründe auf </w:t>
            </w:r>
            <w:r w:rsidR="006C10B7" w:rsidRPr="003935DB">
              <w:rPr>
                <w:rFonts w:cstheme="minorHAnsi"/>
              </w:rPr>
              <w:t>Arbeitsbla</w:t>
            </w:r>
            <w:r w:rsidR="00B23466" w:rsidRPr="003935DB">
              <w:rPr>
                <w:rFonts w:cstheme="minorHAnsi"/>
              </w:rPr>
              <w:t>t</w:t>
            </w:r>
            <w:r w:rsidR="006C10B7" w:rsidRPr="003935DB">
              <w:rPr>
                <w:rFonts w:cstheme="minorHAnsi"/>
              </w:rPr>
              <w:t>t</w:t>
            </w:r>
            <w:r w:rsidRPr="003935DB">
              <w:rPr>
                <w:rFonts w:cstheme="minorHAnsi"/>
              </w:rPr>
              <w:t xml:space="preserve"> 1 anhand eigener Beobachtungen: Algorithmen, Emotionen, vereinfachte Botschaften, Körperideale.</w:t>
            </w:r>
          </w:p>
          <w:p w14:paraId="03A3887B" w14:textId="77777777" w:rsidR="006204D6" w:rsidRDefault="00EF297B" w:rsidP="00EF297B">
            <w:pPr>
              <w:tabs>
                <w:tab w:val="left" w:pos="273"/>
              </w:tabs>
              <w:spacing w:line="276" w:lineRule="auto"/>
              <w:rPr>
                <w:rFonts w:cstheme="minorHAnsi"/>
              </w:rPr>
            </w:pPr>
            <w:r w:rsidRPr="003935DB">
              <w:rPr>
                <w:rFonts w:cstheme="minorHAnsi"/>
              </w:rPr>
              <w:t xml:space="preserve">Kurze Sammlung im Plenum. Leitfrage: </w:t>
            </w:r>
            <w:r w:rsidR="008A0BA9" w:rsidRPr="00364BA2">
              <w:rPr>
                <w:rFonts w:cstheme="minorHAnsi"/>
                <w:rPrChange w:id="437" w:author="Fabienne Schmaus" w:date="2026-05-11T09:36:00Z" w16du:dateUtc="2026-05-11T07:36:00Z">
                  <w:rPr>
                    <w:rFonts w:cstheme="minorHAnsi"/>
                    <w:i/>
                    <w:iCs/>
                  </w:rPr>
                </w:rPrChange>
              </w:rPr>
              <w:t>„</w:t>
            </w:r>
            <w:r w:rsidRPr="00364BA2">
              <w:rPr>
                <w:rFonts w:cstheme="minorHAnsi"/>
                <w:rPrChange w:id="438" w:author="Fabienne Schmaus" w:date="2026-05-11T09:36:00Z" w16du:dateUtc="2026-05-11T07:36:00Z">
                  <w:rPr>
                    <w:rFonts w:cstheme="minorHAnsi"/>
                    <w:i/>
                    <w:iCs/>
                  </w:rPr>
                </w:rPrChange>
              </w:rPr>
              <w:t>Welche Rolle spielen Körperbilder?</w:t>
            </w:r>
            <w:r w:rsidR="008A0BA9" w:rsidRPr="00364BA2">
              <w:rPr>
                <w:rFonts w:cstheme="minorHAnsi"/>
                <w:rPrChange w:id="439" w:author="Fabienne Schmaus" w:date="2026-05-11T09:36:00Z" w16du:dateUtc="2026-05-11T07:36:00Z">
                  <w:rPr>
                    <w:rFonts w:cstheme="minorHAnsi"/>
                    <w:i/>
                    <w:iCs/>
                  </w:rPr>
                </w:rPrChange>
              </w:rPr>
              <w:t>“</w:t>
            </w:r>
            <w:r w:rsidRPr="003935DB">
              <w:rPr>
                <w:rFonts w:cstheme="minorHAnsi"/>
              </w:rPr>
              <w:t xml:space="preserve"> </w:t>
            </w:r>
          </w:p>
          <w:p w14:paraId="0B042967" w14:textId="70C9AA9F" w:rsidR="00EF297B" w:rsidRPr="003935DB" w:rsidRDefault="00EF297B" w:rsidP="00EF297B">
            <w:pPr>
              <w:tabs>
                <w:tab w:val="left" w:pos="273"/>
              </w:tabs>
              <w:spacing w:line="276" w:lineRule="auto"/>
              <w:rPr>
                <w:rFonts w:cstheme="minorHAnsi"/>
              </w:rPr>
            </w:pPr>
            <w:r w:rsidRPr="00F73BCB">
              <w:rPr>
                <w:rFonts w:cstheme="minorHAnsi"/>
                <w:i/>
                <w:iCs/>
                <w:rPrChange w:id="440" w:author="Fabienne Schmaus" w:date="2026-05-11T10:23:00Z" w16du:dateUtc="2026-05-11T08:23:00Z">
                  <w:rPr>
                    <w:rFonts w:cstheme="minorHAnsi"/>
                  </w:rPr>
                </w:rPrChange>
              </w:rPr>
              <w:t>Kernbotschaft:</w:t>
            </w:r>
            <w:r w:rsidRPr="003935DB">
              <w:rPr>
                <w:rFonts w:cstheme="minorHAnsi"/>
              </w:rPr>
              <w:t xml:space="preserve"> Widersprüchliche Gesundheitsinfos erzeugen nicht nur Fehlinformationen, sondern auch Verunsicherung, Stress und Schamgefühle</w:t>
            </w:r>
            <w:ins w:id="441" w:author="Fabienne Schmaus" w:date="2026-05-11T09:37:00Z" w16du:dateUtc="2026-05-11T07:37:00Z">
              <w:r w:rsidR="00364BA2">
                <w:rPr>
                  <w:rFonts w:cstheme="minorHAnsi"/>
                </w:rPr>
                <w:t>. D</w:t>
              </w:r>
            </w:ins>
            <w:del w:id="442" w:author="Fabienne Schmaus" w:date="2026-05-11T09:37:00Z" w16du:dateUtc="2026-05-11T07:37:00Z">
              <w:r w:rsidRPr="003935DB" w:rsidDel="00364BA2">
                <w:rPr>
                  <w:rFonts w:cstheme="minorHAnsi"/>
                </w:rPr>
                <w:delText xml:space="preserve"> – d</w:delText>
              </w:r>
            </w:del>
            <w:r w:rsidRPr="003935DB">
              <w:rPr>
                <w:rFonts w:cstheme="minorHAnsi"/>
              </w:rPr>
              <w:t>as belastet die mentale Gesundheit.</w:t>
            </w:r>
          </w:p>
          <w:p w14:paraId="393E6715" w14:textId="77777777" w:rsidR="00EF297B" w:rsidRPr="003935DB" w:rsidRDefault="00EF297B" w:rsidP="00EF297B">
            <w:pPr>
              <w:tabs>
                <w:tab w:val="left" w:pos="273"/>
              </w:tabs>
              <w:spacing w:line="276" w:lineRule="auto"/>
              <w:rPr>
                <w:rFonts w:cstheme="minorHAnsi"/>
              </w:rPr>
            </w:pPr>
          </w:p>
          <w:p w14:paraId="110E8860" w14:textId="06D30645" w:rsidR="006C10B7" w:rsidRPr="003935DB" w:rsidRDefault="006C10B7" w:rsidP="006C10B7">
            <w:pPr>
              <w:tabs>
                <w:tab w:val="left" w:pos="273"/>
              </w:tabs>
              <w:spacing w:line="276" w:lineRule="auto"/>
              <w:rPr>
                <w:rFonts w:cstheme="minorHAnsi"/>
                <w:b/>
                <w:bCs/>
              </w:rPr>
            </w:pPr>
            <w:r w:rsidRPr="003935DB">
              <w:rPr>
                <w:rFonts w:cstheme="minorHAnsi"/>
                <w:b/>
                <w:bCs/>
              </w:rPr>
              <w:t>Erwartbare Antworten der Lernenden zu Arbeitsblatt 1:</w:t>
            </w:r>
          </w:p>
          <w:p w14:paraId="64942BB9" w14:textId="67A636C9" w:rsidR="006C10B7" w:rsidRDefault="006C10B7" w:rsidP="006C10B7">
            <w:pPr>
              <w:tabs>
                <w:tab w:val="left" w:pos="273"/>
              </w:tabs>
              <w:spacing w:line="276" w:lineRule="auto"/>
              <w:rPr>
                <w:rFonts w:cstheme="minorHAnsi"/>
              </w:rPr>
            </w:pPr>
            <w:r w:rsidRPr="003935DB">
              <w:rPr>
                <w:rFonts w:cstheme="minorHAnsi"/>
                <w:b/>
                <w:bCs/>
              </w:rPr>
              <w:t>Wirksamster Mechanismus:</w:t>
            </w:r>
            <w:r w:rsidRPr="003935DB">
              <w:rPr>
                <w:rFonts w:cstheme="minorHAnsi"/>
              </w:rPr>
              <w:t xml:space="preserve"> Kein objektiv richtiger Favorit</w:t>
            </w:r>
            <w:ins w:id="443" w:author="Fabienne Schmaus" w:date="2026-05-11T09:37:00Z" w16du:dateUtc="2026-05-11T07:37:00Z">
              <w:r w:rsidR="00364BA2">
                <w:rPr>
                  <w:rFonts w:cstheme="minorHAnsi"/>
                </w:rPr>
                <w:t>. A</w:t>
              </w:r>
            </w:ins>
            <w:del w:id="444" w:author="Fabienne Schmaus" w:date="2026-05-11T09:37:00Z" w16du:dateUtc="2026-05-11T07:37:00Z">
              <w:r w:rsidRPr="003935DB" w:rsidDel="00364BA2">
                <w:rPr>
                  <w:rFonts w:cstheme="minorHAnsi"/>
                </w:rPr>
                <w:delText xml:space="preserve"> – a</w:delText>
              </w:r>
            </w:del>
            <w:r w:rsidRPr="003935DB">
              <w:rPr>
                <w:rFonts w:cstheme="minorHAnsi"/>
              </w:rPr>
              <w:t xml:space="preserve">lle Mechanismen verstärken sich gegenseitig. Ziel ist, dass </w:t>
            </w:r>
            <w:del w:id="445" w:author="Fabienne Schmaus" w:date="2026-05-11T09:09:00Z" w16du:dateUtc="2026-05-11T07:09:00Z">
              <w:r w:rsidRPr="003935DB" w:rsidDel="008A0BA9">
                <w:rPr>
                  <w:rFonts w:cstheme="minorHAnsi"/>
                </w:rPr>
                <w:delText>Schüler:innen</w:delText>
              </w:r>
            </w:del>
            <w:ins w:id="446" w:author="Fabienne Schmaus" w:date="2026-05-11T09:09:00Z" w16du:dateUtc="2026-05-11T07:09:00Z">
              <w:r w:rsidR="008A0BA9">
                <w:rPr>
                  <w:rFonts w:cstheme="minorHAnsi"/>
                </w:rPr>
                <w:t>die Lernenden</w:t>
              </w:r>
            </w:ins>
            <w:r w:rsidRPr="003935DB">
              <w:rPr>
                <w:rFonts w:cstheme="minorHAnsi"/>
              </w:rPr>
              <w:t xml:space="preserve"> mindestens zwei benennen und verbinden können.</w:t>
            </w:r>
          </w:p>
          <w:p w14:paraId="5F6A44F0" w14:textId="34B9639E" w:rsidR="006204D6" w:rsidRPr="006204D6" w:rsidDel="006204D6" w:rsidRDefault="006204D6">
            <w:pPr>
              <w:shd w:val="clear" w:color="auto" w:fill="FBE4D5" w:themeFill="accent2" w:themeFillTint="33"/>
              <w:tabs>
                <w:tab w:val="left" w:pos="273"/>
              </w:tabs>
              <w:spacing w:line="276" w:lineRule="auto"/>
              <w:rPr>
                <w:del w:id="447" w:author="Fabienne Schmaus" w:date="2026-05-11T10:20:00Z" w16du:dateUtc="2026-05-11T08:20:00Z"/>
                <w:rFonts w:cstheme="minorHAnsi"/>
                <w:b/>
                <w:bCs/>
                <w:rPrChange w:id="448" w:author="Fabienne Schmaus" w:date="2026-05-11T10:17:00Z" w16du:dateUtc="2026-05-11T08:17:00Z">
                  <w:rPr>
                    <w:del w:id="449" w:author="Fabienne Schmaus" w:date="2026-05-11T10:20:00Z" w16du:dateUtc="2026-05-11T08:20:00Z"/>
                    <w:rFonts w:cstheme="minorHAnsi"/>
                  </w:rPr>
                </w:rPrChange>
              </w:rPr>
              <w:pPrChange w:id="450" w:author="Fabienne Schmaus" w:date="2026-05-11T10:17:00Z" w16du:dateUtc="2026-05-11T08:17:00Z">
                <w:pPr>
                  <w:tabs>
                    <w:tab w:val="left" w:pos="273"/>
                  </w:tabs>
                  <w:spacing w:line="276" w:lineRule="auto"/>
                </w:pPr>
              </w:pPrChange>
            </w:pPr>
            <w:del w:id="451" w:author="Fabienne Schmaus" w:date="2026-05-11T10:20:00Z" w16du:dateUtc="2026-05-11T08:20:00Z">
              <w:r w:rsidRPr="006204D6" w:rsidDel="006204D6">
                <w:rPr>
                  <w:rFonts w:cstheme="minorHAnsi"/>
                  <w:b/>
                  <w:bCs/>
                  <w:rPrChange w:id="452" w:author="Fabienne Schmaus" w:date="2026-05-11T10:17:00Z" w16du:dateUtc="2026-05-11T08:17:00Z">
                    <w:rPr>
                      <w:rFonts w:cstheme="minorHAnsi"/>
                    </w:rPr>
                  </w:rPrChange>
                </w:rPr>
                <w:delText>Sek. II:</w:delText>
              </w:r>
            </w:del>
          </w:p>
          <w:p w14:paraId="235E472E" w14:textId="65A3DA77" w:rsidR="006C10B7" w:rsidRPr="003935DB" w:rsidDel="006204D6" w:rsidRDefault="006C10B7">
            <w:pPr>
              <w:shd w:val="clear" w:color="auto" w:fill="FBE4D5" w:themeFill="accent2" w:themeFillTint="33"/>
              <w:tabs>
                <w:tab w:val="left" w:pos="273"/>
              </w:tabs>
              <w:spacing w:line="276" w:lineRule="auto"/>
              <w:rPr>
                <w:del w:id="453" w:author="Fabienne Schmaus" w:date="2026-05-11T10:19:00Z" w16du:dateUtc="2026-05-11T08:19:00Z"/>
                <w:rFonts w:cstheme="minorHAnsi"/>
              </w:rPr>
              <w:pPrChange w:id="454" w:author="Fabienne Schmaus" w:date="2026-05-11T10:17:00Z" w16du:dateUtc="2026-05-11T08:17:00Z">
                <w:pPr>
                  <w:tabs>
                    <w:tab w:val="left" w:pos="273"/>
                  </w:tabs>
                  <w:spacing w:line="276" w:lineRule="auto"/>
                </w:pPr>
              </w:pPrChange>
            </w:pPr>
            <w:del w:id="455" w:author="Fabienne Schmaus" w:date="2026-05-11T10:19:00Z" w16du:dateUtc="2026-05-11T08:19:00Z">
              <w:r w:rsidRPr="003935DB" w:rsidDel="006204D6">
                <w:rPr>
                  <w:rFonts w:cstheme="minorHAnsi"/>
                  <w:b/>
                  <w:bCs/>
                </w:rPr>
                <w:delText>Bestätigungsfehler</w:delText>
              </w:r>
            </w:del>
            <w:del w:id="456" w:author="Fabienne Schmaus" w:date="2026-05-11T10:17:00Z" w16du:dateUtc="2026-05-11T08:17:00Z">
              <w:r w:rsidRPr="003935DB" w:rsidDel="006204D6">
                <w:rPr>
                  <w:rFonts w:cstheme="minorHAnsi"/>
                  <w:b/>
                  <w:bCs/>
                </w:rPr>
                <w:delText xml:space="preserve"> (Sek II)</w:delText>
              </w:r>
            </w:del>
            <w:del w:id="457" w:author="Fabienne Schmaus" w:date="2026-05-11T10:19:00Z" w16du:dateUtc="2026-05-11T08:19:00Z">
              <w:r w:rsidRPr="003935DB" w:rsidDel="006204D6">
                <w:rPr>
                  <w:rFonts w:cstheme="minorHAnsi"/>
                  <w:b/>
                  <w:bCs/>
                </w:rPr>
                <w:delText>:</w:delText>
              </w:r>
              <w:r w:rsidRPr="003935DB" w:rsidDel="006204D6">
                <w:rPr>
                  <w:rFonts w:cstheme="minorHAnsi"/>
                </w:rPr>
                <w:delText xml:space="preserve"> Wir suchen und glauben bevorzugt Informationen, die unsere bestehenden Überzeugungen bestätigen. Wer bereits glaubt, dass Zucker schädlich ist, wird einen Artikel über Zucker-Hyperaktivität bereitwilliger teilen</w:delText>
              </w:r>
            </w:del>
            <w:del w:id="458" w:author="Fabienne Schmaus" w:date="2026-05-11T09:38:00Z" w16du:dateUtc="2026-05-11T07:38:00Z">
              <w:r w:rsidRPr="003935DB" w:rsidDel="00364BA2">
                <w:rPr>
                  <w:rFonts w:cstheme="minorHAnsi"/>
                </w:rPr>
                <w:delText xml:space="preserve"> –</w:delText>
              </w:r>
            </w:del>
            <w:del w:id="459" w:author="Fabienne Schmaus" w:date="2026-05-11T10:19:00Z" w16du:dateUtc="2026-05-11T08:19:00Z">
              <w:r w:rsidRPr="003935DB" w:rsidDel="006204D6">
                <w:rPr>
                  <w:rFonts w:cstheme="minorHAnsi"/>
                </w:rPr>
                <w:delText xml:space="preserve"> ohne ihn zu prüfen.</w:delText>
              </w:r>
            </w:del>
          </w:p>
          <w:p w14:paraId="72DD638F" w14:textId="2902B292" w:rsidR="006C10B7" w:rsidRPr="003935DB" w:rsidDel="006204D6" w:rsidRDefault="006C10B7">
            <w:pPr>
              <w:shd w:val="clear" w:color="auto" w:fill="FBE4D5" w:themeFill="accent2" w:themeFillTint="33"/>
              <w:tabs>
                <w:tab w:val="left" w:pos="273"/>
              </w:tabs>
              <w:spacing w:line="276" w:lineRule="auto"/>
              <w:rPr>
                <w:del w:id="460" w:author="Fabienne Schmaus" w:date="2026-05-11T10:19:00Z" w16du:dateUtc="2026-05-11T08:19:00Z"/>
                <w:rFonts w:cstheme="minorHAnsi"/>
              </w:rPr>
              <w:pPrChange w:id="461" w:author="Fabienne Schmaus" w:date="2026-05-11T10:17:00Z" w16du:dateUtc="2026-05-11T08:17:00Z">
                <w:pPr>
                  <w:tabs>
                    <w:tab w:val="left" w:pos="273"/>
                  </w:tabs>
                  <w:spacing w:line="276" w:lineRule="auto"/>
                </w:pPr>
              </w:pPrChange>
            </w:pPr>
            <w:del w:id="462" w:author="Fabienne Schmaus" w:date="2026-05-11T10:19:00Z" w16du:dateUtc="2026-05-11T08:19:00Z">
              <w:r w:rsidRPr="003935DB" w:rsidDel="006204D6">
                <w:rPr>
                  <w:rFonts w:cstheme="minorHAnsi"/>
                  <w:b/>
                  <w:bCs/>
                </w:rPr>
                <w:delText>Sozialer Beweis</w:delText>
              </w:r>
            </w:del>
            <w:del w:id="463" w:author="Fabienne Schmaus" w:date="2026-05-11T10:17:00Z" w16du:dateUtc="2026-05-11T08:17:00Z">
              <w:r w:rsidRPr="003935DB" w:rsidDel="006204D6">
                <w:rPr>
                  <w:rFonts w:cstheme="minorHAnsi"/>
                  <w:b/>
                  <w:bCs/>
                </w:rPr>
                <w:delText xml:space="preserve"> (Sek II)</w:delText>
              </w:r>
            </w:del>
            <w:del w:id="464" w:author="Fabienne Schmaus" w:date="2026-05-11T10:19:00Z" w16du:dateUtc="2026-05-11T08:19:00Z">
              <w:r w:rsidRPr="003935DB" w:rsidDel="006204D6">
                <w:rPr>
                  <w:rFonts w:cstheme="minorHAnsi"/>
                  <w:b/>
                  <w:bCs/>
                </w:rPr>
                <w:delText>:</w:delText>
              </w:r>
              <w:r w:rsidRPr="003935DB" w:rsidDel="006204D6">
                <w:rPr>
                  <w:rFonts w:cstheme="minorHAnsi"/>
                </w:rPr>
                <w:delText xml:space="preserve"> Bei Social-Media-Gesundheitsinformationen ist </w:delText>
              </w:r>
              <w:r w:rsidR="008A0BA9" w:rsidDel="006204D6">
                <w:rPr>
                  <w:rFonts w:cstheme="minorHAnsi"/>
                </w:rPr>
                <w:delText>„</w:delText>
              </w:r>
              <w:r w:rsidRPr="003935DB" w:rsidDel="006204D6">
                <w:rPr>
                  <w:rFonts w:cstheme="minorHAnsi"/>
                </w:rPr>
                <w:delText>viele teilen das</w:delText>
              </w:r>
              <w:r w:rsidR="008A0BA9" w:rsidDel="006204D6">
                <w:rPr>
                  <w:rFonts w:cstheme="minorHAnsi"/>
                </w:rPr>
                <w:delText>“</w:delText>
              </w:r>
              <w:r w:rsidRPr="003935DB" w:rsidDel="006204D6">
                <w:rPr>
                  <w:rFonts w:cstheme="minorHAnsi"/>
                </w:rPr>
                <w:delText xml:space="preserve"> kein Qualitätsmerkmal. Die Messgröße ist Engagement, nicht Wahrheitsgehalt. Ein viraler Mythos hat mehr Reichweite als eine korrekte, aber trockene Gegendarstellung.</w:delText>
              </w:r>
            </w:del>
          </w:p>
          <w:p w14:paraId="347300EB" w14:textId="77777777" w:rsidR="00EF297B" w:rsidRPr="003935DB" w:rsidRDefault="00EF297B" w:rsidP="00EF297B">
            <w:pPr>
              <w:tabs>
                <w:tab w:val="left" w:pos="273"/>
              </w:tabs>
              <w:spacing w:line="276" w:lineRule="auto"/>
              <w:rPr>
                <w:rFonts w:cstheme="minorHAnsi"/>
              </w:rPr>
            </w:pPr>
          </w:p>
          <w:p w14:paraId="4738A6BA" w14:textId="402D9B90" w:rsidR="00A9449C" w:rsidRPr="003935DB" w:rsidRDefault="00A9449C" w:rsidP="00A9449C">
            <w:pPr>
              <w:shd w:val="clear" w:color="auto" w:fill="FFF2CC" w:themeFill="accent4" w:themeFillTint="33"/>
              <w:tabs>
                <w:tab w:val="left" w:pos="273"/>
              </w:tabs>
              <w:spacing w:line="276" w:lineRule="auto"/>
              <w:rPr>
                <w:rFonts w:cstheme="minorHAnsi"/>
                <w:b/>
                <w:bCs/>
              </w:rPr>
            </w:pPr>
            <w:r w:rsidRPr="003935DB">
              <w:rPr>
                <w:rFonts w:ascii="Segoe UI Symbol" w:hAnsi="Segoe UI Symbol" w:cs="Segoe UI Symbol"/>
                <w:b/>
                <w:bCs/>
              </w:rPr>
              <w:t>⚠</w:t>
            </w:r>
            <w:r w:rsidRPr="003935DB">
              <w:rPr>
                <w:rFonts w:cstheme="minorHAnsi"/>
                <w:b/>
                <w:bCs/>
              </w:rPr>
              <w:t xml:space="preserve"> INFOBOX // Warum Wiederholung Wahrheit erzeugt</w:t>
            </w:r>
          </w:p>
          <w:p w14:paraId="7F765EA3" w14:textId="7535362D" w:rsidR="00A9449C" w:rsidRPr="003935DB" w:rsidRDefault="00A9449C" w:rsidP="00A9449C">
            <w:pPr>
              <w:shd w:val="clear" w:color="auto" w:fill="FFF2CC" w:themeFill="accent4" w:themeFillTint="33"/>
              <w:tabs>
                <w:tab w:val="left" w:pos="273"/>
              </w:tabs>
              <w:spacing w:line="276" w:lineRule="auto"/>
              <w:rPr>
                <w:rFonts w:cstheme="minorHAnsi"/>
              </w:rPr>
            </w:pPr>
            <w:r w:rsidRPr="003935DB">
              <w:rPr>
                <w:rFonts w:cstheme="minorHAnsi"/>
              </w:rPr>
              <w:t xml:space="preserve">Der Illusory Truth Effect beschreibt: Eine Aussage wirkt umso glaubwürdiger, je häufiger wir sie hören – unabhängig von ihrem Wahrheitsgehalt. Algorithmen auf Social Media verstärken diesen Effekt systematisch, weil sie Inhalte mit hoher Interaktion bevorzugt ausspielen. Emotionale, vereinfachende oder polarisierende Aussagen erhalten dadurch mehr Sichtbarkeit als nuancierte wissenschaftliche Erklärungen. Für Gesundheitsmythen heißt das: Eine plausibel klingende Falschinformation, die fünfmal in unterschiedlichen Posts auftaucht, wird zur </w:t>
            </w:r>
            <w:r w:rsidR="008A0BA9">
              <w:rPr>
                <w:rFonts w:cstheme="minorHAnsi"/>
              </w:rPr>
              <w:t>„</w:t>
            </w:r>
            <w:r w:rsidRPr="003935DB">
              <w:rPr>
                <w:rFonts w:cstheme="minorHAnsi"/>
              </w:rPr>
              <w:t>gefühlten Wahrheit</w:t>
            </w:r>
            <w:r w:rsidR="008A0BA9">
              <w:rPr>
                <w:rFonts w:cstheme="minorHAnsi"/>
              </w:rPr>
              <w:t>“</w:t>
            </w:r>
            <w:r w:rsidRPr="003935DB">
              <w:rPr>
                <w:rFonts w:cstheme="minorHAnsi"/>
              </w:rPr>
              <w:t>.</w:t>
            </w:r>
          </w:p>
          <w:p w14:paraId="62E0F7F6" w14:textId="2E64C66B" w:rsidR="00412DE0" w:rsidRPr="003935DB" w:rsidDel="006204D6" w:rsidRDefault="00412DE0" w:rsidP="00F07C29">
            <w:pPr>
              <w:tabs>
                <w:tab w:val="left" w:pos="273"/>
              </w:tabs>
              <w:spacing w:line="276" w:lineRule="auto"/>
              <w:rPr>
                <w:del w:id="465" w:author="Fabienne Schmaus" w:date="2026-05-11T10:17:00Z" w16du:dateUtc="2026-05-11T08:17:00Z"/>
                <w:rFonts w:cstheme="minorHAnsi"/>
              </w:rPr>
            </w:pPr>
          </w:p>
          <w:p w14:paraId="6D7D02FF" w14:textId="77777777" w:rsidR="002C39FF" w:rsidRPr="003935DB" w:rsidRDefault="002C39FF" w:rsidP="00F07C29">
            <w:pPr>
              <w:tabs>
                <w:tab w:val="left" w:pos="273"/>
              </w:tabs>
              <w:spacing w:line="276" w:lineRule="auto"/>
              <w:rPr>
                <w:rFonts w:cstheme="minorHAnsi"/>
              </w:rPr>
            </w:pPr>
          </w:p>
          <w:p w14:paraId="6FE8DC62" w14:textId="2AFD3E32" w:rsidR="002C39FF" w:rsidRPr="003935DB" w:rsidRDefault="002C39FF" w:rsidP="004C6CFA">
            <w:pPr>
              <w:shd w:val="clear" w:color="auto" w:fill="FBE4D5" w:themeFill="accent2" w:themeFillTint="33"/>
              <w:tabs>
                <w:tab w:val="left" w:pos="273"/>
              </w:tabs>
              <w:spacing w:line="276" w:lineRule="auto"/>
              <w:rPr>
                <w:rFonts w:cstheme="minorHAnsi"/>
              </w:rPr>
            </w:pPr>
            <w:r w:rsidRPr="003935DB">
              <w:rPr>
                <w:rFonts w:cstheme="minorHAnsi"/>
                <w:highlight w:val="yellow"/>
              </w:rPr>
              <w:t xml:space="preserve">((Icon </w:t>
            </w:r>
            <w:r w:rsidR="008A0BA9">
              <w:rPr>
                <w:rFonts w:cstheme="minorHAnsi"/>
                <w:highlight w:val="yellow"/>
              </w:rPr>
              <w:t>„</w:t>
            </w:r>
            <w:r w:rsidRPr="003935DB">
              <w:rPr>
                <w:rFonts w:cstheme="minorHAnsi"/>
                <w:highlight w:val="yellow"/>
              </w:rPr>
              <w:t>Differenzierung</w:t>
            </w:r>
            <w:r w:rsidR="008A0BA9">
              <w:rPr>
                <w:rFonts w:cstheme="minorHAnsi"/>
                <w:highlight w:val="yellow"/>
              </w:rPr>
              <w:t>“</w:t>
            </w:r>
            <w:r w:rsidRPr="003935DB">
              <w:rPr>
                <w:rFonts w:cstheme="minorHAnsi"/>
                <w:highlight w:val="yellow"/>
              </w:rPr>
              <w:t>!!))</w:t>
            </w:r>
          </w:p>
          <w:p w14:paraId="582321A3" w14:textId="2295A336" w:rsidR="005B5BEC" w:rsidRPr="00C921C2" w:rsidRDefault="005B5BEC" w:rsidP="005B5BEC">
            <w:pPr>
              <w:shd w:val="clear" w:color="auto" w:fill="FBE4D5" w:themeFill="accent2" w:themeFillTint="33"/>
              <w:tabs>
                <w:tab w:val="left" w:pos="273"/>
              </w:tabs>
              <w:spacing w:line="276" w:lineRule="auto"/>
              <w:rPr>
                <w:ins w:id="466" w:author="Michael Kohl" w:date="2026-05-20T12:12:00Z" w16du:dateUtc="2026-05-20T10:12:00Z"/>
                <w:rFonts w:cstheme="minorHAnsi"/>
                <w:b/>
                <w:bCs/>
              </w:rPr>
            </w:pPr>
            <w:ins w:id="467" w:author="Michael Kohl" w:date="2026-05-20T12:12:00Z" w16du:dateUtc="2026-05-20T10:12:00Z">
              <w:r w:rsidRPr="00C921C2">
                <w:rPr>
                  <w:rFonts w:cstheme="minorHAnsi"/>
                  <w:b/>
                  <w:bCs/>
                </w:rPr>
                <w:t>Sek. I</w:t>
              </w:r>
              <w:r>
                <w:rPr>
                  <w:rFonts w:cstheme="minorHAnsi"/>
                  <w:b/>
                  <w:bCs/>
                </w:rPr>
                <w:t xml:space="preserve"> (Arbeitsblatt 1A)</w:t>
              </w:r>
            </w:ins>
            <w:ins w:id="468" w:author="Michael Kohl" w:date="2026-05-20T12:17:00Z" w16du:dateUtc="2026-05-20T10:17:00Z">
              <w:r w:rsidR="00DC5430">
                <w:rPr>
                  <w:rFonts w:cstheme="minorHAnsi"/>
                  <w:b/>
                  <w:bCs/>
                </w:rPr>
                <w:t xml:space="preserve"> – Reflexionsfragen:</w:t>
              </w:r>
            </w:ins>
          </w:p>
          <w:p w14:paraId="4820CDEF" w14:textId="4777C090" w:rsidR="002C39FF" w:rsidRPr="003935DB" w:rsidDel="005B5BEC" w:rsidRDefault="00A24EE4" w:rsidP="004C6CFA">
            <w:pPr>
              <w:shd w:val="clear" w:color="auto" w:fill="FBE4D5" w:themeFill="accent2" w:themeFillTint="33"/>
              <w:tabs>
                <w:tab w:val="left" w:pos="273"/>
              </w:tabs>
              <w:spacing w:line="276" w:lineRule="auto"/>
              <w:rPr>
                <w:del w:id="469" w:author="Michael Kohl" w:date="2026-05-20T12:12:00Z" w16du:dateUtc="2026-05-20T10:12:00Z"/>
                <w:rFonts w:cstheme="minorHAnsi"/>
              </w:rPr>
            </w:pPr>
            <w:del w:id="470" w:author="Michael Kohl" w:date="2026-05-20T12:12:00Z" w16du:dateUtc="2026-05-20T10:12:00Z">
              <w:r w:rsidRPr="003935DB" w:rsidDel="005B5BEC">
                <w:rPr>
                  <w:rFonts w:cstheme="minorHAnsi"/>
                  <w:b/>
                  <w:bCs/>
                </w:rPr>
                <w:delText>Sek. I</w:delText>
              </w:r>
              <w:r w:rsidR="002C39FF" w:rsidRPr="003935DB" w:rsidDel="005B5BEC">
                <w:rPr>
                  <w:rFonts w:cstheme="minorHAnsi"/>
                  <w:b/>
                  <w:bCs/>
                </w:rPr>
                <w:delText>:</w:delText>
              </w:r>
            </w:del>
          </w:p>
          <w:p w14:paraId="5674962D" w14:textId="0A285B96" w:rsidR="00EF297B" w:rsidRPr="003935DB" w:rsidRDefault="00EF297B" w:rsidP="00EF297B">
            <w:pPr>
              <w:shd w:val="clear" w:color="auto" w:fill="FBE4D5" w:themeFill="accent2" w:themeFillTint="33"/>
              <w:tabs>
                <w:tab w:val="left" w:pos="273"/>
              </w:tabs>
              <w:spacing w:line="276" w:lineRule="auto"/>
              <w:rPr>
                <w:rFonts w:cstheme="minorHAnsi"/>
              </w:rPr>
            </w:pPr>
            <w:r w:rsidRPr="003935DB">
              <w:rPr>
                <w:rFonts w:cstheme="minorHAnsi"/>
              </w:rPr>
              <w:t xml:space="preserve">– Verbreitungsmechanismen beschreibend benennen: </w:t>
            </w:r>
            <w:r w:rsidR="008A0BA9">
              <w:rPr>
                <w:rFonts w:cstheme="minorHAnsi"/>
              </w:rPr>
              <w:t>„</w:t>
            </w:r>
            <w:r w:rsidRPr="003935DB">
              <w:rPr>
                <w:rFonts w:cstheme="minorHAnsi"/>
              </w:rPr>
              <w:t>weil es viele geteilt haben</w:t>
            </w:r>
            <w:r w:rsidR="008A0BA9">
              <w:rPr>
                <w:rFonts w:cstheme="minorHAnsi"/>
              </w:rPr>
              <w:t>“</w:t>
            </w:r>
            <w:r w:rsidRPr="003935DB">
              <w:rPr>
                <w:rFonts w:cstheme="minorHAnsi"/>
              </w:rPr>
              <w:t xml:space="preserve">, </w:t>
            </w:r>
            <w:r w:rsidR="008A0BA9">
              <w:rPr>
                <w:rFonts w:cstheme="minorHAnsi"/>
              </w:rPr>
              <w:t>„</w:t>
            </w:r>
            <w:r w:rsidRPr="003935DB">
              <w:rPr>
                <w:rFonts w:cstheme="minorHAnsi"/>
              </w:rPr>
              <w:t>weil es toll klingt</w:t>
            </w:r>
            <w:r w:rsidR="008A0BA9">
              <w:rPr>
                <w:rFonts w:cstheme="minorHAnsi"/>
              </w:rPr>
              <w:t>“</w:t>
            </w:r>
          </w:p>
          <w:p w14:paraId="51B22506" w14:textId="33C4A566" w:rsidR="00EF297B" w:rsidRPr="003935DB" w:rsidRDefault="00EF297B" w:rsidP="00EF297B">
            <w:pPr>
              <w:shd w:val="clear" w:color="auto" w:fill="FBE4D5" w:themeFill="accent2" w:themeFillTint="33"/>
              <w:tabs>
                <w:tab w:val="left" w:pos="273"/>
              </w:tabs>
              <w:spacing w:line="276" w:lineRule="auto"/>
              <w:rPr>
                <w:rFonts w:cstheme="minorHAnsi"/>
              </w:rPr>
            </w:pPr>
            <w:r w:rsidRPr="003935DB">
              <w:rPr>
                <w:rFonts w:cstheme="minorHAnsi"/>
              </w:rPr>
              <w:t>–</w:t>
            </w:r>
            <w:ins w:id="471" w:author="Fabienne Schmaus" w:date="2026-05-11T10:19:00Z" w16du:dateUtc="2026-05-11T08:19:00Z">
              <w:r w:rsidR="006204D6">
                <w:rPr>
                  <w:rFonts w:cstheme="minorHAnsi"/>
                </w:rPr>
                <w:t xml:space="preserve"> </w:t>
              </w:r>
            </w:ins>
            <w:del w:id="472" w:author="Fabienne Schmaus" w:date="2026-05-11T10:19:00Z" w16du:dateUtc="2026-05-11T08:19:00Z">
              <w:r w:rsidRPr="003935DB" w:rsidDel="006204D6">
                <w:rPr>
                  <w:rFonts w:cstheme="minorHAnsi"/>
                </w:rPr>
                <w:delText xml:space="preserve"> Konkrete </w:delText>
              </w:r>
            </w:del>
            <w:r w:rsidRPr="003935DB">
              <w:rPr>
                <w:rFonts w:cstheme="minorHAnsi"/>
              </w:rPr>
              <w:t>Beispiele</w:t>
            </w:r>
            <w:ins w:id="473" w:author="Fabienne Schmaus" w:date="2026-05-11T10:19:00Z" w16du:dateUtc="2026-05-11T08:19:00Z">
              <w:r w:rsidR="006204D6">
                <w:rPr>
                  <w:rFonts w:cstheme="minorHAnsi"/>
                </w:rPr>
                <w:t xml:space="preserve"> konkret benennen</w:t>
              </w:r>
            </w:ins>
            <w:r w:rsidRPr="003935DB">
              <w:rPr>
                <w:rFonts w:cstheme="minorHAnsi"/>
              </w:rPr>
              <w:t xml:space="preserve">: Before-After-Bilder, </w:t>
            </w:r>
            <w:r w:rsidR="008A0BA9">
              <w:rPr>
                <w:rFonts w:cstheme="minorHAnsi"/>
              </w:rPr>
              <w:t>„</w:t>
            </w:r>
            <w:r w:rsidRPr="003935DB">
              <w:rPr>
                <w:rFonts w:cstheme="minorHAnsi"/>
              </w:rPr>
              <w:t>Wundermittel</w:t>
            </w:r>
            <w:r w:rsidR="008A0BA9">
              <w:rPr>
                <w:rFonts w:cstheme="minorHAnsi"/>
              </w:rPr>
              <w:t>“</w:t>
            </w:r>
            <w:r w:rsidRPr="003935DB">
              <w:rPr>
                <w:rFonts w:cstheme="minorHAnsi"/>
              </w:rPr>
              <w:t>, Challenges</w:t>
            </w:r>
          </w:p>
          <w:p w14:paraId="269332B0" w14:textId="46DF6585" w:rsidR="00EF297B" w:rsidRPr="003935DB" w:rsidRDefault="00EF297B" w:rsidP="00EF297B">
            <w:pPr>
              <w:shd w:val="clear" w:color="auto" w:fill="FBE4D5" w:themeFill="accent2" w:themeFillTint="33"/>
              <w:tabs>
                <w:tab w:val="left" w:pos="273"/>
              </w:tabs>
              <w:spacing w:line="276" w:lineRule="auto"/>
              <w:rPr>
                <w:rFonts w:cstheme="minorHAnsi"/>
              </w:rPr>
            </w:pPr>
            <w:r w:rsidRPr="003935DB">
              <w:rPr>
                <w:rFonts w:cstheme="minorHAnsi"/>
              </w:rPr>
              <w:t>– Fachbegriffe noch nicht notwendig</w:t>
            </w:r>
          </w:p>
          <w:p w14:paraId="0B3D7EEC" w14:textId="140A724D" w:rsidR="00EF297B" w:rsidRPr="003935DB" w:rsidDel="006204D6" w:rsidRDefault="00EF297B" w:rsidP="00EF297B">
            <w:pPr>
              <w:shd w:val="clear" w:color="auto" w:fill="FBE4D5" w:themeFill="accent2" w:themeFillTint="33"/>
              <w:tabs>
                <w:tab w:val="left" w:pos="273"/>
              </w:tabs>
              <w:spacing w:line="276" w:lineRule="auto"/>
              <w:rPr>
                <w:del w:id="474" w:author="Fabienne Schmaus" w:date="2026-05-11T10:20:00Z" w16du:dateUtc="2026-05-11T08:20:00Z"/>
                <w:rFonts w:cstheme="minorHAnsi"/>
              </w:rPr>
            </w:pPr>
          </w:p>
          <w:p w14:paraId="512A5D92" w14:textId="32D17ADC" w:rsidR="002C39FF" w:rsidRPr="003935DB" w:rsidRDefault="00A24EE4" w:rsidP="00EF297B">
            <w:pPr>
              <w:shd w:val="clear" w:color="auto" w:fill="FBE4D5" w:themeFill="accent2" w:themeFillTint="33"/>
              <w:tabs>
                <w:tab w:val="left" w:pos="273"/>
              </w:tabs>
              <w:spacing w:line="276" w:lineRule="auto"/>
              <w:rPr>
                <w:rFonts w:cstheme="minorHAnsi"/>
                <w:b/>
                <w:bCs/>
              </w:rPr>
            </w:pPr>
            <w:r w:rsidRPr="003935DB">
              <w:rPr>
                <w:rFonts w:cstheme="minorHAnsi"/>
                <w:b/>
                <w:bCs/>
              </w:rPr>
              <w:t>Sek. I</w:t>
            </w:r>
            <w:r w:rsidR="002C39FF" w:rsidRPr="003935DB">
              <w:rPr>
                <w:rFonts w:cstheme="minorHAnsi"/>
                <w:b/>
                <w:bCs/>
              </w:rPr>
              <w:t>I</w:t>
            </w:r>
            <w:ins w:id="475" w:author="Michael Kohl" w:date="2026-05-20T12:12:00Z" w16du:dateUtc="2026-05-20T10:12:00Z">
              <w:r w:rsidR="005B5BEC">
                <w:rPr>
                  <w:rFonts w:cstheme="minorHAnsi"/>
                  <w:b/>
                  <w:bCs/>
                </w:rPr>
                <w:t xml:space="preserve"> (Arbeitsblatt 1B</w:t>
              </w:r>
            </w:ins>
            <w:del w:id="476" w:author="Michael Kohl" w:date="2026-05-20T12:12:00Z" w16du:dateUtc="2026-05-20T10:12:00Z">
              <w:r w:rsidR="002C39FF" w:rsidRPr="003935DB" w:rsidDel="005B5BEC">
                <w:rPr>
                  <w:rFonts w:cstheme="minorHAnsi"/>
                  <w:b/>
                  <w:bCs/>
                </w:rPr>
                <w:delText>:</w:delText>
              </w:r>
            </w:del>
            <w:ins w:id="477" w:author="Michael Kohl" w:date="2026-05-20T12:17:00Z" w16du:dateUtc="2026-05-20T10:17:00Z">
              <w:r w:rsidR="00DC5430">
                <w:rPr>
                  <w:rFonts w:cstheme="minorHAnsi"/>
                  <w:b/>
                  <w:bCs/>
                </w:rPr>
                <w:t xml:space="preserve"> </w:t>
              </w:r>
            </w:ins>
            <w:ins w:id="478" w:author="Michael Kohl" w:date="2026-05-20T12:18:00Z" w16du:dateUtc="2026-05-20T10:18:00Z">
              <w:r w:rsidR="00DC5430">
                <w:rPr>
                  <w:rFonts w:cstheme="minorHAnsi"/>
                  <w:b/>
                  <w:bCs/>
                </w:rPr>
                <w:t>–</w:t>
              </w:r>
            </w:ins>
            <w:ins w:id="479" w:author="Michael Kohl" w:date="2026-05-20T12:17:00Z" w16du:dateUtc="2026-05-20T10:17:00Z">
              <w:r w:rsidR="00DC5430">
                <w:rPr>
                  <w:rFonts w:cstheme="minorHAnsi"/>
                  <w:b/>
                  <w:bCs/>
                </w:rPr>
                <w:t xml:space="preserve"> Reflexionsfragen</w:t>
              </w:r>
            </w:ins>
          </w:p>
          <w:p w14:paraId="40C935D5" w14:textId="77777777" w:rsidR="006204D6" w:rsidRPr="003935DB" w:rsidRDefault="006204D6" w:rsidP="006204D6">
            <w:pPr>
              <w:shd w:val="clear" w:color="auto" w:fill="FBE4D5" w:themeFill="accent2" w:themeFillTint="33"/>
              <w:tabs>
                <w:tab w:val="left" w:pos="273"/>
              </w:tabs>
              <w:spacing w:line="276" w:lineRule="auto"/>
              <w:rPr>
                <w:ins w:id="480" w:author="Fabienne Schmaus" w:date="2026-05-11T10:19:00Z" w16du:dateUtc="2026-05-11T08:19:00Z"/>
                <w:rFonts w:cstheme="minorHAnsi"/>
              </w:rPr>
            </w:pPr>
            <w:ins w:id="481" w:author="Fabienne Schmaus" w:date="2026-05-11T10:19:00Z" w16du:dateUtc="2026-05-11T08:19:00Z">
              <w:r w:rsidRPr="003935DB">
                <w:rPr>
                  <w:rFonts w:cstheme="minorHAnsi"/>
                  <w:b/>
                  <w:bCs/>
                </w:rPr>
                <w:t>Bestätigungsfehler:</w:t>
              </w:r>
              <w:r w:rsidRPr="003935DB">
                <w:rPr>
                  <w:rFonts w:cstheme="minorHAnsi"/>
                </w:rPr>
                <w:t xml:space="preserve"> Wir suchen und glauben bevorzugt Informationen, die unsere bestehenden Überzeugungen bestätigen. Wer bereits glaubt, dass Zucker schädlich ist, wird einen Artikel über Zucker-Hyperaktivität bereitwilliger teilen</w:t>
              </w:r>
              <w:r>
                <w:rPr>
                  <w:rFonts w:cstheme="minorHAnsi"/>
                </w:rPr>
                <w:t>,</w:t>
              </w:r>
              <w:r w:rsidRPr="003935DB">
                <w:rPr>
                  <w:rFonts w:cstheme="minorHAnsi"/>
                </w:rPr>
                <w:t xml:space="preserve"> ohne ihn zu prüfen.</w:t>
              </w:r>
            </w:ins>
          </w:p>
          <w:p w14:paraId="022303AD" w14:textId="77777777" w:rsidR="006204D6" w:rsidRPr="003935DB" w:rsidRDefault="006204D6" w:rsidP="006204D6">
            <w:pPr>
              <w:shd w:val="clear" w:color="auto" w:fill="FBE4D5" w:themeFill="accent2" w:themeFillTint="33"/>
              <w:tabs>
                <w:tab w:val="left" w:pos="273"/>
              </w:tabs>
              <w:spacing w:line="276" w:lineRule="auto"/>
              <w:rPr>
                <w:ins w:id="482" w:author="Fabienne Schmaus" w:date="2026-05-11T10:19:00Z" w16du:dateUtc="2026-05-11T08:19:00Z"/>
                <w:rFonts w:cstheme="minorHAnsi"/>
              </w:rPr>
            </w:pPr>
            <w:ins w:id="483" w:author="Fabienne Schmaus" w:date="2026-05-11T10:19:00Z" w16du:dateUtc="2026-05-11T08:19:00Z">
              <w:r w:rsidRPr="003935DB">
                <w:rPr>
                  <w:rFonts w:cstheme="minorHAnsi"/>
                  <w:b/>
                  <w:bCs/>
                </w:rPr>
                <w:t>Sozialer Beweis:</w:t>
              </w:r>
              <w:r w:rsidRPr="003935DB">
                <w:rPr>
                  <w:rFonts w:cstheme="minorHAnsi"/>
                </w:rPr>
                <w:t xml:space="preserve"> Bei Social-Media-Gesundheitsinformationen ist </w:t>
              </w:r>
              <w:r>
                <w:rPr>
                  <w:rFonts w:cstheme="minorHAnsi"/>
                </w:rPr>
                <w:t>„</w:t>
              </w:r>
              <w:r w:rsidRPr="003935DB">
                <w:rPr>
                  <w:rFonts w:cstheme="minorHAnsi"/>
                </w:rPr>
                <w:t>viele teilen das</w:t>
              </w:r>
              <w:r>
                <w:rPr>
                  <w:rFonts w:cstheme="minorHAnsi"/>
                </w:rPr>
                <w:t>“</w:t>
              </w:r>
              <w:r w:rsidRPr="003935DB">
                <w:rPr>
                  <w:rFonts w:cstheme="minorHAnsi"/>
                </w:rPr>
                <w:t xml:space="preserve"> kein Qualitätsmerkmal. Die Messgröße ist Engagement, nicht Wahrheitsgehalt. Ein viraler Mythos hat mehr Reichweite als eine korrekte, aber trockene Gegendarstellung.</w:t>
              </w:r>
            </w:ins>
          </w:p>
          <w:p w14:paraId="76C03A2D" w14:textId="0CEEADAE" w:rsidR="00EF297B" w:rsidRPr="006204D6" w:rsidRDefault="00EF297B" w:rsidP="00EF297B">
            <w:pPr>
              <w:shd w:val="clear" w:color="auto" w:fill="FBE4D5" w:themeFill="accent2" w:themeFillTint="33"/>
              <w:tabs>
                <w:tab w:val="left" w:pos="273"/>
              </w:tabs>
              <w:spacing w:line="276" w:lineRule="auto"/>
              <w:rPr>
                <w:rFonts w:cstheme="minorHAnsi"/>
                <w:b/>
                <w:bCs/>
                <w:rPrChange w:id="484" w:author="Fabienne Schmaus" w:date="2026-05-11T10:20:00Z" w16du:dateUtc="2026-05-11T08:20:00Z">
                  <w:rPr>
                    <w:rFonts w:cstheme="minorHAnsi"/>
                  </w:rPr>
                </w:rPrChange>
              </w:rPr>
            </w:pPr>
            <w:r w:rsidRPr="006204D6">
              <w:rPr>
                <w:rFonts w:cstheme="minorHAnsi"/>
                <w:b/>
                <w:bCs/>
                <w:rPrChange w:id="485" w:author="Fabienne Schmaus" w:date="2026-05-11T10:20:00Z" w16du:dateUtc="2026-05-11T08:20:00Z">
                  <w:rPr>
                    <w:rFonts w:cstheme="minorHAnsi"/>
                  </w:rPr>
                </w:rPrChange>
              </w:rPr>
              <w:t>Psychologische Mechanismen</w:t>
            </w:r>
            <w:del w:id="486" w:author="Fabienne Schmaus" w:date="2026-05-11T10:20:00Z" w16du:dateUtc="2026-05-11T08:20:00Z">
              <w:r w:rsidRPr="006204D6" w:rsidDel="006204D6">
                <w:rPr>
                  <w:rFonts w:cstheme="minorHAnsi"/>
                  <w:b/>
                  <w:bCs/>
                  <w:rPrChange w:id="487" w:author="Fabienne Schmaus" w:date="2026-05-11T10:20:00Z" w16du:dateUtc="2026-05-11T08:20:00Z">
                    <w:rPr>
                      <w:rFonts w:cstheme="minorHAnsi"/>
                    </w:rPr>
                  </w:rPrChange>
                </w:rPr>
                <w:delText xml:space="preserve"> benennen und einordnen</w:delText>
              </w:r>
            </w:del>
            <w:r w:rsidRPr="006204D6">
              <w:rPr>
                <w:rFonts w:cstheme="minorHAnsi"/>
                <w:b/>
                <w:bCs/>
                <w:rPrChange w:id="488" w:author="Fabienne Schmaus" w:date="2026-05-11T10:20:00Z" w16du:dateUtc="2026-05-11T08:20:00Z">
                  <w:rPr>
                    <w:rFonts w:cstheme="minorHAnsi"/>
                  </w:rPr>
                </w:rPrChange>
              </w:rPr>
              <w:t>:</w:t>
            </w:r>
          </w:p>
          <w:p w14:paraId="4BE5B2B1" w14:textId="4E328C6C" w:rsidR="00EF297B" w:rsidRPr="003935DB" w:rsidRDefault="00EF297B" w:rsidP="00EF297B">
            <w:pPr>
              <w:shd w:val="clear" w:color="auto" w:fill="FBE4D5" w:themeFill="accent2" w:themeFillTint="33"/>
              <w:tabs>
                <w:tab w:val="left" w:pos="273"/>
              </w:tabs>
              <w:spacing w:line="276" w:lineRule="auto"/>
              <w:rPr>
                <w:rFonts w:cstheme="minorHAnsi"/>
              </w:rPr>
            </w:pPr>
            <w:r w:rsidRPr="003935DB">
              <w:rPr>
                <w:rFonts w:cstheme="minorHAnsi"/>
              </w:rPr>
              <w:t>– Bestätigungsfehler (Confirmation Bias): Wir glauben eher, was zu unseren Überzeugungen passt</w:t>
            </w:r>
            <w:ins w:id="489" w:author="Fabienne Schmaus" w:date="2026-05-11T10:21:00Z" w16du:dateUtc="2026-05-11T08:21:00Z">
              <w:r w:rsidR="006204D6">
                <w:rPr>
                  <w:rFonts w:cstheme="minorHAnsi"/>
                </w:rPr>
                <w:t>.</w:t>
              </w:r>
            </w:ins>
          </w:p>
          <w:p w14:paraId="4605178D" w14:textId="4862CD0B" w:rsidR="00EF297B" w:rsidRPr="003935DB" w:rsidRDefault="00EF297B" w:rsidP="00EF297B">
            <w:pPr>
              <w:shd w:val="clear" w:color="auto" w:fill="FBE4D5" w:themeFill="accent2" w:themeFillTint="33"/>
              <w:tabs>
                <w:tab w:val="left" w:pos="273"/>
              </w:tabs>
              <w:spacing w:line="276" w:lineRule="auto"/>
              <w:rPr>
                <w:rFonts w:cstheme="minorHAnsi"/>
              </w:rPr>
            </w:pPr>
            <w:r w:rsidRPr="003935DB">
              <w:rPr>
                <w:rFonts w:cstheme="minorHAnsi"/>
              </w:rPr>
              <w:t>– Dunning-Kruger-Effekt: Wenig Wissen kann zu überhöhter Sicherheit führen</w:t>
            </w:r>
            <w:ins w:id="490" w:author="Fabienne Schmaus" w:date="2026-05-11T10:21:00Z" w16du:dateUtc="2026-05-11T08:21:00Z">
              <w:r w:rsidR="006204D6">
                <w:rPr>
                  <w:rFonts w:cstheme="minorHAnsi"/>
                </w:rPr>
                <w:t>.</w:t>
              </w:r>
            </w:ins>
          </w:p>
          <w:p w14:paraId="4C65619A" w14:textId="3C9B426D" w:rsidR="00EF297B" w:rsidRPr="003935DB" w:rsidRDefault="00EF297B" w:rsidP="00EF297B">
            <w:pPr>
              <w:shd w:val="clear" w:color="auto" w:fill="FBE4D5" w:themeFill="accent2" w:themeFillTint="33"/>
              <w:tabs>
                <w:tab w:val="left" w:pos="273"/>
              </w:tabs>
              <w:spacing w:line="276" w:lineRule="auto"/>
              <w:rPr>
                <w:rFonts w:cstheme="minorHAnsi"/>
              </w:rPr>
            </w:pPr>
            <w:r w:rsidRPr="003935DB">
              <w:rPr>
                <w:rFonts w:cstheme="minorHAnsi"/>
              </w:rPr>
              <w:t xml:space="preserve">– </w:t>
            </w:r>
            <w:ins w:id="491" w:author="Fabienne Schmaus" w:date="2026-05-11T10:21:00Z" w16du:dateUtc="2026-05-11T08:21:00Z">
              <w:r w:rsidR="006204D6">
                <w:rPr>
                  <w:rFonts w:cstheme="minorHAnsi"/>
                </w:rPr>
                <w:t>s</w:t>
              </w:r>
            </w:ins>
            <w:del w:id="492" w:author="Fabienne Schmaus" w:date="2026-05-11T10:21:00Z" w16du:dateUtc="2026-05-11T08:21:00Z">
              <w:r w:rsidRPr="003935DB" w:rsidDel="006204D6">
                <w:rPr>
                  <w:rFonts w:cstheme="minorHAnsi"/>
                </w:rPr>
                <w:delText>S</w:delText>
              </w:r>
            </w:del>
            <w:r w:rsidRPr="003935DB">
              <w:rPr>
                <w:rFonts w:cstheme="minorHAnsi"/>
              </w:rPr>
              <w:t>ozialer Beweis: Viele Likes</w:t>
            </w:r>
            <w:del w:id="493" w:author="Fabienne Schmaus" w:date="2026-05-11T10:21:00Z" w16du:dateUtc="2026-05-11T08:21:00Z">
              <w:r w:rsidRPr="003935DB" w:rsidDel="006204D6">
                <w:rPr>
                  <w:rFonts w:cstheme="minorHAnsi"/>
                </w:rPr>
                <w:delText>/</w:delText>
              </w:r>
            </w:del>
            <w:ins w:id="494" w:author="Fabienne Schmaus" w:date="2026-05-11T10:21:00Z" w16du:dateUtc="2026-05-11T08:21:00Z">
              <w:r w:rsidR="006204D6">
                <w:rPr>
                  <w:rFonts w:cstheme="minorHAnsi"/>
                </w:rPr>
                <w:t xml:space="preserve"> oder </w:t>
              </w:r>
            </w:ins>
            <w:r w:rsidRPr="003935DB">
              <w:rPr>
                <w:rFonts w:cstheme="minorHAnsi"/>
              </w:rPr>
              <w:t>Shares erhöhen wahrgenommene Glaubwürdigkeit</w:t>
            </w:r>
            <w:ins w:id="495" w:author="Fabienne Schmaus" w:date="2026-05-11T10:21:00Z" w16du:dateUtc="2026-05-11T08:21:00Z">
              <w:r w:rsidR="006204D6">
                <w:rPr>
                  <w:rFonts w:cstheme="minorHAnsi"/>
                </w:rPr>
                <w:t>.</w:t>
              </w:r>
            </w:ins>
          </w:p>
          <w:p w14:paraId="290767CD" w14:textId="27538A41" w:rsidR="002C39FF" w:rsidRPr="003935DB" w:rsidRDefault="00EF297B" w:rsidP="00306EC2">
            <w:pPr>
              <w:shd w:val="clear" w:color="auto" w:fill="FBE4D5" w:themeFill="accent2" w:themeFillTint="33"/>
              <w:tabs>
                <w:tab w:val="left" w:pos="273"/>
              </w:tabs>
              <w:spacing w:line="276" w:lineRule="auto"/>
              <w:rPr>
                <w:rFonts w:cstheme="minorHAnsi"/>
              </w:rPr>
            </w:pPr>
            <w:r w:rsidRPr="003935DB">
              <w:rPr>
                <w:rFonts w:cstheme="minorHAnsi"/>
              </w:rPr>
              <w:t>– Illusory Truth Effect: Wiederholung erzeugt subjektiv Wahrheit</w:t>
            </w:r>
            <w:ins w:id="496" w:author="Fabienne Schmaus" w:date="2026-05-11T09:38:00Z" w16du:dateUtc="2026-05-11T07:38:00Z">
              <w:r w:rsidR="00364BA2">
                <w:rPr>
                  <w:rFonts w:cstheme="minorHAnsi"/>
                </w:rPr>
                <w:t>: J</w:t>
              </w:r>
            </w:ins>
            <w:del w:id="497" w:author="Fabienne Schmaus" w:date="2026-05-11T09:38:00Z" w16du:dateUtc="2026-05-11T07:38:00Z">
              <w:r w:rsidRPr="003935DB" w:rsidDel="00364BA2">
                <w:rPr>
                  <w:rFonts w:cstheme="minorHAnsi"/>
                </w:rPr>
                <w:delText xml:space="preserve"> – j</w:delText>
              </w:r>
            </w:del>
            <w:r w:rsidRPr="003935DB">
              <w:rPr>
                <w:rFonts w:cstheme="minorHAnsi"/>
              </w:rPr>
              <w:t>e öfter eine Falschinformation wiederholt wird, desto wahrer erscheint sie. Das gilt selbst dann, wenn die Aussage erwiesenermaßen falsch ist.</w:t>
            </w:r>
          </w:p>
          <w:p w14:paraId="3708CE59" w14:textId="77777777" w:rsidR="00EF297B" w:rsidRPr="003935DB" w:rsidRDefault="00EF297B" w:rsidP="00EF297B">
            <w:pPr>
              <w:rPr>
                <w:rFonts w:cstheme="minorHAnsi"/>
              </w:rPr>
            </w:pPr>
          </w:p>
          <w:p w14:paraId="5DAB4725" w14:textId="6487C479" w:rsidR="00EF297B" w:rsidRPr="003935DB" w:rsidRDefault="00EF297B" w:rsidP="00EF297B">
            <w:pPr>
              <w:rPr>
                <w:rFonts w:cstheme="minorHAnsi"/>
              </w:rPr>
            </w:pPr>
            <w:del w:id="498" w:author="Fabienne Schmaus" w:date="2026-05-11T10:21:00Z" w16du:dateUtc="2026-05-11T08:21:00Z">
              <w:r w:rsidRPr="003935DB" w:rsidDel="006204D6">
                <w:rPr>
                  <w:rFonts w:cstheme="minorHAnsi"/>
                  <w:b/>
                  <w:bCs/>
                </w:rPr>
                <w:delText xml:space="preserve">(optional) </w:delText>
              </w:r>
            </w:del>
            <w:r w:rsidRPr="003935DB">
              <w:rPr>
                <w:rFonts w:cstheme="minorHAnsi"/>
                <w:b/>
                <w:bCs/>
              </w:rPr>
              <w:t xml:space="preserve">Kurz-Exkurs </w:t>
            </w:r>
            <w:r w:rsidR="008A0BA9">
              <w:rPr>
                <w:rFonts w:cstheme="minorHAnsi"/>
                <w:b/>
                <w:bCs/>
              </w:rPr>
              <w:t>„</w:t>
            </w:r>
            <w:r w:rsidRPr="003935DB">
              <w:rPr>
                <w:rFonts w:cstheme="minorHAnsi"/>
                <w:b/>
                <w:bCs/>
              </w:rPr>
              <w:t>Gesundheitsmythen und KI</w:t>
            </w:r>
            <w:r w:rsidR="008A0BA9">
              <w:rPr>
                <w:rFonts w:cstheme="minorHAnsi"/>
                <w:b/>
                <w:bCs/>
              </w:rPr>
              <w:t>“</w:t>
            </w:r>
            <w:ins w:id="499" w:author="Fabienne Schmaus" w:date="2026-05-11T10:21:00Z" w16du:dateUtc="2026-05-11T08:21:00Z">
              <w:r w:rsidR="006204D6">
                <w:rPr>
                  <w:rFonts w:cstheme="minorHAnsi"/>
                  <w:b/>
                  <w:bCs/>
                </w:rPr>
                <w:t xml:space="preserve"> (optional):</w:t>
              </w:r>
            </w:ins>
          </w:p>
          <w:p w14:paraId="0ED53993" w14:textId="50C4E096" w:rsidR="00EF297B" w:rsidRPr="003935DB" w:rsidRDefault="00EF297B" w:rsidP="00EF297B">
            <w:pPr>
              <w:rPr>
                <w:rFonts w:cstheme="minorHAnsi"/>
              </w:rPr>
            </w:pPr>
            <w:r w:rsidRPr="003935DB">
              <w:rPr>
                <w:rFonts w:cstheme="minorHAnsi"/>
              </w:rPr>
              <w:t xml:space="preserve">Im Plenum (ca. 2 Min.) </w:t>
            </w:r>
            <w:ins w:id="500" w:author="Michael Kohl" w:date="2026-05-20T12:18:00Z" w16du:dateUtc="2026-05-20T10:18:00Z">
              <w:r w:rsidR="00DC5430">
                <w:rPr>
                  <w:rFonts w:cstheme="minorHAnsi"/>
                </w:rPr>
                <w:t xml:space="preserve">Vortrag der Lehrkraft </w:t>
              </w:r>
            </w:ins>
            <w:r w:rsidRPr="003935DB">
              <w:rPr>
                <w:rFonts w:cstheme="minorHAnsi"/>
              </w:rPr>
              <w:t>anhand</w:t>
            </w:r>
            <w:ins w:id="501" w:author="Michael Kohl" w:date="2026-05-20T12:19:00Z" w16du:dateUtc="2026-05-20T10:19:00Z">
              <w:r w:rsidR="00DC5430">
                <w:rPr>
                  <w:rFonts w:cstheme="minorHAnsi"/>
                </w:rPr>
                <w:t xml:space="preserve"> von</w:t>
              </w:r>
            </w:ins>
            <w:del w:id="502" w:author="Michael Kohl" w:date="2026-05-20T12:19:00Z" w16du:dateUtc="2026-05-20T10:19:00Z">
              <w:r w:rsidRPr="003935DB" w:rsidDel="00DC5430">
                <w:rPr>
                  <w:rFonts w:cstheme="minorHAnsi"/>
                </w:rPr>
                <w:delText xml:space="preserve"> eines</w:delText>
              </w:r>
            </w:del>
            <w:r w:rsidRPr="003935DB">
              <w:rPr>
                <w:rFonts w:cstheme="minorHAnsi"/>
              </w:rPr>
              <w:t xml:space="preserve"> </w:t>
            </w:r>
            <w:commentRangeStart w:id="503"/>
            <w:commentRangeStart w:id="504"/>
            <w:commentRangeStart w:id="505"/>
            <w:r w:rsidRPr="003935DB">
              <w:rPr>
                <w:rFonts w:cstheme="minorHAnsi"/>
              </w:rPr>
              <w:t>Beispiel</w:t>
            </w:r>
            <w:ins w:id="506" w:author="Michael Kohl" w:date="2026-05-20T12:18:00Z" w16du:dateUtc="2026-05-20T10:18:00Z">
              <w:r w:rsidR="00DC5430">
                <w:rPr>
                  <w:rFonts w:cstheme="minorHAnsi"/>
                </w:rPr>
                <w:t>e</w:t>
              </w:r>
            </w:ins>
            <w:ins w:id="507" w:author="Michael Kohl" w:date="2026-05-20T12:19:00Z" w16du:dateUtc="2026-05-20T10:19:00Z">
              <w:r w:rsidR="00DC5430">
                <w:rPr>
                  <w:rFonts w:cstheme="minorHAnsi"/>
                </w:rPr>
                <w:t>n</w:t>
              </w:r>
            </w:ins>
            <w:del w:id="508" w:author="Michael Kohl" w:date="2026-05-20T12:18:00Z" w16du:dateUtc="2026-05-20T10:18:00Z">
              <w:r w:rsidRPr="003935DB" w:rsidDel="00DC5430">
                <w:rPr>
                  <w:rFonts w:cstheme="minorHAnsi"/>
                </w:rPr>
                <w:delText>s</w:delText>
              </w:r>
            </w:del>
            <w:commentRangeEnd w:id="503"/>
            <w:r w:rsidR="00325DBA" w:rsidRPr="003935DB">
              <w:rPr>
                <w:rStyle w:val="Kommentarzeichen"/>
                <w:rFonts w:cstheme="minorHAnsi"/>
                <w:sz w:val="22"/>
                <w:szCs w:val="22"/>
              </w:rPr>
              <w:commentReference w:id="503"/>
            </w:r>
            <w:commentRangeEnd w:id="504"/>
            <w:r w:rsidR="006204D6" w:rsidRPr="003935DB">
              <w:rPr>
                <w:rStyle w:val="Kommentarzeichen"/>
                <w:rFonts w:cstheme="minorHAnsi"/>
                <w:sz w:val="22"/>
                <w:szCs w:val="22"/>
              </w:rPr>
              <w:commentReference w:id="504"/>
            </w:r>
            <w:commentRangeEnd w:id="505"/>
            <w:r w:rsidR="00DC5430" w:rsidRPr="003935DB">
              <w:rPr>
                <w:rStyle w:val="Kommentarzeichen"/>
                <w:rFonts w:cstheme="minorHAnsi"/>
                <w:sz w:val="22"/>
                <w:szCs w:val="22"/>
              </w:rPr>
              <w:commentReference w:id="505"/>
            </w:r>
            <w:r w:rsidRPr="003935DB">
              <w:rPr>
                <w:rFonts w:cstheme="minorHAnsi"/>
              </w:rPr>
              <w:t>:</w:t>
            </w:r>
          </w:p>
          <w:p w14:paraId="250E7BCB" w14:textId="3E9D6FC3" w:rsidR="00EF297B" w:rsidRPr="003935DB" w:rsidRDefault="00EF297B" w:rsidP="00EF297B">
            <w:pPr>
              <w:numPr>
                <w:ilvl w:val="0"/>
                <w:numId w:val="22"/>
              </w:numPr>
              <w:rPr>
                <w:rFonts w:cstheme="minorHAnsi"/>
              </w:rPr>
            </w:pPr>
            <w:r w:rsidRPr="003935DB">
              <w:rPr>
                <w:rFonts w:cstheme="minorHAnsi"/>
                <w:b/>
                <w:bCs/>
              </w:rPr>
              <w:t>KI-generierte Bilder und Videos</w:t>
            </w:r>
            <w:r w:rsidRPr="003935DB">
              <w:rPr>
                <w:rFonts w:cstheme="minorHAnsi"/>
              </w:rPr>
              <w:t xml:space="preserve"> zu Gesundheitsthemen (Vorher</w:t>
            </w:r>
            <w:ins w:id="509" w:author="Fabienne Schmaus" w:date="2026-05-11T10:08:00Z" w16du:dateUtc="2026-05-11T08:08:00Z">
              <w:r w:rsidR="0073079F">
                <w:rPr>
                  <w:rFonts w:cstheme="minorHAnsi"/>
                </w:rPr>
                <w:t>-</w:t>
              </w:r>
            </w:ins>
            <w:r w:rsidRPr="003935DB">
              <w:rPr>
                <w:rFonts w:cstheme="minorHAnsi"/>
              </w:rPr>
              <w:t xml:space="preserve">/Nachher-Bilder, </w:t>
            </w:r>
            <w:r w:rsidR="008A0BA9">
              <w:rPr>
                <w:rFonts w:cstheme="minorHAnsi"/>
              </w:rPr>
              <w:t>„</w:t>
            </w:r>
            <w:r w:rsidRPr="003935DB">
              <w:rPr>
                <w:rFonts w:cstheme="minorHAnsi"/>
              </w:rPr>
              <w:t>Wundermittel</w:t>
            </w:r>
            <w:r w:rsidR="008A0BA9">
              <w:rPr>
                <w:rFonts w:cstheme="minorHAnsi"/>
              </w:rPr>
              <w:t>“</w:t>
            </w:r>
            <w:r w:rsidRPr="003935DB">
              <w:rPr>
                <w:rFonts w:cstheme="minorHAnsi"/>
              </w:rPr>
              <w:t>-Demos)</w:t>
            </w:r>
          </w:p>
          <w:p w14:paraId="37AFE7D9" w14:textId="77777777" w:rsidR="00EF297B" w:rsidRPr="003935DB" w:rsidRDefault="00EF297B" w:rsidP="00EF297B">
            <w:pPr>
              <w:numPr>
                <w:ilvl w:val="0"/>
                <w:numId w:val="22"/>
              </w:numPr>
              <w:rPr>
                <w:rFonts w:cstheme="minorHAnsi"/>
              </w:rPr>
            </w:pPr>
            <w:r w:rsidRPr="003935DB">
              <w:rPr>
                <w:rFonts w:cstheme="minorHAnsi"/>
                <w:b/>
                <w:bCs/>
              </w:rPr>
              <w:t>Deepfakes von Ärztinnen, Ärzten oder Prominenten</w:t>
            </w:r>
            <w:r w:rsidRPr="003935DB">
              <w:rPr>
                <w:rFonts w:cstheme="minorHAnsi"/>
              </w:rPr>
              <w:t>, die für Produkte werben oder Empfehlungen aussprechen, die sie nie gegeben haben</w:t>
            </w:r>
          </w:p>
          <w:p w14:paraId="725E4626" w14:textId="045536A9" w:rsidR="00EF297B" w:rsidRPr="003935DB" w:rsidRDefault="00EF297B" w:rsidP="00EF297B">
            <w:pPr>
              <w:numPr>
                <w:ilvl w:val="0"/>
                <w:numId w:val="22"/>
              </w:numPr>
              <w:rPr>
                <w:rFonts w:cstheme="minorHAnsi"/>
              </w:rPr>
            </w:pPr>
            <w:r w:rsidRPr="003935DB">
              <w:rPr>
                <w:rFonts w:cstheme="minorHAnsi"/>
                <w:b/>
                <w:bCs/>
              </w:rPr>
              <w:t>ChatGPT-Antworten ohne Quellenangabe</w:t>
            </w:r>
            <w:r w:rsidRPr="003935DB">
              <w:rPr>
                <w:rFonts w:cstheme="minorHAnsi"/>
              </w:rPr>
              <w:t>: plausibel klingend, aber ungeprüft</w:t>
            </w:r>
            <w:ins w:id="510" w:author="Fabienne Schmaus" w:date="2026-05-11T10:22:00Z" w16du:dateUtc="2026-05-11T08:22:00Z">
              <w:r w:rsidR="00F73BCB">
                <w:rPr>
                  <w:rFonts w:cstheme="minorHAnsi"/>
                </w:rPr>
                <w:t xml:space="preserve">, </w:t>
              </w:r>
            </w:ins>
            <w:del w:id="511" w:author="Fabienne Schmaus" w:date="2026-05-11T09:39:00Z" w16du:dateUtc="2026-05-11T07:39:00Z">
              <w:r w:rsidRPr="003935DB" w:rsidDel="00364BA2">
                <w:rPr>
                  <w:rFonts w:cstheme="minorHAnsi"/>
                </w:rPr>
                <w:delText xml:space="preserve"> –</w:delText>
              </w:r>
            </w:del>
            <w:del w:id="512" w:author="Fabienne Schmaus" w:date="2026-05-11T10:22:00Z" w16du:dateUtc="2026-05-11T08:22:00Z">
              <w:r w:rsidRPr="003935DB" w:rsidDel="00F73BCB">
                <w:rPr>
                  <w:rFonts w:cstheme="minorHAnsi"/>
                </w:rPr>
                <w:delText xml:space="preserve"> </w:delText>
              </w:r>
            </w:del>
            <w:r w:rsidRPr="003935DB">
              <w:rPr>
                <w:rFonts w:cstheme="minorHAnsi"/>
              </w:rPr>
              <w:t>können erfundene Studien zitieren (</w:t>
            </w:r>
            <w:r w:rsidR="008A0BA9">
              <w:rPr>
                <w:rFonts w:cstheme="minorHAnsi"/>
              </w:rPr>
              <w:t>„</w:t>
            </w:r>
            <w:r w:rsidRPr="003935DB">
              <w:rPr>
                <w:rFonts w:cstheme="minorHAnsi"/>
              </w:rPr>
              <w:t>Halluzinationen</w:t>
            </w:r>
            <w:r w:rsidR="008A0BA9">
              <w:rPr>
                <w:rFonts w:cstheme="minorHAnsi"/>
              </w:rPr>
              <w:t>“</w:t>
            </w:r>
            <w:r w:rsidRPr="003935DB">
              <w:rPr>
                <w:rFonts w:cstheme="minorHAnsi"/>
              </w:rPr>
              <w:t>)</w:t>
            </w:r>
          </w:p>
          <w:p w14:paraId="25B6033D" w14:textId="540B780C" w:rsidR="00EF297B" w:rsidRPr="003935DB" w:rsidRDefault="00EF297B" w:rsidP="00EF297B">
            <w:pPr>
              <w:numPr>
                <w:ilvl w:val="0"/>
                <w:numId w:val="22"/>
              </w:numPr>
              <w:rPr>
                <w:rFonts w:cstheme="minorHAnsi"/>
              </w:rPr>
            </w:pPr>
            <w:r w:rsidRPr="003935DB">
              <w:rPr>
                <w:rFonts w:cstheme="minorHAnsi"/>
                <w:b/>
                <w:bCs/>
              </w:rPr>
              <w:t xml:space="preserve">Automatisiert produzierte </w:t>
            </w:r>
            <w:r w:rsidR="008A0BA9">
              <w:rPr>
                <w:rFonts w:cstheme="minorHAnsi"/>
                <w:b/>
                <w:bCs/>
              </w:rPr>
              <w:t>„</w:t>
            </w:r>
            <w:r w:rsidRPr="003935DB">
              <w:rPr>
                <w:rFonts w:cstheme="minorHAnsi"/>
                <w:b/>
                <w:bCs/>
              </w:rPr>
              <w:t>Health-Hacks</w:t>
            </w:r>
            <w:r w:rsidR="008A0BA9">
              <w:rPr>
                <w:rFonts w:cstheme="minorHAnsi"/>
                <w:b/>
                <w:bCs/>
              </w:rPr>
              <w:t>“</w:t>
            </w:r>
            <w:r w:rsidRPr="003935DB">
              <w:rPr>
                <w:rFonts w:cstheme="minorHAnsi"/>
                <w:b/>
                <w:bCs/>
              </w:rPr>
              <w:t>-Clips</w:t>
            </w:r>
            <w:r w:rsidRPr="003935DB">
              <w:rPr>
                <w:rFonts w:cstheme="minorHAnsi"/>
              </w:rPr>
              <w:t>: Massenproduktion ähnlicher Tipps in Sekunden</w:t>
            </w:r>
          </w:p>
          <w:p w14:paraId="52A6F022" w14:textId="3F0830FD" w:rsidR="00EF297B" w:rsidRPr="003935DB" w:rsidRDefault="00EF297B" w:rsidP="00EF297B">
            <w:pPr>
              <w:rPr>
                <w:rFonts w:cstheme="minorHAnsi"/>
              </w:rPr>
            </w:pPr>
            <w:r w:rsidRPr="00F73BCB">
              <w:rPr>
                <w:rFonts w:cstheme="minorHAnsi"/>
                <w:i/>
                <w:iCs/>
                <w:rPrChange w:id="513" w:author="Fabienne Schmaus" w:date="2026-05-11T10:23:00Z" w16du:dateUtc="2026-05-11T08:23:00Z">
                  <w:rPr>
                    <w:rFonts w:cstheme="minorHAnsi"/>
                  </w:rPr>
                </w:rPrChange>
              </w:rPr>
              <w:t>Kernbotschaft:</w:t>
            </w:r>
            <w:r w:rsidRPr="003935DB">
              <w:rPr>
                <w:rFonts w:cstheme="minorHAnsi"/>
              </w:rPr>
              <w:t xml:space="preserve"> </w:t>
            </w:r>
            <w:ins w:id="514" w:author="Fabienne Schmaus" w:date="2026-05-11T09:39:00Z" w16du:dateUtc="2026-05-11T07:39:00Z">
              <w:r w:rsidR="00364BA2">
                <w:rPr>
                  <w:rFonts w:cstheme="minorHAnsi"/>
                </w:rPr>
                <w:t xml:space="preserve">Die </w:t>
              </w:r>
            </w:ins>
            <w:r w:rsidRPr="003935DB">
              <w:rPr>
                <w:rFonts w:cstheme="minorHAnsi"/>
              </w:rPr>
              <w:t>KI verstärkt bestehende Mythen-Mechanismen massiv</w:t>
            </w:r>
            <w:del w:id="515" w:author="Fabienne Schmaus" w:date="2026-05-11T09:39:00Z" w16du:dateUtc="2026-05-11T07:39:00Z">
              <w:r w:rsidRPr="003935DB" w:rsidDel="00364BA2">
                <w:rPr>
                  <w:rFonts w:cstheme="minorHAnsi"/>
                </w:rPr>
                <w:delText xml:space="preserve"> – s</w:delText>
              </w:r>
            </w:del>
            <w:ins w:id="516" w:author="Fabienne Schmaus" w:date="2026-05-11T09:39:00Z" w16du:dateUtc="2026-05-11T07:39:00Z">
              <w:r w:rsidR="00364BA2">
                <w:rPr>
                  <w:rFonts w:cstheme="minorHAnsi"/>
                </w:rPr>
                <w:t>. S</w:t>
              </w:r>
            </w:ins>
            <w:r w:rsidRPr="003935DB">
              <w:rPr>
                <w:rFonts w:cstheme="minorHAnsi"/>
              </w:rPr>
              <w:t>ie wirkt seriös, ist aber oft nicht überprüft. Die QQQQ-Methode (</w:t>
            </w:r>
            <w:del w:id="517" w:author="Fabienne Schmaus" w:date="2026-05-11T10:23:00Z" w16du:dateUtc="2026-05-11T08:23:00Z">
              <w:r w:rsidRPr="003935DB" w:rsidDel="00F73BCB">
                <w:rPr>
                  <w:rFonts w:cstheme="minorHAnsi"/>
                </w:rPr>
                <w:delText xml:space="preserve">Phase </w:delText>
              </w:r>
            </w:del>
            <w:ins w:id="518" w:author="Fabienne Schmaus" w:date="2026-05-11T10:23:00Z" w16du:dateUtc="2026-05-11T08:23:00Z">
              <w:r w:rsidR="00F73BCB">
                <w:rPr>
                  <w:rFonts w:cstheme="minorHAnsi"/>
                </w:rPr>
                <w:t>siehe Erarbeitung 1</w:t>
              </w:r>
            </w:ins>
            <w:del w:id="519" w:author="Fabienne Schmaus" w:date="2026-05-11T10:23:00Z" w16du:dateUtc="2026-05-11T08:23:00Z">
              <w:r w:rsidRPr="003935DB" w:rsidDel="00F73BCB">
                <w:rPr>
                  <w:rFonts w:cstheme="minorHAnsi"/>
                </w:rPr>
                <w:delText>3</w:delText>
              </w:r>
            </w:del>
            <w:r w:rsidRPr="003935DB">
              <w:rPr>
                <w:rFonts w:cstheme="minorHAnsi"/>
              </w:rPr>
              <w:t>) bleibt das wichtigste Werkzeug, gerade weil KI-Inhalte schwerer zu erkennen sind.</w:t>
            </w:r>
          </w:p>
          <w:p w14:paraId="3E6BDB05" w14:textId="6BBFC9E8" w:rsidR="00EF297B" w:rsidRPr="003935DB" w:rsidDel="00F73BCB" w:rsidRDefault="00EF297B" w:rsidP="00EF297B">
            <w:pPr>
              <w:rPr>
                <w:del w:id="520" w:author="Fabienne Schmaus" w:date="2026-05-11T10:23:00Z" w16du:dateUtc="2026-05-11T08:23:00Z"/>
                <w:rFonts w:cstheme="minorHAnsi"/>
              </w:rPr>
            </w:pPr>
          </w:p>
          <w:p w14:paraId="528DC32F" w14:textId="77777777" w:rsidR="00EF297B" w:rsidRPr="003935DB" w:rsidRDefault="00EF297B" w:rsidP="00EF297B">
            <w:pPr>
              <w:rPr>
                <w:rFonts w:cstheme="minorHAnsi"/>
                <w:highlight w:val="yellow"/>
              </w:rPr>
            </w:pPr>
          </w:p>
          <w:p w14:paraId="0EBC9320" w14:textId="68656974" w:rsidR="002C39FF" w:rsidRPr="003935DB" w:rsidRDefault="002C39FF" w:rsidP="007D4363">
            <w:pPr>
              <w:shd w:val="clear" w:color="auto" w:fill="E2EFD9" w:themeFill="accent6" w:themeFillTint="33"/>
              <w:tabs>
                <w:tab w:val="left" w:pos="273"/>
              </w:tabs>
              <w:spacing w:line="276" w:lineRule="auto"/>
              <w:rPr>
                <w:rFonts w:cstheme="minorHAnsi"/>
              </w:rPr>
            </w:pPr>
            <w:r w:rsidRPr="003935DB">
              <w:rPr>
                <w:rFonts w:cstheme="minorHAnsi"/>
                <w:highlight w:val="yellow"/>
              </w:rPr>
              <w:t xml:space="preserve">((Icon </w:t>
            </w:r>
            <w:r w:rsidR="008A0BA9">
              <w:rPr>
                <w:rFonts w:cstheme="minorHAnsi"/>
                <w:highlight w:val="yellow"/>
              </w:rPr>
              <w:t>„</w:t>
            </w:r>
            <w:r w:rsidR="007B2CE6" w:rsidRPr="003935DB">
              <w:rPr>
                <w:rFonts w:cstheme="minorHAnsi"/>
                <w:highlight w:val="yellow"/>
              </w:rPr>
              <w:t>Primarstufe</w:t>
            </w:r>
            <w:r w:rsidR="008A0BA9">
              <w:rPr>
                <w:rFonts w:cstheme="minorHAnsi"/>
                <w:highlight w:val="yellow"/>
              </w:rPr>
              <w:t>“</w:t>
            </w:r>
            <w:r w:rsidRPr="003935DB">
              <w:rPr>
                <w:rFonts w:cstheme="minorHAnsi"/>
                <w:highlight w:val="yellow"/>
              </w:rPr>
              <w:t>))</w:t>
            </w:r>
          </w:p>
          <w:p w14:paraId="63E5FFA6" w14:textId="066DE325" w:rsidR="00B07809" w:rsidRPr="003935DB" w:rsidRDefault="00B07809" w:rsidP="00B07809">
            <w:pPr>
              <w:shd w:val="clear" w:color="auto" w:fill="E2EFD9" w:themeFill="accent6" w:themeFillTint="33"/>
              <w:tabs>
                <w:tab w:val="left" w:pos="273"/>
              </w:tabs>
              <w:spacing w:line="276" w:lineRule="auto"/>
              <w:rPr>
                <w:rFonts w:cstheme="minorHAnsi"/>
              </w:rPr>
            </w:pPr>
            <w:r w:rsidRPr="003935DB">
              <w:rPr>
                <w:rFonts w:cstheme="minorHAnsi"/>
                <w:b/>
                <w:bCs/>
              </w:rPr>
              <w:t>Zeitumfang:</w:t>
            </w:r>
            <w:r w:rsidRPr="003935DB">
              <w:rPr>
                <w:rFonts w:cstheme="minorHAnsi"/>
              </w:rPr>
              <w:t xml:space="preserve"> ca. 10 Min.</w:t>
            </w:r>
          </w:p>
          <w:p w14:paraId="098D72A7" w14:textId="77777777" w:rsidR="00B07809" w:rsidRPr="003935DB" w:rsidRDefault="00B07809" w:rsidP="00B07809">
            <w:pPr>
              <w:shd w:val="clear" w:color="auto" w:fill="E2EFD9" w:themeFill="accent6" w:themeFillTint="33"/>
              <w:tabs>
                <w:tab w:val="left" w:pos="273"/>
              </w:tabs>
              <w:spacing w:line="276" w:lineRule="auto"/>
              <w:rPr>
                <w:rFonts w:cstheme="minorHAnsi"/>
              </w:rPr>
            </w:pPr>
            <w:r w:rsidRPr="003935DB">
              <w:rPr>
                <w:rFonts w:cstheme="minorHAnsi"/>
                <w:b/>
                <w:bCs/>
              </w:rPr>
              <w:t>Materialhinweis:</w:t>
            </w:r>
            <w:r w:rsidRPr="003935DB">
              <w:rPr>
                <w:rFonts w:cstheme="minorHAnsi"/>
              </w:rPr>
              <w:t xml:space="preserve"> Primarstufe – Arbeitsblatt 1</w:t>
            </w:r>
          </w:p>
          <w:p w14:paraId="38B1CFF8" w14:textId="1D2D867E" w:rsidR="001A7CE6" w:rsidRPr="003935DB" w:rsidDel="00F73BCB" w:rsidRDefault="002C39FF" w:rsidP="00F07C29">
            <w:pPr>
              <w:shd w:val="clear" w:color="auto" w:fill="E2EFD9" w:themeFill="accent6" w:themeFillTint="33"/>
              <w:tabs>
                <w:tab w:val="left" w:pos="273"/>
              </w:tabs>
              <w:spacing w:line="276" w:lineRule="auto"/>
              <w:rPr>
                <w:del w:id="521" w:author="Fabienne Schmaus" w:date="2026-05-11T10:24:00Z" w16du:dateUtc="2026-05-11T08:24:00Z"/>
                <w:rFonts w:cstheme="minorHAnsi"/>
              </w:rPr>
            </w:pPr>
            <w:r w:rsidRPr="003935DB">
              <w:rPr>
                <w:rFonts w:cstheme="minorHAnsi"/>
                <w:b/>
                <w:bCs/>
              </w:rPr>
              <w:t xml:space="preserve">Anpassung des Einstiegs: </w:t>
            </w:r>
            <w:r w:rsidRPr="003935DB">
              <w:rPr>
                <w:rFonts w:cstheme="minorHAnsi"/>
              </w:rPr>
              <w:t xml:space="preserve">Statt des </w:t>
            </w:r>
            <w:r w:rsidR="001A7CE6" w:rsidRPr="003935DB">
              <w:rPr>
                <w:rFonts w:cstheme="minorHAnsi"/>
              </w:rPr>
              <w:t xml:space="preserve">Kurzimpuls </w:t>
            </w:r>
            <w:del w:id="522" w:author="Fabienne Schmaus" w:date="2026-05-11T10:24:00Z" w16du:dateUtc="2026-05-11T08:24:00Z">
              <w:r w:rsidR="001A7CE6" w:rsidRPr="003935DB" w:rsidDel="00F73BCB">
                <w:rPr>
                  <w:rFonts w:cstheme="minorHAnsi"/>
                </w:rPr>
                <w:delText xml:space="preserve">-&gt; </w:delText>
              </w:r>
            </w:del>
            <w:ins w:id="523" w:author="Fabienne Schmaus" w:date="2026-05-11T10:24:00Z" w16du:dateUtc="2026-05-11T08:24:00Z">
              <w:r w:rsidR="00F73BCB">
                <w:rPr>
                  <w:rFonts w:cstheme="minorHAnsi"/>
                </w:rPr>
                <w:t>wird eine</w:t>
              </w:r>
              <w:r w:rsidR="00F73BCB" w:rsidRPr="003935DB">
                <w:rPr>
                  <w:rFonts w:cstheme="minorHAnsi"/>
                </w:rPr>
                <w:t xml:space="preserve"> </w:t>
              </w:r>
            </w:ins>
            <w:r w:rsidR="001A7CE6" w:rsidRPr="003935DB">
              <w:rPr>
                <w:rFonts w:cstheme="minorHAnsi"/>
              </w:rPr>
              <w:t>Geschichte</w:t>
            </w:r>
            <w:r w:rsidR="00CA49C4" w:rsidRPr="003935DB">
              <w:rPr>
                <w:rFonts w:cstheme="minorHAnsi"/>
              </w:rPr>
              <w:t xml:space="preserve"> mit Gesprächsfragen im Sitzkreis</w:t>
            </w:r>
            <w:ins w:id="524" w:author="Fabienne Schmaus" w:date="2026-05-11T10:24:00Z" w16du:dateUtc="2026-05-11T08:24:00Z">
              <w:r w:rsidR="00F73BCB">
                <w:rPr>
                  <w:rFonts w:cstheme="minorHAnsi"/>
                </w:rPr>
                <w:t xml:space="preserve"> besprochen.</w:t>
              </w:r>
            </w:ins>
          </w:p>
          <w:p w14:paraId="466A0A4F" w14:textId="77777777" w:rsidR="00CA49C4" w:rsidRPr="003935DB" w:rsidRDefault="00CA49C4" w:rsidP="00F07C29">
            <w:pPr>
              <w:shd w:val="clear" w:color="auto" w:fill="E2EFD9" w:themeFill="accent6" w:themeFillTint="33"/>
              <w:tabs>
                <w:tab w:val="left" w:pos="273"/>
              </w:tabs>
              <w:spacing w:line="276" w:lineRule="auto"/>
              <w:rPr>
                <w:rFonts w:cstheme="minorHAnsi"/>
              </w:rPr>
            </w:pPr>
          </w:p>
          <w:p w14:paraId="59619C4F" w14:textId="6B2B1409" w:rsidR="002B2FAA" w:rsidRPr="003935DB" w:rsidRDefault="002B2FAA" w:rsidP="002B2FAA">
            <w:pPr>
              <w:shd w:val="clear" w:color="auto" w:fill="E2EFD9" w:themeFill="accent6" w:themeFillTint="33"/>
              <w:tabs>
                <w:tab w:val="left" w:pos="273"/>
              </w:tabs>
              <w:spacing w:line="276" w:lineRule="auto"/>
              <w:rPr>
                <w:rFonts w:cstheme="minorHAnsi"/>
              </w:rPr>
            </w:pPr>
            <w:r w:rsidRPr="003935DB">
              <w:rPr>
                <w:rFonts w:cstheme="minorHAnsi"/>
                <w:b/>
                <w:bCs/>
              </w:rPr>
              <w:t>Ziel:</w:t>
            </w:r>
            <w:r w:rsidRPr="003935DB">
              <w:rPr>
                <w:rFonts w:cstheme="minorHAnsi"/>
              </w:rPr>
              <w:t xml:space="preserve"> Das Stille-Post-Prinzip </w:t>
            </w:r>
            <w:ins w:id="525" w:author="Fabienne Schmaus" w:date="2026-05-11T10:24:00Z" w16du:dateUtc="2026-05-11T08:24:00Z">
              <w:r w:rsidR="00F73BCB">
                <w:rPr>
                  <w:rFonts w:cstheme="minorHAnsi"/>
                </w:rPr>
                <w:t xml:space="preserve">wird </w:t>
              </w:r>
            </w:ins>
            <w:r w:rsidRPr="003935DB">
              <w:rPr>
                <w:rFonts w:cstheme="minorHAnsi"/>
              </w:rPr>
              <w:t xml:space="preserve">als Alltagsbild </w:t>
            </w:r>
            <w:del w:id="526" w:author="Fabienne Schmaus" w:date="2026-05-11T10:24:00Z" w16du:dateUtc="2026-05-11T08:24:00Z">
              <w:r w:rsidRPr="003935DB" w:rsidDel="00F73BCB">
                <w:rPr>
                  <w:rFonts w:cstheme="minorHAnsi"/>
                </w:rPr>
                <w:delText>einführen</w:delText>
              </w:r>
            </w:del>
            <w:ins w:id="527" w:author="Fabienne Schmaus" w:date="2026-05-11T10:24:00Z" w16du:dateUtc="2026-05-11T08:24:00Z">
              <w:r w:rsidR="00F73BCB" w:rsidRPr="003935DB">
                <w:rPr>
                  <w:rFonts w:cstheme="minorHAnsi"/>
                </w:rPr>
                <w:t>ein</w:t>
              </w:r>
              <w:r w:rsidR="00F73BCB">
                <w:rPr>
                  <w:rFonts w:cstheme="minorHAnsi"/>
                </w:rPr>
                <w:t>ge</w:t>
              </w:r>
              <w:r w:rsidR="00F73BCB" w:rsidRPr="003935DB">
                <w:rPr>
                  <w:rFonts w:cstheme="minorHAnsi"/>
                </w:rPr>
                <w:t>führ</w:t>
              </w:r>
              <w:r w:rsidR="00F73BCB">
                <w:rPr>
                  <w:rFonts w:cstheme="minorHAnsi"/>
                </w:rPr>
                <w:t>t</w:t>
              </w:r>
            </w:ins>
            <w:ins w:id="528" w:author="Fabienne Schmaus" w:date="2026-05-11T09:40:00Z" w16du:dateUtc="2026-05-11T07:40:00Z">
              <w:r w:rsidR="00364BA2">
                <w:rPr>
                  <w:rFonts w:cstheme="minorHAnsi"/>
                </w:rPr>
                <w:t>: E</w:t>
              </w:r>
            </w:ins>
            <w:del w:id="529" w:author="Fabienne Schmaus" w:date="2026-05-11T09:40:00Z" w16du:dateUtc="2026-05-11T07:40:00Z">
              <w:r w:rsidRPr="003935DB" w:rsidDel="00364BA2">
                <w:rPr>
                  <w:rFonts w:cstheme="minorHAnsi"/>
                </w:rPr>
                <w:delText xml:space="preserve"> – e</w:delText>
              </w:r>
            </w:del>
            <w:r w:rsidRPr="003935DB">
              <w:rPr>
                <w:rFonts w:cstheme="minorHAnsi"/>
              </w:rPr>
              <w:t xml:space="preserve">ine Aussage wandert weiter, ohne dass jemand nachfragt. Das ist keine Lüge, aber es ist auch keine Prüfung. Diese Einsicht bereitet den Detektiv-Ansatz in </w:t>
            </w:r>
            <w:ins w:id="530" w:author="Fabienne Schmaus" w:date="2026-05-11T10:24:00Z" w16du:dateUtc="2026-05-11T08:24:00Z">
              <w:r w:rsidR="00F73BCB">
                <w:rPr>
                  <w:rFonts w:cstheme="minorHAnsi"/>
                </w:rPr>
                <w:t>Erarbeitung 1</w:t>
              </w:r>
            </w:ins>
            <w:del w:id="531" w:author="Fabienne Schmaus" w:date="2026-05-11T10:24:00Z" w16du:dateUtc="2026-05-11T08:24:00Z">
              <w:r w:rsidRPr="003935DB" w:rsidDel="00F73BCB">
                <w:rPr>
                  <w:rFonts w:cstheme="minorHAnsi"/>
                </w:rPr>
                <w:delText>Phase 3</w:delText>
              </w:r>
            </w:del>
            <w:r w:rsidRPr="003935DB">
              <w:rPr>
                <w:rFonts w:cstheme="minorHAnsi"/>
              </w:rPr>
              <w:t xml:space="preserve"> vor.</w:t>
            </w:r>
          </w:p>
          <w:p w14:paraId="29994D41" w14:textId="77777777" w:rsidR="00F73BCB" w:rsidRPr="00B07809" w:rsidRDefault="00F73BCB" w:rsidP="00F73BCB">
            <w:pPr>
              <w:shd w:val="clear" w:color="auto" w:fill="E2EFD9" w:themeFill="accent6" w:themeFillTint="33"/>
              <w:tabs>
                <w:tab w:val="left" w:pos="273"/>
              </w:tabs>
              <w:spacing w:line="276" w:lineRule="auto"/>
              <w:rPr>
                <w:ins w:id="532" w:author="Fabienne Schmaus" w:date="2026-05-11T10:25:00Z" w16du:dateUtc="2026-05-11T08:25:00Z"/>
                <w:rFonts w:cstheme="minorHAnsi"/>
                <w:b/>
                <w:bCs/>
              </w:rPr>
            </w:pPr>
            <w:commentRangeStart w:id="533"/>
            <w:ins w:id="534" w:author="Fabienne Schmaus" w:date="2026-05-11T10:25:00Z" w16du:dateUtc="2026-05-11T08:25:00Z">
              <w:r w:rsidRPr="00B07809">
                <w:rPr>
                  <w:rFonts w:cstheme="minorHAnsi"/>
                  <w:b/>
                  <w:bCs/>
                </w:rPr>
                <w:t>Methodische Hinweise:</w:t>
              </w:r>
            </w:ins>
          </w:p>
          <w:p w14:paraId="307A312C" w14:textId="35190A0B" w:rsidR="002B2FAA" w:rsidRPr="003935DB" w:rsidRDefault="00F73BCB" w:rsidP="00F73BCB">
            <w:pPr>
              <w:shd w:val="clear" w:color="auto" w:fill="E2EFD9" w:themeFill="accent6" w:themeFillTint="33"/>
              <w:tabs>
                <w:tab w:val="left" w:pos="273"/>
              </w:tabs>
              <w:spacing w:line="276" w:lineRule="auto"/>
              <w:rPr>
                <w:rFonts w:cstheme="minorHAnsi"/>
              </w:rPr>
            </w:pPr>
            <w:ins w:id="535" w:author="Fabienne Schmaus" w:date="2026-05-11T10:25:00Z" w16du:dateUtc="2026-05-11T08:25:00Z">
              <w:r w:rsidRPr="00B07809">
                <w:rPr>
                  <w:rFonts w:cstheme="minorHAnsi"/>
                </w:rPr>
                <w:t xml:space="preserve">• </w:t>
              </w:r>
              <w:r>
                <w:rPr>
                  <w:rFonts w:cstheme="minorHAnsi"/>
                </w:rPr>
                <w:t>xx</w:t>
              </w:r>
            </w:ins>
            <w:commentRangeEnd w:id="533"/>
            <w:r w:rsidR="00325DBA" w:rsidRPr="003935DB">
              <w:rPr>
                <w:rStyle w:val="Kommentarzeichen"/>
                <w:rFonts w:cstheme="minorHAnsi"/>
                <w:sz w:val="22"/>
                <w:szCs w:val="22"/>
              </w:rPr>
              <w:commentReference w:id="533"/>
            </w:r>
          </w:p>
          <w:p w14:paraId="6F8D4119" w14:textId="77777777" w:rsidR="00B07809" w:rsidRPr="003935DB" w:rsidRDefault="00B07809" w:rsidP="006349E6">
            <w:pPr>
              <w:tabs>
                <w:tab w:val="left" w:pos="273"/>
              </w:tabs>
              <w:spacing w:line="276" w:lineRule="auto"/>
              <w:rPr>
                <w:rFonts w:cstheme="minorHAnsi"/>
              </w:rPr>
            </w:pPr>
          </w:p>
          <w:p w14:paraId="1F912907" w14:textId="77777777" w:rsidR="002C39FF" w:rsidRPr="003935DB" w:rsidRDefault="002C39FF" w:rsidP="006349E6">
            <w:pPr>
              <w:shd w:val="clear" w:color="auto" w:fill="FBE4D5" w:themeFill="accent2" w:themeFillTint="33"/>
              <w:tabs>
                <w:tab w:val="left" w:pos="273"/>
              </w:tabs>
              <w:spacing w:line="276" w:lineRule="auto"/>
              <w:rPr>
                <w:rFonts w:cstheme="minorHAnsi"/>
                <w:b/>
                <w:bCs/>
              </w:rPr>
            </w:pPr>
            <w:r w:rsidRPr="003935DB">
              <w:rPr>
                <w:rFonts w:cstheme="minorHAnsi"/>
                <w:b/>
                <w:bCs/>
              </w:rPr>
              <w:t xml:space="preserve">Erwartbare Antworten der Lernenden: </w:t>
            </w:r>
          </w:p>
          <w:p w14:paraId="04996082" w14:textId="77777777" w:rsidR="00306EC2" w:rsidRPr="003935DB" w:rsidRDefault="00306EC2" w:rsidP="00306EC2">
            <w:pPr>
              <w:shd w:val="clear" w:color="auto" w:fill="FBE4D5" w:themeFill="accent2" w:themeFillTint="33"/>
              <w:tabs>
                <w:tab w:val="left" w:pos="273"/>
              </w:tabs>
              <w:spacing w:line="276" w:lineRule="auto"/>
              <w:rPr>
                <w:rFonts w:cstheme="minorHAnsi"/>
                <w:b/>
                <w:bCs/>
              </w:rPr>
            </w:pPr>
            <w:r w:rsidRPr="003935DB">
              <w:rPr>
                <w:rFonts w:cstheme="minorHAnsi"/>
                <w:b/>
                <w:bCs/>
              </w:rPr>
              <w:lastRenderedPageBreak/>
              <w:t>Zu den Verbreitungsmechanismen:</w:t>
            </w:r>
          </w:p>
          <w:p w14:paraId="0B181F57" w14:textId="74F9D5C3" w:rsidR="00306EC2" w:rsidRPr="007B0BF3" w:rsidRDefault="00306EC2" w:rsidP="00306EC2">
            <w:pPr>
              <w:shd w:val="clear" w:color="auto" w:fill="FBE4D5" w:themeFill="accent2" w:themeFillTint="33"/>
              <w:tabs>
                <w:tab w:val="left" w:pos="273"/>
              </w:tabs>
              <w:spacing w:line="276" w:lineRule="auto"/>
              <w:rPr>
                <w:rFonts w:cstheme="minorHAnsi"/>
                <w:b/>
                <w:bCs/>
              </w:rPr>
            </w:pPr>
            <w:r w:rsidRPr="007B0BF3">
              <w:rPr>
                <w:rFonts w:cstheme="minorHAnsi"/>
                <w:b/>
                <w:bCs/>
                <w:rPrChange w:id="536" w:author="Fabienne Schmaus" w:date="2026-05-11T10:05:00Z" w16du:dateUtc="2026-05-11T08:05:00Z">
                  <w:rPr>
                    <w:rFonts w:cstheme="minorHAnsi"/>
                    <w:b/>
                    <w:bCs/>
                    <w:i/>
                    <w:iCs/>
                  </w:rPr>
                </w:rPrChange>
              </w:rPr>
              <w:t>Sek</w:t>
            </w:r>
            <w:ins w:id="537" w:author="Fabienne Schmaus" w:date="2026-05-11T10:05:00Z" w16du:dateUtc="2026-05-11T08:05:00Z">
              <w:r w:rsidR="007B0BF3">
                <w:rPr>
                  <w:rFonts w:cstheme="minorHAnsi"/>
                  <w:b/>
                  <w:bCs/>
                </w:rPr>
                <w:t>.</w:t>
              </w:r>
            </w:ins>
            <w:r w:rsidRPr="007B0BF3">
              <w:rPr>
                <w:rFonts w:cstheme="minorHAnsi"/>
                <w:b/>
                <w:bCs/>
                <w:rPrChange w:id="538" w:author="Fabienne Schmaus" w:date="2026-05-11T10:05:00Z" w16du:dateUtc="2026-05-11T08:05:00Z">
                  <w:rPr>
                    <w:rFonts w:cstheme="minorHAnsi"/>
                    <w:b/>
                    <w:bCs/>
                    <w:i/>
                    <w:iCs/>
                  </w:rPr>
                </w:rPrChange>
              </w:rPr>
              <w:t xml:space="preserve"> I:</w:t>
            </w:r>
          </w:p>
          <w:p w14:paraId="3777045A" w14:textId="2244706C" w:rsidR="00306EC2" w:rsidRPr="007B0BF3" w:rsidRDefault="00306EC2" w:rsidP="00306EC2">
            <w:pPr>
              <w:shd w:val="clear" w:color="auto" w:fill="FBE4D5" w:themeFill="accent2" w:themeFillTint="33"/>
              <w:tabs>
                <w:tab w:val="left" w:pos="273"/>
                <w:tab w:val="num" w:pos="720"/>
              </w:tabs>
              <w:spacing w:line="276" w:lineRule="auto"/>
              <w:rPr>
                <w:rFonts w:cstheme="minorHAnsi"/>
              </w:rPr>
            </w:pPr>
            <w:r w:rsidRPr="007B0BF3">
              <w:rPr>
                <w:rFonts w:cstheme="minorHAnsi"/>
              </w:rPr>
              <w:t>–</w:t>
            </w:r>
            <w:r w:rsidRPr="007B0BF3">
              <w:rPr>
                <w:rFonts w:cstheme="minorHAnsi"/>
                <w:b/>
                <w:bCs/>
              </w:rPr>
              <w:t xml:space="preserve"> </w:t>
            </w:r>
            <w:r w:rsidR="008A0BA9" w:rsidRPr="007B0BF3">
              <w:rPr>
                <w:rFonts w:cstheme="minorHAnsi"/>
                <w:b/>
                <w:bCs/>
              </w:rPr>
              <w:t>„</w:t>
            </w:r>
            <w:r w:rsidRPr="007B0BF3">
              <w:rPr>
                <w:rFonts w:cstheme="minorHAnsi"/>
              </w:rPr>
              <w:t>Weil es viele geteilt haben, denkt man, es stimmt</w:t>
            </w:r>
            <w:ins w:id="539" w:author="Fabienne Schmaus" w:date="2026-05-11T10:25:00Z" w16du:dateUtc="2026-05-11T08:25:00Z">
              <w:r w:rsidR="00F73BCB">
                <w:rPr>
                  <w:rFonts w:cstheme="minorHAnsi"/>
                </w:rPr>
                <w:t>.</w:t>
              </w:r>
            </w:ins>
            <w:r w:rsidR="008A0BA9" w:rsidRPr="007B0BF3">
              <w:rPr>
                <w:rFonts w:cstheme="minorHAnsi"/>
              </w:rPr>
              <w:t>“</w:t>
            </w:r>
          </w:p>
          <w:p w14:paraId="6BEECFED" w14:textId="4846ECE0" w:rsidR="00306EC2" w:rsidRPr="007B0BF3" w:rsidRDefault="00306EC2" w:rsidP="00306EC2">
            <w:pPr>
              <w:shd w:val="clear" w:color="auto" w:fill="FBE4D5" w:themeFill="accent2" w:themeFillTint="33"/>
              <w:tabs>
                <w:tab w:val="left" w:pos="273"/>
                <w:tab w:val="num" w:pos="720"/>
              </w:tabs>
              <w:spacing w:line="276" w:lineRule="auto"/>
              <w:rPr>
                <w:rFonts w:cstheme="minorHAnsi"/>
              </w:rPr>
            </w:pPr>
            <w:r w:rsidRPr="007B0BF3">
              <w:rPr>
                <w:rFonts w:cstheme="minorHAnsi"/>
              </w:rPr>
              <w:t xml:space="preserve">– </w:t>
            </w:r>
            <w:r w:rsidR="008A0BA9" w:rsidRPr="007B0BF3">
              <w:rPr>
                <w:rFonts w:cstheme="minorHAnsi"/>
              </w:rPr>
              <w:t>„</w:t>
            </w:r>
            <w:r w:rsidRPr="007B0BF3">
              <w:rPr>
                <w:rFonts w:cstheme="minorHAnsi"/>
              </w:rPr>
              <w:t>Weil die Person nett und glaubwürdig wirkt</w:t>
            </w:r>
            <w:ins w:id="540" w:author="Fabienne Schmaus" w:date="2026-05-11T10:25:00Z" w16du:dateUtc="2026-05-11T08:25:00Z">
              <w:r w:rsidR="00F73BCB">
                <w:rPr>
                  <w:rFonts w:cstheme="minorHAnsi"/>
                </w:rPr>
                <w:t>.</w:t>
              </w:r>
            </w:ins>
            <w:r w:rsidR="008A0BA9" w:rsidRPr="007B0BF3">
              <w:rPr>
                <w:rFonts w:cstheme="minorHAnsi"/>
              </w:rPr>
              <w:t>“</w:t>
            </w:r>
          </w:p>
          <w:p w14:paraId="43ABB221" w14:textId="06918171" w:rsidR="00306EC2" w:rsidRPr="007B0BF3" w:rsidRDefault="00306EC2" w:rsidP="00306EC2">
            <w:pPr>
              <w:shd w:val="clear" w:color="auto" w:fill="FBE4D5" w:themeFill="accent2" w:themeFillTint="33"/>
              <w:tabs>
                <w:tab w:val="left" w:pos="273"/>
                <w:tab w:val="num" w:pos="720"/>
              </w:tabs>
              <w:spacing w:line="276" w:lineRule="auto"/>
              <w:rPr>
                <w:rFonts w:cstheme="minorHAnsi"/>
              </w:rPr>
            </w:pPr>
            <w:r w:rsidRPr="007B0BF3">
              <w:rPr>
                <w:rFonts w:cstheme="minorHAnsi"/>
              </w:rPr>
              <w:t xml:space="preserve">– </w:t>
            </w:r>
            <w:r w:rsidR="008A0BA9" w:rsidRPr="007B0BF3">
              <w:rPr>
                <w:rFonts w:cstheme="minorHAnsi"/>
              </w:rPr>
              <w:t>„</w:t>
            </w:r>
            <w:r w:rsidRPr="007B0BF3">
              <w:rPr>
                <w:rFonts w:cstheme="minorHAnsi"/>
              </w:rPr>
              <w:t>Weil man es leicht versteht und merkt</w:t>
            </w:r>
            <w:ins w:id="541" w:author="Fabienne Schmaus" w:date="2026-05-11T10:25:00Z" w16du:dateUtc="2026-05-11T08:25:00Z">
              <w:r w:rsidR="00F73BCB">
                <w:rPr>
                  <w:rFonts w:cstheme="minorHAnsi"/>
                </w:rPr>
                <w:t>.</w:t>
              </w:r>
            </w:ins>
            <w:r w:rsidR="008A0BA9" w:rsidRPr="007B0BF3">
              <w:rPr>
                <w:rFonts w:cstheme="minorHAnsi"/>
              </w:rPr>
              <w:t>“</w:t>
            </w:r>
          </w:p>
          <w:p w14:paraId="2CDD7FB8" w14:textId="3AD2AC3A" w:rsidR="00306EC2" w:rsidRPr="007B0BF3" w:rsidRDefault="00306EC2" w:rsidP="00306EC2">
            <w:pPr>
              <w:shd w:val="clear" w:color="auto" w:fill="FBE4D5" w:themeFill="accent2" w:themeFillTint="33"/>
              <w:tabs>
                <w:tab w:val="left" w:pos="273"/>
              </w:tabs>
              <w:spacing w:line="276" w:lineRule="auto"/>
              <w:rPr>
                <w:rFonts w:cstheme="minorHAnsi"/>
                <w:b/>
                <w:bCs/>
              </w:rPr>
            </w:pPr>
            <w:r w:rsidRPr="007B0BF3">
              <w:rPr>
                <w:rFonts w:cstheme="minorHAnsi"/>
                <w:b/>
                <w:bCs/>
                <w:rPrChange w:id="542" w:author="Fabienne Schmaus" w:date="2026-05-11T10:05:00Z" w16du:dateUtc="2026-05-11T08:05:00Z">
                  <w:rPr>
                    <w:rFonts w:cstheme="minorHAnsi"/>
                    <w:b/>
                    <w:bCs/>
                    <w:i/>
                    <w:iCs/>
                  </w:rPr>
                </w:rPrChange>
              </w:rPr>
              <w:t>Sek</w:t>
            </w:r>
            <w:ins w:id="543" w:author="Fabienne Schmaus" w:date="2026-05-11T10:05:00Z" w16du:dateUtc="2026-05-11T08:05:00Z">
              <w:r w:rsidR="007B0BF3">
                <w:rPr>
                  <w:rFonts w:cstheme="minorHAnsi"/>
                  <w:b/>
                  <w:bCs/>
                </w:rPr>
                <w:t>.</w:t>
              </w:r>
            </w:ins>
            <w:r w:rsidRPr="007B0BF3">
              <w:rPr>
                <w:rFonts w:cstheme="minorHAnsi"/>
                <w:b/>
                <w:bCs/>
                <w:rPrChange w:id="544" w:author="Fabienne Schmaus" w:date="2026-05-11T10:05:00Z" w16du:dateUtc="2026-05-11T08:05:00Z">
                  <w:rPr>
                    <w:rFonts w:cstheme="minorHAnsi"/>
                    <w:b/>
                    <w:bCs/>
                    <w:i/>
                    <w:iCs/>
                  </w:rPr>
                </w:rPrChange>
              </w:rPr>
              <w:t xml:space="preserve"> II:</w:t>
            </w:r>
          </w:p>
          <w:p w14:paraId="4879869E" w14:textId="32464BD8" w:rsidR="00306EC2" w:rsidRPr="003935DB" w:rsidRDefault="00306EC2" w:rsidP="00306EC2">
            <w:pPr>
              <w:shd w:val="clear" w:color="auto" w:fill="FBE4D5" w:themeFill="accent2" w:themeFillTint="33"/>
              <w:tabs>
                <w:tab w:val="left" w:pos="273"/>
                <w:tab w:val="num" w:pos="720"/>
              </w:tabs>
              <w:spacing w:line="276" w:lineRule="auto"/>
              <w:rPr>
                <w:rFonts w:cstheme="minorHAnsi"/>
              </w:rPr>
            </w:pPr>
            <w:r w:rsidRPr="003935DB">
              <w:rPr>
                <w:rFonts w:cstheme="minorHAnsi"/>
              </w:rPr>
              <w:t xml:space="preserve">– </w:t>
            </w:r>
            <w:r w:rsidR="008A0BA9">
              <w:rPr>
                <w:rFonts w:cstheme="minorHAnsi"/>
              </w:rPr>
              <w:t>„</w:t>
            </w:r>
            <w:r w:rsidRPr="003935DB">
              <w:rPr>
                <w:rFonts w:cstheme="minorHAnsi"/>
              </w:rPr>
              <w:t>Algorithmen priorisieren emotionale Inhalte</w:t>
            </w:r>
            <w:ins w:id="545" w:author="Fabienne Schmaus" w:date="2026-05-11T09:40:00Z" w16du:dateUtc="2026-05-11T07:40:00Z">
              <w:r w:rsidR="00B76869">
                <w:rPr>
                  <w:rFonts w:cstheme="minorHAnsi"/>
                </w:rPr>
                <w:t xml:space="preserve">: </w:t>
              </w:r>
            </w:ins>
            <w:del w:id="546" w:author="Fabienne Schmaus" w:date="2026-05-11T09:40:00Z" w16du:dateUtc="2026-05-11T07:40:00Z">
              <w:r w:rsidRPr="003935DB" w:rsidDel="00B76869">
                <w:rPr>
                  <w:rFonts w:cstheme="minorHAnsi"/>
                </w:rPr>
                <w:delText xml:space="preserve"> – </w:delText>
              </w:r>
            </w:del>
            <w:r w:rsidRPr="003935DB">
              <w:rPr>
                <w:rFonts w:cstheme="minorHAnsi"/>
              </w:rPr>
              <w:t>Angst und Hoffnung verkaufen sich gut</w:t>
            </w:r>
            <w:ins w:id="547" w:author="Fabienne Schmaus" w:date="2026-05-11T10:25:00Z" w16du:dateUtc="2026-05-11T08:25:00Z">
              <w:r w:rsidR="00F73BCB">
                <w:rPr>
                  <w:rFonts w:cstheme="minorHAnsi"/>
                </w:rPr>
                <w:t>.</w:t>
              </w:r>
            </w:ins>
            <w:r w:rsidR="008A0BA9">
              <w:rPr>
                <w:rFonts w:cstheme="minorHAnsi"/>
              </w:rPr>
              <w:t>“</w:t>
            </w:r>
          </w:p>
          <w:p w14:paraId="792E2DE4" w14:textId="45F60749" w:rsidR="00306EC2" w:rsidRPr="003935DB" w:rsidRDefault="00306EC2" w:rsidP="00306EC2">
            <w:pPr>
              <w:shd w:val="clear" w:color="auto" w:fill="FBE4D5" w:themeFill="accent2" w:themeFillTint="33"/>
              <w:tabs>
                <w:tab w:val="left" w:pos="273"/>
                <w:tab w:val="num" w:pos="720"/>
              </w:tabs>
              <w:spacing w:line="276" w:lineRule="auto"/>
              <w:rPr>
                <w:rFonts w:cstheme="minorHAnsi"/>
              </w:rPr>
            </w:pPr>
            <w:r w:rsidRPr="003935DB">
              <w:rPr>
                <w:rFonts w:cstheme="minorHAnsi"/>
              </w:rPr>
              <w:t xml:space="preserve">– </w:t>
            </w:r>
            <w:r w:rsidR="008A0BA9">
              <w:rPr>
                <w:rFonts w:cstheme="minorHAnsi"/>
              </w:rPr>
              <w:t>„</w:t>
            </w:r>
            <w:r w:rsidRPr="003935DB">
              <w:rPr>
                <w:rFonts w:cstheme="minorHAnsi"/>
              </w:rPr>
              <w:t>Bestätigungsfehler: Man glaubt lieber, was man schon vermutet</w:t>
            </w:r>
            <w:ins w:id="548" w:author="Fabienne Schmaus" w:date="2026-05-11T10:25:00Z" w16du:dateUtc="2026-05-11T08:25:00Z">
              <w:r w:rsidR="00F73BCB">
                <w:rPr>
                  <w:rFonts w:cstheme="minorHAnsi"/>
                </w:rPr>
                <w:t>.</w:t>
              </w:r>
            </w:ins>
            <w:r w:rsidR="008A0BA9">
              <w:rPr>
                <w:rFonts w:cstheme="minorHAnsi"/>
              </w:rPr>
              <w:t>“</w:t>
            </w:r>
          </w:p>
          <w:p w14:paraId="7BA38381" w14:textId="0E8FF36B" w:rsidR="00306EC2" w:rsidRPr="003935DB" w:rsidRDefault="00306EC2" w:rsidP="00306EC2">
            <w:pPr>
              <w:shd w:val="clear" w:color="auto" w:fill="FBE4D5" w:themeFill="accent2" w:themeFillTint="33"/>
              <w:tabs>
                <w:tab w:val="left" w:pos="273"/>
                <w:tab w:val="num" w:pos="720"/>
              </w:tabs>
              <w:spacing w:line="276" w:lineRule="auto"/>
              <w:rPr>
                <w:rFonts w:cstheme="minorHAnsi"/>
              </w:rPr>
            </w:pPr>
            <w:r w:rsidRPr="003935DB">
              <w:rPr>
                <w:rFonts w:cstheme="minorHAnsi"/>
              </w:rPr>
              <w:t xml:space="preserve">– </w:t>
            </w:r>
            <w:r w:rsidR="008A0BA9">
              <w:rPr>
                <w:rFonts w:cstheme="minorHAnsi"/>
              </w:rPr>
              <w:t>„</w:t>
            </w:r>
            <w:r w:rsidRPr="003935DB">
              <w:rPr>
                <w:rFonts w:cstheme="minorHAnsi"/>
              </w:rPr>
              <w:t>Sozialer Beweis: 500.000 Likes können nicht alle falsch haben</w:t>
            </w:r>
            <w:ins w:id="549" w:author="Fabienne Schmaus" w:date="2026-05-11T10:25:00Z" w16du:dateUtc="2026-05-11T08:25:00Z">
              <w:r w:rsidR="00F73BCB">
                <w:rPr>
                  <w:rFonts w:cstheme="minorHAnsi"/>
                </w:rPr>
                <w:t>.</w:t>
              </w:r>
            </w:ins>
            <w:r w:rsidR="008A0BA9">
              <w:rPr>
                <w:rFonts w:cstheme="minorHAnsi"/>
              </w:rPr>
              <w:t>“</w:t>
            </w:r>
          </w:p>
          <w:p w14:paraId="4AF8D97C" w14:textId="4C0C8CCB" w:rsidR="00306EC2" w:rsidRPr="003935DB" w:rsidDel="00F73BCB" w:rsidRDefault="00306EC2" w:rsidP="00306EC2">
            <w:pPr>
              <w:shd w:val="clear" w:color="auto" w:fill="FBE4D5" w:themeFill="accent2" w:themeFillTint="33"/>
              <w:tabs>
                <w:tab w:val="left" w:pos="273"/>
                <w:tab w:val="num" w:pos="720"/>
              </w:tabs>
              <w:spacing w:line="276" w:lineRule="auto"/>
              <w:rPr>
                <w:del w:id="550" w:author="Fabienne Schmaus" w:date="2026-05-11T10:26:00Z" w16du:dateUtc="2026-05-11T08:26:00Z"/>
                <w:rFonts w:cstheme="minorHAnsi"/>
              </w:rPr>
            </w:pPr>
            <w:r w:rsidRPr="003935DB">
              <w:rPr>
                <w:rFonts w:cstheme="minorHAnsi"/>
              </w:rPr>
              <w:t xml:space="preserve">– </w:t>
            </w:r>
            <w:r w:rsidR="008A0BA9">
              <w:rPr>
                <w:rFonts w:cstheme="minorHAnsi"/>
              </w:rPr>
              <w:t>„</w:t>
            </w:r>
            <w:r w:rsidRPr="003935DB">
              <w:rPr>
                <w:rFonts w:cstheme="minorHAnsi"/>
              </w:rPr>
              <w:t>Wenn ich denselben Tipp dreimal in einer Woche höre, glaube ich ihn schneller – auch ohne Beweis</w:t>
            </w:r>
            <w:ins w:id="551" w:author="Fabienne Schmaus" w:date="2026-05-11T10:25:00Z" w16du:dateUtc="2026-05-11T08:25:00Z">
              <w:r w:rsidR="00F73BCB">
                <w:rPr>
                  <w:rFonts w:cstheme="minorHAnsi"/>
                </w:rPr>
                <w:t>.</w:t>
              </w:r>
            </w:ins>
            <w:r w:rsidR="008A0BA9">
              <w:rPr>
                <w:rFonts w:cstheme="minorHAnsi"/>
              </w:rPr>
              <w:t>“</w:t>
            </w:r>
            <w:r w:rsidRPr="003935DB">
              <w:rPr>
                <w:rFonts w:cstheme="minorHAnsi"/>
              </w:rPr>
              <w:t xml:space="preserve"> (Illusory Truth Effect)</w:t>
            </w:r>
          </w:p>
          <w:p w14:paraId="3F2F3321" w14:textId="77777777" w:rsidR="00306EC2" w:rsidRPr="003935DB" w:rsidRDefault="00306EC2">
            <w:pPr>
              <w:shd w:val="clear" w:color="auto" w:fill="FBE4D5" w:themeFill="accent2" w:themeFillTint="33"/>
              <w:tabs>
                <w:tab w:val="left" w:pos="273"/>
                <w:tab w:val="num" w:pos="720"/>
              </w:tabs>
              <w:spacing w:line="276" w:lineRule="auto"/>
              <w:rPr>
                <w:rFonts w:cstheme="minorHAnsi"/>
                <w:b/>
                <w:bCs/>
              </w:rPr>
              <w:pPrChange w:id="552" w:author="Fabienne Schmaus" w:date="2026-05-11T10:26:00Z" w16du:dateUtc="2026-05-11T08:26:00Z">
                <w:pPr>
                  <w:shd w:val="clear" w:color="auto" w:fill="FBE4D5" w:themeFill="accent2" w:themeFillTint="33"/>
                  <w:tabs>
                    <w:tab w:val="left" w:pos="273"/>
                  </w:tabs>
                  <w:spacing w:line="276" w:lineRule="auto"/>
                </w:pPr>
              </w:pPrChange>
            </w:pPr>
          </w:p>
          <w:p w14:paraId="3317FA4E" w14:textId="77777777" w:rsidR="00306EC2" w:rsidRDefault="00306EC2" w:rsidP="002C39FF">
            <w:pPr>
              <w:tabs>
                <w:tab w:val="left" w:pos="273"/>
              </w:tabs>
              <w:spacing w:line="276" w:lineRule="auto"/>
              <w:rPr>
                <w:ins w:id="553" w:author="Fabienne Schmaus" w:date="2026-05-11T10:26:00Z" w16du:dateUtc="2026-05-11T08:26:00Z"/>
                <w:rFonts w:cstheme="minorHAnsi"/>
              </w:rPr>
            </w:pPr>
          </w:p>
          <w:p w14:paraId="09593527" w14:textId="049ACB97" w:rsidR="00F73BCB" w:rsidRDefault="00F73BCB" w:rsidP="002C39FF">
            <w:pPr>
              <w:tabs>
                <w:tab w:val="left" w:pos="273"/>
              </w:tabs>
              <w:spacing w:line="276" w:lineRule="auto"/>
              <w:rPr>
                <w:ins w:id="554" w:author="Fabienne Schmaus" w:date="2026-05-11T10:26:00Z" w16du:dateUtc="2026-05-11T08:26:00Z"/>
                <w:rFonts w:cstheme="minorHAnsi"/>
              </w:rPr>
            </w:pPr>
            <w:commentRangeStart w:id="555"/>
            <w:commentRangeStart w:id="556"/>
            <w:commentRangeStart w:id="557"/>
            <w:ins w:id="558" w:author="Fabienne Schmaus" w:date="2026-05-11T10:26:00Z" w16du:dateUtc="2026-05-11T08:26:00Z">
              <w:r w:rsidRPr="00F73BCB">
                <w:rPr>
                  <w:rFonts w:cstheme="minorHAnsi"/>
                  <w:highlight w:val="yellow"/>
                  <w:rPrChange w:id="559" w:author="Fabienne Schmaus" w:date="2026-05-11T10:27:00Z" w16du:dateUtc="2026-05-11T08:27:00Z">
                    <w:rPr>
                      <w:rFonts w:cstheme="minorHAnsi"/>
                    </w:rPr>
                  </w:rPrChange>
                </w:rPr>
                <w:t>((Infobox zu Illusory Truth Effect / wenn möglich neben Sek. II)))</w:t>
              </w:r>
            </w:ins>
          </w:p>
          <w:p w14:paraId="127ECDDF" w14:textId="0AA5657F" w:rsidR="00F73BCB" w:rsidRDefault="00F73BCB" w:rsidP="002C39FF">
            <w:pPr>
              <w:tabs>
                <w:tab w:val="left" w:pos="273"/>
              </w:tabs>
              <w:spacing w:line="276" w:lineRule="auto"/>
              <w:rPr>
                <w:ins w:id="560" w:author="Fabienne Schmaus" w:date="2026-05-11T10:26:00Z" w16du:dateUtc="2026-05-11T08:26:00Z"/>
                <w:rFonts w:cstheme="minorHAnsi"/>
              </w:rPr>
            </w:pPr>
            <w:ins w:id="561" w:author="Fabienne Schmaus" w:date="2026-05-11T10:26:00Z" w16du:dateUtc="2026-05-11T08:26:00Z">
              <w:r>
                <w:rPr>
                  <w:rFonts w:cstheme="minorHAnsi"/>
                </w:rPr>
                <w:t xml:space="preserve">Quelle / Mehr </w:t>
              </w:r>
            </w:ins>
            <w:ins w:id="562" w:author="Fabienne Schmaus" w:date="2026-05-11T10:27:00Z" w16du:dateUtc="2026-05-11T08:27:00Z">
              <w:r>
                <w:rPr>
                  <w:rFonts w:cstheme="minorHAnsi"/>
                </w:rPr>
                <w:t xml:space="preserve">zum Thema xxx </w:t>
              </w:r>
            </w:ins>
            <w:commentRangeEnd w:id="555"/>
            <w:r w:rsidR="00325DBA">
              <w:rPr>
                <w:rStyle w:val="Kommentarzeichen"/>
                <w:rFonts w:cstheme="minorHAnsi"/>
                <w:sz w:val="22"/>
                <w:szCs w:val="22"/>
              </w:rPr>
              <w:commentReference w:id="555"/>
            </w:r>
            <w:commentRangeEnd w:id="556"/>
            <w:r w:rsidR="00733B92">
              <w:rPr>
                <w:rStyle w:val="Kommentarzeichen"/>
                <w:rFonts w:cstheme="minorHAnsi"/>
                <w:sz w:val="22"/>
                <w:szCs w:val="22"/>
              </w:rPr>
              <w:commentReference w:id="556"/>
            </w:r>
            <w:commentRangeEnd w:id="557"/>
            <w:r w:rsidR="00733B92">
              <w:rPr>
                <w:rStyle w:val="Kommentarzeichen"/>
                <w:rFonts w:cstheme="minorHAnsi"/>
                <w:sz w:val="22"/>
                <w:szCs w:val="22"/>
              </w:rPr>
              <w:commentReference w:id="557"/>
            </w:r>
          </w:p>
          <w:p w14:paraId="078B97F4" w14:textId="77777777" w:rsidR="00F73BCB" w:rsidRPr="003935DB" w:rsidRDefault="00F73BCB" w:rsidP="002C39FF">
            <w:pPr>
              <w:tabs>
                <w:tab w:val="left" w:pos="273"/>
              </w:tabs>
              <w:spacing w:line="276" w:lineRule="auto"/>
              <w:rPr>
                <w:rFonts w:cstheme="minorHAnsi"/>
              </w:rPr>
            </w:pPr>
          </w:p>
          <w:p w14:paraId="6B5E245E" w14:textId="78404FA8" w:rsidR="00306EC2" w:rsidRPr="003935DB" w:rsidRDefault="00306EC2" w:rsidP="002C39FF">
            <w:pPr>
              <w:tabs>
                <w:tab w:val="left" w:pos="273"/>
              </w:tabs>
              <w:spacing w:line="276" w:lineRule="auto"/>
              <w:rPr>
                <w:rFonts w:cstheme="minorHAnsi"/>
              </w:rPr>
            </w:pPr>
            <w:del w:id="563" w:author="Fabienne Schmaus" w:date="2026-05-11T10:27:00Z" w16du:dateUtc="2026-05-11T08:27:00Z">
              <w:r w:rsidRPr="003935DB" w:rsidDel="00F73BCB">
                <w:rPr>
                  <w:rFonts w:cstheme="minorHAnsi"/>
                </w:rPr>
                <w:delText>Überleitung zu</w:delText>
              </w:r>
            </w:del>
            <w:ins w:id="564" w:author="Fabienne Schmaus" w:date="2026-05-11T10:27:00Z" w16du:dateUtc="2026-05-11T08:27:00Z">
              <w:r w:rsidR="00F73BCB">
                <w:rPr>
                  <w:rFonts w:cstheme="minorHAnsi"/>
                </w:rPr>
                <w:t xml:space="preserve">Die Lehrkraft führt die nächste Arbeitsphase mit der </w:t>
              </w:r>
            </w:ins>
            <w:ins w:id="565" w:author="Fabienne Schmaus" w:date="2026-05-11T10:28:00Z" w16du:dateUtc="2026-05-11T08:28:00Z">
              <w:r w:rsidR="00F73BCB">
                <w:rPr>
                  <w:rFonts w:cstheme="minorHAnsi"/>
                </w:rPr>
                <w:t>Frage ein</w:t>
              </w:r>
            </w:ins>
            <w:del w:id="566" w:author="Fabienne Schmaus" w:date="2026-05-11T10:28:00Z" w16du:dateUtc="2026-05-11T08:28:00Z">
              <w:r w:rsidRPr="003935DB" w:rsidDel="00F73BCB">
                <w:rPr>
                  <w:rFonts w:cstheme="minorHAnsi"/>
                </w:rPr>
                <w:delText xml:space="preserve"> Erarbeitung 1</w:delText>
              </w:r>
            </w:del>
            <w:r w:rsidR="00B23466" w:rsidRPr="003935DB">
              <w:rPr>
                <w:rFonts w:cstheme="minorHAnsi"/>
              </w:rPr>
              <w:t>: Wie können wir nun schnell eine erste Einschätzung von Gesundheitsinformationen erlangen?</w:t>
            </w:r>
          </w:p>
          <w:p w14:paraId="2A560165" w14:textId="5901BF62" w:rsidR="002C39FF" w:rsidRPr="003935DB" w:rsidRDefault="002C39FF" w:rsidP="002C39FF">
            <w:pPr>
              <w:tabs>
                <w:tab w:val="left" w:pos="273"/>
              </w:tabs>
              <w:spacing w:line="276" w:lineRule="auto"/>
              <w:rPr>
                <w:rFonts w:cstheme="minorHAnsi"/>
              </w:rPr>
            </w:pPr>
            <w:r w:rsidRPr="003935DB">
              <w:rPr>
                <w:rFonts w:cstheme="minorHAnsi"/>
              </w:rPr>
              <w:t>___________________________________________________________________________</w:t>
            </w:r>
          </w:p>
          <w:p w14:paraId="4781A3E0" w14:textId="5F21B182" w:rsidR="002C39FF" w:rsidRPr="003935DB" w:rsidRDefault="002C39FF" w:rsidP="00F07C29">
            <w:pPr>
              <w:tabs>
                <w:tab w:val="left" w:pos="273"/>
              </w:tabs>
              <w:spacing w:line="276" w:lineRule="auto"/>
              <w:rPr>
                <w:rFonts w:cstheme="minorHAnsi"/>
                <w:b/>
                <w:bCs/>
                <w:sz w:val="26"/>
                <w:szCs w:val="26"/>
              </w:rPr>
            </w:pPr>
            <w:r w:rsidRPr="003935DB">
              <w:rPr>
                <w:rFonts w:cstheme="minorHAnsi"/>
                <w:b/>
                <w:bCs/>
                <w:sz w:val="26"/>
                <w:szCs w:val="26"/>
              </w:rPr>
              <w:t>Erarbeitung 1</w:t>
            </w:r>
          </w:p>
          <w:p w14:paraId="36164583" w14:textId="1097200A" w:rsidR="00AF51A5" w:rsidRPr="00AF51A5" w:rsidRDefault="008A0BA9" w:rsidP="00AF51A5">
            <w:pPr>
              <w:tabs>
                <w:tab w:val="left" w:pos="273"/>
              </w:tabs>
              <w:spacing w:line="276" w:lineRule="auto"/>
              <w:rPr>
                <w:ins w:id="567" w:author="Michael Kohl" w:date="2026-05-20T13:49:00Z"/>
                <w:rFonts w:cstheme="minorHAnsi"/>
              </w:rPr>
            </w:pPr>
            <w:ins w:id="568" w:author="Fabienne Schmaus" w:date="2026-05-11T09:05:00Z" w16du:dateUtc="2026-05-11T07:05:00Z">
              <w:r>
                <w:rPr>
                  <w:rFonts w:cstheme="minorHAnsi"/>
                </w:rPr>
                <w:t xml:space="preserve">Die </w:t>
              </w:r>
            </w:ins>
            <w:r w:rsidR="000F50E7" w:rsidRPr="003935DB">
              <w:rPr>
                <w:rFonts w:cstheme="minorHAnsi"/>
              </w:rPr>
              <w:t>Lehrkraft stellt die vier Fragen der QQQQ-Methode mit Arbeitsblatt 2 vor und erläutert sie kurz anhand eines Beispiels. Wichtig: Die Methode nicht überladen</w:t>
            </w:r>
            <w:ins w:id="569" w:author="Fabienne Schmaus" w:date="2026-05-11T09:40:00Z" w16du:dateUtc="2026-05-11T07:40:00Z">
              <w:r w:rsidR="00B76869">
                <w:rPr>
                  <w:rFonts w:cstheme="minorHAnsi"/>
                </w:rPr>
                <w:t>: S</w:t>
              </w:r>
            </w:ins>
            <w:del w:id="570" w:author="Fabienne Schmaus" w:date="2026-05-11T09:40:00Z" w16du:dateUtc="2026-05-11T07:40:00Z">
              <w:r w:rsidR="000F50E7" w:rsidRPr="003935DB" w:rsidDel="00B76869">
                <w:rPr>
                  <w:rFonts w:cstheme="minorHAnsi"/>
                </w:rPr>
                <w:delText xml:space="preserve"> – s</w:delText>
              </w:r>
            </w:del>
            <w:r w:rsidR="000F50E7" w:rsidRPr="003935DB">
              <w:rPr>
                <w:rFonts w:cstheme="minorHAnsi"/>
              </w:rPr>
              <w:t>ie soll praktisch anwendbar sein, nicht theoretisch vollständig.</w:t>
            </w:r>
            <w:ins w:id="571" w:author="Michael Kohl" w:date="2026-05-20T13:45:00Z" w16du:dateUtc="2026-05-20T11:45:00Z">
              <w:r w:rsidR="00AF51A5">
                <w:rPr>
                  <w:rFonts w:cstheme="minorHAnsi"/>
                </w:rPr>
                <w:t xml:space="preserve"> </w:t>
              </w:r>
            </w:ins>
            <w:ins w:id="572" w:author="Michael Kohl" w:date="2026-05-20T13:49:00Z">
              <w:r w:rsidR="00AF51A5" w:rsidRPr="00AF51A5">
                <w:rPr>
                  <w:rFonts w:cstheme="minorHAnsi"/>
                </w:rPr>
                <w:t xml:space="preserve">Die QQQQ-Methode ist </w:t>
              </w:r>
            </w:ins>
            <w:ins w:id="573" w:author="Michael Kohl" w:date="2026-05-20T13:49:00Z" w16du:dateUtc="2026-05-20T11:49:00Z">
              <w:r w:rsidR="00AF51A5">
                <w:rPr>
                  <w:rFonts w:cstheme="minorHAnsi"/>
                </w:rPr>
                <w:t>ein</w:t>
              </w:r>
            </w:ins>
            <w:ins w:id="574" w:author="Michael Kohl" w:date="2026-05-20T13:49:00Z">
              <w:r w:rsidR="00AF51A5" w:rsidRPr="00AF51A5">
                <w:rPr>
                  <w:rFonts w:cstheme="minorHAnsi"/>
                </w:rPr>
                <w:t xml:space="preserve"> Instrument zur Qualitätsbewertung von Gesundheitsinformationen und stärkt die </w:t>
              </w:r>
              <w:commentRangeStart w:id="575"/>
              <w:r w:rsidR="00AF51A5" w:rsidRPr="00AF51A5">
                <w:rPr>
                  <w:rFonts w:cstheme="minorHAnsi"/>
                </w:rPr>
                <w:t>Fähigkeit</w:t>
              </w:r>
            </w:ins>
            <w:commentRangeEnd w:id="575"/>
            <w:r w:rsidR="00AF51A5" w:rsidRPr="00AF51A5">
              <w:rPr>
                <w:rStyle w:val="Kommentarzeichen"/>
                <w:rFonts w:cstheme="minorHAnsi"/>
                <w:sz w:val="22"/>
                <w:szCs w:val="22"/>
              </w:rPr>
              <w:commentReference w:id="575"/>
            </w:r>
            <w:ins w:id="576" w:author="Michael Kohl" w:date="2026-05-20T13:49:00Z">
              <w:r w:rsidR="00AF51A5" w:rsidRPr="00AF51A5">
                <w:rPr>
                  <w:rFonts w:cstheme="minorHAnsi"/>
                </w:rPr>
                <w:t>, sicher mit Gesundheitsquellen umzugehen.</w:t>
              </w:r>
            </w:ins>
          </w:p>
          <w:p w14:paraId="7A5DF610" w14:textId="0F758FF4" w:rsidR="00AF51A5" w:rsidRPr="00AF51A5" w:rsidRDefault="00AF51A5" w:rsidP="00AF51A5">
            <w:pPr>
              <w:tabs>
                <w:tab w:val="left" w:pos="273"/>
              </w:tabs>
              <w:spacing w:line="276" w:lineRule="auto"/>
              <w:rPr>
                <w:ins w:id="577" w:author="Michael Kohl" w:date="2026-05-20T13:45:00Z"/>
                <w:rFonts w:cstheme="minorHAnsi"/>
              </w:rPr>
            </w:pPr>
            <w:ins w:id="578" w:author="Michael Kohl" w:date="2026-05-20T13:45:00Z">
              <w:r w:rsidRPr="00AF51A5">
                <w:rPr>
                  <w:rFonts w:cstheme="minorHAnsi"/>
                </w:rPr>
                <w:t>.</w:t>
              </w:r>
            </w:ins>
          </w:p>
          <w:p w14:paraId="5EBDFAE1" w14:textId="01B5C9CA" w:rsidR="0087531C" w:rsidRPr="003935DB" w:rsidRDefault="0087531C" w:rsidP="00F07C29">
            <w:pPr>
              <w:tabs>
                <w:tab w:val="left" w:pos="273"/>
              </w:tabs>
              <w:spacing w:line="276" w:lineRule="auto"/>
              <w:rPr>
                <w:rFonts w:cstheme="minorHAnsi"/>
              </w:rPr>
            </w:pPr>
          </w:p>
          <w:p w14:paraId="01249634" w14:textId="77777777" w:rsidR="007B0BF3" w:rsidRDefault="00E42E91" w:rsidP="00E42E91">
            <w:pPr>
              <w:spacing w:after="160" w:line="259" w:lineRule="auto"/>
              <w:rPr>
                <w:ins w:id="579" w:author="Fabienne Schmaus" w:date="2026-05-11T10:05:00Z" w16du:dateUtc="2026-05-11T08:05:00Z"/>
                <w:rFonts w:cstheme="minorHAnsi"/>
              </w:rPr>
            </w:pPr>
            <w:r w:rsidRPr="003935DB">
              <w:rPr>
                <w:rFonts w:cstheme="minorHAnsi"/>
              </w:rPr>
              <w:t xml:space="preserve">Wichtig: Es geht nicht um absolute Wahrheit, sondern um begründete Einschätzung! </w:t>
            </w:r>
          </w:p>
          <w:p w14:paraId="78506400" w14:textId="3F35AC1C" w:rsidR="00E42E91" w:rsidRPr="003935DB" w:rsidDel="00F73BCB" w:rsidRDefault="00E42E91">
            <w:pPr>
              <w:shd w:val="clear" w:color="auto" w:fill="FBE4D5" w:themeFill="accent2" w:themeFillTint="33"/>
              <w:spacing w:after="160" w:line="259" w:lineRule="auto"/>
              <w:rPr>
                <w:del w:id="580" w:author="Fabienne Schmaus" w:date="2026-05-11T10:28:00Z" w16du:dateUtc="2026-05-11T08:28:00Z"/>
                <w:rFonts w:cstheme="minorHAnsi"/>
              </w:rPr>
              <w:pPrChange w:id="581" w:author="Fabienne Schmaus" w:date="2026-05-11T10:06:00Z" w16du:dateUtc="2026-05-11T08:06:00Z">
                <w:pPr>
                  <w:spacing w:after="160" w:line="259" w:lineRule="auto"/>
                </w:pPr>
              </w:pPrChange>
            </w:pPr>
            <w:del w:id="582" w:author="Fabienne Schmaus" w:date="2026-05-11T10:05:00Z" w16du:dateUtc="2026-05-11T08:05:00Z">
              <w:r w:rsidRPr="007B0BF3" w:rsidDel="007B0BF3">
                <w:rPr>
                  <w:rFonts w:cstheme="minorHAnsi"/>
                  <w:b/>
                  <w:bCs/>
                  <w:rPrChange w:id="583" w:author="Fabienne Schmaus" w:date="2026-05-11T10:06:00Z" w16du:dateUtc="2026-05-11T08:06:00Z">
                    <w:rPr>
                      <w:rFonts w:cstheme="minorHAnsi"/>
                    </w:rPr>
                  </w:rPrChange>
                </w:rPr>
                <w:delText>(</w:delText>
              </w:r>
            </w:del>
            <w:del w:id="584" w:author="Fabienne Schmaus" w:date="2026-05-11T10:28:00Z" w16du:dateUtc="2026-05-11T08:28:00Z">
              <w:r w:rsidRPr="007B0BF3" w:rsidDel="00F73BCB">
                <w:rPr>
                  <w:rFonts w:cstheme="minorHAnsi"/>
                  <w:b/>
                  <w:bCs/>
                  <w:rPrChange w:id="585" w:author="Fabienne Schmaus" w:date="2026-05-11T10:06:00Z" w16du:dateUtc="2026-05-11T08:06:00Z">
                    <w:rPr>
                      <w:rFonts w:cstheme="minorHAnsi"/>
                    </w:rPr>
                  </w:rPrChange>
                </w:rPr>
                <w:delText>Sek II</w:delText>
              </w:r>
              <w:r w:rsidRPr="003935DB" w:rsidDel="00F73BCB">
                <w:rPr>
                  <w:rFonts w:cstheme="minorHAnsi"/>
                </w:rPr>
                <w:delText xml:space="preserve"> kann die Checkliste weglassen und direkt mit den vier offenen Fragen arbeiten)</w:delText>
              </w:r>
            </w:del>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22"/>
              <w:gridCol w:w="4137"/>
            </w:tblGrid>
            <w:tr w:rsidR="00B74884" w14:paraId="00ABB684" w14:textId="77777777" w:rsidTr="00B74884">
              <w:tc>
                <w:tcPr>
                  <w:tcW w:w="6122" w:type="dxa"/>
                </w:tcPr>
                <w:p w14:paraId="0F92E3F2" w14:textId="77777777" w:rsidR="00B74884" w:rsidRPr="003935DB" w:rsidDel="00F73BCB" w:rsidRDefault="00B74884" w:rsidP="00B74884">
                  <w:pPr>
                    <w:tabs>
                      <w:tab w:val="left" w:pos="273"/>
                    </w:tabs>
                    <w:spacing w:line="276" w:lineRule="auto"/>
                    <w:rPr>
                      <w:del w:id="586" w:author="Fabienne Schmaus" w:date="2026-05-11T10:30:00Z" w16du:dateUtc="2026-05-11T08:30:00Z"/>
                      <w:rFonts w:cstheme="minorHAnsi"/>
                    </w:rPr>
                  </w:pPr>
                  <w:r w:rsidRPr="003935DB">
                    <w:rPr>
                      <w:rFonts w:cstheme="minorHAnsi"/>
                    </w:rPr>
                    <w:t xml:space="preserve">Als weiteres Werkzeug wird der </w:t>
                  </w:r>
                  <w:del w:id="587" w:author="Fabienne Schmaus" w:date="2026-05-08T14:43:00Z" w16du:dateUtc="2026-05-08T12:43:00Z">
                    <w:r w:rsidRPr="003935DB" w:rsidDel="00872087">
                      <w:rPr>
                        <w:rFonts w:cstheme="minorHAnsi"/>
                      </w:rPr>
                      <w:delText xml:space="preserve">Barmer durck-blickt.de Quellenchecker </w:delText>
                    </w:r>
                  </w:del>
                  <w:ins w:id="588" w:author="Fabienne Schmaus" w:date="2026-05-08T14:43:00Z" w16du:dateUtc="2026-05-08T12:43:00Z">
                    <w:r w:rsidRPr="003935DB">
                      <w:rPr>
                        <w:rFonts w:cstheme="minorHAnsi"/>
                      </w:rPr>
                      <w:t xml:space="preserve">QuellenChecker von BARMER DURCHBLICKT! </w:t>
                    </w:r>
                  </w:ins>
                  <w:ins w:id="589" w:author="Fabienne Schmaus" w:date="2026-05-11T10:30:00Z" w16du:dateUtc="2026-05-11T08:30:00Z">
                    <w:r>
                      <w:rPr>
                        <w:rFonts w:cstheme="minorHAnsi"/>
                      </w:rPr>
                      <w:t>v</w:t>
                    </w:r>
                  </w:ins>
                  <w:del w:id="590" w:author="Fabienne Schmaus" w:date="2026-05-11T10:30:00Z" w16du:dateUtc="2026-05-11T08:30:00Z">
                    <w:r w:rsidRPr="003935DB" w:rsidDel="00F73BCB">
                      <w:rPr>
                        <w:rFonts w:cstheme="minorHAnsi"/>
                      </w:rPr>
                      <w:delText>V</w:delText>
                    </w:r>
                  </w:del>
                  <w:commentRangeStart w:id="591"/>
                  <w:commentRangeStart w:id="592"/>
                  <w:commentRangeStart w:id="593"/>
                  <w:r w:rsidRPr="003935DB">
                    <w:rPr>
                      <w:rFonts w:cstheme="minorHAnsi"/>
                    </w:rPr>
                    <w:t>orgestellt</w:t>
                  </w:r>
                  <w:commentRangeEnd w:id="591"/>
                  <w:r w:rsidR="00325DBA">
                    <w:rPr>
                      <w:rStyle w:val="Kommentarzeichen"/>
                      <w:rFonts w:cstheme="minorHAnsi"/>
                      <w:sz w:val="22"/>
                      <w:szCs w:val="22"/>
                    </w:rPr>
                    <w:commentReference w:id="591"/>
                  </w:r>
                  <w:commentRangeEnd w:id="592"/>
                  <w:r w:rsidR="00F73BCB">
                    <w:rPr>
                      <w:rStyle w:val="Kommentarzeichen"/>
                      <w:rFonts w:cstheme="minorHAnsi"/>
                      <w:sz w:val="22"/>
                      <w:szCs w:val="22"/>
                    </w:rPr>
                    <w:commentReference w:id="592"/>
                  </w:r>
                  <w:commentRangeEnd w:id="593"/>
                  <w:r w:rsidR="00242F78">
                    <w:rPr>
                      <w:rStyle w:val="Kommentarzeichen"/>
                      <w:rFonts w:cstheme="minorHAnsi"/>
                      <w:sz w:val="22"/>
                      <w:szCs w:val="22"/>
                    </w:rPr>
                    <w:commentReference w:id="593"/>
                  </w:r>
                  <w:ins w:id="594" w:author="Fabienne Schmaus" w:date="2026-05-11T10:29:00Z" w16du:dateUtc="2026-05-11T08:29:00Z">
                    <w:r>
                      <w:rPr>
                        <w:rFonts w:cstheme="minorHAnsi"/>
                      </w:rPr>
                      <w:t>:</w:t>
                    </w:r>
                  </w:ins>
                  <w:del w:id="595" w:author="Fabienne Schmaus" w:date="2026-05-11T10:29:00Z" w16du:dateUtc="2026-05-11T08:29:00Z">
                    <w:r w:rsidRPr="003935DB" w:rsidDel="00F73BCB">
                      <w:rPr>
                        <w:rFonts w:cstheme="minorHAnsi"/>
                      </w:rPr>
                      <w:delText>.</w:delText>
                    </w:r>
                  </w:del>
                  <w:ins w:id="596" w:author="Fabienne Schmaus" w:date="2026-05-11T10:30:00Z" w16du:dateUtc="2026-05-11T08:30:00Z">
                    <w:r>
                      <w:rPr>
                        <w:rFonts w:cstheme="minorHAnsi"/>
                      </w:rPr>
                      <w:t xml:space="preserve"> </w:t>
                    </w:r>
                  </w:ins>
                </w:p>
                <w:p w14:paraId="2345CC48" w14:textId="77777777" w:rsidR="00B74884" w:rsidRDefault="00B74884" w:rsidP="00B74884">
                  <w:pPr>
                    <w:tabs>
                      <w:tab w:val="left" w:pos="273"/>
                    </w:tabs>
                    <w:spacing w:line="276" w:lineRule="auto"/>
                    <w:rPr>
                      <w:rFonts w:cstheme="minorHAnsi"/>
                    </w:rPr>
                  </w:pPr>
                  <w:r w:rsidRPr="003935DB">
                    <w:rPr>
                      <w:rFonts w:cstheme="minorHAnsi"/>
                    </w:rPr>
                    <w:t xml:space="preserve">Gemeinsam wird </w:t>
                  </w:r>
                  <w:r w:rsidRPr="003935DB">
                    <w:rPr>
                      <w:rFonts w:cstheme="minorHAnsi"/>
                      <w:b/>
                      <w:bCs/>
                    </w:rPr>
                    <w:t>eine weitere Beispielbehauptung</w:t>
                  </w:r>
                  <w:r w:rsidRPr="003935DB">
                    <w:rPr>
                      <w:rFonts w:cstheme="minorHAnsi"/>
                    </w:rPr>
                    <w:t xml:space="preserve"> mit dem QuellenChecker </w:t>
                  </w:r>
                  <w:ins w:id="597" w:author="Fabienne Schmaus" w:date="2026-05-11T10:30:00Z" w16du:dateUtc="2026-05-11T08:30:00Z">
                    <w:r>
                      <w:rPr>
                        <w:rFonts w:cstheme="minorHAnsi"/>
                      </w:rPr>
                      <w:t>geprüft</w:t>
                    </w:r>
                  </w:ins>
                  <w:ins w:id="598" w:author="Fabienne Schmaus" w:date="2026-05-11T10:31:00Z" w16du:dateUtc="2026-05-11T08:31:00Z">
                    <w:r>
                      <w:rPr>
                        <w:rFonts w:cstheme="minorHAnsi"/>
                      </w:rPr>
                      <w:t>.</w:t>
                    </w:r>
                  </w:ins>
                </w:p>
                <w:p w14:paraId="6677C0CA" w14:textId="1364941D" w:rsidR="00B74884" w:rsidRPr="00B74884" w:rsidRDefault="00B74884" w:rsidP="00B74884">
                  <w:pPr>
                    <w:tabs>
                      <w:tab w:val="left" w:pos="273"/>
                    </w:tabs>
                    <w:spacing w:line="276" w:lineRule="auto"/>
                    <w:rPr>
                      <w:rFonts w:cstheme="minorHAnsi"/>
                    </w:rPr>
                  </w:pPr>
                  <w:r w:rsidRPr="003935DB">
                    <w:rPr>
                      <w:rFonts w:cstheme="minorHAnsi"/>
                    </w:rPr>
                    <w:t xml:space="preserve">Schritt-für-Schritt-Logik des Tools </w:t>
                  </w:r>
                  <w:ins w:id="599" w:author="Fabienne Schmaus" w:date="2026-05-11T10:31:00Z" w16du:dateUtc="2026-05-11T08:31:00Z">
                    <w:r>
                      <w:rPr>
                        <w:rFonts w:cstheme="minorHAnsi"/>
                      </w:rPr>
                      <w:t xml:space="preserve">wird </w:t>
                    </w:r>
                  </w:ins>
                  <w:r w:rsidRPr="003935DB">
                    <w:rPr>
                      <w:rFonts w:cstheme="minorHAnsi"/>
                    </w:rPr>
                    <w:t xml:space="preserve">sichtbar </w:t>
                  </w:r>
                  <w:del w:id="600" w:author="Fabienne Schmaus" w:date="2026-05-11T10:31:00Z" w16du:dateUtc="2026-05-11T08:31:00Z">
                    <w:r w:rsidRPr="003935DB" w:rsidDel="00F73BCB">
                      <w:rPr>
                        <w:rFonts w:cstheme="minorHAnsi"/>
                      </w:rPr>
                      <w:delText xml:space="preserve">machen </w:delText>
                    </w:r>
                  </w:del>
                  <w:ins w:id="601" w:author="Fabienne Schmaus" w:date="2026-05-11T10:31:00Z" w16du:dateUtc="2026-05-11T08:31:00Z">
                    <w:r>
                      <w:rPr>
                        <w:rFonts w:cstheme="minorHAnsi"/>
                      </w:rPr>
                      <w:t>ge</w:t>
                    </w:r>
                    <w:r w:rsidRPr="003935DB">
                      <w:rPr>
                        <w:rFonts w:cstheme="minorHAnsi"/>
                      </w:rPr>
                      <w:t>mach</w:t>
                    </w:r>
                    <w:r>
                      <w:rPr>
                        <w:rFonts w:cstheme="minorHAnsi"/>
                      </w:rPr>
                      <w:t>t</w:t>
                    </w:r>
                    <w:r w:rsidRPr="003935DB">
                      <w:rPr>
                        <w:rFonts w:cstheme="minorHAnsi"/>
                      </w:rPr>
                      <w:t xml:space="preserve"> </w:t>
                    </w:r>
                  </w:ins>
                  <w:r w:rsidRPr="003935DB">
                    <w:rPr>
                      <w:rFonts w:cstheme="minorHAnsi"/>
                    </w:rPr>
                    <w:t xml:space="preserve">und parallel zur QQQQ-Systematik einordnen. </w:t>
                  </w:r>
                </w:p>
              </w:tc>
              <w:tc>
                <w:tcPr>
                  <w:tcW w:w="4137" w:type="dxa"/>
                </w:tcPr>
                <w:p w14:paraId="4FE6075E" w14:textId="77777777" w:rsidR="00B74884" w:rsidRPr="005B5BEC" w:rsidRDefault="00B74884" w:rsidP="00B74884">
                  <w:pPr>
                    <w:tabs>
                      <w:tab w:val="left" w:pos="273"/>
                    </w:tabs>
                    <w:spacing w:line="276" w:lineRule="auto"/>
                    <w:rPr>
                      <w:ins w:id="602" w:author="Fabienne Schmaus" w:date="2026-05-11T10:32:00Z" w16du:dateUtc="2026-05-11T08:32:00Z"/>
                      <w:rFonts w:cstheme="minorHAnsi"/>
                      <w:lang w:val="it-IT"/>
                      <w:rPrChange w:id="603" w:author="Michael Kohl" w:date="2026-05-20T12:02:00Z" w16du:dateUtc="2026-05-20T10:02:00Z">
                        <w:rPr>
                          <w:ins w:id="604" w:author="Fabienne Schmaus" w:date="2026-05-11T10:32:00Z" w16du:dateUtc="2026-05-11T08:32:00Z"/>
                          <w:rFonts w:cstheme="minorHAnsi"/>
                        </w:rPr>
                      </w:rPrChange>
                    </w:rPr>
                  </w:pPr>
                  <w:ins w:id="605" w:author="Fabienne Schmaus" w:date="2026-05-11T10:31:00Z" w16du:dateUtc="2026-05-11T08:31:00Z">
                    <w:r w:rsidRPr="005B5BEC">
                      <w:rPr>
                        <w:rFonts w:cstheme="minorHAnsi"/>
                        <w:highlight w:val="yellow"/>
                        <w:lang w:val="it-IT"/>
                        <w:rPrChange w:id="606" w:author="Michael Kohl" w:date="2026-05-20T12:02:00Z" w16du:dateUtc="2026-05-20T10:02:00Z">
                          <w:rPr>
                            <w:rFonts w:cstheme="minorHAnsi"/>
                          </w:rPr>
                        </w:rPrChange>
                      </w:rPr>
                      <w:t>((Infobox</w:t>
                    </w:r>
                  </w:ins>
                  <w:ins w:id="607" w:author="Fabienne Schmaus" w:date="2026-05-11T10:32:00Z" w16du:dateUtc="2026-05-11T08:32:00Z">
                    <w:r w:rsidRPr="005B5BEC">
                      <w:rPr>
                        <w:rFonts w:cstheme="minorHAnsi"/>
                        <w:highlight w:val="yellow"/>
                        <w:lang w:val="it-IT"/>
                        <w:rPrChange w:id="608" w:author="Michael Kohl" w:date="2026-05-20T12:02:00Z" w16du:dateUtc="2026-05-20T10:02:00Z">
                          <w:rPr>
                            <w:rFonts w:cstheme="minorHAnsi"/>
                          </w:rPr>
                        </w:rPrChange>
                      </w:rPr>
                      <w:t>))</w:t>
                    </w:r>
                  </w:ins>
                </w:p>
                <w:p w14:paraId="46B576A4" w14:textId="77777777" w:rsidR="00B74884" w:rsidRPr="005B5BEC" w:rsidRDefault="00B74884" w:rsidP="00B74884">
                  <w:pPr>
                    <w:tabs>
                      <w:tab w:val="left" w:pos="273"/>
                    </w:tabs>
                    <w:spacing w:line="276" w:lineRule="auto"/>
                    <w:rPr>
                      <w:ins w:id="609" w:author="Fabienne Schmaus" w:date="2026-05-11T10:30:00Z" w16du:dateUtc="2026-05-11T08:30:00Z"/>
                      <w:rFonts w:cstheme="minorHAnsi"/>
                      <w:lang w:val="it-IT"/>
                      <w:rPrChange w:id="610" w:author="Michael Kohl" w:date="2026-05-20T12:02:00Z" w16du:dateUtc="2026-05-20T10:02:00Z">
                        <w:rPr>
                          <w:ins w:id="611" w:author="Fabienne Schmaus" w:date="2026-05-11T10:30:00Z" w16du:dateUtc="2026-05-11T08:30:00Z"/>
                          <w:rFonts w:cstheme="minorHAnsi"/>
                        </w:rPr>
                      </w:rPrChange>
                    </w:rPr>
                  </w:pPr>
                  <w:ins w:id="612" w:author="Fabienne Schmaus" w:date="2026-05-11T10:32:00Z" w16du:dateUtc="2026-05-11T08:32:00Z">
                    <w:r w:rsidRPr="005B5BEC">
                      <w:rPr>
                        <w:rFonts w:cstheme="minorHAnsi"/>
                        <w:lang w:val="it-IT"/>
                        <w:rPrChange w:id="613" w:author="Michael Kohl" w:date="2026-05-20T12:02:00Z" w16du:dateUtc="2026-05-20T10:02:00Z">
                          <w:rPr>
                            <w:rFonts w:cstheme="minorHAnsi"/>
                          </w:rPr>
                        </w:rPrChange>
                      </w:rPr>
                      <w:t>Quelle</w:t>
                    </w:r>
                  </w:ins>
                  <w:ins w:id="614" w:author="Fabienne Schmaus" w:date="2026-05-11T10:30:00Z" w16du:dateUtc="2026-05-11T08:30:00Z">
                    <w:r w:rsidRPr="005B5BEC">
                      <w:rPr>
                        <w:rFonts w:cstheme="minorHAnsi"/>
                        <w:lang w:val="it-IT"/>
                        <w:rPrChange w:id="615" w:author="Michael Kohl" w:date="2026-05-20T12:02:00Z" w16du:dateUtc="2026-05-20T10:02:00Z">
                          <w:rPr>
                            <w:rFonts w:cstheme="minorHAnsi"/>
                          </w:rPr>
                        </w:rPrChange>
                      </w:rPr>
                      <w:t>:</w:t>
                    </w:r>
                  </w:ins>
                  <w:ins w:id="616" w:author="Fabienne Schmaus" w:date="2026-05-11T10:31:00Z" w16du:dateUtc="2026-05-11T08:31:00Z">
                    <w:r w:rsidRPr="005B5BEC">
                      <w:rPr>
                        <w:rFonts w:cstheme="minorHAnsi"/>
                        <w:lang w:val="it-IT"/>
                        <w:rPrChange w:id="617" w:author="Michael Kohl" w:date="2026-05-20T12:02:00Z" w16du:dateUtc="2026-05-20T10:02:00Z">
                          <w:rPr>
                            <w:rFonts w:cstheme="minorHAnsi"/>
                          </w:rPr>
                        </w:rPrChange>
                      </w:rPr>
                      <w:t xml:space="preserve"> www.durch-blickt.de</w:t>
                    </w:r>
                  </w:ins>
                </w:p>
                <w:p w14:paraId="1B2BF6E7" w14:textId="11CE5B22" w:rsidR="00B74884" w:rsidRPr="00B74884" w:rsidRDefault="00B74884" w:rsidP="000F50E7">
                  <w:pPr>
                    <w:tabs>
                      <w:tab w:val="left" w:pos="273"/>
                    </w:tabs>
                    <w:spacing w:line="276" w:lineRule="auto"/>
                    <w:rPr>
                      <w:rFonts w:cstheme="minorHAnsi"/>
                    </w:rPr>
                  </w:pPr>
                  <w:ins w:id="618" w:author="Fabienne Schmaus" w:date="2026-05-11T10:30:00Z" w16du:dateUtc="2026-05-11T08:30:00Z">
                    <w:r w:rsidRPr="00F73BCB">
                      <w:rPr>
                        <w:rFonts w:cstheme="minorHAnsi"/>
                        <w:highlight w:val="yellow"/>
                        <w:rPrChange w:id="619" w:author="Fabienne Schmaus" w:date="2026-05-11T10:31:00Z" w16du:dateUtc="2026-05-11T08:31:00Z">
                          <w:rPr>
                            <w:rFonts w:cstheme="minorHAnsi"/>
                          </w:rPr>
                        </w:rPrChange>
                      </w:rPr>
                      <w:t xml:space="preserve">((Verlinkung: </w:t>
                    </w:r>
                  </w:ins>
                  <w:r w:rsidRPr="00F73BCB">
                    <w:rPr>
                      <w:rFonts w:cstheme="minorHAnsi"/>
                      <w:highlight w:val="yellow"/>
                      <w:rPrChange w:id="620" w:author="Fabienne Schmaus" w:date="2026-05-11T10:31:00Z" w16du:dateUtc="2026-05-11T08:31:00Z">
                        <w:rPr>
                          <w:rFonts w:cstheme="minorHAnsi"/>
                        </w:rPr>
                      </w:rPrChange>
                    </w:rPr>
                    <w:t>https://www.durch-blickt.de/schuelerinnen-und-schueler/quellenchecker)</w:t>
                  </w:r>
                  <w:ins w:id="621" w:author="Fabienne Schmaus" w:date="2026-05-11T10:30:00Z" w16du:dateUtc="2026-05-11T08:30:00Z">
                    <w:r w:rsidRPr="00F73BCB">
                      <w:rPr>
                        <w:rFonts w:cstheme="minorHAnsi"/>
                        <w:highlight w:val="yellow"/>
                        <w:rPrChange w:id="622" w:author="Fabienne Schmaus" w:date="2026-05-11T10:31:00Z" w16du:dateUtc="2026-05-11T08:31:00Z">
                          <w:rPr>
                            <w:rFonts w:cstheme="minorHAnsi"/>
                          </w:rPr>
                        </w:rPrChange>
                      </w:rPr>
                      <w:t>)</w:t>
                    </w:r>
                  </w:ins>
                  <w:del w:id="623" w:author="Fabienne Schmaus" w:date="2026-05-11T10:30:00Z" w16du:dateUtc="2026-05-11T08:30:00Z">
                    <w:r w:rsidRPr="00F73BCB" w:rsidDel="00F73BCB">
                      <w:rPr>
                        <w:rFonts w:cstheme="minorHAnsi"/>
                        <w:highlight w:val="yellow"/>
                        <w:rPrChange w:id="624" w:author="Fabienne Schmaus" w:date="2026-05-11T10:31:00Z" w16du:dateUtc="2026-05-11T08:31:00Z">
                          <w:rPr>
                            <w:rFonts w:cstheme="minorHAnsi"/>
                          </w:rPr>
                        </w:rPrChange>
                      </w:rPr>
                      <w:delText xml:space="preserve"> geprüft.</w:delText>
                    </w:r>
                  </w:del>
                  <w:r w:rsidRPr="003935DB">
                    <w:rPr>
                      <w:rFonts w:cstheme="minorHAnsi"/>
                    </w:rPr>
                    <w:t xml:space="preserve"> </w:t>
                  </w:r>
                </w:p>
              </w:tc>
            </w:tr>
          </w:tbl>
          <w:p w14:paraId="6B2EE6C4" w14:textId="01BC7C3D" w:rsidR="000F50E7" w:rsidRPr="003935DB" w:rsidRDefault="000F50E7" w:rsidP="000F50E7">
            <w:pPr>
              <w:tabs>
                <w:tab w:val="left" w:pos="273"/>
              </w:tabs>
              <w:spacing w:line="276" w:lineRule="auto"/>
              <w:rPr>
                <w:rFonts w:cstheme="minorHAnsi"/>
              </w:rPr>
            </w:pPr>
            <w:r w:rsidRPr="003935DB">
              <w:rPr>
                <w:rFonts w:cstheme="minorHAnsi"/>
              </w:rPr>
              <w:t xml:space="preserve">Im Plenum </w:t>
            </w:r>
            <w:ins w:id="625" w:author="Fabienne Schmaus" w:date="2026-05-11T10:33:00Z" w16du:dateUtc="2026-05-11T08:33:00Z">
              <w:r w:rsidR="00460735">
                <w:rPr>
                  <w:rFonts w:cstheme="minorHAnsi"/>
                </w:rPr>
                <w:t xml:space="preserve">wir die Frage </w:t>
              </w:r>
            </w:ins>
            <w:r w:rsidR="008A0BA9">
              <w:rPr>
                <w:rFonts w:cstheme="minorHAnsi"/>
              </w:rPr>
              <w:t>„</w:t>
            </w:r>
            <w:r w:rsidRPr="003935DB">
              <w:rPr>
                <w:rFonts w:cstheme="minorHAnsi"/>
              </w:rPr>
              <w:t>Welche Frage des Tools entspricht welchem Q der Methode?</w:t>
            </w:r>
            <w:r w:rsidR="008A0BA9">
              <w:rPr>
                <w:rFonts w:cstheme="minorHAnsi"/>
              </w:rPr>
              <w:t>“</w:t>
            </w:r>
            <w:r w:rsidRPr="003935DB">
              <w:rPr>
                <w:rFonts w:cstheme="minorHAnsi"/>
              </w:rPr>
              <w:t xml:space="preserve"> besprechen.</w:t>
            </w:r>
          </w:p>
          <w:p w14:paraId="6802B482" w14:textId="4DDDCEC9" w:rsidR="000F50E7" w:rsidRPr="003935DB" w:rsidRDefault="000F50E7" w:rsidP="000F50E7">
            <w:pPr>
              <w:tabs>
                <w:tab w:val="left" w:pos="273"/>
              </w:tabs>
              <w:spacing w:line="276" w:lineRule="auto"/>
              <w:rPr>
                <w:rFonts w:cstheme="minorHAnsi"/>
              </w:rPr>
            </w:pPr>
            <w:r w:rsidRPr="003935DB">
              <w:rPr>
                <w:rFonts w:cstheme="minorHAnsi"/>
              </w:rPr>
              <w:t>Die vorgestellten Werkzeuge werden von den Lernenden dann in einer 3er-/4er-Gruppenarbeit angewendet, indem sie eine der vier Behauptungen (A</w:t>
            </w:r>
            <w:del w:id="626" w:author="Fabienne Schmaus" w:date="2026-05-11T09:20:00Z" w16du:dateUtc="2026-05-11T07:20:00Z">
              <w:r w:rsidRPr="003935DB" w:rsidDel="002A290B">
                <w:rPr>
                  <w:rFonts w:cstheme="minorHAnsi"/>
                </w:rPr>
                <w:delText>B 3a-3d</w:delText>
              </w:r>
            </w:del>
            <w:ins w:id="627" w:author="Fabienne Schmaus" w:date="2026-05-11T09:20:00Z" w16du:dateUtc="2026-05-11T07:20:00Z">
              <w:r w:rsidR="002A290B">
                <w:rPr>
                  <w:rFonts w:cstheme="minorHAnsi"/>
                </w:rPr>
                <w:t>rbeitsblatt 3</w:t>
              </w:r>
            </w:ins>
            <w:r w:rsidRPr="003935DB">
              <w:rPr>
                <w:rFonts w:cstheme="minorHAnsi"/>
              </w:rPr>
              <w:t>) bearbeiten.</w:t>
            </w:r>
          </w:p>
          <w:p w14:paraId="5A39C10D" w14:textId="77777777" w:rsidR="00460735" w:rsidRDefault="000F50E7" w:rsidP="000F50E7">
            <w:pPr>
              <w:tabs>
                <w:tab w:val="left" w:pos="273"/>
              </w:tabs>
              <w:spacing w:line="276" w:lineRule="auto"/>
              <w:rPr>
                <w:ins w:id="628" w:author="Fabienne Schmaus" w:date="2026-05-11T10:34:00Z" w16du:dateUtc="2026-05-11T08:34:00Z"/>
                <w:rFonts w:cstheme="minorHAnsi"/>
              </w:rPr>
            </w:pPr>
            <w:r w:rsidRPr="003935DB">
              <w:rPr>
                <w:rFonts w:cstheme="minorHAnsi"/>
              </w:rPr>
              <w:t xml:space="preserve">Jede Gruppe überprüft eine Gesundheitsbehauptung mit der QQQQ-Methode. </w:t>
            </w:r>
          </w:p>
          <w:p w14:paraId="3A0BC59E" w14:textId="6A870E3A" w:rsidR="000F50E7" w:rsidRPr="003935DB" w:rsidRDefault="000F50E7" w:rsidP="000F50E7">
            <w:pPr>
              <w:tabs>
                <w:tab w:val="left" w:pos="273"/>
              </w:tabs>
              <w:spacing w:line="276" w:lineRule="auto"/>
              <w:rPr>
                <w:rFonts w:cstheme="minorHAnsi"/>
              </w:rPr>
            </w:pPr>
            <w:r w:rsidRPr="003935DB">
              <w:rPr>
                <w:rFonts w:cstheme="minorHAnsi"/>
                <w:b/>
                <w:bCs/>
              </w:rPr>
              <w:t>Optional</w:t>
            </w:r>
            <w:r w:rsidRPr="003935DB">
              <w:rPr>
                <w:rFonts w:cstheme="minorHAnsi"/>
              </w:rPr>
              <w:t>: Gruppen prüfen 1</w:t>
            </w:r>
            <w:ins w:id="629" w:author="Fabienne Schmaus" w:date="2026-05-11T09:40:00Z" w16du:dateUtc="2026-05-11T07:40:00Z">
              <w:r w:rsidR="00B76869">
                <w:rPr>
                  <w:rFonts w:cstheme="minorHAnsi"/>
                </w:rPr>
                <w:t> </w:t>
              </w:r>
            </w:ins>
            <w:r w:rsidRPr="003935DB">
              <w:rPr>
                <w:rFonts w:cstheme="minorHAnsi"/>
              </w:rPr>
              <w:t>–</w:t>
            </w:r>
            <w:ins w:id="630" w:author="Fabienne Schmaus" w:date="2026-05-11T09:40:00Z" w16du:dateUtc="2026-05-11T07:40:00Z">
              <w:r w:rsidR="00B76869">
                <w:rPr>
                  <w:rFonts w:cstheme="minorHAnsi"/>
                </w:rPr>
                <w:t> </w:t>
              </w:r>
            </w:ins>
            <w:r w:rsidRPr="003935DB">
              <w:rPr>
                <w:rFonts w:cstheme="minorHAnsi"/>
              </w:rPr>
              <w:t>2 ihrer Behauptungen zusätzlich mit dem QuellenChecker und vergleichen Tool-Ergebnis und eigene QQQQ-Einschätzung.</w:t>
            </w:r>
          </w:p>
          <w:p w14:paraId="647257C5" w14:textId="77777777" w:rsidR="00460735" w:rsidRDefault="008A0BA9" w:rsidP="000F50E7">
            <w:pPr>
              <w:tabs>
                <w:tab w:val="left" w:pos="273"/>
              </w:tabs>
              <w:spacing w:line="276" w:lineRule="auto"/>
              <w:rPr>
                <w:ins w:id="631" w:author="Fabienne Schmaus" w:date="2026-05-11T10:34:00Z" w16du:dateUtc="2026-05-11T08:34:00Z"/>
                <w:rFonts w:cstheme="minorHAnsi"/>
              </w:rPr>
            </w:pPr>
            <w:ins w:id="632" w:author="Fabienne Schmaus" w:date="2026-05-11T09:05:00Z" w16du:dateUtc="2026-05-11T07:05:00Z">
              <w:r>
                <w:rPr>
                  <w:rFonts w:cstheme="minorHAnsi"/>
                </w:rPr>
                <w:t xml:space="preserve">Die </w:t>
              </w:r>
            </w:ins>
            <w:r w:rsidR="000F50E7" w:rsidRPr="003935DB">
              <w:rPr>
                <w:rFonts w:cstheme="minorHAnsi"/>
              </w:rPr>
              <w:t xml:space="preserve">Lehrkraft sammelt nach der Gruppenarbeitsphase die Ergebnisse: Welche Behauptung wurde geprüft? Was hat die Gruppe herausgefunden? </w:t>
            </w:r>
            <w:del w:id="633" w:author="Fabienne Schmaus" w:date="2026-05-11T09:05:00Z" w16du:dateUtc="2026-05-11T07:05:00Z">
              <w:r w:rsidR="000F50E7" w:rsidRPr="003935DB" w:rsidDel="008A0BA9">
                <w:rPr>
                  <w:rFonts w:cstheme="minorHAnsi"/>
                </w:rPr>
                <w:delText xml:space="preserve">Lehrkraft </w:delText>
              </w:r>
            </w:del>
            <w:ins w:id="634" w:author="Fabienne Schmaus" w:date="2026-05-11T09:05:00Z" w16du:dateUtc="2026-05-11T07:05:00Z">
              <w:r>
                <w:rPr>
                  <w:rFonts w:cstheme="minorHAnsi"/>
                </w:rPr>
                <w:t>Sie</w:t>
              </w:r>
              <w:r w:rsidRPr="003935DB">
                <w:rPr>
                  <w:rFonts w:cstheme="minorHAnsi"/>
                </w:rPr>
                <w:t xml:space="preserve"> </w:t>
              </w:r>
            </w:ins>
            <w:r w:rsidR="000F50E7" w:rsidRPr="003935DB">
              <w:rPr>
                <w:rFonts w:cstheme="minorHAnsi"/>
              </w:rPr>
              <w:t xml:space="preserve">strukturiert und ergänzt knapp. </w:t>
            </w:r>
          </w:p>
          <w:p w14:paraId="092A2794" w14:textId="77777777" w:rsidR="00460735" w:rsidRDefault="00460735" w:rsidP="000F50E7">
            <w:pPr>
              <w:tabs>
                <w:tab w:val="left" w:pos="273"/>
              </w:tabs>
              <w:spacing w:line="276" w:lineRule="auto"/>
              <w:rPr>
                <w:ins w:id="635" w:author="Fabienne Schmaus" w:date="2026-05-11T10:34:00Z" w16du:dateUtc="2026-05-11T08:34:00Z"/>
                <w:rFonts w:cstheme="minorHAnsi"/>
              </w:rPr>
            </w:pPr>
          </w:p>
          <w:p w14:paraId="03E13AA2" w14:textId="300E4C08" w:rsidR="00460735" w:rsidRDefault="00460735" w:rsidP="000F50E7">
            <w:pPr>
              <w:tabs>
                <w:tab w:val="left" w:pos="273"/>
              </w:tabs>
              <w:spacing w:line="276" w:lineRule="auto"/>
              <w:rPr>
                <w:ins w:id="636" w:author="Fabienne Schmaus" w:date="2026-05-11T10:34:00Z" w16du:dateUtc="2026-05-11T08:34:00Z"/>
                <w:rFonts w:cstheme="minorHAnsi"/>
              </w:rPr>
            </w:pPr>
            <w:ins w:id="637" w:author="Fabienne Schmaus" w:date="2026-05-11T10:34:00Z" w16du:dateUtc="2026-05-11T08:34:00Z">
              <w:r w:rsidRPr="00460735">
                <w:rPr>
                  <w:rFonts w:cstheme="minorHAnsi"/>
                  <w:highlight w:val="yellow"/>
                  <w:rPrChange w:id="638" w:author="Fabienne Schmaus" w:date="2026-05-11T10:35:00Z" w16du:dateUtc="2026-05-11T08:35:00Z">
                    <w:rPr>
                      <w:rFonts w:cstheme="minorHAnsi"/>
                    </w:rPr>
                  </w:rPrChange>
                </w:rPr>
                <w:t>((</w:t>
              </w:r>
              <w:commentRangeStart w:id="639"/>
              <w:commentRangeStart w:id="640"/>
              <w:commentRangeStart w:id="641"/>
              <w:commentRangeStart w:id="642"/>
              <w:r w:rsidRPr="00460735">
                <w:rPr>
                  <w:rFonts w:cstheme="minorHAnsi"/>
                  <w:highlight w:val="yellow"/>
                  <w:rPrChange w:id="643" w:author="Fabienne Schmaus" w:date="2026-05-11T10:35:00Z" w16du:dateUtc="2026-05-11T08:35:00Z">
                    <w:rPr>
                      <w:rFonts w:cstheme="minorHAnsi"/>
                    </w:rPr>
                  </w:rPrChange>
                </w:rPr>
                <w:t>Infobox</w:t>
              </w:r>
            </w:ins>
            <w:commentRangeEnd w:id="639"/>
            <w:r w:rsidR="00325DBA" w:rsidRPr="00460735">
              <w:rPr>
                <w:rStyle w:val="Kommentarzeichen"/>
                <w:rFonts w:cstheme="minorHAnsi"/>
                <w:sz w:val="22"/>
                <w:szCs w:val="22"/>
                <w:highlight w:val="yellow"/>
                <w:rPrChange w:id="644" w:author="Fabienne Schmaus" w:date="2026-05-11T10:35:00Z" w16du:dateUtc="2026-05-11T08:35:00Z">
                  <w:rPr>
                    <w:rStyle w:val="Kommentarzeichen"/>
                    <w:rFonts w:cstheme="minorHAnsi"/>
                    <w:sz w:val="22"/>
                    <w:szCs w:val="22"/>
                  </w:rPr>
                </w:rPrChange>
              </w:rPr>
              <w:commentReference w:id="639"/>
            </w:r>
            <w:commentRangeEnd w:id="640"/>
            <w:r w:rsidR="00242F78" w:rsidRPr="00460735">
              <w:rPr>
                <w:rStyle w:val="Kommentarzeichen"/>
                <w:rFonts w:cstheme="minorHAnsi"/>
                <w:sz w:val="22"/>
                <w:szCs w:val="22"/>
                <w:highlight w:val="yellow"/>
                <w:rPrChange w:id="645" w:author="Fabienne Schmaus" w:date="2026-05-11T10:35:00Z" w16du:dateUtc="2026-05-11T08:35:00Z">
                  <w:rPr>
                    <w:rStyle w:val="Kommentarzeichen"/>
                    <w:rFonts w:cstheme="minorHAnsi"/>
                    <w:sz w:val="22"/>
                    <w:szCs w:val="22"/>
                  </w:rPr>
                </w:rPrChange>
              </w:rPr>
              <w:commentReference w:id="640"/>
            </w:r>
            <w:commentRangeEnd w:id="641"/>
            <w:r w:rsidR="00242F78" w:rsidRPr="00460735">
              <w:rPr>
                <w:rStyle w:val="Kommentarzeichen"/>
                <w:rFonts w:cstheme="minorHAnsi"/>
                <w:sz w:val="22"/>
                <w:szCs w:val="22"/>
                <w:highlight w:val="yellow"/>
                <w:rPrChange w:id="646" w:author="Fabienne Schmaus" w:date="2026-05-11T10:35:00Z" w16du:dateUtc="2026-05-11T08:35:00Z">
                  <w:rPr>
                    <w:rStyle w:val="Kommentarzeichen"/>
                    <w:rFonts w:cstheme="minorHAnsi"/>
                    <w:sz w:val="22"/>
                    <w:szCs w:val="22"/>
                  </w:rPr>
                </w:rPrChange>
              </w:rPr>
              <w:commentReference w:id="641"/>
            </w:r>
            <w:commentRangeEnd w:id="642"/>
            <w:r w:rsidR="00CB5EC7" w:rsidRPr="00460735">
              <w:rPr>
                <w:rStyle w:val="Kommentarzeichen"/>
                <w:rFonts w:cstheme="minorHAnsi"/>
                <w:sz w:val="22"/>
                <w:szCs w:val="22"/>
                <w:highlight w:val="yellow"/>
                <w:rPrChange w:id="647" w:author="Fabienne Schmaus" w:date="2026-05-11T10:35:00Z" w16du:dateUtc="2026-05-11T08:35:00Z">
                  <w:rPr>
                    <w:rStyle w:val="Kommentarzeichen"/>
                    <w:rFonts w:cstheme="minorHAnsi"/>
                    <w:sz w:val="22"/>
                    <w:szCs w:val="22"/>
                  </w:rPr>
                </w:rPrChange>
              </w:rPr>
              <w:commentReference w:id="642"/>
            </w:r>
            <w:ins w:id="648" w:author="Fabienne Schmaus" w:date="2026-05-11T10:34:00Z" w16du:dateUtc="2026-05-11T08:34:00Z">
              <w:r w:rsidRPr="00460735">
                <w:rPr>
                  <w:rFonts w:cstheme="minorHAnsi"/>
                  <w:highlight w:val="yellow"/>
                  <w:rPrChange w:id="649" w:author="Fabienne Schmaus" w:date="2026-05-11T10:35:00Z" w16du:dateUtc="2026-05-11T08:35:00Z">
                    <w:rPr>
                      <w:rFonts w:cstheme="minorHAnsi"/>
                    </w:rPr>
                  </w:rPrChange>
                </w:rPr>
                <w:t>))</w:t>
              </w:r>
            </w:ins>
          </w:p>
          <w:p w14:paraId="2B6F3B99" w14:textId="77777777" w:rsidR="00460735" w:rsidRDefault="000F50E7" w:rsidP="000F50E7">
            <w:pPr>
              <w:tabs>
                <w:tab w:val="left" w:pos="273"/>
              </w:tabs>
              <w:spacing w:line="276" w:lineRule="auto"/>
              <w:rPr>
                <w:ins w:id="650" w:author="Fabienne Schmaus" w:date="2026-05-11T10:35:00Z" w16du:dateUtc="2026-05-11T08:35:00Z"/>
                <w:rFonts w:cstheme="minorHAnsi"/>
              </w:rPr>
            </w:pPr>
            <w:del w:id="651" w:author="Fabienne Schmaus" w:date="2026-05-11T10:35:00Z" w16du:dateUtc="2026-05-11T08:35:00Z">
              <w:r w:rsidRPr="003935DB" w:rsidDel="00460735">
                <w:rPr>
                  <w:rFonts w:cstheme="minorHAnsi"/>
                  <w:b/>
                  <w:bCs/>
                </w:rPr>
                <w:delText>Hinweis auf die Infobox</w:delText>
              </w:r>
              <w:r w:rsidR="005D6249" w:rsidRPr="003935DB" w:rsidDel="00460735">
                <w:rPr>
                  <w:rFonts w:cstheme="minorHAnsi"/>
                  <w:b/>
                  <w:bCs/>
                </w:rPr>
                <w:delText xml:space="preserve"> </w:delText>
              </w:r>
              <w:r w:rsidRPr="003935DB" w:rsidDel="00460735">
                <w:rPr>
                  <w:rFonts w:cstheme="minorHAnsi"/>
                </w:rPr>
                <w:delText xml:space="preserve"> mit </w:delText>
              </w:r>
            </w:del>
            <w:ins w:id="652" w:author="Fabienne Schmaus" w:date="2026-05-11T10:35:00Z" w16du:dateUtc="2026-05-11T08:35:00Z">
              <w:r w:rsidR="00460735">
                <w:rPr>
                  <w:rFonts w:cstheme="minorHAnsi"/>
                </w:rPr>
                <w:t>Mehr zum Thema</w:t>
              </w:r>
              <w:r w:rsidR="00460735" w:rsidRPr="003935DB">
                <w:rPr>
                  <w:rFonts w:cstheme="minorHAnsi"/>
                </w:rPr>
                <w:t xml:space="preserve"> </w:t>
              </w:r>
              <w:r w:rsidR="00460735">
                <w:rPr>
                  <w:rFonts w:cstheme="minorHAnsi"/>
                </w:rPr>
                <w:t>„</w:t>
              </w:r>
            </w:ins>
            <w:r w:rsidRPr="003935DB">
              <w:rPr>
                <w:rFonts w:cstheme="minorHAnsi"/>
              </w:rPr>
              <w:t>vertrauenswürdigen Anlaufstellen</w:t>
            </w:r>
            <w:ins w:id="653" w:author="Fabienne Schmaus" w:date="2026-05-11T10:35:00Z" w16du:dateUtc="2026-05-11T08:35:00Z">
              <w:r w:rsidR="00460735">
                <w:rPr>
                  <w:rFonts w:cstheme="minorHAnsi"/>
                </w:rPr>
                <w:t>“:</w:t>
              </w:r>
            </w:ins>
          </w:p>
          <w:p w14:paraId="1708BC9D" w14:textId="4A9E5107" w:rsidR="00460735" w:rsidRDefault="00460735" w:rsidP="000F50E7">
            <w:pPr>
              <w:tabs>
                <w:tab w:val="left" w:pos="273"/>
              </w:tabs>
              <w:spacing w:line="276" w:lineRule="auto"/>
              <w:rPr>
                <w:ins w:id="654" w:author="Fabienne Schmaus" w:date="2026-05-11T10:36:00Z" w16du:dateUtc="2026-05-11T08:36:00Z"/>
                <w:rFonts w:cstheme="minorHAnsi"/>
              </w:rPr>
            </w:pPr>
            <w:ins w:id="655" w:author="Fabienne Schmaus" w:date="2026-05-11T10:36:00Z" w16du:dateUtc="2026-05-11T08:36:00Z">
              <w:r>
                <w:rPr>
                  <w:rFonts w:cstheme="minorHAnsi"/>
                </w:rPr>
                <w:lastRenderedPageBreak/>
                <w:fldChar w:fldCharType="begin"/>
              </w:r>
              <w:r>
                <w:rPr>
                  <w:rFonts w:cstheme="minorHAnsi"/>
                </w:rPr>
                <w:instrText>HYPERLINK "http://www.</w:instrText>
              </w:r>
            </w:ins>
            <w:r w:rsidRPr="003935DB">
              <w:rPr>
                <w:rFonts w:cstheme="minorHAnsi"/>
              </w:rPr>
              <w:instrText>gesundheitsinformation.de</w:instrText>
            </w:r>
            <w:ins w:id="656" w:author="Fabienne Schmaus" w:date="2026-05-11T10:36:00Z" w16du:dateUtc="2026-05-11T08:36:00Z">
              <w:r>
                <w:rPr>
                  <w:rFonts w:cstheme="minorHAnsi"/>
                </w:rPr>
                <w:instrText>"</w:instrText>
              </w:r>
              <w:r>
                <w:rPr>
                  <w:rFonts w:cstheme="minorHAnsi"/>
                </w:rPr>
              </w:r>
              <w:r>
                <w:rPr>
                  <w:rFonts w:cstheme="minorHAnsi"/>
                </w:rPr>
                <w:fldChar w:fldCharType="separate"/>
              </w:r>
              <w:r w:rsidRPr="00056795">
                <w:rPr>
                  <w:rStyle w:val="Hyperlink"/>
                  <w:rFonts w:cstheme="minorHAnsi"/>
                </w:rPr>
                <w:t>www.</w:t>
              </w:r>
            </w:ins>
            <w:del w:id="657" w:author="Fabienne Schmaus" w:date="2026-05-11T10:35:00Z" w16du:dateUtc="2026-05-11T08:35:00Z">
              <w:r w:rsidRPr="00056795" w:rsidDel="00460735">
                <w:rPr>
                  <w:rStyle w:val="Hyperlink"/>
                  <w:rFonts w:cstheme="minorHAnsi"/>
                </w:rPr>
                <w:delText xml:space="preserve"> (</w:delText>
              </w:r>
            </w:del>
            <w:r w:rsidRPr="00056795">
              <w:rPr>
                <w:rStyle w:val="Hyperlink"/>
                <w:rFonts w:cstheme="minorHAnsi"/>
              </w:rPr>
              <w:t>gesundheitsinformation.de</w:t>
            </w:r>
            <w:ins w:id="658" w:author="Fabienne Schmaus" w:date="2026-05-11T10:36:00Z" w16du:dateUtc="2026-05-11T08:36:00Z">
              <w:r>
                <w:rPr>
                  <w:rFonts w:cstheme="minorHAnsi"/>
                </w:rPr>
                <w:fldChar w:fldCharType="end"/>
              </w:r>
              <w:r>
                <w:rPr>
                  <w:rFonts w:cstheme="minorHAnsi"/>
                </w:rPr>
                <w:t xml:space="preserve"> </w:t>
              </w:r>
              <w:r w:rsidRPr="00460735">
                <w:rPr>
                  <w:rFonts w:cstheme="minorHAnsi"/>
                  <w:highlight w:val="yellow"/>
                  <w:rPrChange w:id="659" w:author="Fabienne Schmaus" w:date="2026-05-11T10:37:00Z" w16du:dateUtc="2026-05-11T08:37:00Z">
                    <w:rPr>
                      <w:rFonts w:cstheme="minorHAnsi"/>
                    </w:rPr>
                  </w:rPrChange>
                </w:rPr>
                <w:t>((Verlinkung auf: xx))</w:t>
              </w:r>
            </w:ins>
          </w:p>
          <w:p w14:paraId="54E08073" w14:textId="4CD43189" w:rsidR="00460735" w:rsidRDefault="000F50E7" w:rsidP="000F50E7">
            <w:pPr>
              <w:tabs>
                <w:tab w:val="left" w:pos="273"/>
              </w:tabs>
              <w:spacing w:line="276" w:lineRule="auto"/>
              <w:rPr>
                <w:ins w:id="660" w:author="Fabienne Schmaus" w:date="2026-05-11T10:36:00Z" w16du:dateUtc="2026-05-11T08:36:00Z"/>
                <w:rFonts w:cstheme="minorHAnsi"/>
              </w:rPr>
            </w:pPr>
            <w:del w:id="661" w:author="Fabienne Schmaus" w:date="2026-05-11T10:36:00Z" w16du:dateUtc="2026-05-11T08:36:00Z">
              <w:r w:rsidRPr="003935DB" w:rsidDel="00460735">
                <w:rPr>
                  <w:rFonts w:cstheme="minorHAnsi"/>
                </w:rPr>
                <w:delText xml:space="preserve">, </w:delText>
              </w:r>
            </w:del>
            <w:ins w:id="662" w:author="Michael Kohl" w:date="2026-05-20T14:10:00Z" w16du:dateUtc="2026-05-20T12:10:00Z">
              <w:r w:rsidR="00CB5EC7">
                <w:rPr>
                  <w:rFonts w:cstheme="minorHAnsi"/>
                </w:rPr>
                <w:fldChar w:fldCharType="begin"/>
              </w:r>
              <w:r w:rsidR="00CB5EC7">
                <w:rPr>
                  <w:rFonts w:cstheme="minorHAnsi"/>
                </w:rPr>
                <w:instrText>HYPERLINK "http://</w:instrText>
              </w:r>
            </w:ins>
            <w:ins w:id="663" w:author="Fabienne Schmaus" w:date="2026-05-11T10:36:00Z" w16du:dateUtc="2026-05-11T08:36:00Z">
              <w:r w:rsidR="00CB5EC7" w:rsidRPr="00CB5EC7">
                <w:rPr>
                  <w:rFonts w:cstheme="minorHAnsi"/>
                  <w:rPrChange w:id="664" w:author="Michael Kohl" w:date="2026-05-20T14:10:00Z" w16du:dateUtc="2026-05-20T12:10:00Z">
                    <w:rPr>
                      <w:rStyle w:val="Hyperlink"/>
                      <w:rFonts w:cstheme="minorHAnsi"/>
                    </w:rPr>
                  </w:rPrChange>
                </w:rPr>
                <w:instrText>www.</w:instrText>
              </w:r>
            </w:ins>
            <w:ins w:id="665" w:author="Michael Kohl" w:date="2026-05-20T14:09:00Z" w16du:dateUtc="2026-05-20T12:09:00Z">
              <w:r w:rsidR="00CB5EC7" w:rsidRPr="00CB5EC7">
                <w:rPr>
                  <w:rFonts w:cstheme="minorHAnsi"/>
                  <w:rPrChange w:id="666" w:author="Michael Kohl" w:date="2026-05-20T14:10:00Z" w16du:dateUtc="2026-05-20T12:10:00Z">
                    <w:rPr>
                      <w:rStyle w:val="Hyperlink"/>
                      <w:rFonts w:cstheme="minorHAnsi"/>
                    </w:rPr>
                  </w:rPrChange>
                </w:rPr>
                <w:instrText>öffentlichergesundheitsdienst</w:instrText>
              </w:r>
            </w:ins>
            <w:r w:rsidR="00CB5EC7" w:rsidRPr="00CB5EC7">
              <w:rPr>
                <w:rFonts w:cstheme="minorHAnsi"/>
                <w:rPrChange w:id="667" w:author="Michael Kohl" w:date="2026-05-20T14:10:00Z" w16du:dateUtc="2026-05-20T12:10:00Z">
                  <w:rPr>
                    <w:rStyle w:val="Hyperlink"/>
                    <w:rFonts w:cstheme="minorHAnsi"/>
                  </w:rPr>
                </w:rPrChange>
              </w:rPr>
              <w:instrText>.de</w:instrText>
            </w:r>
            <w:ins w:id="668" w:author="Michael Kohl" w:date="2026-05-20T14:10:00Z" w16du:dateUtc="2026-05-20T12:10:00Z">
              <w:r w:rsidR="00CB5EC7">
                <w:rPr>
                  <w:rFonts w:cstheme="minorHAnsi"/>
                </w:rPr>
                <w:instrText>"</w:instrText>
              </w:r>
              <w:r w:rsidR="00CB5EC7">
                <w:rPr>
                  <w:rFonts w:cstheme="minorHAnsi"/>
                </w:rPr>
                <w:fldChar w:fldCharType="separate"/>
              </w:r>
            </w:ins>
            <w:ins w:id="669" w:author="Fabienne Schmaus" w:date="2026-05-11T10:36:00Z" w16du:dateUtc="2026-05-11T08:36:00Z">
              <w:r w:rsidR="00CB5EC7" w:rsidRPr="00CB5EC7">
                <w:rPr>
                  <w:rStyle w:val="Hyperlink"/>
                  <w:rFonts w:cstheme="minorHAnsi"/>
                </w:rPr>
                <w:t>www.</w:t>
              </w:r>
            </w:ins>
            <w:del w:id="670" w:author="Michael Kohl" w:date="2026-05-20T14:09:00Z" w16du:dateUtc="2026-05-20T12:09:00Z">
              <w:r w:rsidR="00CB5EC7" w:rsidRPr="00CB5EC7" w:rsidDel="00242F78">
                <w:rPr>
                  <w:rStyle w:val="Hyperlink"/>
                  <w:rFonts w:cstheme="minorHAnsi"/>
                </w:rPr>
                <w:delText>rki</w:delText>
              </w:r>
            </w:del>
            <w:ins w:id="671" w:author="Michael Kohl" w:date="2026-05-20T14:09:00Z" w16du:dateUtc="2026-05-20T12:09:00Z">
              <w:r w:rsidR="00CB5EC7" w:rsidRPr="00CB5EC7">
                <w:rPr>
                  <w:rStyle w:val="Hyperlink"/>
                  <w:rFonts w:cstheme="minorHAnsi"/>
                </w:rPr>
                <w:t>öffentlichergesundheitsdienst</w:t>
              </w:r>
            </w:ins>
            <w:r w:rsidR="00CB5EC7" w:rsidRPr="00CB5EC7">
              <w:rPr>
                <w:rStyle w:val="Hyperlink"/>
                <w:rFonts w:cstheme="minorHAnsi"/>
              </w:rPr>
              <w:t>.de</w:t>
            </w:r>
            <w:ins w:id="672" w:author="Michael Kohl" w:date="2026-05-20T14:10:00Z" w16du:dateUtc="2026-05-20T12:10:00Z">
              <w:r w:rsidR="00CB5EC7">
                <w:rPr>
                  <w:rFonts w:cstheme="minorHAnsi"/>
                </w:rPr>
                <w:fldChar w:fldCharType="end"/>
              </w:r>
            </w:ins>
            <w:ins w:id="673" w:author="Fabienne Schmaus" w:date="2026-05-11T10:37:00Z" w16du:dateUtc="2026-05-11T08:37:00Z">
              <w:r w:rsidR="00460735">
                <w:rPr>
                  <w:rFonts w:cstheme="minorHAnsi"/>
                </w:rPr>
                <w:t xml:space="preserve"> </w:t>
              </w:r>
              <w:r w:rsidR="00460735" w:rsidRPr="008422CD">
                <w:rPr>
                  <w:rFonts w:cstheme="minorHAnsi"/>
                  <w:highlight w:val="yellow"/>
                </w:rPr>
                <w:t>((Verlinkung auf: xx))</w:t>
              </w:r>
            </w:ins>
          </w:p>
          <w:p w14:paraId="730258AF" w14:textId="32329691" w:rsidR="00460735" w:rsidDel="00C72ED5" w:rsidRDefault="00460735" w:rsidP="000F50E7">
            <w:pPr>
              <w:tabs>
                <w:tab w:val="left" w:pos="273"/>
              </w:tabs>
              <w:spacing w:line="276" w:lineRule="auto"/>
              <w:rPr>
                <w:del w:id="674" w:author="Fabienne Schmaus" w:date="2026-05-11T11:17:00Z" w16du:dateUtc="2026-05-11T09:17:00Z"/>
                <w:rFonts w:cstheme="minorHAnsi"/>
              </w:rPr>
            </w:pPr>
          </w:p>
          <w:p w14:paraId="13B77A98" w14:textId="02B4492A" w:rsidR="00C72ED5" w:rsidRDefault="00C72ED5" w:rsidP="00C72ED5">
            <w:pPr>
              <w:tabs>
                <w:tab w:val="left" w:pos="273"/>
              </w:tabs>
              <w:spacing w:line="276" w:lineRule="auto"/>
              <w:rPr>
                <w:rFonts w:cstheme="minorHAnsi"/>
              </w:rPr>
            </w:pPr>
            <w:r>
              <w:rPr>
                <w:rFonts w:cstheme="minorHAnsi"/>
              </w:rPr>
              <w:fldChar w:fldCharType="begin"/>
            </w:r>
            <w:ins w:id="675" w:author="Fabienne Schmaus" w:date="2026-05-11T11:16:00Z" w16du:dateUtc="2026-05-11T09:16:00Z">
              <w:r>
                <w:rPr>
                  <w:rFonts w:cstheme="minorHAnsi"/>
                </w:rPr>
                <w:instrText>HYPERLINK "http://</w:instrText>
              </w:r>
            </w:ins>
            <w:ins w:id="676" w:author="Fabienne Schmaus" w:date="2026-05-11T10:36:00Z" w16du:dateUtc="2026-05-11T08:36:00Z">
              <w:r w:rsidRPr="00C72ED5">
                <w:rPr>
                  <w:rFonts w:cstheme="minorHAnsi"/>
                </w:rPr>
                <w:instrText>www.</w:instrText>
              </w:r>
            </w:ins>
            <w:r w:rsidRPr="00C72ED5">
              <w:rPr>
                <w:rFonts w:cstheme="minorHAnsi"/>
              </w:rPr>
              <w:instrText>cochrane.de</w:instrText>
            </w:r>
            <w:ins w:id="677" w:author="Fabienne Schmaus" w:date="2026-05-11T11:16:00Z" w16du:dateUtc="2026-05-11T09:16:00Z">
              <w:r>
                <w:rPr>
                  <w:rFonts w:cstheme="minorHAnsi"/>
                </w:rPr>
                <w:instrText>"</w:instrText>
              </w:r>
            </w:ins>
            <w:r>
              <w:rPr>
                <w:rFonts w:cstheme="minorHAnsi"/>
              </w:rPr>
            </w:r>
            <w:r>
              <w:rPr>
                <w:rFonts w:cstheme="minorHAnsi"/>
              </w:rPr>
              <w:fldChar w:fldCharType="separate"/>
            </w:r>
            <w:ins w:id="678" w:author="Fabienne Schmaus" w:date="2026-05-11T10:36:00Z" w16du:dateUtc="2026-05-11T08:36:00Z">
              <w:r w:rsidRPr="00056795">
                <w:rPr>
                  <w:rStyle w:val="Hyperlink"/>
                  <w:rFonts w:cstheme="minorHAnsi"/>
                </w:rPr>
                <w:t>www.</w:t>
              </w:r>
            </w:ins>
            <w:del w:id="679" w:author="Fabienne Schmaus" w:date="2026-05-11T10:36:00Z" w16du:dateUtc="2026-05-11T08:36:00Z">
              <w:r w:rsidRPr="00056795" w:rsidDel="00460735">
                <w:rPr>
                  <w:rStyle w:val="Hyperlink"/>
                  <w:rFonts w:cstheme="minorHAnsi"/>
                </w:rPr>
                <w:delText xml:space="preserve">, </w:delText>
              </w:r>
            </w:del>
            <w:r w:rsidRPr="00056795">
              <w:rPr>
                <w:rStyle w:val="Hyperlink"/>
                <w:rFonts w:cstheme="minorHAnsi"/>
              </w:rPr>
              <w:t>cochrane.</w:t>
            </w:r>
            <w:ins w:id="680" w:author="Michael Kohl" w:date="2026-05-20T14:10:00Z" w16du:dateUtc="2026-05-20T12:10:00Z">
              <w:r w:rsidR="00CB5EC7">
                <w:rPr>
                  <w:rStyle w:val="Hyperlink"/>
                  <w:rFonts w:cstheme="minorHAnsi"/>
                </w:rPr>
                <w:t>org.</w:t>
              </w:r>
            </w:ins>
            <w:r w:rsidRPr="00056795">
              <w:rPr>
                <w:rStyle w:val="Hyperlink"/>
                <w:rFonts w:cstheme="minorHAnsi"/>
              </w:rPr>
              <w:t>de</w:t>
            </w:r>
            <w:r>
              <w:rPr>
                <w:rFonts w:cstheme="minorHAnsi"/>
              </w:rPr>
              <w:fldChar w:fldCharType="end"/>
            </w:r>
            <w:ins w:id="681" w:author="Fabienne Schmaus" w:date="2026-05-11T10:37:00Z" w16du:dateUtc="2026-05-11T08:37:00Z">
              <w:r>
                <w:rPr>
                  <w:rFonts w:cstheme="minorHAnsi"/>
                </w:rPr>
                <w:t xml:space="preserve"> </w:t>
              </w:r>
              <w:r w:rsidRPr="008422CD">
                <w:rPr>
                  <w:rFonts w:cstheme="minorHAnsi"/>
                  <w:highlight w:val="yellow"/>
                </w:rPr>
                <w:t>((Verlinkung auf: xx))</w:t>
              </w:r>
            </w:ins>
          </w:p>
          <w:p w14:paraId="73BCC50B" w14:textId="0F4F21B0" w:rsidR="00C72ED5" w:rsidRDefault="00C72ED5" w:rsidP="000F50E7">
            <w:pPr>
              <w:tabs>
                <w:tab w:val="left" w:pos="273"/>
              </w:tabs>
              <w:spacing w:line="276" w:lineRule="auto"/>
              <w:rPr>
                <w:ins w:id="682" w:author="Fabienne Schmaus" w:date="2026-05-11T10:37:00Z" w16du:dateUtc="2026-05-11T08:37:00Z"/>
                <w:rFonts w:cstheme="minorHAnsi"/>
              </w:rPr>
            </w:pPr>
            <w:ins w:id="683" w:author="Fabienne Schmaus" w:date="2026-05-11T11:17:00Z" w16du:dateUtc="2026-05-11T09:17:00Z">
              <w:r>
                <w:rPr>
                  <w:rFonts w:cstheme="minorHAnsi"/>
                </w:rPr>
                <w:t>Mehr verlässliche Quelle</w:t>
              </w:r>
            </w:ins>
            <w:ins w:id="684" w:author="Fabienne Schmaus" w:date="2026-05-11T11:18:00Z" w16du:dateUtc="2026-05-11T09:18:00Z">
              <w:r>
                <w:rPr>
                  <w:rFonts w:cstheme="minorHAnsi"/>
                </w:rPr>
                <w:t xml:space="preserve">n finden Sie am Ende der Handreichung auf der Seite „Interessante </w:t>
              </w:r>
              <w:commentRangeStart w:id="685"/>
              <w:commentRangeStart w:id="686"/>
              <w:r>
                <w:rPr>
                  <w:rFonts w:cstheme="minorHAnsi"/>
                </w:rPr>
                <w:t>Links</w:t>
              </w:r>
            </w:ins>
            <w:commentRangeEnd w:id="685"/>
            <w:r w:rsidR="00325DBA">
              <w:rPr>
                <w:rStyle w:val="Kommentarzeichen"/>
                <w:rFonts w:cstheme="minorHAnsi"/>
                <w:sz w:val="22"/>
                <w:szCs w:val="22"/>
              </w:rPr>
              <w:commentReference w:id="685"/>
            </w:r>
            <w:commentRangeEnd w:id="686"/>
            <w:r w:rsidR="00CB5EC7">
              <w:rPr>
                <w:rStyle w:val="Kommentarzeichen"/>
                <w:rFonts w:cstheme="minorHAnsi"/>
                <w:sz w:val="22"/>
                <w:szCs w:val="22"/>
              </w:rPr>
              <w:commentReference w:id="686"/>
            </w:r>
            <w:ins w:id="687" w:author="Fabienne Schmaus" w:date="2026-05-11T11:18:00Z" w16du:dateUtc="2026-05-11T09:18:00Z">
              <w:r>
                <w:rPr>
                  <w:rFonts w:cstheme="minorHAnsi"/>
                </w:rPr>
                <w:t>“.</w:t>
              </w:r>
            </w:ins>
          </w:p>
          <w:p w14:paraId="12892B5C" w14:textId="228B8C1D" w:rsidR="00C72ED5" w:rsidRPr="003935DB" w:rsidRDefault="000F50E7" w:rsidP="0018513C">
            <w:pPr>
              <w:tabs>
                <w:tab w:val="left" w:pos="273"/>
              </w:tabs>
              <w:spacing w:line="276" w:lineRule="auto"/>
              <w:rPr>
                <w:rFonts w:cstheme="minorHAnsi"/>
              </w:rPr>
            </w:pPr>
            <w:del w:id="688" w:author="Fabienne Schmaus" w:date="2026-05-11T10:37:00Z" w16du:dateUtc="2026-05-11T08:37:00Z">
              <w:r w:rsidRPr="003935DB" w:rsidDel="00460735">
                <w:rPr>
                  <w:rFonts w:cstheme="minorHAnsi"/>
                </w:rPr>
                <w:delText>, barmer.de/gesundheit)</w:delText>
              </w:r>
            </w:del>
            <w:del w:id="689" w:author="Fabienne Schmaus" w:date="2026-05-11T09:41:00Z" w16du:dateUtc="2026-05-11T07:41:00Z">
              <w:r w:rsidRPr="003935DB" w:rsidDel="00B76869">
                <w:rPr>
                  <w:rFonts w:cstheme="minorHAnsi"/>
                </w:rPr>
                <w:delText xml:space="preserve"> – </w:delText>
              </w:r>
            </w:del>
            <w:del w:id="690" w:author="Fabienne Schmaus" w:date="2026-05-11T10:37:00Z" w16du:dateUtc="2026-05-11T08:37:00Z">
              <w:r w:rsidRPr="003935DB" w:rsidDel="00460735">
                <w:rPr>
                  <w:rFonts w:cstheme="minorHAnsi"/>
                </w:rPr>
                <w:delText xml:space="preserve">ausführliche Liste </w:delText>
              </w:r>
            </w:del>
            <w:del w:id="691" w:author="Fabienne Schmaus" w:date="2026-05-11T09:41:00Z" w16du:dateUtc="2026-05-11T07:41:00Z">
              <w:r w:rsidRPr="003935DB" w:rsidDel="00B76869">
                <w:rPr>
                  <w:rFonts w:cstheme="minorHAnsi"/>
                </w:rPr>
                <w:delText>s</w:delText>
              </w:r>
              <w:r w:rsidR="00557DD4" w:rsidRPr="003935DB" w:rsidDel="00B76869">
                <w:rPr>
                  <w:rFonts w:cstheme="minorHAnsi"/>
                </w:rPr>
                <w:delText xml:space="preserve">iehe </w:delText>
              </w:r>
            </w:del>
            <w:del w:id="692" w:author="Fabienne Schmaus" w:date="2026-05-11T10:37:00Z" w16du:dateUtc="2026-05-11T08:37:00Z">
              <w:r w:rsidR="00557DD4" w:rsidRPr="003935DB" w:rsidDel="00460735">
                <w:rPr>
                  <w:rFonts w:cstheme="minorHAnsi"/>
                </w:rPr>
                <w:delText xml:space="preserve">Infobox </w:delText>
              </w:r>
            </w:del>
            <w:del w:id="693" w:author="Fabienne Schmaus" w:date="2026-05-11T09:41:00Z" w16du:dateUtc="2026-05-11T07:41:00Z">
              <w:r w:rsidR="00557DD4" w:rsidRPr="003935DB" w:rsidDel="00B76869">
                <w:rPr>
                  <w:rFonts w:cstheme="minorHAnsi"/>
                </w:rPr>
                <w:delText>weiter unten</w:delText>
              </w:r>
              <w:r w:rsidRPr="003935DB" w:rsidDel="00B76869">
                <w:rPr>
                  <w:rFonts w:cstheme="minorHAnsi"/>
                </w:rPr>
                <w:delText xml:space="preserve"> </w:delText>
              </w:r>
            </w:del>
            <w:del w:id="694" w:author="Fabienne Schmaus" w:date="2026-05-11T10:37:00Z" w16du:dateUtc="2026-05-11T08:37:00Z">
              <w:r w:rsidR="008A0BA9" w:rsidDel="00460735">
                <w:rPr>
                  <w:rFonts w:cstheme="minorHAnsi"/>
                </w:rPr>
                <w:delText>„</w:delText>
              </w:r>
              <w:r w:rsidRPr="003935DB" w:rsidDel="00460735">
                <w:rPr>
                  <w:rFonts w:cstheme="minorHAnsi"/>
                </w:rPr>
                <w:delText>Vertrauenswürdige Gesundheitsquellen</w:delText>
              </w:r>
              <w:r w:rsidR="008A0BA9" w:rsidDel="00460735">
                <w:rPr>
                  <w:rFonts w:cstheme="minorHAnsi"/>
                </w:rPr>
                <w:delText>“</w:delText>
              </w:r>
            </w:del>
          </w:p>
          <w:p w14:paraId="1396513E" w14:textId="77777777" w:rsidR="00C72ED5" w:rsidRPr="003935DB" w:rsidDel="002A290B" w:rsidRDefault="00C72ED5" w:rsidP="000F50E7">
            <w:pPr>
              <w:tabs>
                <w:tab w:val="left" w:pos="273"/>
              </w:tabs>
              <w:spacing w:line="276" w:lineRule="auto"/>
              <w:rPr>
                <w:del w:id="695" w:author="Fabienne Schmaus" w:date="2026-05-11T09:20:00Z" w16du:dateUtc="2026-05-11T07:20:00Z"/>
                <w:rFonts w:cstheme="minorHAnsi"/>
              </w:rPr>
            </w:pPr>
          </w:p>
          <w:p w14:paraId="53D2E67C" w14:textId="2169DDC2" w:rsidR="000F50E7" w:rsidRPr="003935DB" w:rsidDel="00460735" w:rsidRDefault="000F50E7" w:rsidP="000F50E7">
            <w:pPr>
              <w:tabs>
                <w:tab w:val="left" w:pos="273"/>
              </w:tabs>
              <w:spacing w:line="276" w:lineRule="auto"/>
              <w:rPr>
                <w:del w:id="696" w:author="Fabienne Schmaus" w:date="2026-05-11T10:37:00Z" w16du:dateUtc="2026-05-11T08:37:00Z"/>
                <w:rFonts w:cstheme="minorHAnsi"/>
              </w:rPr>
            </w:pPr>
          </w:p>
          <w:p w14:paraId="0B315AA8" w14:textId="0937AD2F" w:rsidR="002C39FF" w:rsidRPr="003935DB" w:rsidRDefault="002C39FF" w:rsidP="00F07C29">
            <w:pPr>
              <w:tabs>
                <w:tab w:val="left" w:pos="273"/>
              </w:tabs>
              <w:spacing w:line="276" w:lineRule="auto"/>
              <w:rPr>
                <w:rFonts w:cstheme="minorHAnsi"/>
                <w:b/>
                <w:bCs/>
              </w:rPr>
            </w:pPr>
            <w:r w:rsidRPr="003935DB">
              <w:rPr>
                <w:rFonts w:cstheme="minorHAnsi"/>
                <w:b/>
                <w:bCs/>
              </w:rPr>
              <w:t xml:space="preserve">Erwartbare Antworten der Lernenden </w:t>
            </w:r>
            <w:r w:rsidR="000E5D25" w:rsidRPr="003935DB">
              <w:rPr>
                <w:rFonts w:cstheme="minorHAnsi"/>
                <w:b/>
                <w:bCs/>
              </w:rPr>
              <w:t>zum</w:t>
            </w:r>
            <w:r w:rsidR="00E2256E" w:rsidRPr="003935DB">
              <w:rPr>
                <w:rFonts w:cstheme="minorHAnsi"/>
                <w:b/>
                <w:bCs/>
              </w:rPr>
              <w:t xml:space="preserve"> den Faktencheck-Behauptungen auf</w:t>
            </w:r>
            <w:r w:rsidRPr="003935DB">
              <w:rPr>
                <w:rFonts w:cstheme="minorHAnsi"/>
                <w:b/>
                <w:bCs/>
              </w:rPr>
              <w:t xml:space="preserve"> Arbeitsblatt </w:t>
            </w:r>
            <w:r w:rsidR="00E2256E" w:rsidRPr="003935DB">
              <w:rPr>
                <w:rFonts w:cstheme="minorHAnsi"/>
                <w:b/>
                <w:bCs/>
              </w:rPr>
              <w:t>3</w:t>
            </w:r>
            <w:r w:rsidRPr="003935DB">
              <w:rPr>
                <w:rFonts w:cstheme="minorHAnsi"/>
                <w:b/>
                <w:bCs/>
              </w:rPr>
              <w:t>:</w:t>
            </w:r>
          </w:p>
          <w:p w14:paraId="60534A25" w14:textId="3DD84238" w:rsidR="005D6249" w:rsidRPr="003935DB" w:rsidRDefault="005D6249" w:rsidP="005D6249">
            <w:pPr>
              <w:tabs>
                <w:tab w:val="left" w:pos="273"/>
              </w:tabs>
              <w:spacing w:line="276" w:lineRule="auto"/>
              <w:rPr>
                <w:rFonts w:cstheme="minorHAnsi"/>
                <w:b/>
                <w:bCs/>
              </w:rPr>
            </w:pPr>
            <w:del w:id="697" w:author="Fabienne Schmaus" w:date="2026-05-11T09:23:00Z" w16du:dateUtc="2026-05-11T07:23:00Z">
              <w:r w:rsidRPr="003935DB" w:rsidDel="002A290B">
                <w:rPr>
                  <w:rFonts w:cstheme="minorHAnsi"/>
                  <w:b/>
                  <w:bCs/>
                </w:rPr>
                <w:delText>A</w:delText>
              </w:r>
            </w:del>
            <w:ins w:id="698" w:author="Fabienne Schmaus" w:date="2026-05-11T09:21:00Z" w16du:dateUtc="2026-05-11T07:21:00Z">
              <w:r w:rsidR="002A290B">
                <w:rPr>
                  <w:rFonts w:cstheme="minorHAnsi"/>
                  <w:b/>
                  <w:bCs/>
                </w:rPr>
                <w:t xml:space="preserve">Behauptung 1 </w:t>
              </w:r>
            </w:ins>
            <w:ins w:id="699" w:author="Fabienne Schmaus" w:date="2026-05-11T09:22:00Z" w16du:dateUtc="2026-05-11T07:22:00Z">
              <w:r w:rsidR="002A290B">
                <w:rPr>
                  <w:rFonts w:cstheme="minorHAnsi"/>
                  <w:b/>
                  <w:bCs/>
                </w:rPr>
                <w:t>(</w:t>
              </w:r>
              <w:r w:rsidR="002A290B" w:rsidRPr="002A290B">
                <w:rPr>
                  <w:rFonts w:cstheme="minorHAnsi"/>
                  <w:b/>
                  <w:bCs/>
                </w:rPr>
                <w:t>„Detox-Tee entgiftet deinen Körper“</w:t>
              </w:r>
            </w:ins>
            <w:del w:id="700" w:author="Fabienne Schmaus" w:date="2026-05-11T09:21:00Z" w16du:dateUtc="2026-05-11T07:21:00Z">
              <w:r w:rsidRPr="003935DB" w:rsidDel="002A290B">
                <w:rPr>
                  <w:rFonts w:cstheme="minorHAnsi"/>
                  <w:b/>
                  <w:bCs/>
                </w:rPr>
                <w:delText>B 3a (</w:delText>
              </w:r>
            </w:del>
            <w:del w:id="701" w:author="Fabienne Schmaus" w:date="2026-05-11T09:22:00Z" w16du:dateUtc="2026-05-11T07:22:00Z">
              <w:r w:rsidRPr="003935DB" w:rsidDel="002A290B">
                <w:rPr>
                  <w:rFonts w:cstheme="minorHAnsi"/>
                  <w:b/>
                  <w:bCs/>
                </w:rPr>
                <w:delText>Detox-Tee</w:delText>
              </w:r>
            </w:del>
            <w:r w:rsidRPr="003935DB">
              <w:rPr>
                <w:rFonts w:cstheme="minorHAnsi"/>
                <w:b/>
                <w:bCs/>
              </w:rPr>
              <w:t>):</w:t>
            </w:r>
          </w:p>
          <w:p w14:paraId="0B01D643" w14:textId="44D269B1" w:rsidR="00D41AAD" w:rsidRPr="003935DB" w:rsidDel="00460735" w:rsidRDefault="00D41AAD" w:rsidP="00D41AAD">
            <w:pPr>
              <w:spacing w:after="160" w:line="259" w:lineRule="auto"/>
              <w:rPr>
                <w:del w:id="702" w:author="Fabienne Schmaus" w:date="2026-05-11T10:39:00Z" w16du:dateUtc="2026-05-11T08:39:00Z"/>
                <w:rFonts w:cstheme="minorHAnsi"/>
              </w:rPr>
            </w:pPr>
            <w:r w:rsidRPr="003935DB">
              <w:rPr>
                <w:rFonts w:cstheme="minorHAnsi"/>
                <w:b/>
                <w:bCs/>
              </w:rPr>
              <w:t>Ergebnis:</w:t>
            </w:r>
            <w:r w:rsidRPr="003935DB">
              <w:rPr>
                <w:rFonts w:cstheme="minorHAnsi"/>
              </w:rPr>
              <w:t xml:space="preserve"> </w:t>
            </w:r>
            <w:ins w:id="703" w:author="Fabienne Schmaus" w:date="2026-05-11T10:38:00Z" w16du:dateUtc="2026-05-11T08:38:00Z">
              <w:r w:rsidR="00460735">
                <w:rPr>
                  <w:rFonts w:cstheme="minorHAnsi"/>
                </w:rPr>
                <w:t>n</w:t>
              </w:r>
            </w:ins>
            <w:del w:id="704" w:author="Fabienne Schmaus" w:date="2026-05-11T10:38:00Z" w16du:dateUtc="2026-05-11T08:38:00Z">
              <w:r w:rsidRPr="003935DB" w:rsidDel="00460735">
                <w:rPr>
                  <w:rFonts w:cstheme="minorHAnsi"/>
                </w:rPr>
                <w:delText>N</w:delText>
              </w:r>
            </w:del>
            <w:r w:rsidRPr="003935DB">
              <w:rPr>
                <w:rFonts w:cstheme="minorHAnsi"/>
              </w:rPr>
              <w:t>icht haltbar</w:t>
            </w:r>
            <w:ins w:id="705" w:author="Fabienne Schmaus" w:date="2026-05-11T10:08:00Z" w16du:dateUtc="2026-05-11T08:08:00Z">
              <w:r w:rsidR="0073079F">
                <w:rPr>
                  <w:rFonts w:cstheme="minorHAnsi"/>
                </w:rPr>
                <w:t>,</w:t>
              </w:r>
            </w:ins>
            <w:del w:id="706" w:author="Fabienne Schmaus" w:date="2026-05-11T10:08:00Z" w16du:dateUtc="2026-05-11T08:08:00Z">
              <w:r w:rsidRPr="003935DB" w:rsidDel="0073079F">
                <w:rPr>
                  <w:rFonts w:cstheme="minorHAnsi"/>
                </w:rPr>
                <w:delText xml:space="preserve"> /</w:delText>
              </w:r>
            </w:del>
            <w:r w:rsidRPr="003935DB">
              <w:rPr>
                <w:rFonts w:cstheme="minorHAnsi"/>
              </w:rPr>
              <w:t xml:space="preserve"> Fehlinformation</w:t>
            </w:r>
            <w:ins w:id="707" w:author="Fabienne Schmaus" w:date="2026-05-11T10:39:00Z" w16du:dateUtc="2026-05-11T08:39:00Z">
              <w:r w:rsidR="00460735">
                <w:rPr>
                  <w:rFonts w:cstheme="minorHAnsi"/>
                </w:rPr>
                <w:br/>
              </w:r>
            </w:ins>
          </w:p>
          <w:p w14:paraId="608576F2" w14:textId="304D826A" w:rsidR="00D41AAD" w:rsidRPr="003935DB" w:rsidDel="00460735" w:rsidRDefault="00D41AAD" w:rsidP="00D41AAD">
            <w:pPr>
              <w:spacing w:after="160" w:line="259" w:lineRule="auto"/>
              <w:rPr>
                <w:del w:id="708" w:author="Fabienne Schmaus" w:date="2026-05-11T10:41:00Z" w16du:dateUtc="2026-05-11T08:41:00Z"/>
                <w:rFonts w:cstheme="minorHAnsi"/>
              </w:rPr>
            </w:pPr>
            <w:r w:rsidRPr="003935DB">
              <w:rPr>
                <w:rFonts w:cstheme="minorHAnsi"/>
                <w:b/>
                <w:bCs/>
              </w:rPr>
              <w:t>Begründung:</w:t>
            </w:r>
            <w:r w:rsidRPr="003935DB">
              <w:rPr>
                <w:rFonts w:cstheme="minorHAnsi"/>
              </w:rPr>
              <w:t xml:space="preserve"> </w:t>
            </w:r>
            <w:ins w:id="709" w:author="Fabienne Schmaus" w:date="2026-05-11T10:39:00Z" w16du:dateUtc="2026-05-11T08:39:00Z">
              <w:r w:rsidR="00460735">
                <w:rPr>
                  <w:rFonts w:cstheme="minorHAnsi"/>
                </w:rPr>
                <w:t>k</w:t>
              </w:r>
            </w:ins>
            <w:del w:id="710" w:author="Fabienne Schmaus" w:date="2026-05-11T10:39:00Z" w16du:dateUtc="2026-05-11T08:39:00Z">
              <w:r w:rsidRPr="003935DB" w:rsidDel="00460735">
                <w:rPr>
                  <w:rFonts w:cstheme="minorHAnsi"/>
                </w:rPr>
                <w:delText>K</w:delText>
              </w:r>
            </w:del>
            <w:r w:rsidRPr="003935DB">
              <w:rPr>
                <w:rFonts w:cstheme="minorHAnsi"/>
              </w:rPr>
              <w:t xml:space="preserve">ein wissenschaftlicher Beleg für </w:t>
            </w:r>
            <w:r w:rsidR="008A0BA9">
              <w:rPr>
                <w:rFonts w:cstheme="minorHAnsi"/>
              </w:rPr>
              <w:t>„</w:t>
            </w:r>
            <w:r w:rsidRPr="003935DB">
              <w:rPr>
                <w:rFonts w:cstheme="minorHAnsi"/>
              </w:rPr>
              <w:t>Entgiftung</w:t>
            </w:r>
            <w:r w:rsidR="008A0BA9">
              <w:rPr>
                <w:rFonts w:cstheme="minorHAnsi"/>
              </w:rPr>
              <w:t>“</w:t>
            </w:r>
            <w:r w:rsidRPr="003935DB">
              <w:rPr>
                <w:rFonts w:cstheme="minorHAnsi"/>
              </w:rPr>
              <w:t xml:space="preserve"> durch Tee</w:t>
            </w:r>
            <w:del w:id="711" w:author="Fabienne Schmaus" w:date="2026-05-11T10:39:00Z" w16du:dateUtc="2026-05-11T08:39:00Z">
              <w:r w:rsidRPr="003935DB" w:rsidDel="00460735">
                <w:rPr>
                  <w:rFonts w:cstheme="minorHAnsi"/>
                </w:rPr>
                <w:delText xml:space="preserve">. </w:delText>
              </w:r>
            </w:del>
            <w:ins w:id="712" w:author="Fabienne Schmaus" w:date="2026-05-11T10:39:00Z" w16du:dateUtc="2026-05-11T08:39:00Z">
              <w:r w:rsidR="00460735">
                <w:rPr>
                  <w:rFonts w:cstheme="minorHAnsi"/>
                </w:rPr>
                <w:t>:</w:t>
              </w:r>
              <w:r w:rsidR="00460735" w:rsidRPr="003935DB">
                <w:rPr>
                  <w:rFonts w:cstheme="minorHAnsi"/>
                </w:rPr>
                <w:t xml:space="preserve"> </w:t>
              </w:r>
            </w:ins>
            <w:r w:rsidRPr="003935DB">
              <w:rPr>
                <w:rFonts w:cstheme="minorHAnsi"/>
              </w:rPr>
              <w:t>Der Körper hat eigene Entgiftungssysteme. Quelle A ist kommerziell. Quellen B und C (unabhängig, wissenschaftlich fundiert) widerlegen die Behauptung klar. Kundenbewertungen sind kein wissenschaftlicher Beleg.</w:t>
            </w:r>
          </w:p>
          <w:p w14:paraId="7B30FB00" w14:textId="6CD08EC3" w:rsidR="00D41AAD" w:rsidDel="00460735" w:rsidRDefault="00D41AAD" w:rsidP="002A290B">
            <w:pPr>
              <w:spacing w:after="160" w:line="259" w:lineRule="auto"/>
              <w:rPr>
                <w:del w:id="713" w:author="Fabienne Schmaus" w:date="2026-05-11T09:22:00Z" w16du:dateUtc="2026-05-11T07:22:00Z"/>
                <w:rFonts w:cstheme="minorHAnsi"/>
              </w:rPr>
            </w:pPr>
            <w:del w:id="714" w:author="Fabienne Schmaus" w:date="2026-05-11T10:41:00Z" w16du:dateUtc="2026-05-11T08:41:00Z">
              <w:r w:rsidRPr="003935DB" w:rsidDel="00460735">
                <w:rPr>
                  <w:rFonts w:cstheme="minorHAnsi"/>
                  <w:b/>
                  <w:bCs/>
                </w:rPr>
                <w:delText>Zusatz Sek II:</w:delText>
              </w:r>
              <w:r w:rsidRPr="003935DB" w:rsidDel="00460735">
                <w:rPr>
                  <w:rFonts w:cstheme="minorHAnsi"/>
                </w:rPr>
                <w:delText xml:space="preserve"> Dieses Beispiel zeigt auch: Natürlich = gesund ist ein Trugschluss (naturalistic fallacy). </w:delText>
              </w:r>
              <w:r w:rsidR="008A0BA9" w:rsidDel="00460735">
                <w:rPr>
                  <w:rFonts w:cstheme="minorHAnsi"/>
                </w:rPr>
                <w:delText>„</w:delText>
              </w:r>
              <w:r w:rsidRPr="003935DB" w:rsidDel="00460735">
                <w:rPr>
                  <w:rFonts w:cstheme="minorHAnsi"/>
                </w:rPr>
                <w:delText>Keine Chemie</w:delText>
              </w:r>
              <w:r w:rsidR="008A0BA9" w:rsidDel="00460735">
                <w:rPr>
                  <w:rFonts w:cstheme="minorHAnsi"/>
                </w:rPr>
                <w:delText>“</w:delText>
              </w:r>
              <w:r w:rsidRPr="003935DB" w:rsidDel="00460735">
                <w:rPr>
                  <w:rFonts w:cstheme="minorHAnsi"/>
                </w:rPr>
                <w:delText xml:space="preserve"> ist eine sinnlose Aussage</w:delText>
              </w:r>
            </w:del>
            <w:del w:id="715" w:author="Fabienne Schmaus" w:date="2026-05-11T09:42:00Z" w16du:dateUtc="2026-05-11T07:42:00Z">
              <w:r w:rsidRPr="003935DB" w:rsidDel="00B76869">
                <w:rPr>
                  <w:rFonts w:cstheme="minorHAnsi"/>
                </w:rPr>
                <w:delText xml:space="preserve"> – a</w:delText>
              </w:r>
            </w:del>
            <w:del w:id="716" w:author="Fabienne Schmaus" w:date="2026-05-11T10:41:00Z" w16du:dateUtc="2026-05-11T08:41:00Z">
              <w:r w:rsidRPr="003935DB" w:rsidDel="00460735">
                <w:rPr>
                  <w:rFonts w:cstheme="minorHAnsi"/>
                </w:rPr>
                <w:delText>lles ist Chemie. Das ist ein häufiger rhetorischer Trick.</w:delText>
              </w:r>
            </w:del>
          </w:p>
          <w:p w14:paraId="760A6206" w14:textId="77777777" w:rsidR="00460735" w:rsidRPr="003935DB" w:rsidRDefault="00460735" w:rsidP="00D41AAD">
            <w:pPr>
              <w:spacing w:after="160" w:line="259" w:lineRule="auto"/>
              <w:rPr>
                <w:ins w:id="717" w:author="Fabienne Schmaus" w:date="2026-05-11T10:39:00Z" w16du:dateUtc="2026-05-11T08:39:00Z"/>
                <w:rFonts w:cstheme="minorHAnsi"/>
              </w:rPr>
            </w:pPr>
          </w:p>
          <w:p w14:paraId="6272ECB9" w14:textId="77777777" w:rsidR="00460735" w:rsidRPr="00263C9E" w:rsidRDefault="00460735" w:rsidP="00460735">
            <w:pPr>
              <w:shd w:val="clear" w:color="auto" w:fill="FBE4D5" w:themeFill="accent2" w:themeFillTint="33"/>
              <w:tabs>
                <w:tab w:val="left" w:pos="273"/>
              </w:tabs>
              <w:spacing w:line="276" w:lineRule="auto"/>
              <w:rPr>
                <w:ins w:id="718" w:author="Fabienne Schmaus" w:date="2026-05-11T10:39:00Z" w16du:dateUtc="2026-05-11T08:39:00Z"/>
                <w:rFonts w:cstheme="minorHAnsi"/>
              </w:rPr>
            </w:pPr>
            <w:ins w:id="719" w:author="Fabienne Schmaus" w:date="2026-05-11T10:39:00Z" w16du:dateUtc="2026-05-11T08:39:00Z">
              <w:r w:rsidRPr="007D4363">
                <w:rPr>
                  <w:rFonts w:cstheme="minorHAnsi"/>
                  <w:highlight w:val="yellow"/>
                </w:rPr>
                <w:t xml:space="preserve">((Icon </w:t>
              </w:r>
              <w:r>
                <w:rPr>
                  <w:rFonts w:cstheme="minorHAnsi"/>
                  <w:highlight w:val="yellow"/>
                </w:rPr>
                <w:t>„</w:t>
              </w:r>
              <w:r w:rsidRPr="007D4363">
                <w:rPr>
                  <w:rFonts w:cstheme="minorHAnsi"/>
                  <w:highlight w:val="yellow"/>
                </w:rPr>
                <w:t>Differenzierung</w:t>
              </w:r>
              <w:r>
                <w:rPr>
                  <w:rFonts w:cstheme="minorHAnsi"/>
                  <w:highlight w:val="yellow"/>
                </w:rPr>
                <w:t>“</w:t>
              </w:r>
              <w:r w:rsidRPr="007D4363">
                <w:rPr>
                  <w:rFonts w:cstheme="minorHAnsi"/>
                  <w:highlight w:val="yellow"/>
                </w:rPr>
                <w:t>!!))</w:t>
              </w:r>
            </w:ins>
          </w:p>
          <w:p w14:paraId="399E5A7A" w14:textId="15FC81A3" w:rsidR="00D41AAD" w:rsidRPr="003935DB" w:rsidDel="00460735" w:rsidRDefault="00D41AAD">
            <w:pPr>
              <w:spacing w:after="160" w:line="259" w:lineRule="auto"/>
              <w:rPr>
                <w:del w:id="720" w:author="Fabienne Schmaus" w:date="2026-05-11T10:39:00Z" w16du:dateUtc="2026-05-11T08:39:00Z"/>
                <w:rFonts w:cstheme="minorHAnsi"/>
              </w:rPr>
              <w:pPrChange w:id="721" w:author="Fabienne Schmaus" w:date="2026-05-11T09:22:00Z" w16du:dateUtc="2026-05-11T07:22:00Z">
                <w:pPr>
                  <w:tabs>
                    <w:tab w:val="left" w:pos="273"/>
                  </w:tabs>
                  <w:spacing w:line="276" w:lineRule="auto"/>
                </w:pPr>
              </w:pPrChange>
            </w:pPr>
          </w:p>
          <w:p w14:paraId="76505178" w14:textId="6C6A6458" w:rsidR="005D6249" w:rsidRPr="003935DB" w:rsidRDefault="005D6249">
            <w:pPr>
              <w:shd w:val="clear" w:color="auto" w:fill="FBE4D5" w:themeFill="accent2" w:themeFillTint="33"/>
              <w:tabs>
                <w:tab w:val="left" w:pos="273"/>
              </w:tabs>
              <w:spacing w:line="276" w:lineRule="auto"/>
              <w:rPr>
                <w:rFonts w:cstheme="minorHAnsi"/>
              </w:rPr>
              <w:pPrChange w:id="722" w:author="Fabienne Schmaus" w:date="2026-05-11T10:40:00Z" w16du:dateUtc="2026-05-11T08:40:00Z">
                <w:pPr>
                  <w:numPr>
                    <w:numId w:val="29"/>
                  </w:numPr>
                  <w:tabs>
                    <w:tab w:val="left" w:pos="273"/>
                    <w:tab w:val="num" w:pos="720"/>
                  </w:tabs>
                  <w:spacing w:line="276" w:lineRule="auto"/>
                  <w:ind w:left="720" w:hanging="360"/>
                </w:pPr>
              </w:pPrChange>
            </w:pPr>
            <w:r w:rsidRPr="00460735">
              <w:rPr>
                <w:rFonts w:cstheme="minorHAnsi"/>
                <w:b/>
                <w:bCs/>
                <w:rPrChange w:id="723" w:author="Fabienne Schmaus" w:date="2026-05-11T10:40:00Z" w16du:dateUtc="2026-05-11T08:40:00Z">
                  <w:rPr>
                    <w:rFonts w:cstheme="minorHAnsi"/>
                  </w:rPr>
                </w:rPrChange>
              </w:rPr>
              <w:t>Sek</w:t>
            </w:r>
            <w:ins w:id="724" w:author="Fabienne Schmaus" w:date="2026-05-11T09:42:00Z" w16du:dateUtc="2026-05-11T07:42:00Z">
              <w:r w:rsidR="00B76869" w:rsidRPr="00460735">
                <w:rPr>
                  <w:rFonts w:cstheme="minorHAnsi"/>
                  <w:b/>
                  <w:bCs/>
                  <w:rPrChange w:id="725" w:author="Fabienne Schmaus" w:date="2026-05-11T10:40:00Z" w16du:dateUtc="2026-05-11T08:40:00Z">
                    <w:rPr>
                      <w:rFonts w:cstheme="minorHAnsi"/>
                    </w:rPr>
                  </w:rPrChange>
                </w:rPr>
                <w:t>.</w:t>
              </w:r>
            </w:ins>
            <w:r w:rsidRPr="00460735">
              <w:rPr>
                <w:rFonts w:cstheme="minorHAnsi"/>
                <w:b/>
                <w:bCs/>
                <w:rPrChange w:id="726" w:author="Fabienne Schmaus" w:date="2026-05-11T10:40:00Z" w16du:dateUtc="2026-05-11T08:40:00Z">
                  <w:rPr>
                    <w:rFonts w:cstheme="minorHAnsi"/>
                  </w:rPr>
                </w:rPrChange>
              </w:rPr>
              <w:t xml:space="preserve"> I:</w:t>
            </w:r>
            <w:r w:rsidRPr="003935DB">
              <w:rPr>
                <w:rFonts w:cstheme="minorHAnsi"/>
              </w:rPr>
              <w:t xml:space="preserve"> </w:t>
            </w:r>
            <w:r w:rsidR="008A0BA9">
              <w:rPr>
                <w:rFonts w:cstheme="minorHAnsi"/>
              </w:rPr>
              <w:t>„</w:t>
            </w:r>
            <w:r w:rsidRPr="003935DB">
              <w:rPr>
                <w:rFonts w:cstheme="minorHAnsi"/>
              </w:rPr>
              <w:t>Der Tee macht das nicht wirklich, das ist nur Werbung</w:t>
            </w:r>
            <w:ins w:id="727" w:author="Fabienne Schmaus" w:date="2026-05-11T10:40:00Z" w16du:dateUtc="2026-05-11T08:40:00Z">
              <w:r w:rsidR="00460735">
                <w:rPr>
                  <w:rFonts w:cstheme="minorHAnsi"/>
                </w:rPr>
                <w:t>.</w:t>
              </w:r>
            </w:ins>
            <w:r w:rsidR="008A0BA9">
              <w:rPr>
                <w:rFonts w:cstheme="minorHAnsi"/>
              </w:rPr>
              <w:t>“</w:t>
            </w:r>
          </w:p>
          <w:p w14:paraId="7140CE4C" w14:textId="06A77E86" w:rsidR="00460735" w:rsidRPr="002A290B" w:rsidRDefault="005D6249">
            <w:pPr>
              <w:shd w:val="clear" w:color="auto" w:fill="FBE4D5" w:themeFill="accent2" w:themeFillTint="33"/>
              <w:tabs>
                <w:tab w:val="left" w:pos="273"/>
              </w:tabs>
              <w:spacing w:line="276" w:lineRule="auto"/>
              <w:rPr>
                <w:rFonts w:cstheme="minorHAnsi"/>
                <w:b/>
                <w:bCs/>
                <w:rPrChange w:id="728" w:author="Fabienne Schmaus" w:date="2026-05-11T09:23:00Z" w16du:dateUtc="2026-05-11T07:23:00Z">
                  <w:rPr>
                    <w:rFonts w:cstheme="minorHAnsi"/>
                  </w:rPr>
                </w:rPrChange>
              </w:rPr>
              <w:pPrChange w:id="729" w:author="Fabienne Schmaus" w:date="2026-05-11T10:40:00Z" w16du:dateUtc="2026-05-11T08:40:00Z">
                <w:pPr>
                  <w:numPr>
                    <w:numId w:val="29"/>
                  </w:numPr>
                  <w:tabs>
                    <w:tab w:val="left" w:pos="273"/>
                    <w:tab w:val="num" w:pos="720"/>
                  </w:tabs>
                  <w:spacing w:line="276" w:lineRule="auto"/>
                  <w:ind w:left="720" w:hanging="360"/>
                </w:pPr>
              </w:pPrChange>
            </w:pPr>
            <w:r w:rsidRPr="00460735">
              <w:rPr>
                <w:rFonts w:cstheme="minorHAnsi"/>
                <w:b/>
                <w:bCs/>
                <w:rPrChange w:id="730" w:author="Fabienne Schmaus" w:date="2026-05-11T10:40:00Z" w16du:dateUtc="2026-05-11T08:40:00Z">
                  <w:rPr>
                    <w:rFonts w:cstheme="minorHAnsi"/>
                  </w:rPr>
                </w:rPrChange>
              </w:rPr>
              <w:t>Sek</w:t>
            </w:r>
            <w:ins w:id="731" w:author="Fabienne Schmaus" w:date="2026-05-11T09:43:00Z" w16du:dateUtc="2026-05-11T07:43:00Z">
              <w:r w:rsidR="00B76869" w:rsidRPr="00460735">
                <w:rPr>
                  <w:rFonts w:cstheme="minorHAnsi"/>
                  <w:b/>
                  <w:bCs/>
                  <w:rPrChange w:id="732" w:author="Fabienne Schmaus" w:date="2026-05-11T10:40:00Z" w16du:dateUtc="2026-05-11T08:40:00Z">
                    <w:rPr>
                      <w:rFonts w:cstheme="minorHAnsi"/>
                    </w:rPr>
                  </w:rPrChange>
                </w:rPr>
                <w:t>.</w:t>
              </w:r>
            </w:ins>
            <w:r w:rsidRPr="00460735">
              <w:rPr>
                <w:rFonts w:cstheme="minorHAnsi"/>
                <w:b/>
                <w:bCs/>
                <w:rPrChange w:id="733" w:author="Fabienne Schmaus" w:date="2026-05-11T10:40:00Z" w16du:dateUtc="2026-05-11T08:40:00Z">
                  <w:rPr>
                    <w:rFonts w:cstheme="minorHAnsi"/>
                  </w:rPr>
                </w:rPrChange>
              </w:rPr>
              <w:t xml:space="preserve"> II:</w:t>
            </w:r>
            <w:r w:rsidRPr="003935DB">
              <w:rPr>
                <w:rFonts w:cstheme="minorHAnsi"/>
              </w:rPr>
              <w:t xml:space="preserve"> </w:t>
            </w:r>
            <w:r w:rsidR="008A0BA9">
              <w:rPr>
                <w:rFonts w:cstheme="minorHAnsi"/>
              </w:rPr>
              <w:t>„</w:t>
            </w:r>
            <w:r w:rsidRPr="003935DB">
              <w:rPr>
                <w:rFonts w:cstheme="minorHAnsi"/>
              </w:rPr>
              <w:t>Keine peer-reviewed Studien</w:t>
            </w:r>
            <w:ins w:id="734" w:author="Fabienne Schmaus" w:date="2026-05-11T10:40:00Z" w16du:dateUtc="2026-05-11T08:40:00Z">
              <w:r w:rsidR="00460735">
                <w:rPr>
                  <w:rFonts w:cstheme="minorHAnsi"/>
                </w:rPr>
                <w:t xml:space="preserve">: Es sind </w:t>
              </w:r>
            </w:ins>
            <w:del w:id="735" w:author="Fabienne Schmaus" w:date="2026-05-11T10:40:00Z" w16du:dateUtc="2026-05-11T08:40:00Z">
              <w:r w:rsidRPr="003935DB" w:rsidDel="00460735">
                <w:rPr>
                  <w:rFonts w:cstheme="minorHAnsi"/>
                </w:rPr>
                <w:delText xml:space="preserve">, </w:delText>
              </w:r>
            </w:del>
            <w:r w:rsidRPr="003935DB">
              <w:rPr>
                <w:rFonts w:cstheme="minorHAnsi"/>
              </w:rPr>
              <w:t>kommerzielle Quelle, medizinisch nicht belegbar – klare Fehlinformation</w:t>
            </w:r>
            <w:ins w:id="736" w:author="Fabienne Schmaus" w:date="2026-05-11T10:40:00Z" w16du:dateUtc="2026-05-11T08:40:00Z">
              <w:r w:rsidR="00460735">
                <w:rPr>
                  <w:rFonts w:cstheme="minorHAnsi"/>
                </w:rPr>
                <w:t>.</w:t>
              </w:r>
            </w:ins>
            <w:r w:rsidR="008A0BA9">
              <w:rPr>
                <w:rFonts w:cstheme="minorHAnsi"/>
              </w:rPr>
              <w:t>“</w:t>
            </w:r>
            <w:ins w:id="737" w:author="Fabienne Schmaus" w:date="2026-05-11T10:41:00Z" w16du:dateUtc="2026-05-11T08:41:00Z">
              <w:r w:rsidR="00460735">
                <w:rPr>
                  <w:rFonts w:cstheme="minorHAnsi"/>
                </w:rPr>
                <w:t xml:space="preserve"> </w:t>
              </w:r>
              <w:r w:rsidR="00460735" w:rsidRPr="003935DB">
                <w:rPr>
                  <w:rFonts w:cstheme="minorHAnsi"/>
                </w:rPr>
                <w:t>Dieses Beispiel zeigt auch</w:t>
              </w:r>
            </w:ins>
            <w:ins w:id="738" w:author="Fabienne Schmaus" w:date="2026-05-11T10:42:00Z" w16du:dateUtc="2026-05-11T08:42:00Z">
              <w:r w:rsidR="00460735">
                <w:rPr>
                  <w:rFonts w:cstheme="minorHAnsi"/>
                </w:rPr>
                <w:t xml:space="preserve">, </w:t>
              </w:r>
              <w:r w:rsidR="00460735" w:rsidRPr="00460735">
                <w:rPr>
                  <w:rFonts w:cstheme="minorHAnsi"/>
                </w:rPr>
                <w:t xml:space="preserve">dass die Gleichsetzung von </w:t>
              </w:r>
              <w:r w:rsidR="00460735">
                <w:rPr>
                  <w:rFonts w:cstheme="minorHAnsi"/>
                </w:rPr>
                <w:t>„</w:t>
              </w:r>
              <w:r w:rsidR="00460735" w:rsidRPr="00460735">
                <w:rPr>
                  <w:rFonts w:cstheme="minorHAnsi"/>
                </w:rPr>
                <w:t>natürlich</w:t>
              </w:r>
              <w:r w:rsidR="00460735">
                <w:rPr>
                  <w:rFonts w:cstheme="minorHAnsi"/>
                </w:rPr>
                <w:t>“</w:t>
              </w:r>
              <w:r w:rsidR="00460735" w:rsidRPr="00460735">
                <w:rPr>
                  <w:rFonts w:cstheme="minorHAnsi"/>
                </w:rPr>
                <w:t xml:space="preserve"> mit </w:t>
              </w:r>
              <w:r w:rsidR="00460735">
                <w:rPr>
                  <w:rFonts w:cstheme="minorHAnsi"/>
                </w:rPr>
                <w:t>„</w:t>
              </w:r>
              <w:r w:rsidR="00460735" w:rsidRPr="00460735">
                <w:rPr>
                  <w:rFonts w:cstheme="minorHAnsi"/>
                </w:rPr>
                <w:t>gesund</w:t>
              </w:r>
              <w:r w:rsidR="00460735">
                <w:rPr>
                  <w:rFonts w:cstheme="minorHAnsi"/>
                </w:rPr>
                <w:t>“</w:t>
              </w:r>
            </w:ins>
            <w:ins w:id="739" w:author="Fabienne Schmaus" w:date="2026-05-11T10:41:00Z" w16du:dateUtc="2026-05-11T08:41:00Z">
              <w:r w:rsidR="00460735" w:rsidRPr="003935DB">
                <w:rPr>
                  <w:rFonts w:cstheme="minorHAnsi"/>
                </w:rPr>
                <w:t xml:space="preserve"> ein Trugschluss </w:t>
              </w:r>
            </w:ins>
            <w:ins w:id="740" w:author="Fabienne Schmaus" w:date="2026-05-11T10:43:00Z" w16du:dateUtc="2026-05-11T08:43:00Z">
              <w:r w:rsidR="00460735">
                <w:rPr>
                  <w:rFonts w:cstheme="minorHAnsi"/>
                </w:rPr>
                <w:t xml:space="preserve">ist </w:t>
              </w:r>
            </w:ins>
            <w:ins w:id="741" w:author="Fabienne Schmaus" w:date="2026-05-11T10:41:00Z" w16du:dateUtc="2026-05-11T08:41:00Z">
              <w:r w:rsidR="00460735" w:rsidRPr="003935DB">
                <w:rPr>
                  <w:rFonts w:cstheme="minorHAnsi"/>
                </w:rPr>
                <w:t xml:space="preserve">(naturalistic fallacy). </w:t>
              </w:r>
              <w:r w:rsidR="00460735">
                <w:rPr>
                  <w:rFonts w:cstheme="minorHAnsi"/>
                </w:rPr>
                <w:t>„</w:t>
              </w:r>
              <w:r w:rsidR="00460735" w:rsidRPr="003935DB">
                <w:rPr>
                  <w:rFonts w:cstheme="minorHAnsi"/>
                </w:rPr>
                <w:t>Keine Chemie</w:t>
              </w:r>
              <w:r w:rsidR="00460735">
                <w:rPr>
                  <w:rFonts w:cstheme="minorHAnsi"/>
                </w:rPr>
                <w:t>“</w:t>
              </w:r>
              <w:r w:rsidR="00460735" w:rsidRPr="003935DB">
                <w:rPr>
                  <w:rFonts w:cstheme="minorHAnsi"/>
                </w:rPr>
                <w:t xml:space="preserve"> ist eine sinnlose Aussage</w:t>
              </w:r>
              <w:r w:rsidR="00460735">
                <w:rPr>
                  <w:rFonts w:cstheme="minorHAnsi"/>
                </w:rPr>
                <w:t>: A</w:t>
              </w:r>
              <w:r w:rsidR="00460735" w:rsidRPr="003935DB">
                <w:rPr>
                  <w:rFonts w:cstheme="minorHAnsi"/>
                </w:rPr>
                <w:t>lles ist Chemie. Das ist ein häufiger rhetorischer Trick.</w:t>
              </w:r>
            </w:ins>
          </w:p>
          <w:p w14:paraId="064F1A80" w14:textId="77777777" w:rsidR="002A290B" w:rsidRDefault="002A290B" w:rsidP="005D6249">
            <w:pPr>
              <w:tabs>
                <w:tab w:val="left" w:pos="273"/>
              </w:tabs>
              <w:spacing w:line="276" w:lineRule="auto"/>
              <w:rPr>
                <w:ins w:id="742" w:author="Fabienne Schmaus" w:date="2026-05-11T09:24:00Z" w16du:dateUtc="2026-05-11T07:24:00Z"/>
                <w:rFonts w:cstheme="minorHAnsi"/>
                <w:b/>
                <w:bCs/>
              </w:rPr>
            </w:pPr>
          </w:p>
          <w:p w14:paraId="0B1EC764" w14:textId="5964AD09" w:rsidR="00D41AAD" w:rsidRPr="002A290B" w:rsidDel="002A290B" w:rsidRDefault="002A290B" w:rsidP="005D6249">
            <w:pPr>
              <w:tabs>
                <w:tab w:val="left" w:pos="273"/>
              </w:tabs>
              <w:spacing w:line="276" w:lineRule="auto"/>
              <w:rPr>
                <w:del w:id="743" w:author="Fabienne Schmaus" w:date="2026-05-11T09:22:00Z" w16du:dateUtc="2026-05-11T07:22:00Z"/>
                <w:rFonts w:cstheme="minorHAnsi"/>
                <w:b/>
                <w:bCs/>
                <w:rPrChange w:id="744" w:author="Fabienne Schmaus" w:date="2026-05-11T09:23:00Z" w16du:dateUtc="2026-05-11T07:23:00Z">
                  <w:rPr>
                    <w:del w:id="745" w:author="Fabienne Schmaus" w:date="2026-05-11T09:22:00Z" w16du:dateUtc="2026-05-11T07:22:00Z"/>
                    <w:rFonts w:cstheme="minorHAnsi"/>
                  </w:rPr>
                </w:rPrChange>
              </w:rPr>
            </w:pPr>
            <w:ins w:id="746" w:author="Fabienne Schmaus" w:date="2026-05-11T09:22:00Z" w16du:dateUtc="2026-05-11T07:22:00Z">
              <w:r w:rsidRPr="002A290B">
                <w:rPr>
                  <w:rFonts w:cstheme="minorHAnsi"/>
                  <w:b/>
                  <w:bCs/>
                </w:rPr>
                <w:t xml:space="preserve">Behauptung </w:t>
              </w:r>
            </w:ins>
            <w:ins w:id="747" w:author="Fabienne Schmaus" w:date="2026-05-11T09:23:00Z" w16du:dateUtc="2026-05-11T07:23:00Z">
              <w:r w:rsidRPr="002A290B">
                <w:rPr>
                  <w:rFonts w:cstheme="minorHAnsi"/>
                  <w:b/>
                  <w:bCs/>
                </w:rPr>
                <w:t>2</w:t>
              </w:r>
            </w:ins>
            <w:ins w:id="748" w:author="Fabienne Schmaus" w:date="2026-05-11T09:22:00Z" w16du:dateUtc="2026-05-11T07:22:00Z">
              <w:r w:rsidRPr="002A290B">
                <w:rPr>
                  <w:rFonts w:cstheme="minorHAnsi"/>
                  <w:b/>
                  <w:bCs/>
                </w:rPr>
                <w:t xml:space="preserve"> (</w:t>
              </w:r>
            </w:ins>
            <w:ins w:id="749" w:author="Fabienne Schmaus" w:date="2026-05-11T09:23:00Z" w16du:dateUtc="2026-05-11T07:23:00Z">
              <w:r w:rsidRPr="002A290B">
                <w:rPr>
                  <w:rFonts w:cstheme="minorHAnsi"/>
                  <w:b/>
                  <w:bCs/>
                  <w:rPrChange w:id="750" w:author="Fabienne Schmaus" w:date="2026-05-11T09:23:00Z" w16du:dateUtc="2026-05-11T07:23:00Z">
                    <w:rPr>
                      <w:rFonts w:cstheme="minorHAnsi"/>
                    </w:rPr>
                  </w:rPrChange>
                </w:rPr>
                <w:t>„8 Gläser Wasser pro Tag sind Pflicht“</w:t>
              </w:r>
            </w:ins>
          </w:p>
          <w:p w14:paraId="2B9CEDB0" w14:textId="033764EB" w:rsidR="005D6249" w:rsidRPr="002A290B" w:rsidRDefault="005D6249" w:rsidP="005D6249">
            <w:pPr>
              <w:tabs>
                <w:tab w:val="left" w:pos="273"/>
              </w:tabs>
              <w:spacing w:line="276" w:lineRule="auto"/>
              <w:rPr>
                <w:rFonts w:cstheme="minorHAnsi"/>
                <w:b/>
                <w:bCs/>
              </w:rPr>
            </w:pPr>
            <w:del w:id="751" w:author="Fabienne Schmaus" w:date="2026-05-11T09:22:00Z" w16du:dateUtc="2026-05-11T07:22:00Z">
              <w:r w:rsidRPr="002A290B" w:rsidDel="002A290B">
                <w:rPr>
                  <w:rFonts w:cstheme="minorHAnsi"/>
                  <w:b/>
                  <w:bCs/>
                </w:rPr>
                <w:delText>AB 3b (</w:delText>
              </w:r>
            </w:del>
            <w:del w:id="752" w:author="Fabienne Schmaus" w:date="2026-05-11T09:23:00Z" w16du:dateUtc="2026-05-11T07:23:00Z">
              <w:r w:rsidRPr="002A290B" w:rsidDel="002A290B">
                <w:rPr>
                  <w:rFonts w:cstheme="minorHAnsi"/>
                  <w:b/>
                  <w:bCs/>
                </w:rPr>
                <w:delText>8 Gläser Wasser</w:delText>
              </w:r>
            </w:del>
            <w:r w:rsidRPr="002A290B">
              <w:rPr>
                <w:rFonts w:cstheme="minorHAnsi"/>
                <w:b/>
                <w:bCs/>
              </w:rPr>
              <w:t>):</w:t>
            </w:r>
          </w:p>
          <w:p w14:paraId="3034BE63" w14:textId="7C5D0E3C" w:rsidR="00D41AAD" w:rsidRPr="003935DB" w:rsidDel="00460735" w:rsidRDefault="00D41AAD" w:rsidP="00D41AAD">
            <w:pPr>
              <w:spacing w:after="160" w:line="259" w:lineRule="auto"/>
              <w:rPr>
                <w:del w:id="753" w:author="Fabienne Schmaus" w:date="2026-05-11T10:43:00Z" w16du:dateUtc="2026-05-11T08:43:00Z"/>
                <w:rFonts w:cstheme="minorHAnsi"/>
              </w:rPr>
            </w:pPr>
            <w:r w:rsidRPr="003935DB">
              <w:rPr>
                <w:rFonts w:cstheme="minorHAnsi"/>
                <w:b/>
                <w:bCs/>
              </w:rPr>
              <w:t>Ergebnis:</w:t>
            </w:r>
            <w:r w:rsidRPr="003935DB">
              <w:rPr>
                <w:rFonts w:cstheme="minorHAnsi"/>
              </w:rPr>
              <w:t xml:space="preserve"> </w:t>
            </w:r>
            <w:del w:id="754" w:author="Fabienne Schmaus" w:date="2026-05-11T10:43:00Z" w16du:dateUtc="2026-05-11T08:43:00Z">
              <w:r w:rsidRPr="003935DB" w:rsidDel="00460735">
                <w:rPr>
                  <w:rFonts w:cstheme="minorHAnsi"/>
                </w:rPr>
                <w:delText>Vereinfachung</w:delText>
              </w:r>
            </w:del>
            <w:del w:id="755" w:author="Fabienne Schmaus" w:date="2026-05-11T10:08:00Z" w16du:dateUtc="2026-05-11T08:08:00Z">
              <w:r w:rsidRPr="003935DB" w:rsidDel="0073079F">
                <w:rPr>
                  <w:rFonts w:cstheme="minorHAnsi"/>
                </w:rPr>
                <w:delText xml:space="preserve"> /</w:delText>
              </w:r>
            </w:del>
            <w:del w:id="756" w:author="Fabienne Schmaus" w:date="2026-05-11T10:43:00Z" w16du:dateUtc="2026-05-11T08:43:00Z">
              <w:r w:rsidRPr="003935DB" w:rsidDel="00460735">
                <w:rPr>
                  <w:rFonts w:cstheme="minorHAnsi"/>
                </w:rPr>
                <w:delText xml:space="preserve"> </w:delText>
              </w:r>
            </w:del>
            <w:r w:rsidRPr="003935DB">
              <w:rPr>
                <w:rFonts w:cstheme="minorHAnsi"/>
              </w:rPr>
              <w:t>teilweise irreführend</w:t>
            </w:r>
            <w:ins w:id="757" w:author="Fabienne Schmaus" w:date="2026-05-11T10:43:00Z" w16du:dateUtc="2026-05-11T08:43:00Z">
              <w:r w:rsidR="00460735">
                <w:rPr>
                  <w:rFonts w:cstheme="minorHAnsi"/>
                </w:rPr>
                <w:t xml:space="preserve">, </w:t>
              </w:r>
              <w:r w:rsidR="00460735" w:rsidRPr="003935DB">
                <w:rPr>
                  <w:rFonts w:cstheme="minorHAnsi"/>
                </w:rPr>
                <w:t>Vereinfachung</w:t>
              </w:r>
              <w:r w:rsidR="00460735">
                <w:rPr>
                  <w:rFonts w:cstheme="minorHAnsi"/>
                </w:rPr>
                <w:br/>
              </w:r>
            </w:ins>
          </w:p>
          <w:p w14:paraId="72789BBA" w14:textId="4458F078" w:rsidR="00D41AAD" w:rsidRPr="003935DB" w:rsidDel="003E32A0" w:rsidRDefault="00D41AAD" w:rsidP="00D41AAD">
            <w:pPr>
              <w:spacing w:after="160" w:line="259" w:lineRule="auto"/>
              <w:rPr>
                <w:del w:id="758" w:author="Fabienne Schmaus" w:date="2026-05-11T10:43:00Z" w16du:dateUtc="2026-05-11T08:43:00Z"/>
                <w:rFonts w:cstheme="minorHAnsi"/>
              </w:rPr>
            </w:pPr>
            <w:r w:rsidRPr="003935DB">
              <w:rPr>
                <w:rFonts w:cstheme="minorHAnsi"/>
                <w:b/>
                <w:bCs/>
              </w:rPr>
              <w:t>Begründung:</w:t>
            </w:r>
            <w:r w:rsidRPr="003935DB">
              <w:rPr>
                <w:rFonts w:cstheme="minorHAnsi"/>
              </w:rPr>
              <w:t xml:space="preserve"> Die Empfehlung klingt wissenschaftlich, ist aber eine grobe Vereinfachung. Der tatsächliche Bedarf ist individuell. </w:t>
            </w:r>
            <w:r w:rsidR="008A0BA9">
              <w:rPr>
                <w:rFonts w:cstheme="minorHAnsi"/>
              </w:rPr>
              <w:t>„</w:t>
            </w:r>
            <w:r w:rsidRPr="003935DB">
              <w:rPr>
                <w:rFonts w:cstheme="minorHAnsi"/>
              </w:rPr>
              <w:t>Experten empfehlen</w:t>
            </w:r>
            <w:r w:rsidR="008A0BA9">
              <w:rPr>
                <w:rFonts w:cstheme="minorHAnsi"/>
              </w:rPr>
              <w:t>“</w:t>
            </w:r>
            <w:r w:rsidRPr="003935DB">
              <w:rPr>
                <w:rFonts w:cstheme="minorHAnsi"/>
              </w:rPr>
              <w:t xml:space="preserve"> ohne Quellenangabe ist ein Warnsignal. Die Quelle hat kommerzielle Interessen (Affiliate-Link).</w:t>
            </w:r>
            <w:ins w:id="759" w:author="Fabienne Schmaus" w:date="2026-05-11T10:43:00Z" w16du:dateUtc="2026-05-11T08:43:00Z">
              <w:r w:rsidR="003E32A0">
                <w:rPr>
                  <w:rFonts w:cstheme="minorHAnsi"/>
                </w:rPr>
                <w:br/>
              </w:r>
            </w:ins>
          </w:p>
          <w:p w14:paraId="17FB1E84" w14:textId="3EF6F3B7" w:rsidR="00D41AAD" w:rsidRPr="003935DB" w:rsidRDefault="00D41AAD" w:rsidP="00D41AAD">
            <w:pPr>
              <w:spacing w:after="160" w:line="259" w:lineRule="auto"/>
              <w:rPr>
                <w:rFonts w:cstheme="minorHAnsi"/>
              </w:rPr>
            </w:pPr>
            <w:r w:rsidRPr="003935DB">
              <w:rPr>
                <w:rFonts w:cstheme="minorHAnsi"/>
                <w:b/>
                <w:bCs/>
              </w:rPr>
              <w:t>Didaktischer Mehrwert:</w:t>
            </w:r>
            <w:r w:rsidRPr="003935DB">
              <w:rPr>
                <w:rFonts w:cstheme="minorHAnsi"/>
              </w:rPr>
              <w:t xml:space="preserve"> Dieses Beispiel zeigt, dass nicht alles Schwarz-Weiß ist. Die Empfehlung ist nicht völlig falsch (Flüssigkeit ist wichtig), aber als absolute Regel irreführend. </w:t>
            </w:r>
            <w:ins w:id="760" w:author="Fabienne Schmaus" w:date="2026-05-11T09:43:00Z" w16du:dateUtc="2026-05-11T07:43:00Z">
              <w:r w:rsidR="00B76869">
                <w:rPr>
                  <w:rFonts w:cstheme="minorHAnsi"/>
                </w:rPr>
                <w:t xml:space="preserve">Ein </w:t>
              </w:r>
            </w:ins>
            <w:r w:rsidRPr="003935DB">
              <w:rPr>
                <w:rFonts w:cstheme="minorHAnsi"/>
              </w:rPr>
              <w:t>Faktencheck kann zu einem differenzierten Ergebnis führen</w:t>
            </w:r>
            <w:del w:id="761" w:author="Fabienne Schmaus" w:date="2026-05-11T09:43:00Z" w16du:dateUtc="2026-05-11T07:43:00Z">
              <w:r w:rsidRPr="003935DB" w:rsidDel="00B76869">
                <w:rPr>
                  <w:rFonts w:cstheme="minorHAnsi"/>
                </w:rPr>
                <w:delText xml:space="preserve"> – d</w:delText>
              </w:r>
            </w:del>
            <w:ins w:id="762" w:author="Fabienne Schmaus" w:date="2026-05-11T09:43:00Z" w16du:dateUtc="2026-05-11T07:43:00Z">
              <w:r w:rsidR="00B76869">
                <w:rPr>
                  <w:rFonts w:cstheme="minorHAnsi"/>
                </w:rPr>
                <w:t>. D</w:t>
              </w:r>
            </w:ins>
            <w:r w:rsidRPr="003935DB">
              <w:rPr>
                <w:rFonts w:cstheme="minorHAnsi"/>
              </w:rPr>
              <w:t>as ist kein Scheitern.</w:t>
            </w:r>
          </w:p>
          <w:p w14:paraId="5DF0C416" w14:textId="77777777" w:rsidR="003E32A0" w:rsidRPr="00263C9E" w:rsidRDefault="003E32A0" w:rsidP="003E32A0">
            <w:pPr>
              <w:shd w:val="clear" w:color="auto" w:fill="FBE4D5" w:themeFill="accent2" w:themeFillTint="33"/>
              <w:tabs>
                <w:tab w:val="left" w:pos="273"/>
              </w:tabs>
              <w:spacing w:line="276" w:lineRule="auto"/>
              <w:rPr>
                <w:ins w:id="763" w:author="Fabienne Schmaus" w:date="2026-05-11T10:39:00Z" w16du:dateUtc="2026-05-11T08:39:00Z"/>
                <w:rFonts w:cstheme="minorHAnsi"/>
              </w:rPr>
            </w:pPr>
            <w:ins w:id="764" w:author="Fabienne Schmaus" w:date="2026-05-11T10:39:00Z" w16du:dateUtc="2026-05-11T08:39:00Z">
              <w:r w:rsidRPr="007D4363">
                <w:rPr>
                  <w:rFonts w:cstheme="minorHAnsi"/>
                  <w:highlight w:val="yellow"/>
                </w:rPr>
                <w:t xml:space="preserve">((Icon </w:t>
              </w:r>
              <w:r>
                <w:rPr>
                  <w:rFonts w:cstheme="minorHAnsi"/>
                  <w:highlight w:val="yellow"/>
                </w:rPr>
                <w:t>„</w:t>
              </w:r>
              <w:r w:rsidRPr="007D4363">
                <w:rPr>
                  <w:rFonts w:cstheme="minorHAnsi"/>
                  <w:highlight w:val="yellow"/>
                </w:rPr>
                <w:t>Differenzierung</w:t>
              </w:r>
              <w:r>
                <w:rPr>
                  <w:rFonts w:cstheme="minorHAnsi"/>
                  <w:highlight w:val="yellow"/>
                </w:rPr>
                <w:t>“</w:t>
              </w:r>
              <w:r w:rsidRPr="007D4363">
                <w:rPr>
                  <w:rFonts w:cstheme="minorHAnsi"/>
                  <w:highlight w:val="yellow"/>
                </w:rPr>
                <w:t>!!))</w:t>
              </w:r>
            </w:ins>
          </w:p>
          <w:p w14:paraId="3E573B54" w14:textId="514F712C" w:rsidR="005D6249" w:rsidRPr="003935DB" w:rsidRDefault="005D6249">
            <w:pPr>
              <w:shd w:val="clear" w:color="auto" w:fill="FBE4D5" w:themeFill="accent2" w:themeFillTint="33"/>
              <w:tabs>
                <w:tab w:val="left" w:pos="273"/>
              </w:tabs>
              <w:spacing w:line="276" w:lineRule="auto"/>
              <w:rPr>
                <w:rFonts w:cstheme="minorHAnsi"/>
              </w:rPr>
              <w:pPrChange w:id="765" w:author="Fabienne Schmaus" w:date="2026-05-11T09:24:00Z" w16du:dateUtc="2026-05-11T07:24:00Z">
                <w:pPr>
                  <w:numPr>
                    <w:numId w:val="30"/>
                  </w:numPr>
                  <w:tabs>
                    <w:tab w:val="left" w:pos="273"/>
                    <w:tab w:val="num" w:pos="720"/>
                  </w:tabs>
                  <w:spacing w:line="276" w:lineRule="auto"/>
                  <w:ind w:left="720" w:hanging="360"/>
                </w:pPr>
              </w:pPrChange>
            </w:pPr>
            <w:r w:rsidRPr="003E32A0">
              <w:rPr>
                <w:rFonts w:cstheme="minorHAnsi"/>
                <w:b/>
                <w:bCs/>
                <w:rPrChange w:id="766" w:author="Fabienne Schmaus" w:date="2026-05-11T10:44:00Z" w16du:dateUtc="2026-05-11T08:44:00Z">
                  <w:rPr>
                    <w:rFonts w:cstheme="minorHAnsi"/>
                  </w:rPr>
                </w:rPrChange>
              </w:rPr>
              <w:t>Sek</w:t>
            </w:r>
            <w:ins w:id="767" w:author="Fabienne Schmaus" w:date="2026-05-11T09:43:00Z" w16du:dateUtc="2026-05-11T07:43:00Z">
              <w:r w:rsidR="00B76869" w:rsidRPr="003E32A0">
                <w:rPr>
                  <w:rFonts w:cstheme="minorHAnsi"/>
                  <w:b/>
                  <w:bCs/>
                  <w:rPrChange w:id="768" w:author="Fabienne Schmaus" w:date="2026-05-11T10:44:00Z" w16du:dateUtc="2026-05-11T08:44:00Z">
                    <w:rPr>
                      <w:rFonts w:cstheme="minorHAnsi"/>
                    </w:rPr>
                  </w:rPrChange>
                </w:rPr>
                <w:t>.</w:t>
              </w:r>
            </w:ins>
            <w:r w:rsidRPr="003E32A0">
              <w:rPr>
                <w:rFonts w:cstheme="minorHAnsi"/>
                <w:b/>
                <w:bCs/>
                <w:rPrChange w:id="769" w:author="Fabienne Schmaus" w:date="2026-05-11T10:44:00Z" w16du:dateUtc="2026-05-11T08:44:00Z">
                  <w:rPr>
                    <w:rFonts w:cstheme="minorHAnsi"/>
                  </w:rPr>
                </w:rPrChange>
              </w:rPr>
              <w:t xml:space="preserve"> I:</w:t>
            </w:r>
            <w:r w:rsidRPr="003935DB">
              <w:rPr>
                <w:rFonts w:cstheme="minorHAnsi"/>
              </w:rPr>
              <w:t xml:space="preserve"> </w:t>
            </w:r>
            <w:r w:rsidR="008A0BA9">
              <w:rPr>
                <w:rFonts w:cstheme="minorHAnsi"/>
              </w:rPr>
              <w:t>„</w:t>
            </w:r>
            <w:r w:rsidRPr="003935DB">
              <w:rPr>
                <w:rFonts w:cstheme="minorHAnsi"/>
              </w:rPr>
              <w:t>Stimmt, man soll viel trinken</w:t>
            </w:r>
            <w:ins w:id="770" w:author="Fabienne Schmaus" w:date="2026-05-11T10:44:00Z" w16du:dateUtc="2026-05-11T08:44:00Z">
              <w:r w:rsidR="003E32A0">
                <w:rPr>
                  <w:rFonts w:cstheme="minorHAnsi"/>
                </w:rPr>
                <w:t>.</w:t>
              </w:r>
            </w:ins>
            <w:r w:rsidR="008A0BA9">
              <w:rPr>
                <w:rFonts w:cstheme="minorHAnsi"/>
              </w:rPr>
              <w:t>“</w:t>
            </w:r>
          </w:p>
          <w:p w14:paraId="338BCD73" w14:textId="05FC35AC" w:rsidR="005D6249" w:rsidRPr="003935DB" w:rsidRDefault="005D6249">
            <w:pPr>
              <w:shd w:val="clear" w:color="auto" w:fill="FBE4D5" w:themeFill="accent2" w:themeFillTint="33"/>
              <w:tabs>
                <w:tab w:val="left" w:pos="273"/>
              </w:tabs>
              <w:spacing w:line="276" w:lineRule="auto"/>
              <w:rPr>
                <w:rFonts w:cstheme="minorHAnsi"/>
              </w:rPr>
              <w:pPrChange w:id="771" w:author="Fabienne Schmaus" w:date="2026-05-11T09:24:00Z" w16du:dateUtc="2026-05-11T07:24:00Z">
                <w:pPr>
                  <w:numPr>
                    <w:numId w:val="30"/>
                  </w:numPr>
                  <w:tabs>
                    <w:tab w:val="left" w:pos="273"/>
                    <w:tab w:val="num" w:pos="720"/>
                  </w:tabs>
                  <w:spacing w:line="276" w:lineRule="auto"/>
                  <w:ind w:left="720" w:hanging="360"/>
                </w:pPr>
              </w:pPrChange>
            </w:pPr>
            <w:r w:rsidRPr="003E32A0">
              <w:rPr>
                <w:rFonts w:cstheme="minorHAnsi"/>
                <w:b/>
                <w:bCs/>
                <w:rPrChange w:id="772" w:author="Fabienne Schmaus" w:date="2026-05-11T10:44:00Z" w16du:dateUtc="2026-05-11T08:44:00Z">
                  <w:rPr>
                    <w:rFonts w:cstheme="minorHAnsi"/>
                  </w:rPr>
                </w:rPrChange>
              </w:rPr>
              <w:t>Sek</w:t>
            </w:r>
            <w:ins w:id="773" w:author="Fabienne Schmaus" w:date="2026-05-11T09:43:00Z" w16du:dateUtc="2026-05-11T07:43:00Z">
              <w:r w:rsidR="00B76869" w:rsidRPr="003E32A0">
                <w:rPr>
                  <w:rFonts w:cstheme="minorHAnsi"/>
                  <w:b/>
                  <w:bCs/>
                  <w:rPrChange w:id="774" w:author="Fabienne Schmaus" w:date="2026-05-11T10:44:00Z" w16du:dateUtc="2026-05-11T08:44:00Z">
                    <w:rPr>
                      <w:rFonts w:cstheme="minorHAnsi"/>
                    </w:rPr>
                  </w:rPrChange>
                </w:rPr>
                <w:t>.</w:t>
              </w:r>
            </w:ins>
            <w:r w:rsidRPr="003E32A0">
              <w:rPr>
                <w:rFonts w:cstheme="minorHAnsi"/>
                <w:b/>
                <w:bCs/>
                <w:rPrChange w:id="775" w:author="Fabienne Schmaus" w:date="2026-05-11T10:44:00Z" w16du:dateUtc="2026-05-11T08:44:00Z">
                  <w:rPr>
                    <w:rFonts w:cstheme="minorHAnsi"/>
                  </w:rPr>
                </w:rPrChange>
              </w:rPr>
              <w:t xml:space="preserve"> II:</w:t>
            </w:r>
            <w:r w:rsidRPr="003935DB">
              <w:rPr>
                <w:rFonts w:cstheme="minorHAnsi"/>
              </w:rPr>
              <w:t xml:space="preserve"> </w:t>
            </w:r>
            <w:r w:rsidR="008A0BA9">
              <w:rPr>
                <w:rFonts w:cstheme="minorHAnsi"/>
              </w:rPr>
              <w:t>„</w:t>
            </w:r>
            <w:r w:rsidRPr="003935DB">
              <w:rPr>
                <w:rFonts w:cstheme="minorHAnsi"/>
              </w:rPr>
              <w:t>Vereinfachung</w:t>
            </w:r>
            <w:ins w:id="776" w:author="Fabienne Schmaus" w:date="2026-05-11T10:45:00Z" w16du:dateUtc="2026-05-11T08:45:00Z">
              <w:r w:rsidR="003E32A0">
                <w:rPr>
                  <w:rFonts w:cstheme="minorHAnsi"/>
                </w:rPr>
                <w:t xml:space="preserve">: </w:t>
              </w:r>
            </w:ins>
            <w:del w:id="777" w:author="Fabienne Schmaus" w:date="2026-05-11T10:45:00Z" w16du:dateUtc="2026-05-11T08:45:00Z">
              <w:r w:rsidRPr="003935DB" w:rsidDel="003E32A0">
                <w:rPr>
                  <w:rFonts w:cstheme="minorHAnsi"/>
                </w:rPr>
                <w:delText xml:space="preserve"> – </w:delText>
              </w:r>
            </w:del>
            <w:r w:rsidRPr="003935DB">
              <w:rPr>
                <w:rFonts w:cstheme="minorHAnsi"/>
              </w:rPr>
              <w:t>individuell verschieden, wissenschaftliche Empfehlungen sind komplexer</w:t>
            </w:r>
            <w:ins w:id="778" w:author="Fabienne Schmaus" w:date="2026-05-11T10:45:00Z" w16du:dateUtc="2026-05-11T08:45:00Z">
              <w:r w:rsidR="003E32A0">
                <w:rPr>
                  <w:rFonts w:cstheme="minorHAnsi"/>
                </w:rPr>
                <w:t>.</w:t>
              </w:r>
            </w:ins>
            <w:r w:rsidR="008A0BA9">
              <w:rPr>
                <w:rFonts w:cstheme="minorHAnsi"/>
              </w:rPr>
              <w:t>“</w:t>
            </w:r>
            <w:ins w:id="779" w:author="Fabienne Schmaus" w:date="2026-05-11T10:44:00Z" w16du:dateUtc="2026-05-11T08:44:00Z">
              <w:r w:rsidR="003E32A0">
                <w:rPr>
                  <w:rFonts w:cstheme="minorHAnsi"/>
                </w:rPr>
                <w:t xml:space="preserve"> </w:t>
              </w:r>
              <w:r w:rsidR="003E32A0" w:rsidRPr="003935DB">
                <w:rPr>
                  <w:rFonts w:cstheme="minorHAnsi"/>
                </w:rPr>
                <w:t xml:space="preserve">Das Beispiel illustriert, wie Halbwahrheiten hartnäckig bleiben. Die 8-Gläser-Regel stammt </w:t>
              </w:r>
              <w:commentRangeStart w:id="780"/>
              <w:commentRangeStart w:id="781"/>
              <w:r w:rsidR="003E32A0" w:rsidRPr="003935DB">
                <w:rPr>
                  <w:rFonts w:cstheme="minorHAnsi"/>
                </w:rPr>
                <w:t>aus einem Bericht von 1945,</w:t>
              </w:r>
            </w:ins>
            <w:commentRangeEnd w:id="780"/>
            <w:r w:rsidR="00325DBA" w:rsidRPr="003935DB">
              <w:rPr>
                <w:rStyle w:val="Kommentarzeichen"/>
                <w:rFonts w:cstheme="minorHAnsi"/>
                <w:sz w:val="22"/>
                <w:szCs w:val="22"/>
              </w:rPr>
              <w:commentReference w:id="780"/>
            </w:r>
            <w:commentRangeEnd w:id="781"/>
            <w:r w:rsidR="00D12BDC" w:rsidRPr="003935DB">
              <w:rPr>
                <w:rStyle w:val="Kommentarzeichen"/>
                <w:rFonts w:cstheme="minorHAnsi"/>
                <w:sz w:val="22"/>
                <w:szCs w:val="22"/>
              </w:rPr>
              <w:commentReference w:id="781"/>
            </w:r>
            <w:ins w:id="782" w:author="Fabienne Schmaus" w:date="2026-05-11T10:44:00Z" w16du:dateUtc="2026-05-11T08:44:00Z">
              <w:r w:rsidR="003E32A0" w:rsidRPr="003935DB">
                <w:rPr>
                  <w:rFonts w:cstheme="minorHAnsi"/>
                </w:rPr>
                <w:t xml:space="preserve"> wurde aus dem Kontext gerissen und wird seitdem tradiert</w:t>
              </w:r>
            </w:ins>
            <w:ins w:id="783" w:author="Fabienne Schmaus" w:date="2026-05-11T10:45:00Z" w16du:dateUtc="2026-05-11T08:45:00Z">
              <w:r w:rsidR="003E32A0">
                <w:rPr>
                  <w:rFonts w:cstheme="minorHAnsi"/>
                </w:rPr>
                <w:t>.</w:t>
              </w:r>
            </w:ins>
            <w:ins w:id="784" w:author="Fabienne Schmaus" w:date="2026-05-11T10:44:00Z" w16du:dateUtc="2026-05-11T08:44:00Z">
              <w:r w:rsidR="003E32A0" w:rsidRPr="003935DB">
                <w:rPr>
                  <w:rFonts w:cstheme="minorHAnsi"/>
                </w:rPr>
                <w:t xml:space="preserve"> ein Beispiel für wissenschaftlichen Mythos, der durch kulturelle Wiederholung überlebt.</w:t>
              </w:r>
            </w:ins>
          </w:p>
          <w:p w14:paraId="766A4A6F" w14:textId="77777777" w:rsidR="00D41AAD" w:rsidRDefault="00D41AAD" w:rsidP="005D6249">
            <w:pPr>
              <w:tabs>
                <w:tab w:val="left" w:pos="273"/>
              </w:tabs>
              <w:spacing w:line="276" w:lineRule="auto"/>
              <w:rPr>
                <w:ins w:id="785" w:author="Fabienne Schmaus" w:date="2026-05-11T10:46:00Z" w16du:dateUtc="2026-05-11T08:46:00Z"/>
                <w:rFonts w:cstheme="minorHAnsi"/>
              </w:rPr>
            </w:pPr>
          </w:p>
          <w:p w14:paraId="3D6FB034" w14:textId="49256033" w:rsidR="003E32A0" w:rsidRDefault="003E32A0" w:rsidP="005D6249">
            <w:pPr>
              <w:tabs>
                <w:tab w:val="left" w:pos="273"/>
              </w:tabs>
              <w:spacing w:line="276" w:lineRule="auto"/>
              <w:rPr>
                <w:ins w:id="786" w:author="Fabienne Schmaus" w:date="2026-05-11T10:46:00Z" w16du:dateUtc="2026-05-11T08:46:00Z"/>
                <w:rFonts w:cstheme="minorHAnsi"/>
              </w:rPr>
            </w:pPr>
            <w:ins w:id="787" w:author="Fabienne Schmaus" w:date="2026-05-11T10:46:00Z" w16du:dateUtc="2026-05-11T08:46:00Z">
              <w:r w:rsidRPr="003E32A0">
                <w:rPr>
                  <w:rFonts w:cstheme="minorHAnsi"/>
                  <w:highlight w:val="yellow"/>
                  <w:rPrChange w:id="788" w:author="Fabienne Schmaus" w:date="2026-05-11T10:46:00Z" w16du:dateUtc="2026-05-11T08:46:00Z">
                    <w:rPr>
                      <w:rFonts w:cstheme="minorHAnsi"/>
                    </w:rPr>
                  </w:rPrChange>
                </w:rPr>
                <w:t>((Infobox))</w:t>
              </w:r>
            </w:ins>
          </w:p>
          <w:p w14:paraId="5F5FFCC5" w14:textId="5A505A18" w:rsidR="003E32A0" w:rsidRDefault="003E32A0" w:rsidP="005D6249">
            <w:pPr>
              <w:tabs>
                <w:tab w:val="left" w:pos="273"/>
              </w:tabs>
              <w:spacing w:line="276" w:lineRule="auto"/>
              <w:rPr>
                <w:ins w:id="789" w:author="Michael Kohl" w:date="2026-05-20T14:26:00Z" w16du:dateUtc="2026-05-20T12:26:00Z"/>
                <w:rFonts w:cstheme="minorHAnsi"/>
                <w:lang w:val="it-IT"/>
              </w:rPr>
            </w:pPr>
            <w:ins w:id="790" w:author="Fabienne Schmaus" w:date="2026-05-11T10:46:00Z" w16du:dateUtc="2026-05-11T08:46:00Z">
              <w:r w:rsidRPr="00D12BDC">
                <w:rPr>
                  <w:rFonts w:cstheme="minorHAnsi"/>
                  <w:lang w:val="it-IT"/>
                  <w:rPrChange w:id="791" w:author="Michael Kohl" w:date="2026-05-20T14:24:00Z" w16du:dateUtc="2026-05-20T12:24:00Z">
                    <w:rPr>
                      <w:rFonts w:cstheme="minorHAnsi"/>
                    </w:rPr>
                  </w:rPrChange>
                </w:rPr>
                <w:t xml:space="preserve">Quelle </w:t>
              </w:r>
            </w:ins>
            <w:ins w:id="792" w:author="Michael Kohl" w:date="2026-05-20T14:26:00Z" w16du:dateUtc="2026-05-20T12:26:00Z">
              <w:r w:rsidR="00D12BDC">
                <w:rPr>
                  <w:rFonts w:cstheme="minorHAnsi"/>
                  <w:lang w:val="it-IT"/>
                </w:rPr>
                <w:fldChar w:fldCharType="begin"/>
              </w:r>
              <w:r w:rsidR="00D12BDC">
                <w:rPr>
                  <w:rFonts w:cstheme="minorHAnsi"/>
                  <w:lang w:val="it-IT"/>
                </w:rPr>
                <w:instrText>HYPERLINK "</w:instrText>
              </w:r>
            </w:ins>
            <w:ins w:id="793" w:author="Michael Kohl" w:date="2026-05-20T14:24:00Z" w16du:dateUtc="2026-05-20T12:24:00Z">
              <w:r w:rsidR="00D12BDC" w:rsidRPr="00D12BDC">
                <w:rPr>
                  <w:rFonts w:cstheme="minorHAnsi"/>
                  <w:lang w:val="it-IT"/>
                  <w:rPrChange w:id="794" w:author="Michael Kohl" w:date="2026-05-20T14:24:00Z" w16du:dateUtc="2026-05-20T12:24:00Z">
                    <w:rPr>
                      <w:rFonts w:cstheme="minorHAnsi"/>
                    </w:rPr>
                  </w:rPrChange>
                </w:rPr>
                <w:instrText>https://forum-gesundheitspolitik.de/artikel/artikel.pl?artikel=1186</w:instrText>
              </w:r>
            </w:ins>
            <w:ins w:id="795" w:author="Michael Kohl" w:date="2026-05-20T14:26:00Z" w16du:dateUtc="2026-05-20T12:26:00Z">
              <w:r w:rsidR="00D12BDC">
                <w:rPr>
                  <w:rFonts w:cstheme="minorHAnsi"/>
                  <w:lang w:val="it-IT"/>
                </w:rPr>
                <w:instrText>"</w:instrText>
              </w:r>
              <w:r w:rsidR="00D12BDC">
                <w:rPr>
                  <w:rFonts w:cstheme="minorHAnsi"/>
                  <w:lang w:val="it-IT"/>
                </w:rPr>
                <w:fldChar w:fldCharType="separate"/>
              </w:r>
            </w:ins>
            <w:ins w:id="796" w:author="Michael Kohl" w:date="2026-05-20T14:24:00Z" w16du:dateUtc="2026-05-20T12:24:00Z">
              <w:r w:rsidR="00D12BDC" w:rsidRPr="00AC7BF1">
                <w:rPr>
                  <w:rStyle w:val="Hyperlink"/>
                  <w:rFonts w:cstheme="minorHAnsi"/>
                  <w:lang w:val="it-IT"/>
                  <w:rPrChange w:id="797" w:author="Michael Kohl" w:date="2026-05-20T14:24:00Z" w16du:dateUtc="2026-05-20T12:24:00Z">
                    <w:rPr>
                      <w:rFonts w:cstheme="minorHAnsi"/>
                    </w:rPr>
                  </w:rPrChange>
                </w:rPr>
                <w:t>https://forum-gesundheitspolitik.de/artikel/artikel.pl?artikel=1186</w:t>
              </w:r>
            </w:ins>
            <w:ins w:id="798" w:author="Michael Kohl" w:date="2026-05-20T14:26:00Z" w16du:dateUtc="2026-05-20T12:26:00Z">
              <w:r w:rsidR="00D12BDC">
                <w:rPr>
                  <w:rFonts w:cstheme="minorHAnsi"/>
                  <w:lang w:val="it-IT"/>
                </w:rPr>
                <w:fldChar w:fldCharType="end"/>
              </w:r>
            </w:ins>
          </w:p>
          <w:p w14:paraId="4D048CB9" w14:textId="0A3A3546" w:rsidR="00D12BDC" w:rsidRPr="00D12BDC" w:rsidRDefault="00D12BDC" w:rsidP="005D6249">
            <w:pPr>
              <w:tabs>
                <w:tab w:val="left" w:pos="273"/>
              </w:tabs>
              <w:spacing w:line="276" w:lineRule="auto"/>
              <w:rPr>
                <w:ins w:id="799" w:author="Fabienne Schmaus" w:date="2026-05-11T10:45:00Z" w16du:dateUtc="2026-05-11T08:45:00Z"/>
                <w:rFonts w:cstheme="minorHAnsi"/>
                <w:lang w:val="it-IT"/>
                <w:rPrChange w:id="800" w:author="Michael Kohl" w:date="2026-05-20T14:24:00Z" w16du:dateUtc="2026-05-20T12:24:00Z">
                  <w:rPr>
                    <w:ins w:id="801" w:author="Fabienne Schmaus" w:date="2026-05-11T10:45:00Z" w16du:dateUtc="2026-05-11T08:45:00Z"/>
                    <w:rFonts w:cstheme="minorHAnsi"/>
                  </w:rPr>
                </w:rPrChange>
              </w:rPr>
            </w:pPr>
            <w:ins w:id="802" w:author="Michael Kohl" w:date="2026-05-20T14:26:00Z" w16du:dateUtc="2026-05-20T12:26:00Z">
              <w:r w:rsidRPr="00D12BDC">
                <w:rPr>
                  <w:rFonts w:cstheme="minorHAnsi"/>
                  <w:lang w:val="it-IT"/>
                </w:rPr>
                <w:t>https://www.scientificamerican.com/article/fact-or-fiction-you-must-drink-8-glasses-of-water-daily/</w:t>
              </w:r>
            </w:ins>
          </w:p>
          <w:p w14:paraId="242E5399" w14:textId="77777777" w:rsidR="003E32A0" w:rsidRPr="00D12BDC" w:rsidRDefault="003E32A0" w:rsidP="005D6249">
            <w:pPr>
              <w:tabs>
                <w:tab w:val="left" w:pos="273"/>
              </w:tabs>
              <w:spacing w:line="276" w:lineRule="auto"/>
              <w:rPr>
                <w:rFonts w:cstheme="minorHAnsi"/>
                <w:lang w:val="it-IT"/>
                <w:rPrChange w:id="803" w:author="Michael Kohl" w:date="2026-05-20T14:24:00Z" w16du:dateUtc="2026-05-20T12:24:00Z">
                  <w:rPr>
                    <w:rFonts w:cstheme="minorHAnsi"/>
                  </w:rPr>
                </w:rPrChange>
              </w:rPr>
            </w:pPr>
          </w:p>
          <w:p w14:paraId="155576A4" w14:textId="1B863E3E" w:rsidR="005D6249" w:rsidRPr="003935DB" w:rsidRDefault="002A290B" w:rsidP="005D6249">
            <w:pPr>
              <w:tabs>
                <w:tab w:val="left" w:pos="273"/>
              </w:tabs>
              <w:spacing w:line="276" w:lineRule="auto"/>
              <w:rPr>
                <w:rFonts w:cstheme="minorHAnsi"/>
                <w:b/>
                <w:bCs/>
              </w:rPr>
            </w:pPr>
            <w:ins w:id="804" w:author="Fabienne Schmaus" w:date="2026-05-11T09:24:00Z" w16du:dateUtc="2026-05-11T07:24:00Z">
              <w:r w:rsidRPr="002A290B">
                <w:rPr>
                  <w:rFonts w:cstheme="minorHAnsi"/>
                  <w:b/>
                  <w:bCs/>
                </w:rPr>
                <w:t xml:space="preserve">Behauptung </w:t>
              </w:r>
              <w:r>
                <w:rPr>
                  <w:rFonts w:cstheme="minorHAnsi"/>
                  <w:b/>
                  <w:bCs/>
                </w:rPr>
                <w:t>3</w:t>
              </w:r>
              <w:r w:rsidRPr="002A290B">
                <w:rPr>
                  <w:rFonts w:cstheme="minorHAnsi"/>
                  <w:b/>
                  <w:bCs/>
                </w:rPr>
                <w:t xml:space="preserve"> (</w:t>
              </w:r>
            </w:ins>
            <w:ins w:id="805" w:author="Fabienne Schmaus" w:date="2026-05-11T09:25:00Z" w16du:dateUtc="2026-05-11T07:25:00Z">
              <w:r w:rsidRPr="002A290B">
                <w:rPr>
                  <w:rFonts w:cstheme="minorHAnsi"/>
                  <w:b/>
                  <w:bCs/>
                </w:rPr>
                <w:t>„Zucker macht Kinder hyperaktiv“</w:t>
              </w:r>
            </w:ins>
            <w:del w:id="806" w:author="Fabienne Schmaus" w:date="2026-05-11T09:24:00Z" w16du:dateUtc="2026-05-11T07:24:00Z">
              <w:r w:rsidR="005D6249" w:rsidRPr="003935DB" w:rsidDel="002A290B">
                <w:rPr>
                  <w:rFonts w:cstheme="minorHAnsi"/>
                  <w:b/>
                  <w:bCs/>
                </w:rPr>
                <w:delText>AB 3c (</w:delText>
              </w:r>
            </w:del>
            <w:del w:id="807" w:author="Fabienne Schmaus" w:date="2026-05-11T09:25:00Z" w16du:dateUtc="2026-05-11T07:25:00Z">
              <w:r w:rsidR="005D6249" w:rsidRPr="003935DB" w:rsidDel="002A290B">
                <w:rPr>
                  <w:rFonts w:cstheme="minorHAnsi"/>
                  <w:b/>
                  <w:bCs/>
                </w:rPr>
                <w:delText>Zucker macht hyperaktiv</w:delText>
              </w:r>
            </w:del>
            <w:r w:rsidR="005D6249" w:rsidRPr="003935DB">
              <w:rPr>
                <w:rFonts w:cstheme="minorHAnsi"/>
                <w:b/>
                <w:bCs/>
              </w:rPr>
              <w:t>):</w:t>
            </w:r>
          </w:p>
          <w:p w14:paraId="7DD95785" w14:textId="61BFEF1F" w:rsidR="00D41AAD" w:rsidRPr="003935DB" w:rsidDel="003E32A0" w:rsidRDefault="00D41AAD" w:rsidP="00D41AAD">
            <w:pPr>
              <w:spacing w:after="160" w:line="259" w:lineRule="auto"/>
              <w:rPr>
                <w:del w:id="808" w:author="Fabienne Schmaus" w:date="2026-05-11T10:46:00Z" w16du:dateUtc="2026-05-11T08:46:00Z"/>
                <w:rFonts w:cstheme="minorHAnsi"/>
              </w:rPr>
            </w:pPr>
            <w:r w:rsidRPr="003935DB">
              <w:rPr>
                <w:rFonts w:cstheme="minorHAnsi"/>
                <w:b/>
                <w:bCs/>
              </w:rPr>
              <w:t>Ergebnis:</w:t>
            </w:r>
            <w:ins w:id="809" w:author="Fabienne Schmaus" w:date="2026-05-11T10:46:00Z" w16du:dateUtc="2026-05-11T08:46:00Z">
              <w:r w:rsidR="003E32A0">
                <w:rPr>
                  <w:rFonts w:cstheme="minorHAnsi"/>
                  <w:b/>
                  <w:bCs/>
                </w:rPr>
                <w:t xml:space="preserve"> </w:t>
              </w:r>
            </w:ins>
            <w:del w:id="810" w:author="Fabienne Schmaus" w:date="2026-05-11T10:46:00Z" w16du:dateUtc="2026-05-11T08:46:00Z">
              <w:r w:rsidRPr="003935DB" w:rsidDel="003E32A0">
                <w:rPr>
                  <w:rFonts w:cstheme="minorHAnsi"/>
                </w:rPr>
                <w:delText xml:space="preserve"> Mythos – </w:delText>
              </w:r>
            </w:del>
            <w:r w:rsidRPr="003935DB">
              <w:rPr>
                <w:rFonts w:cstheme="minorHAnsi"/>
              </w:rPr>
              <w:t>wissenschaftlich widerlegt</w:t>
            </w:r>
            <w:ins w:id="811" w:author="Fabienne Schmaus" w:date="2026-05-11T10:46:00Z" w16du:dateUtc="2026-05-11T08:46:00Z">
              <w:r w:rsidR="003E32A0">
                <w:rPr>
                  <w:rFonts w:cstheme="minorHAnsi"/>
                </w:rPr>
                <w:t>, Mytho</w:t>
              </w:r>
              <w:r w:rsidR="003E32A0">
                <w:rPr>
                  <w:rFonts w:cstheme="minorHAnsi"/>
                  <w:b/>
                  <w:bCs/>
                </w:rPr>
                <w:br/>
              </w:r>
            </w:ins>
          </w:p>
          <w:p w14:paraId="15FF83FA" w14:textId="7041A651" w:rsidR="00D41AAD" w:rsidRPr="003935DB" w:rsidDel="003E32A0" w:rsidRDefault="00D41AAD">
            <w:pPr>
              <w:spacing w:line="259" w:lineRule="auto"/>
              <w:rPr>
                <w:del w:id="812" w:author="Fabienne Schmaus" w:date="2026-05-11T10:47:00Z" w16du:dateUtc="2026-05-11T08:47:00Z"/>
                <w:rFonts w:cstheme="minorHAnsi"/>
              </w:rPr>
              <w:pPrChange w:id="813" w:author="Fabienne Schmaus" w:date="2026-05-11T10:47:00Z" w16du:dateUtc="2026-05-11T08:47:00Z">
                <w:pPr>
                  <w:spacing w:after="160" w:line="259" w:lineRule="auto"/>
                </w:pPr>
              </w:pPrChange>
            </w:pPr>
            <w:r w:rsidRPr="003935DB">
              <w:rPr>
                <w:rFonts w:cstheme="minorHAnsi"/>
                <w:b/>
                <w:bCs/>
              </w:rPr>
              <w:t>Besonderer Befund:</w:t>
            </w:r>
            <w:r w:rsidRPr="003935DB">
              <w:rPr>
                <w:rFonts w:cstheme="minorHAnsi"/>
              </w:rPr>
              <w:t xml:space="preserve"> Die Studie zeigt, dass </w:t>
            </w:r>
            <w:r w:rsidRPr="003E32A0">
              <w:rPr>
                <w:rFonts w:cstheme="minorHAnsi"/>
                <w:rPrChange w:id="814" w:author="Fabienne Schmaus" w:date="2026-05-11T10:46:00Z" w16du:dateUtc="2026-05-11T08:46:00Z">
                  <w:rPr>
                    <w:rFonts w:cstheme="minorHAnsi"/>
                    <w:i/>
                    <w:iCs/>
                  </w:rPr>
                </w:rPrChange>
              </w:rPr>
              <w:t>Erwartungen</w:t>
            </w:r>
            <w:r w:rsidRPr="003935DB">
              <w:rPr>
                <w:rFonts w:cstheme="minorHAnsi"/>
              </w:rPr>
              <w:t xml:space="preserve"> das Verhalten beeinflussen: Mütter, die glaubten, ihr Kind habe Zucker bekommen (obwohl es keinen bekam), schätzten es als hyperaktiver ein. Das ist ein klassischer </w:t>
            </w:r>
            <w:r w:rsidRPr="003E32A0">
              <w:rPr>
                <w:rFonts w:cstheme="minorHAnsi"/>
                <w:rPrChange w:id="815" w:author="Fabienne Schmaus" w:date="2026-05-11T10:47:00Z" w16du:dateUtc="2026-05-11T08:47:00Z">
                  <w:rPr>
                    <w:rFonts w:cstheme="minorHAnsi"/>
                    <w:b/>
                    <w:bCs/>
                  </w:rPr>
                </w:rPrChange>
              </w:rPr>
              <w:t>Placebo</w:t>
            </w:r>
            <w:ins w:id="816" w:author="Fabienne Schmaus" w:date="2026-05-11T10:08:00Z" w16du:dateUtc="2026-05-11T08:08:00Z">
              <w:r w:rsidR="0073079F" w:rsidRPr="003E32A0">
                <w:rPr>
                  <w:rFonts w:cstheme="minorHAnsi"/>
                  <w:rPrChange w:id="817" w:author="Fabienne Schmaus" w:date="2026-05-11T10:47:00Z" w16du:dateUtc="2026-05-11T08:47:00Z">
                    <w:rPr>
                      <w:rFonts w:cstheme="minorHAnsi"/>
                      <w:b/>
                      <w:bCs/>
                    </w:rPr>
                  </w:rPrChange>
                </w:rPr>
                <w:t xml:space="preserve"> oder </w:t>
              </w:r>
            </w:ins>
            <w:del w:id="818" w:author="Fabienne Schmaus" w:date="2026-05-11T10:08:00Z" w16du:dateUtc="2026-05-11T08:08:00Z">
              <w:r w:rsidRPr="003E32A0" w:rsidDel="0073079F">
                <w:rPr>
                  <w:rFonts w:cstheme="minorHAnsi"/>
                  <w:rPrChange w:id="819" w:author="Fabienne Schmaus" w:date="2026-05-11T10:47:00Z" w16du:dateUtc="2026-05-11T08:47:00Z">
                    <w:rPr>
                      <w:rFonts w:cstheme="minorHAnsi"/>
                      <w:b/>
                      <w:bCs/>
                    </w:rPr>
                  </w:rPrChange>
                </w:rPr>
                <w:delText>/</w:delText>
              </w:r>
            </w:del>
            <w:r w:rsidRPr="003E32A0">
              <w:rPr>
                <w:rFonts w:cstheme="minorHAnsi"/>
                <w:rPrChange w:id="820" w:author="Fabienne Schmaus" w:date="2026-05-11T10:47:00Z" w16du:dateUtc="2026-05-11T08:47:00Z">
                  <w:rPr>
                    <w:rFonts w:cstheme="minorHAnsi"/>
                    <w:b/>
                    <w:bCs/>
                  </w:rPr>
                </w:rPrChange>
              </w:rPr>
              <w:t>Nocebo-Effekt</w:t>
            </w:r>
            <w:r w:rsidRPr="003935DB">
              <w:rPr>
                <w:rFonts w:cstheme="minorHAnsi"/>
              </w:rPr>
              <w:t xml:space="preserve"> und zeigt, wie stark Erwartungen Wahrnehmung formen.</w:t>
            </w:r>
            <w:ins w:id="821" w:author="Fabienne Schmaus" w:date="2026-05-11T10:47:00Z" w16du:dateUtc="2026-05-11T08:47:00Z">
              <w:r w:rsidR="003E32A0">
                <w:rPr>
                  <w:rFonts w:cstheme="minorHAnsi"/>
                </w:rPr>
                <w:br/>
              </w:r>
            </w:ins>
          </w:p>
          <w:p w14:paraId="0676CEA3" w14:textId="77777777" w:rsidR="00D41AAD" w:rsidRPr="003935DB" w:rsidRDefault="00D41AAD">
            <w:pPr>
              <w:spacing w:line="259" w:lineRule="auto"/>
              <w:rPr>
                <w:rFonts w:cstheme="minorHAnsi"/>
              </w:rPr>
              <w:pPrChange w:id="822" w:author="Fabienne Schmaus" w:date="2026-05-11T10:47:00Z" w16du:dateUtc="2026-05-11T08:47:00Z">
                <w:pPr>
                  <w:spacing w:after="160" w:line="259" w:lineRule="auto"/>
                </w:pPr>
              </w:pPrChange>
            </w:pPr>
            <w:r w:rsidRPr="003935DB">
              <w:rPr>
                <w:rFonts w:cstheme="minorHAnsi"/>
                <w:b/>
                <w:bCs/>
              </w:rPr>
              <w:t>Warum dieser Mythos so hartnäckig ist:</w:t>
            </w:r>
          </w:p>
          <w:p w14:paraId="16E1FB44" w14:textId="07639111" w:rsidR="00D41AAD" w:rsidRPr="003935DB" w:rsidRDefault="003E32A0">
            <w:pPr>
              <w:numPr>
                <w:ilvl w:val="0"/>
                <w:numId w:val="43"/>
              </w:numPr>
              <w:spacing w:line="259" w:lineRule="auto"/>
              <w:rPr>
                <w:rFonts w:cstheme="minorHAnsi"/>
              </w:rPr>
              <w:pPrChange w:id="823" w:author="Fabienne Schmaus" w:date="2026-05-11T10:47:00Z" w16du:dateUtc="2026-05-11T08:47:00Z">
                <w:pPr>
                  <w:numPr>
                    <w:numId w:val="43"/>
                  </w:numPr>
                  <w:tabs>
                    <w:tab w:val="num" w:pos="720"/>
                  </w:tabs>
                  <w:spacing w:after="160" w:line="259" w:lineRule="auto"/>
                  <w:ind w:left="720" w:hanging="360"/>
                </w:pPr>
              </w:pPrChange>
            </w:pPr>
            <w:ins w:id="824" w:author="Fabienne Schmaus" w:date="2026-05-11T10:47:00Z" w16du:dateUtc="2026-05-11T08:47:00Z">
              <w:r>
                <w:rPr>
                  <w:rFonts w:cstheme="minorHAnsi"/>
                </w:rPr>
                <w:t>s</w:t>
              </w:r>
            </w:ins>
            <w:del w:id="825" w:author="Fabienne Schmaus" w:date="2026-05-11T10:47:00Z" w16du:dateUtc="2026-05-11T08:47:00Z">
              <w:r w:rsidR="00D41AAD" w:rsidRPr="003935DB" w:rsidDel="003E32A0">
                <w:rPr>
                  <w:rFonts w:cstheme="minorHAnsi"/>
                </w:rPr>
                <w:delText>S</w:delText>
              </w:r>
            </w:del>
            <w:r w:rsidR="00D41AAD" w:rsidRPr="003935DB">
              <w:rPr>
                <w:rFonts w:cstheme="minorHAnsi"/>
              </w:rPr>
              <w:t xml:space="preserve">ozialer Beweis: Fast alle Eltern </w:t>
            </w:r>
            <w:r w:rsidR="008A0BA9">
              <w:rPr>
                <w:rFonts w:cstheme="minorHAnsi"/>
              </w:rPr>
              <w:t>„</w:t>
            </w:r>
            <w:r w:rsidR="00D41AAD" w:rsidRPr="003935DB">
              <w:rPr>
                <w:rFonts w:cstheme="minorHAnsi"/>
              </w:rPr>
              <w:t>wissen</w:t>
            </w:r>
            <w:r w:rsidR="008A0BA9">
              <w:rPr>
                <w:rFonts w:cstheme="minorHAnsi"/>
              </w:rPr>
              <w:t>“</w:t>
            </w:r>
            <w:r w:rsidR="00D41AAD" w:rsidRPr="003935DB">
              <w:rPr>
                <w:rFonts w:cstheme="minorHAnsi"/>
              </w:rPr>
              <w:t xml:space="preserve"> das</w:t>
            </w:r>
            <w:ins w:id="826" w:author="Fabienne Schmaus" w:date="2026-05-11T10:47:00Z" w16du:dateUtc="2026-05-11T08:47:00Z">
              <w:r>
                <w:rPr>
                  <w:rFonts w:cstheme="minorHAnsi"/>
                </w:rPr>
                <w:t>.</w:t>
              </w:r>
            </w:ins>
          </w:p>
          <w:p w14:paraId="76710E15" w14:textId="7614790D" w:rsidR="00D41AAD" w:rsidRPr="003935DB" w:rsidRDefault="00D41AAD">
            <w:pPr>
              <w:numPr>
                <w:ilvl w:val="0"/>
                <w:numId w:val="43"/>
              </w:numPr>
              <w:spacing w:line="259" w:lineRule="auto"/>
              <w:rPr>
                <w:rFonts w:cstheme="minorHAnsi"/>
              </w:rPr>
              <w:pPrChange w:id="827" w:author="Fabienne Schmaus" w:date="2026-05-11T10:47:00Z" w16du:dateUtc="2026-05-11T08:47:00Z">
                <w:pPr>
                  <w:numPr>
                    <w:numId w:val="43"/>
                  </w:numPr>
                  <w:tabs>
                    <w:tab w:val="num" w:pos="720"/>
                  </w:tabs>
                  <w:spacing w:after="160" w:line="259" w:lineRule="auto"/>
                  <w:ind w:left="720" w:hanging="360"/>
                </w:pPr>
              </w:pPrChange>
            </w:pPr>
            <w:r w:rsidRPr="003935DB">
              <w:rPr>
                <w:rFonts w:cstheme="minorHAnsi"/>
              </w:rPr>
              <w:t>Bestätigungsfehler: Man achtet nach dem Fest auf das Verhalten und findet Bestätigung</w:t>
            </w:r>
            <w:ins w:id="828" w:author="Fabienne Schmaus" w:date="2026-05-11T10:47:00Z" w16du:dateUtc="2026-05-11T08:47:00Z">
              <w:r w:rsidR="003E32A0">
                <w:rPr>
                  <w:rFonts w:cstheme="minorHAnsi"/>
                </w:rPr>
                <w:t>.</w:t>
              </w:r>
            </w:ins>
          </w:p>
          <w:p w14:paraId="6A36262D" w14:textId="18DD61B5" w:rsidR="00D41AAD" w:rsidDel="003E32A0" w:rsidRDefault="00D41AAD">
            <w:pPr>
              <w:numPr>
                <w:ilvl w:val="0"/>
                <w:numId w:val="43"/>
              </w:numPr>
              <w:tabs>
                <w:tab w:val="left" w:pos="360"/>
              </w:tabs>
              <w:spacing w:line="259" w:lineRule="auto"/>
              <w:rPr>
                <w:del w:id="829" w:author="Fabienne Schmaus" w:date="2026-05-11T10:48:00Z" w16du:dateUtc="2026-05-11T08:48:00Z"/>
                <w:rFonts w:cstheme="minorHAnsi"/>
              </w:rPr>
              <w:pPrChange w:id="830" w:author="Fabienne Schmaus" w:date="2026-05-11T10:48:00Z" w16du:dateUtc="2026-05-11T08:48:00Z">
                <w:pPr>
                  <w:numPr>
                    <w:numId w:val="43"/>
                  </w:numPr>
                  <w:tabs>
                    <w:tab w:val="left" w:pos="360"/>
                    <w:tab w:val="num" w:pos="720"/>
                  </w:tabs>
                  <w:spacing w:after="160" w:line="259" w:lineRule="auto"/>
                  <w:ind w:left="720" w:hanging="360"/>
                </w:pPr>
              </w:pPrChange>
            </w:pPr>
            <w:r w:rsidRPr="003935DB">
              <w:rPr>
                <w:rFonts w:cstheme="minorHAnsi"/>
              </w:rPr>
              <w:t>Kontextverwirrung: Aufregung + Schlafmangel = Hyperaktivität, nicht Zucker</w:t>
            </w:r>
          </w:p>
          <w:p w14:paraId="386186D7" w14:textId="77777777" w:rsidR="003E32A0" w:rsidRPr="003935DB" w:rsidRDefault="003E32A0">
            <w:pPr>
              <w:numPr>
                <w:ilvl w:val="0"/>
                <w:numId w:val="43"/>
              </w:numPr>
              <w:tabs>
                <w:tab w:val="left" w:pos="360"/>
              </w:tabs>
              <w:spacing w:line="259" w:lineRule="auto"/>
              <w:rPr>
                <w:ins w:id="831" w:author="Fabienne Schmaus" w:date="2026-05-11T10:48:00Z" w16du:dateUtc="2026-05-11T08:48:00Z"/>
                <w:rFonts w:cstheme="minorHAnsi"/>
              </w:rPr>
              <w:pPrChange w:id="832" w:author="Fabienne Schmaus" w:date="2026-05-11T10:48:00Z" w16du:dateUtc="2026-05-11T08:48:00Z">
                <w:pPr>
                  <w:numPr>
                    <w:numId w:val="43"/>
                  </w:numPr>
                  <w:tabs>
                    <w:tab w:val="num" w:pos="720"/>
                  </w:tabs>
                  <w:spacing w:after="160" w:line="259" w:lineRule="auto"/>
                  <w:ind w:left="720" w:hanging="360"/>
                </w:pPr>
              </w:pPrChange>
            </w:pPr>
          </w:p>
          <w:p w14:paraId="19454787" w14:textId="77777777" w:rsidR="003E32A0" w:rsidRDefault="00D41AAD" w:rsidP="003E32A0">
            <w:pPr>
              <w:tabs>
                <w:tab w:val="left" w:pos="360"/>
              </w:tabs>
              <w:spacing w:line="259" w:lineRule="auto"/>
              <w:rPr>
                <w:rFonts w:cstheme="minorHAnsi"/>
              </w:rPr>
            </w:pPr>
            <w:r w:rsidRPr="003E32A0">
              <w:rPr>
                <w:rFonts w:cstheme="minorHAnsi"/>
                <w:b/>
                <w:bCs/>
              </w:rPr>
              <w:t>Didaktischer Hinweis:</w:t>
            </w:r>
            <w:r w:rsidRPr="003E32A0">
              <w:rPr>
                <w:rFonts w:cstheme="minorHAnsi"/>
              </w:rPr>
              <w:t xml:space="preserve"> Dieser Fall eignet sich besonders gut für die Diskussion über den Unterschied zwischen Erfahrung (Anekdote) und Evidenz (Studie). Beides ist verständlich</w:t>
            </w:r>
            <w:ins w:id="833" w:author="Fabienne Schmaus" w:date="2026-05-11T09:44:00Z" w16du:dateUtc="2026-05-11T07:44:00Z">
              <w:r w:rsidR="00B76869" w:rsidRPr="003E32A0">
                <w:rPr>
                  <w:rFonts w:cstheme="minorHAnsi"/>
                </w:rPr>
                <w:t xml:space="preserve">, </w:t>
              </w:r>
            </w:ins>
            <w:del w:id="834" w:author="Fabienne Schmaus" w:date="2026-05-11T09:44:00Z" w16du:dateUtc="2026-05-11T07:44:00Z">
              <w:r w:rsidRPr="003E32A0" w:rsidDel="00B76869">
                <w:rPr>
                  <w:rFonts w:cstheme="minorHAnsi"/>
                </w:rPr>
                <w:delText xml:space="preserve"> – </w:delText>
              </w:r>
            </w:del>
            <w:r w:rsidRPr="003E32A0">
              <w:rPr>
                <w:rFonts w:cstheme="minorHAnsi"/>
              </w:rPr>
              <w:t>aber unterschiedlich belastbar.</w:t>
            </w:r>
          </w:p>
          <w:p w14:paraId="52A8CFBF" w14:textId="77777777" w:rsidR="0018513C" w:rsidRDefault="0018513C" w:rsidP="0018513C">
            <w:pPr>
              <w:tabs>
                <w:tab w:val="left" w:pos="360"/>
              </w:tabs>
              <w:spacing w:line="259" w:lineRule="auto"/>
              <w:rPr>
                <w:ins w:id="835" w:author="Fabienne Schmaus" w:date="2026-05-11T10:50:00Z" w16du:dateUtc="2026-05-11T08:50:00Z"/>
                <w:rFonts w:cstheme="minorHAnsi"/>
              </w:rPr>
            </w:pPr>
          </w:p>
          <w:p w14:paraId="3A637194" w14:textId="29B1E8A6" w:rsidR="00D41AAD" w:rsidRPr="003E32A0" w:rsidDel="003E32A0" w:rsidRDefault="00D41AAD">
            <w:pPr>
              <w:shd w:val="clear" w:color="auto" w:fill="FBE4D5" w:themeFill="accent2" w:themeFillTint="33"/>
              <w:tabs>
                <w:tab w:val="left" w:pos="360"/>
              </w:tabs>
              <w:spacing w:line="259" w:lineRule="auto"/>
              <w:rPr>
                <w:del w:id="836" w:author="Fabienne Schmaus" w:date="2026-05-11T10:49:00Z" w16du:dateUtc="2026-05-11T08:49:00Z"/>
                <w:rFonts w:cstheme="minorHAnsi"/>
              </w:rPr>
              <w:pPrChange w:id="837" w:author="Fabienne Schmaus" w:date="2026-05-11T10:50:00Z" w16du:dateUtc="2026-05-11T08:50:00Z">
                <w:pPr>
                  <w:spacing w:after="160" w:line="259" w:lineRule="auto"/>
                </w:pPr>
              </w:pPrChange>
            </w:pPr>
          </w:p>
          <w:p w14:paraId="539D9538" w14:textId="77777777" w:rsidR="003E32A0" w:rsidRPr="00263C9E" w:rsidRDefault="003E32A0">
            <w:pPr>
              <w:shd w:val="clear" w:color="auto" w:fill="FBE4D5" w:themeFill="accent2" w:themeFillTint="33"/>
              <w:tabs>
                <w:tab w:val="left" w:pos="360"/>
              </w:tabs>
              <w:spacing w:line="259" w:lineRule="auto"/>
              <w:rPr>
                <w:ins w:id="838" w:author="Fabienne Schmaus" w:date="2026-05-11T10:49:00Z" w16du:dateUtc="2026-05-11T08:49:00Z"/>
                <w:rFonts w:cstheme="minorHAnsi"/>
              </w:rPr>
              <w:pPrChange w:id="839" w:author="Fabienne Schmaus" w:date="2026-05-11T10:50:00Z" w16du:dateUtc="2026-05-11T08:50:00Z">
                <w:pPr>
                  <w:shd w:val="clear" w:color="auto" w:fill="FBE4D5" w:themeFill="accent2" w:themeFillTint="33"/>
                  <w:tabs>
                    <w:tab w:val="left" w:pos="273"/>
                  </w:tabs>
                  <w:spacing w:line="276" w:lineRule="auto"/>
                </w:pPr>
              </w:pPrChange>
            </w:pPr>
            <w:ins w:id="840" w:author="Fabienne Schmaus" w:date="2026-05-11T10:49:00Z" w16du:dateUtc="2026-05-11T08:49:00Z">
              <w:r w:rsidRPr="007D4363">
                <w:rPr>
                  <w:rFonts w:cstheme="minorHAnsi"/>
                  <w:highlight w:val="yellow"/>
                </w:rPr>
                <w:t xml:space="preserve">((Icon </w:t>
              </w:r>
              <w:r>
                <w:rPr>
                  <w:rFonts w:cstheme="minorHAnsi"/>
                  <w:highlight w:val="yellow"/>
                </w:rPr>
                <w:t>„</w:t>
              </w:r>
              <w:r w:rsidRPr="007D4363">
                <w:rPr>
                  <w:rFonts w:cstheme="minorHAnsi"/>
                  <w:highlight w:val="yellow"/>
                </w:rPr>
                <w:t>Differenzierung</w:t>
              </w:r>
              <w:r>
                <w:rPr>
                  <w:rFonts w:cstheme="minorHAnsi"/>
                  <w:highlight w:val="yellow"/>
                </w:rPr>
                <w:t>“</w:t>
              </w:r>
              <w:r w:rsidRPr="007D4363">
                <w:rPr>
                  <w:rFonts w:cstheme="minorHAnsi"/>
                  <w:highlight w:val="yellow"/>
                </w:rPr>
                <w:t>!!))</w:t>
              </w:r>
            </w:ins>
          </w:p>
          <w:p w14:paraId="0AB53E75" w14:textId="17877143" w:rsidR="005D6249" w:rsidRPr="003935DB" w:rsidRDefault="00B76869">
            <w:pPr>
              <w:shd w:val="clear" w:color="auto" w:fill="FBE4D5" w:themeFill="accent2" w:themeFillTint="33"/>
              <w:tabs>
                <w:tab w:val="left" w:pos="273"/>
              </w:tabs>
              <w:spacing w:line="276" w:lineRule="auto"/>
              <w:rPr>
                <w:rFonts w:cstheme="minorHAnsi"/>
              </w:rPr>
              <w:pPrChange w:id="841" w:author="Fabienne Schmaus" w:date="2026-05-11T10:50:00Z" w16du:dateUtc="2026-05-11T08:50:00Z">
                <w:pPr>
                  <w:numPr>
                    <w:numId w:val="31"/>
                  </w:numPr>
                  <w:tabs>
                    <w:tab w:val="left" w:pos="273"/>
                    <w:tab w:val="num" w:pos="720"/>
                  </w:tabs>
                  <w:spacing w:line="276" w:lineRule="auto"/>
                  <w:ind w:left="720" w:hanging="360"/>
                </w:pPr>
              </w:pPrChange>
            </w:pPr>
            <w:ins w:id="842" w:author="Fabienne Schmaus" w:date="2026-05-11T09:44:00Z" w16du:dateUtc="2026-05-11T07:44:00Z">
              <w:r w:rsidRPr="003E32A0">
                <w:rPr>
                  <w:rFonts w:cstheme="minorHAnsi"/>
                  <w:b/>
                  <w:bCs/>
                  <w:rPrChange w:id="843" w:author="Fabienne Schmaus" w:date="2026-05-11T10:49:00Z" w16du:dateUtc="2026-05-11T08:49:00Z">
                    <w:rPr>
                      <w:rFonts w:cstheme="minorHAnsi"/>
                    </w:rPr>
                  </w:rPrChange>
                </w:rPr>
                <w:t>Sek. I:</w:t>
              </w:r>
              <w:r>
                <w:rPr>
                  <w:rFonts w:cstheme="minorHAnsi"/>
                </w:rPr>
                <w:t xml:space="preserve"> </w:t>
              </w:r>
            </w:ins>
            <w:r w:rsidR="005D6249" w:rsidRPr="003935DB">
              <w:rPr>
                <w:rFonts w:cstheme="minorHAnsi"/>
              </w:rPr>
              <w:t>Überraschungsmoment erwartet: Die meisten glauben das</w:t>
            </w:r>
            <w:ins w:id="844" w:author="Fabienne Schmaus" w:date="2026-05-11T09:44:00Z" w16du:dateUtc="2026-05-11T07:44:00Z">
              <w:r>
                <w:rPr>
                  <w:rFonts w:cstheme="minorHAnsi"/>
                </w:rPr>
                <w:t>,</w:t>
              </w:r>
            </w:ins>
            <w:del w:id="845" w:author="Fabienne Schmaus" w:date="2026-05-11T09:44:00Z" w16du:dateUtc="2026-05-11T07:44:00Z">
              <w:r w:rsidR="005D6249" w:rsidRPr="003935DB" w:rsidDel="00B76869">
                <w:rPr>
                  <w:rFonts w:cstheme="minorHAnsi"/>
                </w:rPr>
                <w:delText xml:space="preserve"> – </w:delText>
              </w:r>
            </w:del>
            <w:ins w:id="846" w:author="Fabienne Schmaus" w:date="2026-05-11T09:44:00Z" w16du:dateUtc="2026-05-11T07:44:00Z">
              <w:r>
                <w:rPr>
                  <w:rFonts w:cstheme="minorHAnsi"/>
                </w:rPr>
                <w:t xml:space="preserve"> </w:t>
              </w:r>
            </w:ins>
            <w:r w:rsidR="005D6249" w:rsidRPr="003935DB">
              <w:rPr>
                <w:rFonts w:cstheme="minorHAnsi"/>
              </w:rPr>
              <w:t>Studien widerlegen es</w:t>
            </w:r>
            <w:ins w:id="847" w:author="Fabienne Schmaus" w:date="2026-05-11T09:44:00Z" w16du:dateUtc="2026-05-11T07:44:00Z">
              <w:r>
                <w:rPr>
                  <w:rFonts w:cstheme="minorHAnsi"/>
                </w:rPr>
                <w:t>.</w:t>
              </w:r>
            </w:ins>
          </w:p>
          <w:p w14:paraId="6629CFEA" w14:textId="0F5A9192" w:rsidR="005D6249" w:rsidRPr="003935DB" w:rsidRDefault="005D6249">
            <w:pPr>
              <w:shd w:val="clear" w:color="auto" w:fill="FBE4D5" w:themeFill="accent2" w:themeFillTint="33"/>
              <w:tabs>
                <w:tab w:val="left" w:pos="273"/>
              </w:tabs>
              <w:spacing w:line="276" w:lineRule="auto"/>
              <w:rPr>
                <w:rFonts w:cstheme="minorHAnsi"/>
              </w:rPr>
              <w:pPrChange w:id="848" w:author="Fabienne Schmaus" w:date="2026-05-11T10:49:00Z" w16du:dateUtc="2026-05-11T08:49:00Z">
                <w:pPr>
                  <w:numPr>
                    <w:numId w:val="31"/>
                  </w:numPr>
                  <w:tabs>
                    <w:tab w:val="left" w:pos="273"/>
                    <w:tab w:val="num" w:pos="720"/>
                  </w:tabs>
                  <w:spacing w:line="276" w:lineRule="auto"/>
                  <w:ind w:left="720" w:hanging="360"/>
                </w:pPr>
              </w:pPrChange>
            </w:pPr>
            <w:r w:rsidRPr="003E32A0">
              <w:rPr>
                <w:rFonts w:cstheme="minorHAnsi"/>
                <w:b/>
                <w:bCs/>
                <w:rPrChange w:id="849" w:author="Fabienne Schmaus" w:date="2026-05-11T10:49:00Z" w16du:dateUtc="2026-05-11T08:49:00Z">
                  <w:rPr>
                    <w:rFonts w:cstheme="minorHAnsi"/>
                  </w:rPr>
                </w:rPrChange>
              </w:rPr>
              <w:t>Sek</w:t>
            </w:r>
            <w:ins w:id="850" w:author="Fabienne Schmaus" w:date="2026-05-11T09:44:00Z" w16du:dateUtc="2026-05-11T07:44:00Z">
              <w:r w:rsidR="00B76869" w:rsidRPr="003E32A0">
                <w:rPr>
                  <w:rFonts w:cstheme="minorHAnsi"/>
                  <w:b/>
                  <w:bCs/>
                  <w:rPrChange w:id="851" w:author="Fabienne Schmaus" w:date="2026-05-11T10:49:00Z" w16du:dateUtc="2026-05-11T08:49:00Z">
                    <w:rPr>
                      <w:rFonts w:cstheme="minorHAnsi"/>
                    </w:rPr>
                  </w:rPrChange>
                </w:rPr>
                <w:t>.</w:t>
              </w:r>
            </w:ins>
            <w:r w:rsidRPr="003E32A0">
              <w:rPr>
                <w:rFonts w:cstheme="minorHAnsi"/>
                <w:b/>
                <w:bCs/>
                <w:rPrChange w:id="852" w:author="Fabienne Schmaus" w:date="2026-05-11T10:49:00Z" w16du:dateUtc="2026-05-11T08:49:00Z">
                  <w:rPr>
                    <w:rFonts w:cstheme="minorHAnsi"/>
                  </w:rPr>
                </w:rPrChange>
              </w:rPr>
              <w:t xml:space="preserve"> II:</w:t>
            </w:r>
            <w:r w:rsidRPr="003935DB">
              <w:rPr>
                <w:rFonts w:cstheme="minorHAnsi"/>
              </w:rPr>
              <w:t xml:space="preserve"> </w:t>
            </w:r>
            <w:r w:rsidR="008A0BA9">
              <w:rPr>
                <w:rFonts w:cstheme="minorHAnsi"/>
              </w:rPr>
              <w:t>„</w:t>
            </w:r>
            <w:r w:rsidRPr="003935DB">
              <w:rPr>
                <w:rFonts w:cstheme="minorHAnsi"/>
              </w:rPr>
              <w:t>Das ist ein klassischer Mythos</w:t>
            </w:r>
            <w:ins w:id="853" w:author="Fabienne Schmaus" w:date="2026-05-11T09:44:00Z" w16du:dateUtc="2026-05-11T07:44:00Z">
              <w:r w:rsidR="00B76869">
                <w:rPr>
                  <w:rFonts w:cstheme="minorHAnsi"/>
                </w:rPr>
                <w:t>. D</w:t>
              </w:r>
            </w:ins>
            <w:del w:id="854" w:author="Fabienne Schmaus" w:date="2026-05-11T09:44:00Z" w16du:dateUtc="2026-05-11T07:44:00Z">
              <w:r w:rsidRPr="003935DB" w:rsidDel="00B76869">
                <w:rPr>
                  <w:rFonts w:cstheme="minorHAnsi"/>
                </w:rPr>
                <w:delText xml:space="preserve"> – d</w:delText>
              </w:r>
            </w:del>
            <w:r w:rsidRPr="003935DB">
              <w:rPr>
                <w:rFonts w:cstheme="minorHAnsi"/>
              </w:rPr>
              <w:t>ie Erwartung der Eltern spielt die größere Rolle</w:t>
            </w:r>
            <w:ins w:id="855" w:author="Fabienne Schmaus" w:date="2026-05-11T09:44:00Z" w16du:dateUtc="2026-05-11T07:44:00Z">
              <w:r w:rsidR="00B76869">
                <w:rPr>
                  <w:rFonts w:cstheme="minorHAnsi"/>
                </w:rPr>
                <w:t>.</w:t>
              </w:r>
            </w:ins>
            <w:r w:rsidR="008A0BA9">
              <w:rPr>
                <w:rFonts w:cstheme="minorHAnsi"/>
              </w:rPr>
              <w:t>“</w:t>
            </w:r>
          </w:p>
          <w:p w14:paraId="00D0BA59" w14:textId="77777777" w:rsidR="00D41AAD" w:rsidRPr="003935DB" w:rsidRDefault="00D41AAD" w:rsidP="005D6249">
            <w:pPr>
              <w:tabs>
                <w:tab w:val="left" w:pos="273"/>
              </w:tabs>
              <w:spacing w:line="276" w:lineRule="auto"/>
              <w:rPr>
                <w:rFonts w:cstheme="minorHAnsi"/>
              </w:rPr>
            </w:pPr>
          </w:p>
          <w:p w14:paraId="6D1A33CC" w14:textId="4CFBDB7E" w:rsidR="005D6249" w:rsidRPr="003935DB" w:rsidRDefault="002A290B" w:rsidP="005D6249">
            <w:pPr>
              <w:tabs>
                <w:tab w:val="left" w:pos="273"/>
              </w:tabs>
              <w:spacing w:line="276" w:lineRule="auto"/>
              <w:rPr>
                <w:rFonts w:cstheme="minorHAnsi"/>
                <w:b/>
                <w:bCs/>
              </w:rPr>
            </w:pPr>
            <w:ins w:id="856" w:author="Fabienne Schmaus" w:date="2026-05-11T09:25:00Z" w16du:dateUtc="2026-05-11T07:25:00Z">
              <w:r w:rsidRPr="002A290B">
                <w:rPr>
                  <w:rFonts w:cstheme="minorHAnsi"/>
                  <w:b/>
                  <w:bCs/>
                </w:rPr>
                <w:t xml:space="preserve">Behauptung </w:t>
              </w:r>
              <w:r>
                <w:rPr>
                  <w:rFonts w:cstheme="minorHAnsi"/>
                  <w:b/>
                  <w:bCs/>
                </w:rPr>
                <w:t>4</w:t>
              </w:r>
              <w:r w:rsidRPr="002A290B">
                <w:rPr>
                  <w:rFonts w:cstheme="minorHAnsi"/>
                  <w:b/>
                  <w:bCs/>
                </w:rPr>
                <w:t xml:space="preserve"> („</w:t>
              </w:r>
            </w:ins>
            <w:ins w:id="857" w:author="Fabienne Schmaus" w:date="2026-05-11T09:26:00Z" w16du:dateUtc="2026-05-11T07:26:00Z">
              <w:r w:rsidRPr="002A290B">
                <w:rPr>
                  <w:rFonts w:cstheme="minorHAnsi"/>
                  <w:b/>
                  <w:bCs/>
                </w:rPr>
                <w:t>Vitamin C schützt zuverlässig vor Erkältungen“</w:t>
              </w:r>
            </w:ins>
            <w:del w:id="858" w:author="Fabienne Schmaus" w:date="2026-05-11T09:25:00Z" w16du:dateUtc="2026-05-11T07:25:00Z">
              <w:r w:rsidR="005D6249" w:rsidRPr="003935DB" w:rsidDel="002A290B">
                <w:rPr>
                  <w:rFonts w:cstheme="minorHAnsi"/>
                  <w:b/>
                  <w:bCs/>
                </w:rPr>
                <w:delText>AB 3d (</w:delText>
              </w:r>
            </w:del>
            <w:del w:id="859" w:author="Fabienne Schmaus" w:date="2026-05-11T09:26:00Z" w16du:dateUtc="2026-05-11T07:26:00Z">
              <w:r w:rsidR="005D6249" w:rsidRPr="003935DB" w:rsidDel="002A290B">
                <w:rPr>
                  <w:rFonts w:cstheme="minorHAnsi"/>
                  <w:b/>
                  <w:bCs/>
                </w:rPr>
                <w:delText>Vitamin C &amp; Erkältungen</w:delText>
              </w:r>
            </w:del>
            <w:r w:rsidR="005D6249" w:rsidRPr="003935DB">
              <w:rPr>
                <w:rFonts w:cstheme="minorHAnsi"/>
                <w:b/>
                <w:bCs/>
              </w:rPr>
              <w:t>):</w:t>
            </w:r>
          </w:p>
          <w:p w14:paraId="3FD219DB" w14:textId="69D0DFFD" w:rsidR="00D41AAD" w:rsidRPr="003935DB" w:rsidDel="003E32A0" w:rsidRDefault="00D41AAD" w:rsidP="00D41AAD">
            <w:pPr>
              <w:spacing w:after="160" w:line="259" w:lineRule="auto"/>
              <w:rPr>
                <w:del w:id="860" w:author="Fabienne Schmaus" w:date="2026-05-11T10:49:00Z" w16du:dateUtc="2026-05-11T08:49:00Z"/>
                <w:rFonts w:cstheme="minorHAnsi"/>
              </w:rPr>
            </w:pPr>
            <w:r w:rsidRPr="003935DB">
              <w:rPr>
                <w:rFonts w:cstheme="minorHAnsi"/>
                <w:b/>
                <w:bCs/>
              </w:rPr>
              <w:t>Ergebnis:</w:t>
            </w:r>
            <w:r w:rsidRPr="003935DB">
              <w:rPr>
                <w:rFonts w:cstheme="minorHAnsi"/>
              </w:rPr>
              <w:t xml:space="preserve"> </w:t>
            </w:r>
            <w:ins w:id="861" w:author="Fabienne Schmaus" w:date="2026-05-11T10:49:00Z" w16du:dateUtc="2026-05-11T08:49:00Z">
              <w:r w:rsidR="003E32A0">
                <w:rPr>
                  <w:rFonts w:cstheme="minorHAnsi"/>
                </w:rPr>
                <w:t>ü</w:t>
              </w:r>
            </w:ins>
            <w:del w:id="862" w:author="Fabienne Schmaus" w:date="2026-05-11T10:49:00Z" w16du:dateUtc="2026-05-11T08:49:00Z">
              <w:r w:rsidRPr="003935DB" w:rsidDel="003E32A0">
                <w:rPr>
                  <w:rFonts w:cstheme="minorHAnsi"/>
                </w:rPr>
                <w:delText>Ü</w:delText>
              </w:r>
            </w:del>
            <w:r w:rsidRPr="003935DB">
              <w:rPr>
                <w:rFonts w:cstheme="minorHAnsi"/>
              </w:rPr>
              <w:t>bertrieben</w:t>
            </w:r>
            <w:ins w:id="863" w:author="Fabienne Schmaus" w:date="2026-05-11T10:49:00Z" w16du:dateUtc="2026-05-11T08:49:00Z">
              <w:r w:rsidR="003E32A0">
                <w:rPr>
                  <w:rFonts w:cstheme="minorHAnsi"/>
                </w:rPr>
                <w:t xml:space="preserve">, </w:t>
              </w:r>
            </w:ins>
            <w:del w:id="864" w:author="Fabienne Schmaus" w:date="2026-05-11T10:49:00Z" w16du:dateUtc="2026-05-11T08:49:00Z">
              <w:r w:rsidRPr="003935DB" w:rsidDel="003E32A0">
                <w:rPr>
                  <w:rFonts w:cstheme="minorHAnsi"/>
                </w:rPr>
                <w:delText xml:space="preserve"> – </w:delText>
              </w:r>
            </w:del>
            <w:r w:rsidRPr="003935DB">
              <w:rPr>
                <w:rFonts w:cstheme="minorHAnsi"/>
              </w:rPr>
              <w:t xml:space="preserve">Evidenz </w:t>
            </w:r>
            <w:del w:id="865" w:author="Fabienne Schmaus" w:date="2026-05-11T10:49:00Z" w16du:dateUtc="2026-05-11T08:49:00Z">
              <w:r w:rsidRPr="003935DB" w:rsidDel="003E32A0">
                <w:rPr>
                  <w:rFonts w:cstheme="minorHAnsi"/>
                </w:rPr>
                <w:delText xml:space="preserve">ist </w:delText>
              </w:r>
            </w:del>
            <w:r w:rsidRPr="003935DB">
              <w:rPr>
                <w:rFonts w:cstheme="minorHAnsi"/>
              </w:rPr>
              <w:t>schwächer als behauptet</w:t>
            </w:r>
            <w:ins w:id="866" w:author="Fabienne Schmaus" w:date="2026-05-11T10:49:00Z" w16du:dateUtc="2026-05-11T08:49:00Z">
              <w:r w:rsidR="003E32A0">
                <w:rPr>
                  <w:rFonts w:cstheme="minorHAnsi"/>
                  <w:b/>
                  <w:bCs/>
                </w:rPr>
                <w:br/>
              </w:r>
            </w:ins>
          </w:p>
          <w:p w14:paraId="7A36AE30" w14:textId="61AAA1CD" w:rsidR="00D41AAD" w:rsidRPr="003935DB" w:rsidDel="003E32A0" w:rsidRDefault="00D41AAD" w:rsidP="00D41AAD">
            <w:pPr>
              <w:spacing w:after="160" w:line="259" w:lineRule="auto"/>
              <w:rPr>
                <w:del w:id="867" w:author="Fabienne Schmaus" w:date="2026-05-11T10:49:00Z" w16du:dateUtc="2026-05-11T08:49:00Z"/>
                <w:rFonts w:cstheme="minorHAnsi"/>
              </w:rPr>
            </w:pPr>
            <w:r w:rsidRPr="003935DB">
              <w:rPr>
                <w:rFonts w:cstheme="minorHAnsi"/>
                <w:b/>
                <w:bCs/>
              </w:rPr>
              <w:t>Begründung:</w:t>
            </w:r>
            <w:r w:rsidRPr="003935DB">
              <w:rPr>
                <w:rFonts w:cstheme="minorHAnsi"/>
              </w:rPr>
              <w:t xml:space="preserve"> Vitamin C hat eine begrenzte, kontextabhängige Schutzwirkung (bei Extrembelastung). Bei der normalen Bevölkerung ist die Evidenz sehr schwach. Die Behauptung </w:t>
            </w:r>
            <w:r w:rsidR="008A0BA9">
              <w:rPr>
                <w:rFonts w:cstheme="minorHAnsi"/>
              </w:rPr>
              <w:t>„</w:t>
            </w:r>
            <w:r w:rsidRPr="003935DB">
              <w:rPr>
                <w:rFonts w:cstheme="minorHAnsi"/>
              </w:rPr>
              <w:t>Studien beweisen</w:t>
            </w:r>
            <w:r w:rsidR="008A0BA9">
              <w:rPr>
                <w:rFonts w:cstheme="minorHAnsi"/>
              </w:rPr>
              <w:t>“</w:t>
            </w:r>
            <w:r w:rsidRPr="003935DB">
              <w:rPr>
                <w:rFonts w:cstheme="minorHAnsi"/>
              </w:rPr>
              <w:t xml:space="preserve"> ist irreführend</w:t>
            </w:r>
            <w:ins w:id="868" w:author="Fabienne Schmaus" w:date="2026-05-11T09:44:00Z" w16du:dateUtc="2026-05-11T07:44:00Z">
              <w:r w:rsidR="00B76869">
                <w:rPr>
                  <w:rFonts w:cstheme="minorHAnsi"/>
                </w:rPr>
                <w:t>,</w:t>
              </w:r>
            </w:ins>
            <w:ins w:id="869" w:author="Fabienne Schmaus" w:date="2026-05-11T10:49:00Z" w16du:dateUtc="2026-05-11T08:49:00Z">
              <w:r w:rsidR="003E32A0">
                <w:rPr>
                  <w:rFonts w:cstheme="minorHAnsi"/>
                </w:rPr>
                <w:t xml:space="preserve"> </w:t>
              </w:r>
            </w:ins>
            <w:del w:id="870" w:author="Fabienne Schmaus" w:date="2026-05-11T09:44:00Z" w16du:dateUtc="2026-05-11T07:44:00Z">
              <w:r w:rsidRPr="003935DB" w:rsidDel="00B76869">
                <w:rPr>
                  <w:rFonts w:cstheme="minorHAnsi"/>
                </w:rPr>
                <w:delText xml:space="preserve"> – </w:delText>
              </w:r>
            </w:del>
            <w:r w:rsidRPr="003935DB">
              <w:rPr>
                <w:rFonts w:cstheme="minorHAnsi"/>
              </w:rPr>
              <w:t>die tatsächliche Befundlage ist differenzierter.</w:t>
            </w:r>
            <w:ins w:id="871" w:author="Fabienne Schmaus" w:date="2026-05-11T10:49:00Z" w16du:dateUtc="2026-05-11T08:49:00Z">
              <w:r w:rsidR="003E32A0">
                <w:rPr>
                  <w:rFonts w:cstheme="minorHAnsi"/>
                  <w:b/>
                  <w:bCs/>
                </w:rPr>
                <w:br/>
              </w:r>
            </w:ins>
          </w:p>
          <w:p w14:paraId="1EC55A28" w14:textId="342AF53E" w:rsidR="00D41AAD" w:rsidRPr="003935DB" w:rsidDel="003E32A0" w:rsidRDefault="00D41AAD" w:rsidP="00D41AAD">
            <w:pPr>
              <w:spacing w:after="160" w:line="259" w:lineRule="auto"/>
              <w:rPr>
                <w:del w:id="872" w:author="Fabienne Schmaus" w:date="2026-05-11T10:51:00Z" w16du:dateUtc="2026-05-11T08:51:00Z"/>
                <w:rFonts w:cstheme="minorHAnsi"/>
              </w:rPr>
            </w:pPr>
            <w:r w:rsidRPr="003935DB">
              <w:rPr>
                <w:rFonts w:cstheme="minorHAnsi"/>
                <w:b/>
                <w:bCs/>
              </w:rPr>
              <w:t>Warum dieses Beispiel wertvoll ist:</w:t>
            </w:r>
            <w:r w:rsidRPr="003935DB">
              <w:rPr>
                <w:rFonts w:cstheme="minorHAnsi"/>
              </w:rPr>
              <w:t xml:space="preserve"> Das ist das komplexeste der vier Beispiele. Die Wahrheit ist weder eindeutig </w:t>
            </w:r>
            <w:r w:rsidR="008A0BA9">
              <w:rPr>
                <w:rFonts w:cstheme="minorHAnsi"/>
              </w:rPr>
              <w:t>„</w:t>
            </w:r>
            <w:r w:rsidRPr="003935DB">
              <w:rPr>
                <w:rFonts w:cstheme="minorHAnsi"/>
              </w:rPr>
              <w:t>ja</w:t>
            </w:r>
            <w:r w:rsidR="008A0BA9">
              <w:rPr>
                <w:rFonts w:cstheme="minorHAnsi"/>
              </w:rPr>
              <w:t>“</w:t>
            </w:r>
            <w:r w:rsidRPr="003935DB">
              <w:rPr>
                <w:rFonts w:cstheme="minorHAnsi"/>
              </w:rPr>
              <w:t xml:space="preserve"> noch eindeutig </w:t>
            </w:r>
            <w:r w:rsidR="008A0BA9">
              <w:rPr>
                <w:rFonts w:cstheme="minorHAnsi"/>
              </w:rPr>
              <w:t>„</w:t>
            </w:r>
            <w:r w:rsidRPr="003935DB">
              <w:rPr>
                <w:rFonts w:cstheme="minorHAnsi"/>
              </w:rPr>
              <w:t>nein</w:t>
            </w:r>
            <w:r w:rsidR="008A0BA9">
              <w:rPr>
                <w:rFonts w:cstheme="minorHAnsi"/>
              </w:rPr>
              <w:t>“</w:t>
            </w:r>
            <w:r w:rsidRPr="003935DB">
              <w:rPr>
                <w:rFonts w:cstheme="minorHAnsi"/>
              </w:rPr>
              <w:t xml:space="preserve">. Das zeigt: Wissenschaft arbeitet mit Wahrscheinlichkeiten und Kontexten, nicht mit absoluten Beweisen. Faktencheck kann zu einem Ergebnis führen wie: </w:t>
            </w:r>
            <w:r w:rsidR="008A0BA9">
              <w:rPr>
                <w:rFonts w:cstheme="minorHAnsi"/>
              </w:rPr>
              <w:t>„</w:t>
            </w:r>
            <w:r w:rsidRPr="003935DB">
              <w:rPr>
                <w:rFonts w:cstheme="minorHAnsi"/>
              </w:rPr>
              <w:t>Die Evidenz ist schwach</w:t>
            </w:r>
            <w:ins w:id="873" w:author="Fabienne Schmaus" w:date="2026-05-11T09:44:00Z" w16du:dateUtc="2026-05-11T07:44:00Z">
              <w:r w:rsidR="00B76869">
                <w:rPr>
                  <w:rFonts w:cstheme="minorHAnsi"/>
                </w:rPr>
                <w:t>: I</w:t>
              </w:r>
            </w:ins>
            <w:del w:id="874" w:author="Fabienne Schmaus" w:date="2026-05-11T09:44:00Z" w16du:dateUtc="2026-05-11T07:44:00Z">
              <w:r w:rsidRPr="003935DB" w:rsidDel="00B76869">
                <w:rPr>
                  <w:rFonts w:cstheme="minorHAnsi"/>
                </w:rPr>
                <w:delText xml:space="preserve"> – i</w:delText>
              </w:r>
            </w:del>
            <w:r w:rsidRPr="003935DB">
              <w:rPr>
                <w:rFonts w:cstheme="minorHAnsi"/>
              </w:rPr>
              <w:t>ch entscheide selbst.</w:t>
            </w:r>
            <w:r w:rsidR="008A0BA9">
              <w:rPr>
                <w:rFonts w:cstheme="minorHAnsi"/>
              </w:rPr>
              <w:t>“</w:t>
            </w:r>
          </w:p>
          <w:p w14:paraId="1420679B" w14:textId="2FB8EC7D" w:rsidR="00D41AAD" w:rsidRPr="003935DB" w:rsidDel="002A290B" w:rsidRDefault="00D41AAD" w:rsidP="00D41AAD">
            <w:pPr>
              <w:spacing w:after="160" w:line="259" w:lineRule="auto"/>
              <w:rPr>
                <w:del w:id="875" w:author="Fabienne Schmaus" w:date="2026-05-11T09:26:00Z" w16du:dateUtc="2026-05-11T07:26:00Z"/>
                <w:rFonts w:cstheme="minorHAnsi"/>
              </w:rPr>
            </w:pPr>
            <w:del w:id="876" w:author="Fabienne Schmaus" w:date="2026-05-11T10:51:00Z" w16du:dateUtc="2026-05-11T08:51:00Z">
              <w:r w:rsidRPr="003935DB" w:rsidDel="003E32A0">
                <w:rPr>
                  <w:rFonts w:cstheme="minorHAnsi"/>
                  <w:b/>
                  <w:bCs/>
                </w:rPr>
                <w:delText>Zus</w:delText>
              </w:r>
            </w:del>
            <w:del w:id="877" w:author="Fabienne Schmaus" w:date="2026-05-11T10:50:00Z" w16du:dateUtc="2026-05-11T08:50:00Z">
              <w:r w:rsidRPr="003935DB" w:rsidDel="003E32A0">
                <w:rPr>
                  <w:rFonts w:cstheme="minorHAnsi"/>
                  <w:b/>
                  <w:bCs/>
                </w:rPr>
                <w:delText>atz Sek II:</w:delText>
              </w:r>
              <w:r w:rsidRPr="003935DB" w:rsidDel="003E32A0">
                <w:rPr>
                  <w:rFonts w:cstheme="minorHAnsi"/>
                </w:rPr>
                <w:delText xml:space="preserve"> Der Cochrane Review als Quelle einführen</w:delText>
              </w:r>
            </w:del>
            <w:del w:id="878" w:author="Fabienne Schmaus" w:date="2026-05-11T09:45:00Z" w16du:dateUtc="2026-05-11T07:45:00Z">
              <w:r w:rsidRPr="003935DB" w:rsidDel="00B76869">
                <w:rPr>
                  <w:rFonts w:cstheme="minorHAnsi"/>
                </w:rPr>
                <w:delText xml:space="preserve"> – </w:delText>
              </w:r>
            </w:del>
            <w:del w:id="879" w:author="Fabienne Schmaus" w:date="2026-05-11T10:50:00Z" w16du:dateUtc="2026-05-11T08:50:00Z">
              <w:r w:rsidRPr="003935DB" w:rsidDel="003E32A0">
                <w:rPr>
                  <w:rFonts w:cstheme="minorHAnsi"/>
                </w:rPr>
                <w:delText>Übersichtsarbeiten (Meta-Analysen) sind in der Medizin die verlässlichste Evidenzform, weil sie viele Studien zusammenfassen und methodisch bewerten.</w:delText>
              </w:r>
            </w:del>
          </w:p>
          <w:p w14:paraId="30B1C85E" w14:textId="77777777" w:rsidR="00D41AAD" w:rsidRPr="003935DB" w:rsidRDefault="00D41AAD">
            <w:pPr>
              <w:spacing w:after="160" w:line="259" w:lineRule="auto"/>
              <w:rPr>
                <w:rFonts w:cstheme="minorHAnsi"/>
              </w:rPr>
              <w:pPrChange w:id="880" w:author="Fabienne Schmaus" w:date="2026-05-11T09:26:00Z" w16du:dateUtc="2026-05-11T07:26:00Z">
                <w:pPr>
                  <w:tabs>
                    <w:tab w:val="left" w:pos="273"/>
                  </w:tabs>
                  <w:spacing w:line="276" w:lineRule="auto"/>
                </w:pPr>
              </w:pPrChange>
            </w:pPr>
          </w:p>
          <w:p w14:paraId="4653F635" w14:textId="77777777" w:rsidR="003E32A0" w:rsidRPr="00263C9E" w:rsidRDefault="003E32A0" w:rsidP="003E32A0">
            <w:pPr>
              <w:shd w:val="clear" w:color="auto" w:fill="FBE4D5" w:themeFill="accent2" w:themeFillTint="33"/>
              <w:tabs>
                <w:tab w:val="left" w:pos="360"/>
              </w:tabs>
              <w:spacing w:line="259" w:lineRule="auto"/>
              <w:rPr>
                <w:ins w:id="881" w:author="Fabienne Schmaus" w:date="2026-05-11T10:50:00Z" w16du:dateUtc="2026-05-11T08:50:00Z"/>
                <w:rFonts w:cstheme="minorHAnsi"/>
              </w:rPr>
            </w:pPr>
            <w:ins w:id="882" w:author="Fabienne Schmaus" w:date="2026-05-11T10:50:00Z" w16du:dateUtc="2026-05-11T08:50:00Z">
              <w:r w:rsidRPr="007D4363">
                <w:rPr>
                  <w:rFonts w:cstheme="minorHAnsi"/>
                  <w:highlight w:val="yellow"/>
                </w:rPr>
                <w:t xml:space="preserve">((Icon </w:t>
              </w:r>
              <w:r>
                <w:rPr>
                  <w:rFonts w:cstheme="minorHAnsi"/>
                  <w:highlight w:val="yellow"/>
                </w:rPr>
                <w:t>„</w:t>
              </w:r>
              <w:r w:rsidRPr="007D4363">
                <w:rPr>
                  <w:rFonts w:cstheme="minorHAnsi"/>
                  <w:highlight w:val="yellow"/>
                </w:rPr>
                <w:t>Differenzierung</w:t>
              </w:r>
              <w:r>
                <w:rPr>
                  <w:rFonts w:cstheme="minorHAnsi"/>
                  <w:highlight w:val="yellow"/>
                </w:rPr>
                <w:t>“</w:t>
              </w:r>
              <w:r w:rsidRPr="007D4363">
                <w:rPr>
                  <w:rFonts w:cstheme="minorHAnsi"/>
                  <w:highlight w:val="yellow"/>
                </w:rPr>
                <w:t>!!))</w:t>
              </w:r>
            </w:ins>
          </w:p>
          <w:p w14:paraId="2142199D" w14:textId="75BBAD00" w:rsidR="005D6249" w:rsidRDefault="005D6249" w:rsidP="003E32A0">
            <w:pPr>
              <w:shd w:val="clear" w:color="auto" w:fill="FBE4D5" w:themeFill="accent2" w:themeFillTint="33"/>
              <w:tabs>
                <w:tab w:val="left" w:pos="273"/>
              </w:tabs>
              <w:spacing w:line="276" w:lineRule="auto"/>
              <w:rPr>
                <w:ins w:id="883" w:author="Fabienne Schmaus" w:date="2026-05-11T11:08:00Z" w16du:dateUtc="2026-05-11T09:08:00Z"/>
                <w:rFonts w:cstheme="minorHAnsi"/>
              </w:rPr>
            </w:pPr>
            <w:r w:rsidRPr="003E32A0">
              <w:rPr>
                <w:rFonts w:cstheme="minorHAnsi"/>
                <w:b/>
                <w:bCs/>
                <w:rPrChange w:id="884" w:author="Fabienne Schmaus" w:date="2026-05-11T10:51:00Z" w16du:dateUtc="2026-05-11T08:51:00Z">
                  <w:rPr>
                    <w:rFonts w:cstheme="minorHAnsi"/>
                  </w:rPr>
                </w:rPrChange>
              </w:rPr>
              <w:t>Sek</w:t>
            </w:r>
            <w:ins w:id="885" w:author="Fabienne Schmaus" w:date="2026-05-11T09:45:00Z" w16du:dateUtc="2026-05-11T07:45:00Z">
              <w:r w:rsidR="00B76869" w:rsidRPr="003E32A0">
                <w:rPr>
                  <w:rFonts w:cstheme="minorHAnsi"/>
                  <w:b/>
                  <w:bCs/>
                  <w:rPrChange w:id="886" w:author="Fabienne Schmaus" w:date="2026-05-11T10:51:00Z" w16du:dateUtc="2026-05-11T08:51:00Z">
                    <w:rPr>
                      <w:rFonts w:cstheme="minorHAnsi"/>
                    </w:rPr>
                  </w:rPrChange>
                </w:rPr>
                <w:t>.</w:t>
              </w:r>
            </w:ins>
            <w:r w:rsidRPr="003E32A0">
              <w:rPr>
                <w:rFonts w:cstheme="minorHAnsi"/>
                <w:b/>
                <w:bCs/>
                <w:rPrChange w:id="887" w:author="Fabienne Schmaus" w:date="2026-05-11T10:51:00Z" w16du:dateUtc="2026-05-11T08:51:00Z">
                  <w:rPr>
                    <w:rFonts w:cstheme="minorHAnsi"/>
                  </w:rPr>
                </w:rPrChange>
              </w:rPr>
              <w:t xml:space="preserve"> I:</w:t>
            </w:r>
            <w:r w:rsidRPr="003935DB">
              <w:rPr>
                <w:rFonts w:cstheme="minorHAnsi"/>
              </w:rPr>
              <w:t xml:space="preserve"> </w:t>
            </w:r>
            <w:r w:rsidR="008A0BA9">
              <w:rPr>
                <w:rFonts w:cstheme="minorHAnsi"/>
              </w:rPr>
              <w:t>„</w:t>
            </w:r>
            <w:r w:rsidRPr="003935DB">
              <w:rPr>
                <w:rFonts w:cstheme="minorHAnsi"/>
              </w:rPr>
              <w:t>Stimmt, meine Eltern sagen das auch</w:t>
            </w:r>
            <w:ins w:id="888" w:author="Fabienne Schmaus" w:date="2026-05-11T09:45:00Z" w16du:dateUtc="2026-05-11T07:45:00Z">
              <w:r w:rsidR="00B76869">
                <w:rPr>
                  <w:rFonts w:cstheme="minorHAnsi"/>
                </w:rPr>
                <w:t>.</w:t>
              </w:r>
            </w:ins>
            <w:r w:rsidR="008A0BA9">
              <w:rPr>
                <w:rFonts w:cstheme="minorHAnsi"/>
              </w:rPr>
              <w:t>“</w:t>
            </w:r>
          </w:p>
          <w:p w14:paraId="5B638F5C" w14:textId="77777777" w:rsidR="00C72ED5" w:rsidRPr="003935DB" w:rsidRDefault="00C72ED5" w:rsidP="00C72ED5">
            <w:pPr>
              <w:shd w:val="clear" w:color="auto" w:fill="FBE4D5" w:themeFill="accent2" w:themeFillTint="33"/>
              <w:tabs>
                <w:tab w:val="left" w:pos="273"/>
              </w:tabs>
              <w:spacing w:line="276" w:lineRule="auto"/>
              <w:rPr>
                <w:ins w:id="889" w:author="Fabienne Schmaus" w:date="2026-05-11T11:08:00Z" w16du:dateUtc="2026-05-11T09:08:00Z"/>
                <w:rFonts w:cstheme="minorHAnsi"/>
              </w:rPr>
            </w:pPr>
            <w:ins w:id="890" w:author="Fabienne Schmaus" w:date="2026-05-11T11:08:00Z" w16du:dateUtc="2026-05-11T09:08:00Z">
              <w:r w:rsidRPr="003935DB">
                <w:rPr>
                  <w:rFonts w:cstheme="minorHAnsi"/>
                </w:rPr>
                <w:t xml:space="preserve">– </w:t>
              </w:r>
              <w:r>
                <w:rPr>
                  <w:rFonts w:cstheme="minorHAnsi"/>
                </w:rPr>
                <w:t>v</w:t>
              </w:r>
              <w:r w:rsidRPr="003935DB">
                <w:rPr>
                  <w:rFonts w:cstheme="minorHAnsi"/>
                </w:rPr>
                <w:t>ereinfachte QQQQ-Checkliste mit konkreten Fragen und Beispielantworten auf A</w:t>
              </w:r>
              <w:r>
                <w:rPr>
                  <w:rFonts w:cstheme="minorHAnsi"/>
                </w:rPr>
                <w:t>rbeitsblatt 2</w:t>
              </w:r>
            </w:ins>
          </w:p>
          <w:p w14:paraId="157F9B49" w14:textId="77777777" w:rsidR="00C72ED5" w:rsidRPr="003935DB" w:rsidRDefault="00C72ED5" w:rsidP="00C72ED5">
            <w:pPr>
              <w:shd w:val="clear" w:color="auto" w:fill="FBE4D5" w:themeFill="accent2" w:themeFillTint="33"/>
              <w:tabs>
                <w:tab w:val="left" w:pos="273"/>
              </w:tabs>
              <w:spacing w:line="276" w:lineRule="auto"/>
              <w:rPr>
                <w:ins w:id="891" w:author="Fabienne Schmaus" w:date="2026-05-11T11:08:00Z" w16du:dateUtc="2026-05-11T09:08:00Z"/>
                <w:rFonts w:cstheme="minorHAnsi"/>
              </w:rPr>
            </w:pPr>
            <w:ins w:id="892" w:author="Fabienne Schmaus" w:date="2026-05-11T11:08:00Z" w16du:dateUtc="2026-05-11T09:08:00Z">
              <w:r w:rsidRPr="003935DB">
                <w:rPr>
                  <w:rFonts w:cstheme="minorHAnsi"/>
                </w:rPr>
                <w:t xml:space="preserve">– </w:t>
              </w:r>
              <w:r>
                <w:rPr>
                  <w:rFonts w:cstheme="minorHAnsi"/>
                </w:rPr>
                <w:t>k</w:t>
              </w:r>
              <w:r w:rsidRPr="003935DB">
                <w:rPr>
                  <w:rFonts w:cstheme="minorHAnsi"/>
                </w:rPr>
                <w:t xml:space="preserve">lare Mythen </w:t>
              </w:r>
              <w:r>
                <w:rPr>
                  <w:rFonts w:cstheme="minorHAnsi"/>
                </w:rPr>
                <w:t>oder</w:t>
              </w:r>
              <w:r w:rsidRPr="003935DB">
                <w:rPr>
                  <w:rFonts w:cstheme="minorHAnsi"/>
                </w:rPr>
                <w:t xml:space="preserve"> Fakten</w:t>
              </w:r>
              <w:r>
                <w:rPr>
                  <w:rFonts w:cstheme="minorHAnsi"/>
                </w:rPr>
                <w:t xml:space="preserve"> mit eindeutigem </w:t>
              </w:r>
              <w:commentRangeStart w:id="893"/>
              <w:commentRangeStart w:id="894"/>
              <w:r w:rsidRPr="003935DB">
                <w:rPr>
                  <w:rFonts w:cstheme="minorHAnsi"/>
                </w:rPr>
                <w:t>Ergebnis</w:t>
              </w:r>
              <w:commentRangeEnd w:id="893"/>
              <w:r w:rsidR="00325DBA" w:rsidRPr="003935DB">
                <w:rPr>
                  <w:rStyle w:val="Kommentarzeichen"/>
                  <w:rFonts w:cstheme="minorHAnsi"/>
                  <w:sz w:val="22"/>
                  <w:szCs w:val="22"/>
                </w:rPr>
                <w:commentReference w:id="893"/>
              </w:r>
              <w:commentRangeEnd w:id="894"/>
              <w:r w:rsidR="00F7152F" w:rsidRPr="003935DB">
                <w:rPr>
                  <w:rStyle w:val="Kommentarzeichen"/>
                  <w:rFonts w:cstheme="minorHAnsi"/>
                  <w:sz w:val="22"/>
                  <w:szCs w:val="22"/>
                </w:rPr>
                <w:commentReference w:id="894"/>
              </w:r>
            </w:ins>
          </w:p>
          <w:p w14:paraId="5B74F158" w14:textId="77777777" w:rsidR="00C72ED5" w:rsidRPr="003935DB" w:rsidRDefault="00C72ED5" w:rsidP="00C72ED5">
            <w:pPr>
              <w:shd w:val="clear" w:color="auto" w:fill="FBE4D5" w:themeFill="accent2" w:themeFillTint="33"/>
              <w:tabs>
                <w:tab w:val="left" w:pos="273"/>
              </w:tabs>
              <w:spacing w:line="276" w:lineRule="auto"/>
              <w:rPr>
                <w:ins w:id="895" w:author="Fabienne Schmaus" w:date="2026-05-11T11:08:00Z" w16du:dateUtc="2026-05-11T09:08:00Z"/>
                <w:rFonts w:cstheme="minorHAnsi"/>
              </w:rPr>
            </w:pPr>
            <w:ins w:id="896" w:author="Fabienne Schmaus" w:date="2026-05-11T11:08:00Z" w16du:dateUtc="2026-05-11T09:08:00Z">
              <w:r w:rsidRPr="003935DB">
                <w:rPr>
                  <w:rFonts w:cstheme="minorHAnsi"/>
                </w:rPr>
                <w:t>– Fokus: Anwenden der Methode, nicht Bewerten von Studienqualität</w:t>
              </w:r>
            </w:ins>
          </w:p>
          <w:p w14:paraId="305BB528" w14:textId="6B3D107E" w:rsidR="00C72ED5" w:rsidRPr="003935DB" w:rsidRDefault="00C72ED5" w:rsidP="00C72ED5">
            <w:pPr>
              <w:shd w:val="clear" w:color="auto" w:fill="FBE4D5" w:themeFill="accent2" w:themeFillTint="33"/>
              <w:tabs>
                <w:tab w:val="left" w:pos="273"/>
              </w:tabs>
              <w:spacing w:line="276" w:lineRule="auto"/>
              <w:rPr>
                <w:ins w:id="897" w:author="Fabienne Schmaus" w:date="2026-05-11T11:08:00Z" w16du:dateUtc="2026-05-11T09:08:00Z"/>
                <w:rFonts w:cstheme="minorHAnsi"/>
              </w:rPr>
            </w:pPr>
            <w:ins w:id="898" w:author="Fabienne Schmaus" w:date="2026-05-11T11:08:00Z" w16du:dateUtc="2026-05-11T09:08:00Z">
              <w:r w:rsidRPr="003935DB">
                <w:rPr>
                  <w:rFonts w:cstheme="minorHAnsi"/>
                </w:rPr>
                <w:t>– QuellenChecker-Nutzung: optional, mit klarer Anleitung; Gruppen, die sich unsicher fühlen, bleiben bei QQQQ allein</w:t>
              </w:r>
              <w:r>
                <w:rPr>
                  <w:rFonts w:cstheme="minorHAnsi"/>
                </w:rPr>
                <w:t>.</w:t>
              </w:r>
            </w:ins>
          </w:p>
          <w:p w14:paraId="53F0EDE9" w14:textId="13A26432" w:rsidR="00C72ED5" w:rsidRPr="003935DB" w:rsidDel="00C72ED5" w:rsidRDefault="00C72ED5">
            <w:pPr>
              <w:shd w:val="clear" w:color="auto" w:fill="FBE4D5" w:themeFill="accent2" w:themeFillTint="33"/>
              <w:tabs>
                <w:tab w:val="left" w:pos="273"/>
              </w:tabs>
              <w:spacing w:line="276" w:lineRule="auto"/>
              <w:rPr>
                <w:del w:id="899" w:author="Fabienne Schmaus" w:date="2026-05-11T11:08:00Z" w16du:dateUtc="2026-05-11T09:08:00Z"/>
                <w:rFonts w:cstheme="minorHAnsi"/>
              </w:rPr>
              <w:pPrChange w:id="900" w:author="Fabienne Schmaus" w:date="2026-05-11T10:50:00Z" w16du:dateUtc="2026-05-11T08:50:00Z">
                <w:pPr>
                  <w:numPr>
                    <w:numId w:val="32"/>
                  </w:numPr>
                  <w:tabs>
                    <w:tab w:val="left" w:pos="273"/>
                    <w:tab w:val="num" w:pos="720"/>
                  </w:tabs>
                  <w:spacing w:line="276" w:lineRule="auto"/>
                  <w:ind w:left="720" w:hanging="360"/>
                </w:pPr>
              </w:pPrChange>
            </w:pPr>
          </w:p>
          <w:p w14:paraId="7FDD634A" w14:textId="77546391" w:rsidR="005D6249" w:rsidRPr="003935DB" w:rsidRDefault="005D6249">
            <w:pPr>
              <w:shd w:val="clear" w:color="auto" w:fill="FBE4D5" w:themeFill="accent2" w:themeFillTint="33"/>
              <w:tabs>
                <w:tab w:val="left" w:pos="273"/>
              </w:tabs>
              <w:spacing w:line="276" w:lineRule="auto"/>
              <w:rPr>
                <w:rFonts w:cstheme="minorHAnsi"/>
              </w:rPr>
              <w:pPrChange w:id="901" w:author="Fabienne Schmaus" w:date="2026-05-11T10:51:00Z" w16du:dateUtc="2026-05-11T08:51:00Z">
                <w:pPr>
                  <w:numPr>
                    <w:numId w:val="32"/>
                  </w:numPr>
                  <w:tabs>
                    <w:tab w:val="left" w:pos="273"/>
                    <w:tab w:val="num" w:pos="720"/>
                  </w:tabs>
                  <w:spacing w:line="276" w:lineRule="auto"/>
                  <w:ind w:left="720" w:hanging="360"/>
                </w:pPr>
              </w:pPrChange>
            </w:pPr>
            <w:r w:rsidRPr="003E32A0">
              <w:rPr>
                <w:rFonts w:cstheme="minorHAnsi"/>
                <w:b/>
                <w:bCs/>
                <w:rPrChange w:id="902" w:author="Fabienne Schmaus" w:date="2026-05-11T10:51:00Z" w16du:dateUtc="2026-05-11T08:51:00Z">
                  <w:rPr>
                    <w:rFonts w:cstheme="minorHAnsi"/>
                  </w:rPr>
                </w:rPrChange>
              </w:rPr>
              <w:t>Sek</w:t>
            </w:r>
            <w:ins w:id="903" w:author="Fabienne Schmaus" w:date="2026-05-11T09:45:00Z" w16du:dateUtc="2026-05-11T07:45:00Z">
              <w:r w:rsidR="00B76869" w:rsidRPr="003E32A0">
                <w:rPr>
                  <w:rFonts w:cstheme="minorHAnsi"/>
                  <w:b/>
                  <w:bCs/>
                  <w:rPrChange w:id="904" w:author="Fabienne Schmaus" w:date="2026-05-11T10:51:00Z" w16du:dateUtc="2026-05-11T08:51:00Z">
                    <w:rPr>
                      <w:rFonts w:cstheme="minorHAnsi"/>
                    </w:rPr>
                  </w:rPrChange>
                </w:rPr>
                <w:t>.</w:t>
              </w:r>
            </w:ins>
            <w:r w:rsidRPr="003E32A0">
              <w:rPr>
                <w:rFonts w:cstheme="minorHAnsi"/>
                <w:b/>
                <w:bCs/>
                <w:rPrChange w:id="905" w:author="Fabienne Schmaus" w:date="2026-05-11T10:51:00Z" w16du:dateUtc="2026-05-11T08:51:00Z">
                  <w:rPr>
                    <w:rFonts w:cstheme="minorHAnsi"/>
                  </w:rPr>
                </w:rPrChange>
              </w:rPr>
              <w:t xml:space="preserve"> II:</w:t>
            </w:r>
            <w:r w:rsidRPr="003935DB">
              <w:rPr>
                <w:rFonts w:cstheme="minorHAnsi"/>
              </w:rPr>
              <w:t xml:space="preserve"> </w:t>
            </w:r>
            <w:r w:rsidR="008A0BA9">
              <w:rPr>
                <w:rFonts w:cstheme="minorHAnsi"/>
              </w:rPr>
              <w:t>„</w:t>
            </w:r>
            <w:r w:rsidRPr="003935DB">
              <w:rPr>
                <w:rFonts w:cstheme="minorHAnsi"/>
              </w:rPr>
              <w:t>Studien zeigen: kein signifikanter Schutzeffekt bei normaler Dosierung</w:t>
            </w:r>
            <w:ins w:id="906" w:author="Fabienne Schmaus" w:date="2026-05-11T09:45:00Z" w16du:dateUtc="2026-05-11T07:45:00Z">
              <w:r w:rsidR="00B76869">
                <w:rPr>
                  <w:rFonts w:cstheme="minorHAnsi"/>
                </w:rPr>
                <w:t>,</w:t>
              </w:r>
            </w:ins>
            <w:del w:id="907" w:author="Fabienne Schmaus" w:date="2026-05-11T09:45:00Z" w16du:dateUtc="2026-05-11T07:45:00Z">
              <w:r w:rsidRPr="003935DB" w:rsidDel="00B76869">
                <w:rPr>
                  <w:rFonts w:cstheme="minorHAnsi"/>
                </w:rPr>
                <w:delText xml:space="preserve"> – </w:delText>
              </w:r>
            </w:del>
            <w:ins w:id="908" w:author="Fabienne Schmaus" w:date="2026-05-11T09:45:00Z" w16du:dateUtc="2026-05-11T07:45:00Z">
              <w:r w:rsidR="00B76869">
                <w:rPr>
                  <w:rFonts w:cstheme="minorHAnsi"/>
                </w:rPr>
                <w:t xml:space="preserve"> </w:t>
              </w:r>
            </w:ins>
            <w:r w:rsidRPr="003935DB">
              <w:rPr>
                <w:rFonts w:cstheme="minorHAnsi"/>
              </w:rPr>
              <w:t xml:space="preserve">aber </w:t>
            </w:r>
            <w:ins w:id="909" w:author="Fabienne Schmaus" w:date="2026-05-11T09:45:00Z" w16du:dateUtc="2026-05-11T07:45:00Z">
              <w:r w:rsidR="00B76869">
                <w:rPr>
                  <w:rFonts w:cstheme="minorHAnsi"/>
                </w:rPr>
                <w:t xml:space="preserve">der </w:t>
              </w:r>
            </w:ins>
            <w:r w:rsidRPr="003935DB">
              <w:rPr>
                <w:rFonts w:cstheme="minorHAnsi"/>
              </w:rPr>
              <w:t>Placebo-Effekt ist real</w:t>
            </w:r>
            <w:ins w:id="910" w:author="Fabienne Schmaus" w:date="2026-05-11T09:45:00Z" w16du:dateUtc="2026-05-11T07:45:00Z">
              <w:r w:rsidR="00B76869">
                <w:rPr>
                  <w:rFonts w:cstheme="minorHAnsi"/>
                </w:rPr>
                <w:t>.</w:t>
              </w:r>
            </w:ins>
            <w:r w:rsidR="008A0BA9">
              <w:rPr>
                <w:rFonts w:cstheme="minorHAnsi"/>
              </w:rPr>
              <w:t>“</w:t>
            </w:r>
            <w:ins w:id="911" w:author="Fabienne Schmaus" w:date="2026-05-11T10:51:00Z" w16du:dateUtc="2026-05-11T08:51:00Z">
              <w:r w:rsidR="003E32A0">
                <w:rPr>
                  <w:rFonts w:cstheme="minorHAnsi"/>
                </w:rPr>
                <w:t xml:space="preserve"> </w:t>
              </w:r>
              <w:r w:rsidR="003E32A0" w:rsidRPr="003E32A0">
                <w:rPr>
                  <w:rFonts w:cstheme="minorHAnsi"/>
                </w:rPr>
                <w:t xml:space="preserve">Der Cochrane Review </w:t>
              </w:r>
              <w:r w:rsidR="003E32A0">
                <w:rPr>
                  <w:rFonts w:cstheme="minorHAnsi"/>
                </w:rPr>
                <w:t xml:space="preserve">wird </w:t>
              </w:r>
              <w:r w:rsidR="003E32A0" w:rsidRPr="003E32A0">
                <w:rPr>
                  <w:rFonts w:cstheme="minorHAnsi"/>
                </w:rPr>
                <w:t>als Quelle ein</w:t>
              </w:r>
            </w:ins>
            <w:ins w:id="912" w:author="Fabienne Schmaus" w:date="2026-05-11T10:52:00Z" w16du:dateUtc="2026-05-11T08:52:00Z">
              <w:r w:rsidR="003E32A0">
                <w:rPr>
                  <w:rFonts w:cstheme="minorHAnsi"/>
                </w:rPr>
                <w:t>ge</w:t>
              </w:r>
            </w:ins>
            <w:ins w:id="913" w:author="Fabienne Schmaus" w:date="2026-05-11T10:51:00Z" w16du:dateUtc="2026-05-11T08:51:00Z">
              <w:r w:rsidR="003E32A0" w:rsidRPr="003E32A0">
                <w:rPr>
                  <w:rFonts w:cstheme="minorHAnsi"/>
                </w:rPr>
                <w:t>führ</w:t>
              </w:r>
            </w:ins>
            <w:ins w:id="914" w:author="Fabienne Schmaus" w:date="2026-05-11T10:52:00Z" w16du:dateUtc="2026-05-11T08:52:00Z">
              <w:r w:rsidR="003E32A0">
                <w:rPr>
                  <w:rFonts w:cstheme="minorHAnsi"/>
                </w:rPr>
                <w:t>t</w:t>
              </w:r>
            </w:ins>
            <w:ins w:id="915" w:author="Fabienne Schmaus" w:date="2026-05-11T10:51:00Z" w16du:dateUtc="2026-05-11T08:51:00Z">
              <w:r w:rsidR="003E32A0" w:rsidRPr="003E32A0">
                <w:rPr>
                  <w:rFonts w:cstheme="minorHAnsi"/>
                </w:rPr>
                <w:t>: Übersichtsarbeiten (Meta-Analysen) sind in der Medizin die verlässlichste Evidenzform, weil sie viele Studien zusammenfassen und methodisch bewerten.</w:t>
              </w:r>
            </w:ins>
          </w:p>
          <w:p w14:paraId="335462FB" w14:textId="2477F66D" w:rsidR="002C39FF" w:rsidRPr="003935DB" w:rsidDel="00C72ED5" w:rsidRDefault="002C39FF" w:rsidP="00F07C29">
            <w:pPr>
              <w:tabs>
                <w:tab w:val="left" w:pos="273"/>
              </w:tabs>
              <w:spacing w:line="276" w:lineRule="auto"/>
              <w:rPr>
                <w:del w:id="916" w:author="Fabienne Schmaus" w:date="2026-05-11T11:08:00Z" w16du:dateUtc="2026-05-11T09:08:00Z"/>
                <w:rFonts w:cstheme="minorHAnsi"/>
              </w:rPr>
            </w:pPr>
          </w:p>
          <w:p w14:paraId="4766166B" w14:textId="27302EB4" w:rsidR="002C39FF" w:rsidRPr="003935DB" w:rsidDel="00C72ED5" w:rsidRDefault="002C39FF" w:rsidP="007D4363">
            <w:pPr>
              <w:shd w:val="clear" w:color="auto" w:fill="FBE4D5" w:themeFill="accent2" w:themeFillTint="33"/>
              <w:tabs>
                <w:tab w:val="left" w:pos="273"/>
                <w:tab w:val="left" w:pos="2415"/>
              </w:tabs>
              <w:spacing w:line="276" w:lineRule="auto"/>
              <w:rPr>
                <w:del w:id="917" w:author="Fabienne Schmaus" w:date="2026-05-11T11:08:00Z" w16du:dateUtc="2026-05-11T09:08:00Z"/>
                <w:rFonts w:cstheme="minorHAnsi"/>
                <w:b/>
                <w:bCs/>
              </w:rPr>
            </w:pPr>
            <w:del w:id="918" w:author="Fabienne Schmaus" w:date="2026-05-11T11:08:00Z" w16du:dateUtc="2026-05-11T09:08:00Z">
              <w:r w:rsidRPr="003935DB" w:rsidDel="00C72ED5">
                <w:rPr>
                  <w:rFonts w:cstheme="minorHAnsi"/>
                  <w:highlight w:val="yellow"/>
                </w:rPr>
                <w:delText xml:space="preserve">((Icon </w:delText>
              </w:r>
              <w:r w:rsidR="008A0BA9" w:rsidDel="00C72ED5">
                <w:rPr>
                  <w:rFonts w:cstheme="minorHAnsi"/>
                  <w:highlight w:val="yellow"/>
                </w:rPr>
                <w:delText>„</w:delText>
              </w:r>
              <w:r w:rsidRPr="003935DB" w:rsidDel="00C72ED5">
                <w:rPr>
                  <w:rFonts w:cstheme="minorHAnsi"/>
                  <w:highlight w:val="yellow"/>
                </w:rPr>
                <w:delText>Differenzierung</w:delText>
              </w:r>
              <w:r w:rsidR="008A0BA9" w:rsidDel="00C72ED5">
                <w:rPr>
                  <w:rFonts w:cstheme="minorHAnsi"/>
                  <w:highlight w:val="yellow"/>
                </w:rPr>
                <w:delText>“</w:delText>
              </w:r>
              <w:r w:rsidRPr="003935DB" w:rsidDel="00C72ED5">
                <w:rPr>
                  <w:rFonts w:cstheme="minorHAnsi"/>
                  <w:highlight w:val="yellow"/>
                </w:rPr>
                <w:delText>!!))</w:delText>
              </w:r>
            </w:del>
          </w:p>
          <w:p w14:paraId="35E0CF51" w14:textId="0371958A" w:rsidR="002C39FF" w:rsidRPr="003935DB" w:rsidDel="00C72ED5" w:rsidRDefault="00A24EE4" w:rsidP="00F07C29">
            <w:pPr>
              <w:shd w:val="clear" w:color="auto" w:fill="FBE4D5" w:themeFill="accent2" w:themeFillTint="33"/>
              <w:tabs>
                <w:tab w:val="left" w:pos="273"/>
              </w:tabs>
              <w:spacing w:line="276" w:lineRule="auto"/>
              <w:rPr>
                <w:del w:id="919" w:author="Fabienne Schmaus" w:date="2026-05-11T11:08:00Z" w16du:dateUtc="2026-05-11T09:08:00Z"/>
                <w:rFonts w:cstheme="minorHAnsi"/>
                <w:b/>
                <w:bCs/>
              </w:rPr>
            </w:pPr>
            <w:del w:id="920" w:author="Fabienne Schmaus" w:date="2026-05-11T11:08:00Z" w16du:dateUtc="2026-05-11T09:08:00Z">
              <w:r w:rsidRPr="003935DB" w:rsidDel="00C72ED5">
                <w:rPr>
                  <w:rFonts w:cstheme="minorHAnsi"/>
                  <w:b/>
                  <w:bCs/>
                </w:rPr>
                <w:delText>Sek. I</w:delText>
              </w:r>
              <w:r w:rsidR="002C39FF" w:rsidRPr="003935DB" w:rsidDel="00C72ED5">
                <w:rPr>
                  <w:rFonts w:cstheme="minorHAnsi"/>
                  <w:b/>
                  <w:bCs/>
                </w:rPr>
                <w:delText>:</w:delText>
              </w:r>
            </w:del>
          </w:p>
          <w:p w14:paraId="4C40BA86" w14:textId="6C93A798" w:rsidR="000F50E7" w:rsidRPr="003935DB" w:rsidDel="00C72ED5" w:rsidRDefault="000F50E7" w:rsidP="000F50E7">
            <w:pPr>
              <w:shd w:val="clear" w:color="auto" w:fill="FBE4D5" w:themeFill="accent2" w:themeFillTint="33"/>
              <w:tabs>
                <w:tab w:val="left" w:pos="273"/>
              </w:tabs>
              <w:spacing w:line="276" w:lineRule="auto"/>
              <w:rPr>
                <w:del w:id="921" w:author="Fabienne Schmaus" w:date="2026-05-11T11:08:00Z" w16du:dateUtc="2026-05-11T09:08:00Z"/>
                <w:rFonts w:cstheme="minorHAnsi"/>
              </w:rPr>
            </w:pPr>
            <w:del w:id="922" w:author="Fabienne Schmaus" w:date="2026-05-11T11:08:00Z" w16du:dateUtc="2026-05-11T09:08:00Z">
              <w:r w:rsidRPr="003935DB" w:rsidDel="00C72ED5">
                <w:rPr>
                  <w:rFonts w:cstheme="minorHAnsi"/>
                </w:rPr>
                <w:delText xml:space="preserve">– </w:delText>
              </w:r>
            </w:del>
            <w:del w:id="923" w:author="Fabienne Schmaus" w:date="2026-05-11T09:09:00Z" w16du:dateUtc="2026-05-11T07:09:00Z">
              <w:r w:rsidRPr="003935DB" w:rsidDel="00F7152F">
                <w:rPr>
                  <w:rFonts w:cstheme="minorHAnsi"/>
                </w:rPr>
                <w:delText>V</w:delText>
              </w:r>
            </w:del>
            <w:del w:id="924" w:author="Fabienne Schmaus" w:date="2026-05-11T11:08:00Z" w16du:dateUtc="2026-05-11T09:08:00Z">
              <w:r w:rsidRPr="003935DB" w:rsidDel="00C72ED5">
                <w:rPr>
                  <w:rFonts w:cstheme="minorHAnsi"/>
                </w:rPr>
                <w:delText>ereinfachte QQQQ-Checkliste mit konkreten Fragen und Beispielantworten auf A</w:delText>
              </w:r>
            </w:del>
            <w:del w:id="925" w:author="Fabienne Schmaus" w:date="2026-05-11T09:10:00Z" w16du:dateUtc="2026-05-11T07:10:00Z">
              <w:r w:rsidRPr="003935DB" w:rsidDel="00F7152F">
                <w:rPr>
                  <w:rFonts w:cstheme="minorHAnsi"/>
                </w:rPr>
                <w:delText>B 2</w:delText>
              </w:r>
            </w:del>
          </w:p>
          <w:p w14:paraId="6A409040" w14:textId="10C3967A" w:rsidR="000F50E7" w:rsidRPr="003935DB" w:rsidDel="00C72ED5" w:rsidRDefault="000F50E7" w:rsidP="000F50E7">
            <w:pPr>
              <w:shd w:val="clear" w:color="auto" w:fill="FBE4D5" w:themeFill="accent2" w:themeFillTint="33"/>
              <w:tabs>
                <w:tab w:val="left" w:pos="273"/>
              </w:tabs>
              <w:spacing w:line="276" w:lineRule="auto"/>
              <w:rPr>
                <w:del w:id="926" w:author="Fabienne Schmaus" w:date="2026-05-11T11:08:00Z" w16du:dateUtc="2026-05-11T09:08:00Z"/>
                <w:rFonts w:cstheme="minorHAnsi"/>
              </w:rPr>
            </w:pPr>
            <w:del w:id="927" w:author="Fabienne Schmaus" w:date="2026-05-11T11:08:00Z" w16du:dateUtc="2026-05-11T09:08:00Z">
              <w:r w:rsidRPr="003935DB" w:rsidDel="00C72ED5">
                <w:rPr>
                  <w:rFonts w:cstheme="minorHAnsi"/>
                </w:rPr>
                <w:delText xml:space="preserve">– </w:delText>
              </w:r>
            </w:del>
            <w:del w:id="928" w:author="Fabienne Schmaus" w:date="2026-05-11T09:10:00Z" w16du:dateUtc="2026-05-11T07:10:00Z">
              <w:r w:rsidRPr="003935DB" w:rsidDel="00F7152F">
                <w:rPr>
                  <w:rFonts w:cstheme="minorHAnsi"/>
                </w:rPr>
                <w:delText xml:space="preserve">Klare </w:delText>
              </w:r>
            </w:del>
            <w:del w:id="929" w:author="Fabienne Schmaus" w:date="2026-05-11T11:08:00Z" w16du:dateUtc="2026-05-11T09:08:00Z">
              <w:r w:rsidRPr="003935DB" w:rsidDel="00C72ED5">
                <w:rPr>
                  <w:rFonts w:cstheme="minorHAnsi"/>
                </w:rPr>
                <w:delText xml:space="preserve">Mythen </w:delText>
              </w:r>
            </w:del>
            <w:del w:id="930" w:author="Fabienne Schmaus" w:date="2026-05-11T09:10:00Z" w16du:dateUtc="2026-05-11T07:10:00Z">
              <w:r w:rsidRPr="003935DB" w:rsidDel="00F7152F">
                <w:rPr>
                  <w:rFonts w:cstheme="minorHAnsi"/>
                </w:rPr>
                <w:delText>vs.</w:delText>
              </w:r>
            </w:del>
            <w:del w:id="931" w:author="Fabienne Schmaus" w:date="2026-05-11T11:08:00Z" w16du:dateUtc="2026-05-11T09:08:00Z">
              <w:r w:rsidRPr="003935DB" w:rsidDel="00C72ED5">
                <w:rPr>
                  <w:rFonts w:cstheme="minorHAnsi"/>
                </w:rPr>
                <w:delText xml:space="preserve"> Fakten</w:delText>
              </w:r>
            </w:del>
            <w:commentRangeStart w:id="932"/>
            <w:commentRangeStart w:id="933"/>
            <w:del w:id="934" w:author="Fabienne Schmaus" w:date="2026-05-11T09:10:00Z" w16du:dateUtc="2026-05-11T07:10:00Z">
              <w:r w:rsidRPr="003935DB" w:rsidDel="00F7152F">
                <w:rPr>
                  <w:rFonts w:cstheme="minorHAnsi"/>
                </w:rPr>
                <w:delText xml:space="preserve">: </w:delText>
              </w:r>
            </w:del>
            <w:del w:id="935" w:author="Fabienne Schmaus" w:date="2026-05-11T11:08:00Z" w16du:dateUtc="2026-05-11T09:08:00Z">
              <w:r w:rsidRPr="003935DB" w:rsidDel="00C72ED5">
                <w:rPr>
                  <w:rFonts w:cstheme="minorHAnsi"/>
                </w:rPr>
                <w:delText>Ergebnis</w:delText>
              </w:r>
              <w:commentRangeEnd w:id="932"/>
              <w:r w:rsidR="00325DBA" w:rsidRPr="003935DB" w:rsidDel="00C72ED5">
                <w:rPr>
                  <w:rStyle w:val="Kommentarzeichen"/>
                  <w:rFonts w:cstheme="minorHAnsi"/>
                  <w:sz w:val="22"/>
                  <w:szCs w:val="22"/>
                </w:rPr>
                <w:commentReference w:id="932"/>
              </w:r>
              <w:commentRangeEnd w:id="933"/>
              <w:r w:rsidR="00F7152F" w:rsidRPr="003935DB" w:rsidDel="00C72ED5">
                <w:rPr>
                  <w:rStyle w:val="Kommentarzeichen"/>
                  <w:rFonts w:cstheme="minorHAnsi"/>
                  <w:sz w:val="22"/>
                  <w:szCs w:val="22"/>
                </w:rPr>
                <w:commentReference w:id="933"/>
              </w:r>
            </w:del>
            <w:del w:id="936" w:author="Fabienne Schmaus" w:date="2026-05-11T09:11:00Z" w16du:dateUtc="2026-05-11T07:11:00Z">
              <w:r w:rsidRPr="003935DB" w:rsidDel="00F7152F">
                <w:rPr>
                  <w:rFonts w:cstheme="minorHAnsi"/>
                </w:rPr>
                <w:delText xml:space="preserve"> soll eindeutig sein</w:delText>
              </w:r>
            </w:del>
          </w:p>
          <w:p w14:paraId="49EAE4D4" w14:textId="7EF51ED0" w:rsidR="000F50E7" w:rsidRPr="003935DB" w:rsidDel="00F7152F" w:rsidRDefault="000F50E7" w:rsidP="000F50E7">
            <w:pPr>
              <w:shd w:val="clear" w:color="auto" w:fill="FBE4D5" w:themeFill="accent2" w:themeFillTint="33"/>
              <w:tabs>
                <w:tab w:val="left" w:pos="273"/>
              </w:tabs>
              <w:spacing w:line="276" w:lineRule="auto"/>
              <w:rPr>
                <w:del w:id="937" w:author="Fabienne Schmaus" w:date="2026-05-11T09:11:00Z" w16du:dateUtc="2026-05-11T07:11:00Z"/>
                <w:rFonts w:cstheme="minorHAnsi"/>
              </w:rPr>
            </w:pPr>
            <w:del w:id="938" w:author="Fabienne Schmaus" w:date="2026-05-11T09:11:00Z" w16du:dateUtc="2026-05-11T07:11:00Z">
              <w:r w:rsidRPr="003935DB" w:rsidDel="00F7152F">
                <w:rPr>
                  <w:rFonts w:cstheme="minorHAnsi"/>
                </w:rPr>
                <w:delText xml:space="preserve">– </w:delText>
              </w:r>
              <w:r w:rsidR="00255667" w:rsidRPr="003935DB" w:rsidDel="00F7152F">
                <w:rPr>
                  <w:rFonts w:cstheme="minorHAnsi"/>
                </w:rPr>
                <w:delText xml:space="preserve">@Fabienne: </w:delText>
              </w:r>
              <w:r w:rsidRPr="003935DB" w:rsidDel="00F7152F">
                <w:rPr>
                  <w:rFonts w:cstheme="minorHAnsi"/>
                </w:rPr>
                <w:delText>Quellen</w:delText>
              </w:r>
              <w:r w:rsidR="00255667" w:rsidRPr="003935DB" w:rsidDel="00F7152F">
                <w:rPr>
                  <w:rFonts w:cstheme="minorHAnsi"/>
                </w:rPr>
                <w:delText>auszüge</w:delText>
              </w:r>
              <w:r w:rsidR="005D6249" w:rsidRPr="003935DB" w:rsidDel="00F7152F">
                <w:rPr>
                  <w:rFonts w:cstheme="minorHAnsi"/>
                </w:rPr>
                <w:delText xml:space="preserve"> </w:delText>
              </w:r>
              <w:r w:rsidRPr="003935DB" w:rsidDel="00F7152F">
                <w:rPr>
                  <w:rFonts w:cstheme="minorHAnsi"/>
                </w:rPr>
                <w:delText xml:space="preserve">auf AB 3 </w:delText>
              </w:r>
              <w:r w:rsidR="00255667" w:rsidRPr="003935DB" w:rsidDel="00F7152F">
                <w:rPr>
                  <w:rFonts w:cstheme="minorHAnsi"/>
                </w:rPr>
                <w:delText xml:space="preserve">vorgeben/abdrucken? -&gt; </w:delText>
              </w:r>
              <w:r w:rsidRPr="003935DB" w:rsidDel="00F7152F">
                <w:rPr>
                  <w:rFonts w:cstheme="minorHAnsi"/>
                </w:rPr>
                <w:delText>Schüler:innen müssen nicht selbst recherchieren</w:delText>
              </w:r>
              <w:r w:rsidR="00255667" w:rsidRPr="003935DB" w:rsidDel="00F7152F">
                <w:rPr>
                  <w:rFonts w:cstheme="minorHAnsi"/>
                </w:rPr>
                <w:delText>?</w:delText>
              </w:r>
              <w:r w:rsidRPr="003935DB" w:rsidDel="00F7152F">
                <w:rPr>
                  <w:rFonts w:cstheme="minorHAnsi"/>
                </w:rPr>
                <w:delText>)</w:delText>
              </w:r>
            </w:del>
          </w:p>
          <w:p w14:paraId="53598357" w14:textId="08A6F128" w:rsidR="000F50E7" w:rsidRPr="003935DB" w:rsidDel="00C72ED5" w:rsidRDefault="000F50E7" w:rsidP="000F50E7">
            <w:pPr>
              <w:shd w:val="clear" w:color="auto" w:fill="FBE4D5" w:themeFill="accent2" w:themeFillTint="33"/>
              <w:tabs>
                <w:tab w:val="left" w:pos="273"/>
              </w:tabs>
              <w:spacing w:line="276" w:lineRule="auto"/>
              <w:rPr>
                <w:del w:id="939" w:author="Fabienne Schmaus" w:date="2026-05-11T11:08:00Z" w16du:dateUtc="2026-05-11T09:08:00Z"/>
                <w:rFonts w:cstheme="minorHAnsi"/>
              </w:rPr>
            </w:pPr>
            <w:del w:id="940" w:author="Fabienne Schmaus" w:date="2026-05-11T11:08:00Z" w16du:dateUtc="2026-05-11T09:08:00Z">
              <w:r w:rsidRPr="003935DB" w:rsidDel="00C72ED5">
                <w:rPr>
                  <w:rFonts w:cstheme="minorHAnsi"/>
                </w:rPr>
                <w:delText>– Fokus: Anwenden der Methode, nicht Bewerten von Studienqualität</w:delText>
              </w:r>
            </w:del>
          </w:p>
          <w:p w14:paraId="2D66364D" w14:textId="0F41788D" w:rsidR="000F50E7" w:rsidRPr="003935DB" w:rsidDel="00C72ED5" w:rsidRDefault="000F50E7" w:rsidP="000F50E7">
            <w:pPr>
              <w:shd w:val="clear" w:color="auto" w:fill="FBE4D5" w:themeFill="accent2" w:themeFillTint="33"/>
              <w:tabs>
                <w:tab w:val="left" w:pos="273"/>
              </w:tabs>
              <w:spacing w:line="276" w:lineRule="auto"/>
              <w:rPr>
                <w:del w:id="941" w:author="Fabienne Schmaus" w:date="2026-05-11T11:08:00Z" w16du:dateUtc="2026-05-11T09:08:00Z"/>
                <w:rFonts w:cstheme="minorHAnsi"/>
              </w:rPr>
            </w:pPr>
            <w:del w:id="942" w:author="Fabienne Schmaus" w:date="2026-05-11T11:08:00Z" w16du:dateUtc="2026-05-11T09:08:00Z">
              <w:r w:rsidRPr="003935DB" w:rsidDel="00C72ED5">
                <w:rPr>
                  <w:rFonts w:cstheme="minorHAnsi"/>
                </w:rPr>
                <w:delText>– QuellenChecker-Nutzung: optional, mit klarer Anleitung; Gruppen, die sich unsicher fühlen, bleiben bei QQQQ allein</w:delText>
              </w:r>
            </w:del>
          </w:p>
          <w:p w14:paraId="10A3B6D7" w14:textId="7888F647" w:rsidR="002C39FF" w:rsidRPr="003935DB" w:rsidDel="00C72ED5" w:rsidRDefault="00A24EE4" w:rsidP="007D4363">
            <w:pPr>
              <w:shd w:val="clear" w:color="auto" w:fill="FBE4D5" w:themeFill="accent2" w:themeFillTint="33"/>
              <w:tabs>
                <w:tab w:val="left" w:pos="273"/>
              </w:tabs>
              <w:spacing w:line="276" w:lineRule="auto"/>
              <w:rPr>
                <w:del w:id="943" w:author="Fabienne Schmaus" w:date="2026-05-11T11:08:00Z" w16du:dateUtc="2026-05-11T09:08:00Z"/>
                <w:rFonts w:cstheme="minorHAnsi"/>
              </w:rPr>
            </w:pPr>
            <w:del w:id="944" w:author="Fabienne Schmaus" w:date="2026-05-11T11:08:00Z" w16du:dateUtc="2026-05-11T09:08:00Z">
              <w:r w:rsidRPr="003935DB" w:rsidDel="00C72ED5">
                <w:rPr>
                  <w:rFonts w:cstheme="minorHAnsi"/>
                  <w:b/>
                  <w:bCs/>
                </w:rPr>
                <w:delText>Sek. I</w:delText>
              </w:r>
              <w:r w:rsidR="002C39FF" w:rsidRPr="003935DB" w:rsidDel="00C72ED5">
                <w:rPr>
                  <w:rFonts w:cstheme="minorHAnsi"/>
                  <w:b/>
                  <w:bCs/>
                </w:rPr>
                <w:delText>I:</w:delText>
              </w:r>
            </w:del>
          </w:p>
          <w:p w14:paraId="1FF0AB23" w14:textId="592A42B3" w:rsidR="000F50E7" w:rsidRPr="003935DB" w:rsidRDefault="000F50E7" w:rsidP="000F50E7">
            <w:pPr>
              <w:shd w:val="clear" w:color="auto" w:fill="FBE4D5" w:themeFill="accent2" w:themeFillTint="33"/>
              <w:tabs>
                <w:tab w:val="left" w:pos="273"/>
              </w:tabs>
              <w:spacing w:line="276" w:lineRule="auto"/>
              <w:rPr>
                <w:rFonts w:cstheme="minorHAnsi"/>
              </w:rPr>
            </w:pPr>
            <w:r w:rsidRPr="003935DB">
              <w:rPr>
                <w:rFonts w:cstheme="minorHAnsi"/>
              </w:rPr>
              <w:t xml:space="preserve">– </w:t>
            </w:r>
            <w:ins w:id="945" w:author="Fabienne Schmaus" w:date="2026-05-11T11:08:00Z" w16du:dateUtc="2026-05-11T09:08:00Z">
              <w:r w:rsidR="00C72ED5">
                <w:rPr>
                  <w:rFonts w:cstheme="minorHAnsi"/>
                </w:rPr>
                <w:t>v</w:t>
              </w:r>
            </w:ins>
            <w:del w:id="946" w:author="Fabienne Schmaus" w:date="2026-05-11T11:08:00Z" w16du:dateUtc="2026-05-11T09:08:00Z">
              <w:r w:rsidRPr="003935DB" w:rsidDel="00C72ED5">
                <w:rPr>
                  <w:rFonts w:cstheme="minorHAnsi"/>
                </w:rPr>
                <w:delText>V</w:delText>
              </w:r>
            </w:del>
            <w:r w:rsidRPr="003935DB">
              <w:rPr>
                <w:rFonts w:cstheme="minorHAnsi"/>
              </w:rPr>
              <w:t>olle QQQQ-Methode ohne vereinfachende Hilfen</w:t>
            </w:r>
          </w:p>
          <w:p w14:paraId="6EE22378" w14:textId="49456F15" w:rsidR="000F50E7" w:rsidRPr="003935DB" w:rsidRDefault="000F50E7" w:rsidP="000F50E7">
            <w:pPr>
              <w:shd w:val="clear" w:color="auto" w:fill="FBE4D5" w:themeFill="accent2" w:themeFillTint="33"/>
              <w:tabs>
                <w:tab w:val="left" w:pos="273"/>
              </w:tabs>
              <w:spacing w:line="276" w:lineRule="auto"/>
              <w:rPr>
                <w:rFonts w:cstheme="minorHAnsi"/>
              </w:rPr>
            </w:pPr>
            <w:r w:rsidRPr="003935DB">
              <w:rPr>
                <w:rFonts w:cstheme="minorHAnsi"/>
              </w:rPr>
              <w:t xml:space="preserve">– Zusatz: Studienqualität einschätzen (Fallstudie </w:t>
            </w:r>
            <w:ins w:id="947" w:author="Fabienne Schmaus" w:date="2026-05-11T11:08:00Z" w16du:dateUtc="2026-05-11T09:08:00Z">
              <w:r w:rsidR="00C72ED5">
                <w:rPr>
                  <w:rFonts w:cstheme="minorHAnsi"/>
                </w:rPr>
                <w:t>oder</w:t>
              </w:r>
            </w:ins>
            <w:del w:id="948" w:author="Fabienne Schmaus" w:date="2026-05-11T11:08:00Z" w16du:dateUtc="2026-05-11T09:08:00Z">
              <w:r w:rsidRPr="003935DB" w:rsidDel="00C72ED5">
                <w:rPr>
                  <w:rFonts w:cstheme="minorHAnsi"/>
                </w:rPr>
                <w:delText>vs.</w:delText>
              </w:r>
            </w:del>
            <w:r w:rsidRPr="003935DB">
              <w:rPr>
                <w:rFonts w:cstheme="minorHAnsi"/>
              </w:rPr>
              <w:t xml:space="preserve"> randomisierte Studie, n=12 </w:t>
            </w:r>
            <w:del w:id="949" w:author="Fabienne Schmaus" w:date="2026-05-11T11:10:00Z" w16du:dateUtc="2026-05-11T09:10:00Z">
              <w:r w:rsidRPr="003935DB" w:rsidDel="00C72ED5">
                <w:rPr>
                  <w:rFonts w:cstheme="minorHAnsi"/>
                </w:rPr>
                <w:delText>vs.</w:delText>
              </w:r>
            </w:del>
            <w:ins w:id="950" w:author="Fabienne Schmaus" w:date="2026-05-11T11:10:00Z" w16du:dateUtc="2026-05-11T09:10:00Z">
              <w:r w:rsidR="00C72ED5">
                <w:rPr>
                  <w:rFonts w:cstheme="minorHAnsi"/>
                </w:rPr>
                <w:t>oder</w:t>
              </w:r>
            </w:ins>
            <w:r w:rsidRPr="003935DB">
              <w:rPr>
                <w:rFonts w:cstheme="minorHAnsi"/>
              </w:rPr>
              <w:t xml:space="preserve"> n=5000)</w:t>
            </w:r>
          </w:p>
          <w:p w14:paraId="7477B6EA" w14:textId="18F9156C" w:rsidR="000F50E7" w:rsidRPr="003935DB" w:rsidRDefault="000F50E7" w:rsidP="000F50E7">
            <w:pPr>
              <w:shd w:val="clear" w:color="auto" w:fill="FBE4D5" w:themeFill="accent2" w:themeFillTint="33"/>
              <w:tabs>
                <w:tab w:val="left" w:pos="273"/>
              </w:tabs>
              <w:spacing w:line="276" w:lineRule="auto"/>
              <w:rPr>
                <w:rFonts w:cstheme="minorHAnsi"/>
              </w:rPr>
            </w:pPr>
            <w:r w:rsidRPr="003935DB">
              <w:rPr>
                <w:rFonts w:cstheme="minorHAnsi"/>
              </w:rPr>
              <w:t>– Interessenkonflikte erkennen: Wer finanziert diese Studie?</w:t>
            </w:r>
          </w:p>
          <w:p w14:paraId="2FB126D2" w14:textId="10862D6F" w:rsidR="000F50E7" w:rsidRPr="003935DB" w:rsidRDefault="000F50E7" w:rsidP="000F50E7">
            <w:pPr>
              <w:shd w:val="clear" w:color="auto" w:fill="FBE4D5" w:themeFill="accent2" w:themeFillTint="33"/>
              <w:tabs>
                <w:tab w:val="left" w:pos="273"/>
              </w:tabs>
              <w:spacing w:line="276" w:lineRule="auto"/>
              <w:rPr>
                <w:rFonts w:cstheme="minorHAnsi"/>
              </w:rPr>
            </w:pPr>
            <w:r w:rsidRPr="003935DB">
              <w:rPr>
                <w:rFonts w:cstheme="minorHAnsi"/>
              </w:rPr>
              <w:t>–</w:t>
            </w:r>
            <w:ins w:id="951" w:author="Fabienne Schmaus" w:date="2026-05-11T11:09:00Z" w16du:dateUtc="2026-05-11T09:09:00Z">
              <w:r w:rsidR="00C72ED5">
                <w:rPr>
                  <w:rFonts w:cstheme="minorHAnsi"/>
                </w:rPr>
                <w:t xml:space="preserve"> </w:t>
              </w:r>
            </w:ins>
            <w:del w:id="952" w:author="Fabienne Schmaus" w:date="2026-05-11T11:09:00Z" w16du:dateUtc="2026-05-11T09:09:00Z">
              <w:r w:rsidRPr="003935DB" w:rsidDel="00C72ED5">
                <w:rPr>
                  <w:rFonts w:cstheme="minorHAnsi"/>
                </w:rPr>
                <w:delText xml:space="preserve"> Eigene </w:delText>
              </w:r>
            </w:del>
            <w:r w:rsidRPr="003935DB">
              <w:rPr>
                <w:rFonts w:cstheme="minorHAnsi"/>
              </w:rPr>
              <w:t>Kurzrecherche bei verfügbaren Geräten</w:t>
            </w:r>
            <w:ins w:id="953" w:author="Fabienne Schmaus" w:date="2026-05-11T11:09:00Z" w16du:dateUtc="2026-05-11T09:09:00Z">
              <w:r w:rsidR="00C72ED5">
                <w:rPr>
                  <w:rFonts w:cstheme="minorHAnsi"/>
                </w:rPr>
                <w:t xml:space="preserve"> eigenständig durchführen</w:t>
              </w:r>
            </w:ins>
          </w:p>
          <w:p w14:paraId="3A2B0AD9" w14:textId="0F5225B6" w:rsidR="000F50E7" w:rsidRPr="003935DB" w:rsidRDefault="000F50E7" w:rsidP="000F50E7">
            <w:pPr>
              <w:shd w:val="clear" w:color="auto" w:fill="FBE4D5" w:themeFill="accent2" w:themeFillTint="33"/>
              <w:tabs>
                <w:tab w:val="left" w:pos="273"/>
              </w:tabs>
              <w:spacing w:line="276" w:lineRule="auto"/>
              <w:rPr>
                <w:rFonts w:cstheme="minorHAnsi"/>
              </w:rPr>
            </w:pPr>
            <w:r w:rsidRPr="003935DB">
              <w:rPr>
                <w:rFonts w:cstheme="minorHAnsi"/>
              </w:rPr>
              <w:t>– QuellenChecker-Nutzung: Vergleich mit eigener QQQQ-Einschätzung</w:t>
            </w:r>
            <w:ins w:id="954" w:author="Fabienne Schmaus" w:date="2026-05-11T09:46:00Z" w16du:dateUtc="2026-05-11T07:46:00Z">
              <w:r w:rsidR="00B76869">
                <w:rPr>
                  <w:rFonts w:cstheme="minorHAnsi"/>
                </w:rPr>
                <w:t>. W</w:t>
              </w:r>
            </w:ins>
            <w:del w:id="955" w:author="Fabienne Schmaus" w:date="2026-05-11T09:46:00Z" w16du:dateUtc="2026-05-11T07:46:00Z">
              <w:r w:rsidRPr="003935DB" w:rsidDel="00B76869">
                <w:rPr>
                  <w:rFonts w:cstheme="minorHAnsi"/>
                </w:rPr>
                <w:delText xml:space="preserve"> – w</w:delText>
              </w:r>
            </w:del>
            <w:r w:rsidRPr="003935DB">
              <w:rPr>
                <w:rFonts w:cstheme="minorHAnsi"/>
              </w:rPr>
              <w:t>o weicht das Tool ab? Warum?</w:t>
            </w:r>
          </w:p>
          <w:p w14:paraId="49A7E3D8" w14:textId="4E5F7A29" w:rsidR="000F50E7" w:rsidRPr="003935DB" w:rsidRDefault="000F50E7" w:rsidP="000F50E7">
            <w:pPr>
              <w:shd w:val="clear" w:color="auto" w:fill="FBE4D5" w:themeFill="accent2" w:themeFillTint="33"/>
              <w:tabs>
                <w:tab w:val="left" w:pos="273"/>
              </w:tabs>
              <w:spacing w:line="276" w:lineRule="auto"/>
              <w:rPr>
                <w:rFonts w:cstheme="minorHAnsi"/>
              </w:rPr>
            </w:pPr>
            <w:r w:rsidRPr="003935DB">
              <w:rPr>
                <w:rFonts w:cstheme="minorHAnsi"/>
              </w:rPr>
              <w:t xml:space="preserve">– </w:t>
            </w:r>
            <w:ins w:id="956" w:author="Fabienne Schmaus" w:date="2026-05-11T09:46:00Z" w16du:dateUtc="2026-05-11T07:46:00Z">
              <w:r w:rsidR="00B76869">
                <w:rPr>
                  <w:rFonts w:cstheme="minorHAnsi"/>
                </w:rPr>
                <w:t xml:space="preserve">Das </w:t>
              </w:r>
            </w:ins>
            <w:r w:rsidRPr="003935DB">
              <w:rPr>
                <w:rFonts w:cstheme="minorHAnsi"/>
              </w:rPr>
              <w:t xml:space="preserve">Ergebnis kann auch </w:t>
            </w:r>
            <w:r w:rsidR="008A0BA9">
              <w:rPr>
                <w:rFonts w:cstheme="minorHAnsi"/>
              </w:rPr>
              <w:t>„</w:t>
            </w:r>
            <w:r w:rsidRPr="003935DB">
              <w:rPr>
                <w:rFonts w:cstheme="minorHAnsi"/>
              </w:rPr>
              <w:t>unklar</w:t>
            </w:r>
            <w:ins w:id="957" w:author="Fabienne Schmaus" w:date="2026-05-11T09:46:00Z" w16du:dateUtc="2026-05-11T07:46:00Z">
              <w:r w:rsidR="00B76869">
                <w:rPr>
                  <w:rFonts w:cstheme="minorHAnsi"/>
                </w:rPr>
                <w:t xml:space="preserve">“ </w:t>
              </w:r>
            </w:ins>
            <w:ins w:id="958" w:author="Fabienne Schmaus" w:date="2026-05-11T09:47:00Z" w16du:dateUtc="2026-05-11T07:47:00Z">
              <w:r w:rsidR="00B76869">
                <w:rPr>
                  <w:rFonts w:cstheme="minorHAnsi"/>
                </w:rPr>
                <w:t xml:space="preserve">sein </w:t>
              </w:r>
            </w:ins>
            <w:ins w:id="959" w:author="Fabienne Schmaus" w:date="2026-05-11T09:46:00Z" w16du:dateUtc="2026-05-11T07:46:00Z">
              <w:r w:rsidR="00B76869">
                <w:rPr>
                  <w:rFonts w:cstheme="minorHAnsi"/>
                </w:rPr>
                <w:t xml:space="preserve">und die </w:t>
              </w:r>
            </w:ins>
            <w:del w:id="960" w:author="Fabienne Schmaus" w:date="2026-05-11T09:46:00Z" w16du:dateUtc="2026-05-11T07:46:00Z">
              <w:r w:rsidRPr="003935DB" w:rsidDel="00B76869">
                <w:rPr>
                  <w:rFonts w:cstheme="minorHAnsi"/>
                </w:rPr>
                <w:delText xml:space="preserve"> / </w:delText>
              </w:r>
            </w:del>
            <w:ins w:id="961" w:author="Fabienne Schmaus" w:date="2026-05-11T09:46:00Z" w16du:dateUtc="2026-05-11T07:46:00Z">
              <w:r w:rsidR="00B76869">
                <w:rPr>
                  <w:rFonts w:cstheme="minorHAnsi"/>
                </w:rPr>
                <w:t>„</w:t>
              </w:r>
            </w:ins>
            <w:r w:rsidRPr="003935DB">
              <w:rPr>
                <w:rFonts w:cstheme="minorHAnsi"/>
              </w:rPr>
              <w:t>Datenlage uneinheitlich</w:t>
            </w:r>
            <w:r w:rsidR="008A0BA9">
              <w:rPr>
                <w:rFonts w:cstheme="minorHAnsi"/>
              </w:rPr>
              <w:t>“</w:t>
            </w:r>
            <w:del w:id="962" w:author="Fabienne Schmaus" w:date="2026-05-11T09:47:00Z" w16du:dateUtc="2026-05-11T07:47:00Z">
              <w:r w:rsidRPr="003935DB" w:rsidDel="00B76869">
                <w:rPr>
                  <w:rFonts w:cstheme="minorHAnsi"/>
                </w:rPr>
                <w:delText xml:space="preserve"> sein</w:delText>
              </w:r>
            </w:del>
            <w:ins w:id="963" w:author="Fabienne Schmaus" w:date="2026-05-11T09:46:00Z" w16du:dateUtc="2026-05-11T07:46:00Z">
              <w:r w:rsidR="00B76869">
                <w:rPr>
                  <w:rFonts w:cstheme="minorHAnsi"/>
                </w:rPr>
                <w:t>. D</w:t>
              </w:r>
            </w:ins>
            <w:del w:id="964" w:author="Fabienne Schmaus" w:date="2026-05-11T09:46:00Z" w16du:dateUtc="2026-05-11T07:46:00Z">
              <w:r w:rsidRPr="003935DB" w:rsidDel="00B76869">
                <w:rPr>
                  <w:rFonts w:cstheme="minorHAnsi"/>
                </w:rPr>
                <w:delText xml:space="preserve"> – d</w:delText>
              </w:r>
            </w:del>
            <w:r w:rsidRPr="003935DB">
              <w:rPr>
                <w:rFonts w:cstheme="minorHAnsi"/>
              </w:rPr>
              <w:t>as ist eine valide wissenschaftliche Antwort</w:t>
            </w:r>
            <w:ins w:id="965" w:author="Fabienne Schmaus" w:date="2026-05-11T11:08:00Z" w16du:dateUtc="2026-05-11T09:08:00Z">
              <w:r w:rsidR="00C72ED5">
                <w:rPr>
                  <w:rFonts w:cstheme="minorHAnsi"/>
                </w:rPr>
                <w:t>.</w:t>
              </w:r>
            </w:ins>
            <w:del w:id="966" w:author="Fabienne Schmaus" w:date="2026-05-11T11:08:00Z" w16du:dateUtc="2026-05-11T09:08:00Z">
              <w:r w:rsidRPr="003935DB" w:rsidDel="00C72ED5">
                <w:rPr>
                  <w:rFonts w:cstheme="minorHAnsi"/>
                </w:rPr>
                <w:delText xml:space="preserve"> </w:delText>
              </w:r>
            </w:del>
          </w:p>
          <w:p w14:paraId="5643CF9A" w14:textId="69E3443E" w:rsidR="000F50E7" w:rsidRPr="003935DB" w:rsidDel="00B76869" w:rsidRDefault="000F50E7" w:rsidP="000F50E7">
            <w:pPr>
              <w:tabs>
                <w:tab w:val="left" w:pos="273"/>
              </w:tabs>
              <w:spacing w:line="276" w:lineRule="auto"/>
              <w:rPr>
                <w:del w:id="967" w:author="Fabienne Schmaus" w:date="2026-05-11T09:47:00Z" w16du:dateUtc="2026-05-11T07:47:00Z"/>
                <w:rFonts w:cstheme="minorHAnsi"/>
                <w:highlight w:val="yellow"/>
              </w:rPr>
            </w:pPr>
          </w:p>
          <w:p w14:paraId="098B0BF8" w14:textId="77777777" w:rsidR="005D6249" w:rsidRPr="003935DB" w:rsidRDefault="005D6249" w:rsidP="005D6249">
            <w:pPr>
              <w:tabs>
                <w:tab w:val="left" w:pos="273"/>
              </w:tabs>
              <w:spacing w:line="276" w:lineRule="auto"/>
              <w:rPr>
                <w:rFonts w:cstheme="minorHAnsi"/>
              </w:rPr>
            </w:pPr>
          </w:p>
          <w:p w14:paraId="3656E197" w14:textId="4128C973" w:rsidR="005D6249" w:rsidRPr="003935DB" w:rsidRDefault="005D6249" w:rsidP="005D6249">
            <w:pPr>
              <w:shd w:val="clear" w:color="auto" w:fill="E2EFD9" w:themeFill="accent6" w:themeFillTint="33"/>
              <w:tabs>
                <w:tab w:val="left" w:pos="273"/>
              </w:tabs>
              <w:spacing w:line="276" w:lineRule="auto"/>
              <w:rPr>
                <w:rFonts w:cstheme="minorHAnsi"/>
              </w:rPr>
            </w:pPr>
            <w:r w:rsidRPr="003935DB">
              <w:rPr>
                <w:rFonts w:cstheme="minorHAnsi"/>
                <w:highlight w:val="yellow"/>
              </w:rPr>
              <w:t xml:space="preserve">((Icon </w:t>
            </w:r>
            <w:r w:rsidR="008A0BA9">
              <w:rPr>
                <w:rFonts w:cstheme="minorHAnsi"/>
                <w:highlight w:val="yellow"/>
              </w:rPr>
              <w:t>„</w:t>
            </w:r>
            <w:r w:rsidRPr="003935DB">
              <w:rPr>
                <w:rFonts w:cstheme="minorHAnsi"/>
                <w:highlight w:val="yellow"/>
              </w:rPr>
              <w:t>Primarstufe</w:t>
            </w:r>
            <w:r w:rsidR="008A0BA9">
              <w:rPr>
                <w:rFonts w:cstheme="minorHAnsi"/>
                <w:highlight w:val="yellow"/>
              </w:rPr>
              <w:t>“</w:t>
            </w:r>
            <w:r w:rsidRPr="003935DB">
              <w:rPr>
                <w:rFonts w:cstheme="minorHAnsi"/>
                <w:highlight w:val="yellow"/>
              </w:rPr>
              <w:t>))</w:t>
            </w:r>
          </w:p>
          <w:p w14:paraId="3E19360C" w14:textId="77777777" w:rsidR="005D6249" w:rsidRPr="003935DB" w:rsidRDefault="005D6249" w:rsidP="005D6249">
            <w:pPr>
              <w:shd w:val="clear" w:color="auto" w:fill="E2EFD9" w:themeFill="accent6" w:themeFillTint="33"/>
              <w:tabs>
                <w:tab w:val="left" w:pos="273"/>
              </w:tabs>
              <w:spacing w:line="276" w:lineRule="auto"/>
              <w:rPr>
                <w:rFonts w:cstheme="minorHAnsi"/>
              </w:rPr>
            </w:pPr>
            <w:r w:rsidRPr="003935DB">
              <w:rPr>
                <w:rFonts w:cstheme="minorHAnsi"/>
                <w:b/>
                <w:bCs/>
              </w:rPr>
              <w:t>Zeitumfang:</w:t>
            </w:r>
            <w:r w:rsidRPr="003935DB">
              <w:rPr>
                <w:rFonts w:cstheme="minorHAnsi"/>
              </w:rPr>
              <w:t xml:space="preserve"> ca. 20 – 25 Min.</w:t>
            </w:r>
          </w:p>
          <w:p w14:paraId="683B3C2E" w14:textId="7CD5A45F" w:rsidR="005D6249" w:rsidRPr="003935DB" w:rsidRDefault="005D6249" w:rsidP="005D6249">
            <w:pPr>
              <w:shd w:val="clear" w:color="auto" w:fill="E2EFD9" w:themeFill="accent6" w:themeFillTint="33"/>
              <w:tabs>
                <w:tab w:val="left" w:pos="273"/>
              </w:tabs>
              <w:spacing w:line="276" w:lineRule="auto"/>
              <w:rPr>
                <w:rFonts w:cstheme="minorHAnsi"/>
              </w:rPr>
            </w:pPr>
            <w:r w:rsidRPr="003935DB">
              <w:rPr>
                <w:rFonts w:cstheme="minorHAnsi"/>
                <w:b/>
                <w:bCs/>
              </w:rPr>
              <w:t>Materialhinweis:</w:t>
            </w:r>
            <w:r w:rsidRPr="003935DB">
              <w:rPr>
                <w:rFonts w:cstheme="minorHAnsi"/>
              </w:rPr>
              <w:t xml:space="preserve"> Primarstufe – </w:t>
            </w:r>
            <w:r w:rsidR="00DA069B" w:rsidRPr="003935DB">
              <w:rPr>
                <w:rFonts w:cstheme="minorHAnsi"/>
              </w:rPr>
              <w:t>Primarstufe</w:t>
            </w:r>
            <w:r w:rsidRPr="003935DB">
              <w:rPr>
                <w:rFonts w:cstheme="minorHAnsi"/>
              </w:rPr>
              <w:t>-Arbeitsblatt 2</w:t>
            </w:r>
          </w:p>
          <w:p w14:paraId="37557D9E" w14:textId="6C480CC2" w:rsidR="005D6249" w:rsidRPr="003935DB" w:rsidRDefault="005D6249" w:rsidP="005D6249">
            <w:pPr>
              <w:shd w:val="clear" w:color="auto" w:fill="E2EFD9" w:themeFill="accent6" w:themeFillTint="33"/>
              <w:tabs>
                <w:tab w:val="left" w:pos="273"/>
              </w:tabs>
              <w:spacing w:line="276" w:lineRule="auto"/>
              <w:rPr>
                <w:rFonts w:cstheme="minorHAnsi"/>
              </w:rPr>
            </w:pPr>
            <w:r w:rsidRPr="003935DB">
              <w:rPr>
                <w:rFonts w:cstheme="minorHAnsi"/>
                <w:b/>
                <w:bCs/>
              </w:rPr>
              <w:t xml:space="preserve">Anpassung der Erarbeitungsphase: </w:t>
            </w:r>
            <w:r w:rsidRPr="003935DB">
              <w:rPr>
                <w:rFonts w:cstheme="minorHAnsi"/>
              </w:rPr>
              <w:t>Statt der QQQQ-Methode und der Gruppen-Faktenarbeit (zu abstrakt) arbeiten die Kinder mit dem Primarstufe – Detektiv-Arbeitsblatt. Auch der QuellenChecker und die Mini-Infobox entfallen.</w:t>
            </w:r>
          </w:p>
          <w:p w14:paraId="200DD1E7" w14:textId="77777777" w:rsidR="005D6249" w:rsidRPr="003935DB" w:rsidRDefault="005D6249" w:rsidP="005D6249">
            <w:pPr>
              <w:shd w:val="clear" w:color="auto" w:fill="E2EFD9" w:themeFill="accent6" w:themeFillTint="33"/>
              <w:tabs>
                <w:tab w:val="left" w:pos="273"/>
              </w:tabs>
              <w:spacing w:line="276" w:lineRule="auto"/>
              <w:rPr>
                <w:rFonts w:cstheme="minorHAnsi"/>
              </w:rPr>
            </w:pPr>
            <w:r w:rsidRPr="003935DB">
              <w:rPr>
                <w:rFonts w:cstheme="minorHAnsi"/>
                <w:b/>
                <w:bCs/>
              </w:rPr>
              <w:t>Die 3 Detektiv-Fragen:</w:t>
            </w:r>
          </w:p>
          <w:p w14:paraId="4D3A4DC1" w14:textId="103D0E7F" w:rsidR="005D6249" w:rsidRPr="00B76869" w:rsidRDefault="005D6249" w:rsidP="005D6249">
            <w:pPr>
              <w:numPr>
                <w:ilvl w:val="0"/>
                <w:numId w:val="26"/>
              </w:numPr>
              <w:shd w:val="clear" w:color="auto" w:fill="E2EFD9" w:themeFill="accent6" w:themeFillTint="33"/>
              <w:tabs>
                <w:tab w:val="left" w:pos="273"/>
              </w:tabs>
              <w:spacing w:line="276" w:lineRule="auto"/>
              <w:rPr>
                <w:rFonts w:cstheme="minorHAnsi"/>
              </w:rPr>
            </w:pPr>
            <w:r w:rsidRPr="00B76869">
              <w:rPr>
                <w:rFonts w:cstheme="minorHAnsi"/>
                <w:rPrChange w:id="968" w:author="Fabienne Schmaus" w:date="2026-05-11T09:48:00Z" w16du:dateUtc="2026-05-11T07:48:00Z">
                  <w:rPr>
                    <w:rFonts w:cstheme="minorHAnsi"/>
                    <w:i/>
                    <w:iCs/>
                  </w:rPr>
                </w:rPrChange>
              </w:rPr>
              <w:t>Wer sagt das?</w:t>
            </w:r>
            <w:r w:rsidRPr="00B76869">
              <w:rPr>
                <w:rFonts w:cstheme="minorHAnsi"/>
              </w:rPr>
              <w:t xml:space="preserve"> (Mama, ein</w:t>
            </w:r>
            <w:ins w:id="969" w:author="Fabienne Schmaus" w:date="2026-05-11T11:11:00Z" w16du:dateUtc="2026-05-11T09:11:00Z">
              <w:r w:rsidR="00C72ED5">
                <w:rPr>
                  <w:rFonts w:cstheme="minorHAnsi"/>
                </w:rPr>
                <w:t>e Ärztin oder</w:t>
              </w:r>
            </w:ins>
            <w:r w:rsidRPr="00B76869">
              <w:rPr>
                <w:rFonts w:cstheme="minorHAnsi"/>
              </w:rPr>
              <w:t xml:space="preserve"> </w:t>
            </w:r>
            <w:ins w:id="970" w:author="Fabienne Schmaus" w:date="2026-05-11T11:11:00Z" w16du:dateUtc="2026-05-11T09:11:00Z">
              <w:r w:rsidR="00C72ED5">
                <w:rPr>
                  <w:rFonts w:cstheme="minorHAnsi"/>
                </w:rPr>
                <w:t xml:space="preserve">ein </w:t>
              </w:r>
            </w:ins>
            <w:r w:rsidRPr="00B76869">
              <w:rPr>
                <w:rFonts w:cstheme="minorHAnsi"/>
              </w:rPr>
              <w:t>Arzt, jemand im Internet, ein</w:t>
            </w:r>
            <w:ins w:id="971" w:author="Fabienne Schmaus" w:date="2026-05-11T11:11:00Z" w16du:dateUtc="2026-05-11T09:11:00Z">
              <w:r w:rsidR="00C72ED5">
                <w:rPr>
                  <w:rFonts w:cstheme="minorHAnsi"/>
                </w:rPr>
                <w:t>e Freundin oder ein</w:t>
              </w:r>
            </w:ins>
            <w:r w:rsidRPr="00B76869">
              <w:rPr>
                <w:rFonts w:cstheme="minorHAnsi"/>
              </w:rPr>
              <w:t xml:space="preserve"> Freund?)</w:t>
            </w:r>
          </w:p>
          <w:p w14:paraId="50C5BFDA" w14:textId="25651713" w:rsidR="005D6249" w:rsidRPr="00B76869" w:rsidRDefault="005D6249" w:rsidP="005D6249">
            <w:pPr>
              <w:numPr>
                <w:ilvl w:val="0"/>
                <w:numId w:val="26"/>
              </w:numPr>
              <w:shd w:val="clear" w:color="auto" w:fill="E2EFD9" w:themeFill="accent6" w:themeFillTint="33"/>
              <w:tabs>
                <w:tab w:val="left" w:pos="273"/>
              </w:tabs>
              <w:spacing w:line="276" w:lineRule="auto"/>
              <w:rPr>
                <w:rFonts w:cstheme="minorHAnsi"/>
              </w:rPr>
            </w:pPr>
            <w:r w:rsidRPr="00B76869">
              <w:rPr>
                <w:rFonts w:cstheme="minorHAnsi"/>
                <w:rPrChange w:id="972" w:author="Fabienne Schmaus" w:date="2026-05-11T09:48:00Z" w16du:dateUtc="2026-05-11T07:48:00Z">
                  <w:rPr>
                    <w:rFonts w:cstheme="minorHAnsi"/>
                    <w:i/>
                    <w:iCs/>
                  </w:rPr>
                </w:rPrChange>
              </w:rPr>
              <w:t>Warum sagt die Person das?</w:t>
            </w:r>
            <w:r w:rsidRPr="00B76869">
              <w:rPr>
                <w:rFonts w:cstheme="minorHAnsi"/>
              </w:rPr>
              <w:t xml:space="preserve"> (Will sie helfen? Will sie etwas verkaufen? Will sie wichtig wirken?)</w:t>
            </w:r>
          </w:p>
          <w:p w14:paraId="4D5DE6C3" w14:textId="4AF1460C" w:rsidR="005D6249" w:rsidRPr="003935DB" w:rsidRDefault="005D6249" w:rsidP="005D6249">
            <w:pPr>
              <w:numPr>
                <w:ilvl w:val="0"/>
                <w:numId w:val="26"/>
              </w:numPr>
              <w:shd w:val="clear" w:color="auto" w:fill="E2EFD9" w:themeFill="accent6" w:themeFillTint="33"/>
              <w:tabs>
                <w:tab w:val="left" w:pos="273"/>
              </w:tabs>
              <w:spacing w:line="276" w:lineRule="auto"/>
              <w:rPr>
                <w:rFonts w:cstheme="minorHAnsi"/>
              </w:rPr>
            </w:pPr>
            <w:r w:rsidRPr="00B76869">
              <w:rPr>
                <w:rFonts w:cstheme="minorHAnsi"/>
                <w:rPrChange w:id="973" w:author="Fabienne Schmaus" w:date="2026-05-11T09:48:00Z" w16du:dateUtc="2026-05-11T07:48:00Z">
                  <w:rPr>
                    <w:rFonts w:cstheme="minorHAnsi"/>
                    <w:i/>
                    <w:iCs/>
                  </w:rPr>
                </w:rPrChange>
              </w:rPr>
              <w:t>Fragt noch jemand anders?</w:t>
            </w:r>
            <w:r w:rsidRPr="00B76869">
              <w:rPr>
                <w:rFonts w:cstheme="minorHAnsi"/>
              </w:rPr>
              <w:t xml:space="preserve"> (Was </w:t>
            </w:r>
            <w:del w:id="974" w:author="Fabienne Schmaus" w:date="2026-05-11T09:48:00Z" w16du:dateUtc="2026-05-11T07:48:00Z">
              <w:r w:rsidRPr="00B76869" w:rsidDel="00B76869">
                <w:rPr>
                  <w:rFonts w:cstheme="minorHAnsi"/>
                </w:rPr>
                <w:delText xml:space="preserve">sagt </w:delText>
              </w:r>
            </w:del>
            <w:ins w:id="975" w:author="Fabienne Schmaus" w:date="2026-05-11T09:48:00Z" w16du:dateUtc="2026-05-11T07:48:00Z">
              <w:r w:rsidR="00B76869">
                <w:rPr>
                  <w:rFonts w:cstheme="minorHAnsi"/>
                </w:rPr>
                <w:t>sagen</w:t>
              </w:r>
              <w:r w:rsidR="00B76869" w:rsidRPr="00B76869">
                <w:rPr>
                  <w:rFonts w:cstheme="minorHAnsi"/>
                </w:rPr>
                <w:t xml:space="preserve"> </w:t>
              </w:r>
            </w:ins>
            <w:del w:id="976" w:author="Fabienne Schmaus" w:date="2026-05-11T09:48:00Z" w16du:dateUtc="2026-05-11T07:48:00Z">
              <w:r w:rsidRPr="00B76869" w:rsidDel="00B76869">
                <w:rPr>
                  <w:rFonts w:cstheme="minorHAnsi"/>
                </w:rPr>
                <w:delText xml:space="preserve">ein </w:delText>
              </w:r>
            </w:del>
            <w:r w:rsidRPr="00B76869">
              <w:rPr>
                <w:rFonts w:cstheme="minorHAnsi"/>
              </w:rPr>
              <w:t>andere</w:t>
            </w:r>
            <w:del w:id="977" w:author="Fabienne Schmaus" w:date="2026-05-11T09:48:00Z" w16du:dateUtc="2026-05-11T07:48:00Z">
              <w:r w:rsidRPr="00B76869" w:rsidDel="00B76869">
                <w:rPr>
                  <w:rFonts w:cstheme="minorHAnsi"/>
                </w:rPr>
                <w:delText>r</w:delText>
              </w:r>
            </w:del>
            <w:r w:rsidRPr="00B76869">
              <w:rPr>
                <w:rFonts w:cstheme="minorHAnsi"/>
              </w:rPr>
              <w:t xml:space="preserve"> </w:t>
            </w:r>
            <w:del w:id="978" w:author="Fabienne Schmaus" w:date="2026-05-11T09:48:00Z" w16du:dateUtc="2026-05-11T07:48:00Z">
              <w:r w:rsidRPr="00B76869" w:rsidDel="00B76869">
                <w:rPr>
                  <w:rFonts w:cstheme="minorHAnsi"/>
                </w:rPr>
                <w:delText xml:space="preserve">Erwachsener </w:delText>
              </w:r>
            </w:del>
            <w:ins w:id="979" w:author="Fabienne Schmaus" w:date="2026-05-11T09:48:00Z" w16du:dateUtc="2026-05-11T07:48:00Z">
              <w:r w:rsidR="00B76869" w:rsidRPr="00B76869">
                <w:rPr>
                  <w:rFonts w:cstheme="minorHAnsi"/>
                </w:rPr>
                <w:t xml:space="preserve">Erwachsene </w:t>
              </w:r>
            </w:ins>
            <w:ins w:id="980" w:author="Fabienne Schmaus" w:date="2026-05-11T09:49:00Z" w16du:dateUtc="2026-05-11T07:49:00Z">
              <w:r w:rsidR="00B76869">
                <w:rPr>
                  <w:rFonts w:cstheme="minorHAnsi"/>
                </w:rPr>
                <w:t xml:space="preserve">dazu </w:t>
              </w:r>
            </w:ins>
            <w:r w:rsidRPr="00B76869">
              <w:rPr>
                <w:rFonts w:cstheme="minorHAnsi"/>
              </w:rPr>
              <w:t xml:space="preserve">– </w:t>
            </w:r>
            <w:ins w:id="981" w:author="Fabienne Schmaus" w:date="2026-05-11T09:48:00Z" w16du:dateUtc="2026-05-11T07:48:00Z">
              <w:r w:rsidR="00B76869">
                <w:rPr>
                  <w:rFonts w:cstheme="minorHAnsi"/>
                </w:rPr>
                <w:t xml:space="preserve">die Ärztin oder der </w:t>
              </w:r>
            </w:ins>
            <w:r w:rsidRPr="00B76869">
              <w:rPr>
                <w:rFonts w:cstheme="minorHAnsi"/>
              </w:rPr>
              <w:t xml:space="preserve">Arzt, </w:t>
            </w:r>
            <w:ins w:id="982" w:author="Fabienne Schmaus" w:date="2026-05-11T09:48:00Z" w16du:dateUtc="2026-05-11T07:48:00Z">
              <w:r w:rsidR="00B76869">
                <w:rPr>
                  <w:rFonts w:cstheme="minorHAnsi"/>
                </w:rPr>
                <w:t xml:space="preserve">die </w:t>
              </w:r>
            </w:ins>
            <w:r w:rsidRPr="00B76869">
              <w:rPr>
                <w:rFonts w:cstheme="minorHAnsi"/>
              </w:rPr>
              <w:t>Lehrerin</w:t>
            </w:r>
            <w:ins w:id="983" w:author="Fabienne Schmaus" w:date="2026-05-11T09:48:00Z" w16du:dateUtc="2026-05-11T07:48:00Z">
              <w:r w:rsidR="00B76869">
                <w:rPr>
                  <w:rFonts w:cstheme="minorHAnsi"/>
                </w:rPr>
                <w:t xml:space="preserve"> oder der Lehrer</w:t>
              </w:r>
            </w:ins>
            <w:r w:rsidRPr="00B76869">
              <w:rPr>
                <w:rFonts w:cstheme="minorHAnsi"/>
              </w:rPr>
              <w:t xml:space="preserve">, </w:t>
            </w:r>
            <w:ins w:id="984" w:author="Fabienne Schmaus" w:date="2026-05-11T09:48:00Z" w16du:dateUtc="2026-05-11T07:48:00Z">
              <w:r w:rsidR="00B76869">
                <w:rPr>
                  <w:rFonts w:cstheme="minorHAnsi"/>
                </w:rPr>
                <w:t>die</w:t>
              </w:r>
            </w:ins>
            <w:ins w:id="985" w:author="Fabienne Schmaus" w:date="2026-05-11T09:49:00Z" w16du:dateUtc="2026-05-11T07:49:00Z">
              <w:r w:rsidR="00B76869">
                <w:rPr>
                  <w:rFonts w:cstheme="minorHAnsi"/>
                </w:rPr>
                <w:t xml:space="preserve"> Eltern</w:t>
              </w:r>
            </w:ins>
            <w:del w:id="986" w:author="Fabienne Schmaus" w:date="2026-05-11T09:49:00Z" w16du:dateUtc="2026-05-11T07:49:00Z">
              <w:r w:rsidRPr="00B76869" w:rsidDel="00B76869">
                <w:rPr>
                  <w:rFonts w:cstheme="minorHAnsi"/>
                </w:rPr>
                <w:delText>Elternteil</w:delText>
              </w:r>
              <w:r w:rsidRPr="003935DB" w:rsidDel="00B76869">
                <w:rPr>
                  <w:rFonts w:cstheme="minorHAnsi"/>
                </w:rPr>
                <w:delText xml:space="preserve"> – dazu</w:delText>
              </w:r>
            </w:del>
            <w:r w:rsidRPr="003935DB">
              <w:rPr>
                <w:rFonts w:cstheme="minorHAnsi"/>
              </w:rPr>
              <w:t>?)</w:t>
            </w:r>
          </w:p>
          <w:p w14:paraId="44E4C469" w14:textId="72D8DFBD" w:rsidR="005D6249" w:rsidRPr="003935DB" w:rsidDel="00C72ED5" w:rsidRDefault="005D6249" w:rsidP="005D6249">
            <w:pPr>
              <w:shd w:val="clear" w:color="auto" w:fill="E2EFD9" w:themeFill="accent6" w:themeFillTint="33"/>
              <w:tabs>
                <w:tab w:val="left" w:pos="273"/>
              </w:tabs>
              <w:spacing w:line="276" w:lineRule="auto"/>
              <w:rPr>
                <w:del w:id="987" w:author="Fabienne Schmaus" w:date="2026-05-11T11:12:00Z" w16du:dateUtc="2026-05-11T09:12:00Z"/>
                <w:rFonts w:cstheme="minorHAnsi"/>
              </w:rPr>
            </w:pPr>
          </w:p>
          <w:p w14:paraId="528CC1F7" w14:textId="77777777" w:rsidR="005D6249" w:rsidRPr="003935DB" w:rsidRDefault="005D6249" w:rsidP="005D6249">
            <w:pPr>
              <w:shd w:val="clear" w:color="auto" w:fill="E2EFD9" w:themeFill="accent6" w:themeFillTint="33"/>
              <w:tabs>
                <w:tab w:val="left" w:pos="273"/>
              </w:tabs>
              <w:spacing w:line="276" w:lineRule="auto"/>
              <w:rPr>
                <w:rFonts w:cstheme="minorHAnsi"/>
                <w:b/>
                <w:bCs/>
              </w:rPr>
            </w:pPr>
            <w:r w:rsidRPr="003935DB">
              <w:rPr>
                <w:rFonts w:cstheme="minorHAnsi"/>
                <w:b/>
                <w:bCs/>
              </w:rPr>
              <w:t>Methodische Hinweise:</w:t>
            </w:r>
          </w:p>
          <w:p w14:paraId="6F8227AA" w14:textId="14B7235B" w:rsidR="005D6249" w:rsidRPr="00C72ED5" w:rsidRDefault="00C72ED5" w:rsidP="005D6249">
            <w:pPr>
              <w:numPr>
                <w:ilvl w:val="0"/>
                <w:numId w:val="27"/>
              </w:numPr>
              <w:shd w:val="clear" w:color="auto" w:fill="E2EFD9" w:themeFill="accent6" w:themeFillTint="33"/>
              <w:tabs>
                <w:tab w:val="left" w:pos="273"/>
              </w:tabs>
              <w:spacing w:line="276" w:lineRule="auto"/>
              <w:rPr>
                <w:rFonts w:cstheme="minorHAnsi"/>
              </w:rPr>
            </w:pPr>
            <w:ins w:id="988" w:author="Fabienne Schmaus" w:date="2026-05-11T11:12:00Z" w16du:dateUtc="2026-05-11T09:12:00Z">
              <w:r>
                <w:rPr>
                  <w:rFonts w:cstheme="minorHAnsi"/>
                </w:rPr>
                <w:t xml:space="preserve">Das </w:t>
              </w:r>
            </w:ins>
            <w:r w:rsidR="005D6249" w:rsidRPr="003935DB">
              <w:rPr>
                <w:rFonts w:cstheme="minorHAnsi"/>
              </w:rPr>
              <w:t xml:space="preserve">Detektiv-Blatt wird </w:t>
            </w:r>
            <w:r w:rsidR="005D6249" w:rsidRPr="00C72ED5">
              <w:rPr>
                <w:rFonts w:cstheme="minorHAnsi"/>
              </w:rPr>
              <w:t xml:space="preserve">in </w:t>
            </w:r>
            <w:commentRangeStart w:id="989"/>
            <w:commentRangeStart w:id="990"/>
            <w:r w:rsidR="005D6249" w:rsidRPr="00C72ED5">
              <w:rPr>
                <w:rFonts w:cstheme="minorHAnsi"/>
                <w:rPrChange w:id="991" w:author="Fabienne Schmaus" w:date="2026-05-11T11:12:00Z" w16du:dateUtc="2026-05-11T09:12:00Z">
                  <w:rPr>
                    <w:rFonts w:cstheme="minorHAnsi"/>
                    <w:b/>
                    <w:bCs/>
                  </w:rPr>
                </w:rPrChange>
              </w:rPr>
              <w:t>2er-</w:t>
            </w:r>
            <w:del w:id="992" w:author="Michael Kohl" w:date="2026-05-20T14:27:00Z" w16du:dateUtc="2026-05-20T12:27:00Z">
              <w:r w:rsidR="005D6249" w:rsidRPr="00C72ED5" w:rsidDel="00D12BDC">
                <w:rPr>
                  <w:rFonts w:cstheme="minorHAnsi"/>
                  <w:rPrChange w:id="993" w:author="Fabienne Schmaus" w:date="2026-05-11T11:12:00Z" w16du:dateUtc="2026-05-11T09:12:00Z">
                    <w:rPr>
                      <w:rFonts w:cstheme="minorHAnsi"/>
                      <w:b/>
                      <w:bCs/>
                    </w:rPr>
                  </w:rPrChange>
                </w:rPr>
                <w:delText>Paaren</w:delText>
              </w:r>
            </w:del>
            <w:ins w:id="994" w:author="Michael Kohl" w:date="2026-05-20T14:27:00Z" w16du:dateUtc="2026-05-20T12:27:00Z">
              <w:r w:rsidR="00D12BDC">
                <w:rPr>
                  <w:rFonts w:cstheme="minorHAnsi"/>
                </w:rPr>
                <w:t>Gruppen</w:t>
              </w:r>
            </w:ins>
            <w:r w:rsidR="005D6249" w:rsidRPr="00C72ED5">
              <w:rPr>
                <w:rFonts w:cstheme="minorHAnsi"/>
              </w:rPr>
              <w:t xml:space="preserve"> </w:t>
            </w:r>
            <w:commentRangeEnd w:id="989"/>
            <w:r w:rsidR="00325DBA" w:rsidRPr="00C72ED5">
              <w:rPr>
                <w:rStyle w:val="Kommentarzeichen"/>
                <w:rFonts w:cstheme="minorHAnsi"/>
                <w:sz w:val="22"/>
                <w:szCs w:val="22"/>
              </w:rPr>
              <w:commentReference w:id="989"/>
            </w:r>
            <w:commentRangeEnd w:id="990"/>
            <w:r w:rsidR="00D12BDC" w:rsidRPr="00C72ED5">
              <w:rPr>
                <w:rStyle w:val="Kommentarzeichen"/>
                <w:rFonts w:cstheme="minorHAnsi"/>
                <w:sz w:val="22"/>
                <w:szCs w:val="22"/>
              </w:rPr>
              <w:commentReference w:id="990"/>
            </w:r>
            <w:r w:rsidR="005D6249" w:rsidRPr="00C72ED5">
              <w:rPr>
                <w:rFonts w:cstheme="minorHAnsi"/>
              </w:rPr>
              <w:t>bearbeitet</w:t>
            </w:r>
            <w:ins w:id="995" w:author="Fabienne Schmaus" w:date="2026-05-11T11:12:00Z" w16du:dateUtc="2026-05-11T09:12:00Z">
              <w:r w:rsidRPr="00C72ED5">
                <w:rPr>
                  <w:rFonts w:cstheme="minorHAnsi"/>
                </w:rPr>
                <w:t>.</w:t>
              </w:r>
            </w:ins>
          </w:p>
          <w:p w14:paraId="6F389513" w14:textId="61D14CCE" w:rsidR="005D6249" w:rsidRPr="00C72ED5" w:rsidRDefault="005D6249" w:rsidP="005D6249">
            <w:pPr>
              <w:numPr>
                <w:ilvl w:val="0"/>
                <w:numId w:val="27"/>
              </w:numPr>
              <w:shd w:val="clear" w:color="auto" w:fill="E2EFD9" w:themeFill="accent6" w:themeFillTint="33"/>
              <w:tabs>
                <w:tab w:val="left" w:pos="273"/>
              </w:tabs>
              <w:spacing w:line="276" w:lineRule="auto"/>
              <w:rPr>
                <w:rFonts w:cstheme="minorHAnsi"/>
              </w:rPr>
            </w:pPr>
            <w:r w:rsidRPr="00C72ED5">
              <w:rPr>
                <w:rFonts w:cstheme="minorHAnsi"/>
              </w:rPr>
              <w:t>2</w:t>
            </w:r>
            <w:ins w:id="996" w:author="Fabienne Schmaus" w:date="2026-05-11T09:49:00Z" w16du:dateUtc="2026-05-11T07:49:00Z">
              <w:r w:rsidR="00B76869" w:rsidRPr="00C72ED5">
                <w:rPr>
                  <w:rFonts w:cstheme="minorHAnsi"/>
                </w:rPr>
                <w:t> </w:t>
              </w:r>
            </w:ins>
            <w:r w:rsidRPr="00C72ED5">
              <w:rPr>
                <w:rFonts w:cstheme="minorHAnsi"/>
              </w:rPr>
              <w:t>–</w:t>
            </w:r>
            <w:ins w:id="997" w:author="Fabienne Schmaus" w:date="2026-05-11T09:49:00Z" w16du:dateUtc="2026-05-11T07:49:00Z">
              <w:r w:rsidR="00B76869" w:rsidRPr="00C72ED5">
                <w:rPr>
                  <w:rFonts w:cstheme="minorHAnsi"/>
                </w:rPr>
                <w:t xml:space="preserve"> </w:t>
              </w:r>
            </w:ins>
            <w:r w:rsidRPr="00C72ED5">
              <w:rPr>
                <w:rFonts w:cstheme="minorHAnsi"/>
              </w:rPr>
              <w:t>3 kindgerechte Mini-Szenarien (je 2</w:t>
            </w:r>
            <w:ins w:id="998" w:author="Fabienne Schmaus" w:date="2026-05-11T09:49:00Z" w16du:dateUtc="2026-05-11T07:49:00Z">
              <w:r w:rsidR="00B76869" w:rsidRPr="00C72ED5">
                <w:rPr>
                  <w:rFonts w:cstheme="minorHAnsi"/>
                </w:rPr>
                <w:t> </w:t>
              </w:r>
            </w:ins>
            <w:r w:rsidRPr="00C72ED5">
              <w:rPr>
                <w:rFonts w:cstheme="minorHAnsi"/>
              </w:rPr>
              <w:t>–</w:t>
            </w:r>
            <w:ins w:id="999" w:author="Fabienne Schmaus" w:date="2026-05-11T09:49:00Z" w16du:dateUtc="2026-05-11T07:49:00Z">
              <w:r w:rsidR="00B76869" w:rsidRPr="00C72ED5">
                <w:rPr>
                  <w:rFonts w:cstheme="minorHAnsi"/>
                </w:rPr>
                <w:t xml:space="preserve"> </w:t>
              </w:r>
            </w:ins>
            <w:r w:rsidRPr="00C72ED5">
              <w:rPr>
                <w:rFonts w:cstheme="minorHAnsi"/>
              </w:rPr>
              <w:t xml:space="preserve">3 Sätze) werden von der Lehrkraft </w:t>
            </w:r>
            <w:r w:rsidRPr="00C72ED5">
              <w:rPr>
                <w:rFonts w:cstheme="minorHAnsi"/>
                <w:rPrChange w:id="1000" w:author="Fabienne Schmaus" w:date="2026-05-11T11:12:00Z" w16du:dateUtc="2026-05-11T09:12:00Z">
                  <w:rPr>
                    <w:rFonts w:cstheme="minorHAnsi"/>
                    <w:b/>
                    <w:bCs/>
                  </w:rPr>
                </w:rPrChange>
              </w:rPr>
              <w:t>vorgelesen</w:t>
            </w:r>
            <w:del w:id="1001" w:author="Fabienne Schmaus" w:date="2026-05-11T09:49:00Z" w16du:dateUtc="2026-05-11T07:49:00Z">
              <w:r w:rsidRPr="00C72ED5" w:rsidDel="00B76869">
                <w:rPr>
                  <w:rFonts w:cstheme="minorHAnsi"/>
                </w:rPr>
                <w:delText xml:space="preserve"> – </w:delText>
              </w:r>
            </w:del>
            <w:ins w:id="1002" w:author="Fabienne Schmaus" w:date="2026-05-11T09:49:00Z" w16du:dateUtc="2026-05-11T07:49:00Z">
              <w:r w:rsidR="00B76869" w:rsidRPr="00C72ED5">
                <w:rPr>
                  <w:rFonts w:cstheme="minorHAnsi"/>
                </w:rPr>
                <w:t xml:space="preserve">. </w:t>
              </w:r>
              <w:r w:rsidR="00B76869" w:rsidRPr="00C72ED5">
                <w:rPr>
                  <w:rFonts w:cstheme="minorHAnsi"/>
                </w:rPr>
                <w:br/>
                <w:t>K</w:t>
              </w:r>
            </w:ins>
            <w:del w:id="1003" w:author="Fabienne Schmaus" w:date="2026-05-11T09:49:00Z" w16du:dateUtc="2026-05-11T07:49:00Z">
              <w:r w:rsidRPr="00C72ED5" w:rsidDel="00B76869">
                <w:rPr>
                  <w:rFonts w:cstheme="minorHAnsi"/>
                </w:rPr>
                <w:delText>k</w:delText>
              </w:r>
            </w:del>
            <w:r w:rsidRPr="00C72ED5">
              <w:rPr>
                <w:rFonts w:cstheme="minorHAnsi"/>
              </w:rPr>
              <w:t xml:space="preserve">ein Lesen </w:t>
            </w:r>
            <w:ins w:id="1004" w:author="Fabienne Schmaus" w:date="2026-05-11T09:49:00Z" w16du:dateUtc="2026-05-11T07:49:00Z">
              <w:r w:rsidR="00B76869" w:rsidRPr="00C72ED5">
                <w:rPr>
                  <w:rFonts w:cstheme="minorHAnsi"/>
                </w:rPr>
                <w:t xml:space="preserve">ist </w:t>
              </w:r>
            </w:ins>
            <w:r w:rsidRPr="00C72ED5">
              <w:rPr>
                <w:rFonts w:cstheme="minorHAnsi"/>
              </w:rPr>
              <w:t>erforderlich</w:t>
            </w:r>
            <w:ins w:id="1005" w:author="Fabienne Schmaus" w:date="2026-05-11T09:49:00Z" w16du:dateUtc="2026-05-11T07:49:00Z">
              <w:r w:rsidR="00B76869" w:rsidRPr="00C72ED5">
                <w:rPr>
                  <w:rFonts w:cstheme="minorHAnsi"/>
                </w:rPr>
                <w:t>.</w:t>
              </w:r>
            </w:ins>
          </w:p>
          <w:p w14:paraId="68BBDE87" w14:textId="3E06D692" w:rsidR="005D6249" w:rsidRPr="003935DB" w:rsidRDefault="00C72ED5" w:rsidP="005D6249">
            <w:pPr>
              <w:numPr>
                <w:ilvl w:val="0"/>
                <w:numId w:val="27"/>
              </w:numPr>
              <w:shd w:val="clear" w:color="auto" w:fill="E2EFD9" w:themeFill="accent6" w:themeFillTint="33"/>
              <w:tabs>
                <w:tab w:val="left" w:pos="273"/>
              </w:tabs>
              <w:spacing w:line="276" w:lineRule="auto"/>
              <w:rPr>
                <w:rFonts w:cstheme="minorHAnsi"/>
              </w:rPr>
            </w:pPr>
            <w:ins w:id="1006" w:author="Fabienne Schmaus" w:date="2026-05-11T11:13:00Z" w16du:dateUtc="2026-05-11T09:13:00Z">
              <w:r>
                <w:rPr>
                  <w:rFonts w:cstheme="minorHAnsi"/>
                </w:rPr>
                <w:t xml:space="preserve">Die </w:t>
              </w:r>
            </w:ins>
            <w:r w:rsidR="005D6249" w:rsidRPr="003935DB">
              <w:rPr>
                <w:rFonts w:cstheme="minorHAnsi"/>
              </w:rPr>
              <w:t>Kinder kreuzen an oder zeichnen, wer die Aussage macht</w:t>
            </w:r>
            <w:ins w:id="1007" w:author="Fabienne Schmaus" w:date="2026-05-11T11:13:00Z" w16du:dateUtc="2026-05-11T09:13:00Z">
              <w:r>
                <w:rPr>
                  <w:rFonts w:cstheme="minorHAnsi"/>
                </w:rPr>
                <w:t>.</w:t>
              </w:r>
            </w:ins>
          </w:p>
          <w:p w14:paraId="0A54DF27" w14:textId="19D8A3DE" w:rsidR="005D6249" w:rsidRPr="003935DB" w:rsidRDefault="005D6249" w:rsidP="005D6249">
            <w:pPr>
              <w:numPr>
                <w:ilvl w:val="0"/>
                <w:numId w:val="27"/>
              </w:numPr>
              <w:shd w:val="clear" w:color="auto" w:fill="E2EFD9" w:themeFill="accent6" w:themeFillTint="33"/>
              <w:tabs>
                <w:tab w:val="left" w:pos="273"/>
              </w:tabs>
              <w:spacing w:line="276" w:lineRule="auto"/>
              <w:rPr>
                <w:rFonts w:cstheme="minorHAnsi"/>
              </w:rPr>
            </w:pPr>
            <w:r w:rsidRPr="003935DB">
              <w:rPr>
                <w:rFonts w:cstheme="minorHAnsi"/>
              </w:rPr>
              <w:t>Abschluss im Sitzkreis: Kinder berichten, was sie herausgefunden haben</w:t>
            </w:r>
            <w:ins w:id="1008" w:author="Fabienne Schmaus" w:date="2026-05-11T11:13:00Z" w16du:dateUtc="2026-05-11T09:13:00Z">
              <w:r w:rsidR="00C72ED5">
                <w:rPr>
                  <w:rFonts w:cstheme="minorHAnsi"/>
                </w:rPr>
                <w:t>.</w:t>
              </w:r>
            </w:ins>
          </w:p>
          <w:p w14:paraId="7501832D" w14:textId="22E220D8" w:rsidR="005D6249" w:rsidRPr="003935DB" w:rsidRDefault="005D6249" w:rsidP="005D6249">
            <w:pPr>
              <w:numPr>
                <w:ilvl w:val="0"/>
                <w:numId w:val="27"/>
              </w:numPr>
              <w:shd w:val="clear" w:color="auto" w:fill="E2EFD9" w:themeFill="accent6" w:themeFillTint="33"/>
              <w:tabs>
                <w:tab w:val="left" w:pos="273"/>
              </w:tabs>
              <w:spacing w:line="276" w:lineRule="auto"/>
              <w:rPr>
                <w:rFonts w:cstheme="minorHAnsi"/>
              </w:rPr>
            </w:pPr>
            <w:r w:rsidRPr="003935DB">
              <w:rPr>
                <w:rFonts w:cstheme="minorHAnsi"/>
              </w:rPr>
              <w:t xml:space="preserve">Rückbindung an Phase 2: </w:t>
            </w:r>
            <w:r w:rsidR="008A0BA9">
              <w:rPr>
                <w:rFonts w:cstheme="minorHAnsi"/>
              </w:rPr>
              <w:t>„</w:t>
            </w:r>
            <w:r w:rsidRPr="003935DB">
              <w:rPr>
                <w:rFonts w:cstheme="minorHAnsi"/>
              </w:rPr>
              <w:t>Genau das hat Lena gefehlt</w:t>
            </w:r>
            <w:ins w:id="1009" w:author="Fabienne Schmaus" w:date="2026-05-11T11:13:00Z" w16du:dateUtc="2026-05-11T09:13:00Z">
              <w:r w:rsidR="00C72ED5">
                <w:rPr>
                  <w:rFonts w:cstheme="minorHAnsi"/>
                </w:rPr>
                <w:t>: J</w:t>
              </w:r>
            </w:ins>
            <w:del w:id="1010" w:author="Fabienne Schmaus" w:date="2026-05-11T11:13:00Z" w16du:dateUtc="2026-05-11T09:13:00Z">
              <w:r w:rsidRPr="003935DB" w:rsidDel="00C72ED5">
                <w:rPr>
                  <w:rFonts w:cstheme="minorHAnsi"/>
                </w:rPr>
                <w:delText xml:space="preserve"> – j</w:delText>
              </w:r>
            </w:del>
            <w:r w:rsidRPr="003935DB">
              <w:rPr>
                <w:rFonts w:cstheme="minorHAnsi"/>
              </w:rPr>
              <w:t>emand, der die drei Fragen stellt.</w:t>
            </w:r>
            <w:r w:rsidR="008A0BA9">
              <w:rPr>
                <w:rFonts w:cstheme="minorHAnsi"/>
              </w:rPr>
              <w:t>“</w:t>
            </w:r>
          </w:p>
          <w:p w14:paraId="30C863E0" w14:textId="1D114757" w:rsidR="005D6249" w:rsidRPr="003935DB" w:rsidDel="00C72ED5" w:rsidRDefault="005D6249" w:rsidP="005D6249">
            <w:pPr>
              <w:tabs>
                <w:tab w:val="left" w:pos="273"/>
              </w:tabs>
              <w:spacing w:line="276" w:lineRule="auto"/>
              <w:rPr>
                <w:del w:id="1011" w:author="Fabienne Schmaus" w:date="2026-05-11T11:13:00Z" w16du:dateUtc="2026-05-11T09:13:00Z"/>
                <w:rFonts w:cstheme="minorHAnsi"/>
              </w:rPr>
            </w:pPr>
          </w:p>
          <w:p w14:paraId="743F04AF" w14:textId="77777777" w:rsidR="0087531C" w:rsidRPr="003935DB" w:rsidRDefault="0087531C" w:rsidP="00F07C29">
            <w:pPr>
              <w:tabs>
                <w:tab w:val="left" w:pos="273"/>
              </w:tabs>
              <w:spacing w:line="276" w:lineRule="auto"/>
              <w:rPr>
                <w:rFonts w:cstheme="minorHAnsi"/>
                <w:b/>
                <w:bCs/>
              </w:rPr>
            </w:pPr>
          </w:p>
          <w:p w14:paraId="679F9F8C" w14:textId="332B4EC7" w:rsidR="00E2256E" w:rsidRPr="003935DB" w:rsidRDefault="00E2256E" w:rsidP="00E2256E">
            <w:pPr>
              <w:tabs>
                <w:tab w:val="left" w:pos="273"/>
              </w:tabs>
              <w:spacing w:line="276" w:lineRule="auto"/>
              <w:rPr>
                <w:rFonts w:cstheme="minorHAnsi"/>
              </w:rPr>
            </w:pPr>
            <w:r w:rsidRPr="003935DB">
              <w:rPr>
                <w:rFonts w:cstheme="minorHAnsi"/>
              </w:rPr>
              <w:t>Kurzer Schluss</w:t>
            </w:r>
            <w:del w:id="1012" w:author="Fabienne Schmaus" w:date="2026-05-11T11:14:00Z" w16du:dateUtc="2026-05-11T09:14:00Z">
              <w:r w:rsidRPr="003935DB" w:rsidDel="00C72ED5">
                <w:rPr>
                  <w:rFonts w:cstheme="minorHAnsi"/>
                </w:rPr>
                <w:delText>-I</w:delText>
              </w:r>
            </w:del>
            <w:ins w:id="1013" w:author="Fabienne Schmaus" w:date="2026-05-11T11:14:00Z" w16du:dateUtc="2026-05-11T09:14:00Z">
              <w:r w:rsidR="00C72ED5">
                <w:rPr>
                  <w:rFonts w:cstheme="minorHAnsi"/>
                </w:rPr>
                <w:t>i</w:t>
              </w:r>
            </w:ins>
            <w:r w:rsidRPr="003935DB">
              <w:rPr>
                <w:rFonts w:cstheme="minorHAnsi"/>
              </w:rPr>
              <w:t xml:space="preserve">mpuls: </w:t>
            </w:r>
            <w:r w:rsidR="008A0BA9">
              <w:rPr>
                <w:rFonts w:cstheme="minorHAnsi"/>
              </w:rPr>
              <w:t>„</w:t>
            </w:r>
            <w:r w:rsidRPr="003935DB">
              <w:rPr>
                <w:rFonts w:cstheme="minorHAnsi"/>
              </w:rPr>
              <w:t>Unkritisch übernommene Gesundheitstipps können zu schädlichen Entscheidungen führen</w:t>
            </w:r>
            <w:ins w:id="1014" w:author="Fabienne Schmaus" w:date="2026-05-11T09:49:00Z" w16du:dateUtc="2026-05-11T07:49:00Z">
              <w:r w:rsidR="00B76869">
                <w:rPr>
                  <w:rFonts w:cstheme="minorHAnsi"/>
                </w:rPr>
                <w:t>. D</w:t>
              </w:r>
            </w:ins>
            <w:del w:id="1015" w:author="Fabienne Schmaus" w:date="2026-05-11T09:49:00Z" w16du:dateUtc="2026-05-11T07:49:00Z">
              <w:r w:rsidRPr="003935DB" w:rsidDel="00B76869">
                <w:rPr>
                  <w:rFonts w:cstheme="minorHAnsi"/>
                </w:rPr>
                <w:delText xml:space="preserve"> – d</w:delText>
              </w:r>
            </w:del>
            <w:r w:rsidRPr="003935DB">
              <w:rPr>
                <w:rFonts w:cstheme="minorHAnsi"/>
              </w:rPr>
              <w:t xml:space="preserve">ie QQQQ-Methode schützt vor gesundheitlichen Fehlentscheidungen und stärkt Selbstbestimmung </w:t>
            </w:r>
            <w:r w:rsidRPr="003935DB">
              <w:rPr>
                <w:rFonts w:cstheme="minorHAnsi"/>
              </w:rPr>
              <w:lastRenderedPageBreak/>
              <w:t>über den eigenen Körper. Denn vor allem verzerrte Körperbilder können teils zu dramatischen gesundheitlichen Konsequenzen führen.</w:t>
            </w:r>
            <w:ins w:id="1016" w:author="Fabienne Schmaus" w:date="2026-05-11T11:14:00Z" w16du:dateUtc="2026-05-11T09:14:00Z">
              <w:r w:rsidR="00C72ED5">
                <w:rPr>
                  <w:rFonts w:cstheme="minorHAnsi"/>
                </w:rPr>
                <w:t>“</w:t>
              </w:r>
            </w:ins>
            <w:r w:rsidRPr="003935DB">
              <w:rPr>
                <w:rFonts w:cstheme="minorHAnsi"/>
              </w:rPr>
              <w:t xml:space="preserve"> </w:t>
            </w:r>
          </w:p>
          <w:p w14:paraId="1D7AA49F" w14:textId="45C4EBAF" w:rsidR="002C39FF" w:rsidRPr="003935DB" w:rsidDel="00C72ED5" w:rsidRDefault="002C39FF" w:rsidP="00F07C29">
            <w:pPr>
              <w:tabs>
                <w:tab w:val="left" w:pos="273"/>
              </w:tabs>
              <w:spacing w:line="276" w:lineRule="auto"/>
              <w:rPr>
                <w:del w:id="1017" w:author="Fabienne Schmaus" w:date="2026-05-11T11:14:00Z" w16du:dateUtc="2026-05-11T09:14:00Z"/>
                <w:rFonts w:cstheme="minorHAnsi"/>
              </w:rPr>
            </w:pPr>
          </w:p>
          <w:p w14:paraId="45C1315C" w14:textId="77777777" w:rsidR="002C39FF" w:rsidRPr="003935DB" w:rsidRDefault="002C39FF" w:rsidP="002C39FF">
            <w:pPr>
              <w:tabs>
                <w:tab w:val="left" w:pos="273"/>
              </w:tabs>
              <w:spacing w:line="276" w:lineRule="auto"/>
              <w:rPr>
                <w:rFonts w:cstheme="minorHAnsi"/>
              </w:rPr>
            </w:pPr>
            <w:r w:rsidRPr="003935DB">
              <w:rPr>
                <w:rFonts w:cstheme="minorHAnsi"/>
              </w:rPr>
              <w:t>___________________________________________________________________________</w:t>
            </w:r>
          </w:p>
          <w:p w14:paraId="1345A647" w14:textId="04836EFF" w:rsidR="002C39FF" w:rsidRPr="003935DB" w:rsidRDefault="002C39FF" w:rsidP="00F07C29">
            <w:pPr>
              <w:tabs>
                <w:tab w:val="left" w:pos="273"/>
              </w:tabs>
              <w:spacing w:line="276" w:lineRule="auto"/>
              <w:rPr>
                <w:rFonts w:cstheme="minorHAnsi"/>
                <w:b/>
                <w:bCs/>
                <w:sz w:val="26"/>
                <w:szCs w:val="26"/>
              </w:rPr>
            </w:pPr>
            <w:del w:id="1018" w:author="Michael Kohl" w:date="2026-05-20T13:15:00Z" w16du:dateUtc="2026-05-20T11:15:00Z">
              <w:r w:rsidRPr="003935DB" w:rsidDel="00B73D10">
                <w:rPr>
                  <w:rFonts w:cstheme="minorHAnsi"/>
                  <w:b/>
                  <w:bCs/>
                  <w:sz w:val="26"/>
                  <w:szCs w:val="26"/>
                </w:rPr>
                <w:delText>Erarbeitung 2</w:delText>
              </w:r>
            </w:del>
            <w:ins w:id="1019" w:author="Michael Kohl" w:date="2026-05-20T13:15:00Z" w16du:dateUtc="2026-05-20T11:15:00Z">
              <w:r w:rsidR="00B73D10">
                <w:rPr>
                  <w:rFonts w:cstheme="minorHAnsi"/>
                  <w:b/>
                  <w:bCs/>
                  <w:sz w:val="26"/>
                  <w:szCs w:val="26"/>
                </w:rPr>
                <w:t>Vertiefung</w:t>
              </w:r>
            </w:ins>
          </w:p>
          <w:p w14:paraId="6BA27945" w14:textId="77777777" w:rsidR="00817E2A" w:rsidRPr="00817E2A" w:rsidRDefault="00817E2A" w:rsidP="00817E2A">
            <w:pPr>
              <w:tabs>
                <w:tab w:val="left" w:pos="273"/>
              </w:tabs>
              <w:spacing w:line="276" w:lineRule="auto"/>
              <w:rPr>
                <w:ins w:id="1020" w:author="Michael Kohl" w:date="2026-05-20T13:50:00Z" w16du:dateUtc="2026-05-20T11:50:00Z"/>
                <w:rFonts w:cstheme="minorHAnsi"/>
              </w:rPr>
            </w:pPr>
            <w:ins w:id="1021" w:author="Michael Kohl" w:date="2026-05-20T13:50:00Z" w16du:dateUtc="2026-05-20T11:50:00Z">
              <w:r w:rsidRPr="00817E2A">
                <w:rPr>
                  <w:rFonts w:cstheme="minorHAnsi"/>
                </w:rPr>
                <w:t xml:space="preserve">Konstruierte Körperideale und Gesundheitsversprechen erzeugen Druck, Scham und Vergleichsdruck. Diese Phase stärkt die </w:t>
              </w:r>
              <w:commentRangeStart w:id="1022"/>
              <w:commentRangeStart w:id="1023"/>
              <w:r w:rsidRPr="00817E2A">
                <w:rPr>
                  <w:rFonts w:cstheme="minorHAnsi"/>
                </w:rPr>
                <w:t>Fähigkeit</w:t>
              </w:r>
            </w:ins>
            <w:commentRangeEnd w:id="1022"/>
            <w:r w:rsidRPr="00817E2A">
              <w:rPr>
                <w:rStyle w:val="Kommentarzeichen"/>
                <w:rFonts w:cstheme="minorHAnsi"/>
                <w:sz w:val="22"/>
                <w:szCs w:val="22"/>
              </w:rPr>
              <w:commentReference w:id="1022"/>
            </w:r>
            <w:commentRangeEnd w:id="1023"/>
            <w:r w:rsidR="00D12BDC" w:rsidRPr="00817E2A">
              <w:rPr>
                <w:rStyle w:val="Kommentarzeichen"/>
                <w:rFonts w:cstheme="minorHAnsi"/>
                <w:sz w:val="22"/>
                <w:szCs w:val="22"/>
              </w:rPr>
              <w:commentReference w:id="1023"/>
            </w:r>
            <w:ins w:id="1024" w:author="Michael Kohl" w:date="2026-05-20T13:50:00Z" w16du:dateUtc="2026-05-20T11:50:00Z">
              <w:r w:rsidRPr="00817E2A">
                <w:rPr>
                  <w:rFonts w:cstheme="minorHAnsi"/>
                </w:rPr>
                <w:t>, solche Muster zu durchschauen und die eigene psychische Gesundheit durch kritische Wahrnehmung von Social-Media-Inhalten zu schützen</w:t>
              </w:r>
            </w:ins>
          </w:p>
          <w:p w14:paraId="15D28912" w14:textId="77777777" w:rsidR="00817E2A" w:rsidRDefault="00817E2A" w:rsidP="00817E2A">
            <w:pPr>
              <w:tabs>
                <w:tab w:val="left" w:pos="273"/>
              </w:tabs>
              <w:spacing w:line="276" w:lineRule="auto"/>
              <w:rPr>
                <w:ins w:id="1025" w:author="Michael Kohl" w:date="2026-05-20T13:50:00Z" w16du:dateUtc="2026-05-20T11:50:00Z"/>
                <w:rFonts w:cstheme="minorHAnsi"/>
              </w:rPr>
            </w:pPr>
          </w:p>
          <w:p w14:paraId="08D41965" w14:textId="028DD289" w:rsidR="00817E2A" w:rsidRPr="00817E2A" w:rsidRDefault="00730980" w:rsidP="00817E2A">
            <w:pPr>
              <w:tabs>
                <w:tab w:val="left" w:pos="273"/>
              </w:tabs>
              <w:spacing w:line="276" w:lineRule="auto"/>
              <w:rPr>
                <w:ins w:id="1026" w:author="Michael Kohl" w:date="2026-05-20T13:50:00Z"/>
                <w:rFonts w:cstheme="minorHAnsi"/>
              </w:rPr>
            </w:pPr>
            <w:r w:rsidRPr="003935DB">
              <w:rPr>
                <w:rFonts w:cstheme="minorHAnsi"/>
              </w:rPr>
              <w:t>Im Plenum erklärt die Lehrkraft, dass Gesundheitsmythen kommen nicht nur als Faktenaussagen</w:t>
            </w:r>
            <w:ins w:id="1027" w:author="Fabienne Schmaus" w:date="2026-05-11T11:24:00Z" w16du:dateUtc="2026-05-11T09:24:00Z">
              <w:r w:rsidR="0018513C">
                <w:rPr>
                  <w:rFonts w:cstheme="minorHAnsi"/>
                </w:rPr>
                <w:t>. S</w:t>
              </w:r>
            </w:ins>
            <w:del w:id="1028" w:author="Fabienne Schmaus" w:date="2026-05-11T11:24:00Z" w16du:dateUtc="2026-05-11T09:24:00Z">
              <w:r w:rsidRPr="003935DB" w:rsidDel="0018513C">
                <w:rPr>
                  <w:rFonts w:cstheme="minorHAnsi"/>
                </w:rPr>
                <w:delText xml:space="preserve"> – s</w:delText>
              </w:r>
            </w:del>
            <w:r w:rsidRPr="003935DB">
              <w:rPr>
                <w:rFonts w:cstheme="minorHAnsi"/>
              </w:rPr>
              <w:t>ie sind oft mit Körperbildern und Idealen verknüpft. Wir schauen jetzt, wie das in der Praxis aussieht</w:t>
            </w:r>
            <w:ins w:id="1029" w:author="Michael Kohl" w:date="2026-05-20T13:16:00Z" w16du:dateUtc="2026-05-20T11:16:00Z">
              <w:r w:rsidR="00B73D10">
                <w:rPr>
                  <w:rFonts w:cstheme="minorHAnsi"/>
                </w:rPr>
                <w:t>, wer davon profitiert und warum das funktioniert</w:t>
              </w:r>
            </w:ins>
            <w:del w:id="1030" w:author="Michael Kohl" w:date="2026-05-20T13:16:00Z" w16du:dateUtc="2026-05-20T11:16:00Z">
              <w:r w:rsidRPr="003935DB" w:rsidDel="00B73D10">
                <w:rPr>
                  <w:rFonts w:cstheme="minorHAnsi"/>
                </w:rPr>
                <w:delText>.</w:delText>
              </w:r>
            </w:del>
            <w:r w:rsidR="008A0BA9">
              <w:rPr>
                <w:rFonts w:cstheme="minorHAnsi"/>
              </w:rPr>
              <w:t>“</w:t>
            </w:r>
            <w:ins w:id="1031" w:author="Michael Kohl" w:date="2026-05-20T13:50:00Z" w16du:dateUtc="2026-05-20T11:50:00Z">
              <w:r w:rsidR="00817E2A">
                <w:rPr>
                  <w:rFonts w:cstheme="minorHAnsi"/>
                </w:rPr>
                <w:t xml:space="preserve"> </w:t>
              </w:r>
            </w:ins>
          </w:p>
          <w:p w14:paraId="2F2A7144" w14:textId="4BDEE699" w:rsidR="00730980" w:rsidRPr="003935DB" w:rsidRDefault="00730980" w:rsidP="00730980">
            <w:pPr>
              <w:tabs>
                <w:tab w:val="left" w:pos="273"/>
              </w:tabs>
              <w:spacing w:line="276" w:lineRule="auto"/>
              <w:rPr>
                <w:rFonts w:cstheme="minorHAnsi"/>
              </w:rPr>
            </w:pPr>
          </w:p>
          <w:p w14:paraId="5E8887BE" w14:textId="63D70E70" w:rsidR="00B02F73" w:rsidRPr="003935DB" w:rsidDel="0018513C" w:rsidRDefault="00B02F73" w:rsidP="00730980">
            <w:pPr>
              <w:tabs>
                <w:tab w:val="left" w:pos="273"/>
              </w:tabs>
              <w:spacing w:line="276" w:lineRule="auto"/>
              <w:rPr>
                <w:del w:id="1032" w:author="Fabienne Schmaus" w:date="2026-05-11T11:24:00Z" w16du:dateUtc="2026-05-11T09:24:00Z"/>
                <w:rFonts w:cstheme="minorHAnsi"/>
              </w:rPr>
            </w:pPr>
          </w:p>
          <w:p w14:paraId="561F2D63" w14:textId="77777777" w:rsidR="0018513C" w:rsidRDefault="00B02F73" w:rsidP="00B02F73">
            <w:pPr>
              <w:tabs>
                <w:tab w:val="left" w:pos="273"/>
              </w:tabs>
              <w:spacing w:line="276" w:lineRule="auto"/>
              <w:rPr>
                <w:ins w:id="1033" w:author="Fabienne Schmaus" w:date="2026-05-11T11:24:00Z" w16du:dateUtc="2026-05-11T09:24:00Z"/>
                <w:rFonts w:cstheme="minorHAnsi"/>
              </w:rPr>
            </w:pPr>
            <w:r w:rsidRPr="003935DB">
              <w:rPr>
                <w:rFonts w:cstheme="minorHAnsi"/>
              </w:rPr>
              <w:t>In 3er</w:t>
            </w:r>
            <w:ins w:id="1034" w:author="Fabienne Schmaus" w:date="2026-05-11T11:24:00Z" w16du:dateUtc="2026-05-11T09:24:00Z">
              <w:r w:rsidR="0018513C">
                <w:rPr>
                  <w:rFonts w:cstheme="minorHAnsi"/>
                </w:rPr>
                <w:t>-</w:t>
              </w:r>
            </w:ins>
            <w:r w:rsidRPr="003935DB">
              <w:rPr>
                <w:rFonts w:cstheme="minorHAnsi"/>
              </w:rPr>
              <w:t>/4er-Gruppen wird danach</w:t>
            </w:r>
            <w:r w:rsidR="002E0434" w:rsidRPr="003935DB">
              <w:rPr>
                <w:rFonts w:cstheme="minorHAnsi"/>
              </w:rPr>
              <w:t xml:space="preserve"> mit Arbeitsblatt 4</w:t>
            </w:r>
            <w:r w:rsidRPr="003935DB">
              <w:rPr>
                <w:rFonts w:cstheme="minorHAnsi"/>
              </w:rPr>
              <w:t xml:space="preserve"> je ein fiktives </w:t>
            </w:r>
            <w:del w:id="1035" w:author="Fabienne Schmaus" w:date="2026-05-11T11:24:00Z" w16du:dateUtc="2026-05-11T09:24:00Z">
              <w:r w:rsidRPr="003935DB" w:rsidDel="0018513C">
                <w:rPr>
                  <w:rFonts w:cstheme="minorHAnsi"/>
                </w:rPr>
                <w:delText>Influencer-</w:delText>
              </w:r>
            </w:del>
            <w:r w:rsidRPr="003935DB">
              <w:rPr>
                <w:rFonts w:cstheme="minorHAnsi"/>
              </w:rPr>
              <w:t xml:space="preserve">Profil </w:t>
            </w:r>
            <w:ins w:id="1036" w:author="Fabienne Schmaus" w:date="2026-05-11T11:24:00Z" w16du:dateUtc="2026-05-11T09:24:00Z">
              <w:r w:rsidR="0018513C">
                <w:rPr>
                  <w:rFonts w:cstheme="minorHAnsi"/>
                </w:rPr>
                <w:t xml:space="preserve">einer Influencerin oder eines Influencers </w:t>
              </w:r>
            </w:ins>
            <w:r w:rsidRPr="003935DB">
              <w:rPr>
                <w:rFonts w:cstheme="minorHAnsi"/>
              </w:rPr>
              <w:t>(Fitness</w:t>
            </w:r>
            <w:ins w:id="1037" w:author="Fabienne Schmaus" w:date="2026-05-11T10:08:00Z" w16du:dateUtc="2026-05-11T08:08:00Z">
              <w:r w:rsidR="0073079F">
                <w:rPr>
                  <w:rFonts w:cstheme="minorHAnsi"/>
                </w:rPr>
                <w:t>,</w:t>
              </w:r>
            </w:ins>
            <w:del w:id="1038" w:author="Fabienne Schmaus" w:date="2026-05-11T10:08:00Z" w16du:dateUtc="2026-05-11T08:08:00Z">
              <w:r w:rsidRPr="003935DB" w:rsidDel="0073079F">
                <w:rPr>
                  <w:rFonts w:cstheme="minorHAnsi"/>
                </w:rPr>
                <w:delText xml:space="preserve"> /</w:delText>
              </w:r>
            </w:del>
            <w:r w:rsidRPr="003935DB">
              <w:rPr>
                <w:rFonts w:cstheme="minorHAnsi"/>
              </w:rPr>
              <w:t xml:space="preserve"> Ernährung</w:t>
            </w:r>
            <w:ins w:id="1039" w:author="Fabienne Schmaus" w:date="2026-05-11T10:08:00Z" w16du:dateUtc="2026-05-11T08:08:00Z">
              <w:r w:rsidR="0073079F">
                <w:rPr>
                  <w:rFonts w:cstheme="minorHAnsi"/>
                </w:rPr>
                <w:t>,</w:t>
              </w:r>
            </w:ins>
            <w:del w:id="1040" w:author="Fabienne Schmaus" w:date="2026-05-11T10:08:00Z" w16du:dateUtc="2026-05-11T08:08:00Z">
              <w:r w:rsidRPr="003935DB" w:rsidDel="0073079F">
                <w:rPr>
                  <w:rFonts w:cstheme="minorHAnsi"/>
                </w:rPr>
                <w:delText xml:space="preserve"> /</w:delText>
              </w:r>
            </w:del>
            <w:r w:rsidRPr="003935DB">
              <w:rPr>
                <w:rFonts w:cstheme="minorHAnsi"/>
              </w:rPr>
              <w:t xml:space="preserve"> Beauty) analysiert. </w:t>
            </w:r>
          </w:p>
          <w:p w14:paraId="340623BC" w14:textId="484BDB13" w:rsidR="00B73D10" w:rsidRPr="00B73D10" w:rsidRDefault="00B02F73" w:rsidP="00B73D10">
            <w:pPr>
              <w:tabs>
                <w:tab w:val="left" w:pos="273"/>
              </w:tabs>
              <w:spacing w:line="276" w:lineRule="auto"/>
              <w:rPr>
                <w:ins w:id="1041" w:author="Michael Kohl" w:date="2026-05-20T13:17:00Z"/>
                <w:rFonts w:cstheme="minorHAnsi"/>
              </w:rPr>
            </w:pPr>
            <w:r w:rsidRPr="0018513C">
              <w:rPr>
                <w:rFonts w:cstheme="minorHAnsi"/>
                <w:i/>
                <w:iCs/>
                <w:rPrChange w:id="1042" w:author="Fabienne Schmaus" w:date="2026-05-11T11:24:00Z" w16du:dateUtc="2026-05-11T09:24:00Z">
                  <w:rPr>
                    <w:rFonts w:cstheme="minorHAnsi"/>
                  </w:rPr>
                </w:rPrChange>
              </w:rPr>
              <w:t>Leitfragen:</w:t>
            </w:r>
            <w:r w:rsidRPr="003935DB">
              <w:rPr>
                <w:rFonts w:cstheme="minorHAnsi"/>
              </w:rPr>
              <w:t xml:space="preserve"> Welches Körperbild wird vermittelt? Welche Gesundheitsbehauptungen werden gemacht? Wer profitiert davon?</w:t>
            </w:r>
            <w:ins w:id="1043" w:author="Michael Kohl" w:date="2026-05-20T13:17:00Z" w16du:dateUtc="2026-05-20T11:17:00Z">
              <w:r w:rsidR="00B73D10">
                <w:rPr>
                  <w:rFonts w:cstheme="minorHAnsi"/>
                </w:rPr>
                <w:t xml:space="preserve"> </w:t>
              </w:r>
            </w:ins>
          </w:p>
          <w:p w14:paraId="3B93A14D" w14:textId="6A95B604" w:rsidR="00B02F73" w:rsidRPr="003935DB" w:rsidRDefault="00B02F73" w:rsidP="00B02F73">
            <w:pPr>
              <w:tabs>
                <w:tab w:val="left" w:pos="273"/>
              </w:tabs>
              <w:spacing w:line="276" w:lineRule="auto"/>
              <w:rPr>
                <w:rFonts w:cstheme="minorHAnsi"/>
              </w:rPr>
            </w:pPr>
          </w:p>
          <w:p w14:paraId="47F9A366" w14:textId="5C6127EA" w:rsidR="00B02F73" w:rsidRDefault="00B02F73" w:rsidP="00B02F73">
            <w:pPr>
              <w:tabs>
                <w:tab w:val="left" w:pos="273"/>
              </w:tabs>
              <w:spacing w:line="276" w:lineRule="auto"/>
              <w:rPr>
                <w:ins w:id="1044" w:author="Fabienne Schmaus" w:date="2026-05-11T11:25:00Z" w16du:dateUtc="2026-05-11T09:25:00Z"/>
                <w:rFonts w:cstheme="minorHAnsi"/>
              </w:rPr>
            </w:pPr>
            <w:r w:rsidRPr="003935DB">
              <w:rPr>
                <w:rFonts w:cstheme="minorHAnsi"/>
              </w:rPr>
              <w:t xml:space="preserve">Die Auswertung erfolgt im Plenum durch </w:t>
            </w:r>
            <w:r w:rsidRPr="0018513C">
              <w:rPr>
                <w:rFonts w:cstheme="minorHAnsi"/>
              </w:rPr>
              <w:t xml:space="preserve">zwei </w:t>
            </w:r>
            <w:r w:rsidRPr="0018513C">
              <w:rPr>
                <w:rFonts w:cstheme="minorHAnsi"/>
                <w:rPrChange w:id="1045" w:author="Fabienne Schmaus" w:date="2026-05-11T11:24:00Z" w16du:dateUtc="2026-05-11T09:24:00Z">
                  <w:rPr>
                    <w:rFonts w:cstheme="minorHAnsi"/>
                    <w:b/>
                    <w:bCs/>
                  </w:rPr>
                </w:rPrChange>
              </w:rPr>
              <w:t>Kernfr</w:t>
            </w:r>
            <w:r w:rsidR="00176DD5" w:rsidRPr="0018513C">
              <w:rPr>
                <w:rFonts w:cstheme="minorHAnsi"/>
                <w:rPrChange w:id="1046" w:author="Fabienne Schmaus" w:date="2026-05-11T11:24:00Z" w16du:dateUtc="2026-05-11T09:24:00Z">
                  <w:rPr>
                    <w:rFonts w:cstheme="minorHAnsi"/>
                    <w:b/>
                    <w:bCs/>
                  </w:rPr>
                </w:rPrChange>
              </w:rPr>
              <w:t>a</w:t>
            </w:r>
            <w:r w:rsidRPr="0018513C">
              <w:rPr>
                <w:rFonts w:cstheme="minorHAnsi"/>
                <w:rPrChange w:id="1047" w:author="Fabienne Schmaus" w:date="2026-05-11T11:24:00Z" w16du:dateUtc="2026-05-11T09:24:00Z">
                  <w:rPr>
                    <w:rFonts w:cstheme="minorHAnsi"/>
                    <w:b/>
                    <w:bCs/>
                  </w:rPr>
                </w:rPrChange>
              </w:rPr>
              <w:t>gen</w:t>
            </w:r>
            <w:r w:rsidRPr="0018513C">
              <w:rPr>
                <w:rFonts w:cstheme="minorHAnsi"/>
              </w:rPr>
              <w:t>:</w:t>
            </w:r>
            <w:r w:rsidRPr="003935DB">
              <w:rPr>
                <w:rFonts w:cstheme="minorHAnsi"/>
              </w:rPr>
              <w:t xml:space="preserve"> </w:t>
            </w:r>
            <w:r w:rsidR="008A0BA9">
              <w:rPr>
                <w:rFonts w:cstheme="minorHAnsi"/>
              </w:rPr>
              <w:t>„</w:t>
            </w:r>
            <w:r w:rsidRPr="003935DB">
              <w:rPr>
                <w:rFonts w:cstheme="minorHAnsi"/>
              </w:rPr>
              <w:t>Wie realistisch sind diese Ideale?</w:t>
            </w:r>
            <w:r w:rsidR="008A0BA9">
              <w:rPr>
                <w:rFonts w:cstheme="minorHAnsi"/>
              </w:rPr>
              <w:t>“</w:t>
            </w:r>
            <w:r w:rsidRPr="003935DB">
              <w:rPr>
                <w:rFonts w:cstheme="minorHAnsi"/>
              </w:rPr>
              <w:t xml:space="preserve"> und </w:t>
            </w:r>
            <w:r w:rsidR="008A0BA9">
              <w:rPr>
                <w:rFonts w:cstheme="minorHAnsi"/>
              </w:rPr>
              <w:t>„</w:t>
            </w:r>
            <w:r w:rsidRPr="003935DB">
              <w:rPr>
                <w:rFonts w:cstheme="minorHAnsi"/>
              </w:rPr>
              <w:t>Welche Risiken entstehen – für den Körper, für das Selbstbild?</w:t>
            </w:r>
            <w:r w:rsidR="008A0BA9">
              <w:rPr>
                <w:rFonts w:cstheme="minorHAnsi"/>
              </w:rPr>
              <w:t>“</w:t>
            </w:r>
            <w:ins w:id="1048" w:author="Michael Kohl" w:date="2026-05-20T13:19:00Z" w16du:dateUtc="2026-05-20T11:19:00Z">
              <w:r w:rsidR="00B73D10">
                <w:rPr>
                  <w:rFonts w:cstheme="minorHAnsi"/>
                </w:rPr>
                <w:t xml:space="preserve"> (</w:t>
              </w:r>
              <w:r w:rsidR="00B73D10">
                <w:rPr>
                  <w:rFonts w:cstheme="minorHAnsi"/>
                </w:rPr>
                <w:t xml:space="preserve">Zusätzlich für Sek II: </w:t>
              </w:r>
              <w:r w:rsidR="00B73D10" w:rsidRPr="00B73D10">
                <w:rPr>
                  <w:rFonts w:cstheme="minorHAnsi"/>
                </w:rPr>
                <w:t>Was hat der Algorithmus damit zu tun?</w:t>
              </w:r>
              <w:r w:rsidR="00B73D10">
                <w:rPr>
                  <w:rFonts w:cstheme="minorHAnsi"/>
                </w:rPr>
                <w:t>)</w:t>
              </w:r>
            </w:ins>
          </w:p>
          <w:p w14:paraId="17972976" w14:textId="77777777" w:rsidR="0018513C" w:rsidRDefault="0018513C" w:rsidP="00B02F73">
            <w:pPr>
              <w:tabs>
                <w:tab w:val="left" w:pos="273"/>
              </w:tabs>
              <w:spacing w:line="276" w:lineRule="auto"/>
              <w:rPr>
                <w:ins w:id="1049" w:author="Michael Kohl" w:date="2026-05-20T13:19:00Z" w16du:dateUtc="2026-05-20T11:19:00Z"/>
                <w:rFonts w:cstheme="minorHAnsi"/>
              </w:rPr>
            </w:pPr>
          </w:p>
          <w:p w14:paraId="2E8F655A" w14:textId="706132C2" w:rsidR="00B73D10" w:rsidRDefault="0041784E" w:rsidP="00B02F73">
            <w:pPr>
              <w:tabs>
                <w:tab w:val="left" w:pos="273"/>
              </w:tabs>
              <w:spacing w:line="276" w:lineRule="auto"/>
              <w:rPr>
                <w:ins w:id="1050" w:author="Michael Kohl" w:date="2026-05-20T13:20:00Z" w16du:dateUtc="2026-05-20T11:20:00Z"/>
                <w:rFonts w:cstheme="minorHAnsi"/>
              </w:rPr>
            </w:pPr>
            <w:ins w:id="1051" w:author="Michael Kohl" w:date="2026-05-20T13:19:00Z" w16du:dateUtc="2026-05-20T11:19:00Z">
              <w:r>
                <w:rPr>
                  <w:rFonts w:cstheme="minorHAnsi"/>
                </w:rPr>
                <w:t>Anschließend Impulsfragen der Lehrkraft, mit denen da</w:t>
              </w:r>
            </w:ins>
            <w:ins w:id="1052" w:author="Michael Kohl" w:date="2026-05-20T13:20:00Z" w16du:dateUtc="2026-05-20T11:20:00Z">
              <w:r>
                <w:rPr>
                  <w:rFonts w:cstheme="minorHAnsi"/>
                </w:rPr>
                <w:t>s Tafelbild erstellt wird:</w:t>
              </w:r>
            </w:ins>
          </w:p>
          <w:p w14:paraId="246E6189" w14:textId="77777777" w:rsidR="0041784E" w:rsidRDefault="0041784E" w:rsidP="00B02F73">
            <w:pPr>
              <w:tabs>
                <w:tab w:val="left" w:pos="273"/>
              </w:tabs>
              <w:spacing w:line="276" w:lineRule="auto"/>
              <w:rPr>
                <w:ins w:id="1053" w:author="Michael Kohl" w:date="2026-05-20T13:22:00Z" w16du:dateUtc="2026-05-20T11:22:00Z"/>
                <w:rFonts w:cstheme="minorHAnsi"/>
              </w:rPr>
            </w:pPr>
            <w:ins w:id="1054" w:author="Michael Kohl" w:date="2026-05-20T13:20:00Z" w16du:dateUtc="2026-05-20T11:20:00Z">
              <w:r>
                <w:rPr>
                  <w:rFonts w:cstheme="minorHAnsi"/>
                </w:rPr>
                <w:t xml:space="preserve">Wem nützt es, wenn ihr das glaubt? </w:t>
              </w:r>
            </w:ins>
          </w:p>
          <w:p w14:paraId="564881B0" w14:textId="77777777" w:rsidR="0041784E" w:rsidRDefault="0041784E" w:rsidP="00B02F73">
            <w:pPr>
              <w:tabs>
                <w:tab w:val="left" w:pos="273"/>
              </w:tabs>
              <w:spacing w:line="276" w:lineRule="auto"/>
              <w:rPr>
                <w:ins w:id="1055" w:author="Michael Kohl" w:date="2026-05-20T13:22:00Z" w16du:dateUtc="2026-05-20T11:22:00Z"/>
                <w:rFonts w:cstheme="minorHAnsi"/>
              </w:rPr>
            </w:pPr>
            <w:ins w:id="1056" w:author="Michael Kohl" w:date="2026-05-20T13:21:00Z" w16du:dateUtc="2026-05-20T11:21:00Z">
              <w:r>
                <w:rPr>
                  <w:rFonts w:cstheme="minorHAnsi"/>
                </w:rPr>
                <w:t xml:space="preserve">Tafel: </w:t>
              </w:r>
            </w:ins>
          </w:p>
          <w:p w14:paraId="7CD77100" w14:textId="543D7F46" w:rsidR="0041784E" w:rsidRDefault="0041784E" w:rsidP="00B02F73">
            <w:pPr>
              <w:tabs>
                <w:tab w:val="left" w:pos="273"/>
              </w:tabs>
              <w:spacing w:line="276" w:lineRule="auto"/>
              <w:rPr>
                <w:ins w:id="1057" w:author="Michael Kohl" w:date="2026-05-20T13:21:00Z" w16du:dateUtc="2026-05-20T11:21:00Z"/>
                <w:rFonts w:cstheme="minorHAnsi"/>
              </w:rPr>
            </w:pPr>
            <w:ins w:id="1058" w:author="Michael Kohl" w:date="2026-05-20T13:21:00Z" w16du:dateUtc="2026-05-20T11:21:00Z">
              <w:r>
                <w:rPr>
                  <w:rFonts w:cstheme="minorHAnsi"/>
                </w:rPr>
                <w:t xml:space="preserve">Wer profititert? </w:t>
              </w:r>
            </w:ins>
            <w:ins w:id="1059" w:author="Michael Kohl" w:date="2026-05-20T13:20:00Z" w16du:dateUtc="2026-05-20T11:20:00Z">
              <w:r>
                <w:rPr>
                  <w:rFonts w:cstheme="minorHAnsi"/>
                </w:rPr>
                <w:t>-&gt; Firmen, Plattformen, Influencer</w:t>
              </w:r>
            </w:ins>
            <w:ins w:id="1060" w:author="Michael Kohl" w:date="2026-05-20T13:21:00Z" w16du:dateUtc="2026-05-20T11:21:00Z">
              <w:r>
                <w:rPr>
                  <w:rFonts w:cstheme="minorHAnsi"/>
                </w:rPr>
                <w:t>innen und Influcencer</w:t>
              </w:r>
            </w:ins>
          </w:p>
          <w:p w14:paraId="20831899" w14:textId="1B5014D3" w:rsidR="0041784E" w:rsidRDefault="0041784E" w:rsidP="00B02F73">
            <w:pPr>
              <w:tabs>
                <w:tab w:val="left" w:pos="273"/>
              </w:tabs>
              <w:spacing w:line="276" w:lineRule="auto"/>
              <w:rPr>
                <w:ins w:id="1061" w:author="Michael Kohl" w:date="2026-05-20T13:22:00Z" w16du:dateUtc="2026-05-20T11:22:00Z"/>
                <w:rFonts w:cstheme="minorHAnsi"/>
              </w:rPr>
            </w:pPr>
            <w:ins w:id="1062" w:author="Michael Kohl" w:date="2026-05-20T13:21:00Z" w16du:dateUtc="2026-05-20T11:21:00Z">
              <w:r>
                <w:rPr>
                  <w:rFonts w:cstheme="minorHAnsi"/>
                </w:rPr>
                <w:t>Welche Rolle spielt der Algorithmus</w:t>
              </w:r>
            </w:ins>
            <w:ins w:id="1063" w:author="Michael Kohl" w:date="2026-05-20T13:22:00Z" w16du:dateUtc="2026-05-20T11:22:00Z">
              <w:r>
                <w:rPr>
                  <w:rFonts w:cstheme="minorHAnsi"/>
                </w:rPr>
                <w:t>? -&gt; einfache, emotionale</w:t>
              </w:r>
            </w:ins>
            <w:ins w:id="1064" w:author="Michael Kohl" w:date="2026-05-20T13:24:00Z" w16du:dateUtc="2026-05-20T11:24:00Z">
              <w:r>
                <w:rPr>
                  <w:rFonts w:cstheme="minorHAnsi"/>
                </w:rPr>
                <w:t>, polarisierende</w:t>
              </w:r>
            </w:ins>
            <w:ins w:id="1065" w:author="Michael Kohl" w:date="2026-05-20T13:22:00Z" w16du:dateUtc="2026-05-20T11:22:00Z">
              <w:r>
                <w:rPr>
                  <w:rFonts w:cstheme="minorHAnsi"/>
                </w:rPr>
                <w:t xml:space="preserve"> Inhalte werden bevorzugt ausgespielt</w:t>
              </w:r>
            </w:ins>
          </w:p>
          <w:p w14:paraId="778ED7CD" w14:textId="38C40C50" w:rsidR="0041784E" w:rsidRDefault="0041784E" w:rsidP="00B02F73">
            <w:pPr>
              <w:tabs>
                <w:tab w:val="left" w:pos="273"/>
              </w:tabs>
              <w:spacing w:line="276" w:lineRule="auto"/>
              <w:rPr>
                <w:ins w:id="1066" w:author="Michael Kohl" w:date="2026-05-20T13:21:00Z" w16du:dateUtc="2026-05-20T11:21:00Z"/>
                <w:rFonts w:cstheme="minorHAnsi"/>
              </w:rPr>
            </w:pPr>
            <w:ins w:id="1067" w:author="Michael Kohl" w:date="2026-05-20T13:22:00Z" w16du:dateUtc="2026-05-20T11:22:00Z">
              <w:r>
                <w:rPr>
                  <w:rFonts w:cstheme="minorHAnsi"/>
                </w:rPr>
                <w:t xml:space="preserve">Was hat das mit uns zu tun? -&gt; </w:t>
              </w:r>
            </w:ins>
            <w:ins w:id="1068" w:author="Michael Kohl" w:date="2026-05-20T13:25:00Z" w16du:dateUtc="2026-05-20T11:25:00Z">
              <w:r>
                <w:rPr>
                  <w:rFonts w:cstheme="minorHAnsi"/>
                </w:rPr>
                <w:t xml:space="preserve">Beeinflussung individueller Entscheidungen, erzeugen von </w:t>
              </w:r>
            </w:ins>
            <w:ins w:id="1069" w:author="Michael Kohl" w:date="2026-05-20T13:26:00Z" w16du:dateUtc="2026-05-20T11:26:00Z">
              <w:r>
                <w:rPr>
                  <w:rFonts w:cstheme="minorHAnsi"/>
                </w:rPr>
                <w:t>Bedürfnissen</w:t>
              </w:r>
            </w:ins>
          </w:p>
          <w:p w14:paraId="3C4F3BFC" w14:textId="77777777" w:rsidR="0041784E" w:rsidRPr="003935DB" w:rsidRDefault="0041784E" w:rsidP="00B02F73">
            <w:pPr>
              <w:tabs>
                <w:tab w:val="left" w:pos="273"/>
              </w:tabs>
              <w:spacing w:line="276" w:lineRule="auto"/>
              <w:rPr>
                <w:rFonts w:cstheme="minorHAnsi"/>
              </w:rPr>
            </w:pPr>
          </w:p>
          <w:p w14:paraId="6908CD79" w14:textId="13EA2446" w:rsidR="00176DD5" w:rsidRPr="003935DB" w:rsidDel="007B0BF3" w:rsidRDefault="00176DD5">
            <w:pPr>
              <w:shd w:val="clear" w:color="auto" w:fill="FBE4D5" w:themeFill="accent2" w:themeFillTint="33"/>
              <w:spacing w:after="160" w:line="259" w:lineRule="auto"/>
              <w:rPr>
                <w:del w:id="1070" w:author="Fabienne Schmaus" w:date="2026-05-11T10:06:00Z" w16du:dateUtc="2026-05-11T08:06:00Z"/>
                <w:rFonts w:cstheme="minorHAnsi"/>
              </w:rPr>
              <w:pPrChange w:id="1071" w:author="Fabienne Schmaus" w:date="2026-05-11T10:06:00Z" w16du:dateUtc="2026-05-11T08:06:00Z">
                <w:pPr>
                  <w:spacing w:after="160" w:line="259" w:lineRule="auto"/>
                </w:pPr>
              </w:pPrChange>
            </w:pPr>
            <w:del w:id="1072" w:author="Fabienne Schmaus" w:date="2026-05-11T11:25:00Z" w16du:dateUtc="2026-05-11T09:25:00Z">
              <w:r w:rsidRPr="003935DB" w:rsidDel="0018513C">
                <w:rPr>
                  <w:rFonts w:cstheme="minorHAnsi"/>
                  <w:b/>
                  <w:bCs/>
                </w:rPr>
                <w:delText>Zusatzfragen für Sek II:</w:delText>
              </w:r>
            </w:del>
          </w:p>
          <w:p w14:paraId="11BF8A01" w14:textId="52AE8862" w:rsidR="00176DD5" w:rsidRPr="003935DB" w:rsidDel="007B0BF3" w:rsidRDefault="00176DD5">
            <w:pPr>
              <w:shd w:val="clear" w:color="auto" w:fill="FBE4D5" w:themeFill="accent2" w:themeFillTint="33"/>
              <w:spacing w:after="160" w:line="259" w:lineRule="auto"/>
              <w:rPr>
                <w:del w:id="1073" w:author="Fabienne Schmaus" w:date="2026-05-11T10:06:00Z" w16du:dateUtc="2026-05-11T08:06:00Z"/>
                <w:rFonts w:cstheme="minorHAnsi"/>
              </w:rPr>
              <w:pPrChange w:id="1074" w:author="Fabienne Schmaus" w:date="2026-05-11T11:25:00Z" w16du:dateUtc="2026-05-11T09:25:00Z">
                <w:pPr>
                  <w:tabs>
                    <w:tab w:val="left" w:pos="273"/>
                  </w:tabs>
                  <w:spacing w:line="276" w:lineRule="auto"/>
                  <w:ind w:left="273"/>
                </w:pPr>
              </w:pPrChange>
            </w:pPr>
            <w:del w:id="1075" w:author="Fabienne Schmaus" w:date="2026-05-11T11:25:00Z" w16du:dateUtc="2026-05-11T09:25:00Z">
              <w:r w:rsidRPr="003935DB" w:rsidDel="0018513C">
                <w:rPr>
                  <w:rFonts w:cstheme="minorHAnsi"/>
                </w:rPr>
                <w:delText>Wäre das Profil nach der EU-Kennzeichnungspflicht korrekt? Was müsste als Werbung gekennzeichnet sein?</w:delText>
              </w:r>
            </w:del>
          </w:p>
          <w:p w14:paraId="7C1E032E" w14:textId="187E52FF" w:rsidR="00176DD5" w:rsidRPr="003935DB" w:rsidDel="0018513C" w:rsidRDefault="00176DD5">
            <w:pPr>
              <w:shd w:val="clear" w:color="auto" w:fill="FBE4D5" w:themeFill="accent2" w:themeFillTint="33"/>
              <w:spacing w:after="160" w:line="259" w:lineRule="auto"/>
              <w:rPr>
                <w:del w:id="1076" w:author="Fabienne Schmaus" w:date="2026-05-11T11:25:00Z" w16du:dateUtc="2026-05-11T09:25:00Z"/>
                <w:rFonts w:cstheme="minorHAnsi"/>
              </w:rPr>
              <w:pPrChange w:id="1077" w:author="Fabienne Schmaus" w:date="2026-05-11T11:25:00Z" w16du:dateUtc="2026-05-11T09:25:00Z">
                <w:pPr>
                  <w:tabs>
                    <w:tab w:val="left" w:pos="273"/>
                  </w:tabs>
                  <w:spacing w:line="276" w:lineRule="auto"/>
                  <w:ind w:left="273"/>
                </w:pPr>
              </w:pPrChange>
            </w:pPr>
            <w:del w:id="1078" w:author="Fabienne Schmaus" w:date="2026-05-11T11:25:00Z" w16du:dateUtc="2026-05-11T09:25:00Z">
              <w:r w:rsidRPr="003935DB" w:rsidDel="0018513C">
                <w:rPr>
                  <w:rFonts w:cstheme="minorHAnsi"/>
                </w:rPr>
                <w:delText>Welches Profil ist deiner Einschätzung nach am problematischsten</w:delText>
              </w:r>
            </w:del>
            <w:del w:id="1079" w:author="Fabienne Schmaus" w:date="2026-05-11T09:50:00Z" w16du:dateUtc="2026-05-11T07:50:00Z">
              <w:r w:rsidRPr="003935DB" w:rsidDel="00B76869">
                <w:rPr>
                  <w:rFonts w:cstheme="minorHAnsi"/>
                </w:rPr>
                <w:delText xml:space="preserve"> – u</w:delText>
              </w:r>
            </w:del>
            <w:del w:id="1080" w:author="Fabienne Schmaus" w:date="2026-05-11T11:25:00Z" w16du:dateUtc="2026-05-11T09:25:00Z">
              <w:r w:rsidRPr="003935DB" w:rsidDel="0018513C">
                <w:rPr>
                  <w:rFonts w:cstheme="minorHAnsi"/>
                </w:rPr>
                <w:delText>nd warum?</w:delText>
              </w:r>
            </w:del>
          </w:p>
          <w:p w14:paraId="21CD08E5" w14:textId="460A3744" w:rsidR="00730980" w:rsidRPr="003935DB" w:rsidDel="007B0BF3" w:rsidRDefault="00730980" w:rsidP="00F07C29">
            <w:pPr>
              <w:tabs>
                <w:tab w:val="left" w:pos="273"/>
              </w:tabs>
              <w:spacing w:line="276" w:lineRule="auto"/>
              <w:rPr>
                <w:del w:id="1081" w:author="Fabienne Schmaus" w:date="2026-05-11T10:06:00Z" w16du:dateUtc="2026-05-11T08:06:00Z"/>
                <w:rFonts w:cstheme="minorHAnsi"/>
              </w:rPr>
            </w:pPr>
          </w:p>
          <w:p w14:paraId="6C3676DC" w14:textId="26DAB4C1" w:rsidR="00176DD5" w:rsidRPr="003935DB" w:rsidDel="007B0BF3" w:rsidRDefault="00176DD5" w:rsidP="00F07C29">
            <w:pPr>
              <w:tabs>
                <w:tab w:val="left" w:pos="273"/>
              </w:tabs>
              <w:spacing w:line="276" w:lineRule="auto"/>
              <w:rPr>
                <w:del w:id="1082" w:author="Fabienne Schmaus" w:date="2026-05-11T10:06:00Z" w16du:dateUtc="2026-05-11T08:06:00Z"/>
                <w:rFonts w:cstheme="minorHAnsi"/>
              </w:rPr>
            </w:pPr>
          </w:p>
          <w:p w14:paraId="3FEAAD68" w14:textId="49811944" w:rsidR="002C39FF" w:rsidRPr="003935DB" w:rsidDel="007B0BF3" w:rsidRDefault="002C39FF" w:rsidP="00F07C29">
            <w:pPr>
              <w:tabs>
                <w:tab w:val="left" w:pos="273"/>
              </w:tabs>
              <w:spacing w:line="276" w:lineRule="auto"/>
              <w:rPr>
                <w:del w:id="1083" w:author="Fabienne Schmaus" w:date="2026-05-11T10:06:00Z" w16du:dateUtc="2026-05-11T08:06:00Z"/>
                <w:rFonts w:cstheme="minorHAnsi"/>
              </w:rPr>
            </w:pPr>
          </w:p>
          <w:p w14:paraId="290B4D44" w14:textId="5940D4C6" w:rsidR="002C39FF" w:rsidRPr="003935DB" w:rsidRDefault="002C39FF" w:rsidP="007D4363">
            <w:pPr>
              <w:shd w:val="clear" w:color="auto" w:fill="FBE4D5" w:themeFill="accent2" w:themeFillTint="33"/>
              <w:tabs>
                <w:tab w:val="left" w:pos="273"/>
              </w:tabs>
              <w:spacing w:line="276" w:lineRule="auto"/>
              <w:rPr>
                <w:rFonts w:cstheme="minorHAnsi"/>
              </w:rPr>
            </w:pPr>
            <w:r w:rsidRPr="003935DB">
              <w:rPr>
                <w:rFonts w:cstheme="minorHAnsi"/>
                <w:highlight w:val="yellow"/>
              </w:rPr>
              <w:t xml:space="preserve">((Icon </w:t>
            </w:r>
            <w:r w:rsidR="008A0BA9">
              <w:rPr>
                <w:rFonts w:cstheme="minorHAnsi"/>
                <w:highlight w:val="yellow"/>
              </w:rPr>
              <w:t>„</w:t>
            </w:r>
            <w:r w:rsidRPr="003935DB">
              <w:rPr>
                <w:rFonts w:cstheme="minorHAnsi"/>
                <w:highlight w:val="yellow"/>
              </w:rPr>
              <w:t>Differenzierung</w:t>
            </w:r>
            <w:r w:rsidR="008A0BA9">
              <w:rPr>
                <w:rFonts w:cstheme="minorHAnsi"/>
                <w:highlight w:val="yellow"/>
              </w:rPr>
              <w:t>“</w:t>
            </w:r>
            <w:r w:rsidRPr="003935DB">
              <w:rPr>
                <w:rFonts w:cstheme="minorHAnsi"/>
                <w:highlight w:val="yellow"/>
              </w:rPr>
              <w:t>!!))</w:t>
            </w:r>
          </w:p>
          <w:p w14:paraId="43F7CE9D" w14:textId="6D9722BE" w:rsidR="007021A3" w:rsidRPr="003935DB" w:rsidRDefault="00A24EE4" w:rsidP="007D4363">
            <w:pPr>
              <w:shd w:val="clear" w:color="auto" w:fill="FBE4D5" w:themeFill="accent2" w:themeFillTint="33"/>
              <w:tabs>
                <w:tab w:val="left" w:pos="273"/>
              </w:tabs>
              <w:spacing w:line="276" w:lineRule="auto"/>
              <w:rPr>
                <w:rFonts w:cstheme="minorHAnsi"/>
                <w:b/>
                <w:bCs/>
              </w:rPr>
            </w:pPr>
            <w:r w:rsidRPr="003935DB">
              <w:rPr>
                <w:rFonts w:cstheme="minorHAnsi"/>
                <w:b/>
                <w:bCs/>
              </w:rPr>
              <w:t>Sek. I</w:t>
            </w:r>
            <w:r w:rsidR="002C39FF" w:rsidRPr="003935DB">
              <w:rPr>
                <w:rFonts w:cstheme="minorHAnsi"/>
                <w:b/>
                <w:bCs/>
              </w:rPr>
              <w:t xml:space="preserve"> </w:t>
            </w:r>
          </w:p>
          <w:p w14:paraId="3C8846DF" w14:textId="69FA9F51" w:rsidR="00B02F73" w:rsidRPr="003935DB" w:rsidRDefault="00B02F73" w:rsidP="00B02F73">
            <w:pPr>
              <w:shd w:val="clear" w:color="auto" w:fill="FBE4D5" w:themeFill="accent2" w:themeFillTint="33"/>
              <w:tabs>
                <w:tab w:val="left" w:pos="273"/>
              </w:tabs>
              <w:spacing w:line="276" w:lineRule="auto"/>
              <w:rPr>
                <w:rFonts w:cstheme="minorHAnsi"/>
              </w:rPr>
            </w:pPr>
            <w:r w:rsidRPr="003935DB">
              <w:rPr>
                <w:rFonts w:cstheme="minorHAnsi"/>
              </w:rPr>
              <w:t xml:space="preserve">– </w:t>
            </w:r>
            <w:ins w:id="1084" w:author="Fabienne Schmaus" w:date="2026-05-11T11:25:00Z" w16du:dateUtc="2026-05-11T09:25:00Z">
              <w:r w:rsidR="0018513C">
                <w:rPr>
                  <w:rFonts w:cstheme="minorHAnsi"/>
                </w:rPr>
                <w:t xml:space="preserve">konkretes </w:t>
              </w:r>
            </w:ins>
            <w:r w:rsidRPr="003935DB">
              <w:rPr>
                <w:rFonts w:cstheme="minorHAnsi"/>
              </w:rPr>
              <w:t>Beschreiben und Einordnen: Was sehe ich? Was wird versprochen? Was stimmt daran (wahrscheinlich) nicht?</w:t>
            </w:r>
          </w:p>
          <w:p w14:paraId="5313AFB4" w14:textId="3F0077BF" w:rsidR="00B02F73" w:rsidRPr="003935DB" w:rsidRDefault="00B02F73" w:rsidP="00B02F73">
            <w:pPr>
              <w:shd w:val="clear" w:color="auto" w:fill="FBE4D5" w:themeFill="accent2" w:themeFillTint="33"/>
              <w:tabs>
                <w:tab w:val="left" w:pos="273"/>
              </w:tabs>
              <w:spacing w:line="276" w:lineRule="auto"/>
              <w:rPr>
                <w:rFonts w:cstheme="minorHAnsi"/>
              </w:rPr>
            </w:pPr>
            <w:r w:rsidRPr="003935DB">
              <w:rPr>
                <w:rFonts w:cstheme="minorHAnsi"/>
              </w:rPr>
              <w:t xml:space="preserve">– </w:t>
            </w:r>
            <w:del w:id="1085" w:author="Fabienne Schmaus" w:date="2026-05-11T11:25:00Z" w16du:dateUtc="2026-05-11T09:25:00Z">
              <w:r w:rsidRPr="003935DB" w:rsidDel="0018513C">
                <w:rPr>
                  <w:rFonts w:cstheme="minorHAnsi"/>
                </w:rPr>
                <w:delText xml:space="preserve">Persönliche </w:delText>
              </w:r>
            </w:del>
            <w:ins w:id="1086" w:author="Fabienne Schmaus" w:date="2026-05-11T11:25:00Z" w16du:dateUtc="2026-05-11T09:25:00Z">
              <w:r w:rsidR="0018513C">
                <w:rPr>
                  <w:rFonts w:cstheme="minorHAnsi"/>
                </w:rPr>
                <w:t>p</w:t>
              </w:r>
              <w:r w:rsidR="0018513C" w:rsidRPr="003935DB">
                <w:rPr>
                  <w:rFonts w:cstheme="minorHAnsi"/>
                </w:rPr>
                <w:t xml:space="preserve">ersönliche </w:t>
              </w:r>
            </w:ins>
            <w:r w:rsidRPr="003935DB">
              <w:rPr>
                <w:rFonts w:cstheme="minorHAnsi"/>
              </w:rPr>
              <w:t xml:space="preserve">Einschätzung: </w:t>
            </w:r>
            <w:del w:id="1087" w:author="Michael Kohl" w:date="2026-05-20T13:27:00Z" w16du:dateUtc="2026-05-20T11:27:00Z">
              <w:r w:rsidRPr="003935DB" w:rsidDel="00360B16">
                <w:rPr>
                  <w:rFonts w:cstheme="minorHAnsi"/>
                </w:rPr>
                <w:delText>*</w:delText>
              </w:r>
            </w:del>
            <w:r w:rsidR="008A0BA9">
              <w:rPr>
                <w:rFonts w:cstheme="minorHAnsi"/>
              </w:rPr>
              <w:t>“</w:t>
            </w:r>
            <w:r w:rsidRPr="003935DB">
              <w:rPr>
                <w:rFonts w:cstheme="minorHAnsi"/>
              </w:rPr>
              <w:t>Würdest du diesem Profil folgen? Warum?</w:t>
            </w:r>
            <w:r w:rsidR="008A0BA9">
              <w:rPr>
                <w:rFonts w:cstheme="minorHAnsi"/>
              </w:rPr>
              <w:t>“</w:t>
            </w:r>
            <w:del w:id="1088" w:author="Michael Kohl" w:date="2026-05-20T13:27:00Z" w16du:dateUtc="2026-05-20T11:27:00Z">
              <w:r w:rsidRPr="003935DB" w:rsidDel="00360B16">
                <w:rPr>
                  <w:rFonts w:cstheme="minorHAnsi"/>
                </w:rPr>
                <w:delText>*</w:delText>
              </w:r>
            </w:del>
          </w:p>
          <w:p w14:paraId="7072E157" w14:textId="7BC59FDD" w:rsidR="00B02F73" w:rsidRDefault="00B02F73" w:rsidP="00B02F73">
            <w:pPr>
              <w:shd w:val="clear" w:color="auto" w:fill="FBE4D5" w:themeFill="accent2" w:themeFillTint="33"/>
              <w:tabs>
                <w:tab w:val="left" w:pos="273"/>
              </w:tabs>
              <w:spacing w:line="276" w:lineRule="auto"/>
              <w:rPr>
                <w:ins w:id="1089" w:author="Michael Kohl" w:date="2026-05-20T13:27:00Z" w16du:dateUtc="2026-05-20T11:27:00Z"/>
                <w:rFonts w:cstheme="minorHAnsi"/>
              </w:rPr>
            </w:pPr>
            <w:r w:rsidRPr="003935DB">
              <w:rPr>
                <w:rFonts w:cstheme="minorHAnsi"/>
              </w:rPr>
              <w:t xml:space="preserve">– </w:t>
            </w:r>
            <w:del w:id="1090" w:author="Fabienne Schmaus" w:date="2026-05-11T11:25:00Z" w16du:dateUtc="2026-05-11T09:25:00Z">
              <w:r w:rsidRPr="003935DB" w:rsidDel="0018513C">
                <w:rPr>
                  <w:rFonts w:cstheme="minorHAnsi"/>
                </w:rPr>
                <w:delText xml:space="preserve">Vorhandenes </w:delText>
              </w:r>
            </w:del>
            <w:ins w:id="1091" w:author="Fabienne Schmaus" w:date="2026-05-11T11:25:00Z" w16du:dateUtc="2026-05-11T09:25:00Z">
              <w:r w:rsidR="0018513C">
                <w:rPr>
                  <w:rFonts w:cstheme="minorHAnsi"/>
                </w:rPr>
                <w:t>v</w:t>
              </w:r>
              <w:r w:rsidR="0018513C" w:rsidRPr="003935DB">
                <w:rPr>
                  <w:rFonts w:cstheme="minorHAnsi"/>
                </w:rPr>
                <w:t xml:space="preserve">orhandenes </w:t>
              </w:r>
            </w:ins>
            <w:r w:rsidRPr="003935DB">
              <w:rPr>
                <w:rFonts w:cstheme="minorHAnsi"/>
              </w:rPr>
              <w:t>Wissen zum Thema Bildbearbeitung abrufen</w:t>
            </w:r>
          </w:p>
          <w:p w14:paraId="2CE289AD" w14:textId="1494C9C6" w:rsidR="00360B16" w:rsidRDefault="00360B16" w:rsidP="00B02F73">
            <w:pPr>
              <w:shd w:val="clear" w:color="auto" w:fill="FBE4D5" w:themeFill="accent2" w:themeFillTint="33"/>
              <w:tabs>
                <w:tab w:val="left" w:pos="273"/>
              </w:tabs>
              <w:spacing w:line="276" w:lineRule="auto"/>
              <w:rPr>
                <w:ins w:id="1092" w:author="Michael Kohl" w:date="2026-05-20T13:28:00Z" w16du:dateUtc="2026-05-20T11:28:00Z"/>
                <w:rFonts w:cstheme="minorHAnsi"/>
              </w:rPr>
            </w:pPr>
            <w:ins w:id="1093" w:author="Michael Kohl" w:date="2026-05-20T13:27:00Z" w16du:dateUtc="2026-05-20T11:27:00Z">
              <w:r>
                <w:rPr>
                  <w:rFonts w:cstheme="minorHAnsi"/>
                </w:rPr>
                <w:t>- als Werbung erkennen und als solche benennen</w:t>
              </w:r>
            </w:ins>
          </w:p>
          <w:p w14:paraId="72B156B6" w14:textId="1A7D7988" w:rsidR="00360B16" w:rsidRPr="003935DB" w:rsidRDefault="00360B16" w:rsidP="00B02F73">
            <w:pPr>
              <w:shd w:val="clear" w:color="auto" w:fill="FBE4D5" w:themeFill="accent2" w:themeFillTint="33"/>
              <w:tabs>
                <w:tab w:val="left" w:pos="273"/>
              </w:tabs>
              <w:spacing w:line="276" w:lineRule="auto"/>
              <w:rPr>
                <w:rFonts w:cstheme="minorHAnsi"/>
              </w:rPr>
            </w:pPr>
            <w:ins w:id="1094" w:author="Michael Kohl" w:date="2026-05-20T13:28:00Z" w16du:dateUtc="2026-05-20T11:28:00Z">
              <w:r>
                <w:rPr>
                  <w:rFonts w:cstheme="minorHAnsi"/>
                </w:rPr>
                <w:t>- Einfache Interessen benennen: Geld verdienen, Follower gewinnen, bekannt werden</w:t>
              </w:r>
            </w:ins>
          </w:p>
          <w:p w14:paraId="764F32C4" w14:textId="0CF8F46B" w:rsidR="006B489F" w:rsidRPr="003935DB" w:rsidRDefault="00A24EE4" w:rsidP="00B02F73">
            <w:pPr>
              <w:shd w:val="clear" w:color="auto" w:fill="FBE4D5" w:themeFill="accent2" w:themeFillTint="33"/>
              <w:tabs>
                <w:tab w:val="left" w:pos="273"/>
              </w:tabs>
              <w:spacing w:line="276" w:lineRule="auto"/>
              <w:rPr>
                <w:rFonts w:cstheme="minorHAnsi"/>
                <w:b/>
                <w:bCs/>
              </w:rPr>
            </w:pPr>
            <w:r w:rsidRPr="003935DB">
              <w:rPr>
                <w:rFonts w:cstheme="minorHAnsi"/>
                <w:b/>
                <w:bCs/>
              </w:rPr>
              <w:t>Sek. I</w:t>
            </w:r>
            <w:r w:rsidR="002C39FF" w:rsidRPr="003935DB">
              <w:rPr>
                <w:rFonts w:cstheme="minorHAnsi"/>
                <w:b/>
                <w:bCs/>
              </w:rPr>
              <w:t>I</w:t>
            </w:r>
            <w:ins w:id="1095" w:author="Fabienne Schmaus" w:date="2026-05-11T11:25:00Z" w16du:dateUtc="2026-05-11T09:25:00Z">
              <w:r w:rsidR="0018513C">
                <w:rPr>
                  <w:rFonts w:cstheme="minorHAnsi"/>
                  <w:b/>
                  <w:bCs/>
                </w:rPr>
                <w:t xml:space="preserve">: </w:t>
              </w:r>
              <w:r w:rsidR="0018513C" w:rsidRPr="003935DB">
                <w:rPr>
                  <w:rFonts w:cstheme="minorHAnsi"/>
                </w:rPr>
                <w:t>Wäre das Profil nach der EU-Kennzeichnungspflicht korrekt? Was müsste als Werbung gekennzeichnet sein?</w:t>
              </w:r>
              <w:r w:rsidR="0018513C">
                <w:rPr>
                  <w:rFonts w:cstheme="minorHAnsi"/>
                </w:rPr>
                <w:t xml:space="preserve"> </w:t>
              </w:r>
              <w:r w:rsidR="0018513C" w:rsidRPr="003935DB">
                <w:rPr>
                  <w:rFonts w:cstheme="minorHAnsi"/>
                </w:rPr>
                <w:t>Welches Profil ist deiner Einschätzung nach am problematischsten</w:t>
              </w:r>
              <w:r w:rsidR="0018513C">
                <w:rPr>
                  <w:rFonts w:cstheme="minorHAnsi"/>
                </w:rPr>
                <w:t>? U</w:t>
              </w:r>
              <w:r w:rsidR="0018513C" w:rsidRPr="003935DB">
                <w:rPr>
                  <w:rFonts w:cstheme="minorHAnsi"/>
                </w:rPr>
                <w:t>nd warum?</w:t>
              </w:r>
            </w:ins>
            <w:del w:id="1096" w:author="Fabienne Schmaus" w:date="2026-05-11T11:25:00Z" w16du:dateUtc="2026-05-11T09:25:00Z">
              <w:r w:rsidR="002C39FF" w:rsidRPr="003935DB" w:rsidDel="0018513C">
                <w:rPr>
                  <w:rFonts w:cstheme="minorHAnsi"/>
                  <w:b/>
                  <w:bCs/>
                </w:rPr>
                <w:delText xml:space="preserve"> </w:delText>
              </w:r>
            </w:del>
          </w:p>
          <w:p w14:paraId="6ECF1A5F" w14:textId="70DF8445" w:rsidR="00B02F73" w:rsidRPr="003935DB" w:rsidRDefault="00B02F73" w:rsidP="00B02F73">
            <w:pPr>
              <w:shd w:val="clear" w:color="auto" w:fill="FBE4D5" w:themeFill="accent2" w:themeFillTint="33"/>
              <w:tabs>
                <w:tab w:val="left" w:pos="273"/>
              </w:tabs>
              <w:spacing w:line="276" w:lineRule="auto"/>
              <w:rPr>
                <w:rFonts w:cstheme="minorHAnsi"/>
              </w:rPr>
            </w:pPr>
            <w:r w:rsidRPr="003935DB">
              <w:rPr>
                <w:rFonts w:cstheme="minorHAnsi"/>
              </w:rPr>
              <w:lastRenderedPageBreak/>
              <w:t>– Geschäftsmodelle analysieren: Affiliate-Links, gesponserte Posts, eigene Produktlinien</w:t>
            </w:r>
          </w:p>
          <w:p w14:paraId="1A33B2D6" w14:textId="7FACEB9B" w:rsidR="00B02F73" w:rsidRPr="003935DB" w:rsidRDefault="00B02F73" w:rsidP="00B02F73">
            <w:pPr>
              <w:shd w:val="clear" w:color="auto" w:fill="FBE4D5" w:themeFill="accent2" w:themeFillTint="33"/>
              <w:tabs>
                <w:tab w:val="left" w:pos="273"/>
              </w:tabs>
              <w:spacing w:line="276" w:lineRule="auto"/>
              <w:rPr>
                <w:rFonts w:cstheme="minorHAnsi"/>
              </w:rPr>
            </w:pPr>
            <w:r w:rsidRPr="003935DB">
              <w:rPr>
                <w:rFonts w:cstheme="minorHAnsi"/>
              </w:rPr>
              <w:t>–</w:t>
            </w:r>
            <w:del w:id="1097" w:author="Fabienne Schmaus" w:date="2026-05-11T11:25:00Z" w16du:dateUtc="2026-05-11T09:25:00Z">
              <w:r w:rsidRPr="003935DB" w:rsidDel="0018513C">
                <w:rPr>
                  <w:rFonts w:cstheme="minorHAnsi"/>
                </w:rPr>
                <w:delText xml:space="preserve"> Gesellschaftliche </w:delText>
              </w:r>
            </w:del>
            <w:ins w:id="1098" w:author="Fabienne Schmaus" w:date="2026-05-11T11:26:00Z" w16du:dateUtc="2026-05-11T09:26:00Z">
              <w:r w:rsidR="0018513C">
                <w:rPr>
                  <w:rFonts w:cstheme="minorHAnsi"/>
                </w:rPr>
                <w:t xml:space="preserve"> </w:t>
              </w:r>
            </w:ins>
            <w:r w:rsidRPr="003935DB">
              <w:rPr>
                <w:rFonts w:cstheme="minorHAnsi"/>
              </w:rPr>
              <w:t>Auswirkungen</w:t>
            </w:r>
            <w:ins w:id="1099" w:author="Fabienne Schmaus" w:date="2026-05-11T11:26:00Z" w16du:dateUtc="2026-05-11T09:26:00Z">
              <w:r w:rsidR="0018513C">
                <w:rPr>
                  <w:rFonts w:cstheme="minorHAnsi"/>
                </w:rPr>
                <w:t xml:space="preserve">auf die Gesellschaft </w:t>
              </w:r>
            </w:ins>
            <w:r w:rsidRPr="003935DB">
              <w:rPr>
                <w:rFonts w:cstheme="minorHAnsi"/>
              </w:rPr>
              <w:t xml:space="preserve"> diskutieren: Bodyshaming, Essstörungen, Übertraining als systemische Folgen</w:t>
            </w:r>
          </w:p>
          <w:p w14:paraId="4C608D30" w14:textId="7C83E947" w:rsidR="00B02F73" w:rsidDel="00360B16" w:rsidRDefault="00B02F73" w:rsidP="00B02F73">
            <w:pPr>
              <w:shd w:val="clear" w:color="auto" w:fill="FBE4D5" w:themeFill="accent2" w:themeFillTint="33"/>
              <w:tabs>
                <w:tab w:val="left" w:pos="273"/>
              </w:tabs>
              <w:spacing w:line="276" w:lineRule="auto"/>
              <w:rPr>
                <w:del w:id="1100" w:author="Fabienne Schmaus" w:date="2026-05-11T11:25:00Z" w16du:dateUtc="2026-05-11T09:25:00Z"/>
                <w:rFonts w:cstheme="minorHAnsi"/>
              </w:rPr>
            </w:pPr>
            <w:r w:rsidRPr="003935DB">
              <w:rPr>
                <w:rFonts w:cstheme="minorHAnsi"/>
              </w:rPr>
              <w:t>– EU-Kennzeichnungspflicht für Werbung: Was ist gesetzlich vorgeschrieben, was wird umgangen?</w:t>
            </w:r>
          </w:p>
          <w:p w14:paraId="7703B2B9" w14:textId="5BC6FFA6" w:rsidR="00360B16" w:rsidRPr="003935DB" w:rsidRDefault="00360B16" w:rsidP="00B02F73">
            <w:pPr>
              <w:shd w:val="clear" w:color="auto" w:fill="FBE4D5" w:themeFill="accent2" w:themeFillTint="33"/>
              <w:tabs>
                <w:tab w:val="left" w:pos="273"/>
              </w:tabs>
              <w:spacing w:line="276" w:lineRule="auto"/>
              <w:rPr>
                <w:ins w:id="1101" w:author="Michael Kohl" w:date="2026-05-20T13:29:00Z" w16du:dateUtc="2026-05-20T11:29:00Z"/>
                <w:rFonts w:cstheme="minorHAnsi"/>
              </w:rPr>
            </w:pPr>
            <w:ins w:id="1102" w:author="Michael Kohl" w:date="2026-05-20T13:29:00Z" w16du:dateUtc="2026-05-20T11:29:00Z">
              <w:r>
                <w:rPr>
                  <w:rFonts w:cstheme="minorHAnsi"/>
                </w:rPr>
                <w:t>- Wo liegt die Verantwortung der Plattform, wo muss die Gesellschaft (strukturell) tätig werden?</w:t>
              </w:r>
            </w:ins>
          </w:p>
          <w:p w14:paraId="1D5878CE" w14:textId="77777777" w:rsidR="00B02F73" w:rsidRPr="003935DB" w:rsidRDefault="00B02F73" w:rsidP="00A50451">
            <w:pPr>
              <w:shd w:val="clear" w:color="auto" w:fill="FBE4D5" w:themeFill="accent2" w:themeFillTint="33"/>
              <w:tabs>
                <w:tab w:val="left" w:pos="273"/>
              </w:tabs>
              <w:spacing w:line="276" w:lineRule="auto"/>
              <w:rPr>
                <w:rFonts w:cstheme="minorHAnsi"/>
                <w:b/>
                <w:bCs/>
              </w:rPr>
            </w:pPr>
          </w:p>
          <w:p w14:paraId="4F5B48BD" w14:textId="77777777" w:rsidR="002E0434" w:rsidRPr="003935DB" w:rsidRDefault="002E0434" w:rsidP="002E0434">
            <w:pPr>
              <w:tabs>
                <w:tab w:val="left" w:pos="273"/>
              </w:tabs>
              <w:spacing w:line="276" w:lineRule="auto"/>
              <w:rPr>
                <w:rFonts w:cstheme="minorHAnsi"/>
                <w:b/>
                <w:bCs/>
              </w:rPr>
            </w:pPr>
          </w:p>
          <w:p w14:paraId="45786375" w14:textId="6E34D2B5" w:rsidR="002C39FF" w:rsidRPr="003935DB" w:rsidRDefault="002C39FF" w:rsidP="0018513C">
            <w:pPr>
              <w:tabs>
                <w:tab w:val="left" w:pos="273"/>
              </w:tabs>
              <w:spacing w:line="276" w:lineRule="auto"/>
              <w:rPr>
                <w:rFonts w:cstheme="minorHAnsi"/>
              </w:rPr>
            </w:pPr>
            <w:r w:rsidRPr="003935DB">
              <w:rPr>
                <w:rFonts w:cstheme="minorHAnsi"/>
                <w:b/>
                <w:bCs/>
              </w:rPr>
              <w:t xml:space="preserve">Lösungsvorschläge für die </w:t>
            </w:r>
            <w:del w:id="1103" w:author="Fabienne Schmaus" w:date="2026-05-11T11:27:00Z" w16du:dateUtc="2026-05-11T09:27:00Z">
              <w:r w:rsidRPr="003935DB" w:rsidDel="0018513C">
                <w:rPr>
                  <w:rFonts w:cstheme="minorHAnsi"/>
                  <w:b/>
                  <w:bCs/>
                </w:rPr>
                <w:delText xml:space="preserve">Fallbeispiele </w:delText>
              </w:r>
            </w:del>
            <w:ins w:id="1104" w:author="Fabienne Schmaus" w:date="2026-05-11T11:27:00Z" w16du:dateUtc="2026-05-11T09:27:00Z">
              <w:r w:rsidR="0018513C">
                <w:rPr>
                  <w:rFonts w:cstheme="minorHAnsi"/>
                  <w:b/>
                  <w:bCs/>
                </w:rPr>
                <w:t>Profile</w:t>
              </w:r>
              <w:r w:rsidR="0018513C" w:rsidRPr="003935DB">
                <w:rPr>
                  <w:rFonts w:cstheme="minorHAnsi"/>
                  <w:b/>
                  <w:bCs/>
                </w:rPr>
                <w:t xml:space="preserve"> </w:t>
              </w:r>
            </w:ins>
            <w:r w:rsidRPr="003935DB">
              <w:rPr>
                <w:rFonts w:cstheme="minorHAnsi"/>
                <w:b/>
                <w:bCs/>
              </w:rPr>
              <w:t xml:space="preserve">(Arbeitsblatt </w:t>
            </w:r>
            <w:r w:rsidR="00262054" w:rsidRPr="003935DB">
              <w:rPr>
                <w:rFonts w:cstheme="minorHAnsi"/>
                <w:b/>
                <w:bCs/>
              </w:rPr>
              <w:t>5</w:t>
            </w:r>
            <w:r w:rsidRPr="003935DB">
              <w:rPr>
                <w:rFonts w:cstheme="minorHAnsi"/>
                <w:b/>
                <w:bCs/>
              </w:rPr>
              <w:t>):</w:t>
            </w:r>
          </w:p>
          <w:p w14:paraId="37492D06" w14:textId="77777777" w:rsidR="00176DD5" w:rsidRPr="003935DB" w:rsidRDefault="00176DD5" w:rsidP="0018513C">
            <w:pPr>
              <w:tabs>
                <w:tab w:val="left" w:pos="273"/>
              </w:tabs>
              <w:spacing w:line="276" w:lineRule="auto"/>
              <w:rPr>
                <w:rFonts w:cstheme="minorHAnsi"/>
                <w:b/>
                <w:bCs/>
              </w:rPr>
            </w:pPr>
            <w:r w:rsidRPr="003935DB">
              <w:rPr>
                <w:rFonts w:cstheme="minorHAnsi"/>
                <w:b/>
                <w:bCs/>
              </w:rPr>
              <w:t>Profil 1 (@maxfit.official):</w:t>
            </w:r>
          </w:p>
          <w:p w14:paraId="2BFD9E25" w14:textId="227B0604" w:rsidR="00176DD5" w:rsidRPr="003935DB" w:rsidRDefault="00176DD5" w:rsidP="0018513C">
            <w:pPr>
              <w:tabs>
                <w:tab w:val="left" w:pos="273"/>
              </w:tabs>
              <w:spacing w:line="276" w:lineRule="auto"/>
              <w:rPr>
                <w:rFonts w:cstheme="minorHAnsi"/>
              </w:rPr>
            </w:pPr>
            <w:r w:rsidRPr="003935DB">
              <w:rPr>
                <w:rFonts w:cstheme="minorHAnsi"/>
              </w:rPr>
              <w:t xml:space="preserve">– </w:t>
            </w:r>
            <w:del w:id="1105" w:author="Fabienne Schmaus" w:date="2026-05-11T11:27:00Z" w16du:dateUtc="2026-05-11T09:27:00Z">
              <w:r w:rsidR="008A0BA9" w:rsidDel="0018513C">
                <w:rPr>
                  <w:rFonts w:cstheme="minorHAnsi"/>
                </w:rPr>
                <w:delText>„</w:delText>
              </w:r>
              <w:r w:rsidRPr="003935DB" w:rsidDel="0018513C">
                <w:rPr>
                  <w:rFonts w:cstheme="minorHAnsi"/>
                </w:rPr>
                <w:delText>N</w:delText>
              </w:r>
            </w:del>
            <w:ins w:id="1106" w:author="Fabienne Schmaus" w:date="2026-05-11T11:27:00Z" w16du:dateUtc="2026-05-11T09:27:00Z">
              <w:r w:rsidR="0018513C">
                <w:rPr>
                  <w:rFonts w:cstheme="minorHAnsi"/>
                </w:rPr>
                <w:t>n</w:t>
              </w:r>
            </w:ins>
            <w:r w:rsidRPr="003935DB">
              <w:rPr>
                <w:rFonts w:cstheme="minorHAnsi"/>
              </w:rPr>
              <w:t>icht realistisch</w:t>
            </w:r>
            <w:ins w:id="1107" w:author="Fabienne Schmaus" w:date="2026-05-11T09:50:00Z" w16du:dateUtc="2026-05-11T07:50:00Z">
              <w:r w:rsidR="00B76869">
                <w:rPr>
                  <w:rFonts w:cstheme="minorHAnsi"/>
                </w:rPr>
                <w:t xml:space="preserve">: </w:t>
              </w:r>
            </w:ins>
            <w:ins w:id="1108" w:author="Fabienne Schmaus" w:date="2026-05-11T11:27:00Z" w16du:dateUtc="2026-05-11T09:27:00Z">
              <w:r w:rsidR="0018513C">
                <w:rPr>
                  <w:rFonts w:cstheme="minorHAnsi"/>
                </w:rPr>
                <w:t>„</w:t>
              </w:r>
            </w:ins>
            <w:ins w:id="1109" w:author="Fabienne Schmaus" w:date="2026-05-11T09:50:00Z" w16du:dateUtc="2026-05-11T07:50:00Z">
              <w:r w:rsidR="00B76869">
                <w:rPr>
                  <w:rFonts w:cstheme="minorHAnsi"/>
                </w:rPr>
                <w:t>D</w:t>
              </w:r>
            </w:ins>
            <w:del w:id="1110" w:author="Fabienne Schmaus" w:date="2026-05-11T09:50:00Z" w16du:dateUtc="2026-05-11T07:50:00Z">
              <w:r w:rsidRPr="003935DB" w:rsidDel="00B76869">
                <w:rPr>
                  <w:rFonts w:cstheme="minorHAnsi"/>
                </w:rPr>
                <w:delText xml:space="preserve"> – d</w:delText>
              </w:r>
            </w:del>
            <w:r w:rsidRPr="003935DB">
              <w:rPr>
                <w:rFonts w:cstheme="minorHAnsi"/>
              </w:rPr>
              <w:t>er Körper ist durch Training UND genetische Voraussetzungen so</w:t>
            </w:r>
            <w:ins w:id="1111" w:author="Fabienne Schmaus" w:date="2026-05-11T09:50:00Z" w16du:dateUtc="2026-05-11T07:50:00Z">
              <w:r w:rsidR="00750E4B">
                <w:rPr>
                  <w:rFonts w:cstheme="minorHAnsi"/>
                </w:rPr>
                <w:t>.</w:t>
              </w:r>
            </w:ins>
            <w:r w:rsidR="008A0BA9">
              <w:rPr>
                <w:rFonts w:cstheme="minorHAnsi"/>
              </w:rPr>
              <w:t>“</w:t>
            </w:r>
          </w:p>
          <w:p w14:paraId="3BA8C151" w14:textId="67E10B45" w:rsidR="00176DD5" w:rsidRPr="003935DB" w:rsidRDefault="00176DD5" w:rsidP="0018513C">
            <w:pPr>
              <w:tabs>
                <w:tab w:val="left" w:pos="273"/>
              </w:tabs>
              <w:spacing w:line="276" w:lineRule="auto"/>
              <w:rPr>
                <w:rFonts w:cstheme="minorHAnsi"/>
              </w:rPr>
            </w:pPr>
            <w:r w:rsidRPr="003935DB">
              <w:rPr>
                <w:rFonts w:cstheme="minorHAnsi"/>
              </w:rPr>
              <w:t xml:space="preserve">– </w:t>
            </w:r>
            <w:r w:rsidR="008A0BA9">
              <w:rPr>
                <w:rFonts w:cstheme="minorHAnsi"/>
              </w:rPr>
              <w:t>„</w:t>
            </w:r>
            <w:r w:rsidRPr="003935DB">
              <w:rPr>
                <w:rFonts w:cstheme="minorHAnsi"/>
              </w:rPr>
              <w:t>Er bewirbt Proteinpulver</w:t>
            </w:r>
            <w:ins w:id="1112" w:author="Fabienne Schmaus" w:date="2026-05-11T09:50:00Z" w16du:dateUtc="2026-05-11T07:50:00Z">
              <w:r w:rsidR="00750E4B">
                <w:rPr>
                  <w:rFonts w:cstheme="minorHAnsi"/>
                </w:rPr>
                <w:t>. D</w:t>
              </w:r>
            </w:ins>
            <w:del w:id="1113" w:author="Fabienne Schmaus" w:date="2026-05-11T09:50:00Z" w16du:dateUtc="2026-05-11T07:50:00Z">
              <w:r w:rsidRPr="003935DB" w:rsidDel="00750E4B">
                <w:rPr>
                  <w:rFonts w:cstheme="minorHAnsi"/>
                </w:rPr>
                <w:delText xml:space="preserve"> – d</w:delText>
              </w:r>
            </w:del>
            <w:r w:rsidRPr="003935DB">
              <w:rPr>
                <w:rFonts w:cstheme="minorHAnsi"/>
              </w:rPr>
              <w:t>a verdient er dran</w:t>
            </w:r>
            <w:ins w:id="1114" w:author="Fabienne Schmaus" w:date="2026-05-11T09:50:00Z" w16du:dateUtc="2026-05-11T07:50:00Z">
              <w:r w:rsidR="00750E4B">
                <w:rPr>
                  <w:rFonts w:cstheme="minorHAnsi"/>
                </w:rPr>
                <w:t>.</w:t>
              </w:r>
            </w:ins>
            <w:r w:rsidR="008A0BA9">
              <w:rPr>
                <w:rFonts w:cstheme="minorHAnsi"/>
              </w:rPr>
              <w:t>“</w:t>
            </w:r>
          </w:p>
          <w:p w14:paraId="0D51235D" w14:textId="68D3CE0A" w:rsidR="00176DD5" w:rsidRPr="003935DB" w:rsidRDefault="00176DD5" w:rsidP="0018513C">
            <w:pPr>
              <w:tabs>
                <w:tab w:val="left" w:pos="273"/>
              </w:tabs>
              <w:spacing w:line="276" w:lineRule="auto"/>
              <w:rPr>
                <w:rFonts w:cstheme="minorHAnsi"/>
              </w:rPr>
            </w:pPr>
            <w:r w:rsidRPr="003935DB">
              <w:rPr>
                <w:rFonts w:cstheme="minorHAnsi"/>
              </w:rPr>
              <w:t xml:space="preserve">– </w:t>
            </w:r>
            <w:del w:id="1115" w:author="Fabienne Schmaus" w:date="2026-05-11T11:27:00Z" w16du:dateUtc="2026-05-11T09:27:00Z">
              <w:r w:rsidRPr="003935DB" w:rsidDel="0018513C">
                <w:rPr>
                  <w:rFonts w:cstheme="minorHAnsi"/>
                </w:rPr>
                <w:delText xml:space="preserve">Unrealistisches </w:delText>
              </w:r>
            </w:del>
            <w:ins w:id="1116" w:author="Fabienne Schmaus" w:date="2026-05-11T11:27:00Z" w16du:dateUtc="2026-05-11T09:27:00Z">
              <w:r w:rsidR="0018513C">
                <w:rPr>
                  <w:rFonts w:cstheme="minorHAnsi"/>
                </w:rPr>
                <w:t>u</w:t>
              </w:r>
              <w:r w:rsidR="0018513C" w:rsidRPr="003935DB">
                <w:rPr>
                  <w:rFonts w:cstheme="minorHAnsi"/>
                </w:rPr>
                <w:t xml:space="preserve">nrealistisches </w:t>
              </w:r>
            </w:ins>
            <w:r w:rsidRPr="003935DB">
              <w:rPr>
                <w:rFonts w:cstheme="minorHAnsi"/>
              </w:rPr>
              <w:t xml:space="preserve">Körperbild: </w:t>
            </w:r>
            <w:r w:rsidR="008A0BA9">
              <w:rPr>
                <w:rFonts w:cstheme="minorHAnsi"/>
              </w:rPr>
              <w:t>„</w:t>
            </w:r>
            <w:r w:rsidRPr="003935DB">
              <w:rPr>
                <w:rFonts w:cstheme="minorHAnsi"/>
              </w:rPr>
              <w:t xml:space="preserve">Das ist für </w:t>
            </w:r>
            <w:ins w:id="1117" w:author="Fabienne Schmaus" w:date="2026-05-11T11:28:00Z" w16du:dateUtc="2026-05-11T09:28:00Z">
              <w:r w:rsidR="002A2BDA" w:rsidRPr="003935DB">
                <w:rPr>
                  <w:rFonts w:cstheme="minorHAnsi"/>
                </w:rPr>
                <w:t>‚</w:t>
              </w:r>
              <w:r w:rsidR="002A2BDA">
                <w:rPr>
                  <w:rFonts w:cstheme="minorHAnsi"/>
                </w:rPr>
                <w:t>jeden</w:t>
              </w:r>
              <w:r w:rsidR="002A2BDA" w:rsidRPr="003935DB">
                <w:rPr>
                  <w:rFonts w:cstheme="minorHAnsi"/>
                </w:rPr>
                <w:t xml:space="preserve">' </w:t>
              </w:r>
            </w:ins>
            <w:del w:id="1118" w:author="Fabienne Schmaus" w:date="2026-05-11T11:28:00Z" w16du:dateUtc="2026-05-11T09:28:00Z">
              <w:r w:rsidRPr="003935DB" w:rsidDel="002A2BDA">
                <w:rPr>
                  <w:rFonts w:cstheme="minorHAnsi"/>
                </w:rPr>
                <w:delText xml:space="preserve">JEDEN </w:delText>
              </w:r>
            </w:del>
            <w:r w:rsidRPr="003935DB">
              <w:rPr>
                <w:rFonts w:cstheme="minorHAnsi"/>
              </w:rPr>
              <w:t>möglich</w:t>
            </w:r>
            <w:r w:rsidR="008A0BA9">
              <w:rPr>
                <w:rFonts w:cstheme="minorHAnsi"/>
              </w:rPr>
              <w:t>“</w:t>
            </w:r>
            <w:r w:rsidRPr="003935DB">
              <w:rPr>
                <w:rFonts w:cstheme="minorHAnsi"/>
              </w:rPr>
              <w:t xml:space="preserve"> ignoriert genetische, zeitliche und soziale Voraussetzungen</w:t>
            </w:r>
            <w:ins w:id="1119" w:author="Fabienne Schmaus" w:date="2026-05-11T11:27:00Z" w16du:dateUtc="2026-05-11T09:27:00Z">
              <w:r w:rsidR="0018513C">
                <w:rPr>
                  <w:rFonts w:cstheme="minorHAnsi"/>
                </w:rPr>
                <w:t>.</w:t>
              </w:r>
            </w:ins>
          </w:p>
          <w:p w14:paraId="7CC654A3" w14:textId="6551B581" w:rsidR="00176DD5" w:rsidRPr="003935DB" w:rsidRDefault="00176DD5" w:rsidP="0018513C">
            <w:pPr>
              <w:tabs>
                <w:tab w:val="left" w:pos="273"/>
              </w:tabs>
              <w:spacing w:line="276" w:lineRule="auto"/>
              <w:rPr>
                <w:rFonts w:cstheme="minorHAnsi"/>
              </w:rPr>
            </w:pPr>
            <w:r w:rsidRPr="003935DB">
              <w:rPr>
                <w:rFonts w:cstheme="minorHAnsi"/>
              </w:rPr>
              <w:t xml:space="preserve">– </w:t>
            </w:r>
            <w:del w:id="1120" w:author="Fabienne Schmaus" w:date="2026-05-11T11:27:00Z" w16du:dateUtc="2026-05-11T09:27:00Z">
              <w:r w:rsidRPr="003935DB" w:rsidDel="0018513C">
                <w:rPr>
                  <w:rFonts w:cstheme="minorHAnsi"/>
                </w:rPr>
                <w:delText xml:space="preserve">Gefährliche </w:delText>
              </w:r>
            </w:del>
            <w:ins w:id="1121" w:author="Fabienne Schmaus" w:date="2026-05-11T11:27:00Z" w16du:dateUtc="2026-05-11T09:27:00Z">
              <w:r w:rsidR="0018513C">
                <w:rPr>
                  <w:rFonts w:cstheme="minorHAnsi"/>
                </w:rPr>
                <w:t>g</w:t>
              </w:r>
              <w:r w:rsidR="0018513C" w:rsidRPr="003935DB">
                <w:rPr>
                  <w:rFonts w:cstheme="minorHAnsi"/>
                </w:rPr>
                <w:t xml:space="preserve">efährliche </w:t>
              </w:r>
            </w:ins>
            <w:r w:rsidRPr="003935DB">
              <w:rPr>
                <w:rFonts w:cstheme="minorHAnsi"/>
              </w:rPr>
              <w:t xml:space="preserve">Behauptungen: Täglich trainieren ohne Ruhetag → Übertraining; </w:t>
            </w:r>
            <w:r w:rsidR="008A0BA9">
              <w:rPr>
                <w:rFonts w:cstheme="minorHAnsi"/>
              </w:rPr>
              <w:t>„</w:t>
            </w:r>
            <w:r w:rsidRPr="003935DB">
              <w:rPr>
                <w:rFonts w:cstheme="minorHAnsi"/>
              </w:rPr>
              <w:t>Pain is weakness</w:t>
            </w:r>
            <w:r w:rsidR="008A0BA9">
              <w:rPr>
                <w:rFonts w:cstheme="minorHAnsi"/>
              </w:rPr>
              <w:t>“</w:t>
            </w:r>
            <w:r w:rsidRPr="003935DB">
              <w:rPr>
                <w:rFonts w:cstheme="minorHAnsi"/>
              </w:rPr>
              <w:t xml:space="preserve"> → Verletzungsrisiko</w:t>
            </w:r>
          </w:p>
          <w:p w14:paraId="5FA9F7B6" w14:textId="6B490041" w:rsidR="00176DD5" w:rsidRPr="003935DB" w:rsidRDefault="00176DD5" w:rsidP="0018513C">
            <w:pPr>
              <w:tabs>
                <w:tab w:val="left" w:pos="273"/>
              </w:tabs>
              <w:spacing w:line="276" w:lineRule="auto"/>
              <w:rPr>
                <w:rFonts w:cstheme="minorHAnsi"/>
              </w:rPr>
            </w:pPr>
            <w:r w:rsidRPr="003935DB">
              <w:rPr>
                <w:rFonts w:cstheme="minorHAnsi"/>
              </w:rPr>
              <w:t xml:space="preserve">– </w:t>
            </w:r>
            <w:del w:id="1122" w:author="Fabienne Schmaus" w:date="2026-05-11T11:27:00Z" w16du:dateUtc="2026-05-11T09:27:00Z">
              <w:r w:rsidRPr="003935DB" w:rsidDel="0018513C">
                <w:rPr>
                  <w:rFonts w:cstheme="minorHAnsi"/>
                </w:rPr>
                <w:delText xml:space="preserve">Kommerzielle </w:delText>
              </w:r>
            </w:del>
            <w:ins w:id="1123" w:author="Fabienne Schmaus" w:date="2026-05-11T11:27:00Z" w16du:dateUtc="2026-05-11T09:27:00Z">
              <w:r w:rsidR="0018513C">
                <w:rPr>
                  <w:rFonts w:cstheme="minorHAnsi"/>
                </w:rPr>
                <w:t>k</w:t>
              </w:r>
              <w:r w:rsidR="0018513C" w:rsidRPr="003935DB">
                <w:rPr>
                  <w:rFonts w:cstheme="minorHAnsi"/>
                </w:rPr>
                <w:t xml:space="preserve">ommerzielle </w:t>
              </w:r>
            </w:ins>
            <w:r w:rsidRPr="003935DB">
              <w:rPr>
                <w:rFonts w:cstheme="minorHAnsi"/>
              </w:rPr>
              <w:t>Interessen: Rabattcode (Affiliate), Coaching-Angebote</w:t>
            </w:r>
          </w:p>
          <w:p w14:paraId="1690DCC2" w14:textId="61C31275" w:rsidR="00176DD5" w:rsidRPr="003935DB" w:rsidRDefault="00176DD5" w:rsidP="0018513C">
            <w:pPr>
              <w:tabs>
                <w:tab w:val="left" w:pos="273"/>
              </w:tabs>
              <w:spacing w:line="276" w:lineRule="auto"/>
              <w:rPr>
                <w:rFonts w:cstheme="minorHAnsi"/>
              </w:rPr>
            </w:pPr>
            <w:r w:rsidRPr="003935DB">
              <w:rPr>
                <w:rFonts w:cstheme="minorHAnsi"/>
              </w:rPr>
              <w:t xml:space="preserve">– </w:t>
            </w:r>
            <w:del w:id="1124" w:author="Fabienne Schmaus" w:date="2026-05-11T11:27:00Z" w16du:dateUtc="2026-05-11T09:27:00Z">
              <w:r w:rsidRPr="003935DB" w:rsidDel="0018513C">
                <w:rPr>
                  <w:rFonts w:cstheme="minorHAnsi"/>
                </w:rPr>
                <w:delText xml:space="preserve">Psychische </w:delText>
              </w:r>
            </w:del>
            <w:ins w:id="1125" w:author="Fabienne Schmaus" w:date="2026-05-11T11:27:00Z" w16du:dateUtc="2026-05-11T09:27:00Z">
              <w:r w:rsidR="0018513C">
                <w:rPr>
                  <w:rFonts w:cstheme="minorHAnsi"/>
                </w:rPr>
                <w:t>p</w:t>
              </w:r>
              <w:r w:rsidR="0018513C" w:rsidRPr="003935DB">
                <w:rPr>
                  <w:rFonts w:cstheme="minorHAnsi"/>
                </w:rPr>
                <w:t xml:space="preserve">sychische </w:t>
              </w:r>
            </w:ins>
            <w:r w:rsidRPr="003935DB">
              <w:rPr>
                <w:rFonts w:cstheme="minorHAnsi"/>
              </w:rPr>
              <w:t>Wirkung: Motiv → Frustration, wenn eigener Körper nicht folgt; Schuldgefühle bei Ruhetagen</w:t>
            </w:r>
          </w:p>
          <w:p w14:paraId="4E71B792" w14:textId="2D9253AE" w:rsidR="00176DD5" w:rsidRPr="003935DB" w:rsidRDefault="00176DD5" w:rsidP="0018513C">
            <w:pPr>
              <w:tabs>
                <w:tab w:val="left" w:pos="273"/>
              </w:tabs>
              <w:spacing w:line="276" w:lineRule="auto"/>
              <w:rPr>
                <w:rFonts w:cstheme="minorHAnsi"/>
              </w:rPr>
            </w:pPr>
            <w:r w:rsidRPr="003935DB">
              <w:rPr>
                <w:rFonts w:cstheme="minorHAnsi"/>
              </w:rPr>
              <w:t xml:space="preserve">– </w:t>
            </w:r>
            <w:r w:rsidRPr="0018513C">
              <w:rPr>
                <w:rFonts w:cstheme="minorHAnsi"/>
                <w:b/>
                <w:bCs/>
                <w:rPrChange w:id="1126" w:author="Fabienne Schmaus" w:date="2026-05-11T11:28:00Z" w16du:dateUtc="2026-05-11T09:28:00Z">
                  <w:rPr>
                    <w:rFonts w:cstheme="minorHAnsi"/>
                  </w:rPr>
                </w:rPrChange>
              </w:rPr>
              <w:t>Sek</w:t>
            </w:r>
            <w:ins w:id="1127" w:author="Fabienne Schmaus" w:date="2026-05-11T09:50:00Z" w16du:dateUtc="2026-05-11T07:50:00Z">
              <w:r w:rsidR="00750E4B" w:rsidRPr="0018513C">
                <w:rPr>
                  <w:rFonts w:cstheme="minorHAnsi"/>
                  <w:b/>
                  <w:bCs/>
                  <w:rPrChange w:id="1128" w:author="Fabienne Schmaus" w:date="2026-05-11T11:28:00Z" w16du:dateUtc="2026-05-11T09:28:00Z">
                    <w:rPr>
                      <w:rFonts w:cstheme="minorHAnsi"/>
                    </w:rPr>
                  </w:rPrChange>
                </w:rPr>
                <w:t>.</w:t>
              </w:r>
            </w:ins>
            <w:r w:rsidRPr="0018513C">
              <w:rPr>
                <w:rFonts w:cstheme="minorHAnsi"/>
                <w:b/>
                <w:bCs/>
                <w:rPrChange w:id="1129" w:author="Fabienne Schmaus" w:date="2026-05-11T11:28:00Z" w16du:dateUtc="2026-05-11T09:28:00Z">
                  <w:rPr>
                    <w:rFonts w:cstheme="minorHAnsi"/>
                  </w:rPr>
                </w:rPrChange>
              </w:rPr>
              <w:t xml:space="preserve"> II:</w:t>
            </w:r>
            <w:r w:rsidRPr="003935DB">
              <w:rPr>
                <w:rFonts w:cstheme="minorHAnsi"/>
              </w:rPr>
              <w:t xml:space="preserve"> Keine Kennzeichnung von Affiliate-Posts erkennbar</w:t>
            </w:r>
          </w:p>
          <w:p w14:paraId="7B9C459C" w14:textId="6C03B7FE" w:rsidR="00176DD5" w:rsidRPr="003935DB" w:rsidRDefault="002A2BDA" w:rsidP="0018513C">
            <w:pPr>
              <w:tabs>
                <w:tab w:val="left" w:pos="273"/>
              </w:tabs>
              <w:spacing w:line="276" w:lineRule="auto"/>
              <w:rPr>
                <w:rFonts w:cstheme="minorHAnsi"/>
                <w:b/>
                <w:bCs/>
              </w:rPr>
            </w:pPr>
            <w:ins w:id="1130" w:author="Fabienne Schmaus" w:date="2026-05-11T11:29:00Z" w16du:dateUtc="2026-05-11T09:29:00Z">
              <w:r>
                <w:rPr>
                  <w:rFonts w:cstheme="minorHAnsi"/>
                  <w:b/>
                  <w:bCs/>
                </w:rPr>
                <w:br/>
              </w:r>
            </w:ins>
            <w:r w:rsidR="00176DD5" w:rsidRPr="003935DB">
              <w:rPr>
                <w:rFonts w:cstheme="minorHAnsi"/>
                <w:b/>
                <w:bCs/>
              </w:rPr>
              <w:t>Profil 2 (@cleankitchen.lea):</w:t>
            </w:r>
          </w:p>
          <w:p w14:paraId="4ABA00D6" w14:textId="3E112B81" w:rsidR="00176DD5" w:rsidRPr="003935DB" w:rsidRDefault="00176DD5" w:rsidP="0018513C">
            <w:pPr>
              <w:tabs>
                <w:tab w:val="left" w:pos="273"/>
              </w:tabs>
              <w:spacing w:line="276" w:lineRule="auto"/>
              <w:rPr>
                <w:rFonts w:cstheme="minorHAnsi"/>
              </w:rPr>
            </w:pPr>
            <w:r w:rsidRPr="003935DB">
              <w:rPr>
                <w:rFonts w:cstheme="minorHAnsi"/>
              </w:rPr>
              <w:t xml:space="preserve">– </w:t>
            </w:r>
            <w:r w:rsidR="008A0BA9">
              <w:rPr>
                <w:rFonts w:cstheme="minorHAnsi"/>
              </w:rPr>
              <w:t>„</w:t>
            </w:r>
            <w:r w:rsidRPr="003935DB">
              <w:rPr>
                <w:rFonts w:cstheme="minorHAnsi"/>
              </w:rPr>
              <w:t>Clean Eating klingt gut, aber was bedeutet das eigentlich?</w:t>
            </w:r>
            <w:r w:rsidR="008A0BA9">
              <w:rPr>
                <w:rFonts w:cstheme="minorHAnsi"/>
              </w:rPr>
              <w:t>“</w:t>
            </w:r>
          </w:p>
          <w:p w14:paraId="5CBEEBE1" w14:textId="3CE6C898" w:rsidR="00176DD5" w:rsidRPr="003935DB" w:rsidRDefault="00176DD5" w:rsidP="0018513C">
            <w:pPr>
              <w:tabs>
                <w:tab w:val="left" w:pos="273"/>
              </w:tabs>
              <w:spacing w:line="276" w:lineRule="auto"/>
              <w:rPr>
                <w:rFonts w:cstheme="minorHAnsi"/>
              </w:rPr>
            </w:pPr>
            <w:r w:rsidRPr="003935DB">
              <w:rPr>
                <w:rFonts w:cstheme="minorHAnsi"/>
              </w:rPr>
              <w:t xml:space="preserve">– </w:t>
            </w:r>
            <w:r w:rsidR="008A0BA9">
              <w:rPr>
                <w:rFonts w:cstheme="minorHAnsi"/>
              </w:rPr>
              <w:t>„</w:t>
            </w:r>
            <w:r w:rsidRPr="003935DB">
              <w:rPr>
                <w:rFonts w:cstheme="minorHAnsi"/>
              </w:rPr>
              <w:t>Scham für ‚ungesunde' Lebensmittel</w:t>
            </w:r>
            <w:ins w:id="1131" w:author="Fabienne Schmaus" w:date="2026-05-11T09:51:00Z" w16du:dateUtc="2026-05-11T07:51:00Z">
              <w:r w:rsidR="00750E4B">
                <w:rPr>
                  <w:rFonts w:cstheme="minorHAnsi"/>
                </w:rPr>
                <w:t>: D</w:t>
              </w:r>
            </w:ins>
            <w:del w:id="1132" w:author="Fabienne Schmaus" w:date="2026-05-11T09:51:00Z" w16du:dateUtc="2026-05-11T07:51:00Z">
              <w:r w:rsidRPr="003935DB" w:rsidDel="00750E4B">
                <w:rPr>
                  <w:rFonts w:cstheme="minorHAnsi"/>
                </w:rPr>
                <w:delText xml:space="preserve"> – d</w:delText>
              </w:r>
            </w:del>
            <w:r w:rsidRPr="003935DB">
              <w:rPr>
                <w:rFonts w:cstheme="minorHAnsi"/>
              </w:rPr>
              <w:t>as erzeugt Druck</w:t>
            </w:r>
            <w:ins w:id="1133" w:author="Fabienne Schmaus" w:date="2026-05-11T11:28:00Z" w16du:dateUtc="2026-05-11T09:28:00Z">
              <w:r w:rsidR="0018513C">
                <w:rPr>
                  <w:rFonts w:cstheme="minorHAnsi"/>
                </w:rPr>
                <w:t>.</w:t>
              </w:r>
            </w:ins>
            <w:r w:rsidR="008A0BA9">
              <w:rPr>
                <w:rFonts w:cstheme="minorHAnsi"/>
              </w:rPr>
              <w:t>“</w:t>
            </w:r>
          </w:p>
          <w:p w14:paraId="236C0449" w14:textId="0ED4D8ED" w:rsidR="00176DD5" w:rsidRPr="003935DB" w:rsidRDefault="00176DD5" w:rsidP="0018513C">
            <w:pPr>
              <w:tabs>
                <w:tab w:val="left" w:pos="273"/>
              </w:tabs>
              <w:spacing w:line="276" w:lineRule="auto"/>
              <w:rPr>
                <w:rFonts w:cstheme="minorHAnsi"/>
              </w:rPr>
            </w:pPr>
            <w:r w:rsidRPr="003935DB">
              <w:rPr>
                <w:rFonts w:cstheme="minorHAnsi"/>
              </w:rPr>
              <w:t xml:space="preserve">– </w:t>
            </w:r>
            <w:r w:rsidRPr="007B0BF3">
              <w:rPr>
                <w:rFonts w:cstheme="minorHAnsi"/>
                <w:b/>
                <w:bCs/>
                <w:rPrChange w:id="1134" w:author="Fabienne Schmaus" w:date="2026-05-11T10:06:00Z" w16du:dateUtc="2026-05-11T08:06:00Z">
                  <w:rPr>
                    <w:rFonts w:cstheme="minorHAnsi"/>
                  </w:rPr>
                </w:rPrChange>
              </w:rPr>
              <w:t>Sek</w:t>
            </w:r>
            <w:ins w:id="1135" w:author="Fabienne Schmaus" w:date="2026-05-11T10:06:00Z" w16du:dateUtc="2026-05-11T08:06:00Z">
              <w:r w:rsidR="007B0BF3" w:rsidRPr="007B0BF3">
                <w:rPr>
                  <w:rFonts w:cstheme="minorHAnsi"/>
                  <w:b/>
                  <w:bCs/>
                  <w:rPrChange w:id="1136" w:author="Fabienne Schmaus" w:date="2026-05-11T10:06:00Z" w16du:dateUtc="2026-05-11T08:06:00Z">
                    <w:rPr>
                      <w:rFonts w:cstheme="minorHAnsi"/>
                    </w:rPr>
                  </w:rPrChange>
                </w:rPr>
                <w:t>.</w:t>
              </w:r>
            </w:ins>
            <w:r w:rsidRPr="007B0BF3">
              <w:rPr>
                <w:rFonts w:cstheme="minorHAnsi"/>
                <w:b/>
                <w:bCs/>
                <w:rPrChange w:id="1137" w:author="Fabienne Schmaus" w:date="2026-05-11T10:06:00Z" w16du:dateUtc="2026-05-11T08:06:00Z">
                  <w:rPr>
                    <w:rFonts w:cstheme="minorHAnsi"/>
                  </w:rPr>
                </w:rPrChange>
              </w:rPr>
              <w:t xml:space="preserve"> II:</w:t>
            </w:r>
            <w:r w:rsidRPr="003935DB">
              <w:rPr>
                <w:rFonts w:cstheme="minorHAnsi"/>
              </w:rPr>
              <w:t xml:space="preserve"> </w:t>
            </w:r>
            <w:r w:rsidR="008A0BA9">
              <w:rPr>
                <w:rFonts w:cstheme="minorHAnsi"/>
              </w:rPr>
              <w:t>„</w:t>
            </w:r>
            <w:r w:rsidR="000E5D25" w:rsidRPr="003935DB">
              <w:rPr>
                <w:rFonts w:cstheme="minorHAnsi"/>
              </w:rPr>
              <w:t>Orthorexie</w:t>
            </w:r>
            <w:r w:rsidRPr="003935DB">
              <w:rPr>
                <w:rFonts w:cstheme="minorHAnsi"/>
              </w:rPr>
              <w:t xml:space="preserve">-Risiko: </w:t>
            </w:r>
            <w:del w:id="1138" w:author="Fabienne Schmaus" w:date="2026-05-11T11:28:00Z" w16du:dateUtc="2026-05-11T09:28:00Z">
              <w:r w:rsidRPr="003935DB" w:rsidDel="002A2BDA">
                <w:rPr>
                  <w:rFonts w:cstheme="minorHAnsi"/>
                </w:rPr>
                <w:delText xml:space="preserve">Wenn </w:delText>
              </w:r>
            </w:del>
            <w:ins w:id="1139" w:author="Fabienne Schmaus" w:date="2026-05-11T11:28:00Z" w16du:dateUtc="2026-05-11T09:28:00Z">
              <w:r w:rsidR="002A2BDA">
                <w:rPr>
                  <w:rFonts w:cstheme="minorHAnsi"/>
                </w:rPr>
                <w:t>w</w:t>
              </w:r>
              <w:r w:rsidR="002A2BDA" w:rsidRPr="003935DB">
                <w:rPr>
                  <w:rFonts w:cstheme="minorHAnsi"/>
                </w:rPr>
                <w:t xml:space="preserve">enn </w:t>
              </w:r>
            </w:ins>
            <w:r w:rsidRPr="003935DB">
              <w:rPr>
                <w:rFonts w:cstheme="minorHAnsi"/>
              </w:rPr>
              <w:t>‚gesund essen' zur Obsession wird</w:t>
            </w:r>
            <w:r w:rsidR="008A0BA9">
              <w:rPr>
                <w:rFonts w:cstheme="minorHAnsi"/>
              </w:rPr>
              <w:t>“</w:t>
            </w:r>
          </w:p>
          <w:p w14:paraId="35276F41" w14:textId="46191E48" w:rsidR="00176DD5" w:rsidRPr="003935DB" w:rsidRDefault="00176DD5" w:rsidP="0018513C">
            <w:pPr>
              <w:tabs>
                <w:tab w:val="left" w:pos="273"/>
              </w:tabs>
              <w:spacing w:line="276" w:lineRule="auto"/>
              <w:rPr>
                <w:rFonts w:cstheme="minorHAnsi"/>
              </w:rPr>
            </w:pPr>
            <w:r w:rsidRPr="003935DB">
              <w:rPr>
                <w:rFonts w:cstheme="minorHAnsi"/>
              </w:rPr>
              <w:t xml:space="preserve">– </w:t>
            </w:r>
            <w:del w:id="1140" w:author="Fabienne Schmaus" w:date="2026-05-11T11:28:00Z" w16du:dateUtc="2026-05-11T09:28:00Z">
              <w:r w:rsidRPr="003935DB" w:rsidDel="002A2BDA">
                <w:rPr>
                  <w:rFonts w:cstheme="minorHAnsi"/>
                </w:rPr>
                <w:delText xml:space="preserve">Gefährlichste </w:delText>
              </w:r>
            </w:del>
            <w:ins w:id="1141" w:author="Fabienne Schmaus" w:date="2026-05-11T11:28:00Z" w16du:dateUtc="2026-05-11T09:28:00Z">
              <w:r w:rsidR="002A2BDA">
                <w:rPr>
                  <w:rFonts w:cstheme="minorHAnsi"/>
                </w:rPr>
                <w:t>g</w:t>
              </w:r>
              <w:r w:rsidR="002A2BDA" w:rsidRPr="003935DB">
                <w:rPr>
                  <w:rFonts w:cstheme="minorHAnsi"/>
                </w:rPr>
                <w:t xml:space="preserve">efährlichste </w:t>
              </w:r>
            </w:ins>
            <w:r w:rsidRPr="003935DB">
              <w:rPr>
                <w:rFonts w:cstheme="minorHAnsi"/>
              </w:rPr>
              <w:t xml:space="preserve">Behauptungen: </w:t>
            </w:r>
            <w:r w:rsidR="008A0BA9">
              <w:rPr>
                <w:rFonts w:cstheme="minorHAnsi"/>
              </w:rPr>
              <w:t>„</w:t>
            </w:r>
            <w:r w:rsidRPr="003935DB">
              <w:rPr>
                <w:rFonts w:cstheme="minorHAnsi"/>
              </w:rPr>
              <w:t>Gluten ist Gift für jeden</w:t>
            </w:r>
            <w:r w:rsidR="008A0BA9">
              <w:rPr>
                <w:rFonts w:cstheme="minorHAnsi"/>
              </w:rPr>
              <w:t>“</w:t>
            </w:r>
            <w:r w:rsidRPr="003935DB">
              <w:rPr>
                <w:rFonts w:cstheme="minorHAnsi"/>
              </w:rPr>
              <w:t xml:space="preserve"> ist wissenschaftlich falsch (Glutenunverträglichkeit betrifft ~1</w:t>
            </w:r>
            <w:ins w:id="1142" w:author="Fabienne Schmaus" w:date="2026-05-11T11:29:00Z" w16du:dateUtc="2026-05-11T09:29:00Z">
              <w:r w:rsidR="002A2BDA">
                <w:rPr>
                  <w:rFonts w:cstheme="minorHAnsi"/>
                </w:rPr>
                <w:t> </w:t>
              </w:r>
            </w:ins>
            <w:r w:rsidRPr="003935DB">
              <w:rPr>
                <w:rFonts w:cstheme="minorHAnsi"/>
              </w:rPr>
              <w:t>%, Zöliakie ~0,5</w:t>
            </w:r>
            <w:ins w:id="1143" w:author="Fabienne Schmaus" w:date="2026-05-11T09:51:00Z" w16du:dateUtc="2026-05-11T07:51:00Z">
              <w:r w:rsidR="00750E4B">
                <w:rPr>
                  <w:rFonts w:cstheme="minorHAnsi"/>
                </w:rPr>
                <w:t> </w:t>
              </w:r>
            </w:ins>
            <w:r w:rsidRPr="003935DB">
              <w:rPr>
                <w:rFonts w:cstheme="minorHAnsi"/>
              </w:rPr>
              <w:t>–</w:t>
            </w:r>
            <w:ins w:id="1144" w:author="Fabienne Schmaus" w:date="2026-05-11T09:51:00Z" w16du:dateUtc="2026-05-11T07:51:00Z">
              <w:r w:rsidR="00750E4B">
                <w:rPr>
                  <w:rFonts w:cstheme="minorHAnsi"/>
                </w:rPr>
                <w:t xml:space="preserve"> </w:t>
              </w:r>
            </w:ins>
            <w:r w:rsidRPr="003935DB">
              <w:rPr>
                <w:rFonts w:cstheme="minorHAnsi"/>
              </w:rPr>
              <w:t>1</w:t>
            </w:r>
            <w:ins w:id="1145" w:author="Fabienne Schmaus" w:date="2026-05-11T11:29:00Z" w16du:dateUtc="2026-05-11T09:29:00Z">
              <w:r w:rsidR="002A2BDA">
                <w:rPr>
                  <w:rFonts w:cstheme="minorHAnsi"/>
                </w:rPr>
                <w:t> </w:t>
              </w:r>
            </w:ins>
            <w:r w:rsidRPr="003935DB">
              <w:rPr>
                <w:rFonts w:cstheme="minorHAnsi"/>
              </w:rPr>
              <w:t xml:space="preserve">%); </w:t>
            </w:r>
            <w:r w:rsidR="008A0BA9">
              <w:rPr>
                <w:rFonts w:cstheme="minorHAnsi"/>
              </w:rPr>
              <w:t>„</w:t>
            </w:r>
            <w:r w:rsidRPr="003935DB">
              <w:rPr>
                <w:rFonts w:cstheme="minorHAnsi"/>
              </w:rPr>
              <w:t>Zucker = weißes Gift</w:t>
            </w:r>
            <w:r w:rsidR="008A0BA9">
              <w:rPr>
                <w:rFonts w:cstheme="minorHAnsi"/>
              </w:rPr>
              <w:t>“</w:t>
            </w:r>
            <w:r w:rsidRPr="003935DB">
              <w:rPr>
                <w:rFonts w:cstheme="minorHAnsi"/>
              </w:rPr>
              <w:t xml:space="preserve"> ist vereinfachte, angstbasierte Botschaft</w:t>
            </w:r>
            <w:ins w:id="1146" w:author="Fabienne Schmaus" w:date="2026-05-11T11:29:00Z" w16du:dateUtc="2026-05-11T09:29:00Z">
              <w:r w:rsidR="002A2BDA">
                <w:rPr>
                  <w:rFonts w:cstheme="minorHAnsi"/>
                </w:rPr>
                <w:t>.</w:t>
              </w:r>
            </w:ins>
          </w:p>
          <w:p w14:paraId="44E3D493" w14:textId="412DBA09" w:rsidR="00176DD5" w:rsidRPr="003935DB" w:rsidRDefault="00176DD5" w:rsidP="0018513C">
            <w:pPr>
              <w:tabs>
                <w:tab w:val="left" w:pos="273"/>
              </w:tabs>
              <w:spacing w:line="276" w:lineRule="auto"/>
              <w:rPr>
                <w:rFonts w:cstheme="minorHAnsi"/>
              </w:rPr>
            </w:pPr>
            <w:r w:rsidRPr="003935DB">
              <w:rPr>
                <w:rFonts w:cstheme="minorHAnsi"/>
              </w:rPr>
              <w:t xml:space="preserve">– </w:t>
            </w:r>
            <w:r w:rsidR="000E5D25" w:rsidRPr="003935DB">
              <w:rPr>
                <w:rFonts w:cstheme="minorHAnsi"/>
              </w:rPr>
              <w:t>Orthorexie</w:t>
            </w:r>
            <w:r w:rsidRPr="003935DB">
              <w:rPr>
                <w:rFonts w:cstheme="minorHAnsi"/>
              </w:rPr>
              <w:t xml:space="preserve">-Risiko: Wenn </w:t>
            </w:r>
            <w:r w:rsidR="008A0BA9">
              <w:rPr>
                <w:rFonts w:cstheme="minorHAnsi"/>
              </w:rPr>
              <w:t>„</w:t>
            </w:r>
            <w:r w:rsidRPr="003935DB">
              <w:rPr>
                <w:rFonts w:cstheme="minorHAnsi"/>
              </w:rPr>
              <w:t>clean essen</w:t>
            </w:r>
            <w:r w:rsidR="008A0BA9">
              <w:rPr>
                <w:rFonts w:cstheme="minorHAnsi"/>
              </w:rPr>
              <w:t>“</w:t>
            </w:r>
            <w:r w:rsidRPr="003935DB">
              <w:rPr>
                <w:rFonts w:cstheme="minorHAnsi"/>
              </w:rPr>
              <w:t xml:space="preserve"> zur Obsession wird und mit Schuldgefühlen bei Abweichung verbunden ist</w:t>
            </w:r>
            <w:ins w:id="1147" w:author="Fabienne Schmaus" w:date="2026-05-11T11:29:00Z" w16du:dateUtc="2026-05-11T09:29:00Z">
              <w:r w:rsidR="002A2BDA">
                <w:rPr>
                  <w:rFonts w:cstheme="minorHAnsi"/>
                </w:rPr>
                <w:t>.</w:t>
              </w:r>
            </w:ins>
          </w:p>
          <w:p w14:paraId="735EDB93" w14:textId="6C38BFDD" w:rsidR="00176DD5" w:rsidRPr="003935DB" w:rsidRDefault="00176DD5" w:rsidP="0018513C">
            <w:pPr>
              <w:tabs>
                <w:tab w:val="left" w:pos="273"/>
              </w:tabs>
              <w:spacing w:line="276" w:lineRule="auto"/>
              <w:rPr>
                <w:rFonts w:cstheme="minorHAnsi"/>
              </w:rPr>
            </w:pPr>
            <w:r w:rsidRPr="003935DB">
              <w:rPr>
                <w:rFonts w:cstheme="minorHAnsi"/>
              </w:rPr>
              <w:t xml:space="preserve">– </w:t>
            </w:r>
            <w:del w:id="1148" w:author="Fabienne Schmaus" w:date="2026-05-11T11:29:00Z" w16du:dateUtc="2026-05-11T09:29:00Z">
              <w:r w:rsidRPr="003935DB" w:rsidDel="002A2BDA">
                <w:rPr>
                  <w:rFonts w:cstheme="minorHAnsi"/>
                </w:rPr>
                <w:delText xml:space="preserve">Kommerzielle </w:delText>
              </w:r>
            </w:del>
            <w:ins w:id="1149" w:author="Fabienne Schmaus" w:date="2026-05-11T11:29:00Z" w16du:dateUtc="2026-05-11T09:29:00Z">
              <w:r w:rsidR="002A2BDA">
                <w:rPr>
                  <w:rFonts w:cstheme="minorHAnsi"/>
                </w:rPr>
                <w:t>k</w:t>
              </w:r>
              <w:r w:rsidR="002A2BDA" w:rsidRPr="003935DB">
                <w:rPr>
                  <w:rFonts w:cstheme="minorHAnsi"/>
                </w:rPr>
                <w:t xml:space="preserve">ommerzielle </w:t>
              </w:r>
            </w:ins>
            <w:r w:rsidRPr="003935DB">
              <w:rPr>
                <w:rFonts w:cstheme="minorHAnsi"/>
              </w:rPr>
              <w:t>Interessen: Produktshake, Affiliate-Links</w:t>
            </w:r>
          </w:p>
          <w:p w14:paraId="191A7DE2" w14:textId="4F863F4F" w:rsidR="00176DD5" w:rsidRPr="003935DB" w:rsidRDefault="00176DD5" w:rsidP="0018513C">
            <w:pPr>
              <w:tabs>
                <w:tab w:val="left" w:pos="273"/>
              </w:tabs>
              <w:spacing w:line="276" w:lineRule="auto"/>
              <w:rPr>
                <w:rFonts w:cstheme="minorHAnsi"/>
              </w:rPr>
            </w:pPr>
            <w:r w:rsidRPr="003935DB">
              <w:rPr>
                <w:rFonts w:cstheme="minorHAnsi"/>
              </w:rPr>
              <w:t xml:space="preserve">– </w:t>
            </w:r>
            <w:r w:rsidR="008A0BA9">
              <w:rPr>
                <w:rFonts w:cstheme="minorHAnsi"/>
              </w:rPr>
              <w:t>„</w:t>
            </w:r>
            <w:r w:rsidRPr="003935DB">
              <w:rPr>
                <w:rFonts w:cstheme="minorHAnsi"/>
              </w:rPr>
              <w:t>Zertifizierte Ernährungsberaterin®</w:t>
            </w:r>
            <w:r w:rsidR="008A0BA9">
              <w:rPr>
                <w:rFonts w:cstheme="minorHAnsi"/>
              </w:rPr>
              <w:t>“</w:t>
            </w:r>
            <w:r w:rsidRPr="003935DB">
              <w:rPr>
                <w:rFonts w:cstheme="minorHAnsi"/>
              </w:rPr>
              <w:t xml:space="preserve"> – Achtung: In Deutschland ist dieser Titel nicht geschützt</w:t>
            </w:r>
            <w:ins w:id="1150" w:author="Fabienne Schmaus" w:date="2026-05-11T09:51:00Z" w16du:dateUtc="2026-05-11T07:51:00Z">
              <w:r w:rsidR="00750E4B">
                <w:rPr>
                  <w:rFonts w:cstheme="minorHAnsi"/>
                </w:rPr>
                <w:t>.</w:t>
              </w:r>
            </w:ins>
          </w:p>
          <w:p w14:paraId="285BF4BC" w14:textId="5CF880A9" w:rsidR="00176DD5" w:rsidRPr="003935DB" w:rsidRDefault="002A2BDA" w:rsidP="0018513C">
            <w:pPr>
              <w:tabs>
                <w:tab w:val="left" w:pos="273"/>
              </w:tabs>
              <w:spacing w:line="276" w:lineRule="auto"/>
              <w:rPr>
                <w:rFonts w:cstheme="minorHAnsi"/>
                <w:b/>
                <w:bCs/>
              </w:rPr>
            </w:pPr>
            <w:ins w:id="1151" w:author="Fabienne Schmaus" w:date="2026-05-11T11:29:00Z" w16du:dateUtc="2026-05-11T09:29:00Z">
              <w:r>
                <w:rPr>
                  <w:rFonts w:cstheme="minorHAnsi"/>
                  <w:b/>
                  <w:bCs/>
                </w:rPr>
                <w:br/>
              </w:r>
            </w:ins>
            <w:r w:rsidR="00176DD5" w:rsidRPr="003935DB">
              <w:rPr>
                <w:rFonts w:cstheme="minorHAnsi"/>
                <w:b/>
                <w:bCs/>
              </w:rPr>
              <w:t>Profil 3 (@glowup.beauty):</w:t>
            </w:r>
          </w:p>
          <w:p w14:paraId="78A9468F" w14:textId="63CC557A" w:rsidR="00176DD5" w:rsidRPr="003935DB" w:rsidRDefault="00176DD5" w:rsidP="0018513C">
            <w:pPr>
              <w:tabs>
                <w:tab w:val="left" w:pos="273"/>
              </w:tabs>
              <w:spacing w:line="276" w:lineRule="auto"/>
              <w:rPr>
                <w:rFonts w:cstheme="minorHAnsi"/>
              </w:rPr>
            </w:pPr>
            <w:r w:rsidRPr="003935DB">
              <w:rPr>
                <w:rFonts w:cstheme="minorHAnsi"/>
              </w:rPr>
              <w:t xml:space="preserve">– </w:t>
            </w:r>
            <w:r w:rsidR="008A0BA9">
              <w:rPr>
                <w:rFonts w:cstheme="minorHAnsi"/>
              </w:rPr>
              <w:t>„</w:t>
            </w:r>
            <w:r w:rsidRPr="003935DB">
              <w:rPr>
                <w:rFonts w:cstheme="minorHAnsi"/>
              </w:rPr>
              <w:t>Die Haut sieht so aus, weil sie Filter benutzt</w:t>
            </w:r>
            <w:ins w:id="1152" w:author="Fabienne Schmaus" w:date="2026-05-11T09:51:00Z" w16du:dateUtc="2026-05-11T07:51:00Z">
              <w:r w:rsidR="00750E4B">
                <w:rPr>
                  <w:rFonts w:cstheme="minorHAnsi"/>
                </w:rPr>
                <w:t>: D</w:t>
              </w:r>
            </w:ins>
            <w:del w:id="1153" w:author="Fabienne Schmaus" w:date="2026-05-11T09:51:00Z" w16du:dateUtc="2026-05-11T07:51:00Z">
              <w:r w:rsidRPr="003935DB" w:rsidDel="00750E4B">
                <w:rPr>
                  <w:rFonts w:cstheme="minorHAnsi"/>
                </w:rPr>
                <w:delText xml:space="preserve"> – d</w:delText>
              </w:r>
            </w:del>
            <w:r w:rsidRPr="003935DB">
              <w:rPr>
                <w:rFonts w:cstheme="minorHAnsi"/>
              </w:rPr>
              <w:t>as ist kein echtes Ergebnis vom Produkt</w:t>
            </w:r>
            <w:ins w:id="1154" w:author="Fabienne Schmaus" w:date="2026-05-11T09:51:00Z" w16du:dateUtc="2026-05-11T07:51:00Z">
              <w:r w:rsidR="00750E4B">
                <w:rPr>
                  <w:rFonts w:cstheme="minorHAnsi"/>
                </w:rPr>
                <w:t>.</w:t>
              </w:r>
            </w:ins>
            <w:r w:rsidR="008A0BA9">
              <w:rPr>
                <w:rFonts w:cstheme="minorHAnsi"/>
              </w:rPr>
              <w:t>“</w:t>
            </w:r>
          </w:p>
          <w:p w14:paraId="1104DE2E" w14:textId="6940B0F5" w:rsidR="00176DD5" w:rsidRPr="003935DB" w:rsidRDefault="00176DD5" w:rsidP="0018513C">
            <w:pPr>
              <w:tabs>
                <w:tab w:val="left" w:pos="273"/>
              </w:tabs>
              <w:spacing w:line="276" w:lineRule="auto"/>
              <w:rPr>
                <w:rFonts w:cstheme="minorHAnsi"/>
              </w:rPr>
            </w:pPr>
            <w:r w:rsidRPr="003935DB">
              <w:rPr>
                <w:rFonts w:cstheme="minorHAnsi"/>
              </w:rPr>
              <w:t xml:space="preserve">– </w:t>
            </w:r>
            <w:r w:rsidR="008A0BA9">
              <w:rPr>
                <w:rFonts w:cstheme="minorHAnsi"/>
              </w:rPr>
              <w:t>„</w:t>
            </w:r>
            <w:r w:rsidRPr="003935DB">
              <w:rPr>
                <w:rFonts w:cstheme="minorHAnsi"/>
              </w:rPr>
              <w:t>Angst vor Makel schüren, dann Lösung verkaufen</w:t>
            </w:r>
            <w:ins w:id="1155" w:author="Fabienne Schmaus" w:date="2026-05-11T09:51:00Z" w16du:dateUtc="2026-05-11T07:51:00Z">
              <w:r w:rsidR="00750E4B">
                <w:rPr>
                  <w:rFonts w:cstheme="minorHAnsi"/>
                </w:rPr>
                <w:t>: ein</w:t>
              </w:r>
            </w:ins>
            <w:del w:id="1156" w:author="Fabienne Schmaus" w:date="2026-05-11T09:51:00Z" w16du:dateUtc="2026-05-11T07:51:00Z">
              <w:r w:rsidRPr="003935DB" w:rsidDel="00750E4B">
                <w:rPr>
                  <w:rFonts w:cstheme="minorHAnsi"/>
                </w:rPr>
                <w:delText xml:space="preserve"> – </w:delText>
              </w:r>
            </w:del>
            <w:ins w:id="1157" w:author="Fabienne Schmaus" w:date="2026-05-11T09:51:00Z" w16du:dateUtc="2026-05-11T07:51:00Z">
              <w:r w:rsidR="00750E4B">
                <w:rPr>
                  <w:rFonts w:cstheme="minorHAnsi"/>
                </w:rPr>
                <w:t xml:space="preserve"> </w:t>
              </w:r>
            </w:ins>
            <w:r w:rsidRPr="003935DB">
              <w:rPr>
                <w:rFonts w:cstheme="minorHAnsi"/>
              </w:rPr>
              <w:t>klassisches Muster</w:t>
            </w:r>
            <w:ins w:id="1158" w:author="Fabienne Schmaus" w:date="2026-05-11T09:51:00Z" w16du:dateUtc="2026-05-11T07:51:00Z">
              <w:r w:rsidR="00750E4B">
                <w:rPr>
                  <w:rFonts w:cstheme="minorHAnsi"/>
                </w:rPr>
                <w:t>.</w:t>
              </w:r>
            </w:ins>
            <w:r w:rsidR="008A0BA9">
              <w:rPr>
                <w:rFonts w:cstheme="minorHAnsi"/>
              </w:rPr>
              <w:t>“</w:t>
            </w:r>
          </w:p>
          <w:p w14:paraId="02CC3280" w14:textId="4AD50772" w:rsidR="00176DD5" w:rsidRPr="003935DB" w:rsidRDefault="00176DD5" w:rsidP="0018513C">
            <w:pPr>
              <w:tabs>
                <w:tab w:val="left" w:pos="273"/>
              </w:tabs>
              <w:spacing w:line="276" w:lineRule="auto"/>
              <w:rPr>
                <w:rFonts w:cstheme="minorHAnsi"/>
              </w:rPr>
            </w:pPr>
            <w:r w:rsidRPr="003935DB">
              <w:rPr>
                <w:rFonts w:cstheme="minorHAnsi"/>
              </w:rPr>
              <w:t xml:space="preserve">– </w:t>
            </w:r>
            <w:r w:rsidRPr="002A2BDA">
              <w:rPr>
                <w:rFonts w:cstheme="minorHAnsi"/>
                <w:b/>
                <w:bCs/>
                <w:rPrChange w:id="1159" w:author="Fabienne Schmaus" w:date="2026-05-11T11:29:00Z" w16du:dateUtc="2026-05-11T09:29:00Z">
                  <w:rPr>
                    <w:rFonts w:cstheme="minorHAnsi"/>
                  </w:rPr>
                </w:rPrChange>
              </w:rPr>
              <w:t>Sek</w:t>
            </w:r>
            <w:ins w:id="1160" w:author="Fabienne Schmaus" w:date="2026-05-11T09:51:00Z" w16du:dateUtc="2026-05-11T07:51:00Z">
              <w:r w:rsidR="00750E4B" w:rsidRPr="002A2BDA">
                <w:rPr>
                  <w:rFonts w:cstheme="minorHAnsi"/>
                  <w:b/>
                  <w:bCs/>
                  <w:rPrChange w:id="1161" w:author="Fabienne Schmaus" w:date="2026-05-11T11:29:00Z" w16du:dateUtc="2026-05-11T09:29:00Z">
                    <w:rPr>
                      <w:rFonts w:cstheme="minorHAnsi"/>
                    </w:rPr>
                  </w:rPrChange>
                </w:rPr>
                <w:t>.</w:t>
              </w:r>
            </w:ins>
            <w:r w:rsidRPr="002A2BDA">
              <w:rPr>
                <w:rFonts w:cstheme="minorHAnsi"/>
                <w:b/>
                <w:bCs/>
                <w:rPrChange w:id="1162" w:author="Fabienne Schmaus" w:date="2026-05-11T11:29:00Z" w16du:dateUtc="2026-05-11T09:29:00Z">
                  <w:rPr>
                    <w:rFonts w:cstheme="minorHAnsi"/>
                  </w:rPr>
                </w:rPrChange>
              </w:rPr>
              <w:t xml:space="preserve"> II:</w:t>
            </w:r>
            <w:r w:rsidRPr="003935DB">
              <w:rPr>
                <w:rFonts w:cstheme="minorHAnsi"/>
              </w:rPr>
              <w:t xml:space="preserve"> </w:t>
            </w:r>
            <w:r w:rsidR="008A0BA9">
              <w:rPr>
                <w:rFonts w:cstheme="minorHAnsi"/>
              </w:rPr>
              <w:t>„</w:t>
            </w:r>
            <w:r w:rsidRPr="003935DB">
              <w:rPr>
                <w:rFonts w:cstheme="minorHAnsi"/>
              </w:rPr>
              <w:t>Das Geschäftsmodell basiert auf Körperunsicherheit</w:t>
            </w:r>
            <w:ins w:id="1163" w:author="Fabienne Schmaus" w:date="2026-05-11T09:52:00Z" w16du:dateUtc="2026-05-11T07:52:00Z">
              <w:r w:rsidR="00750E4B">
                <w:rPr>
                  <w:rFonts w:cstheme="minorHAnsi"/>
                </w:rPr>
                <w:t>:</w:t>
              </w:r>
            </w:ins>
            <w:del w:id="1164" w:author="Fabienne Schmaus" w:date="2026-05-11T09:52:00Z" w16du:dateUtc="2026-05-11T07:52:00Z">
              <w:r w:rsidRPr="003935DB" w:rsidDel="00750E4B">
                <w:rPr>
                  <w:rFonts w:cstheme="minorHAnsi"/>
                </w:rPr>
                <w:delText xml:space="preserve"> –</w:delText>
              </w:r>
            </w:del>
            <w:r w:rsidRPr="003935DB">
              <w:rPr>
                <w:rFonts w:cstheme="minorHAnsi"/>
              </w:rPr>
              <w:t xml:space="preserve"> je unsicherer, desto kaufbereiter</w:t>
            </w:r>
            <w:ins w:id="1165" w:author="Fabienne Schmaus" w:date="2026-05-11T09:52:00Z" w16du:dateUtc="2026-05-11T07:52:00Z">
              <w:r w:rsidR="00750E4B">
                <w:rPr>
                  <w:rFonts w:cstheme="minorHAnsi"/>
                </w:rPr>
                <w:t>.</w:t>
              </w:r>
            </w:ins>
            <w:r w:rsidR="008A0BA9">
              <w:rPr>
                <w:rFonts w:cstheme="minorHAnsi"/>
              </w:rPr>
              <w:t>“</w:t>
            </w:r>
          </w:p>
          <w:p w14:paraId="6AC89B86" w14:textId="5A0BC84E" w:rsidR="00176DD5" w:rsidRPr="003935DB" w:rsidRDefault="00176DD5" w:rsidP="0018513C">
            <w:pPr>
              <w:tabs>
                <w:tab w:val="left" w:pos="273"/>
              </w:tabs>
              <w:spacing w:line="276" w:lineRule="auto"/>
              <w:rPr>
                <w:rFonts w:cstheme="minorHAnsi"/>
              </w:rPr>
            </w:pPr>
            <w:r w:rsidRPr="003935DB">
              <w:rPr>
                <w:rFonts w:cstheme="minorHAnsi"/>
              </w:rPr>
              <w:t>– Klassisches Angst-Lösungs-Muster: Erst Unsicherheit schüren, dann Produkt als Lösung</w:t>
            </w:r>
            <w:ins w:id="1166" w:author="Fabienne Schmaus" w:date="2026-05-11T09:52:00Z" w16du:dateUtc="2026-05-11T07:52:00Z">
              <w:r w:rsidR="00750E4B">
                <w:rPr>
                  <w:rFonts w:cstheme="minorHAnsi"/>
                </w:rPr>
                <w:t>.</w:t>
              </w:r>
            </w:ins>
          </w:p>
          <w:p w14:paraId="2D034B9B" w14:textId="4A57D8E7" w:rsidR="00176DD5" w:rsidRPr="003935DB" w:rsidRDefault="00176DD5" w:rsidP="0018513C">
            <w:pPr>
              <w:tabs>
                <w:tab w:val="left" w:pos="273"/>
              </w:tabs>
              <w:spacing w:line="276" w:lineRule="auto"/>
              <w:rPr>
                <w:rFonts w:cstheme="minorHAnsi"/>
              </w:rPr>
            </w:pPr>
            <w:r w:rsidRPr="003935DB">
              <w:rPr>
                <w:rFonts w:cstheme="minorHAnsi"/>
              </w:rPr>
              <w:t xml:space="preserve">– </w:t>
            </w:r>
            <w:r w:rsidR="008A0BA9">
              <w:rPr>
                <w:rFonts w:cstheme="minorHAnsi"/>
              </w:rPr>
              <w:t>„</w:t>
            </w:r>
            <w:r w:rsidRPr="003935DB">
              <w:rPr>
                <w:rFonts w:cstheme="minorHAnsi"/>
              </w:rPr>
              <w:t>Filter? Welcher Filter?</w:t>
            </w:r>
            <w:r w:rsidR="008A0BA9">
              <w:rPr>
                <w:rFonts w:cstheme="minorHAnsi"/>
              </w:rPr>
              <w:t>“</w:t>
            </w:r>
            <w:r w:rsidRPr="003935DB">
              <w:rPr>
                <w:rFonts w:cstheme="minorHAnsi"/>
              </w:rPr>
              <w:t xml:space="preserve"> </w:t>
            </w:r>
            <w:del w:id="1167" w:author="Fabienne Schmaus" w:date="2026-05-11T09:52:00Z" w16du:dateUtc="2026-05-11T07:52:00Z">
              <w:r w:rsidRPr="003935DB" w:rsidDel="00750E4B">
                <w:rPr>
                  <w:rFonts w:cstheme="minorHAnsi"/>
                </w:rPr>
                <w:delText>– a</w:delText>
              </w:r>
            </w:del>
            <w:ins w:id="1168" w:author="Fabienne Schmaus" w:date="2026-05-11T09:52:00Z" w16du:dateUtc="2026-05-11T07:52:00Z">
              <w:r w:rsidR="00750E4B">
                <w:rPr>
                  <w:rFonts w:cstheme="minorHAnsi"/>
                </w:rPr>
                <w:t>A</w:t>
              </w:r>
            </w:ins>
            <w:r w:rsidRPr="003935DB">
              <w:rPr>
                <w:rFonts w:cstheme="minorHAnsi"/>
              </w:rPr>
              <w:t>ktive Täuschung über Bildbearbeitung</w:t>
            </w:r>
            <w:ins w:id="1169" w:author="Fabienne Schmaus" w:date="2026-05-11T09:52:00Z" w16du:dateUtc="2026-05-11T07:52:00Z">
              <w:r w:rsidR="00750E4B">
                <w:rPr>
                  <w:rFonts w:cstheme="minorHAnsi"/>
                </w:rPr>
                <w:t>.</w:t>
              </w:r>
            </w:ins>
          </w:p>
          <w:p w14:paraId="727850BF" w14:textId="4E690B4C" w:rsidR="00176DD5" w:rsidRPr="003935DB" w:rsidRDefault="00176DD5" w:rsidP="0018513C">
            <w:pPr>
              <w:tabs>
                <w:tab w:val="left" w:pos="273"/>
              </w:tabs>
              <w:spacing w:line="276" w:lineRule="auto"/>
              <w:rPr>
                <w:rFonts w:cstheme="minorHAnsi"/>
              </w:rPr>
            </w:pPr>
            <w:r w:rsidRPr="003935DB">
              <w:rPr>
                <w:rFonts w:cstheme="minorHAnsi"/>
              </w:rPr>
              <w:t xml:space="preserve">– </w:t>
            </w:r>
            <w:r w:rsidR="008A0BA9">
              <w:rPr>
                <w:rFonts w:cstheme="minorHAnsi"/>
              </w:rPr>
              <w:t>„</w:t>
            </w:r>
            <w:r w:rsidRPr="003935DB">
              <w:rPr>
                <w:rFonts w:cstheme="minorHAnsi"/>
              </w:rPr>
              <w:t>Selbstliebe = in Körper investieren</w:t>
            </w:r>
            <w:r w:rsidR="008A0BA9">
              <w:rPr>
                <w:rFonts w:cstheme="minorHAnsi"/>
              </w:rPr>
              <w:t>“</w:t>
            </w:r>
            <w:ins w:id="1170" w:author="Fabienne Schmaus" w:date="2026-05-11T09:52:00Z" w16du:dateUtc="2026-05-11T07:52:00Z">
              <w:r w:rsidR="00750E4B">
                <w:rPr>
                  <w:rFonts w:cstheme="minorHAnsi"/>
                </w:rPr>
                <w:t>:</w:t>
              </w:r>
            </w:ins>
            <w:del w:id="1171" w:author="Fabienne Schmaus" w:date="2026-05-11T09:52:00Z" w16du:dateUtc="2026-05-11T07:52:00Z">
              <w:r w:rsidRPr="003935DB" w:rsidDel="00750E4B">
                <w:rPr>
                  <w:rFonts w:cstheme="minorHAnsi"/>
                </w:rPr>
                <w:delText xml:space="preserve"> –</w:delText>
              </w:r>
            </w:del>
            <w:r w:rsidRPr="003935DB">
              <w:rPr>
                <w:rFonts w:cstheme="minorHAnsi"/>
              </w:rPr>
              <w:t xml:space="preserve"> Selbstliebe wird mit Konsum verknüpft (problematische Umdeutung)</w:t>
            </w:r>
            <w:ins w:id="1172" w:author="Fabienne Schmaus" w:date="2026-05-11T09:52:00Z" w16du:dateUtc="2026-05-11T07:52:00Z">
              <w:r w:rsidR="00750E4B">
                <w:rPr>
                  <w:rFonts w:cstheme="minorHAnsi"/>
                </w:rPr>
                <w:t>.</w:t>
              </w:r>
            </w:ins>
          </w:p>
          <w:p w14:paraId="0CBEAE9E" w14:textId="1D0339E2" w:rsidR="00176DD5" w:rsidDel="002A2BDA" w:rsidRDefault="00176DD5" w:rsidP="00F07C29">
            <w:pPr>
              <w:tabs>
                <w:tab w:val="left" w:pos="273"/>
              </w:tabs>
              <w:spacing w:line="276" w:lineRule="auto"/>
              <w:rPr>
                <w:del w:id="1173" w:author="Fabienne Schmaus" w:date="2026-05-11T09:52:00Z" w16du:dateUtc="2026-05-11T07:52:00Z"/>
                <w:rFonts w:cstheme="minorHAnsi"/>
              </w:rPr>
            </w:pPr>
            <w:r w:rsidRPr="003935DB">
              <w:rPr>
                <w:rFonts w:cstheme="minorHAnsi"/>
              </w:rPr>
              <w:t>– Kennzeichnungspflicht: Affiliate-Links müssen als Werbung kenntlich sein</w:t>
            </w:r>
            <w:ins w:id="1174" w:author="Fabienne Schmaus" w:date="2026-05-11T09:52:00Z" w16du:dateUtc="2026-05-11T07:52:00Z">
              <w:r w:rsidR="00750E4B">
                <w:rPr>
                  <w:rFonts w:cstheme="minorHAnsi"/>
                </w:rPr>
                <w:t>.</w:t>
              </w:r>
            </w:ins>
          </w:p>
          <w:p w14:paraId="121F521B" w14:textId="77777777" w:rsidR="002A2BDA" w:rsidRDefault="002A2BDA" w:rsidP="0018513C">
            <w:pPr>
              <w:tabs>
                <w:tab w:val="left" w:pos="273"/>
              </w:tabs>
              <w:spacing w:line="276" w:lineRule="auto"/>
              <w:rPr>
                <w:ins w:id="1175" w:author="Fabienne Schmaus" w:date="2026-05-11T11:29:00Z" w16du:dateUtc="2026-05-11T09:29:00Z"/>
                <w:rFonts w:cstheme="minorHAnsi"/>
              </w:rPr>
            </w:pPr>
          </w:p>
          <w:p w14:paraId="2379E236" w14:textId="77777777" w:rsidR="002A2BDA" w:rsidRPr="003935DB" w:rsidRDefault="002A2BDA" w:rsidP="0018513C">
            <w:pPr>
              <w:tabs>
                <w:tab w:val="left" w:pos="273"/>
              </w:tabs>
              <w:spacing w:line="276" w:lineRule="auto"/>
              <w:rPr>
                <w:ins w:id="1176" w:author="Fabienne Schmaus" w:date="2026-05-11T11:29:00Z" w16du:dateUtc="2026-05-11T09:29:00Z"/>
                <w:rFonts w:cstheme="minorHAnsi"/>
              </w:rPr>
            </w:pPr>
          </w:p>
          <w:p w14:paraId="0185B0F1" w14:textId="5EE6313B" w:rsidR="005A3174" w:rsidRPr="003935DB" w:rsidRDefault="002A2BDA" w:rsidP="00F07C29">
            <w:pPr>
              <w:tabs>
                <w:tab w:val="left" w:pos="273"/>
              </w:tabs>
              <w:spacing w:line="276" w:lineRule="auto"/>
              <w:rPr>
                <w:rFonts w:cstheme="minorHAnsi"/>
              </w:rPr>
            </w:pPr>
            <w:commentRangeStart w:id="1177"/>
            <w:commentRangeStart w:id="1178"/>
            <w:ins w:id="1179" w:author="Fabienne Schmaus" w:date="2026-05-11T11:29:00Z" w16du:dateUtc="2026-05-11T09:29:00Z">
              <w:r>
                <w:rPr>
                  <w:rFonts w:cstheme="minorHAnsi"/>
                </w:rPr>
                <w:t>xx</w:t>
              </w:r>
            </w:ins>
            <w:commentRangeEnd w:id="1177"/>
            <w:r w:rsidR="00325DBA" w:rsidRPr="003935DB">
              <w:rPr>
                <w:rStyle w:val="Kommentarzeichen"/>
                <w:rFonts w:cstheme="minorHAnsi"/>
                <w:sz w:val="22"/>
                <w:szCs w:val="22"/>
              </w:rPr>
              <w:commentReference w:id="1177"/>
            </w:r>
            <w:commentRangeEnd w:id="1178"/>
            <w:r w:rsidR="00E172D4" w:rsidRPr="003935DB">
              <w:rPr>
                <w:rStyle w:val="Kommentarzeichen"/>
                <w:rFonts w:cstheme="minorHAnsi"/>
                <w:sz w:val="22"/>
                <w:szCs w:val="22"/>
              </w:rPr>
              <w:commentReference w:id="1178"/>
            </w:r>
          </w:p>
          <w:p w14:paraId="0A4F64E1" w14:textId="77777777" w:rsidR="002C39FF" w:rsidRPr="003935DB" w:rsidRDefault="002C39FF" w:rsidP="002C39FF">
            <w:pPr>
              <w:tabs>
                <w:tab w:val="left" w:pos="273"/>
              </w:tabs>
              <w:spacing w:line="276" w:lineRule="auto"/>
              <w:rPr>
                <w:rFonts w:cstheme="minorHAnsi"/>
              </w:rPr>
            </w:pPr>
            <w:r w:rsidRPr="003935DB">
              <w:rPr>
                <w:rFonts w:cstheme="minorHAnsi"/>
              </w:rPr>
              <w:t>___________________________________________________________________________</w:t>
            </w:r>
          </w:p>
          <w:p w14:paraId="7A81A357" w14:textId="33FD6C46" w:rsidR="002C39FF" w:rsidRPr="003935DB" w:rsidDel="002762A9" w:rsidRDefault="002C39FF" w:rsidP="00F07C29">
            <w:pPr>
              <w:tabs>
                <w:tab w:val="left" w:pos="273"/>
              </w:tabs>
              <w:spacing w:line="276" w:lineRule="auto"/>
              <w:rPr>
                <w:del w:id="1180" w:author="Michael Kohl" w:date="2026-05-20T13:30:00Z" w16du:dateUtc="2026-05-20T11:30:00Z"/>
                <w:rFonts w:cstheme="minorHAnsi"/>
                <w:b/>
                <w:bCs/>
                <w:sz w:val="26"/>
                <w:szCs w:val="26"/>
              </w:rPr>
            </w:pPr>
            <w:del w:id="1181" w:author="Michael Kohl" w:date="2026-05-20T13:30:00Z" w16du:dateUtc="2026-05-20T11:30:00Z">
              <w:r w:rsidRPr="003935DB" w:rsidDel="002762A9">
                <w:rPr>
                  <w:rFonts w:cstheme="minorHAnsi"/>
                  <w:b/>
                  <w:bCs/>
                  <w:sz w:val="26"/>
                  <w:szCs w:val="26"/>
                </w:rPr>
                <w:delText>Vertiefung</w:delText>
              </w:r>
            </w:del>
          </w:p>
          <w:p w14:paraId="07DA99F3" w14:textId="77E9DFFC" w:rsidR="000E37BF" w:rsidRPr="003935DB" w:rsidDel="002762A9" w:rsidRDefault="000E37BF" w:rsidP="000E37BF">
            <w:pPr>
              <w:tabs>
                <w:tab w:val="left" w:pos="273"/>
              </w:tabs>
              <w:spacing w:line="276" w:lineRule="auto"/>
              <w:rPr>
                <w:del w:id="1182" w:author="Michael Kohl" w:date="2026-05-20T13:30:00Z" w16du:dateUtc="2026-05-20T11:30:00Z"/>
                <w:rFonts w:cstheme="minorHAnsi"/>
              </w:rPr>
            </w:pPr>
            <w:del w:id="1183" w:author="Michael Kohl" w:date="2026-05-20T13:30:00Z" w16du:dateUtc="2026-05-20T11:30:00Z">
              <w:r w:rsidRPr="003935DB" w:rsidDel="002762A9">
                <w:rPr>
                  <w:rFonts w:cstheme="minorHAnsi"/>
                </w:rPr>
                <w:delText>Im Plenum stellt die Lehrkraft die Kernfrage</w:delText>
              </w:r>
              <w:r w:rsidRPr="00750E4B" w:rsidDel="002762A9">
                <w:rPr>
                  <w:rFonts w:cstheme="minorHAnsi"/>
                </w:rPr>
                <w:delText xml:space="preserve">: </w:delText>
              </w:r>
              <w:r w:rsidR="008A0BA9" w:rsidRPr="00750E4B" w:rsidDel="002762A9">
                <w:rPr>
                  <w:rFonts w:cstheme="minorHAnsi"/>
                  <w:rPrChange w:id="1184" w:author="Fabienne Schmaus" w:date="2026-05-11T09:52:00Z" w16du:dateUtc="2026-05-11T07:52:00Z">
                    <w:rPr>
                      <w:rFonts w:cstheme="minorHAnsi"/>
                      <w:i/>
                      <w:iCs/>
                    </w:rPr>
                  </w:rPrChange>
                </w:rPr>
                <w:delText>„</w:delText>
              </w:r>
              <w:r w:rsidRPr="00750E4B" w:rsidDel="002762A9">
                <w:rPr>
                  <w:rFonts w:cstheme="minorHAnsi"/>
                  <w:rPrChange w:id="1185" w:author="Fabienne Schmaus" w:date="2026-05-11T09:52:00Z" w16du:dateUtc="2026-05-11T07:52:00Z">
                    <w:rPr>
                      <w:rFonts w:cstheme="minorHAnsi"/>
                      <w:i/>
                      <w:iCs/>
                    </w:rPr>
                  </w:rPrChange>
                </w:rPr>
                <w:delText>Wem nützt es, wenn Gesundheitsmythen geglaubt werden?</w:delText>
              </w:r>
              <w:r w:rsidR="008A0BA9" w:rsidRPr="00750E4B" w:rsidDel="002762A9">
                <w:rPr>
                  <w:rFonts w:cstheme="minorHAnsi"/>
                  <w:rPrChange w:id="1186" w:author="Fabienne Schmaus" w:date="2026-05-11T09:52:00Z" w16du:dateUtc="2026-05-11T07:52:00Z">
                    <w:rPr>
                      <w:rFonts w:cstheme="minorHAnsi"/>
                      <w:i/>
                      <w:iCs/>
                    </w:rPr>
                  </w:rPrChange>
                </w:rPr>
                <w:delText>“</w:delText>
              </w:r>
              <w:r w:rsidRPr="00750E4B" w:rsidDel="002762A9">
                <w:rPr>
                  <w:rFonts w:cstheme="minorHAnsi"/>
                </w:rPr>
                <w:delText xml:space="preserve"> Kurze spontane Antworten </w:delText>
              </w:r>
            </w:del>
            <w:ins w:id="1187" w:author="Fabienne Schmaus" w:date="2026-05-11T11:30:00Z" w16du:dateUtc="2026-05-11T09:30:00Z">
              <w:del w:id="1188" w:author="Michael Kohl" w:date="2026-05-20T13:30:00Z" w16du:dateUtc="2026-05-20T11:30:00Z">
                <w:r w:rsidR="002A2BDA" w:rsidDel="002762A9">
                  <w:rPr>
                    <w:rFonts w:cstheme="minorHAnsi"/>
                  </w:rPr>
                  <w:delText xml:space="preserve">werden </w:delText>
                </w:r>
              </w:del>
            </w:ins>
            <w:del w:id="1189" w:author="Michael Kohl" w:date="2026-05-20T13:30:00Z" w16du:dateUtc="2026-05-20T11:30:00Z">
              <w:r w:rsidRPr="00750E4B" w:rsidDel="002762A9">
                <w:rPr>
                  <w:rFonts w:cstheme="minorHAnsi"/>
                </w:rPr>
                <w:delText>sammeln</w:delText>
              </w:r>
            </w:del>
            <w:ins w:id="1190" w:author="Fabienne Schmaus" w:date="2026-05-11T11:30:00Z" w16du:dateUtc="2026-05-11T09:30:00Z">
              <w:del w:id="1191" w:author="Michael Kohl" w:date="2026-05-20T13:30:00Z" w16du:dateUtc="2026-05-20T11:30:00Z">
                <w:r w:rsidR="002A2BDA" w:rsidDel="002762A9">
                  <w:rPr>
                    <w:rFonts w:cstheme="minorHAnsi"/>
                  </w:rPr>
                  <w:delText>ge</w:delText>
                </w:r>
                <w:r w:rsidR="002A2BDA" w:rsidRPr="00750E4B" w:rsidDel="002762A9">
                  <w:rPr>
                    <w:rFonts w:cstheme="minorHAnsi"/>
                  </w:rPr>
                  <w:delText>sammel</w:delText>
                </w:r>
                <w:r w:rsidR="002A2BDA" w:rsidDel="002762A9">
                  <w:rPr>
                    <w:rFonts w:cstheme="minorHAnsi"/>
                  </w:rPr>
                  <w:delText>t</w:delText>
                </w:r>
              </w:del>
            </w:ins>
            <w:ins w:id="1192" w:author="Fabienne Schmaus" w:date="2026-05-11T09:52:00Z" w16du:dateUtc="2026-05-11T07:52:00Z">
              <w:del w:id="1193" w:author="Michael Kohl" w:date="2026-05-20T13:30:00Z" w16du:dateUtc="2026-05-20T11:30:00Z">
                <w:r w:rsidR="00750E4B" w:rsidRPr="00750E4B" w:rsidDel="002762A9">
                  <w:rPr>
                    <w:rFonts w:cstheme="minorHAnsi"/>
                  </w:rPr>
                  <w:delText>, aber</w:delText>
                </w:r>
              </w:del>
            </w:ins>
            <w:del w:id="1194" w:author="Michael Kohl" w:date="2026-05-20T13:30:00Z" w16du:dateUtc="2026-05-20T11:30:00Z">
              <w:r w:rsidRPr="00750E4B" w:rsidDel="002762A9">
                <w:rPr>
                  <w:rFonts w:cstheme="minorHAnsi"/>
                </w:rPr>
                <w:delText xml:space="preserve"> – noch k</w:delText>
              </w:r>
              <w:r w:rsidRPr="003935DB" w:rsidDel="002762A9">
                <w:rPr>
                  <w:rFonts w:cstheme="minorHAnsi"/>
                </w:rPr>
                <w:delText>eine Vertiefung.</w:delText>
              </w:r>
            </w:del>
          </w:p>
          <w:p w14:paraId="612ACE54" w14:textId="6242CA6B" w:rsidR="00BF0571" w:rsidRPr="003935DB" w:rsidDel="002762A9" w:rsidRDefault="00BF0571" w:rsidP="00F07C29">
            <w:pPr>
              <w:tabs>
                <w:tab w:val="left" w:pos="273"/>
              </w:tabs>
              <w:spacing w:line="276" w:lineRule="auto"/>
              <w:rPr>
                <w:del w:id="1195" w:author="Michael Kohl" w:date="2026-05-20T13:30:00Z" w16du:dateUtc="2026-05-20T11:30:00Z"/>
                <w:rFonts w:cstheme="minorHAnsi"/>
              </w:rPr>
            </w:pPr>
          </w:p>
          <w:p w14:paraId="0FE6AB3D" w14:textId="45127BE0" w:rsidR="000E37BF" w:rsidRPr="003935DB" w:rsidDel="002762A9" w:rsidRDefault="000E37BF" w:rsidP="000E37BF">
            <w:pPr>
              <w:tabs>
                <w:tab w:val="left" w:pos="273"/>
              </w:tabs>
              <w:spacing w:line="276" w:lineRule="auto"/>
              <w:rPr>
                <w:del w:id="1196" w:author="Michael Kohl" w:date="2026-05-20T13:30:00Z" w16du:dateUtc="2026-05-20T11:30:00Z"/>
                <w:rFonts w:cstheme="minorHAnsi"/>
              </w:rPr>
            </w:pPr>
            <w:del w:id="1197" w:author="Michael Kohl" w:date="2026-05-20T13:30:00Z" w16du:dateUtc="2026-05-20T11:30:00Z">
              <w:r w:rsidRPr="003935DB" w:rsidDel="002762A9">
                <w:rPr>
                  <w:rFonts w:cstheme="minorHAnsi"/>
                </w:rPr>
                <w:delText xml:space="preserve">Die Gruppen aus </w:delText>
              </w:r>
              <w:commentRangeStart w:id="1198"/>
              <w:commentRangeStart w:id="1199"/>
              <w:r w:rsidRPr="003935DB" w:rsidDel="002762A9">
                <w:rPr>
                  <w:rFonts w:cstheme="minorHAnsi"/>
                </w:rPr>
                <w:delText>Phase 4</w:delText>
              </w:r>
              <w:commentRangeEnd w:id="1198"/>
              <w:r w:rsidR="00325DBA" w:rsidRPr="003935DB" w:rsidDel="002762A9">
                <w:rPr>
                  <w:rStyle w:val="Kommentarzeichen"/>
                  <w:rFonts w:cstheme="minorHAnsi"/>
                  <w:sz w:val="22"/>
                  <w:szCs w:val="22"/>
                </w:rPr>
                <w:commentReference w:id="1198"/>
              </w:r>
            </w:del>
            <w:commentRangeEnd w:id="1199"/>
            <w:r w:rsidR="00E172D4" w:rsidRPr="003935DB">
              <w:rPr>
                <w:rStyle w:val="Kommentarzeichen"/>
                <w:rFonts w:cstheme="minorHAnsi"/>
                <w:sz w:val="22"/>
                <w:szCs w:val="22"/>
              </w:rPr>
              <w:commentReference w:id="1199"/>
            </w:r>
            <w:del w:id="1200" w:author="Michael Kohl" w:date="2026-05-20T13:30:00Z" w16du:dateUtc="2026-05-20T11:30:00Z">
              <w:r w:rsidRPr="003935DB" w:rsidDel="002762A9">
                <w:rPr>
                  <w:rFonts w:cstheme="minorHAnsi"/>
                </w:rPr>
                <w:delText xml:space="preserve"> ergänzen ihre Analyse zu den fiktiven </w:delText>
              </w:r>
            </w:del>
            <w:ins w:id="1201" w:author="Fabienne Schmaus" w:date="2026-05-11T09:13:00Z" w16du:dateUtc="2026-05-11T07:13:00Z">
              <w:del w:id="1202" w:author="Michael Kohl" w:date="2026-05-20T13:30:00Z" w16du:dateUtc="2026-05-20T11:30:00Z">
                <w:r w:rsidR="00F7152F" w:rsidDel="002762A9">
                  <w:rPr>
                    <w:rFonts w:cstheme="minorHAnsi"/>
                  </w:rPr>
                  <w:delText xml:space="preserve">Profilen der </w:delText>
                </w:r>
              </w:del>
            </w:ins>
            <w:del w:id="1203" w:author="Michael Kohl" w:date="2026-05-20T13:30:00Z" w16du:dateUtc="2026-05-20T11:30:00Z">
              <w:r w:rsidRPr="003935DB" w:rsidDel="002762A9">
                <w:rPr>
                  <w:rFonts w:cstheme="minorHAnsi"/>
                </w:rPr>
                <w:delText>Influencer:innenprofilen</w:delText>
              </w:r>
            </w:del>
            <w:ins w:id="1204" w:author="Fabienne Schmaus" w:date="2026-05-11T09:13:00Z" w16du:dateUtc="2026-05-11T07:13:00Z">
              <w:del w:id="1205" w:author="Michael Kohl" w:date="2026-05-20T13:30:00Z" w16du:dateUtc="2026-05-20T11:30:00Z">
                <w:r w:rsidR="00F7152F" w:rsidDel="002762A9">
                  <w:rPr>
                    <w:rFonts w:cstheme="minorHAnsi"/>
                  </w:rPr>
                  <w:delText xml:space="preserve"> und Influencer</w:delText>
                </w:r>
              </w:del>
            </w:ins>
            <w:del w:id="1206" w:author="Michael Kohl" w:date="2026-05-20T13:30:00Z" w16du:dateUtc="2026-05-20T11:30:00Z">
              <w:r w:rsidRPr="003935DB" w:rsidDel="002762A9">
                <w:rPr>
                  <w:rFonts w:cstheme="minorHAnsi"/>
                </w:rPr>
                <w:delText xml:space="preserve"> auf Arbeitsblatt 4: Werbung, Affiliate-Links, Produktverkäufe, Reichweite. </w:delText>
              </w:r>
              <w:r w:rsidR="008A0BA9" w:rsidDel="002762A9">
                <w:rPr>
                  <w:rFonts w:cstheme="minorHAnsi"/>
                </w:rPr>
                <w:delText>„</w:delText>
              </w:r>
              <w:r w:rsidRPr="003935DB" w:rsidDel="002762A9">
                <w:rPr>
                  <w:rFonts w:cstheme="minorHAnsi"/>
                </w:rPr>
                <w:delText>Macht es einen Unterschied, ob jemand bezahlt wurde, als er etwas empfohlen hat?</w:delText>
              </w:r>
              <w:r w:rsidR="008A0BA9" w:rsidDel="002762A9">
                <w:rPr>
                  <w:rFonts w:cstheme="minorHAnsi"/>
                </w:rPr>
                <w:delText>“</w:delText>
              </w:r>
            </w:del>
          </w:p>
          <w:p w14:paraId="7AEB65CE" w14:textId="7087D916" w:rsidR="000E37BF" w:rsidRPr="003935DB" w:rsidDel="002762A9" w:rsidRDefault="000E37BF" w:rsidP="00325DBA">
            <w:pPr>
              <w:tabs>
                <w:tab w:val="left" w:pos="273"/>
              </w:tabs>
              <w:spacing w:line="276" w:lineRule="auto"/>
              <w:rPr>
                <w:del w:id="1207" w:author="Michael Kohl" w:date="2026-05-20T13:30:00Z" w16du:dateUtc="2026-05-20T11:30:00Z"/>
                <w:rFonts w:cstheme="minorHAnsi"/>
              </w:rPr>
            </w:pPr>
            <w:del w:id="1208" w:author="Michael Kohl" w:date="2026-05-20T13:30:00Z" w16du:dateUtc="2026-05-20T11:30:00Z">
              <w:r w:rsidRPr="003935DB" w:rsidDel="002762A9">
                <w:rPr>
                  <w:rFonts w:cstheme="minorHAnsi"/>
                </w:rPr>
                <w:delText>Die Ergebnisse werden im Plenum zusammengeführt</w:delText>
              </w:r>
            </w:del>
            <w:ins w:id="1209" w:author="Fabienne Schmaus" w:date="2026-05-11T11:31:00Z" w16du:dateUtc="2026-05-11T09:31:00Z">
              <w:del w:id="1210" w:author="Michael Kohl" w:date="2026-05-20T13:30:00Z" w16du:dateUtc="2026-05-20T11:30:00Z">
                <w:r w:rsidR="002A2BDA" w:rsidDel="002762A9">
                  <w:rPr>
                    <w:rFonts w:cstheme="minorHAnsi"/>
                  </w:rPr>
                  <w:delText xml:space="preserve">. </w:delText>
                </w:r>
              </w:del>
            </w:ins>
          </w:p>
          <w:p w14:paraId="23DC0E16" w14:textId="513CE68E" w:rsidR="000E37BF" w:rsidRPr="003935DB" w:rsidDel="002762A9" w:rsidRDefault="000E37BF" w:rsidP="002A2BDA">
            <w:pPr>
              <w:tabs>
                <w:tab w:val="left" w:pos="273"/>
              </w:tabs>
              <w:spacing w:line="276" w:lineRule="auto"/>
              <w:rPr>
                <w:del w:id="1211" w:author="Michael Kohl" w:date="2026-05-20T13:30:00Z" w16du:dateUtc="2026-05-20T11:30:00Z"/>
                <w:rFonts w:cstheme="minorHAnsi"/>
              </w:rPr>
            </w:pPr>
            <w:del w:id="1212" w:author="Michael Kohl" w:date="2026-05-20T13:30:00Z" w16du:dateUtc="2026-05-20T11:30:00Z">
              <w:r w:rsidRPr="003935DB" w:rsidDel="002762A9">
                <w:rPr>
                  <w:rFonts w:cstheme="minorHAnsi"/>
                </w:rPr>
                <w:delText xml:space="preserve">Ergebnisse zusammenführen. </w:delText>
              </w:r>
            </w:del>
            <w:ins w:id="1213" w:author="Fabienne Schmaus" w:date="2026-05-11T09:05:00Z" w16du:dateUtc="2026-05-11T07:05:00Z">
              <w:del w:id="1214" w:author="Michael Kohl" w:date="2026-05-20T13:30:00Z" w16du:dateUtc="2026-05-20T11:30:00Z">
                <w:r w:rsidR="008A0BA9" w:rsidDel="002762A9">
                  <w:rPr>
                    <w:rFonts w:cstheme="minorHAnsi"/>
                  </w:rPr>
                  <w:delText xml:space="preserve">Die </w:delText>
                </w:r>
              </w:del>
            </w:ins>
            <w:del w:id="1215" w:author="Michael Kohl" w:date="2026-05-20T13:30:00Z" w16du:dateUtc="2026-05-20T11:30:00Z">
              <w:r w:rsidRPr="003935DB" w:rsidDel="002762A9">
                <w:rPr>
                  <w:rFonts w:cstheme="minorHAnsi"/>
                </w:rPr>
                <w:delText>Lehrkraft strukturiert: (1) Wer profitiert von Mythen? (2) Welche Rolle spielt der Algorithmus? (3) Was hat das mit uns zu tun?</w:delText>
              </w:r>
            </w:del>
          </w:p>
          <w:p w14:paraId="50E6888F" w14:textId="2865BCFD" w:rsidR="00176DD5" w:rsidRPr="003935DB" w:rsidDel="002762A9" w:rsidRDefault="00176DD5" w:rsidP="000E37BF">
            <w:pPr>
              <w:tabs>
                <w:tab w:val="left" w:pos="273"/>
              </w:tabs>
              <w:spacing w:line="276" w:lineRule="auto"/>
              <w:rPr>
                <w:del w:id="1216" w:author="Michael Kohl" w:date="2026-05-20T13:30:00Z" w16du:dateUtc="2026-05-20T11:30:00Z"/>
                <w:rFonts w:cstheme="minorHAnsi"/>
              </w:rPr>
            </w:pPr>
          </w:p>
          <w:p w14:paraId="7581B31E" w14:textId="621002DC" w:rsidR="002C39FF" w:rsidRPr="003935DB" w:rsidDel="002762A9" w:rsidRDefault="002C39FF" w:rsidP="00F07C29">
            <w:pPr>
              <w:tabs>
                <w:tab w:val="left" w:pos="273"/>
              </w:tabs>
              <w:spacing w:line="276" w:lineRule="auto"/>
              <w:rPr>
                <w:del w:id="1217" w:author="Michael Kohl" w:date="2026-05-20T13:30:00Z" w16du:dateUtc="2026-05-20T11:30:00Z"/>
                <w:rFonts w:cstheme="minorHAnsi"/>
              </w:rPr>
            </w:pPr>
          </w:p>
          <w:p w14:paraId="0BC18881" w14:textId="48FF776E" w:rsidR="002C39FF" w:rsidRPr="003935DB" w:rsidDel="002762A9" w:rsidRDefault="002C39FF" w:rsidP="007D4363">
            <w:pPr>
              <w:shd w:val="clear" w:color="auto" w:fill="FBE4D5" w:themeFill="accent2" w:themeFillTint="33"/>
              <w:tabs>
                <w:tab w:val="left" w:pos="273"/>
              </w:tabs>
              <w:spacing w:line="276" w:lineRule="auto"/>
              <w:rPr>
                <w:del w:id="1218" w:author="Michael Kohl" w:date="2026-05-20T13:30:00Z" w16du:dateUtc="2026-05-20T11:30:00Z"/>
                <w:rFonts w:cstheme="minorHAnsi"/>
              </w:rPr>
            </w:pPr>
            <w:del w:id="1219" w:author="Michael Kohl" w:date="2026-05-20T13:30:00Z" w16du:dateUtc="2026-05-20T11:30:00Z">
              <w:r w:rsidRPr="003935DB" w:rsidDel="002762A9">
                <w:rPr>
                  <w:rFonts w:cstheme="minorHAnsi"/>
                  <w:highlight w:val="yellow"/>
                </w:rPr>
                <w:delText xml:space="preserve">((Icon </w:delText>
              </w:r>
              <w:r w:rsidR="008A0BA9" w:rsidDel="002762A9">
                <w:rPr>
                  <w:rFonts w:cstheme="minorHAnsi"/>
                  <w:highlight w:val="yellow"/>
                </w:rPr>
                <w:delText>„</w:delText>
              </w:r>
              <w:r w:rsidRPr="003935DB" w:rsidDel="002762A9">
                <w:rPr>
                  <w:rFonts w:cstheme="minorHAnsi"/>
                  <w:highlight w:val="yellow"/>
                </w:rPr>
                <w:delText>Differenzierung</w:delText>
              </w:r>
              <w:r w:rsidR="008A0BA9" w:rsidDel="002762A9">
                <w:rPr>
                  <w:rFonts w:cstheme="minorHAnsi"/>
                  <w:highlight w:val="yellow"/>
                </w:rPr>
                <w:delText>“</w:delText>
              </w:r>
              <w:r w:rsidRPr="003935DB" w:rsidDel="002762A9">
                <w:rPr>
                  <w:rFonts w:cstheme="minorHAnsi"/>
                  <w:highlight w:val="yellow"/>
                </w:rPr>
                <w:delText>!!))</w:delText>
              </w:r>
            </w:del>
          </w:p>
          <w:p w14:paraId="58F79A7C" w14:textId="3EE2A3A8" w:rsidR="002C39FF" w:rsidRPr="003935DB" w:rsidDel="002762A9" w:rsidRDefault="00A24EE4" w:rsidP="00F07C29">
            <w:pPr>
              <w:shd w:val="clear" w:color="auto" w:fill="FBE4D5" w:themeFill="accent2" w:themeFillTint="33"/>
              <w:tabs>
                <w:tab w:val="left" w:pos="273"/>
              </w:tabs>
              <w:spacing w:line="276" w:lineRule="auto"/>
              <w:rPr>
                <w:del w:id="1220" w:author="Michael Kohl" w:date="2026-05-20T13:30:00Z" w16du:dateUtc="2026-05-20T11:30:00Z"/>
                <w:rFonts w:cstheme="minorHAnsi"/>
                <w:b/>
                <w:bCs/>
              </w:rPr>
            </w:pPr>
            <w:del w:id="1221" w:author="Michael Kohl" w:date="2026-05-20T13:30:00Z" w16du:dateUtc="2026-05-20T11:30:00Z">
              <w:r w:rsidRPr="003935DB" w:rsidDel="002762A9">
                <w:rPr>
                  <w:rFonts w:cstheme="minorHAnsi"/>
                  <w:b/>
                  <w:bCs/>
                </w:rPr>
                <w:delText>Sek. I</w:delText>
              </w:r>
              <w:r w:rsidR="002C39FF" w:rsidRPr="003935DB" w:rsidDel="002762A9">
                <w:rPr>
                  <w:rFonts w:cstheme="minorHAnsi"/>
                  <w:b/>
                  <w:bCs/>
                </w:rPr>
                <w:delText>:</w:delText>
              </w:r>
            </w:del>
          </w:p>
          <w:p w14:paraId="7522F050" w14:textId="456FC8AF" w:rsidR="000E37BF" w:rsidRPr="00750E4B" w:rsidDel="002762A9" w:rsidRDefault="000E37BF" w:rsidP="000E37BF">
            <w:pPr>
              <w:shd w:val="clear" w:color="auto" w:fill="FBE4D5" w:themeFill="accent2" w:themeFillTint="33"/>
              <w:tabs>
                <w:tab w:val="left" w:pos="273"/>
              </w:tabs>
              <w:spacing w:line="276" w:lineRule="auto"/>
              <w:rPr>
                <w:del w:id="1222" w:author="Michael Kohl" w:date="2026-05-20T13:30:00Z" w16du:dateUtc="2026-05-20T11:30:00Z"/>
                <w:rFonts w:cstheme="minorHAnsi"/>
              </w:rPr>
            </w:pPr>
            <w:del w:id="1223" w:author="Michael Kohl" w:date="2026-05-20T13:30:00Z" w16du:dateUtc="2026-05-20T11:30:00Z">
              <w:r w:rsidRPr="003935DB" w:rsidDel="002762A9">
                <w:rPr>
                  <w:rFonts w:cstheme="minorHAnsi"/>
                </w:rPr>
                <w:delText xml:space="preserve">– </w:delText>
              </w:r>
            </w:del>
            <w:ins w:id="1224" w:author="Fabienne Schmaus" w:date="2026-05-11T11:31:00Z" w16du:dateUtc="2026-05-11T09:31:00Z">
              <w:del w:id="1225" w:author="Michael Kohl" w:date="2026-05-20T13:30:00Z" w16du:dateUtc="2026-05-20T11:30:00Z">
                <w:r w:rsidR="002A2BDA" w:rsidDel="002762A9">
                  <w:rPr>
                    <w:rFonts w:cstheme="minorHAnsi"/>
                  </w:rPr>
                  <w:delText xml:space="preserve">eindeutige </w:delText>
                </w:r>
              </w:del>
            </w:ins>
            <w:del w:id="1226" w:author="Michael Kohl" w:date="2026-05-20T13:30:00Z" w16du:dateUtc="2026-05-20T11:30:00Z">
              <w:r w:rsidRPr="003935DB" w:rsidDel="002762A9">
                <w:rPr>
                  <w:rFonts w:cstheme="minorHAnsi"/>
                </w:rPr>
                <w:delText xml:space="preserve">Werbung klar benennen: </w:delText>
              </w:r>
              <w:r w:rsidR="008A0BA9" w:rsidRPr="00750E4B" w:rsidDel="002762A9">
                <w:rPr>
                  <w:rFonts w:cstheme="minorHAnsi"/>
                  <w:rPrChange w:id="1227" w:author="Fabienne Schmaus" w:date="2026-05-11T09:53:00Z" w16du:dateUtc="2026-05-11T07:53:00Z">
                    <w:rPr>
                      <w:rFonts w:cstheme="minorHAnsi"/>
                      <w:i/>
                      <w:iCs/>
                    </w:rPr>
                  </w:rPrChange>
                </w:rPr>
                <w:delText>„</w:delText>
              </w:r>
              <w:r w:rsidRPr="00750E4B" w:rsidDel="002762A9">
                <w:rPr>
                  <w:rFonts w:cstheme="minorHAnsi"/>
                  <w:rPrChange w:id="1228" w:author="Fabienne Schmaus" w:date="2026-05-11T09:53:00Z" w16du:dateUtc="2026-05-11T07:53:00Z">
                    <w:rPr>
                      <w:rFonts w:cstheme="minorHAnsi"/>
                      <w:i/>
                      <w:iCs/>
                    </w:rPr>
                  </w:rPrChange>
                </w:rPr>
                <w:delText>Wenn jemand ein Produkt empfiehlt und dafür Geld bekommt, ist das Werbung</w:delText>
              </w:r>
            </w:del>
            <w:ins w:id="1229" w:author="Fabienne Schmaus" w:date="2026-05-11T09:53:00Z" w16du:dateUtc="2026-05-11T07:53:00Z">
              <w:del w:id="1230" w:author="Michael Kohl" w:date="2026-05-20T13:30:00Z" w16du:dateUtc="2026-05-20T11:30:00Z">
                <w:r w:rsidR="00750E4B" w:rsidDel="002762A9">
                  <w:rPr>
                    <w:rFonts w:cstheme="minorHAnsi"/>
                  </w:rPr>
                  <w:delText xml:space="preserve">, </w:delText>
                </w:r>
              </w:del>
            </w:ins>
            <w:del w:id="1231" w:author="Michael Kohl" w:date="2026-05-20T13:30:00Z" w16du:dateUtc="2026-05-20T11:30:00Z">
              <w:r w:rsidRPr="00750E4B" w:rsidDel="002762A9">
                <w:rPr>
                  <w:rFonts w:cstheme="minorHAnsi"/>
                  <w:rPrChange w:id="1232" w:author="Fabienne Schmaus" w:date="2026-05-11T09:53:00Z" w16du:dateUtc="2026-05-11T07:53:00Z">
                    <w:rPr>
                      <w:rFonts w:cstheme="minorHAnsi"/>
                      <w:i/>
                      <w:iCs/>
                    </w:rPr>
                  </w:rPrChange>
                </w:rPr>
                <w:delText xml:space="preserve"> – auch wenn es aussieht wie ein Tipp.</w:delText>
              </w:r>
              <w:r w:rsidR="008A0BA9" w:rsidRPr="00750E4B" w:rsidDel="002762A9">
                <w:rPr>
                  <w:rFonts w:cstheme="minorHAnsi"/>
                  <w:rPrChange w:id="1233" w:author="Fabienne Schmaus" w:date="2026-05-11T09:53:00Z" w16du:dateUtc="2026-05-11T07:53:00Z">
                    <w:rPr>
                      <w:rFonts w:cstheme="minorHAnsi"/>
                      <w:i/>
                      <w:iCs/>
                    </w:rPr>
                  </w:rPrChange>
                </w:rPr>
                <w:delText>“</w:delText>
              </w:r>
            </w:del>
          </w:p>
          <w:p w14:paraId="586A3535" w14:textId="1CF3E140" w:rsidR="000E37BF" w:rsidRPr="00750E4B" w:rsidDel="002762A9" w:rsidRDefault="000E37BF" w:rsidP="000E37BF">
            <w:pPr>
              <w:shd w:val="clear" w:color="auto" w:fill="FBE4D5" w:themeFill="accent2" w:themeFillTint="33"/>
              <w:tabs>
                <w:tab w:val="left" w:pos="273"/>
              </w:tabs>
              <w:spacing w:line="276" w:lineRule="auto"/>
              <w:rPr>
                <w:del w:id="1234" w:author="Michael Kohl" w:date="2026-05-20T13:30:00Z" w16du:dateUtc="2026-05-20T11:30:00Z"/>
                <w:rFonts w:cstheme="minorHAnsi"/>
              </w:rPr>
            </w:pPr>
            <w:del w:id="1235" w:author="Michael Kohl" w:date="2026-05-20T13:30:00Z" w16du:dateUtc="2026-05-20T11:30:00Z">
              <w:r w:rsidRPr="00750E4B" w:rsidDel="002762A9">
                <w:rPr>
                  <w:rFonts w:cstheme="minorHAnsi"/>
                </w:rPr>
                <w:delText xml:space="preserve">– Einfache </w:delText>
              </w:r>
            </w:del>
            <w:ins w:id="1236" w:author="Fabienne Schmaus" w:date="2026-05-11T11:31:00Z" w16du:dateUtc="2026-05-11T09:31:00Z">
              <w:del w:id="1237" w:author="Michael Kohl" w:date="2026-05-20T13:30:00Z" w16du:dateUtc="2026-05-20T11:30:00Z">
                <w:r w:rsidR="002A2BDA" w:rsidDel="002762A9">
                  <w:rPr>
                    <w:rFonts w:cstheme="minorHAnsi"/>
                  </w:rPr>
                  <w:delText>e</w:delText>
                </w:r>
                <w:r w:rsidR="002A2BDA" w:rsidRPr="00750E4B" w:rsidDel="002762A9">
                  <w:rPr>
                    <w:rFonts w:cstheme="minorHAnsi"/>
                  </w:rPr>
                  <w:delText xml:space="preserve">infache </w:delText>
                </w:r>
              </w:del>
            </w:ins>
            <w:del w:id="1238" w:author="Michael Kohl" w:date="2026-05-20T13:30:00Z" w16du:dateUtc="2026-05-20T11:30:00Z">
              <w:r w:rsidRPr="00750E4B" w:rsidDel="002762A9">
                <w:rPr>
                  <w:rFonts w:cstheme="minorHAnsi"/>
                </w:rPr>
                <w:delText>Interessen benennen: Geld verdienen, Follower gewinnen, bekannt werden</w:delText>
              </w:r>
            </w:del>
          </w:p>
          <w:p w14:paraId="7D880DBD" w14:textId="10AF90EE" w:rsidR="000E37BF" w:rsidRPr="00750E4B" w:rsidDel="002762A9" w:rsidRDefault="000E37BF" w:rsidP="000E37BF">
            <w:pPr>
              <w:shd w:val="clear" w:color="auto" w:fill="FBE4D5" w:themeFill="accent2" w:themeFillTint="33"/>
              <w:tabs>
                <w:tab w:val="left" w:pos="273"/>
              </w:tabs>
              <w:spacing w:line="276" w:lineRule="auto"/>
              <w:rPr>
                <w:del w:id="1239" w:author="Michael Kohl" w:date="2026-05-20T13:30:00Z" w16du:dateUtc="2026-05-20T11:30:00Z"/>
                <w:rFonts w:cstheme="minorHAnsi"/>
              </w:rPr>
            </w:pPr>
            <w:del w:id="1240" w:author="Michael Kohl" w:date="2026-05-20T13:30:00Z" w16du:dateUtc="2026-05-20T11:30:00Z">
              <w:r w:rsidRPr="00750E4B" w:rsidDel="002762A9">
                <w:rPr>
                  <w:rFonts w:cstheme="minorHAnsi"/>
                </w:rPr>
                <w:delText xml:space="preserve">– </w:delText>
              </w:r>
              <w:r w:rsidR="00B96ADA" w:rsidRPr="00750E4B" w:rsidDel="002762A9">
                <w:rPr>
                  <w:rFonts w:cstheme="minorHAnsi"/>
                </w:rPr>
                <w:delText xml:space="preserve">Vorhandenes </w:delText>
              </w:r>
            </w:del>
            <w:ins w:id="1241" w:author="Fabienne Schmaus" w:date="2026-05-11T11:32:00Z" w16du:dateUtc="2026-05-11T09:32:00Z">
              <w:del w:id="1242" w:author="Michael Kohl" w:date="2026-05-20T13:30:00Z" w16du:dateUtc="2026-05-20T11:30:00Z">
                <w:r w:rsidR="002A2BDA" w:rsidDel="002762A9">
                  <w:rPr>
                    <w:rFonts w:cstheme="minorHAnsi"/>
                  </w:rPr>
                  <w:delText>v</w:delText>
                </w:r>
                <w:r w:rsidR="002A2BDA" w:rsidRPr="00750E4B" w:rsidDel="002762A9">
                  <w:rPr>
                    <w:rFonts w:cstheme="minorHAnsi"/>
                  </w:rPr>
                  <w:delText xml:space="preserve">orhandenes </w:delText>
                </w:r>
              </w:del>
            </w:ins>
            <w:del w:id="1243" w:author="Michael Kohl" w:date="2026-05-20T13:30:00Z" w16du:dateUtc="2026-05-20T11:30:00Z">
              <w:r w:rsidR="00B96ADA" w:rsidRPr="00750E4B" w:rsidDel="002762A9">
                <w:rPr>
                  <w:rFonts w:cstheme="minorHAnsi"/>
                </w:rPr>
                <w:delText xml:space="preserve">Wissen zu Influencer-Kooperationen aktivieren und (mit Beispielen) zusammentragen. </w:delText>
              </w:r>
            </w:del>
          </w:p>
          <w:p w14:paraId="1D2E88A3" w14:textId="753020DD" w:rsidR="002C39FF" w:rsidRPr="00750E4B" w:rsidDel="002762A9" w:rsidRDefault="00A24EE4" w:rsidP="00F07C29">
            <w:pPr>
              <w:shd w:val="clear" w:color="auto" w:fill="FBE4D5" w:themeFill="accent2" w:themeFillTint="33"/>
              <w:tabs>
                <w:tab w:val="left" w:pos="273"/>
              </w:tabs>
              <w:spacing w:line="276" w:lineRule="auto"/>
              <w:rPr>
                <w:del w:id="1244" w:author="Michael Kohl" w:date="2026-05-20T13:30:00Z" w16du:dateUtc="2026-05-20T11:30:00Z"/>
                <w:rFonts w:cstheme="minorHAnsi"/>
                <w:b/>
                <w:bCs/>
              </w:rPr>
            </w:pPr>
            <w:del w:id="1245" w:author="Michael Kohl" w:date="2026-05-20T13:30:00Z" w16du:dateUtc="2026-05-20T11:30:00Z">
              <w:r w:rsidRPr="00750E4B" w:rsidDel="002762A9">
                <w:rPr>
                  <w:rFonts w:cstheme="minorHAnsi"/>
                  <w:b/>
                  <w:bCs/>
                </w:rPr>
                <w:delText>Sek. I</w:delText>
              </w:r>
              <w:r w:rsidR="002C39FF" w:rsidRPr="00750E4B" w:rsidDel="002762A9">
                <w:rPr>
                  <w:rFonts w:cstheme="minorHAnsi"/>
                  <w:b/>
                  <w:bCs/>
                </w:rPr>
                <w:delText>I:</w:delText>
              </w:r>
            </w:del>
          </w:p>
          <w:p w14:paraId="6A770A68" w14:textId="3E980954" w:rsidR="00B96ADA" w:rsidRPr="00750E4B" w:rsidDel="002762A9" w:rsidRDefault="00B96ADA" w:rsidP="00B96ADA">
            <w:pPr>
              <w:shd w:val="clear" w:color="auto" w:fill="FBE4D5" w:themeFill="accent2" w:themeFillTint="33"/>
              <w:tabs>
                <w:tab w:val="left" w:pos="273"/>
              </w:tabs>
              <w:spacing w:line="276" w:lineRule="auto"/>
              <w:rPr>
                <w:del w:id="1246" w:author="Michael Kohl" w:date="2026-05-20T13:30:00Z" w16du:dateUtc="2026-05-20T11:30:00Z"/>
                <w:rFonts w:cstheme="minorHAnsi"/>
              </w:rPr>
            </w:pPr>
            <w:del w:id="1247" w:author="Michael Kohl" w:date="2026-05-20T13:30:00Z" w16du:dateUtc="2026-05-20T11:30:00Z">
              <w:r w:rsidRPr="00750E4B" w:rsidDel="002762A9">
                <w:rPr>
                  <w:rFonts w:cstheme="minorHAnsi"/>
                </w:rPr>
                <w:delText>– EU-Regulierung: Kennzeichnungspflicht für Werbung, Grenzen der Regulierung bei Algorithmen</w:delText>
              </w:r>
            </w:del>
          </w:p>
          <w:p w14:paraId="73D72A7E" w14:textId="5504D557" w:rsidR="00B96ADA" w:rsidRPr="00750E4B" w:rsidDel="002762A9" w:rsidRDefault="00B96ADA" w:rsidP="00B96ADA">
            <w:pPr>
              <w:shd w:val="clear" w:color="auto" w:fill="FBE4D5" w:themeFill="accent2" w:themeFillTint="33"/>
              <w:tabs>
                <w:tab w:val="left" w:pos="273"/>
              </w:tabs>
              <w:spacing w:line="276" w:lineRule="auto"/>
              <w:rPr>
                <w:del w:id="1248" w:author="Michael Kohl" w:date="2026-05-20T13:30:00Z" w16du:dateUtc="2026-05-20T11:30:00Z"/>
                <w:rFonts w:cstheme="minorHAnsi"/>
              </w:rPr>
            </w:pPr>
            <w:del w:id="1249" w:author="Michael Kohl" w:date="2026-05-20T13:30:00Z" w16du:dateUtc="2026-05-20T11:30:00Z">
              <w:r w:rsidRPr="00750E4B" w:rsidDel="002762A9">
                <w:rPr>
                  <w:rFonts w:cstheme="minorHAnsi"/>
                </w:rPr>
                <w:delText>– Plattformverantwortung: Welche Pflichten haben Plattformen beim Verbreiten von Gesundheitsmythen?</w:delText>
              </w:r>
            </w:del>
          </w:p>
          <w:p w14:paraId="20862780" w14:textId="5C387EE3" w:rsidR="00B96ADA" w:rsidRPr="00750E4B" w:rsidDel="002762A9" w:rsidRDefault="00B96ADA" w:rsidP="00B96ADA">
            <w:pPr>
              <w:shd w:val="clear" w:color="auto" w:fill="FBE4D5" w:themeFill="accent2" w:themeFillTint="33"/>
              <w:tabs>
                <w:tab w:val="left" w:pos="273"/>
              </w:tabs>
              <w:spacing w:line="276" w:lineRule="auto"/>
              <w:rPr>
                <w:del w:id="1250" w:author="Michael Kohl" w:date="2026-05-20T13:30:00Z" w16du:dateUtc="2026-05-20T11:30:00Z"/>
                <w:rFonts w:cstheme="minorHAnsi"/>
              </w:rPr>
            </w:pPr>
            <w:del w:id="1251" w:author="Michael Kohl" w:date="2026-05-20T13:30:00Z" w16du:dateUtc="2026-05-20T11:30:00Z">
              <w:r w:rsidRPr="00750E4B" w:rsidDel="002762A9">
                <w:rPr>
                  <w:rFonts w:cstheme="minorHAnsi"/>
                </w:rPr>
                <w:delText>–</w:delText>
              </w:r>
            </w:del>
            <w:ins w:id="1252" w:author="Fabienne Schmaus" w:date="2026-05-11T11:32:00Z" w16du:dateUtc="2026-05-11T09:32:00Z">
              <w:del w:id="1253" w:author="Michael Kohl" w:date="2026-05-20T13:30:00Z" w16du:dateUtc="2026-05-20T11:30:00Z">
                <w:r w:rsidR="002A2BDA" w:rsidDel="002762A9">
                  <w:rPr>
                    <w:rFonts w:cstheme="minorHAnsi"/>
                  </w:rPr>
                  <w:delText xml:space="preserve"> </w:delText>
                </w:r>
              </w:del>
            </w:ins>
            <w:del w:id="1254" w:author="Michael Kohl" w:date="2026-05-20T13:30:00Z" w16du:dateUtc="2026-05-20T11:30:00Z">
              <w:r w:rsidRPr="00750E4B" w:rsidDel="002762A9">
                <w:rPr>
                  <w:rFonts w:cstheme="minorHAnsi"/>
                </w:rPr>
                <w:delText xml:space="preserve"> Gesellschaftliche Verantwortung</w:delText>
              </w:r>
            </w:del>
            <w:ins w:id="1255" w:author="Fabienne Schmaus" w:date="2026-05-11T11:32:00Z" w16du:dateUtc="2026-05-11T09:32:00Z">
              <w:del w:id="1256" w:author="Michael Kohl" w:date="2026-05-20T13:30:00Z" w16du:dateUtc="2026-05-20T11:30:00Z">
                <w:r w:rsidR="002A2BDA" w:rsidDel="002762A9">
                  <w:rPr>
                    <w:rFonts w:cstheme="minorHAnsi"/>
                  </w:rPr>
                  <w:delText xml:space="preserve"> für die Gesellschaft</w:delText>
                </w:r>
              </w:del>
            </w:ins>
            <w:del w:id="1257" w:author="Michael Kohl" w:date="2026-05-20T13:30:00Z" w16du:dateUtc="2026-05-20T11:30:00Z">
              <w:r w:rsidRPr="00750E4B" w:rsidDel="002762A9">
                <w:rPr>
                  <w:rFonts w:cstheme="minorHAnsi"/>
                </w:rPr>
                <w:delText xml:space="preserve">: </w:delText>
              </w:r>
              <w:r w:rsidR="008A0BA9" w:rsidRPr="00750E4B" w:rsidDel="002762A9">
                <w:rPr>
                  <w:rFonts w:cstheme="minorHAnsi"/>
                  <w:rPrChange w:id="1258" w:author="Fabienne Schmaus" w:date="2026-05-11T09:53:00Z" w16du:dateUtc="2026-05-11T07:53:00Z">
                    <w:rPr>
                      <w:rFonts w:cstheme="minorHAnsi"/>
                      <w:i/>
                      <w:iCs/>
                    </w:rPr>
                  </w:rPrChange>
                </w:rPr>
                <w:delText>„</w:delText>
              </w:r>
              <w:r w:rsidRPr="00750E4B" w:rsidDel="002762A9">
                <w:rPr>
                  <w:rFonts w:cstheme="minorHAnsi"/>
                  <w:rPrChange w:id="1259" w:author="Fabienne Schmaus" w:date="2026-05-11T09:53:00Z" w16du:dateUtc="2026-05-11T07:53:00Z">
                    <w:rPr>
                      <w:rFonts w:cstheme="minorHAnsi"/>
                      <w:i/>
                      <w:iCs/>
                    </w:rPr>
                  </w:rPrChange>
                </w:rPr>
                <w:delText>Reicht individuelle Medienkompetenz – oder braucht es strukturelle Lösungen?</w:delText>
              </w:r>
              <w:r w:rsidR="008A0BA9" w:rsidRPr="00750E4B" w:rsidDel="002762A9">
                <w:rPr>
                  <w:rFonts w:cstheme="minorHAnsi"/>
                  <w:rPrChange w:id="1260" w:author="Fabienne Schmaus" w:date="2026-05-11T09:53:00Z" w16du:dateUtc="2026-05-11T07:53:00Z">
                    <w:rPr>
                      <w:rFonts w:cstheme="minorHAnsi"/>
                      <w:i/>
                      <w:iCs/>
                    </w:rPr>
                  </w:rPrChange>
                </w:rPr>
                <w:delText>“</w:delText>
              </w:r>
            </w:del>
          </w:p>
          <w:p w14:paraId="55A61990" w14:textId="72BDDC5A" w:rsidR="00B96ADA" w:rsidDel="002762A9" w:rsidRDefault="00B96ADA" w:rsidP="00B96ADA">
            <w:pPr>
              <w:shd w:val="clear" w:color="auto" w:fill="FBE4D5" w:themeFill="accent2" w:themeFillTint="33"/>
              <w:tabs>
                <w:tab w:val="left" w:pos="273"/>
              </w:tabs>
              <w:spacing w:line="276" w:lineRule="auto"/>
              <w:rPr>
                <w:ins w:id="1261" w:author="Fabienne Schmaus" w:date="2026-05-11T11:32:00Z" w16du:dateUtc="2026-05-11T09:32:00Z"/>
                <w:del w:id="1262" w:author="Michael Kohl" w:date="2026-05-20T13:30:00Z" w16du:dateUtc="2026-05-20T11:30:00Z"/>
                <w:rFonts w:cstheme="minorHAnsi"/>
              </w:rPr>
            </w:pPr>
            <w:del w:id="1263" w:author="Michael Kohl" w:date="2026-05-20T13:30:00Z" w16du:dateUtc="2026-05-20T11:30:00Z">
              <w:r w:rsidRPr="00750E4B" w:rsidDel="002762A9">
                <w:rPr>
                  <w:rFonts w:cstheme="minorHAnsi"/>
                </w:rPr>
                <w:delText xml:space="preserve">– Algorithmen als Mittäter: </w:delText>
              </w:r>
            </w:del>
            <w:ins w:id="1264" w:author="Fabienne Schmaus" w:date="2026-05-11T11:32:00Z" w16du:dateUtc="2026-05-11T09:32:00Z">
              <w:del w:id="1265" w:author="Michael Kohl" w:date="2026-05-20T13:30:00Z" w16du:dateUtc="2026-05-20T11:30:00Z">
                <w:r w:rsidR="002A2BDA" w:rsidDel="002762A9">
                  <w:rPr>
                    <w:rFonts w:cstheme="minorHAnsi"/>
                  </w:rPr>
                  <w:delText>e</w:delText>
                </w:r>
              </w:del>
            </w:ins>
            <w:del w:id="1266" w:author="Michael Kohl" w:date="2026-05-20T13:30:00Z" w16du:dateUtc="2026-05-20T11:30:00Z">
              <w:r w:rsidRPr="00750E4B" w:rsidDel="002762A9">
                <w:rPr>
                  <w:rFonts w:cstheme="minorHAnsi"/>
                </w:rPr>
                <w:delText>Emotionale, vereinfachte Inhalte werden bevorzugt ausgespielt – unabhängig von Wahrheitsgehalt</w:delText>
              </w:r>
            </w:del>
          </w:p>
          <w:p w14:paraId="3A175D56" w14:textId="78BB6AC5" w:rsidR="002A2BDA" w:rsidDel="002762A9" w:rsidRDefault="002A2BDA" w:rsidP="00B96ADA">
            <w:pPr>
              <w:shd w:val="clear" w:color="auto" w:fill="FBE4D5" w:themeFill="accent2" w:themeFillTint="33"/>
              <w:tabs>
                <w:tab w:val="left" w:pos="273"/>
              </w:tabs>
              <w:spacing w:line="276" w:lineRule="auto"/>
              <w:rPr>
                <w:ins w:id="1267" w:author="Fabienne Schmaus" w:date="2026-05-11T11:33:00Z" w16du:dateUtc="2026-05-11T09:33:00Z"/>
                <w:del w:id="1268" w:author="Michael Kohl" w:date="2026-05-20T13:30:00Z" w16du:dateUtc="2026-05-20T11:30:00Z"/>
                <w:rFonts w:cstheme="minorHAnsi"/>
              </w:rPr>
            </w:pPr>
          </w:p>
          <w:p w14:paraId="014583A8" w14:textId="48FBEDFE" w:rsidR="002A2BDA" w:rsidRPr="00750E4B" w:rsidDel="002762A9" w:rsidRDefault="002A2BDA" w:rsidP="00B96ADA">
            <w:pPr>
              <w:shd w:val="clear" w:color="auto" w:fill="FBE4D5" w:themeFill="accent2" w:themeFillTint="33"/>
              <w:tabs>
                <w:tab w:val="left" w:pos="273"/>
              </w:tabs>
              <w:spacing w:line="276" w:lineRule="auto"/>
              <w:rPr>
                <w:del w:id="1269" w:author="Michael Kohl" w:date="2026-05-20T13:30:00Z" w16du:dateUtc="2026-05-20T11:30:00Z"/>
                <w:rFonts w:cstheme="minorHAnsi"/>
              </w:rPr>
            </w:pPr>
          </w:p>
          <w:p w14:paraId="07B0B463" w14:textId="03E60ECE" w:rsidR="002C39FF" w:rsidRPr="003935DB" w:rsidDel="002762A9" w:rsidRDefault="002C39FF" w:rsidP="00F07C29">
            <w:pPr>
              <w:spacing w:line="276" w:lineRule="auto"/>
              <w:rPr>
                <w:del w:id="1270" w:author="Michael Kohl" w:date="2026-05-20T13:30:00Z" w16du:dateUtc="2026-05-20T11:30:00Z"/>
                <w:rFonts w:cstheme="minorHAnsi"/>
              </w:rPr>
            </w:pPr>
          </w:p>
          <w:p w14:paraId="365BF346" w14:textId="4C44EE96" w:rsidR="00B96ADA" w:rsidRPr="003935DB" w:rsidDel="002762A9" w:rsidRDefault="00B96ADA" w:rsidP="00B96ADA">
            <w:pPr>
              <w:shd w:val="clear" w:color="auto" w:fill="FBE4D5" w:themeFill="accent2" w:themeFillTint="33"/>
              <w:tabs>
                <w:tab w:val="left" w:pos="273"/>
              </w:tabs>
              <w:spacing w:line="276" w:lineRule="auto"/>
              <w:rPr>
                <w:del w:id="1271" w:author="Michael Kohl" w:date="2026-05-20T13:30:00Z" w16du:dateUtc="2026-05-20T11:30:00Z"/>
                <w:rFonts w:cstheme="minorHAnsi"/>
                <w:b/>
                <w:bCs/>
              </w:rPr>
            </w:pPr>
            <w:del w:id="1272" w:author="Michael Kohl" w:date="2026-05-20T13:30:00Z" w16du:dateUtc="2026-05-20T11:30:00Z">
              <w:r w:rsidRPr="003935DB" w:rsidDel="002762A9">
                <w:rPr>
                  <w:rFonts w:cstheme="minorHAnsi"/>
                  <w:b/>
                  <w:bCs/>
                </w:rPr>
                <w:delText xml:space="preserve">Erwartbare Antworten der Lernenden: </w:delText>
              </w:r>
            </w:del>
          </w:p>
          <w:p w14:paraId="28B5FA12" w14:textId="650719FE" w:rsidR="00B96ADA" w:rsidRPr="003935DB" w:rsidDel="002762A9" w:rsidRDefault="002A2BDA" w:rsidP="00B96ADA">
            <w:pPr>
              <w:shd w:val="clear" w:color="auto" w:fill="FBE4D5" w:themeFill="accent2" w:themeFillTint="33"/>
              <w:tabs>
                <w:tab w:val="left" w:pos="273"/>
              </w:tabs>
              <w:spacing w:line="276" w:lineRule="auto"/>
              <w:rPr>
                <w:del w:id="1273" w:author="Michael Kohl" w:date="2026-05-20T13:30:00Z" w16du:dateUtc="2026-05-20T11:30:00Z"/>
                <w:rFonts w:cstheme="minorHAnsi"/>
              </w:rPr>
            </w:pPr>
            <w:ins w:id="1274" w:author="Fabienne Schmaus" w:date="2026-05-11T11:33:00Z" w16du:dateUtc="2026-05-11T09:33:00Z">
              <w:del w:id="1275" w:author="Michael Kohl" w:date="2026-05-20T13:30:00Z" w16du:dateUtc="2026-05-20T11:30:00Z">
                <w:r w:rsidRPr="002A2BDA" w:rsidDel="002762A9">
                  <w:rPr>
                    <w:rFonts w:cstheme="minorHAnsi"/>
                    <w:i/>
                    <w:iCs/>
                    <w:rPrChange w:id="1276" w:author="Fabienne Schmaus" w:date="2026-05-11T11:33:00Z" w16du:dateUtc="2026-05-11T09:33:00Z">
                      <w:rPr>
                        <w:rFonts w:cstheme="minorHAnsi"/>
                      </w:rPr>
                    </w:rPrChange>
                  </w:rPr>
                  <w:delText>Frage:</w:delText>
                </w:r>
                <w:r w:rsidDel="002762A9">
                  <w:rPr>
                    <w:rFonts w:cstheme="minorHAnsi"/>
                  </w:rPr>
                  <w:delText xml:space="preserve"> </w:delText>
                </w:r>
              </w:del>
            </w:ins>
            <w:del w:id="1277" w:author="Michael Kohl" w:date="2026-05-20T13:30:00Z" w16du:dateUtc="2026-05-20T11:30:00Z">
              <w:r w:rsidR="008A0BA9" w:rsidDel="002762A9">
                <w:rPr>
                  <w:rFonts w:cstheme="minorHAnsi"/>
                </w:rPr>
                <w:delText>„</w:delText>
              </w:r>
              <w:r w:rsidR="00B96ADA" w:rsidRPr="003935DB" w:rsidDel="002762A9">
                <w:rPr>
                  <w:rFonts w:cstheme="minorHAnsi"/>
                </w:rPr>
                <w:delText>Wem nützt es, wenn Mythen geglaubt werden?</w:delText>
              </w:r>
              <w:r w:rsidR="008A0BA9" w:rsidDel="002762A9">
                <w:rPr>
                  <w:rFonts w:cstheme="minorHAnsi"/>
                </w:rPr>
                <w:delText>“</w:delText>
              </w:r>
            </w:del>
          </w:p>
          <w:p w14:paraId="68474A98" w14:textId="57731CCE" w:rsidR="00B96ADA" w:rsidRPr="00750E4B" w:rsidDel="002762A9" w:rsidRDefault="00B96ADA" w:rsidP="00B96ADA">
            <w:pPr>
              <w:shd w:val="clear" w:color="auto" w:fill="FBE4D5" w:themeFill="accent2" w:themeFillTint="33"/>
              <w:tabs>
                <w:tab w:val="left" w:pos="273"/>
              </w:tabs>
              <w:spacing w:line="276" w:lineRule="auto"/>
              <w:rPr>
                <w:del w:id="1278" w:author="Michael Kohl" w:date="2026-05-20T13:30:00Z" w16du:dateUtc="2026-05-20T11:30:00Z"/>
                <w:rFonts w:cstheme="minorHAnsi"/>
                <w:b/>
                <w:bCs/>
                <w:rPrChange w:id="1279" w:author="Fabienne Schmaus" w:date="2026-05-11T09:54:00Z" w16du:dateUtc="2026-05-11T07:54:00Z">
                  <w:rPr>
                    <w:del w:id="1280" w:author="Michael Kohl" w:date="2026-05-20T13:30:00Z" w16du:dateUtc="2026-05-20T11:30:00Z"/>
                    <w:rFonts w:cstheme="minorHAnsi"/>
                  </w:rPr>
                </w:rPrChange>
              </w:rPr>
            </w:pPr>
            <w:del w:id="1281" w:author="Michael Kohl" w:date="2026-05-20T13:30:00Z" w16du:dateUtc="2026-05-20T11:30:00Z">
              <w:r w:rsidRPr="00750E4B" w:rsidDel="002762A9">
                <w:rPr>
                  <w:rFonts w:cstheme="minorHAnsi"/>
                  <w:b/>
                  <w:bCs/>
                  <w:rPrChange w:id="1282" w:author="Fabienne Schmaus" w:date="2026-05-11T09:54:00Z" w16du:dateUtc="2026-05-11T07:54:00Z">
                    <w:rPr>
                      <w:rFonts w:cstheme="minorHAnsi"/>
                      <w:i/>
                      <w:iCs/>
                    </w:rPr>
                  </w:rPrChange>
                </w:rPr>
                <w:delText>Sek</w:delText>
              </w:r>
            </w:del>
            <w:ins w:id="1283" w:author="Fabienne Schmaus" w:date="2026-05-11T09:53:00Z" w16du:dateUtc="2026-05-11T07:53:00Z">
              <w:del w:id="1284" w:author="Michael Kohl" w:date="2026-05-20T13:30:00Z" w16du:dateUtc="2026-05-20T11:30:00Z">
                <w:r w:rsidR="00750E4B" w:rsidRPr="00750E4B" w:rsidDel="002762A9">
                  <w:rPr>
                    <w:rFonts w:cstheme="minorHAnsi"/>
                    <w:b/>
                    <w:bCs/>
                    <w:rPrChange w:id="1285" w:author="Fabienne Schmaus" w:date="2026-05-11T09:54:00Z" w16du:dateUtc="2026-05-11T07:54:00Z">
                      <w:rPr>
                        <w:rFonts w:cstheme="minorHAnsi"/>
                      </w:rPr>
                    </w:rPrChange>
                  </w:rPr>
                  <w:delText>.</w:delText>
                </w:r>
              </w:del>
            </w:ins>
            <w:del w:id="1286" w:author="Michael Kohl" w:date="2026-05-20T13:30:00Z" w16du:dateUtc="2026-05-20T11:30:00Z">
              <w:r w:rsidRPr="00750E4B" w:rsidDel="002762A9">
                <w:rPr>
                  <w:rFonts w:cstheme="minorHAnsi"/>
                  <w:b/>
                  <w:bCs/>
                  <w:rPrChange w:id="1287" w:author="Fabienne Schmaus" w:date="2026-05-11T09:54:00Z" w16du:dateUtc="2026-05-11T07:54:00Z">
                    <w:rPr>
                      <w:rFonts w:cstheme="minorHAnsi"/>
                      <w:i/>
                      <w:iCs/>
                    </w:rPr>
                  </w:rPrChange>
                </w:rPr>
                <w:delText xml:space="preserve"> I:</w:delText>
              </w:r>
            </w:del>
          </w:p>
          <w:p w14:paraId="1205A30E" w14:textId="590E2626" w:rsidR="00B96ADA" w:rsidRPr="00750E4B" w:rsidDel="002762A9" w:rsidRDefault="008A0BA9" w:rsidP="00B96ADA">
            <w:pPr>
              <w:numPr>
                <w:ilvl w:val="0"/>
                <w:numId w:val="39"/>
              </w:numPr>
              <w:shd w:val="clear" w:color="auto" w:fill="FBE4D5" w:themeFill="accent2" w:themeFillTint="33"/>
              <w:tabs>
                <w:tab w:val="left" w:pos="273"/>
              </w:tabs>
              <w:spacing w:line="276" w:lineRule="auto"/>
              <w:rPr>
                <w:del w:id="1288" w:author="Michael Kohl" w:date="2026-05-20T13:30:00Z" w16du:dateUtc="2026-05-20T11:30:00Z"/>
                <w:rFonts w:cstheme="minorHAnsi"/>
              </w:rPr>
            </w:pPr>
            <w:del w:id="1289" w:author="Michael Kohl" w:date="2026-05-20T13:30:00Z" w16du:dateUtc="2026-05-20T11:30:00Z">
              <w:r w:rsidRPr="00750E4B" w:rsidDel="002762A9">
                <w:rPr>
                  <w:rFonts w:cstheme="minorHAnsi"/>
                </w:rPr>
                <w:delText>„</w:delText>
              </w:r>
              <w:r w:rsidR="00B96ADA" w:rsidRPr="00750E4B" w:rsidDel="002762A9">
                <w:rPr>
                  <w:rFonts w:cstheme="minorHAnsi"/>
                </w:rPr>
                <w:delText>Den Firmen, die die Produkte verkaufen</w:delText>
              </w:r>
              <w:r w:rsidRPr="00750E4B" w:rsidDel="002762A9">
                <w:rPr>
                  <w:rFonts w:cstheme="minorHAnsi"/>
                </w:rPr>
                <w:delText>“</w:delText>
              </w:r>
            </w:del>
          </w:p>
          <w:p w14:paraId="7D4D10E5" w14:textId="301781B3" w:rsidR="00B96ADA" w:rsidRPr="00750E4B" w:rsidDel="002762A9" w:rsidRDefault="008A0BA9" w:rsidP="00B96ADA">
            <w:pPr>
              <w:numPr>
                <w:ilvl w:val="0"/>
                <w:numId w:val="39"/>
              </w:numPr>
              <w:shd w:val="clear" w:color="auto" w:fill="FBE4D5" w:themeFill="accent2" w:themeFillTint="33"/>
              <w:tabs>
                <w:tab w:val="left" w:pos="273"/>
              </w:tabs>
              <w:spacing w:line="276" w:lineRule="auto"/>
              <w:rPr>
                <w:del w:id="1290" w:author="Michael Kohl" w:date="2026-05-20T13:30:00Z" w16du:dateUtc="2026-05-20T11:30:00Z"/>
                <w:rFonts w:cstheme="minorHAnsi"/>
              </w:rPr>
            </w:pPr>
            <w:del w:id="1291" w:author="Michael Kohl" w:date="2026-05-20T13:30:00Z" w16du:dateUtc="2026-05-20T11:30:00Z">
              <w:r w:rsidRPr="00750E4B" w:rsidDel="002762A9">
                <w:rPr>
                  <w:rFonts w:cstheme="minorHAnsi"/>
                </w:rPr>
                <w:delText>„</w:delText>
              </w:r>
              <w:r w:rsidR="00B96ADA" w:rsidRPr="00750E4B" w:rsidDel="002762A9">
                <w:rPr>
                  <w:rFonts w:cstheme="minorHAnsi"/>
                </w:rPr>
                <w:delText>Den Influencer:innen</w:delText>
              </w:r>
            </w:del>
            <w:ins w:id="1292" w:author="Fabienne Schmaus" w:date="2026-05-11T09:13:00Z" w16du:dateUtc="2026-05-11T07:13:00Z">
              <w:del w:id="1293" w:author="Michael Kohl" w:date="2026-05-20T13:30:00Z" w16du:dateUtc="2026-05-20T11:30:00Z">
                <w:r w:rsidR="00F7152F" w:rsidRPr="00750E4B" w:rsidDel="002762A9">
                  <w:rPr>
                    <w:rFonts w:cstheme="minorHAnsi"/>
                  </w:rPr>
                  <w:delText xml:space="preserve"> und Influencern</w:delText>
                </w:r>
              </w:del>
            </w:ins>
            <w:del w:id="1294" w:author="Michael Kohl" w:date="2026-05-20T13:30:00Z" w16du:dateUtc="2026-05-20T11:30:00Z">
              <w:r w:rsidR="00B96ADA" w:rsidRPr="00750E4B" w:rsidDel="002762A9">
                <w:rPr>
                  <w:rFonts w:cstheme="minorHAnsi"/>
                </w:rPr>
                <w:delText>, die Werbung machen</w:delText>
              </w:r>
              <w:r w:rsidRPr="00750E4B" w:rsidDel="002762A9">
                <w:rPr>
                  <w:rFonts w:cstheme="minorHAnsi"/>
                </w:rPr>
                <w:delText>“</w:delText>
              </w:r>
            </w:del>
          </w:p>
          <w:p w14:paraId="108E25F8" w14:textId="6EDCAB06" w:rsidR="00B96ADA" w:rsidRPr="00750E4B" w:rsidDel="002762A9" w:rsidRDefault="008A0BA9" w:rsidP="00B96ADA">
            <w:pPr>
              <w:numPr>
                <w:ilvl w:val="0"/>
                <w:numId w:val="39"/>
              </w:numPr>
              <w:shd w:val="clear" w:color="auto" w:fill="FBE4D5" w:themeFill="accent2" w:themeFillTint="33"/>
              <w:tabs>
                <w:tab w:val="left" w:pos="273"/>
              </w:tabs>
              <w:spacing w:line="276" w:lineRule="auto"/>
              <w:rPr>
                <w:del w:id="1295" w:author="Michael Kohl" w:date="2026-05-20T13:30:00Z" w16du:dateUtc="2026-05-20T11:30:00Z"/>
                <w:rFonts w:cstheme="minorHAnsi"/>
              </w:rPr>
            </w:pPr>
            <w:del w:id="1296" w:author="Michael Kohl" w:date="2026-05-20T13:30:00Z" w16du:dateUtc="2026-05-20T11:30:00Z">
              <w:r w:rsidRPr="00750E4B" w:rsidDel="002762A9">
                <w:rPr>
                  <w:rFonts w:cstheme="minorHAnsi"/>
                </w:rPr>
                <w:delText>„</w:delText>
              </w:r>
              <w:r w:rsidR="00B96ADA" w:rsidRPr="00750E4B" w:rsidDel="002762A9">
                <w:rPr>
                  <w:rFonts w:cstheme="minorHAnsi"/>
                </w:rPr>
                <w:delText>Den Plattformen</w:delText>
              </w:r>
            </w:del>
            <w:ins w:id="1297" w:author="Fabienne Schmaus" w:date="2026-05-11T09:53:00Z" w16du:dateUtc="2026-05-11T07:53:00Z">
              <w:del w:id="1298" w:author="Michael Kohl" w:date="2026-05-20T13:30:00Z" w16du:dateUtc="2026-05-20T11:30:00Z">
                <w:r w:rsidR="00750E4B" w:rsidRPr="00750E4B" w:rsidDel="002762A9">
                  <w:rPr>
                    <w:rFonts w:cstheme="minorHAnsi"/>
                  </w:rPr>
                  <w:delText>:</w:delText>
                </w:r>
              </w:del>
            </w:ins>
            <w:del w:id="1299" w:author="Michael Kohl" w:date="2026-05-20T13:30:00Z" w16du:dateUtc="2026-05-20T11:30:00Z">
              <w:r w:rsidR="00B96ADA" w:rsidRPr="00750E4B" w:rsidDel="002762A9">
                <w:rPr>
                  <w:rFonts w:cstheme="minorHAnsi"/>
                </w:rPr>
                <w:delText xml:space="preserve"> – mehr Klicks, mehr Werbegeld</w:delText>
              </w:r>
              <w:r w:rsidRPr="00750E4B" w:rsidDel="002762A9">
                <w:rPr>
                  <w:rFonts w:cstheme="minorHAnsi"/>
                </w:rPr>
                <w:delText>“</w:delText>
              </w:r>
            </w:del>
          </w:p>
          <w:p w14:paraId="3853497A" w14:textId="07B8BCE8" w:rsidR="00B96ADA" w:rsidRPr="00750E4B" w:rsidDel="002762A9" w:rsidRDefault="00B96ADA" w:rsidP="00B96ADA">
            <w:pPr>
              <w:shd w:val="clear" w:color="auto" w:fill="FBE4D5" w:themeFill="accent2" w:themeFillTint="33"/>
              <w:tabs>
                <w:tab w:val="left" w:pos="273"/>
              </w:tabs>
              <w:spacing w:line="276" w:lineRule="auto"/>
              <w:rPr>
                <w:del w:id="1300" w:author="Michael Kohl" w:date="2026-05-20T13:30:00Z" w16du:dateUtc="2026-05-20T11:30:00Z"/>
                <w:rFonts w:cstheme="minorHAnsi"/>
                <w:b/>
                <w:bCs/>
                <w:rPrChange w:id="1301" w:author="Fabienne Schmaus" w:date="2026-05-11T09:54:00Z" w16du:dateUtc="2026-05-11T07:54:00Z">
                  <w:rPr>
                    <w:del w:id="1302" w:author="Michael Kohl" w:date="2026-05-20T13:30:00Z" w16du:dateUtc="2026-05-20T11:30:00Z"/>
                    <w:rFonts w:cstheme="minorHAnsi"/>
                  </w:rPr>
                </w:rPrChange>
              </w:rPr>
            </w:pPr>
            <w:del w:id="1303" w:author="Michael Kohl" w:date="2026-05-20T13:30:00Z" w16du:dateUtc="2026-05-20T11:30:00Z">
              <w:r w:rsidRPr="00750E4B" w:rsidDel="002762A9">
                <w:rPr>
                  <w:rFonts w:cstheme="minorHAnsi"/>
                  <w:b/>
                  <w:bCs/>
                  <w:rPrChange w:id="1304" w:author="Fabienne Schmaus" w:date="2026-05-11T09:54:00Z" w16du:dateUtc="2026-05-11T07:54:00Z">
                    <w:rPr>
                      <w:rFonts w:cstheme="minorHAnsi"/>
                      <w:i/>
                      <w:iCs/>
                    </w:rPr>
                  </w:rPrChange>
                </w:rPr>
                <w:delText>Sek</w:delText>
              </w:r>
            </w:del>
            <w:ins w:id="1305" w:author="Fabienne Schmaus" w:date="2026-05-11T09:53:00Z" w16du:dateUtc="2026-05-11T07:53:00Z">
              <w:del w:id="1306" w:author="Michael Kohl" w:date="2026-05-20T13:30:00Z" w16du:dateUtc="2026-05-20T11:30:00Z">
                <w:r w:rsidR="00750E4B" w:rsidRPr="00750E4B" w:rsidDel="002762A9">
                  <w:rPr>
                    <w:rFonts w:cstheme="minorHAnsi"/>
                    <w:b/>
                    <w:bCs/>
                    <w:rPrChange w:id="1307" w:author="Fabienne Schmaus" w:date="2026-05-11T09:54:00Z" w16du:dateUtc="2026-05-11T07:54:00Z">
                      <w:rPr>
                        <w:rFonts w:cstheme="minorHAnsi"/>
                      </w:rPr>
                    </w:rPrChange>
                  </w:rPr>
                  <w:delText>.</w:delText>
                </w:r>
              </w:del>
            </w:ins>
            <w:del w:id="1308" w:author="Michael Kohl" w:date="2026-05-20T13:30:00Z" w16du:dateUtc="2026-05-20T11:30:00Z">
              <w:r w:rsidRPr="00750E4B" w:rsidDel="002762A9">
                <w:rPr>
                  <w:rFonts w:cstheme="minorHAnsi"/>
                  <w:b/>
                  <w:bCs/>
                  <w:rPrChange w:id="1309" w:author="Fabienne Schmaus" w:date="2026-05-11T09:54:00Z" w16du:dateUtc="2026-05-11T07:54:00Z">
                    <w:rPr>
                      <w:rFonts w:cstheme="minorHAnsi"/>
                      <w:i/>
                      <w:iCs/>
                    </w:rPr>
                  </w:rPrChange>
                </w:rPr>
                <w:delText xml:space="preserve"> II:</w:delText>
              </w:r>
            </w:del>
          </w:p>
          <w:p w14:paraId="6E369181" w14:textId="1B4EF670" w:rsidR="00B96ADA" w:rsidRPr="00750E4B" w:rsidDel="002762A9" w:rsidRDefault="008A0BA9" w:rsidP="00B96ADA">
            <w:pPr>
              <w:numPr>
                <w:ilvl w:val="0"/>
                <w:numId w:val="40"/>
              </w:numPr>
              <w:shd w:val="clear" w:color="auto" w:fill="FBE4D5" w:themeFill="accent2" w:themeFillTint="33"/>
              <w:tabs>
                <w:tab w:val="left" w:pos="273"/>
              </w:tabs>
              <w:spacing w:line="276" w:lineRule="auto"/>
              <w:rPr>
                <w:del w:id="1310" w:author="Michael Kohl" w:date="2026-05-20T13:30:00Z" w16du:dateUtc="2026-05-20T11:30:00Z"/>
                <w:rFonts w:cstheme="minorHAnsi"/>
              </w:rPr>
            </w:pPr>
            <w:del w:id="1311" w:author="Michael Kohl" w:date="2026-05-20T13:30:00Z" w16du:dateUtc="2026-05-20T11:30:00Z">
              <w:r w:rsidRPr="00750E4B" w:rsidDel="002762A9">
                <w:rPr>
                  <w:rFonts w:cstheme="minorHAnsi"/>
                </w:rPr>
                <w:delText>„</w:delText>
              </w:r>
              <w:r w:rsidR="00B96ADA" w:rsidRPr="00750E4B" w:rsidDel="002762A9">
                <w:rPr>
                  <w:rFonts w:cstheme="minorHAnsi"/>
                </w:rPr>
                <w:delText>Das gesamte Geschäftsmodell basiert auf Aufmerksamkeit</w:delText>
              </w:r>
            </w:del>
            <w:ins w:id="1312" w:author="Fabienne Schmaus" w:date="2026-05-11T09:54:00Z" w16du:dateUtc="2026-05-11T07:54:00Z">
              <w:del w:id="1313" w:author="Michael Kohl" w:date="2026-05-20T13:30:00Z" w16du:dateUtc="2026-05-20T11:30:00Z">
                <w:r w:rsidR="00750E4B" w:rsidDel="002762A9">
                  <w:rPr>
                    <w:rFonts w:cstheme="minorHAnsi"/>
                  </w:rPr>
                  <w:delText>.</w:delText>
                </w:r>
              </w:del>
            </w:ins>
            <w:del w:id="1314" w:author="Michael Kohl" w:date="2026-05-20T13:30:00Z" w16du:dateUtc="2026-05-20T11:30:00Z">
              <w:r w:rsidR="00B96ADA" w:rsidRPr="00750E4B" w:rsidDel="002762A9">
                <w:rPr>
                  <w:rFonts w:cstheme="minorHAnsi"/>
                </w:rPr>
                <w:delText xml:space="preserve"> – Mythen generieren Engagement</w:delText>
              </w:r>
            </w:del>
            <w:ins w:id="1315" w:author="Fabienne Schmaus" w:date="2026-05-11T09:54:00Z" w16du:dateUtc="2026-05-11T07:54:00Z">
              <w:del w:id="1316" w:author="Michael Kohl" w:date="2026-05-20T13:30:00Z" w16du:dateUtc="2026-05-20T11:30:00Z">
                <w:r w:rsidR="00750E4B" w:rsidDel="002762A9">
                  <w:rPr>
                    <w:rFonts w:cstheme="minorHAnsi"/>
                  </w:rPr>
                  <w:delText>.</w:delText>
                </w:r>
              </w:del>
            </w:ins>
            <w:del w:id="1317" w:author="Michael Kohl" w:date="2026-05-20T13:30:00Z" w16du:dateUtc="2026-05-20T11:30:00Z">
              <w:r w:rsidRPr="00750E4B" w:rsidDel="002762A9">
                <w:rPr>
                  <w:rFonts w:cstheme="minorHAnsi"/>
                </w:rPr>
                <w:delText>“</w:delText>
              </w:r>
            </w:del>
          </w:p>
          <w:p w14:paraId="3E78E6F1" w14:textId="04DDE08E" w:rsidR="00B96ADA" w:rsidRPr="00750E4B" w:rsidDel="002762A9" w:rsidRDefault="008A0BA9" w:rsidP="00B96ADA">
            <w:pPr>
              <w:numPr>
                <w:ilvl w:val="0"/>
                <w:numId w:val="40"/>
              </w:numPr>
              <w:shd w:val="clear" w:color="auto" w:fill="FBE4D5" w:themeFill="accent2" w:themeFillTint="33"/>
              <w:tabs>
                <w:tab w:val="left" w:pos="273"/>
              </w:tabs>
              <w:spacing w:line="276" w:lineRule="auto"/>
              <w:rPr>
                <w:del w:id="1318" w:author="Michael Kohl" w:date="2026-05-20T13:30:00Z" w16du:dateUtc="2026-05-20T11:30:00Z"/>
                <w:rFonts w:cstheme="minorHAnsi"/>
              </w:rPr>
            </w:pPr>
            <w:del w:id="1319" w:author="Michael Kohl" w:date="2026-05-20T13:30:00Z" w16du:dateUtc="2026-05-20T11:30:00Z">
              <w:r w:rsidRPr="00750E4B" w:rsidDel="002762A9">
                <w:rPr>
                  <w:rFonts w:cstheme="minorHAnsi"/>
                </w:rPr>
                <w:delText>„</w:delText>
              </w:r>
              <w:r w:rsidR="00B96ADA" w:rsidRPr="00750E4B" w:rsidDel="002762A9">
                <w:rPr>
                  <w:rFonts w:cstheme="minorHAnsi"/>
                </w:rPr>
                <w:delText>Verunsicherung ist profitabel: Wer unsicher über seinen Körper ist, kauft mehr</w:delText>
              </w:r>
            </w:del>
            <w:ins w:id="1320" w:author="Fabienne Schmaus" w:date="2026-05-11T09:54:00Z" w16du:dateUtc="2026-05-11T07:54:00Z">
              <w:del w:id="1321" w:author="Michael Kohl" w:date="2026-05-20T13:30:00Z" w16du:dateUtc="2026-05-20T11:30:00Z">
                <w:r w:rsidR="00750E4B" w:rsidDel="002762A9">
                  <w:rPr>
                    <w:rFonts w:cstheme="minorHAnsi"/>
                  </w:rPr>
                  <w:delText>.</w:delText>
                </w:r>
              </w:del>
            </w:ins>
            <w:del w:id="1322" w:author="Michael Kohl" w:date="2026-05-20T13:30:00Z" w16du:dateUtc="2026-05-20T11:30:00Z">
              <w:r w:rsidRPr="00750E4B" w:rsidDel="002762A9">
                <w:rPr>
                  <w:rFonts w:cstheme="minorHAnsi"/>
                </w:rPr>
                <w:delText>“</w:delText>
              </w:r>
            </w:del>
          </w:p>
          <w:p w14:paraId="3F4086BD" w14:textId="75B8C96A" w:rsidR="00B96ADA" w:rsidRPr="00750E4B" w:rsidDel="002762A9" w:rsidRDefault="008A0BA9" w:rsidP="00B96ADA">
            <w:pPr>
              <w:numPr>
                <w:ilvl w:val="0"/>
                <w:numId w:val="40"/>
              </w:numPr>
              <w:shd w:val="clear" w:color="auto" w:fill="FBE4D5" w:themeFill="accent2" w:themeFillTint="33"/>
              <w:tabs>
                <w:tab w:val="left" w:pos="273"/>
              </w:tabs>
              <w:spacing w:line="276" w:lineRule="auto"/>
              <w:rPr>
                <w:del w:id="1323" w:author="Michael Kohl" w:date="2026-05-20T13:30:00Z" w16du:dateUtc="2026-05-20T11:30:00Z"/>
                <w:rFonts w:cstheme="minorHAnsi"/>
              </w:rPr>
            </w:pPr>
            <w:del w:id="1324" w:author="Michael Kohl" w:date="2026-05-20T13:30:00Z" w16du:dateUtc="2026-05-20T11:30:00Z">
              <w:r w:rsidRPr="00750E4B" w:rsidDel="002762A9">
                <w:rPr>
                  <w:rFonts w:cstheme="minorHAnsi"/>
                </w:rPr>
                <w:delText>„</w:delText>
              </w:r>
              <w:r w:rsidR="00B96ADA" w:rsidRPr="00750E4B" w:rsidDel="002762A9">
                <w:rPr>
                  <w:rFonts w:cstheme="minorHAnsi"/>
                </w:rPr>
                <w:delText>Der Algorithmus bevorzugt emotionale Inhalte</w:delText>
              </w:r>
            </w:del>
            <w:ins w:id="1325" w:author="Fabienne Schmaus" w:date="2026-05-11T09:54:00Z" w16du:dateUtc="2026-05-11T07:54:00Z">
              <w:del w:id="1326" w:author="Michael Kohl" w:date="2026-05-20T13:30:00Z" w16du:dateUtc="2026-05-20T11:30:00Z">
                <w:r w:rsidR="00750E4B" w:rsidDel="002762A9">
                  <w:rPr>
                    <w:rFonts w:cstheme="minorHAnsi"/>
                  </w:rPr>
                  <w:delText>.</w:delText>
                </w:r>
              </w:del>
            </w:ins>
            <w:del w:id="1327" w:author="Michael Kohl" w:date="2026-05-20T13:30:00Z" w16du:dateUtc="2026-05-20T11:30:00Z">
              <w:r w:rsidR="00B96ADA" w:rsidRPr="00750E4B" w:rsidDel="002762A9">
                <w:rPr>
                  <w:rFonts w:cstheme="minorHAnsi"/>
                </w:rPr>
                <w:delText xml:space="preserve"> – Gesundheitsangst ist emotional</w:delText>
              </w:r>
            </w:del>
            <w:ins w:id="1328" w:author="Fabienne Schmaus" w:date="2026-05-11T09:54:00Z" w16du:dateUtc="2026-05-11T07:54:00Z">
              <w:del w:id="1329" w:author="Michael Kohl" w:date="2026-05-20T13:30:00Z" w16du:dateUtc="2026-05-20T11:30:00Z">
                <w:r w:rsidR="00750E4B" w:rsidDel="002762A9">
                  <w:rPr>
                    <w:rFonts w:cstheme="minorHAnsi"/>
                  </w:rPr>
                  <w:delText>.</w:delText>
                </w:r>
              </w:del>
            </w:ins>
            <w:del w:id="1330" w:author="Michael Kohl" w:date="2026-05-20T13:30:00Z" w16du:dateUtc="2026-05-20T11:30:00Z">
              <w:r w:rsidRPr="00750E4B" w:rsidDel="002762A9">
                <w:rPr>
                  <w:rFonts w:cstheme="minorHAnsi"/>
                </w:rPr>
                <w:delText>“</w:delText>
              </w:r>
            </w:del>
          </w:p>
          <w:p w14:paraId="297DDCAC" w14:textId="0D9B345C" w:rsidR="00B96ADA" w:rsidRPr="00750E4B" w:rsidDel="002762A9" w:rsidRDefault="002A2BDA" w:rsidP="00B96ADA">
            <w:pPr>
              <w:shd w:val="clear" w:color="auto" w:fill="FBE4D5" w:themeFill="accent2" w:themeFillTint="33"/>
              <w:tabs>
                <w:tab w:val="left" w:pos="273"/>
              </w:tabs>
              <w:spacing w:line="276" w:lineRule="auto"/>
              <w:rPr>
                <w:del w:id="1331" w:author="Michael Kohl" w:date="2026-05-20T13:30:00Z" w16du:dateUtc="2026-05-20T11:30:00Z"/>
                <w:rFonts w:cstheme="minorHAnsi"/>
              </w:rPr>
            </w:pPr>
            <w:ins w:id="1332" w:author="Fabienne Schmaus" w:date="2026-05-11T11:33:00Z" w16du:dateUtc="2026-05-11T09:33:00Z">
              <w:del w:id="1333" w:author="Michael Kohl" w:date="2026-05-20T13:30:00Z" w16du:dateUtc="2026-05-20T11:30:00Z">
                <w:r w:rsidRPr="002A2BDA" w:rsidDel="002762A9">
                  <w:rPr>
                    <w:rFonts w:cstheme="minorHAnsi"/>
                    <w:i/>
                    <w:iCs/>
                    <w:rPrChange w:id="1334" w:author="Fabienne Schmaus" w:date="2026-05-11T11:33:00Z" w16du:dateUtc="2026-05-11T09:33:00Z">
                      <w:rPr>
                        <w:rFonts w:cstheme="minorHAnsi"/>
                      </w:rPr>
                    </w:rPrChange>
                  </w:rPr>
                  <w:delText xml:space="preserve">Frage: </w:delText>
                </w:r>
              </w:del>
            </w:ins>
            <w:del w:id="1335" w:author="Michael Kohl" w:date="2026-05-20T13:30:00Z" w16du:dateUtc="2026-05-20T11:30:00Z">
              <w:r w:rsidR="008A0BA9" w:rsidRPr="00750E4B" w:rsidDel="002762A9">
                <w:rPr>
                  <w:rFonts w:cstheme="minorHAnsi"/>
                </w:rPr>
                <w:delText>„</w:delText>
              </w:r>
              <w:r w:rsidR="00B96ADA" w:rsidRPr="00750E4B" w:rsidDel="002762A9">
                <w:rPr>
                  <w:rFonts w:cstheme="minorHAnsi"/>
                </w:rPr>
                <w:delText>Macht Bezahlung einen Unterschied?</w:delText>
              </w:r>
              <w:r w:rsidR="008A0BA9" w:rsidRPr="00750E4B" w:rsidDel="002762A9">
                <w:rPr>
                  <w:rFonts w:cstheme="minorHAnsi"/>
                </w:rPr>
                <w:delText>“</w:delText>
              </w:r>
            </w:del>
          </w:p>
          <w:p w14:paraId="5C878E6C" w14:textId="554EF589" w:rsidR="00B96ADA" w:rsidRPr="00750E4B" w:rsidDel="002762A9" w:rsidRDefault="00B96ADA">
            <w:pPr>
              <w:shd w:val="clear" w:color="auto" w:fill="FBE4D5" w:themeFill="accent2" w:themeFillTint="33"/>
              <w:tabs>
                <w:tab w:val="left" w:pos="273"/>
              </w:tabs>
              <w:spacing w:line="276" w:lineRule="auto"/>
              <w:rPr>
                <w:del w:id="1336" w:author="Michael Kohl" w:date="2026-05-20T13:30:00Z" w16du:dateUtc="2026-05-20T11:30:00Z"/>
                <w:rFonts w:cstheme="minorHAnsi"/>
              </w:rPr>
              <w:pPrChange w:id="1337" w:author="Fabienne Schmaus" w:date="2026-05-11T11:33:00Z" w16du:dateUtc="2026-05-11T09:33:00Z">
                <w:pPr>
                  <w:numPr>
                    <w:numId w:val="41"/>
                  </w:numPr>
                  <w:shd w:val="clear" w:color="auto" w:fill="FBE4D5" w:themeFill="accent2" w:themeFillTint="33"/>
                  <w:tabs>
                    <w:tab w:val="left" w:pos="273"/>
                    <w:tab w:val="num" w:pos="720"/>
                  </w:tabs>
                  <w:spacing w:line="276" w:lineRule="auto"/>
                  <w:ind w:left="720" w:hanging="360"/>
                </w:pPr>
              </w:pPrChange>
            </w:pPr>
            <w:del w:id="1338" w:author="Michael Kohl" w:date="2026-05-20T13:30:00Z" w16du:dateUtc="2026-05-20T11:30:00Z">
              <w:r w:rsidRPr="00750E4B" w:rsidDel="002762A9">
                <w:rPr>
                  <w:rFonts w:cstheme="minorHAnsi"/>
                  <w:b/>
                  <w:bCs/>
                  <w:rPrChange w:id="1339" w:author="Fabienne Schmaus" w:date="2026-05-11T09:54:00Z" w16du:dateUtc="2026-05-11T07:54:00Z">
                    <w:rPr>
                      <w:rFonts w:cstheme="minorHAnsi"/>
                      <w:i/>
                      <w:iCs/>
                    </w:rPr>
                  </w:rPrChange>
                </w:rPr>
                <w:delText>Sek</w:delText>
              </w:r>
            </w:del>
            <w:ins w:id="1340" w:author="Fabienne Schmaus" w:date="2026-05-11T09:53:00Z" w16du:dateUtc="2026-05-11T07:53:00Z">
              <w:del w:id="1341" w:author="Michael Kohl" w:date="2026-05-20T13:30:00Z" w16du:dateUtc="2026-05-20T11:30:00Z">
                <w:r w:rsidR="00750E4B" w:rsidRPr="00750E4B" w:rsidDel="002762A9">
                  <w:rPr>
                    <w:rFonts w:cstheme="minorHAnsi"/>
                    <w:b/>
                    <w:bCs/>
                    <w:rPrChange w:id="1342" w:author="Fabienne Schmaus" w:date="2026-05-11T09:54:00Z" w16du:dateUtc="2026-05-11T07:54:00Z">
                      <w:rPr>
                        <w:rFonts w:cstheme="minorHAnsi"/>
                      </w:rPr>
                    </w:rPrChange>
                  </w:rPr>
                  <w:delText>.</w:delText>
                </w:r>
              </w:del>
            </w:ins>
            <w:del w:id="1343" w:author="Michael Kohl" w:date="2026-05-20T13:30:00Z" w16du:dateUtc="2026-05-20T11:30:00Z">
              <w:r w:rsidRPr="00750E4B" w:rsidDel="002762A9">
                <w:rPr>
                  <w:rFonts w:cstheme="minorHAnsi"/>
                  <w:b/>
                  <w:bCs/>
                  <w:rPrChange w:id="1344" w:author="Fabienne Schmaus" w:date="2026-05-11T09:54:00Z" w16du:dateUtc="2026-05-11T07:54:00Z">
                    <w:rPr>
                      <w:rFonts w:cstheme="minorHAnsi"/>
                      <w:i/>
                      <w:iCs/>
                    </w:rPr>
                  </w:rPrChange>
                </w:rPr>
                <w:delText xml:space="preserve"> I:</w:delText>
              </w:r>
              <w:r w:rsidRPr="00750E4B" w:rsidDel="002762A9">
                <w:rPr>
                  <w:rFonts w:cstheme="minorHAnsi"/>
                </w:rPr>
                <w:delText xml:space="preserve"> </w:delText>
              </w:r>
              <w:r w:rsidR="008A0BA9" w:rsidRPr="00750E4B" w:rsidDel="002762A9">
                <w:rPr>
                  <w:rFonts w:cstheme="minorHAnsi"/>
                </w:rPr>
                <w:delText>„</w:delText>
              </w:r>
              <w:r w:rsidRPr="00750E4B" w:rsidDel="002762A9">
                <w:rPr>
                  <w:rFonts w:cstheme="minorHAnsi"/>
                </w:rPr>
                <w:delText>Ja, weil die Person dann nicht mehr ehrlich ist</w:delText>
              </w:r>
              <w:r w:rsidR="008A0BA9" w:rsidRPr="00750E4B" w:rsidDel="002762A9">
                <w:rPr>
                  <w:rFonts w:cstheme="minorHAnsi"/>
                </w:rPr>
                <w:delText>“</w:delText>
              </w:r>
            </w:del>
          </w:p>
          <w:p w14:paraId="576F9A34" w14:textId="729227FC" w:rsidR="00B96ADA" w:rsidRPr="003935DB" w:rsidRDefault="00B96ADA">
            <w:pPr>
              <w:shd w:val="clear" w:color="auto" w:fill="FBE4D5" w:themeFill="accent2" w:themeFillTint="33"/>
              <w:tabs>
                <w:tab w:val="left" w:pos="273"/>
              </w:tabs>
              <w:spacing w:line="276" w:lineRule="auto"/>
              <w:rPr>
                <w:rFonts w:cstheme="minorHAnsi"/>
              </w:rPr>
              <w:pPrChange w:id="1345" w:author="Fabienne Schmaus" w:date="2026-05-11T11:33:00Z" w16du:dateUtc="2026-05-11T09:33:00Z">
                <w:pPr>
                  <w:numPr>
                    <w:numId w:val="41"/>
                  </w:numPr>
                  <w:shd w:val="clear" w:color="auto" w:fill="FBE4D5" w:themeFill="accent2" w:themeFillTint="33"/>
                  <w:tabs>
                    <w:tab w:val="left" w:pos="273"/>
                    <w:tab w:val="num" w:pos="720"/>
                  </w:tabs>
                  <w:spacing w:line="276" w:lineRule="auto"/>
                  <w:ind w:left="720" w:hanging="360"/>
                </w:pPr>
              </w:pPrChange>
            </w:pPr>
            <w:del w:id="1346" w:author="Michael Kohl" w:date="2026-05-20T13:30:00Z" w16du:dateUtc="2026-05-20T11:30:00Z">
              <w:r w:rsidRPr="00750E4B" w:rsidDel="002762A9">
                <w:rPr>
                  <w:rFonts w:cstheme="minorHAnsi"/>
                  <w:b/>
                  <w:bCs/>
                  <w:rPrChange w:id="1347" w:author="Fabienne Schmaus" w:date="2026-05-11T09:54:00Z" w16du:dateUtc="2026-05-11T07:54:00Z">
                    <w:rPr>
                      <w:rFonts w:cstheme="minorHAnsi"/>
                      <w:i/>
                      <w:iCs/>
                    </w:rPr>
                  </w:rPrChange>
                </w:rPr>
                <w:delText>Sek</w:delText>
              </w:r>
            </w:del>
            <w:ins w:id="1348" w:author="Fabienne Schmaus" w:date="2026-05-11T09:53:00Z" w16du:dateUtc="2026-05-11T07:53:00Z">
              <w:del w:id="1349" w:author="Michael Kohl" w:date="2026-05-20T13:30:00Z" w16du:dateUtc="2026-05-20T11:30:00Z">
                <w:r w:rsidR="00750E4B" w:rsidRPr="00750E4B" w:rsidDel="002762A9">
                  <w:rPr>
                    <w:rFonts w:cstheme="minorHAnsi"/>
                    <w:b/>
                    <w:bCs/>
                    <w:rPrChange w:id="1350" w:author="Fabienne Schmaus" w:date="2026-05-11T09:54:00Z" w16du:dateUtc="2026-05-11T07:54:00Z">
                      <w:rPr>
                        <w:rFonts w:cstheme="minorHAnsi"/>
                      </w:rPr>
                    </w:rPrChange>
                  </w:rPr>
                  <w:delText>.</w:delText>
                </w:r>
              </w:del>
            </w:ins>
            <w:del w:id="1351" w:author="Michael Kohl" w:date="2026-05-20T13:30:00Z" w16du:dateUtc="2026-05-20T11:30:00Z">
              <w:r w:rsidRPr="00750E4B" w:rsidDel="002762A9">
                <w:rPr>
                  <w:rFonts w:cstheme="minorHAnsi"/>
                  <w:b/>
                  <w:bCs/>
                  <w:rPrChange w:id="1352" w:author="Fabienne Schmaus" w:date="2026-05-11T09:54:00Z" w16du:dateUtc="2026-05-11T07:54:00Z">
                    <w:rPr>
                      <w:rFonts w:cstheme="minorHAnsi"/>
                      <w:i/>
                      <w:iCs/>
                    </w:rPr>
                  </w:rPrChange>
                </w:rPr>
                <w:delText xml:space="preserve"> II:</w:delText>
              </w:r>
              <w:r w:rsidRPr="00750E4B" w:rsidDel="002762A9">
                <w:rPr>
                  <w:rFonts w:cstheme="minorHAnsi"/>
                </w:rPr>
                <w:delText xml:space="preserve"> </w:delText>
              </w:r>
              <w:r w:rsidR="008A0BA9" w:rsidRPr="00750E4B" w:rsidDel="002762A9">
                <w:rPr>
                  <w:rFonts w:cstheme="minorHAnsi"/>
                </w:rPr>
                <w:delText>„</w:delText>
              </w:r>
              <w:r w:rsidRPr="00750E4B" w:rsidDel="002762A9">
                <w:rPr>
                  <w:rFonts w:cstheme="minorHAnsi"/>
                </w:rPr>
                <w:delText>Kommt</w:delText>
              </w:r>
              <w:r w:rsidRPr="003935DB" w:rsidDel="002762A9">
                <w:rPr>
                  <w:rFonts w:cstheme="minorHAnsi"/>
                </w:rPr>
                <w:delText xml:space="preserve"> </w:delText>
              </w:r>
            </w:del>
            <w:ins w:id="1353" w:author="Fabienne Schmaus" w:date="2026-05-11T09:54:00Z" w16du:dateUtc="2026-05-11T07:54:00Z">
              <w:del w:id="1354" w:author="Michael Kohl" w:date="2026-05-20T13:30:00Z" w16du:dateUtc="2026-05-20T11:30:00Z">
                <w:r w:rsidR="00750E4B" w:rsidDel="002762A9">
                  <w:rPr>
                    <w:rFonts w:cstheme="minorHAnsi"/>
                  </w:rPr>
                  <w:delText>Es k</w:delText>
                </w:r>
                <w:r w:rsidR="00750E4B" w:rsidRPr="00750E4B" w:rsidDel="002762A9">
                  <w:rPr>
                    <w:rFonts w:cstheme="minorHAnsi"/>
                  </w:rPr>
                  <w:delText>ommt</w:delText>
                </w:r>
                <w:r w:rsidR="00750E4B" w:rsidRPr="003935DB" w:rsidDel="002762A9">
                  <w:rPr>
                    <w:rFonts w:cstheme="minorHAnsi"/>
                  </w:rPr>
                  <w:delText xml:space="preserve"> </w:delText>
                </w:r>
              </w:del>
            </w:ins>
            <w:del w:id="1355" w:author="Michael Kohl" w:date="2026-05-20T13:30:00Z" w16du:dateUtc="2026-05-20T11:30:00Z">
              <w:r w:rsidRPr="003935DB" w:rsidDel="002762A9">
                <w:rPr>
                  <w:rFonts w:cstheme="minorHAnsi"/>
                </w:rPr>
                <w:delText>drauf an</w:delText>
              </w:r>
            </w:del>
            <w:ins w:id="1356" w:author="Fabienne Schmaus" w:date="2026-05-11T09:54:00Z" w16du:dateUtc="2026-05-11T07:54:00Z">
              <w:del w:id="1357" w:author="Michael Kohl" w:date="2026-05-20T13:30:00Z" w16du:dateUtc="2026-05-20T11:30:00Z">
                <w:r w:rsidR="00750E4B" w:rsidDel="002762A9">
                  <w:rPr>
                    <w:rFonts w:cstheme="minorHAnsi"/>
                  </w:rPr>
                  <w:delText xml:space="preserve">: </w:delText>
                </w:r>
              </w:del>
            </w:ins>
            <w:del w:id="1358" w:author="Michael Kohl" w:date="2026-05-20T13:30:00Z" w16du:dateUtc="2026-05-20T11:30:00Z">
              <w:r w:rsidRPr="003935DB" w:rsidDel="002762A9">
                <w:rPr>
                  <w:rFonts w:cstheme="minorHAnsi"/>
                </w:rPr>
                <w:delText xml:space="preserve"> – a</w:delText>
              </w:r>
            </w:del>
            <w:ins w:id="1359" w:author="Fabienne Schmaus" w:date="2026-05-11T09:54:00Z" w16du:dateUtc="2026-05-11T07:54:00Z">
              <w:del w:id="1360" w:author="Michael Kohl" w:date="2026-05-20T13:30:00Z" w16du:dateUtc="2026-05-20T11:30:00Z">
                <w:r w:rsidR="00750E4B" w:rsidDel="002762A9">
                  <w:rPr>
                    <w:rFonts w:cstheme="minorHAnsi"/>
                  </w:rPr>
                  <w:delText>A</w:delText>
                </w:r>
              </w:del>
            </w:ins>
            <w:del w:id="1361" w:author="Michael Kohl" w:date="2026-05-20T13:30:00Z" w16du:dateUtc="2026-05-20T11:30:00Z">
              <w:r w:rsidRPr="003935DB" w:rsidDel="002762A9">
                <w:rPr>
                  <w:rFonts w:cstheme="minorHAnsi"/>
                </w:rPr>
                <w:delText>uch nicht bezahlte Empfehlungen können Fehlinformationen sein. Das Problem ist die fehlende Transparenz, nicht nur das Geld.</w:delText>
              </w:r>
              <w:r w:rsidR="008A0BA9" w:rsidDel="002762A9">
                <w:rPr>
                  <w:rFonts w:cstheme="minorHAnsi"/>
                </w:rPr>
                <w:delText>“</w:delText>
              </w:r>
            </w:del>
          </w:p>
          <w:p w14:paraId="7FF9EF65" w14:textId="7EED0547" w:rsidR="00B96ADA" w:rsidRPr="003935DB" w:rsidDel="00F7152F" w:rsidRDefault="00B96ADA" w:rsidP="00B96ADA">
            <w:pPr>
              <w:shd w:val="clear" w:color="auto" w:fill="FBE4D5" w:themeFill="accent2" w:themeFillTint="33"/>
              <w:tabs>
                <w:tab w:val="left" w:pos="273"/>
              </w:tabs>
              <w:spacing w:line="276" w:lineRule="auto"/>
              <w:rPr>
                <w:del w:id="1362" w:author="Fabienne Schmaus" w:date="2026-05-11T09:13:00Z" w16du:dateUtc="2026-05-11T07:13:00Z"/>
                <w:rFonts w:cstheme="minorHAnsi"/>
                <w:b/>
                <w:bCs/>
              </w:rPr>
            </w:pPr>
          </w:p>
          <w:p w14:paraId="7DF0E3F7" w14:textId="534F5D41" w:rsidR="00B96ADA" w:rsidRPr="003935DB" w:rsidDel="00F7152F" w:rsidRDefault="00B96ADA" w:rsidP="00B96ADA">
            <w:pPr>
              <w:shd w:val="clear" w:color="auto" w:fill="FBE4D5" w:themeFill="accent2" w:themeFillTint="33"/>
              <w:tabs>
                <w:tab w:val="left" w:pos="273"/>
              </w:tabs>
              <w:spacing w:line="276" w:lineRule="auto"/>
              <w:rPr>
                <w:del w:id="1363" w:author="Fabienne Schmaus" w:date="2026-05-11T09:13:00Z" w16du:dateUtc="2026-05-11T07:13:00Z"/>
                <w:rFonts w:cstheme="minorHAnsi"/>
                <w:b/>
                <w:bCs/>
              </w:rPr>
            </w:pPr>
          </w:p>
          <w:p w14:paraId="14FEC324" w14:textId="1FA39EF0" w:rsidR="002C39FF" w:rsidRPr="003935DB" w:rsidDel="00F7152F" w:rsidRDefault="002C39FF" w:rsidP="00F07C29">
            <w:pPr>
              <w:spacing w:line="276" w:lineRule="auto"/>
              <w:rPr>
                <w:del w:id="1364" w:author="Fabienne Schmaus" w:date="2026-05-11T09:13:00Z" w16du:dateUtc="2026-05-11T07:13:00Z"/>
                <w:rFonts w:cstheme="minorHAnsi"/>
              </w:rPr>
            </w:pPr>
          </w:p>
          <w:p w14:paraId="0266A1DB" w14:textId="705FB441" w:rsidR="00B96ADA" w:rsidRPr="003935DB" w:rsidDel="00F7152F" w:rsidRDefault="00B96ADA" w:rsidP="00F07C29">
            <w:pPr>
              <w:spacing w:line="276" w:lineRule="auto"/>
              <w:rPr>
                <w:del w:id="1365" w:author="Fabienne Schmaus" w:date="2026-05-11T09:13:00Z" w16du:dateUtc="2026-05-11T07:13:00Z"/>
                <w:rFonts w:cstheme="minorHAnsi"/>
              </w:rPr>
            </w:pPr>
          </w:p>
          <w:p w14:paraId="026AE542" w14:textId="77777777" w:rsidR="002C39FF" w:rsidRPr="003935DB" w:rsidRDefault="002C39FF" w:rsidP="002C39FF">
            <w:pPr>
              <w:tabs>
                <w:tab w:val="left" w:pos="273"/>
              </w:tabs>
              <w:spacing w:line="276" w:lineRule="auto"/>
              <w:rPr>
                <w:rFonts w:cstheme="minorHAnsi"/>
              </w:rPr>
            </w:pPr>
            <w:r w:rsidRPr="003935DB">
              <w:rPr>
                <w:rFonts w:cstheme="minorHAnsi"/>
              </w:rPr>
              <w:t>___________________________________________________________________________</w:t>
            </w:r>
          </w:p>
          <w:p w14:paraId="086812D9" w14:textId="5DB5BBD6" w:rsidR="002C39FF" w:rsidRPr="003935DB" w:rsidRDefault="002C39FF" w:rsidP="00F07C29">
            <w:pPr>
              <w:tabs>
                <w:tab w:val="left" w:pos="273"/>
              </w:tabs>
              <w:spacing w:line="276" w:lineRule="auto"/>
              <w:rPr>
                <w:rFonts w:cstheme="minorHAnsi"/>
                <w:b/>
                <w:bCs/>
                <w:sz w:val="26"/>
                <w:szCs w:val="26"/>
              </w:rPr>
            </w:pPr>
            <w:r w:rsidRPr="003935DB">
              <w:rPr>
                <w:rFonts w:cstheme="minorHAnsi"/>
                <w:b/>
                <w:bCs/>
                <w:sz w:val="26"/>
                <w:szCs w:val="26"/>
              </w:rPr>
              <w:t xml:space="preserve">Transfer </w:t>
            </w:r>
          </w:p>
          <w:p w14:paraId="4CC06CDE" w14:textId="18C0AB8D" w:rsidR="00817E2A" w:rsidRPr="00817E2A" w:rsidRDefault="00817E2A" w:rsidP="00817E2A">
            <w:pPr>
              <w:tabs>
                <w:tab w:val="left" w:pos="273"/>
                <w:tab w:val="left" w:pos="2441"/>
                <w:tab w:val="left" w:pos="2880"/>
              </w:tabs>
              <w:spacing w:line="276" w:lineRule="auto"/>
              <w:rPr>
                <w:ins w:id="1366" w:author="Michael Kohl" w:date="2026-05-20T13:51:00Z"/>
                <w:rFonts w:cstheme="minorHAnsi"/>
              </w:rPr>
            </w:pPr>
            <w:ins w:id="1367" w:author="Michael Kohl" w:date="2026-05-20T13:51:00Z">
              <w:r w:rsidRPr="00817E2A">
                <w:rPr>
                  <w:rFonts w:cstheme="minorHAnsi"/>
                </w:rPr>
                <w:lastRenderedPageBreak/>
                <w:t xml:space="preserve">Die Anwendung der QQQQ-Methode im eigenen Produkt festigt </w:t>
              </w:r>
            </w:ins>
            <w:ins w:id="1368" w:author="Michael Kohl" w:date="2026-05-20T13:52:00Z" w16du:dateUtc="2026-05-20T11:52:00Z">
              <w:r>
                <w:rPr>
                  <w:rFonts w:cstheme="minorHAnsi"/>
                </w:rPr>
                <w:t xml:space="preserve">in dieser Phase das </w:t>
              </w:r>
            </w:ins>
            <w:commentRangeStart w:id="1369"/>
            <w:ins w:id="1370" w:author="Michael Kohl" w:date="2026-05-20T13:51:00Z">
              <w:r w:rsidRPr="00817E2A">
                <w:rPr>
                  <w:rFonts w:cstheme="minorHAnsi"/>
                </w:rPr>
                <w:t xml:space="preserve">sichere </w:t>
              </w:r>
            </w:ins>
            <w:commentRangeEnd w:id="1369"/>
            <w:r w:rsidR="00E172D4" w:rsidRPr="00817E2A">
              <w:rPr>
                <w:rStyle w:val="Kommentarzeichen"/>
                <w:rFonts w:cstheme="minorHAnsi"/>
                <w:sz w:val="22"/>
                <w:szCs w:val="22"/>
              </w:rPr>
              <w:commentReference w:id="1369"/>
            </w:r>
            <w:ins w:id="1371" w:author="Michael Kohl" w:date="2026-05-20T13:51:00Z">
              <w:r w:rsidRPr="00817E2A">
                <w:rPr>
                  <w:rFonts w:cstheme="minorHAnsi"/>
                </w:rPr>
                <w:t>Navigieren in</w:t>
              </w:r>
            </w:ins>
            <w:ins w:id="1372" w:author="Michael Kohl" w:date="2026-05-20T13:52:00Z" w16du:dateUtc="2026-05-20T11:52:00Z">
              <w:r>
                <w:rPr>
                  <w:rFonts w:cstheme="minorHAnsi"/>
                </w:rPr>
                <w:t>/durch?</w:t>
              </w:r>
            </w:ins>
            <w:ins w:id="1373" w:author="Michael Kohl" w:date="2026-05-20T13:51:00Z">
              <w:r w:rsidRPr="00817E2A">
                <w:rPr>
                  <w:rFonts w:cstheme="minorHAnsi"/>
                </w:rPr>
                <w:t xml:space="preserve"> Gesundheitsinformationen</w:t>
              </w:r>
            </w:ins>
          </w:p>
          <w:p w14:paraId="30100162" w14:textId="5A3223AF" w:rsidR="002C39FF" w:rsidRPr="003935DB" w:rsidRDefault="002C39FF" w:rsidP="00F07C29">
            <w:pPr>
              <w:tabs>
                <w:tab w:val="left" w:pos="273"/>
                <w:tab w:val="left" w:pos="2441"/>
                <w:tab w:val="left" w:pos="2880"/>
              </w:tabs>
              <w:spacing w:line="276" w:lineRule="auto"/>
              <w:rPr>
                <w:rFonts w:cstheme="minorHAnsi"/>
              </w:rPr>
            </w:pPr>
            <w:r w:rsidRPr="003935DB">
              <w:rPr>
                <w:rFonts w:cstheme="minorHAnsi"/>
              </w:rPr>
              <w:t xml:space="preserve">Diese Phase schließt die 90-minütige Unterrichtseinheit ab. </w:t>
            </w:r>
            <w:r w:rsidR="00CB307E" w:rsidRPr="003935DB">
              <w:rPr>
                <w:rFonts w:cstheme="minorHAnsi"/>
              </w:rPr>
              <w:t>Je nach Stufe (Sek</w:t>
            </w:r>
            <w:ins w:id="1374" w:author="Fabienne Schmaus" w:date="2026-05-11T10:07:00Z" w16du:dateUtc="2026-05-11T08:07:00Z">
              <w:r w:rsidR="007B0BF3">
                <w:rPr>
                  <w:rFonts w:cstheme="minorHAnsi"/>
                </w:rPr>
                <w:t>.</w:t>
              </w:r>
            </w:ins>
            <w:r w:rsidR="00CB307E" w:rsidRPr="003935DB">
              <w:rPr>
                <w:rFonts w:cstheme="minorHAnsi"/>
              </w:rPr>
              <w:t xml:space="preserve"> I oder Sek</w:t>
            </w:r>
            <w:ins w:id="1375" w:author="Fabienne Schmaus" w:date="2026-05-11T10:07:00Z" w16du:dateUtc="2026-05-11T08:07:00Z">
              <w:r w:rsidR="007B0BF3">
                <w:rPr>
                  <w:rFonts w:cstheme="minorHAnsi"/>
                </w:rPr>
                <w:t>.</w:t>
              </w:r>
            </w:ins>
            <w:r w:rsidR="00CB307E" w:rsidRPr="003935DB">
              <w:rPr>
                <w:rFonts w:cstheme="minorHAnsi"/>
              </w:rPr>
              <w:t xml:space="preserve"> II) läuft die Phase nach folgenden Sch</w:t>
            </w:r>
            <w:r w:rsidR="00EC2EA6" w:rsidRPr="003935DB">
              <w:rPr>
                <w:rFonts w:cstheme="minorHAnsi"/>
              </w:rPr>
              <w:t>r</w:t>
            </w:r>
            <w:r w:rsidR="00CB307E" w:rsidRPr="003935DB">
              <w:rPr>
                <w:rFonts w:cstheme="minorHAnsi"/>
              </w:rPr>
              <w:t>itten ab</w:t>
            </w:r>
            <w:ins w:id="1376" w:author="Fabienne Schmaus" w:date="2026-05-11T11:33:00Z" w16du:dateUtc="2026-05-11T09:33:00Z">
              <w:r w:rsidR="002A2BDA">
                <w:rPr>
                  <w:rFonts w:cstheme="minorHAnsi"/>
                </w:rPr>
                <w:t>.</w:t>
              </w:r>
            </w:ins>
          </w:p>
          <w:p w14:paraId="5F4EB7D2" w14:textId="77777777" w:rsidR="00CB307E" w:rsidRDefault="00CB307E" w:rsidP="00F07C29">
            <w:pPr>
              <w:tabs>
                <w:tab w:val="left" w:pos="273"/>
                <w:tab w:val="left" w:pos="2441"/>
                <w:tab w:val="left" w:pos="2880"/>
              </w:tabs>
              <w:spacing w:line="276" w:lineRule="auto"/>
              <w:rPr>
                <w:ins w:id="1377" w:author="Fabienne Schmaus" w:date="2026-05-11T11:34:00Z" w16du:dateUtc="2026-05-11T09:34:00Z"/>
                <w:rFonts w:cstheme="minorHAnsi"/>
              </w:rPr>
            </w:pPr>
          </w:p>
          <w:p w14:paraId="4D3595EF" w14:textId="77777777" w:rsidR="002A2BDA" w:rsidRPr="003935DB" w:rsidRDefault="002A2BDA" w:rsidP="002A2BDA">
            <w:pPr>
              <w:shd w:val="clear" w:color="auto" w:fill="FBE4D5" w:themeFill="accent2" w:themeFillTint="33"/>
              <w:tabs>
                <w:tab w:val="left" w:pos="273"/>
              </w:tabs>
              <w:spacing w:line="276" w:lineRule="auto"/>
              <w:rPr>
                <w:ins w:id="1378" w:author="Fabienne Schmaus" w:date="2026-05-11T11:34:00Z" w16du:dateUtc="2026-05-11T09:34:00Z"/>
                <w:rFonts w:cstheme="minorHAnsi"/>
              </w:rPr>
            </w:pPr>
            <w:ins w:id="1379" w:author="Fabienne Schmaus" w:date="2026-05-11T11:34:00Z" w16du:dateUtc="2026-05-11T09:34:00Z">
              <w:r w:rsidRPr="003935DB">
                <w:rPr>
                  <w:rFonts w:cstheme="minorHAnsi"/>
                  <w:highlight w:val="yellow"/>
                </w:rPr>
                <w:t xml:space="preserve">((Icon </w:t>
              </w:r>
              <w:r>
                <w:rPr>
                  <w:rFonts w:cstheme="minorHAnsi"/>
                  <w:highlight w:val="yellow"/>
                </w:rPr>
                <w:t>„</w:t>
              </w:r>
              <w:r w:rsidRPr="003935DB">
                <w:rPr>
                  <w:rFonts w:cstheme="minorHAnsi"/>
                  <w:highlight w:val="yellow"/>
                </w:rPr>
                <w:t>Differenzierung</w:t>
              </w:r>
              <w:r>
                <w:rPr>
                  <w:rFonts w:cstheme="minorHAnsi"/>
                  <w:highlight w:val="yellow"/>
                </w:rPr>
                <w:t>“</w:t>
              </w:r>
              <w:r w:rsidRPr="003935DB">
                <w:rPr>
                  <w:rFonts w:cstheme="minorHAnsi"/>
                  <w:highlight w:val="yellow"/>
                </w:rPr>
                <w:t>!!))</w:t>
              </w:r>
            </w:ins>
          </w:p>
          <w:p w14:paraId="493C2218" w14:textId="15ADFAB2" w:rsidR="002A2BDA" w:rsidRPr="003935DB" w:rsidDel="002A2BDA" w:rsidRDefault="002A2BDA">
            <w:pPr>
              <w:shd w:val="clear" w:color="auto" w:fill="FBE4D5" w:themeFill="accent2" w:themeFillTint="33"/>
              <w:tabs>
                <w:tab w:val="left" w:pos="273"/>
                <w:tab w:val="left" w:pos="2441"/>
                <w:tab w:val="left" w:pos="2880"/>
              </w:tabs>
              <w:spacing w:line="276" w:lineRule="auto"/>
              <w:rPr>
                <w:del w:id="1380" w:author="Fabienne Schmaus" w:date="2026-05-11T11:34:00Z" w16du:dateUtc="2026-05-11T09:34:00Z"/>
                <w:rFonts w:cstheme="minorHAnsi"/>
              </w:rPr>
              <w:pPrChange w:id="1381" w:author="Fabienne Schmaus" w:date="2026-05-11T11:34:00Z" w16du:dateUtc="2026-05-11T09:34:00Z">
                <w:pPr>
                  <w:tabs>
                    <w:tab w:val="left" w:pos="273"/>
                    <w:tab w:val="left" w:pos="2441"/>
                    <w:tab w:val="left" w:pos="2880"/>
                  </w:tabs>
                  <w:spacing w:line="276" w:lineRule="auto"/>
                </w:pPr>
              </w:pPrChange>
            </w:pPr>
          </w:p>
          <w:p w14:paraId="0A7F4E4F" w14:textId="16FD8A34" w:rsidR="00CB307E" w:rsidRPr="003935DB" w:rsidRDefault="00CB307E">
            <w:pPr>
              <w:shd w:val="clear" w:color="auto" w:fill="FBE4D5" w:themeFill="accent2" w:themeFillTint="33"/>
              <w:tabs>
                <w:tab w:val="left" w:pos="273"/>
                <w:tab w:val="left" w:pos="2441"/>
                <w:tab w:val="left" w:pos="2880"/>
              </w:tabs>
              <w:spacing w:line="276" w:lineRule="auto"/>
              <w:rPr>
                <w:rFonts w:cstheme="minorHAnsi"/>
              </w:rPr>
              <w:pPrChange w:id="1382" w:author="Fabienne Schmaus" w:date="2026-05-11T11:34:00Z" w16du:dateUtc="2026-05-11T09:34:00Z">
                <w:pPr>
                  <w:tabs>
                    <w:tab w:val="left" w:pos="273"/>
                    <w:tab w:val="left" w:pos="2441"/>
                    <w:tab w:val="left" w:pos="2880"/>
                  </w:tabs>
                  <w:spacing w:line="276" w:lineRule="auto"/>
                </w:pPr>
              </w:pPrChange>
            </w:pPr>
            <w:del w:id="1383" w:author="Fabienne Schmaus" w:date="2026-05-11T09:55:00Z" w16du:dateUtc="2026-05-11T07:55:00Z">
              <w:r w:rsidRPr="00750E4B" w:rsidDel="00750E4B">
                <w:rPr>
                  <w:rFonts w:cstheme="minorHAnsi"/>
                  <w:b/>
                  <w:bCs/>
                  <w:rPrChange w:id="1384" w:author="Fabienne Schmaus" w:date="2026-05-11T09:55:00Z" w16du:dateUtc="2026-05-11T07:55:00Z">
                    <w:rPr>
                      <w:rFonts w:cstheme="minorHAnsi"/>
                    </w:rPr>
                  </w:rPrChange>
                </w:rPr>
                <w:delText xml:space="preserve">Sekundarstufe </w:delText>
              </w:r>
            </w:del>
            <w:ins w:id="1385" w:author="Fabienne Schmaus" w:date="2026-05-11T09:55:00Z" w16du:dateUtc="2026-05-11T07:55:00Z">
              <w:r w:rsidR="00750E4B" w:rsidRPr="00750E4B">
                <w:rPr>
                  <w:rFonts w:cstheme="minorHAnsi"/>
                  <w:b/>
                  <w:bCs/>
                  <w:rPrChange w:id="1386" w:author="Fabienne Schmaus" w:date="2026-05-11T09:55:00Z" w16du:dateUtc="2026-05-11T07:55:00Z">
                    <w:rPr>
                      <w:rFonts w:cstheme="minorHAnsi"/>
                    </w:rPr>
                  </w:rPrChange>
                </w:rPr>
                <w:t xml:space="preserve">Sek. </w:t>
              </w:r>
            </w:ins>
            <w:r w:rsidRPr="00750E4B">
              <w:rPr>
                <w:rFonts w:cstheme="minorHAnsi"/>
                <w:b/>
                <w:bCs/>
                <w:rPrChange w:id="1387" w:author="Fabienne Schmaus" w:date="2026-05-11T09:55:00Z" w16du:dateUtc="2026-05-11T07:55:00Z">
                  <w:rPr>
                    <w:rFonts w:cstheme="minorHAnsi"/>
                  </w:rPr>
                </w:rPrChange>
              </w:rPr>
              <w:t xml:space="preserve">I: </w:t>
            </w:r>
            <w:r w:rsidR="008A0BA9" w:rsidRPr="00750E4B">
              <w:rPr>
                <w:rFonts w:cstheme="minorHAnsi"/>
                <w:b/>
                <w:bCs/>
                <w:rPrChange w:id="1388" w:author="Fabienne Schmaus" w:date="2026-05-11T09:55:00Z" w16du:dateUtc="2026-05-11T07:55:00Z">
                  <w:rPr>
                    <w:rFonts w:cstheme="minorHAnsi"/>
                  </w:rPr>
                </w:rPrChange>
              </w:rPr>
              <w:t>„</w:t>
            </w:r>
            <w:r w:rsidRPr="00750E4B">
              <w:rPr>
                <w:rFonts w:cstheme="minorHAnsi"/>
                <w:b/>
                <w:bCs/>
                <w:rPrChange w:id="1389" w:author="Fabienne Schmaus" w:date="2026-05-11T09:55:00Z" w16du:dateUtc="2026-05-11T07:55:00Z">
                  <w:rPr>
                    <w:rFonts w:cstheme="minorHAnsi"/>
                  </w:rPr>
                </w:rPrChange>
              </w:rPr>
              <w:t>Wahr oder Fake?</w:t>
            </w:r>
            <w:r w:rsidR="008A0BA9" w:rsidRPr="00750E4B">
              <w:rPr>
                <w:rFonts w:cstheme="minorHAnsi"/>
                <w:b/>
                <w:bCs/>
                <w:rPrChange w:id="1390" w:author="Fabienne Schmaus" w:date="2026-05-11T09:55:00Z" w16du:dateUtc="2026-05-11T07:55:00Z">
                  <w:rPr>
                    <w:rFonts w:cstheme="minorHAnsi"/>
                  </w:rPr>
                </w:rPrChange>
              </w:rPr>
              <w:t>“</w:t>
            </w:r>
            <w:r w:rsidRPr="00750E4B">
              <w:rPr>
                <w:rFonts w:cstheme="minorHAnsi"/>
                <w:b/>
                <w:bCs/>
                <w:rPrChange w:id="1391" w:author="Fabienne Schmaus" w:date="2026-05-11T09:55:00Z" w16du:dateUtc="2026-05-11T07:55:00Z">
                  <w:rPr>
                    <w:rFonts w:cstheme="minorHAnsi"/>
                  </w:rPr>
                </w:rPrChange>
              </w:rPr>
              <w:t xml:space="preserve"> – Quiz (Arbeitsblatt 5</w:t>
            </w:r>
            <w:del w:id="1392" w:author="Michael Kohl" w:date="2026-05-20T14:48:00Z" w16du:dateUtc="2026-05-20T12:48:00Z">
              <w:r w:rsidRPr="00750E4B" w:rsidDel="00364EC9">
                <w:rPr>
                  <w:rFonts w:cstheme="minorHAnsi"/>
                  <w:b/>
                  <w:bCs/>
                  <w:rPrChange w:id="1393" w:author="Fabienne Schmaus" w:date="2026-05-11T09:55:00Z" w16du:dateUtc="2026-05-11T07:55:00Z">
                    <w:rPr>
                      <w:rFonts w:cstheme="minorHAnsi"/>
                    </w:rPr>
                  </w:rPrChange>
                </w:rPr>
                <w:delText>a</w:delText>
              </w:r>
            </w:del>
            <w:r w:rsidRPr="00750E4B">
              <w:rPr>
                <w:rFonts w:cstheme="minorHAnsi"/>
                <w:b/>
                <w:bCs/>
                <w:rPrChange w:id="1394" w:author="Fabienne Schmaus" w:date="2026-05-11T09:55:00Z" w16du:dateUtc="2026-05-11T07:55:00Z">
                  <w:rPr>
                    <w:rFonts w:cstheme="minorHAnsi"/>
                  </w:rPr>
                </w:rPrChange>
              </w:rPr>
              <w:t>)</w:t>
            </w:r>
          </w:p>
          <w:p w14:paraId="6C0E8DBD" w14:textId="099B7890" w:rsidR="00BF0571" w:rsidRPr="003935DB" w:rsidRDefault="00CB307E">
            <w:pPr>
              <w:shd w:val="clear" w:color="auto" w:fill="FBE4D5" w:themeFill="accent2" w:themeFillTint="33"/>
              <w:tabs>
                <w:tab w:val="left" w:pos="273"/>
                <w:tab w:val="left" w:pos="2441"/>
                <w:tab w:val="left" w:pos="2880"/>
              </w:tabs>
              <w:spacing w:line="276" w:lineRule="auto"/>
              <w:rPr>
                <w:rFonts w:cstheme="minorHAnsi"/>
              </w:rPr>
              <w:pPrChange w:id="1395" w:author="Fabienne Schmaus" w:date="2026-05-11T11:34:00Z" w16du:dateUtc="2026-05-11T09:34:00Z">
                <w:pPr>
                  <w:tabs>
                    <w:tab w:val="left" w:pos="273"/>
                    <w:tab w:val="left" w:pos="2441"/>
                    <w:tab w:val="left" w:pos="2880"/>
                  </w:tabs>
                  <w:spacing w:line="276" w:lineRule="auto"/>
                </w:pPr>
              </w:pPrChange>
            </w:pPr>
            <w:r w:rsidRPr="003935DB">
              <w:rPr>
                <w:rFonts w:cstheme="minorHAnsi"/>
              </w:rPr>
              <w:t>Pro 2er-Team werden je 2</w:t>
            </w:r>
            <w:ins w:id="1396" w:author="Fabienne Schmaus" w:date="2026-05-11T09:55:00Z" w16du:dateUtc="2026-05-11T07:55:00Z">
              <w:r w:rsidR="00750E4B">
                <w:rPr>
                  <w:rFonts w:cstheme="minorHAnsi"/>
                </w:rPr>
                <w:t> </w:t>
              </w:r>
            </w:ins>
            <w:r w:rsidRPr="003935DB">
              <w:rPr>
                <w:rFonts w:cstheme="minorHAnsi"/>
              </w:rPr>
              <w:t>–</w:t>
            </w:r>
            <w:ins w:id="1397" w:author="Fabienne Schmaus" w:date="2026-05-11T09:55:00Z" w16du:dateUtc="2026-05-11T07:55:00Z">
              <w:r w:rsidR="00750E4B">
                <w:rPr>
                  <w:rFonts w:cstheme="minorHAnsi"/>
                </w:rPr>
                <w:t xml:space="preserve"> </w:t>
              </w:r>
            </w:ins>
            <w:r w:rsidRPr="003935DB">
              <w:rPr>
                <w:rFonts w:cstheme="minorHAnsi"/>
              </w:rPr>
              <w:t>3 Quiz-Fragen erstellt: jeweils eine Gesundheitsbehauptung, die Auflösung (</w:t>
            </w:r>
            <w:r w:rsidR="008A0BA9">
              <w:rPr>
                <w:rFonts w:cstheme="minorHAnsi"/>
              </w:rPr>
              <w:t>„</w:t>
            </w:r>
            <w:r w:rsidRPr="003935DB">
              <w:rPr>
                <w:rFonts w:cstheme="minorHAnsi"/>
              </w:rPr>
              <w:t>wahr</w:t>
            </w:r>
            <w:r w:rsidR="008A0BA9">
              <w:rPr>
                <w:rFonts w:cstheme="minorHAnsi"/>
              </w:rPr>
              <w:t>“</w:t>
            </w:r>
            <w:r w:rsidRPr="003935DB">
              <w:rPr>
                <w:rFonts w:cstheme="minorHAnsi"/>
              </w:rPr>
              <w:t xml:space="preserve"> </w:t>
            </w:r>
            <w:del w:id="1398" w:author="Fabienne Schmaus" w:date="2026-05-11T10:09:00Z" w16du:dateUtc="2026-05-11T08:09:00Z">
              <w:r w:rsidRPr="003935DB" w:rsidDel="0073079F">
                <w:rPr>
                  <w:rFonts w:cstheme="minorHAnsi"/>
                </w:rPr>
                <w:delText xml:space="preserve">/ </w:delText>
              </w:r>
            </w:del>
            <w:ins w:id="1399" w:author="Fabienne Schmaus" w:date="2026-05-11T10:09:00Z" w16du:dateUtc="2026-05-11T08:09:00Z">
              <w:r w:rsidR="0073079F">
                <w:rPr>
                  <w:rFonts w:cstheme="minorHAnsi"/>
                </w:rPr>
                <w:t>oder</w:t>
              </w:r>
              <w:r w:rsidR="0073079F" w:rsidRPr="003935DB">
                <w:rPr>
                  <w:rFonts w:cstheme="minorHAnsi"/>
                </w:rPr>
                <w:t xml:space="preserve"> </w:t>
              </w:r>
            </w:ins>
            <w:r w:rsidR="008A0BA9">
              <w:rPr>
                <w:rFonts w:cstheme="minorHAnsi"/>
              </w:rPr>
              <w:t>„</w:t>
            </w:r>
            <w:r w:rsidRPr="003935DB">
              <w:rPr>
                <w:rFonts w:cstheme="minorHAnsi"/>
              </w:rPr>
              <w:t>fake</w:t>
            </w:r>
            <w:r w:rsidR="008A0BA9">
              <w:rPr>
                <w:rFonts w:cstheme="minorHAnsi"/>
              </w:rPr>
              <w:t>“</w:t>
            </w:r>
            <w:r w:rsidRPr="003935DB">
              <w:rPr>
                <w:rFonts w:cstheme="minorHAnsi"/>
              </w:rPr>
              <w:t>) und eine kurze Begründung mit QQQQ-Bezug.</w:t>
            </w:r>
            <w:r w:rsidR="00EC2EA6" w:rsidRPr="003935DB">
              <w:rPr>
                <w:rFonts w:cstheme="minorHAnsi"/>
              </w:rPr>
              <w:t xml:space="preserve"> </w:t>
            </w:r>
            <w:r w:rsidR="000702A5" w:rsidRPr="003935DB">
              <w:rPr>
                <w:rFonts w:cstheme="minorHAnsi"/>
              </w:rPr>
              <w:t>Mit einer kurzen Internetrecherche suchen die Lernenden die Antworten und Begründungen</w:t>
            </w:r>
          </w:p>
          <w:p w14:paraId="1DAA0096" w14:textId="161BDAF3" w:rsidR="00EC2EA6" w:rsidRPr="003935DB" w:rsidRDefault="00EC2EA6">
            <w:pPr>
              <w:shd w:val="clear" w:color="auto" w:fill="FBE4D5" w:themeFill="accent2" w:themeFillTint="33"/>
              <w:tabs>
                <w:tab w:val="left" w:pos="273"/>
                <w:tab w:val="left" w:pos="2441"/>
                <w:tab w:val="left" w:pos="2880"/>
              </w:tabs>
              <w:spacing w:line="276" w:lineRule="auto"/>
              <w:rPr>
                <w:rFonts w:cstheme="minorHAnsi"/>
              </w:rPr>
              <w:pPrChange w:id="1400" w:author="Fabienne Schmaus" w:date="2026-05-11T11:34:00Z" w16du:dateUtc="2026-05-11T09:34:00Z">
                <w:pPr>
                  <w:tabs>
                    <w:tab w:val="left" w:pos="273"/>
                    <w:tab w:val="left" w:pos="2441"/>
                    <w:tab w:val="left" w:pos="2880"/>
                  </w:tabs>
                  <w:spacing w:line="276" w:lineRule="auto"/>
                </w:pPr>
              </w:pPrChange>
            </w:pPr>
            <w:r w:rsidRPr="003935DB">
              <w:rPr>
                <w:rFonts w:cstheme="minorHAnsi"/>
              </w:rPr>
              <w:t xml:space="preserve">4–6 ausgewählte Fragen werden im Plenum gespielt: </w:t>
            </w:r>
            <w:ins w:id="1401" w:author="Fabienne Schmaus" w:date="2026-05-11T09:05:00Z" w16du:dateUtc="2026-05-11T07:05:00Z">
              <w:r w:rsidR="008A0BA9">
                <w:rPr>
                  <w:rFonts w:cstheme="minorHAnsi"/>
                </w:rPr>
                <w:t xml:space="preserve">Die </w:t>
              </w:r>
            </w:ins>
            <w:r w:rsidRPr="003935DB">
              <w:rPr>
                <w:rFonts w:cstheme="minorHAnsi"/>
              </w:rPr>
              <w:t xml:space="preserve">Lehrkraft (oder </w:t>
            </w:r>
            <w:ins w:id="1402" w:author="Fabienne Schmaus" w:date="2026-05-11T09:05:00Z" w16du:dateUtc="2026-05-11T07:05:00Z">
              <w:r w:rsidR="008A0BA9">
                <w:rPr>
                  <w:rFonts w:cstheme="minorHAnsi"/>
                </w:rPr>
                <w:t xml:space="preserve">das </w:t>
              </w:r>
            </w:ins>
            <w:r w:rsidRPr="003935DB">
              <w:rPr>
                <w:rFonts w:cstheme="minorHAnsi"/>
              </w:rPr>
              <w:t>Team) liest die Behauptung vor, Klasse stimmt per Daumen ab</w:t>
            </w:r>
            <w:r w:rsidR="00D575E0" w:rsidRPr="003935DB">
              <w:rPr>
                <w:rFonts w:cstheme="minorHAnsi"/>
              </w:rPr>
              <w:t xml:space="preserve"> (hoch = Wahr, runter = Fake, waagerecht = Teilweise wahr)</w:t>
            </w:r>
            <w:r w:rsidRPr="003935DB">
              <w:rPr>
                <w:rFonts w:cstheme="minorHAnsi"/>
              </w:rPr>
              <w:t>, das Team gibt die Auflösung mit Begründung.</w:t>
            </w:r>
            <w:r w:rsidR="00D575E0" w:rsidRPr="003935DB">
              <w:rPr>
                <w:rFonts w:cstheme="minorHAnsi"/>
              </w:rPr>
              <w:t xml:space="preserve"> Keine langen Diskussionen, lieber mehr Fragen machen.</w:t>
            </w:r>
          </w:p>
          <w:p w14:paraId="3C1B6B5E" w14:textId="4D59B071" w:rsidR="00EC2EA6" w:rsidRPr="003935DB" w:rsidRDefault="00EC2EA6">
            <w:pPr>
              <w:shd w:val="clear" w:color="auto" w:fill="FBE4D5" w:themeFill="accent2" w:themeFillTint="33"/>
              <w:tabs>
                <w:tab w:val="left" w:pos="273"/>
                <w:tab w:val="left" w:pos="2441"/>
                <w:tab w:val="left" w:pos="2880"/>
              </w:tabs>
              <w:spacing w:line="276" w:lineRule="auto"/>
              <w:rPr>
                <w:rFonts w:cstheme="minorHAnsi"/>
              </w:rPr>
              <w:pPrChange w:id="1403" w:author="Fabienne Schmaus" w:date="2026-05-11T11:34:00Z" w16du:dateUtc="2026-05-11T09:34:00Z">
                <w:pPr>
                  <w:tabs>
                    <w:tab w:val="left" w:pos="273"/>
                    <w:tab w:val="left" w:pos="2441"/>
                    <w:tab w:val="left" w:pos="2880"/>
                  </w:tabs>
                  <w:spacing w:line="276" w:lineRule="auto"/>
                </w:pPr>
              </w:pPrChange>
            </w:pPr>
            <w:r w:rsidRPr="003935DB">
              <w:rPr>
                <w:rFonts w:cstheme="minorHAnsi"/>
              </w:rPr>
              <w:t>Um allen Teams Wertschätzung zu zeigen, können die Ergebnisse als Erweiterung mit digitalen Tools gestaltet und umgesetzt werden zu einem späteren Termin (z.</w:t>
            </w:r>
            <w:ins w:id="1404" w:author="Fabienne Schmaus" w:date="2026-05-11T09:19:00Z" w16du:dateUtc="2026-05-11T07:19:00Z">
              <w:r w:rsidR="00F7152F">
                <w:rPr>
                  <w:rFonts w:cstheme="minorHAnsi"/>
                </w:rPr>
                <w:t> </w:t>
              </w:r>
            </w:ins>
            <w:r w:rsidRPr="003935DB">
              <w:rPr>
                <w:rFonts w:cstheme="minorHAnsi"/>
              </w:rPr>
              <w:t>B. Projekttag, Schulhomepage, Follow-Up Termin).</w:t>
            </w:r>
          </w:p>
          <w:p w14:paraId="06D7F961" w14:textId="77777777" w:rsidR="00EC2EA6" w:rsidRPr="003935DB" w:rsidRDefault="00EC2EA6">
            <w:pPr>
              <w:shd w:val="clear" w:color="auto" w:fill="FBE4D5" w:themeFill="accent2" w:themeFillTint="33"/>
              <w:tabs>
                <w:tab w:val="left" w:pos="273"/>
                <w:tab w:val="left" w:pos="2441"/>
                <w:tab w:val="left" w:pos="2880"/>
              </w:tabs>
              <w:spacing w:line="276" w:lineRule="auto"/>
              <w:rPr>
                <w:rFonts w:cstheme="minorHAnsi"/>
              </w:rPr>
              <w:pPrChange w:id="1405" w:author="Fabienne Schmaus" w:date="2026-05-11T11:34:00Z" w16du:dateUtc="2026-05-11T09:34:00Z">
                <w:pPr>
                  <w:tabs>
                    <w:tab w:val="left" w:pos="273"/>
                    <w:tab w:val="left" w:pos="2441"/>
                    <w:tab w:val="left" w:pos="2880"/>
                  </w:tabs>
                  <w:spacing w:line="276" w:lineRule="auto"/>
                </w:pPr>
              </w:pPrChange>
            </w:pPr>
          </w:p>
          <w:p w14:paraId="17B1D8AB" w14:textId="1AF598B3" w:rsidR="00D575E0" w:rsidRDefault="00D575E0">
            <w:pPr>
              <w:shd w:val="clear" w:color="auto" w:fill="FBE4D5" w:themeFill="accent2" w:themeFillTint="33"/>
              <w:tabs>
                <w:tab w:val="left" w:pos="273"/>
                <w:tab w:val="left" w:pos="2441"/>
                <w:tab w:val="left" w:pos="2880"/>
              </w:tabs>
              <w:spacing w:line="276" w:lineRule="auto"/>
              <w:rPr>
                <w:ins w:id="1406" w:author="Michael Kohl" w:date="2026-05-20T14:50:00Z" w16du:dateUtc="2026-05-20T12:50:00Z"/>
                <w:rFonts w:cstheme="minorHAnsi"/>
                <w:b/>
                <w:bCs/>
              </w:rPr>
            </w:pPr>
            <w:commentRangeStart w:id="1407"/>
            <w:commentRangeStart w:id="1408"/>
            <w:r w:rsidRPr="003935DB">
              <w:rPr>
                <w:rFonts w:cstheme="minorHAnsi"/>
                <w:b/>
                <w:bCs/>
              </w:rPr>
              <w:t xml:space="preserve">Lösungshinweise </w:t>
            </w:r>
            <w:commentRangeEnd w:id="1407"/>
            <w:r w:rsidR="00325DBA" w:rsidRPr="003935DB">
              <w:rPr>
                <w:rStyle w:val="Kommentarzeichen"/>
                <w:rFonts w:cstheme="minorHAnsi"/>
                <w:b/>
                <w:bCs/>
                <w:sz w:val="22"/>
                <w:szCs w:val="22"/>
              </w:rPr>
              <w:commentReference w:id="1407"/>
            </w:r>
            <w:commentRangeEnd w:id="1408"/>
            <w:r w:rsidR="003F3FC7" w:rsidRPr="003935DB">
              <w:rPr>
                <w:rStyle w:val="Kommentarzeichen"/>
                <w:rFonts w:cstheme="minorHAnsi"/>
                <w:b/>
                <w:bCs/>
                <w:sz w:val="22"/>
                <w:szCs w:val="22"/>
              </w:rPr>
              <w:commentReference w:id="1408"/>
            </w:r>
            <w:r w:rsidRPr="003935DB">
              <w:rPr>
                <w:rFonts w:cstheme="minorHAnsi"/>
                <w:b/>
                <w:bCs/>
              </w:rPr>
              <w:t>zu den Beispielen aus der Ideen-Box von Arbeitsblatt 5</w:t>
            </w:r>
            <w:del w:id="1409" w:author="Fabienne Schmaus" w:date="2026-05-11T09:55:00Z" w16du:dateUtc="2026-05-11T07:55:00Z">
              <w:r w:rsidRPr="003935DB" w:rsidDel="00750E4B">
                <w:rPr>
                  <w:rFonts w:cstheme="minorHAnsi"/>
                  <w:b/>
                  <w:bCs/>
                </w:rPr>
                <w:delText>a</w:delText>
              </w:r>
            </w:del>
            <w:r w:rsidRPr="003935DB">
              <w:rPr>
                <w:rFonts w:cstheme="minorHAnsi"/>
                <w:b/>
                <w:bCs/>
              </w:rPr>
              <w:t>:</w:t>
            </w:r>
          </w:p>
          <w:p w14:paraId="5B4425B2" w14:textId="78A07BFD" w:rsidR="003F3FC7" w:rsidRPr="003F3FC7" w:rsidRDefault="003F3FC7" w:rsidP="003F3FC7">
            <w:pPr>
              <w:pStyle w:val="Listenabsatz"/>
              <w:numPr>
                <w:ilvl w:val="0"/>
                <w:numId w:val="77"/>
              </w:numPr>
              <w:shd w:val="clear" w:color="auto" w:fill="FBE4D5" w:themeFill="accent2" w:themeFillTint="33"/>
              <w:tabs>
                <w:tab w:val="left" w:pos="273"/>
                <w:tab w:val="left" w:pos="2441"/>
                <w:tab w:val="left" w:pos="2880"/>
              </w:tabs>
              <w:spacing w:line="276" w:lineRule="auto"/>
              <w:rPr>
                <w:ins w:id="1410" w:author="Michael Kohl" w:date="2026-05-20T14:50:00Z" w16du:dateUtc="2026-05-20T12:50:00Z"/>
                <w:rFonts w:cstheme="minorHAnsi"/>
              </w:rPr>
              <w:pPrChange w:id="1411" w:author="Michael Kohl" w:date="2026-05-20T14:51:00Z" w16du:dateUtc="2026-05-20T12:51:00Z">
                <w:pPr>
                  <w:shd w:val="clear" w:color="auto" w:fill="FBE4D5" w:themeFill="accent2" w:themeFillTint="33"/>
                  <w:tabs>
                    <w:tab w:val="left" w:pos="273"/>
                    <w:tab w:val="left" w:pos="2441"/>
                    <w:tab w:val="left" w:pos="2880"/>
                  </w:tabs>
                  <w:spacing w:line="276" w:lineRule="auto"/>
                </w:pPr>
              </w:pPrChange>
            </w:pPr>
            <w:ins w:id="1412" w:author="Michael Kohl" w:date="2026-05-20T14:50:00Z" w16du:dateUtc="2026-05-20T12:50:00Z">
              <w:r w:rsidRPr="003F3FC7">
                <w:rPr>
                  <w:rFonts w:cstheme="minorHAnsi"/>
                </w:rPr>
                <w:t>Schokolade macht schlauer</w:t>
              </w:r>
            </w:ins>
            <w:ins w:id="1413" w:author="Michael Kohl" w:date="2026-05-20T14:51:00Z" w16du:dateUtc="2026-05-20T12:51:00Z">
              <w:r>
                <w:rPr>
                  <w:rFonts w:cstheme="minorHAnsi"/>
                </w:rPr>
                <w:t xml:space="preserve"> -&gt; </w:t>
              </w:r>
            </w:ins>
            <w:ins w:id="1414" w:author="Michael Kohl" w:date="2026-05-20T14:50:00Z" w16du:dateUtc="2026-05-20T12:50:00Z">
              <w:r w:rsidRPr="003F3FC7">
                <w:rPr>
                  <w:rFonts w:cstheme="minorHAnsi"/>
                </w:rPr>
                <w:t>Fake</w:t>
              </w:r>
            </w:ins>
          </w:p>
          <w:p w14:paraId="60670656" w14:textId="17CAA117" w:rsidR="003F3FC7" w:rsidRPr="003F3FC7" w:rsidRDefault="003F3FC7" w:rsidP="003F3FC7">
            <w:pPr>
              <w:pStyle w:val="Listenabsatz"/>
              <w:numPr>
                <w:ilvl w:val="0"/>
                <w:numId w:val="77"/>
              </w:numPr>
              <w:shd w:val="clear" w:color="auto" w:fill="FBE4D5" w:themeFill="accent2" w:themeFillTint="33"/>
              <w:tabs>
                <w:tab w:val="left" w:pos="273"/>
                <w:tab w:val="left" w:pos="2441"/>
                <w:tab w:val="left" w:pos="2880"/>
              </w:tabs>
              <w:spacing w:line="276" w:lineRule="auto"/>
              <w:rPr>
                <w:ins w:id="1415" w:author="Michael Kohl" w:date="2026-05-20T14:50:00Z" w16du:dateUtc="2026-05-20T12:50:00Z"/>
                <w:rFonts w:cstheme="minorHAnsi"/>
              </w:rPr>
              <w:pPrChange w:id="1416" w:author="Michael Kohl" w:date="2026-05-20T14:51:00Z" w16du:dateUtc="2026-05-20T12:51:00Z">
                <w:pPr>
                  <w:shd w:val="clear" w:color="auto" w:fill="FBE4D5" w:themeFill="accent2" w:themeFillTint="33"/>
                  <w:tabs>
                    <w:tab w:val="left" w:pos="273"/>
                    <w:tab w:val="left" w:pos="2441"/>
                    <w:tab w:val="left" w:pos="2880"/>
                  </w:tabs>
                  <w:spacing w:line="276" w:lineRule="auto"/>
                </w:pPr>
              </w:pPrChange>
            </w:pPr>
            <w:ins w:id="1417" w:author="Michael Kohl" w:date="2026-05-20T14:50:00Z" w16du:dateUtc="2026-05-20T12:50:00Z">
              <w:r w:rsidRPr="003F3FC7">
                <w:rPr>
                  <w:rFonts w:cstheme="minorHAnsi"/>
                </w:rPr>
                <w:t>Kein Frühstück = schneller abnehmen</w:t>
              </w:r>
            </w:ins>
            <w:ins w:id="1418" w:author="Michael Kohl" w:date="2026-05-20T14:51:00Z" w16du:dateUtc="2026-05-20T12:51:00Z">
              <w:r>
                <w:rPr>
                  <w:rFonts w:cstheme="minorHAnsi"/>
                </w:rPr>
                <w:t xml:space="preserve"> -&gt; </w:t>
              </w:r>
            </w:ins>
            <w:ins w:id="1419" w:author="Michael Kohl" w:date="2026-05-20T14:50:00Z" w16du:dateUtc="2026-05-20T12:50:00Z">
              <w:r w:rsidRPr="003F3FC7">
                <w:rPr>
                  <w:rFonts w:cstheme="minorHAnsi"/>
                </w:rPr>
                <w:t>Teilweise wahr</w:t>
              </w:r>
            </w:ins>
          </w:p>
          <w:p w14:paraId="6B6B07ED" w14:textId="38E68558" w:rsidR="003F3FC7" w:rsidRPr="003F3FC7" w:rsidRDefault="003F3FC7" w:rsidP="003F3FC7">
            <w:pPr>
              <w:pStyle w:val="Listenabsatz"/>
              <w:numPr>
                <w:ilvl w:val="0"/>
                <w:numId w:val="77"/>
              </w:numPr>
              <w:shd w:val="clear" w:color="auto" w:fill="FBE4D5" w:themeFill="accent2" w:themeFillTint="33"/>
              <w:tabs>
                <w:tab w:val="left" w:pos="273"/>
                <w:tab w:val="left" w:pos="2441"/>
                <w:tab w:val="left" w:pos="2880"/>
              </w:tabs>
              <w:spacing w:line="276" w:lineRule="auto"/>
              <w:rPr>
                <w:ins w:id="1420" w:author="Michael Kohl" w:date="2026-05-20T14:50:00Z" w16du:dateUtc="2026-05-20T12:50:00Z"/>
                <w:rFonts w:cstheme="minorHAnsi"/>
              </w:rPr>
              <w:pPrChange w:id="1421" w:author="Michael Kohl" w:date="2026-05-20T14:51:00Z" w16du:dateUtc="2026-05-20T12:51:00Z">
                <w:pPr>
                  <w:shd w:val="clear" w:color="auto" w:fill="FBE4D5" w:themeFill="accent2" w:themeFillTint="33"/>
                  <w:tabs>
                    <w:tab w:val="left" w:pos="273"/>
                    <w:tab w:val="left" w:pos="2441"/>
                    <w:tab w:val="left" w:pos="2880"/>
                  </w:tabs>
                  <w:spacing w:line="276" w:lineRule="auto"/>
                </w:pPr>
              </w:pPrChange>
            </w:pPr>
            <w:ins w:id="1422" w:author="Michael Kohl" w:date="2026-05-20T14:50:00Z" w16du:dateUtc="2026-05-20T12:50:00Z">
              <w:r w:rsidRPr="003F3FC7">
                <w:rPr>
                  <w:rFonts w:cstheme="minorHAnsi"/>
                </w:rPr>
                <w:t>Karotten gut für die Augen</w:t>
              </w:r>
            </w:ins>
            <w:ins w:id="1423" w:author="Michael Kohl" w:date="2026-05-20T14:51:00Z" w16du:dateUtc="2026-05-20T12:51:00Z">
              <w:r>
                <w:rPr>
                  <w:rFonts w:cstheme="minorHAnsi"/>
                </w:rPr>
                <w:t xml:space="preserve"> </w:t>
              </w:r>
              <w:r>
                <w:rPr>
                  <w:rFonts w:cstheme="minorHAnsi"/>
                </w:rPr>
                <w:t>-&gt;</w:t>
              </w:r>
              <w:r>
                <w:rPr>
                  <w:rFonts w:cstheme="minorHAnsi"/>
                </w:rPr>
                <w:t xml:space="preserve"> </w:t>
              </w:r>
            </w:ins>
            <w:ins w:id="1424" w:author="Michael Kohl" w:date="2026-05-20T14:50:00Z" w16du:dateUtc="2026-05-20T12:50:00Z">
              <w:r w:rsidRPr="003F3FC7">
                <w:rPr>
                  <w:rFonts w:cstheme="minorHAnsi"/>
                </w:rPr>
                <w:t>Teilweise wahr</w:t>
              </w:r>
            </w:ins>
          </w:p>
          <w:p w14:paraId="041C0484" w14:textId="6812C343" w:rsidR="003F3FC7" w:rsidRPr="003F3FC7" w:rsidRDefault="003F3FC7" w:rsidP="003F3FC7">
            <w:pPr>
              <w:pStyle w:val="Listenabsatz"/>
              <w:numPr>
                <w:ilvl w:val="0"/>
                <w:numId w:val="77"/>
              </w:numPr>
              <w:shd w:val="clear" w:color="auto" w:fill="FBE4D5" w:themeFill="accent2" w:themeFillTint="33"/>
              <w:tabs>
                <w:tab w:val="left" w:pos="273"/>
                <w:tab w:val="left" w:pos="2441"/>
                <w:tab w:val="left" w:pos="2880"/>
              </w:tabs>
              <w:spacing w:line="276" w:lineRule="auto"/>
              <w:rPr>
                <w:ins w:id="1425" w:author="Michael Kohl" w:date="2026-05-20T14:50:00Z" w16du:dateUtc="2026-05-20T12:50:00Z"/>
                <w:rFonts w:cstheme="minorHAnsi"/>
              </w:rPr>
              <w:pPrChange w:id="1426" w:author="Michael Kohl" w:date="2026-05-20T14:51:00Z" w16du:dateUtc="2026-05-20T12:51:00Z">
                <w:pPr>
                  <w:shd w:val="clear" w:color="auto" w:fill="FBE4D5" w:themeFill="accent2" w:themeFillTint="33"/>
                  <w:tabs>
                    <w:tab w:val="left" w:pos="273"/>
                    <w:tab w:val="left" w:pos="2441"/>
                    <w:tab w:val="left" w:pos="2880"/>
                  </w:tabs>
                  <w:spacing w:line="276" w:lineRule="auto"/>
                </w:pPr>
              </w:pPrChange>
            </w:pPr>
            <w:ins w:id="1427" w:author="Michael Kohl" w:date="2026-05-20T14:50:00Z" w16du:dateUtc="2026-05-20T12:50:00Z">
              <w:r w:rsidRPr="003F3FC7">
                <w:rPr>
                  <w:rFonts w:cstheme="minorHAnsi"/>
                </w:rPr>
                <w:t>Eis bei Halsschmerzen ist schlecht</w:t>
              </w:r>
            </w:ins>
            <w:ins w:id="1428" w:author="Michael Kohl" w:date="2026-05-20T14:51:00Z" w16du:dateUtc="2026-05-20T12:51:00Z">
              <w:r>
                <w:rPr>
                  <w:rFonts w:cstheme="minorHAnsi"/>
                </w:rPr>
                <w:t xml:space="preserve"> </w:t>
              </w:r>
              <w:r>
                <w:rPr>
                  <w:rFonts w:cstheme="minorHAnsi"/>
                </w:rPr>
                <w:t>-&gt;</w:t>
              </w:r>
              <w:r>
                <w:rPr>
                  <w:rFonts w:cstheme="minorHAnsi"/>
                </w:rPr>
                <w:t xml:space="preserve"> </w:t>
              </w:r>
            </w:ins>
            <w:ins w:id="1429" w:author="Michael Kohl" w:date="2026-05-20T14:50:00Z" w16du:dateUtc="2026-05-20T12:50:00Z">
              <w:r w:rsidRPr="003F3FC7">
                <w:rPr>
                  <w:rFonts w:cstheme="minorHAnsi"/>
                </w:rPr>
                <w:t>Fake</w:t>
              </w:r>
            </w:ins>
          </w:p>
          <w:p w14:paraId="41E5E158" w14:textId="29E420B2" w:rsidR="003F3FC7" w:rsidRPr="003F3FC7" w:rsidRDefault="003F3FC7" w:rsidP="003F3FC7">
            <w:pPr>
              <w:pStyle w:val="Listenabsatz"/>
              <w:numPr>
                <w:ilvl w:val="0"/>
                <w:numId w:val="77"/>
              </w:numPr>
              <w:shd w:val="clear" w:color="auto" w:fill="FBE4D5" w:themeFill="accent2" w:themeFillTint="33"/>
              <w:tabs>
                <w:tab w:val="left" w:pos="273"/>
                <w:tab w:val="left" w:pos="2441"/>
                <w:tab w:val="left" w:pos="2880"/>
              </w:tabs>
              <w:spacing w:line="276" w:lineRule="auto"/>
              <w:rPr>
                <w:ins w:id="1430" w:author="Michael Kohl" w:date="2026-05-20T14:50:00Z" w16du:dateUtc="2026-05-20T12:50:00Z"/>
                <w:rFonts w:cstheme="minorHAnsi"/>
              </w:rPr>
              <w:pPrChange w:id="1431" w:author="Michael Kohl" w:date="2026-05-20T14:51:00Z" w16du:dateUtc="2026-05-20T12:51:00Z">
                <w:pPr>
                  <w:shd w:val="clear" w:color="auto" w:fill="FBE4D5" w:themeFill="accent2" w:themeFillTint="33"/>
                  <w:tabs>
                    <w:tab w:val="left" w:pos="273"/>
                    <w:tab w:val="left" w:pos="2441"/>
                    <w:tab w:val="left" w:pos="2880"/>
                  </w:tabs>
                  <w:spacing w:line="276" w:lineRule="auto"/>
                </w:pPr>
              </w:pPrChange>
            </w:pPr>
            <w:ins w:id="1432" w:author="Michael Kohl" w:date="2026-05-20T14:50:00Z" w16du:dateUtc="2026-05-20T12:50:00Z">
              <w:r w:rsidRPr="003F3FC7">
                <w:rPr>
                  <w:rFonts w:cstheme="minorHAnsi"/>
                </w:rPr>
                <w:t>Nach Essen 1 Std. nicht schwimmen</w:t>
              </w:r>
            </w:ins>
            <w:ins w:id="1433" w:author="Michael Kohl" w:date="2026-05-20T14:51:00Z" w16du:dateUtc="2026-05-20T12:51:00Z">
              <w:r>
                <w:rPr>
                  <w:rFonts w:cstheme="minorHAnsi"/>
                </w:rPr>
                <w:t xml:space="preserve"> </w:t>
              </w:r>
              <w:r>
                <w:rPr>
                  <w:rFonts w:cstheme="minorHAnsi"/>
                </w:rPr>
                <w:t>-&gt;</w:t>
              </w:r>
              <w:r>
                <w:rPr>
                  <w:rFonts w:cstheme="minorHAnsi"/>
                </w:rPr>
                <w:t xml:space="preserve"> </w:t>
              </w:r>
            </w:ins>
            <w:ins w:id="1434" w:author="Michael Kohl" w:date="2026-05-20T14:50:00Z" w16du:dateUtc="2026-05-20T12:50:00Z">
              <w:r w:rsidRPr="003F3FC7">
                <w:rPr>
                  <w:rFonts w:cstheme="minorHAnsi"/>
                </w:rPr>
                <w:t>Fake</w:t>
              </w:r>
            </w:ins>
          </w:p>
          <w:p w14:paraId="2B02B8F3" w14:textId="07ACF113" w:rsidR="003F3FC7" w:rsidRPr="003F3FC7" w:rsidRDefault="003F3FC7" w:rsidP="003F3FC7">
            <w:pPr>
              <w:pStyle w:val="Listenabsatz"/>
              <w:numPr>
                <w:ilvl w:val="0"/>
                <w:numId w:val="77"/>
              </w:numPr>
              <w:shd w:val="clear" w:color="auto" w:fill="FBE4D5" w:themeFill="accent2" w:themeFillTint="33"/>
              <w:tabs>
                <w:tab w:val="left" w:pos="273"/>
                <w:tab w:val="left" w:pos="2441"/>
                <w:tab w:val="left" w:pos="2880"/>
              </w:tabs>
              <w:spacing w:line="276" w:lineRule="auto"/>
              <w:rPr>
                <w:ins w:id="1435" w:author="Michael Kohl" w:date="2026-05-20T14:50:00Z" w16du:dateUtc="2026-05-20T12:50:00Z"/>
                <w:rFonts w:cstheme="minorHAnsi"/>
              </w:rPr>
              <w:pPrChange w:id="1436" w:author="Michael Kohl" w:date="2026-05-20T14:51:00Z" w16du:dateUtc="2026-05-20T12:51:00Z">
                <w:pPr>
                  <w:shd w:val="clear" w:color="auto" w:fill="FBE4D5" w:themeFill="accent2" w:themeFillTint="33"/>
                  <w:tabs>
                    <w:tab w:val="left" w:pos="273"/>
                    <w:tab w:val="left" w:pos="2441"/>
                    <w:tab w:val="left" w:pos="2880"/>
                  </w:tabs>
                  <w:spacing w:line="276" w:lineRule="auto"/>
                </w:pPr>
              </w:pPrChange>
            </w:pPr>
            <w:ins w:id="1437" w:author="Michael Kohl" w:date="2026-05-20T14:50:00Z" w16du:dateUtc="2026-05-20T12:50:00Z">
              <w:r w:rsidRPr="003F3FC7">
                <w:rPr>
                  <w:rFonts w:cstheme="minorHAnsi"/>
                </w:rPr>
                <w:t>Spinat = besonders viel Eise</w:t>
              </w:r>
            </w:ins>
            <w:ins w:id="1438" w:author="Michael Kohl" w:date="2026-05-20T14:51:00Z" w16du:dateUtc="2026-05-20T12:51:00Z">
              <w:r>
                <w:rPr>
                  <w:rFonts w:cstheme="minorHAnsi"/>
                </w:rPr>
                <w:t xml:space="preserve">n </w:t>
              </w:r>
              <w:r>
                <w:rPr>
                  <w:rFonts w:cstheme="minorHAnsi"/>
                </w:rPr>
                <w:t>-&gt;</w:t>
              </w:r>
              <w:r>
                <w:rPr>
                  <w:rFonts w:cstheme="minorHAnsi"/>
                </w:rPr>
                <w:t xml:space="preserve"> </w:t>
              </w:r>
            </w:ins>
            <w:ins w:id="1439" w:author="Michael Kohl" w:date="2026-05-20T14:50:00Z" w16du:dateUtc="2026-05-20T12:50:00Z">
              <w:r w:rsidRPr="003F3FC7">
                <w:rPr>
                  <w:rFonts w:cstheme="minorHAnsi"/>
                </w:rPr>
                <w:t>Teilweise wahr</w:t>
              </w:r>
            </w:ins>
          </w:p>
          <w:p w14:paraId="227DFCCC" w14:textId="0132FDA4" w:rsidR="003F3FC7" w:rsidRPr="003F3FC7" w:rsidRDefault="003F3FC7" w:rsidP="003F3FC7">
            <w:pPr>
              <w:pStyle w:val="Listenabsatz"/>
              <w:numPr>
                <w:ilvl w:val="0"/>
                <w:numId w:val="77"/>
              </w:numPr>
              <w:shd w:val="clear" w:color="auto" w:fill="FBE4D5" w:themeFill="accent2" w:themeFillTint="33"/>
              <w:tabs>
                <w:tab w:val="left" w:pos="273"/>
                <w:tab w:val="left" w:pos="2441"/>
                <w:tab w:val="left" w:pos="2880"/>
              </w:tabs>
              <w:spacing w:line="276" w:lineRule="auto"/>
              <w:rPr>
                <w:ins w:id="1440" w:author="Michael Kohl" w:date="2026-05-20T14:50:00Z" w16du:dateUtc="2026-05-20T12:50:00Z"/>
                <w:rFonts w:cstheme="minorHAnsi"/>
              </w:rPr>
              <w:pPrChange w:id="1441" w:author="Michael Kohl" w:date="2026-05-20T14:51:00Z" w16du:dateUtc="2026-05-20T12:51:00Z">
                <w:pPr>
                  <w:shd w:val="clear" w:color="auto" w:fill="FBE4D5" w:themeFill="accent2" w:themeFillTint="33"/>
                  <w:tabs>
                    <w:tab w:val="left" w:pos="273"/>
                    <w:tab w:val="left" w:pos="2441"/>
                    <w:tab w:val="left" w:pos="2880"/>
                  </w:tabs>
                  <w:spacing w:line="276" w:lineRule="auto"/>
                </w:pPr>
              </w:pPrChange>
            </w:pPr>
            <w:ins w:id="1442" w:author="Michael Kohl" w:date="2026-05-20T14:50:00Z" w16du:dateUtc="2026-05-20T12:50:00Z">
              <w:r w:rsidRPr="003F3FC7">
                <w:rPr>
                  <w:rFonts w:cstheme="minorHAnsi"/>
                </w:rPr>
                <w:t>Viel Wasser = reinere Haut</w:t>
              </w:r>
            </w:ins>
            <w:ins w:id="1443" w:author="Michael Kohl" w:date="2026-05-20T14:51:00Z" w16du:dateUtc="2026-05-20T12:51:00Z">
              <w:r>
                <w:rPr>
                  <w:rFonts w:cstheme="minorHAnsi"/>
                </w:rPr>
                <w:t xml:space="preserve"> </w:t>
              </w:r>
              <w:r>
                <w:rPr>
                  <w:rFonts w:cstheme="minorHAnsi"/>
                </w:rPr>
                <w:t>-&gt;</w:t>
              </w:r>
              <w:r>
                <w:rPr>
                  <w:rFonts w:cstheme="minorHAnsi"/>
                </w:rPr>
                <w:t xml:space="preserve"> </w:t>
              </w:r>
            </w:ins>
            <w:ins w:id="1444" w:author="Michael Kohl" w:date="2026-05-20T14:50:00Z" w16du:dateUtc="2026-05-20T12:50:00Z">
              <w:r w:rsidRPr="003F3FC7">
                <w:rPr>
                  <w:rFonts w:cstheme="minorHAnsi"/>
                </w:rPr>
                <w:t>Teilweise wahr</w:t>
              </w:r>
            </w:ins>
          </w:p>
          <w:p w14:paraId="4A87FE6B" w14:textId="3DF36F38" w:rsidR="00364EC9" w:rsidRPr="003F3FC7" w:rsidRDefault="003F3FC7" w:rsidP="003F3FC7">
            <w:pPr>
              <w:pStyle w:val="Listenabsatz"/>
              <w:numPr>
                <w:ilvl w:val="0"/>
                <w:numId w:val="77"/>
              </w:numPr>
              <w:shd w:val="clear" w:color="auto" w:fill="FBE4D5" w:themeFill="accent2" w:themeFillTint="33"/>
              <w:tabs>
                <w:tab w:val="left" w:pos="273"/>
                <w:tab w:val="left" w:pos="2441"/>
                <w:tab w:val="left" w:pos="2880"/>
              </w:tabs>
              <w:spacing w:line="276" w:lineRule="auto"/>
              <w:rPr>
                <w:rFonts w:cstheme="minorHAnsi"/>
              </w:rPr>
              <w:pPrChange w:id="1445" w:author="Michael Kohl" w:date="2026-05-20T14:51:00Z" w16du:dateUtc="2026-05-20T12:51:00Z">
                <w:pPr>
                  <w:tabs>
                    <w:tab w:val="left" w:pos="273"/>
                    <w:tab w:val="left" w:pos="2441"/>
                    <w:tab w:val="left" w:pos="2880"/>
                  </w:tabs>
                  <w:spacing w:line="276" w:lineRule="auto"/>
                </w:pPr>
              </w:pPrChange>
            </w:pPr>
            <w:ins w:id="1446" w:author="Michael Kohl" w:date="2026-05-20T14:50:00Z" w16du:dateUtc="2026-05-20T12:50:00Z">
              <w:r w:rsidRPr="003F3FC7">
                <w:rPr>
                  <w:rFonts w:cstheme="minorHAnsi"/>
                </w:rPr>
                <w:t>Fingerknacken gibt Arthrose</w:t>
              </w:r>
            </w:ins>
            <w:ins w:id="1447" w:author="Michael Kohl" w:date="2026-05-20T14:51:00Z" w16du:dateUtc="2026-05-20T12:51:00Z">
              <w:r>
                <w:rPr>
                  <w:rFonts w:cstheme="minorHAnsi"/>
                </w:rPr>
                <w:t xml:space="preserve"> </w:t>
              </w:r>
              <w:r>
                <w:rPr>
                  <w:rFonts w:cstheme="minorHAnsi"/>
                </w:rPr>
                <w:t>-&gt;</w:t>
              </w:r>
              <w:r>
                <w:rPr>
                  <w:rFonts w:cstheme="minorHAnsi"/>
                </w:rPr>
                <w:t xml:space="preserve"> </w:t>
              </w:r>
            </w:ins>
            <w:ins w:id="1448" w:author="Michael Kohl" w:date="2026-05-20T14:50:00Z" w16du:dateUtc="2026-05-20T12:50:00Z">
              <w:r w:rsidRPr="003F3FC7">
                <w:rPr>
                  <w:rFonts w:cstheme="minorHAnsi"/>
                </w:rPr>
                <w:t>Fake</w:t>
              </w:r>
            </w:ins>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3"/>
              <w:gridCol w:w="1312"/>
              <w:gridCol w:w="5261"/>
            </w:tblGrid>
            <w:tr w:rsidR="00D575E0" w:rsidRPr="003935DB" w:rsidDel="003F3FC7" w14:paraId="71E527BE" w14:textId="5C6259DD" w:rsidTr="00D575E0">
              <w:trPr>
                <w:tblHeader/>
                <w:tblCellSpacing w:w="15" w:type="dxa"/>
                <w:del w:id="1449" w:author="Michael Kohl" w:date="2026-05-20T14:51:00Z" w16du:dateUtc="2026-05-20T12:51:00Z"/>
              </w:trPr>
              <w:tc>
                <w:tcPr>
                  <w:tcW w:w="2788" w:type="dxa"/>
                  <w:vAlign w:val="center"/>
                  <w:hideMark/>
                </w:tcPr>
                <w:p w14:paraId="1CD1D544" w14:textId="18C085E3" w:rsidR="00D575E0" w:rsidRPr="003935DB" w:rsidDel="003F3FC7" w:rsidRDefault="00D575E0">
                  <w:pPr>
                    <w:shd w:val="clear" w:color="auto" w:fill="FBE4D5" w:themeFill="accent2" w:themeFillTint="33"/>
                    <w:tabs>
                      <w:tab w:val="left" w:pos="273"/>
                      <w:tab w:val="left" w:pos="2441"/>
                      <w:tab w:val="left" w:pos="2880"/>
                    </w:tabs>
                    <w:spacing w:after="0" w:line="276" w:lineRule="auto"/>
                    <w:rPr>
                      <w:del w:id="1450" w:author="Michael Kohl" w:date="2026-05-20T14:51:00Z" w16du:dateUtc="2026-05-20T12:51:00Z"/>
                      <w:rFonts w:cstheme="minorHAnsi"/>
                      <w:b/>
                      <w:bCs/>
                    </w:rPr>
                    <w:pPrChange w:id="1451" w:author="Fabienne Schmaus" w:date="2026-05-11T11:34:00Z" w16du:dateUtc="2026-05-11T09:34:00Z">
                      <w:pPr>
                        <w:tabs>
                          <w:tab w:val="left" w:pos="273"/>
                          <w:tab w:val="left" w:pos="2441"/>
                          <w:tab w:val="left" w:pos="2880"/>
                        </w:tabs>
                        <w:spacing w:after="0" w:line="276" w:lineRule="auto"/>
                      </w:pPr>
                    </w:pPrChange>
                  </w:pPr>
                  <w:del w:id="1452" w:author="Michael Kohl" w:date="2026-05-20T14:51:00Z" w16du:dateUtc="2026-05-20T12:51:00Z">
                    <w:r w:rsidRPr="003935DB" w:rsidDel="003F3FC7">
                      <w:rPr>
                        <w:rFonts w:cstheme="minorHAnsi"/>
                        <w:b/>
                        <w:bCs/>
                      </w:rPr>
                      <w:delText>Behauptung</w:delText>
                    </w:r>
                  </w:del>
                </w:p>
              </w:tc>
              <w:tc>
                <w:tcPr>
                  <w:tcW w:w="1282" w:type="dxa"/>
                  <w:vAlign w:val="center"/>
                  <w:hideMark/>
                </w:tcPr>
                <w:p w14:paraId="38EF4D92" w14:textId="378A2D44" w:rsidR="00D575E0" w:rsidRPr="003935DB" w:rsidDel="003F3FC7" w:rsidRDefault="00D575E0">
                  <w:pPr>
                    <w:shd w:val="clear" w:color="auto" w:fill="FBE4D5" w:themeFill="accent2" w:themeFillTint="33"/>
                    <w:tabs>
                      <w:tab w:val="left" w:pos="273"/>
                      <w:tab w:val="left" w:pos="2441"/>
                      <w:tab w:val="left" w:pos="2880"/>
                    </w:tabs>
                    <w:spacing w:after="0" w:line="276" w:lineRule="auto"/>
                    <w:rPr>
                      <w:del w:id="1453" w:author="Michael Kohl" w:date="2026-05-20T14:51:00Z" w16du:dateUtc="2026-05-20T12:51:00Z"/>
                      <w:rFonts w:cstheme="minorHAnsi"/>
                      <w:b/>
                      <w:bCs/>
                    </w:rPr>
                    <w:pPrChange w:id="1454" w:author="Fabienne Schmaus" w:date="2026-05-11T11:34:00Z" w16du:dateUtc="2026-05-11T09:34:00Z">
                      <w:pPr>
                        <w:tabs>
                          <w:tab w:val="left" w:pos="273"/>
                          <w:tab w:val="left" w:pos="2441"/>
                          <w:tab w:val="left" w:pos="2880"/>
                        </w:tabs>
                        <w:spacing w:after="0" w:line="276" w:lineRule="auto"/>
                      </w:pPr>
                    </w:pPrChange>
                  </w:pPr>
                  <w:del w:id="1455" w:author="Michael Kohl" w:date="2026-05-20T14:51:00Z" w16du:dateUtc="2026-05-20T12:51:00Z">
                    <w:r w:rsidRPr="003935DB" w:rsidDel="003F3FC7">
                      <w:rPr>
                        <w:rFonts w:cstheme="minorHAnsi"/>
                        <w:b/>
                        <w:bCs/>
                      </w:rPr>
                      <w:delText>Antwort</w:delText>
                    </w:r>
                  </w:del>
                </w:p>
              </w:tc>
              <w:tc>
                <w:tcPr>
                  <w:tcW w:w="5216" w:type="dxa"/>
                  <w:vAlign w:val="center"/>
                  <w:hideMark/>
                </w:tcPr>
                <w:p w14:paraId="4F7FB8E6" w14:textId="0E11CFEC" w:rsidR="00D575E0" w:rsidRPr="003935DB" w:rsidDel="003F3FC7" w:rsidRDefault="00D575E0">
                  <w:pPr>
                    <w:shd w:val="clear" w:color="auto" w:fill="FBE4D5" w:themeFill="accent2" w:themeFillTint="33"/>
                    <w:tabs>
                      <w:tab w:val="left" w:pos="273"/>
                      <w:tab w:val="left" w:pos="2441"/>
                      <w:tab w:val="left" w:pos="2880"/>
                    </w:tabs>
                    <w:spacing w:after="0" w:line="276" w:lineRule="auto"/>
                    <w:rPr>
                      <w:del w:id="1456" w:author="Michael Kohl" w:date="2026-05-20T14:51:00Z" w16du:dateUtc="2026-05-20T12:51:00Z"/>
                      <w:rFonts w:cstheme="minorHAnsi"/>
                      <w:b/>
                      <w:bCs/>
                    </w:rPr>
                    <w:pPrChange w:id="1457" w:author="Fabienne Schmaus" w:date="2026-05-11T11:34:00Z" w16du:dateUtc="2026-05-11T09:34:00Z">
                      <w:pPr>
                        <w:tabs>
                          <w:tab w:val="left" w:pos="273"/>
                          <w:tab w:val="left" w:pos="2441"/>
                          <w:tab w:val="left" w:pos="2880"/>
                        </w:tabs>
                        <w:spacing w:after="0" w:line="276" w:lineRule="auto"/>
                      </w:pPr>
                    </w:pPrChange>
                  </w:pPr>
                  <w:del w:id="1458" w:author="Michael Kohl" w:date="2026-05-20T14:51:00Z" w16du:dateUtc="2026-05-20T12:51:00Z">
                    <w:r w:rsidRPr="003935DB" w:rsidDel="003F3FC7">
                      <w:rPr>
                        <w:rFonts w:cstheme="minorHAnsi"/>
                        <w:b/>
                        <w:bCs/>
                      </w:rPr>
                      <w:delText>QQQQ-Bezug</w:delText>
                    </w:r>
                  </w:del>
                </w:p>
              </w:tc>
            </w:tr>
            <w:tr w:rsidR="00D575E0" w:rsidRPr="003935DB" w:rsidDel="003F3FC7" w14:paraId="15631AE9" w14:textId="50FE6BA6" w:rsidTr="00D575E0">
              <w:trPr>
                <w:tblCellSpacing w:w="15" w:type="dxa"/>
                <w:del w:id="1459" w:author="Michael Kohl" w:date="2026-05-20T14:51:00Z" w16du:dateUtc="2026-05-20T12:51:00Z"/>
              </w:trPr>
              <w:tc>
                <w:tcPr>
                  <w:tcW w:w="2788" w:type="dxa"/>
                  <w:vAlign w:val="center"/>
                  <w:hideMark/>
                </w:tcPr>
                <w:p w14:paraId="7F329C34" w14:textId="5B1F83AC" w:rsidR="00D575E0" w:rsidRPr="003935DB" w:rsidDel="003F3FC7" w:rsidRDefault="00D575E0">
                  <w:pPr>
                    <w:shd w:val="clear" w:color="auto" w:fill="FBE4D5" w:themeFill="accent2" w:themeFillTint="33"/>
                    <w:tabs>
                      <w:tab w:val="left" w:pos="273"/>
                      <w:tab w:val="left" w:pos="2441"/>
                      <w:tab w:val="left" w:pos="2880"/>
                    </w:tabs>
                    <w:spacing w:after="0" w:line="276" w:lineRule="auto"/>
                    <w:rPr>
                      <w:del w:id="1460" w:author="Michael Kohl" w:date="2026-05-20T14:51:00Z" w16du:dateUtc="2026-05-20T12:51:00Z"/>
                      <w:rFonts w:cstheme="minorHAnsi"/>
                    </w:rPr>
                    <w:pPrChange w:id="1461" w:author="Fabienne Schmaus" w:date="2026-05-11T11:34:00Z" w16du:dateUtc="2026-05-11T09:34:00Z">
                      <w:pPr>
                        <w:tabs>
                          <w:tab w:val="left" w:pos="273"/>
                          <w:tab w:val="left" w:pos="2441"/>
                          <w:tab w:val="left" w:pos="2880"/>
                        </w:tabs>
                        <w:spacing w:after="0" w:line="276" w:lineRule="auto"/>
                      </w:pPr>
                    </w:pPrChange>
                  </w:pPr>
                  <w:del w:id="1462" w:author="Michael Kohl" w:date="2026-05-20T14:51:00Z" w16du:dateUtc="2026-05-20T12:51:00Z">
                    <w:r w:rsidRPr="003935DB" w:rsidDel="003F3FC7">
                      <w:rPr>
                        <w:rFonts w:cstheme="minorHAnsi"/>
                      </w:rPr>
                      <w:delText>Schokolade macht schlauer</w:delText>
                    </w:r>
                  </w:del>
                </w:p>
              </w:tc>
              <w:tc>
                <w:tcPr>
                  <w:tcW w:w="1282" w:type="dxa"/>
                  <w:vAlign w:val="center"/>
                  <w:hideMark/>
                </w:tcPr>
                <w:p w14:paraId="539F8494" w14:textId="4352DA6C" w:rsidR="00D575E0" w:rsidRPr="003935DB" w:rsidDel="003F3FC7" w:rsidRDefault="00D575E0">
                  <w:pPr>
                    <w:shd w:val="clear" w:color="auto" w:fill="FBE4D5" w:themeFill="accent2" w:themeFillTint="33"/>
                    <w:tabs>
                      <w:tab w:val="left" w:pos="273"/>
                      <w:tab w:val="left" w:pos="2441"/>
                      <w:tab w:val="left" w:pos="2880"/>
                    </w:tabs>
                    <w:spacing w:after="0" w:line="276" w:lineRule="auto"/>
                    <w:rPr>
                      <w:del w:id="1463" w:author="Michael Kohl" w:date="2026-05-20T14:51:00Z" w16du:dateUtc="2026-05-20T12:51:00Z"/>
                      <w:rFonts w:cstheme="minorHAnsi"/>
                    </w:rPr>
                    <w:pPrChange w:id="1464" w:author="Fabienne Schmaus" w:date="2026-05-11T11:34:00Z" w16du:dateUtc="2026-05-11T09:34:00Z">
                      <w:pPr>
                        <w:tabs>
                          <w:tab w:val="left" w:pos="273"/>
                          <w:tab w:val="left" w:pos="2441"/>
                          <w:tab w:val="left" w:pos="2880"/>
                        </w:tabs>
                        <w:spacing w:after="0" w:line="276" w:lineRule="auto"/>
                      </w:pPr>
                    </w:pPrChange>
                  </w:pPr>
                  <w:del w:id="1465" w:author="Michael Kohl" w:date="2026-05-20T14:51:00Z" w16du:dateUtc="2026-05-20T12:51:00Z">
                    <w:r w:rsidRPr="003935DB" w:rsidDel="003F3FC7">
                      <w:rPr>
                        <w:rFonts w:cstheme="minorHAnsi"/>
                      </w:rPr>
                      <w:delText>Fake</w:delText>
                    </w:r>
                  </w:del>
                </w:p>
              </w:tc>
              <w:tc>
                <w:tcPr>
                  <w:tcW w:w="5216" w:type="dxa"/>
                  <w:vAlign w:val="center"/>
                  <w:hideMark/>
                </w:tcPr>
                <w:p w14:paraId="29AE0E30" w14:textId="3A90684F" w:rsidR="00D575E0" w:rsidRPr="003935DB" w:rsidDel="003F3FC7" w:rsidRDefault="00D575E0">
                  <w:pPr>
                    <w:shd w:val="clear" w:color="auto" w:fill="FBE4D5" w:themeFill="accent2" w:themeFillTint="33"/>
                    <w:tabs>
                      <w:tab w:val="left" w:pos="273"/>
                      <w:tab w:val="left" w:pos="2441"/>
                      <w:tab w:val="left" w:pos="2880"/>
                    </w:tabs>
                    <w:spacing w:after="0" w:line="276" w:lineRule="auto"/>
                    <w:rPr>
                      <w:del w:id="1466" w:author="Michael Kohl" w:date="2026-05-20T14:51:00Z" w16du:dateUtc="2026-05-20T12:51:00Z"/>
                      <w:rFonts w:cstheme="minorHAnsi"/>
                    </w:rPr>
                    <w:pPrChange w:id="1467" w:author="Fabienne Schmaus" w:date="2026-05-11T11:34:00Z" w16du:dateUtc="2026-05-11T09:34:00Z">
                      <w:pPr>
                        <w:tabs>
                          <w:tab w:val="left" w:pos="273"/>
                          <w:tab w:val="left" w:pos="2441"/>
                          <w:tab w:val="left" w:pos="2880"/>
                        </w:tabs>
                        <w:spacing w:after="0" w:line="276" w:lineRule="auto"/>
                      </w:pPr>
                    </w:pPrChange>
                  </w:pPr>
                  <w:del w:id="1468" w:author="Michael Kohl" w:date="2026-05-20T14:51:00Z" w16du:dateUtc="2026-05-20T12:51:00Z">
                    <w:r w:rsidRPr="003935DB" w:rsidDel="003F3FC7">
                      <w:rPr>
                        <w:rFonts w:cstheme="minorHAnsi"/>
                        <w:b/>
                        <w:bCs/>
                      </w:rPr>
                      <w:delText>Quelle</w:delText>
                    </w:r>
                    <w:r w:rsidRPr="003935DB" w:rsidDel="003F3FC7">
                      <w:rPr>
                        <w:rFonts w:cstheme="minorHAnsi"/>
                      </w:rPr>
                      <w:delText xml:space="preserve">: oft Süßwarenhersteller; </w:delText>
                    </w:r>
                    <w:r w:rsidRPr="003935DB" w:rsidDel="003F3FC7">
                      <w:rPr>
                        <w:rFonts w:cstheme="minorHAnsi"/>
                        <w:b/>
                        <w:bCs/>
                      </w:rPr>
                      <w:delText>Qualität</w:delText>
                    </w:r>
                    <w:r w:rsidRPr="003935DB" w:rsidDel="003F3FC7">
                      <w:rPr>
                        <w:rFonts w:cstheme="minorHAnsi"/>
                      </w:rPr>
                      <w:delText>: keine seriösen Studien</w:delText>
                    </w:r>
                  </w:del>
                </w:p>
              </w:tc>
            </w:tr>
            <w:tr w:rsidR="00D575E0" w:rsidRPr="003935DB" w:rsidDel="003F3FC7" w14:paraId="399E884C" w14:textId="2FE571C5" w:rsidTr="00D575E0">
              <w:trPr>
                <w:tblCellSpacing w:w="15" w:type="dxa"/>
                <w:del w:id="1469" w:author="Michael Kohl" w:date="2026-05-20T14:51:00Z" w16du:dateUtc="2026-05-20T12:51:00Z"/>
              </w:trPr>
              <w:tc>
                <w:tcPr>
                  <w:tcW w:w="2788" w:type="dxa"/>
                  <w:vAlign w:val="center"/>
                  <w:hideMark/>
                </w:tcPr>
                <w:p w14:paraId="160C1D76" w14:textId="5645EE08" w:rsidR="00D575E0" w:rsidRPr="003935DB" w:rsidDel="003F3FC7" w:rsidRDefault="00D575E0">
                  <w:pPr>
                    <w:shd w:val="clear" w:color="auto" w:fill="FBE4D5" w:themeFill="accent2" w:themeFillTint="33"/>
                    <w:tabs>
                      <w:tab w:val="left" w:pos="273"/>
                      <w:tab w:val="left" w:pos="2441"/>
                      <w:tab w:val="left" w:pos="2880"/>
                    </w:tabs>
                    <w:spacing w:after="0" w:line="276" w:lineRule="auto"/>
                    <w:rPr>
                      <w:del w:id="1470" w:author="Michael Kohl" w:date="2026-05-20T14:51:00Z" w16du:dateUtc="2026-05-20T12:51:00Z"/>
                      <w:rFonts w:cstheme="minorHAnsi"/>
                    </w:rPr>
                    <w:pPrChange w:id="1471" w:author="Fabienne Schmaus" w:date="2026-05-11T11:34:00Z" w16du:dateUtc="2026-05-11T09:34:00Z">
                      <w:pPr>
                        <w:tabs>
                          <w:tab w:val="left" w:pos="273"/>
                          <w:tab w:val="left" w:pos="2441"/>
                          <w:tab w:val="left" w:pos="2880"/>
                        </w:tabs>
                        <w:spacing w:after="0" w:line="276" w:lineRule="auto"/>
                      </w:pPr>
                    </w:pPrChange>
                  </w:pPr>
                  <w:del w:id="1472" w:author="Michael Kohl" w:date="2026-05-20T14:51:00Z" w16du:dateUtc="2026-05-20T12:51:00Z">
                    <w:r w:rsidRPr="003935DB" w:rsidDel="003F3FC7">
                      <w:rPr>
                        <w:rFonts w:cstheme="minorHAnsi"/>
                      </w:rPr>
                      <w:delText>Kein Frühstück = schneller abnehmen</w:delText>
                    </w:r>
                  </w:del>
                </w:p>
              </w:tc>
              <w:tc>
                <w:tcPr>
                  <w:tcW w:w="1282" w:type="dxa"/>
                  <w:vAlign w:val="center"/>
                  <w:hideMark/>
                </w:tcPr>
                <w:p w14:paraId="69D2EFE9" w14:textId="74C389E4" w:rsidR="00D575E0" w:rsidRPr="003935DB" w:rsidDel="003F3FC7" w:rsidRDefault="00D575E0">
                  <w:pPr>
                    <w:shd w:val="clear" w:color="auto" w:fill="FBE4D5" w:themeFill="accent2" w:themeFillTint="33"/>
                    <w:tabs>
                      <w:tab w:val="left" w:pos="273"/>
                      <w:tab w:val="left" w:pos="2441"/>
                      <w:tab w:val="left" w:pos="2880"/>
                    </w:tabs>
                    <w:spacing w:after="0" w:line="276" w:lineRule="auto"/>
                    <w:rPr>
                      <w:del w:id="1473" w:author="Michael Kohl" w:date="2026-05-20T14:51:00Z" w16du:dateUtc="2026-05-20T12:51:00Z"/>
                      <w:rFonts w:cstheme="minorHAnsi"/>
                    </w:rPr>
                    <w:pPrChange w:id="1474" w:author="Fabienne Schmaus" w:date="2026-05-11T11:34:00Z" w16du:dateUtc="2026-05-11T09:34:00Z">
                      <w:pPr>
                        <w:tabs>
                          <w:tab w:val="left" w:pos="273"/>
                          <w:tab w:val="left" w:pos="2441"/>
                          <w:tab w:val="left" w:pos="2880"/>
                        </w:tabs>
                        <w:spacing w:after="0" w:line="276" w:lineRule="auto"/>
                      </w:pPr>
                    </w:pPrChange>
                  </w:pPr>
                  <w:del w:id="1475" w:author="Michael Kohl" w:date="2026-05-20T14:51:00Z" w16du:dateUtc="2026-05-20T12:51:00Z">
                    <w:r w:rsidRPr="003935DB" w:rsidDel="003F3FC7">
                      <w:rPr>
                        <w:rFonts w:cstheme="minorHAnsi"/>
                      </w:rPr>
                      <w:delText>Teilweise wahr</w:delText>
                    </w:r>
                  </w:del>
                </w:p>
              </w:tc>
              <w:tc>
                <w:tcPr>
                  <w:tcW w:w="5216" w:type="dxa"/>
                  <w:vAlign w:val="center"/>
                  <w:hideMark/>
                </w:tcPr>
                <w:p w14:paraId="5C4AB8C0" w14:textId="768037B1" w:rsidR="00D575E0" w:rsidRPr="003935DB" w:rsidDel="003F3FC7" w:rsidRDefault="00D575E0">
                  <w:pPr>
                    <w:shd w:val="clear" w:color="auto" w:fill="FBE4D5" w:themeFill="accent2" w:themeFillTint="33"/>
                    <w:tabs>
                      <w:tab w:val="left" w:pos="273"/>
                      <w:tab w:val="left" w:pos="2441"/>
                      <w:tab w:val="left" w:pos="2880"/>
                    </w:tabs>
                    <w:spacing w:after="0" w:line="276" w:lineRule="auto"/>
                    <w:rPr>
                      <w:del w:id="1476" w:author="Michael Kohl" w:date="2026-05-20T14:51:00Z" w16du:dateUtc="2026-05-20T12:51:00Z"/>
                      <w:rFonts w:cstheme="minorHAnsi"/>
                    </w:rPr>
                    <w:pPrChange w:id="1477" w:author="Fabienne Schmaus" w:date="2026-05-11T11:34:00Z" w16du:dateUtc="2026-05-11T09:34:00Z">
                      <w:pPr>
                        <w:tabs>
                          <w:tab w:val="left" w:pos="273"/>
                          <w:tab w:val="left" w:pos="2441"/>
                          <w:tab w:val="left" w:pos="2880"/>
                        </w:tabs>
                        <w:spacing w:after="0" w:line="276" w:lineRule="auto"/>
                      </w:pPr>
                    </w:pPrChange>
                  </w:pPr>
                  <w:del w:id="1478" w:author="Michael Kohl" w:date="2026-05-20T14:51:00Z" w16du:dateUtc="2026-05-20T12:51:00Z">
                    <w:r w:rsidRPr="003935DB" w:rsidDel="003F3FC7">
                      <w:rPr>
                        <w:rFonts w:cstheme="minorHAnsi"/>
                        <w:b/>
                        <w:bCs/>
                      </w:rPr>
                      <w:delText>Querbezüge</w:delText>
                    </w:r>
                    <w:r w:rsidRPr="003935DB" w:rsidDel="003F3FC7">
                      <w:rPr>
                        <w:rFonts w:cstheme="minorHAnsi"/>
                      </w:rPr>
                      <w:delText>: differenzierte Studienlage, nicht pauschal richtig</w:delText>
                    </w:r>
                  </w:del>
                </w:p>
              </w:tc>
            </w:tr>
            <w:tr w:rsidR="00D575E0" w:rsidRPr="003935DB" w:rsidDel="003F3FC7" w14:paraId="194D4D44" w14:textId="63DC064E" w:rsidTr="00D575E0">
              <w:trPr>
                <w:tblCellSpacing w:w="15" w:type="dxa"/>
                <w:del w:id="1479" w:author="Michael Kohl" w:date="2026-05-20T14:51:00Z" w16du:dateUtc="2026-05-20T12:51:00Z"/>
              </w:trPr>
              <w:tc>
                <w:tcPr>
                  <w:tcW w:w="2788" w:type="dxa"/>
                  <w:vAlign w:val="center"/>
                  <w:hideMark/>
                </w:tcPr>
                <w:p w14:paraId="11DFB0B1" w14:textId="10227AFE" w:rsidR="00D575E0" w:rsidRPr="003935DB" w:rsidDel="003F3FC7" w:rsidRDefault="00D575E0">
                  <w:pPr>
                    <w:shd w:val="clear" w:color="auto" w:fill="FBE4D5" w:themeFill="accent2" w:themeFillTint="33"/>
                    <w:tabs>
                      <w:tab w:val="left" w:pos="273"/>
                      <w:tab w:val="left" w:pos="2441"/>
                      <w:tab w:val="left" w:pos="2880"/>
                    </w:tabs>
                    <w:spacing w:after="0" w:line="276" w:lineRule="auto"/>
                    <w:rPr>
                      <w:del w:id="1480" w:author="Michael Kohl" w:date="2026-05-20T14:51:00Z" w16du:dateUtc="2026-05-20T12:51:00Z"/>
                      <w:rFonts w:cstheme="minorHAnsi"/>
                    </w:rPr>
                    <w:pPrChange w:id="1481" w:author="Fabienne Schmaus" w:date="2026-05-11T11:34:00Z" w16du:dateUtc="2026-05-11T09:34:00Z">
                      <w:pPr>
                        <w:tabs>
                          <w:tab w:val="left" w:pos="273"/>
                          <w:tab w:val="left" w:pos="2441"/>
                          <w:tab w:val="left" w:pos="2880"/>
                        </w:tabs>
                        <w:spacing w:after="0" w:line="276" w:lineRule="auto"/>
                      </w:pPr>
                    </w:pPrChange>
                  </w:pPr>
                  <w:del w:id="1482" w:author="Michael Kohl" w:date="2026-05-20T14:51:00Z" w16du:dateUtc="2026-05-20T12:51:00Z">
                    <w:r w:rsidRPr="003935DB" w:rsidDel="003F3FC7">
                      <w:rPr>
                        <w:rFonts w:cstheme="minorHAnsi"/>
                      </w:rPr>
                      <w:delText>Karotten gut für die Augen</w:delText>
                    </w:r>
                  </w:del>
                </w:p>
              </w:tc>
              <w:tc>
                <w:tcPr>
                  <w:tcW w:w="1282" w:type="dxa"/>
                  <w:vAlign w:val="center"/>
                  <w:hideMark/>
                </w:tcPr>
                <w:p w14:paraId="4D8A2B0D" w14:textId="2DC994BB" w:rsidR="00D575E0" w:rsidRPr="003935DB" w:rsidDel="003F3FC7" w:rsidRDefault="00D575E0">
                  <w:pPr>
                    <w:shd w:val="clear" w:color="auto" w:fill="FBE4D5" w:themeFill="accent2" w:themeFillTint="33"/>
                    <w:tabs>
                      <w:tab w:val="left" w:pos="273"/>
                      <w:tab w:val="left" w:pos="2441"/>
                      <w:tab w:val="left" w:pos="2880"/>
                    </w:tabs>
                    <w:spacing w:after="0" w:line="276" w:lineRule="auto"/>
                    <w:rPr>
                      <w:del w:id="1483" w:author="Michael Kohl" w:date="2026-05-20T14:51:00Z" w16du:dateUtc="2026-05-20T12:51:00Z"/>
                      <w:rFonts w:cstheme="minorHAnsi"/>
                    </w:rPr>
                    <w:pPrChange w:id="1484" w:author="Fabienne Schmaus" w:date="2026-05-11T11:34:00Z" w16du:dateUtc="2026-05-11T09:34:00Z">
                      <w:pPr>
                        <w:tabs>
                          <w:tab w:val="left" w:pos="273"/>
                          <w:tab w:val="left" w:pos="2441"/>
                          <w:tab w:val="left" w:pos="2880"/>
                        </w:tabs>
                        <w:spacing w:after="0" w:line="276" w:lineRule="auto"/>
                      </w:pPr>
                    </w:pPrChange>
                  </w:pPr>
                  <w:del w:id="1485" w:author="Michael Kohl" w:date="2026-05-20T14:51:00Z" w16du:dateUtc="2026-05-20T12:51:00Z">
                    <w:r w:rsidRPr="003935DB" w:rsidDel="003F3FC7">
                      <w:rPr>
                        <w:rFonts w:cstheme="minorHAnsi"/>
                      </w:rPr>
                      <w:delText>Teilweise wahr</w:delText>
                    </w:r>
                  </w:del>
                </w:p>
              </w:tc>
              <w:tc>
                <w:tcPr>
                  <w:tcW w:w="5216" w:type="dxa"/>
                  <w:vAlign w:val="center"/>
                  <w:hideMark/>
                </w:tcPr>
                <w:p w14:paraId="48A266C4" w14:textId="730D64AC" w:rsidR="00D575E0" w:rsidRPr="003935DB" w:rsidDel="003F3FC7" w:rsidRDefault="00D575E0">
                  <w:pPr>
                    <w:shd w:val="clear" w:color="auto" w:fill="FBE4D5" w:themeFill="accent2" w:themeFillTint="33"/>
                    <w:tabs>
                      <w:tab w:val="left" w:pos="273"/>
                      <w:tab w:val="left" w:pos="2441"/>
                      <w:tab w:val="left" w:pos="2880"/>
                    </w:tabs>
                    <w:spacing w:after="0" w:line="276" w:lineRule="auto"/>
                    <w:rPr>
                      <w:del w:id="1486" w:author="Michael Kohl" w:date="2026-05-20T14:51:00Z" w16du:dateUtc="2026-05-20T12:51:00Z"/>
                      <w:rFonts w:cstheme="minorHAnsi"/>
                    </w:rPr>
                    <w:pPrChange w:id="1487" w:author="Fabienne Schmaus" w:date="2026-05-11T11:34:00Z" w16du:dateUtc="2026-05-11T09:34:00Z">
                      <w:pPr>
                        <w:tabs>
                          <w:tab w:val="left" w:pos="273"/>
                          <w:tab w:val="left" w:pos="2441"/>
                          <w:tab w:val="left" w:pos="2880"/>
                        </w:tabs>
                        <w:spacing w:after="0" w:line="276" w:lineRule="auto"/>
                      </w:pPr>
                    </w:pPrChange>
                  </w:pPr>
                  <w:del w:id="1488" w:author="Michael Kohl" w:date="2026-05-20T14:51:00Z" w16du:dateUtc="2026-05-20T12:51:00Z">
                    <w:r w:rsidRPr="003935DB" w:rsidDel="003F3FC7">
                      <w:rPr>
                        <w:rFonts w:cstheme="minorHAnsi"/>
                        <w:b/>
                        <w:bCs/>
                      </w:rPr>
                      <w:delText>Qualität</w:delText>
                    </w:r>
                    <w:r w:rsidRPr="003935DB" w:rsidDel="003F3FC7">
                      <w:rPr>
                        <w:rFonts w:cstheme="minorHAnsi"/>
                      </w:rPr>
                      <w:delText xml:space="preserve">: Vitamin A wichtig, aber Karotten machen Sehen nicht </w:delText>
                    </w:r>
                    <w:r w:rsidR="008A0BA9" w:rsidDel="003F3FC7">
                      <w:rPr>
                        <w:rFonts w:cstheme="minorHAnsi"/>
                      </w:rPr>
                      <w:delText>„</w:delText>
                    </w:r>
                    <w:r w:rsidRPr="003935DB" w:rsidDel="003F3FC7">
                      <w:rPr>
                        <w:rFonts w:cstheme="minorHAnsi"/>
                      </w:rPr>
                      <w:delText>besser</w:delText>
                    </w:r>
                    <w:r w:rsidR="008A0BA9" w:rsidDel="003F3FC7">
                      <w:rPr>
                        <w:rFonts w:cstheme="minorHAnsi"/>
                      </w:rPr>
                      <w:delText>“</w:delText>
                    </w:r>
                  </w:del>
                </w:p>
              </w:tc>
            </w:tr>
            <w:tr w:rsidR="00D575E0" w:rsidRPr="003935DB" w:rsidDel="003F3FC7" w14:paraId="75068F4D" w14:textId="78286864" w:rsidTr="00D575E0">
              <w:trPr>
                <w:tblCellSpacing w:w="15" w:type="dxa"/>
                <w:del w:id="1489" w:author="Michael Kohl" w:date="2026-05-20T14:51:00Z" w16du:dateUtc="2026-05-20T12:51:00Z"/>
              </w:trPr>
              <w:tc>
                <w:tcPr>
                  <w:tcW w:w="2788" w:type="dxa"/>
                  <w:vAlign w:val="center"/>
                  <w:hideMark/>
                </w:tcPr>
                <w:p w14:paraId="4599D7EF" w14:textId="6BDBCEAB" w:rsidR="00D575E0" w:rsidRPr="003935DB" w:rsidDel="003F3FC7" w:rsidRDefault="00D575E0">
                  <w:pPr>
                    <w:shd w:val="clear" w:color="auto" w:fill="FBE4D5" w:themeFill="accent2" w:themeFillTint="33"/>
                    <w:tabs>
                      <w:tab w:val="left" w:pos="273"/>
                      <w:tab w:val="left" w:pos="2441"/>
                      <w:tab w:val="left" w:pos="2880"/>
                    </w:tabs>
                    <w:spacing w:after="0" w:line="276" w:lineRule="auto"/>
                    <w:rPr>
                      <w:del w:id="1490" w:author="Michael Kohl" w:date="2026-05-20T14:51:00Z" w16du:dateUtc="2026-05-20T12:51:00Z"/>
                      <w:rFonts w:cstheme="minorHAnsi"/>
                    </w:rPr>
                    <w:pPrChange w:id="1491" w:author="Fabienne Schmaus" w:date="2026-05-11T11:34:00Z" w16du:dateUtc="2026-05-11T09:34:00Z">
                      <w:pPr>
                        <w:tabs>
                          <w:tab w:val="left" w:pos="273"/>
                          <w:tab w:val="left" w:pos="2441"/>
                          <w:tab w:val="left" w:pos="2880"/>
                        </w:tabs>
                        <w:spacing w:after="0" w:line="276" w:lineRule="auto"/>
                      </w:pPr>
                    </w:pPrChange>
                  </w:pPr>
                  <w:del w:id="1492" w:author="Michael Kohl" w:date="2026-05-20T14:51:00Z" w16du:dateUtc="2026-05-20T12:51:00Z">
                    <w:r w:rsidRPr="003935DB" w:rsidDel="003F3FC7">
                      <w:rPr>
                        <w:rFonts w:cstheme="minorHAnsi"/>
                      </w:rPr>
                      <w:delText>Eis bei Halsschmerzen ist schlecht</w:delText>
                    </w:r>
                  </w:del>
                </w:p>
              </w:tc>
              <w:tc>
                <w:tcPr>
                  <w:tcW w:w="1282" w:type="dxa"/>
                  <w:vAlign w:val="center"/>
                  <w:hideMark/>
                </w:tcPr>
                <w:p w14:paraId="39FDC870" w14:textId="5C2A644B" w:rsidR="00D575E0" w:rsidRPr="003935DB" w:rsidDel="003F3FC7" w:rsidRDefault="00D575E0">
                  <w:pPr>
                    <w:shd w:val="clear" w:color="auto" w:fill="FBE4D5" w:themeFill="accent2" w:themeFillTint="33"/>
                    <w:tabs>
                      <w:tab w:val="left" w:pos="273"/>
                      <w:tab w:val="left" w:pos="2441"/>
                      <w:tab w:val="left" w:pos="2880"/>
                    </w:tabs>
                    <w:spacing w:after="0" w:line="276" w:lineRule="auto"/>
                    <w:rPr>
                      <w:del w:id="1493" w:author="Michael Kohl" w:date="2026-05-20T14:51:00Z" w16du:dateUtc="2026-05-20T12:51:00Z"/>
                      <w:rFonts w:cstheme="minorHAnsi"/>
                    </w:rPr>
                    <w:pPrChange w:id="1494" w:author="Fabienne Schmaus" w:date="2026-05-11T11:34:00Z" w16du:dateUtc="2026-05-11T09:34:00Z">
                      <w:pPr>
                        <w:tabs>
                          <w:tab w:val="left" w:pos="273"/>
                          <w:tab w:val="left" w:pos="2441"/>
                          <w:tab w:val="left" w:pos="2880"/>
                        </w:tabs>
                        <w:spacing w:after="0" w:line="276" w:lineRule="auto"/>
                      </w:pPr>
                    </w:pPrChange>
                  </w:pPr>
                  <w:del w:id="1495" w:author="Michael Kohl" w:date="2026-05-20T14:51:00Z" w16du:dateUtc="2026-05-20T12:51:00Z">
                    <w:r w:rsidRPr="003935DB" w:rsidDel="003F3FC7">
                      <w:rPr>
                        <w:rFonts w:cstheme="minorHAnsi"/>
                      </w:rPr>
                      <w:delText>Fake</w:delText>
                    </w:r>
                  </w:del>
                </w:p>
              </w:tc>
              <w:tc>
                <w:tcPr>
                  <w:tcW w:w="5216" w:type="dxa"/>
                  <w:vAlign w:val="center"/>
                  <w:hideMark/>
                </w:tcPr>
                <w:p w14:paraId="57FF37A5" w14:textId="3CF4031E" w:rsidR="00D575E0" w:rsidRPr="003935DB" w:rsidDel="003F3FC7" w:rsidRDefault="00D575E0">
                  <w:pPr>
                    <w:shd w:val="clear" w:color="auto" w:fill="FBE4D5" w:themeFill="accent2" w:themeFillTint="33"/>
                    <w:tabs>
                      <w:tab w:val="left" w:pos="273"/>
                      <w:tab w:val="left" w:pos="2441"/>
                      <w:tab w:val="left" w:pos="2880"/>
                    </w:tabs>
                    <w:spacing w:after="0" w:line="276" w:lineRule="auto"/>
                    <w:rPr>
                      <w:del w:id="1496" w:author="Michael Kohl" w:date="2026-05-20T14:51:00Z" w16du:dateUtc="2026-05-20T12:51:00Z"/>
                      <w:rFonts w:cstheme="minorHAnsi"/>
                    </w:rPr>
                    <w:pPrChange w:id="1497" w:author="Fabienne Schmaus" w:date="2026-05-11T11:34:00Z" w16du:dateUtc="2026-05-11T09:34:00Z">
                      <w:pPr>
                        <w:tabs>
                          <w:tab w:val="left" w:pos="273"/>
                          <w:tab w:val="left" w:pos="2441"/>
                          <w:tab w:val="left" w:pos="2880"/>
                        </w:tabs>
                        <w:spacing w:after="0" w:line="276" w:lineRule="auto"/>
                      </w:pPr>
                    </w:pPrChange>
                  </w:pPr>
                  <w:del w:id="1498" w:author="Michael Kohl" w:date="2026-05-20T14:51:00Z" w16du:dateUtc="2026-05-20T12:51:00Z">
                    <w:r w:rsidRPr="003935DB" w:rsidDel="003F3FC7">
                      <w:rPr>
                        <w:rFonts w:cstheme="minorHAnsi"/>
                        <w:b/>
                        <w:bCs/>
                      </w:rPr>
                      <w:delText>Querbezüge</w:delText>
                    </w:r>
                    <w:r w:rsidRPr="003935DB" w:rsidDel="003F3FC7">
                      <w:rPr>
                        <w:rFonts w:cstheme="minorHAnsi"/>
                      </w:rPr>
                      <w:delText>: HNO-Fachgesellschaften – Kühlung kann sogar lindern</w:delText>
                    </w:r>
                  </w:del>
                </w:p>
              </w:tc>
            </w:tr>
            <w:tr w:rsidR="00D575E0" w:rsidRPr="003935DB" w:rsidDel="003F3FC7" w14:paraId="67CDA574" w14:textId="0CA3F697" w:rsidTr="00D575E0">
              <w:trPr>
                <w:tblCellSpacing w:w="15" w:type="dxa"/>
                <w:del w:id="1499" w:author="Michael Kohl" w:date="2026-05-20T14:51:00Z" w16du:dateUtc="2026-05-20T12:51:00Z"/>
              </w:trPr>
              <w:tc>
                <w:tcPr>
                  <w:tcW w:w="2788" w:type="dxa"/>
                  <w:vAlign w:val="center"/>
                  <w:hideMark/>
                </w:tcPr>
                <w:p w14:paraId="17B47F6D" w14:textId="602147FB" w:rsidR="00D575E0" w:rsidRPr="003935DB" w:rsidDel="003F3FC7" w:rsidRDefault="00D575E0">
                  <w:pPr>
                    <w:shd w:val="clear" w:color="auto" w:fill="FBE4D5" w:themeFill="accent2" w:themeFillTint="33"/>
                    <w:tabs>
                      <w:tab w:val="left" w:pos="273"/>
                      <w:tab w:val="left" w:pos="2441"/>
                      <w:tab w:val="left" w:pos="2880"/>
                    </w:tabs>
                    <w:spacing w:after="0" w:line="276" w:lineRule="auto"/>
                    <w:rPr>
                      <w:del w:id="1500" w:author="Michael Kohl" w:date="2026-05-20T14:51:00Z" w16du:dateUtc="2026-05-20T12:51:00Z"/>
                      <w:rFonts w:cstheme="minorHAnsi"/>
                    </w:rPr>
                    <w:pPrChange w:id="1501" w:author="Fabienne Schmaus" w:date="2026-05-11T11:34:00Z" w16du:dateUtc="2026-05-11T09:34:00Z">
                      <w:pPr>
                        <w:tabs>
                          <w:tab w:val="left" w:pos="273"/>
                          <w:tab w:val="left" w:pos="2441"/>
                          <w:tab w:val="left" w:pos="2880"/>
                        </w:tabs>
                        <w:spacing w:after="0" w:line="276" w:lineRule="auto"/>
                      </w:pPr>
                    </w:pPrChange>
                  </w:pPr>
                  <w:del w:id="1502" w:author="Michael Kohl" w:date="2026-05-20T14:51:00Z" w16du:dateUtc="2026-05-20T12:51:00Z">
                    <w:r w:rsidRPr="003935DB" w:rsidDel="003F3FC7">
                      <w:rPr>
                        <w:rFonts w:cstheme="minorHAnsi"/>
                      </w:rPr>
                      <w:delText>Nach Essen 1 Std. nicht schwimmen</w:delText>
                    </w:r>
                  </w:del>
                </w:p>
              </w:tc>
              <w:tc>
                <w:tcPr>
                  <w:tcW w:w="1282" w:type="dxa"/>
                  <w:vAlign w:val="center"/>
                  <w:hideMark/>
                </w:tcPr>
                <w:p w14:paraId="02893538" w14:textId="02DA20D7" w:rsidR="00D575E0" w:rsidRPr="003935DB" w:rsidDel="003F3FC7" w:rsidRDefault="00D575E0">
                  <w:pPr>
                    <w:shd w:val="clear" w:color="auto" w:fill="FBE4D5" w:themeFill="accent2" w:themeFillTint="33"/>
                    <w:tabs>
                      <w:tab w:val="left" w:pos="273"/>
                      <w:tab w:val="left" w:pos="2441"/>
                      <w:tab w:val="left" w:pos="2880"/>
                    </w:tabs>
                    <w:spacing w:after="0" w:line="276" w:lineRule="auto"/>
                    <w:rPr>
                      <w:del w:id="1503" w:author="Michael Kohl" w:date="2026-05-20T14:51:00Z" w16du:dateUtc="2026-05-20T12:51:00Z"/>
                      <w:rFonts w:cstheme="minorHAnsi"/>
                    </w:rPr>
                    <w:pPrChange w:id="1504" w:author="Fabienne Schmaus" w:date="2026-05-11T11:34:00Z" w16du:dateUtc="2026-05-11T09:34:00Z">
                      <w:pPr>
                        <w:tabs>
                          <w:tab w:val="left" w:pos="273"/>
                          <w:tab w:val="left" w:pos="2441"/>
                          <w:tab w:val="left" w:pos="2880"/>
                        </w:tabs>
                        <w:spacing w:after="0" w:line="276" w:lineRule="auto"/>
                      </w:pPr>
                    </w:pPrChange>
                  </w:pPr>
                  <w:del w:id="1505" w:author="Michael Kohl" w:date="2026-05-20T14:51:00Z" w16du:dateUtc="2026-05-20T12:51:00Z">
                    <w:r w:rsidRPr="003935DB" w:rsidDel="003F3FC7">
                      <w:rPr>
                        <w:rFonts w:cstheme="minorHAnsi"/>
                      </w:rPr>
                      <w:delText>Fake</w:delText>
                    </w:r>
                  </w:del>
                </w:p>
              </w:tc>
              <w:tc>
                <w:tcPr>
                  <w:tcW w:w="5216" w:type="dxa"/>
                  <w:vAlign w:val="center"/>
                  <w:hideMark/>
                </w:tcPr>
                <w:p w14:paraId="64CB56CB" w14:textId="0582F955" w:rsidR="00D575E0" w:rsidRPr="003935DB" w:rsidDel="003F3FC7" w:rsidRDefault="00D575E0">
                  <w:pPr>
                    <w:shd w:val="clear" w:color="auto" w:fill="FBE4D5" w:themeFill="accent2" w:themeFillTint="33"/>
                    <w:tabs>
                      <w:tab w:val="left" w:pos="273"/>
                      <w:tab w:val="left" w:pos="2441"/>
                      <w:tab w:val="left" w:pos="2880"/>
                    </w:tabs>
                    <w:spacing w:after="0" w:line="276" w:lineRule="auto"/>
                    <w:rPr>
                      <w:del w:id="1506" w:author="Michael Kohl" w:date="2026-05-20T14:51:00Z" w16du:dateUtc="2026-05-20T12:51:00Z"/>
                      <w:rFonts w:cstheme="minorHAnsi"/>
                    </w:rPr>
                    <w:pPrChange w:id="1507" w:author="Fabienne Schmaus" w:date="2026-05-11T11:34:00Z" w16du:dateUtc="2026-05-11T09:34:00Z">
                      <w:pPr>
                        <w:tabs>
                          <w:tab w:val="left" w:pos="273"/>
                          <w:tab w:val="left" w:pos="2441"/>
                          <w:tab w:val="left" w:pos="2880"/>
                        </w:tabs>
                        <w:spacing w:after="0" w:line="276" w:lineRule="auto"/>
                      </w:pPr>
                    </w:pPrChange>
                  </w:pPr>
                  <w:del w:id="1508" w:author="Michael Kohl" w:date="2026-05-20T14:51:00Z" w16du:dateUtc="2026-05-20T12:51:00Z">
                    <w:r w:rsidRPr="003935DB" w:rsidDel="003F3FC7">
                      <w:rPr>
                        <w:rFonts w:cstheme="minorHAnsi"/>
                        <w:b/>
                        <w:bCs/>
                      </w:rPr>
                      <w:delText>Quelle</w:delText>
                    </w:r>
                    <w:r w:rsidRPr="003935DB" w:rsidDel="003F3FC7">
                      <w:rPr>
                        <w:rFonts w:cstheme="minorHAnsi"/>
                      </w:rPr>
                      <w:delText>: alte Volksweisheit, kein wissenschaftlicher Beleg</w:delText>
                    </w:r>
                  </w:del>
                </w:p>
              </w:tc>
            </w:tr>
            <w:tr w:rsidR="00D575E0" w:rsidRPr="003935DB" w:rsidDel="003F3FC7" w14:paraId="054E8733" w14:textId="4FBF2007" w:rsidTr="00D575E0">
              <w:trPr>
                <w:tblCellSpacing w:w="15" w:type="dxa"/>
                <w:del w:id="1509" w:author="Michael Kohl" w:date="2026-05-20T14:51:00Z" w16du:dateUtc="2026-05-20T12:51:00Z"/>
              </w:trPr>
              <w:tc>
                <w:tcPr>
                  <w:tcW w:w="2788" w:type="dxa"/>
                  <w:vAlign w:val="center"/>
                  <w:hideMark/>
                </w:tcPr>
                <w:p w14:paraId="57513FB6" w14:textId="3BFFF32D" w:rsidR="00D575E0" w:rsidRPr="003935DB" w:rsidDel="003F3FC7" w:rsidRDefault="00D575E0">
                  <w:pPr>
                    <w:shd w:val="clear" w:color="auto" w:fill="FBE4D5" w:themeFill="accent2" w:themeFillTint="33"/>
                    <w:tabs>
                      <w:tab w:val="left" w:pos="273"/>
                      <w:tab w:val="left" w:pos="2441"/>
                      <w:tab w:val="left" w:pos="2880"/>
                    </w:tabs>
                    <w:spacing w:after="0" w:line="276" w:lineRule="auto"/>
                    <w:rPr>
                      <w:del w:id="1510" w:author="Michael Kohl" w:date="2026-05-20T14:51:00Z" w16du:dateUtc="2026-05-20T12:51:00Z"/>
                      <w:rFonts w:cstheme="minorHAnsi"/>
                    </w:rPr>
                    <w:pPrChange w:id="1511" w:author="Fabienne Schmaus" w:date="2026-05-11T11:34:00Z" w16du:dateUtc="2026-05-11T09:34:00Z">
                      <w:pPr>
                        <w:tabs>
                          <w:tab w:val="left" w:pos="273"/>
                          <w:tab w:val="left" w:pos="2441"/>
                          <w:tab w:val="left" w:pos="2880"/>
                        </w:tabs>
                        <w:spacing w:after="0" w:line="276" w:lineRule="auto"/>
                      </w:pPr>
                    </w:pPrChange>
                  </w:pPr>
                  <w:del w:id="1512" w:author="Michael Kohl" w:date="2026-05-20T14:51:00Z" w16du:dateUtc="2026-05-20T12:51:00Z">
                    <w:r w:rsidRPr="003935DB" w:rsidDel="003F3FC7">
                      <w:rPr>
                        <w:rFonts w:cstheme="minorHAnsi"/>
                      </w:rPr>
                      <w:delText>Spinat = besonders viel Eisen</w:delText>
                    </w:r>
                  </w:del>
                </w:p>
              </w:tc>
              <w:tc>
                <w:tcPr>
                  <w:tcW w:w="1282" w:type="dxa"/>
                  <w:vAlign w:val="center"/>
                  <w:hideMark/>
                </w:tcPr>
                <w:p w14:paraId="63060A86" w14:textId="38CBA9DC" w:rsidR="00D575E0" w:rsidRPr="003935DB" w:rsidDel="003F3FC7" w:rsidRDefault="00D575E0">
                  <w:pPr>
                    <w:shd w:val="clear" w:color="auto" w:fill="FBE4D5" w:themeFill="accent2" w:themeFillTint="33"/>
                    <w:tabs>
                      <w:tab w:val="left" w:pos="273"/>
                      <w:tab w:val="left" w:pos="2441"/>
                      <w:tab w:val="left" w:pos="2880"/>
                    </w:tabs>
                    <w:spacing w:after="0" w:line="276" w:lineRule="auto"/>
                    <w:rPr>
                      <w:del w:id="1513" w:author="Michael Kohl" w:date="2026-05-20T14:51:00Z" w16du:dateUtc="2026-05-20T12:51:00Z"/>
                      <w:rFonts w:cstheme="minorHAnsi"/>
                    </w:rPr>
                    <w:pPrChange w:id="1514" w:author="Fabienne Schmaus" w:date="2026-05-11T11:34:00Z" w16du:dateUtc="2026-05-11T09:34:00Z">
                      <w:pPr>
                        <w:tabs>
                          <w:tab w:val="left" w:pos="273"/>
                          <w:tab w:val="left" w:pos="2441"/>
                          <w:tab w:val="left" w:pos="2880"/>
                        </w:tabs>
                        <w:spacing w:after="0" w:line="276" w:lineRule="auto"/>
                      </w:pPr>
                    </w:pPrChange>
                  </w:pPr>
                  <w:del w:id="1515" w:author="Michael Kohl" w:date="2026-05-20T14:51:00Z" w16du:dateUtc="2026-05-20T12:51:00Z">
                    <w:r w:rsidRPr="003935DB" w:rsidDel="003F3FC7">
                      <w:rPr>
                        <w:rFonts w:cstheme="minorHAnsi"/>
                      </w:rPr>
                      <w:delText>Teilweise wahr</w:delText>
                    </w:r>
                  </w:del>
                </w:p>
              </w:tc>
              <w:tc>
                <w:tcPr>
                  <w:tcW w:w="5216" w:type="dxa"/>
                  <w:vAlign w:val="center"/>
                  <w:hideMark/>
                </w:tcPr>
                <w:p w14:paraId="79CE959C" w14:textId="27BE6F43" w:rsidR="00D575E0" w:rsidRPr="003935DB" w:rsidDel="003F3FC7" w:rsidRDefault="00D575E0">
                  <w:pPr>
                    <w:shd w:val="clear" w:color="auto" w:fill="FBE4D5" w:themeFill="accent2" w:themeFillTint="33"/>
                    <w:tabs>
                      <w:tab w:val="left" w:pos="273"/>
                      <w:tab w:val="left" w:pos="2441"/>
                      <w:tab w:val="left" w:pos="2880"/>
                    </w:tabs>
                    <w:spacing w:after="0" w:line="276" w:lineRule="auto"/>
                    <w:rPr>
                      <w:del w:id="1516" w:author="Michael Kohl" w:date="2026-05-20T14:51:00Z" w16du:dateUtc="2026-05-20T12:51:00Z"/>
                      <w:rFonts w:cstheme="minorHAnsi"/>
                    </w:rPr>
                    <w:pPrChange w:id="1517" w:author="Fabienne Schmaus" w:date="2026-05-11T11:34:00Z" w16du:dateUtc="2026-05-11T09:34:00Z">
                      <w:pPr>
                        <w:tabs>
                          <w:tab w:val="left" w:pos="273"/>
                          <w:tab w:val="left" w:pos="2441"/>
                          <w:tab w:val="left" w:pos="2880"/>
                        </w:tabs>
                        <w:spacing w:after="0" w:line="276" w:lineRule="auto"/>
                      </w:pPr>
                    </w:pPrChange>
                  </w:pPr>
                  <w:del w:id="1518" w:author="Michael Kohl" w:date="2026-05-20T14:51:00Z" w16du:dateUtc="2026-05-20T12:51:00Z">
                    <w:r w:rsidRPr="003935DB" w:rsidDel="003F3FC7">
                      <w:rPr>
                        <w:rFonts w:cstheme="minorHAnsi"/>
                        <w:b/>
                        <w:bCs/>
                      </w:rPr>
                      <w:delText>Qualität</w:delText>
                    </w:r>
                    <w:r w:rsidRPr="003935DB" w:rsidDel="003F3FC7">
                      <w:rPr>
                        <w:rFonts w:cstheme="minorHAnsi"/>
                      </w:rPr>
                      <w:delText>: Eisengehalt durchschnittlich, Mythos beruht auf altem Mess-Fehler</w:delText>
                    </w:r>
                  </w:del>
                </w:p>
              </w:tc>
            </w:tr>
            <w:tr w:rsidR="00D575E0" w:rsidRPr="003935DB" w:rsidDel="003F3FC7" w14:paraId="14E1D22E" w14:textId="3996F31F" w:rsidTr="00D575E0">
              <w:trPr>
                <w:tblCellSpacing w:w="15" w:type="dxa"/>
                <w:del w:id="1519" w:author="Michael Kohl" w:date="2026-05-20T14:51:00Z" w16du:dateUtc="2026-05-20T12:51:00Z"/>
              </w:trPr>
              <w:tc>
                <w:tcPr>
                  <w:tcW w:w="2788" w:type="dxa"/>
                  <w:vAlign w:val="center"/>
                  <w:hideMark/>
                </w:tcPr>
                <w:p w14:paraId="30A55704" w14:textId="150805C7" w:rsidR="00D575E0" w:rsidRPr="003935DB" w:rsidDel="003F3FC7" w:rsidRDefault="00D575E0">
                  <w:pPr>
                    <w:shd w:val="clear" w:color="auto" w:fill="FBE4D5" w:themeFill="accent2" w:themeFillTint="33"/>
                    <w:tabs>
                      <w:tab w:val="left" w:pos="273"/>
                      <w:tab w:val="left" w:pos="2441"/>
                      <w:tab w:val="left" w:pos="2880"/>
                    </w:tabs>
                    <w:spacing w:after="0" w:line="276" w:lineRule="auto"/>
                    <w:rPr>
                      <w:del w:id="1520" w:author="Michael Kohl" w:date="2026-05-20T14:51:00Z" w16du:dateUtc="2026-05-20T12:51:00Z"/>
                      <w:rFonts w:cstheme="minorHAnsi"/>
                    </w:rPr>
                    <w:pPrChange w:id="1521" w:author="Fabienne Schmaus" w:date="2026-05-11T11:34:00Z" w16du:dateUtc="2026-05-11T09:34:00Z">
                      <w:pPr>
                        <w:tabs>
                          <w:tab w:val="left" w:pos="273"/>
                          <w:tab w:val="left" w:pos="2441"/>
                          <w:tab w:val="left" w:pos="2880"/>
                        </w:tabs>
                        <w:spacing w:after="0" w:line="276" w:lineRule="auto"/>
                      </w:pPr>
                    </w:pPrChange>
                  </w:pPr>
                  <w:del w:id="1522" w:author="Michael Kohl" w:date="2026-05-20T14:51:00Z" w16du:dateUtc="2026-05-20T12:51:00Z">
                    <w:r w:rsidRPr="003935DB" w:rsidDel="003F3FC7">
                      <w:rPr>
                        <w:rFonts w:cstheme="minorHAnsi"/>
                      </w:rPr>
                      <w:delText>Viel Wasser = reinere Haut</w:delText>
                    </w:r>
                  </w:del>
                </w:p>
              </w:tc>
              <w:tc>
                <w:tcPr>
                  <w:tcW w:w="1282" w:type="dxa"/>
                  <w:vAlign w:val="center"/>
                  <w:hideMark/>
                </w:tcPr>
                <w:p w14:paraId="520803BA" w14:textId="773FE83B" w:rsidR="00D575E0" w:rsidRPr="003935DB" w:rsidDel="003F3FC7" w:rsidRDefault="00D575E0">
                  <w:pPr>
                    <w:shd w:val="clear" w:color="auto" w:fill="FBE4D5" w:themeFill="accent2" w:themeFillTint="33"/>
                    <w:tabs>
                      <w:tab w:val="left" w:pos="273"/>
                      <w:tab w:val="left" w:pos="2441"/>
                      <w:tab w:val="left" w:pos="2880"/>
                    </w:tabs>
                    <w:spacing w:after="0" w:line="276" w:lineRule="auto"/>
                    <w:rPr>
                      <w:del w:id="1523" w:author="Michael Kohl" w:date="2026-05-20T14:51:00Z" w16du:dateUtc="2026-05-20T12:51:00Z"/>
                      <w:rFonts w:cstheme="minorHAnsi"/>
                    </w:rPr>
                    <w:pPrChange w:id="1524" w:author="Fabienne Schmaus" w:date="2026-05-11T11:34:00Z" w16du:dateUtc="2026-05-11T09:34:00Z">
                      <w:pPr>
                        <w:tabs>
                          <w:tab w:val="left" w:pos="273"/>
                          <w:tab w:val="left" w:pos="2441"/>
                          <w:tab w:val="left" w:pos="2880"/>
                        </w:tabs>
                        <w:spacing w:after="0" w:line="276" w:lineRule="auto"/>
                      </w:pPr>
                    </w:pPrChange>
                  </w:pPr>
                  <w:del w:id="1525" w:author="Michael Kohl" w:date="2026-05-20T14:51:00Z" w16du:dateUtc="2026-05-20T12:51:00Z">
                    <w:r w:rsidRPr="003935DB" w:rsidDel="003F3FC7">
                      <w:rPr>
                        <w:rFonts w:cstheme="minorHAnsi"/>
                      </w:rPr>
                      <w:delText>Teilweise wahr</w:delText>
                    </w:r>
                  </w:del>
                </w:p>
              </w:tc>
              <w:tc>
                <w:tcPr>
                  <w:tcW w:w="5216" w:type="dxa"/>
                  <w:vAlign w:val="center"/>
                  <w:hideMark/>
                </w:tcPr>
                <w:p w14:paraId="1883D728" w14:textId="1E4AE098" w:rsidR="00D575E0" w:rsidRPr="003935DB" w:rsidDel="003F3FC7" w:rsidRDefault="00D575E0">
                  <w:pPr>
                    <w:shd w:val="clear" w:color="auto" w:fill="FBE4D5" w:themeFill="accent2" w:themeFillTint="33"/>
                    <w:tabs>
                      <w:tab w:val="left" w:pos="273"/>
                      <w:tab w:val="left" w:pos="2441"/>
                      <w:tab w:val="left" w:pos="2880"/>
                    </w:tabs>
                    <w:spacing w:after="0" w:line="276" w:lineRule="auto"/>
                    <w:rPr>
                      <w:del w:id="1526" w:author="Michael Kohl" w:date="2026-05-20T14:51:00Z" w16du:dateUtc="2026-05-20T12:51:00Z"/>
                      <w:rFonts w:cstheme="minorHAnsi"/>
                    </w:rPr>
                    <w:pPrChange w:id="1527" w:author="Fabienne Schmaus" w:date="2026-05-11T11:34:00Z" w16du:dateUtc="2026-05-11T09:34:00Z">
                      <w:pPr>
                        <w:tabs>
                          <w:tab w:val="left" w:pos="273"/>
                          <w:tab w:val="left" w:pos="2441"/>
                          <w:tab w:val="left" w:pos="2880"/>
                        </w:tabs>
                        <w:spacing w:after="0" w:line="276" w:lineRule="auto"/>
                      </w:pPr>
                    </w:pPrChange>
                  </w:pPr>
                  <w:del w:id="1528" w:author="Michael Kohl" w:date="2026-05-20T14:51:00Z" w16du:dateUtc="2026-05-20T12:51:00Z">
                    <w:r w:rsidRPr="003935DB" w:rsidDel="003F3FC7">
                      <w:rPr>
                        <w:rFonts w:cstheme="minorHAnsi"/>
                        <w:b/>
                        <w:bCs/>
                      </w:rPr>
                      <w:delText>Qualität</w:delText>
                    </w:r>
                    <w:r w:rsidRPr="003935DB" w:rsidDel="003F3FC7">
                      <w:rPr>
                        <w:rFonts w:cstheme="minorHAnsi"/>
                      </w:rPr>
                      <w:delText>: schwache Evidenz, individuell sehr unterschiedlich</w:delText>
                    </w:r>
                  </w:del>
                </w:p>
              </w:tc>
            </w:tr>
            <w:tr w:rsidR="00D575E0" w:rsidRPr="003935DB" w:rsidDel="003F3FC7" w14:paraId="20C287CB" w14:textId="59A91A9C" w:rsidTr="00D575E0">
              <w:trPr>
                <w:tblCellSpacing w:w="15" w:type="dxa"/>
                <w:del w:id="1529" w:author="Michael Kohl" w:date="2026-05-20T14:51:00Z" w16du:dateUtc="2026-05-20T12:51:00Z"/>
              </w:trPr>
              <w:tc>
                <w:tcPr>
                  <w:tcW w:w="2788" w:type="dxa"/>
                  <w:vAlign w:val="center"/>
                  <w:hideMark/>
                </w:tcPr>
                <w:p w14:paraId="3648EE7A" w14:textId="7F3484FC" w:rsidR="00D575E0" w:rsidRPr="003935DB" w:rsidDel="003F3FC7" w:rsidRDefault="00D575E0">
                  <w:pPr>
                    <w:shd w:val="clear" w:color="auto" w:fill="FBE4D5" w:themeFill="accent2" w:themeFillTint="33"/>
                    <w:tabs>
                      <w:tab w:val="left" w:pos="273"/>
                      <w:tab w:val="left" w:pos="2441"/>
                      <w:tab w:val="left" w:pos="2880"/>
                    </w:tabs>
                    <w:spacing w:after="0" w:line="276" w:lineRule="auto"/>
                    <w:rPr>
                      <w:del w:id="1530" w:author="Michael Kohl" w:date="2026-05-20T14:51:00Z" w16du:dateUtc="2026-05-20T12:51:00Z"/>
                      <w:rFonts w:cstheme="minorHAnsi"/>
                    </w:rPr>
                    <w:pPrChange w:id="1531" w:author="Fabienne Schmaus" w:date="2026-05-11T11:34:00Z" w16du:dateUtc="2026-05-11T09:34:00Z">
                      <w:pPr>
                        <w:tabs>
                          <w:tab w:val="left" w:pos="273"/>
                          <w:tab w:val="left" w:pos="2441"/>
                          <w:tab w:val="left" w:pos="2880"/>
                        </w:tabs>
                        <w:spacing w:after="0" w:line="276" w:lineRule="auto"/>
                      </w:pPr>
                    </w:pPrChange>
                  </w:pPr>
                  <w:del w:id="1532" w:author="Michael Kohl" w:date="2026-05-20T14:51:00Z" w16du:dateUtc="2026-05-20T12:51:00Z">
                    <w:r w:rsidRPr="003935DB" w:rsidDel="003F3FC7">
                      <w:rPr>
                        <w:rFonts w:cstheme="minorHAnsi"/>
                      </w:rPr>
                      <w:delText>Fingerknacken gibt Arthrose</w:delText>
                    </w:r>
                  </w:del>
                </w:p>
              </w:tc>
              <w:tc>
                <w:tcPr>
                  <w:tcW w:w="1282" w:type="dxa"/>
                  <w:vAlign w:val="center"/>
                  <w:hideMark/>
                </w:tcPr>
                <w:p w14:paraId="26F187E7" w14:textId="268F9A42" w:rsidR="00D575E0" w:rsidRPr="003935DB" w:rsidDel="003F3FC7" w:rsidRDefault="00D575E0">
                  <w:pPr>
                    <w:shd w:val="clear" w:color="auto" w:fill="FBE4D5" w:themeFill="accent2" w:themeFillTint="33"/>
                    <w:tabs>
                      <w:tab w:val="left" w:pos="273"/>
                      <w:tab w:val="left" w:pos="2441"/>
                      <w:tab w:val="left" w:pos="2880"/>
                    </w:tabs>
                    <w:spacing w:after="0" w:line="276" w:lineRule="auto"/>
                    <w:rPr>
                      <w:del w:id="1533" w:author="Michael Kohl" w:date="2026-05-20T14:51:00Z" w16du:dateUtc="2026-05-20T12:51:00Z"/>
                      <w:rFonts w:cstheme="minorHAnsi"/>
                    </w:rPr>
                    <w:pPrChange w:id="1534" w:author="Fabienne Schmaus" w:date="2026-05-11T11:34:00Z" w16du:dateUtc="2026-05-11T09:34:00Z">
                      <w:pPr>
                        <w:tabs>
                          <w:tab w:val="left" w:pos="273"/>
                          <w:tab w:val="left" w:pos="2441"/>
                          <w:tab w:val="left" w:pos="2880"/>
                        </w:tabs>
                        <w:spacing w:after="0" w:line="276" w:lineRule="auto"/>
                      </w:pPr>
                    </w:pPrChange>
                  </w:pPr>
                  <w:del w:id="1535" w:author="Michael Kohl" w:date="2026-05-20T14:51:00Z" w16du:dateUtc="2026-05-20T12:51:00Z">
                    <w:r w:rsidRPr="003935DB" w:rsidDel="003F3FC7">
                      <w:rPr>
                        <w:rFonts w:cstheme="minorHAnsi"/>
                      </w:rPr>
                      <w:delText>Fake</w:delText>
                    </w:r>
                  </w:del>
                </w:p>
              </w:tc>
              <w:tc>
                <w:tcPr>
                  <w:tcW w:w="5216" w:type="dxa"/>
                  <w:vAlign w:val="center"/>
                  <w:hideMark/>
                </w:tcPr>
                <w:p w14:paraId="1AF76AA2" w14:textId="1BB06897" w:rsidR="00D575E0" w:rsidRPr="003935DB" w:rsidDel="003F3FC7" w:rsidRDefault="00D575E0">
                  <w:pPr>
                    <w:shd w:val="clear" w:color="auto" w:fill="FBE4D5" w:themeFill="accent2" w:themeFillTint="33"/>
                    <w:tabs>
                      <w:tab w:val="left" w:pos="273"/>
                      <w:tab w:val="left" w:pos="2441"/>
                      <w:tab w:val="left" w:pos="2880"/>
                    </w:tabs>
                    <w:spacing w:after="0" w:line="276" w:lineRule="auto"/>
                    <w:rPr>
                      <w:del w:id="1536" w:author="Michael Kohl" w:date="2026-05-20T14:51:00Z" w16du:dateUtc="2026-05-20T12:51:00Z"/>
                      <w:rFonts w:cstheme="minorHAnsi"/>
                    </w:rPr>
                    <w:pPrChange w:id="1537" w:author="Fabienne Schmaus" w:date="2026-05-11T11:34:00Z" w16du:dateUtc="2026-05-11T09:34:00Z">
                      <w:pPr>
                        <w:tabs>
                          <w:tab w:val="left" w:pos="273"/>
                          <w:tab w:val="left" w:pos="2441"/>
                          <w:tab w:val="left" w:pos="2880"/>
                        </w:tabs>
                        <w:spacing w:after="0" w:line="276" w:lineRule="auto"/>
                      </w:pPr>
                    </w:pPrChange>
                  </w:pPr>
                  <w:del w:id="1538" w:author="Michael Kohl" w:date="2026-05-20T14:51:00Z" w16du:dateUtc="2026-05-20T12:51:00Z">
                    <w:r w:rsidRPr="003935DB" w:rsidDel="003F3FC7">
                      <w:rPr>
                        <w:rFonts w:cstheme="minorHAnsi"/>
                        <w:b/>
                        <w:bCs/>
                      </w:rPr>
                      <w:delText>Querbezüge</w:delText>
                    </w:r>
                    <w:r w:rsidRPr="003935DB" w:rsidDel="003F3FC7">
                      <w:rPr>
                        <w:rFonts w:cstheme="minorHAnsi"/>
                      </w:rPr>
                      <w:delText>: Langzeitstudien zeigen keinen Zusammenhang</w:delText>
                    </w:r>
                  </w:del>
                </w:p>
              </w:tc>
            </w:tr>
          </w:tbl>
          <w:p w14:paraId="4D093246" w14:textId="77777777" w:rsidR="00D575E0" w:rsidRPr="003935DB" w:rsidRDefault="00D575E0">
            <w:pPr>
              <w:shd w:val="clear" w:color="auto" w:fill="FBE4D5" w:themeFill="accent2" w:themeFillTint="33"/>
              <w:tabs>
                <w:tab w:val="left" w:pos="273"/>
                <w:tab w:val="left" w:pos="2441"/>
                <w:tab w:val="left" w:pos="2880"/>
              </w:tabs>
              <w:rPr>
                <w:rFonts w:cstheme="minorHAnsi"/>
                <w:b/>
                <w:bCs/>
              </w:rPr>
              <w:pPrChange w:id="1539" w:author="Fabienne Schmaus" w:date="2026-05-11T11:38:00Z" w16du:dateUtc="2026-05-11T09:38:00Z">
                <w:pPr>
                  <w:tabs>
                    <w:tab w:val="left" w:pos="273"/>
                    <w:tab w:val="left" w:pos="2441"/>
                    <w:tab w:val="left" w:pos="2880"/>
                  </w:tabs>
                  <w:spacing w:line="276" w:lineRule="auto"/>
                </w:pPr>
              </w:pPrChange>
            </w:pPr>
          </w:p>
          <w:p w14:paraId="61E04066" w14:textId="763792D7" w:rsidR="00D575E0" w:rsidRPr="003935DB" w:rsidRDefault="00D575E0">
            <w:pPr>
              <w:shd w:val="clear" w:color="auto" w:fill="FBE4D5" w:themeFill="accent2" w:themeFillTint="33"/>
              <w:tabs>
                <w:tab w:val="left" w:pos="273"/>
                <w:tab w:val="left" w:pos="2441"/>
                <w:tab w:val="left" w:pos="2880"/>
              </w:tabs>
              <w:rPr>
                <w:rFonts w:cstheme="minorHAnsi"/>
              </w:rPr>
              <w:pPrChange w:id="1540" w:author="Fabienne Schmaus" w:date="2026-05-11T11:38:00Z" w16du:dateUtc="2026-05-11T09:38:00Z">
                <w:pPr>
                  <w:tabs>
                    <w:tab w:val="left" w:pos="273"/>
                    <w:tab w:val="left" w:pos="2441"/>
                    <w:tab w:val="left" w:pos="2880"/>
                  </w:tabs>
                  <w:spacing w:line="276" w:lineRule="auto"/>
                </w:pPr>
              </w:pPrChange>
            </w:pPr>
            <w:r w:rsidRPr="003935DB">
              <w:rPr>
                <w:rFonts w:cstheme="minorHAnsi"/>
                <w:b/>
                <w:bCs/>
              </w:rPr>
              <w:t>Pädagogische Hinweise:</w:t>
            </w:r>
          </w:p>
          <w:p w14:paraId="73137818" w14:textId="23D1B9CA" w:rsidR="00D575E0" w:rsidRPr="003935DB" w:rsidRDefault="0073491E">
            <w:pPr>
              <w:numPr>
                <w:ilvl w:val="0"/>
                <w:numId w:val="49"/>
              </w:numPr>
              <w:shd w:val="clear" w:color="auto" w:fill="FBE4D5" w:themeFill="accent2" w:themeFillTint="33"/>
              <w:tabs>
                <w:tab w:val="left" w:pos="273"/>
                <w:tab w:val="left" w:pos="2441"/>
                <w:tab w:val="left" w:pos="2880"/>
              </w:tabs>
              <w:rPr>
                <w:rFonts w:cstheme="minorHAnsi"/>
              </w:rPr>
              <w:pPrChange w:id="1541" w:author="Fabienne Schmaus" w:date="2026-05-11T11:38:00Z" w16du:dateUtc="2026-05-11T09:38:00Z">
                <w:pPr>
                  <w:numPr>
                    <w:numId w:val="49"/>
                  </w:numPr>
                  <w:tabs>
                    <w:tab w:val="left" w:pos="273"/>
                    <w:tab w:val="num" w:pos="720"/>
                    <w:tab w:val="left" w:pos="2441"/>
                    <w:tab w:val="left" w:pos="2880"/>
                  </w:tabs>
                  <w:spacing w:line="276" w:lineRule="auto"/>
                  <w:ind w:left="720" w:hanging="360"/>
                </w:pPr>
              </w:pPrChange>
            </w:pPr>
            <w:ins w:id="1542" w:author="Fabienne Schmaus" w:date="2026-05-11T11:38:00Z" w16du:dateUtc="2026-05-11T09:38:00Z">
              <w:r>
                <w:rPr>
                  <w:rFonts w:cstheme="minorHAnsi"/>
                </w:rPr>
                <w:lastRenderedPageBreak/>
                <w:t>a</w:t>
              </w:r>
            </w:ins>
            <w:del w:id="1543" w:author="Fabienne Schmaus" w:date="2026-05-11T11:38:00Z" w16du:dateUtc="2026-05-11T09:38:00Z">
              <w:r w:rsidR="00D575E0" w:rsidRPr="003935DB" w:rsidDel="0073491E">
                <w:rPr>
                  <w:rFonts w:cstheme="minorHAnsi"/>
                </w:rPr>
                <w:delText>A</w:delText>
              </w:r>
            </w:del>
            <w:r w:rsidR="00D575E0" w:rsidRPr="003935DB">
              <w:rPr>
                <w:rFonts w:cstheme="minorHAnsi"/>
              </w:rPr>
              <w:t xml:space="preserve">uch </w:t>
            </w:r>
            <w:r w:rsidR="008A0BA9">
              <w:rPr>
                <w:rFonts w:cstheme="minorHAnsi"/>
              </w:rPr>
              <w:t>„</w:t>
            </w:r>
            <w:r w:rsidR="00D575E0" w:rsidRPr="003935DB">
              <w:rPr>
                <w:rFonts w:cstheme="minorHAnsi"/>
              </w:rPr>
              <w:t>Teilweise wahr</w:t>
            </w:r>
            <w:r w:rsidR="008A0BA9">
              <w:rPr>
                <w:rFonts w:cstheme="minorHAnsi"/>
              </w:rPr>
              <w:t>“</w:t>
            </w:r>
            <w:r w:rsidR="00D575E0" w:rsidRPr="003935DB">
              <w:rPr>
                <w:rFonts w:cstheme="minorHAnsi"/>
              </w:rPr>
              <w:t xml:space="preserve"> ausdrücklich würdigen</w:t>
            </w:r>
            <w:ins w:id="1544" w:author="Fabienne Schmaus" w:date="2026-05-11T09:55:00Z" w16du:dateUtc="2026-05-11T07:55:00Z">
              <w:r w:rsidR="00750E4B">
                <w:rPr>
                  <w:rFonts w:cstheme="minorHAnsi"/>
                </w:rPr>
                <w:t>:</w:t>
              </w:r>
            </w:ins>
            <w:del w:id="1545" w:author="Fabienne Schmaus" w:date="2026-05-11T09:55:00Z" w16du:dateUtc="2026-05-11T07:55:00Z">
              <w:r w:rsidR="00D575E0" w:rsidRPr="003935DB" w:rsidDel="00750E4B">
                <w:rPr>
                  <w:rFonts w:cstheme="minorHAnsi"/>
                </w:rPr>
                <w:delText xml:space="preserve"> –</w:delText>
              </w:r>
            </w:del>
            <w:r w:rsidR="00D575E0" w:rsidRPr="003935DB">
              <w:rPr>
                <w:rFonts w:cstheme="minorHAnsi"/>
              </w:rPr>
              <w:t xml:space="preserve"> das Erkennen von Differenziertheit ist eine wichtige Lernleistung</w:t>
            </w:r>
          </w:p>
          <w:p w14:paraId="4CF33843" w14:textId="7B2DAF34" w:rsidR="00D575E0" w:rsidRPr="003935DB" w:rsidRDefault="00D575E0">
            <w:pPr>
              <w:numPr>
                <w:ilvl w:val="0"/>
                <w:numId w:val="49"/>
              </w:numPr>
              <w:shd w:val="clear" w:color="auto" w:fill="FBE4D5" w:themeFill="accent2" w:themeFillTint="33"/>
              <w:tabs>
                <w:tab w:val="left" w:pos="273"/>
                <w:tab w:val="left" w:pos="2441"/>
                <w:tab w:val="left" w:pos="2880"/>
              </w:tabs>
              <w:rPr>
                <w:rFonts w:cstheme="minorHAnsi"/>
              </w:rPr>
              <w:pPrChange w:id="1546" w:author="Fabienne Schmaus" w:date="2026-05-11T11:38:00Z" w16du:dateUtc="2026-05-11T09:38:00Z">
                <w:pPr>
                  <w:numPr>
                    <w:numId w:val="49"/>
                  </w:numPr>
                  <w:tabs>
                    <w:tab w:val="left" w:pos="273"/>
                    <w:tab w:val="num" w:pos="720"/>
                    <w:tab w:val="left" w:pos="2441"/>
                    <w:tab w:val="left" w:pos="2880"/>
                  </w:tabs>
                  <w:spacing w:line="276" w:lineRule="auto"/>
                  <w:ind w:left="720" w:hanging="360"/>
                </w:pPr>
              </w:pPrChange>
            </w:pPr>
            <w:r w:rsidRPr="003935DB">
              <w:rPr>
                <w:rFonts w:cstheme="minorHAnsi"/>
              </w:rPr>
              <w:t>Quiz nicht als Wettbewerb mit Verlierer</w:t>
            </w:r>
            <w:del w:id="1547" w:author="Fabienne Schmaus" w:date="2026-05-11T09:14:00Z" w16du:dateUtc="2026-05-11T07:14:00Z">
              <w:r w:rsidRPr="003935DB" w:rsidDel="00F7152F">
                <w:rPr>
                  <w:rFonts w:cstheme="minorHAnsi"/>
                </w:rPr>
                <w:delText>:</w:delText>
              </w:r>
            </w:del>
            <w:r w:rsidRPr="003935DB">
              <w:rPr>
                <w:rFonts w:cstheme="minorHAnsi"/>
              </w:rPr>
              <w:t xml:space="preserve">innen </w:t>
            </w:r>
            <w:ins w:id="1548" w:author="Fabienne Schmaus" w:date="2026-05-11T09:14:00Z" w16du:dateUtc="2026-05-11T07:14:00Z">
              <w:r w:rsidR="00F7152F">
                <w:rPr>
                  <w:rFonts w:cstheme="minorHAnsi"/>
                </w:rPr>
                <w:t xml:space="preserve">und Verlieren </w:t>
              </w:r>
            </w:ins>
            <w:r w:rsidRPr="003935DB">
              <w:rPr>
                <w:rFonts w:cstheme="minorHAnsi"/>
              </w:rPr>
              <w:t>aufbauen; Fokus liegt auf gemeinsamem Lernen</w:t>
            </w:r>
          </w:p>
          <w:p w14:paraId="29C252CF" w14:textId="6FD4654A" w:rsidR="00D575E0" w:rsidRPr="003935DB" w:rsidRDefault="00D575E0">
            <w:pPr>
              <w:numPr>
                <w:ilvl w:val="0"/>
                <w:numId w:val="49"/>
              </w:numPr>
              <w:shd w:val="clear" w:color="auto" w:fill="FBE4D5" w:themeFill="accent2" w:themeFillTint="33"/>
              <w:tabs>
                <w:tab w:val="left" w:pos="273"/>
                <w:tab w:val="left" w:pos="2441"/>
                <w:tab w:val="left" w:pos="2880"/>
              </w:tabs>
              <w:rPr>
                <w:rFonts w:cstheme="minorHAnsi"/>
              </w:rPr>
              <w:pPrChange w:id="1549" w:author="Fabienne Schmaus" w:date="2026-05-11T11:38:00Z" w16du:dateUtc="2026-05-11T09:38:00Z">
                <w:pPr>
                  <w:numPr>
                    <w:numId w:val="49"/>
                  </w:numPr>
                  <w:tabs>
                    <w:tab w:val="left" w:pos="273"/>
                    <w:tab w:val="num" w:pos="720"/>
                    <w:tab w:val="left" w:pos="2441"/>
                    <w:tab w:val="left" w:pos="2880"/>
                  </w:tabs>
                  <w:spacing w:line="276" w:lineRule="auto"/>
                  <w:ind w:left="720" w:hanging="360"/>
                </w:pPr>
              </w:pPrChange>
            </w:pPr>
            <w:del w:id="1550" w:author="Fabienne Schmaus" w:date="2026-05-11T11:38:00Z" w16du:dateUtc="2026-05-11T09:38:00Z">
              <w:r w:rsidRPr="003935DB" w:rsidDel="0073491E">
                <w:rPr>
                  <w:rFonts w:cstheme="minorHAnsi"/>
                </w:rPr>
                <w:delText xml:space="preserve">Besonders </w:delText>
              </w:r>
            </w:del>
            <w:ins w:id="1551" w:author="Fabienne Schmaus" w:date="2026-05-11T11:38:00Z" w16du:dateUtc="2026-05-11T09:38:00Z">
              <w:r w:rsidR="0073491E">
                <w:rPr>
                  <w:rFonts w:cstheme="minorHAnsi"/>
                </w:rPr>
                <w:t>b</w:t>
              </w:r>
              <w:r w:rsidR="0073491E" w:rsidRPr="003935DB">
                <w:rPr>
                  <w:rFonts w:cstheme="minorHAnsi"/>
                </w:rPr>
                <w:t xml:space="preserve">esonders </w:t>
              </w:r>
            </w:ins>
            <w:r w:rsidRPr="003935DB">
              <w:rPr>
                <w:rFonts w:cstheme="minorHAnsi"/>
              </w:rPr>
              <w:t>gute Karten (mit Einverständnis) für künftige Klassen aufheben oder als Klassen-Aushang nutzen</w:t>
            </w:r>
          </w:p>
          <w:p w14:paraId="1EEF9B54" w14:textId="2F56AC0A" w:rsidR="00D575E0" w:rsidRPr="003935DB" w:rsidRDefault="00D575E0">
            <w:pPr>
              <w:numPr>
                <w:ilvl w:val="0"/>
                <w:numId w:val="49"/>
              </w:numPr>
              <w:shd w:val="clear" w:color="auto" w:fill="FBE4D5" w:themeFill="accent2" w:themeFillTint="33"/>
              <w:tabs>
                <w:tab w:val="left" w:pos="273"/>
                <w:tab w:val="left" w:pos="2441"/>
                <w:tab w:val="left" w:pos="2880"/>
              </w:tabs>
              <w:rPr>
                <w:rFonts w:cstheme="minorHAnsi"/>
              </w:rPr>
              <w:pPrChange w:id="1552" w:author="Fabienne Schmaus" w:date="2026-05-11T11:38:00Z" w16du:dateUtc="2026-05-11T09:38:00Z">
                <w:pPr>
                  <w:numPr>
                    <w:numId w:val="49"/>
                  </w:numPr>
                  <w:tabs>
                    <w:tab w:val="left" w:pos="273"/>
                    <w:tab w:val="num" w:pos="720"/>
                    <w:tab w:val="left" w:pos="2441"/>
                    <w:tab w:val="left" w:pos="2880"/>
                  </w:tabs>
                  <w:spacing w:line="276" w:lineRule="auto"/>
                  <w:ind w:left="720" w:hanging="360"/>
                </w:pPr>
              </w:pPrChange>
            </w:pPr>
            <w:r w:rsidRPr="003935DB">
              <w:rPr>
                <w:rFonts w:cstheme="minorHAnsi"/>
              </w:rPr>
              <w:t>Wenn ein 2er-Team eine Behauptung wählt, die die Lehrkraft selbst nicht sicher einschätzen kann: gemeinsam mit der Klasse die QQQQ-Methode anwenden</w:t>
            </w:r>
            <w:ins w:id="1553" w:author="Fabienne Schmaus" w:date="2026-05-11T11:38:00Z" w16du:dateUtc="2026-05-11T09:38:00Z">
              <w:r w:rsidR="00A12F29">
                <w:rPr>
                  <w:rFonts w:cstheme="minorHAnsi"/>
                </w:rPr>
                <w:t>: D</w:t>
              </w:r>
            </w:ins>
            <w:del w:id="1554" w:author="Fabienne Schmaus" w:date="2026-05-11T11:38:00Z" w16du:dateUtc="2026-05-11T09:38:00Z">
              <w:r w:rsidRPr="003935DB" w:rsidDel="00A12F29">
                <w:rPr>
                  <w:rFonts w:cstheme="minorHAnsi"/>
                </w:rPr>
                <w:delText xml:space="preserve"> – d</w:delText>
              </w:r>
            </w:del>
            <w:r w:rsidRPr="003935DB">
              <w:rPr>
                <w:rFonts w:cstheme="minorHAnsi"/>
              </w:rPr>
              <w:t>as ist ein lehrreicher Modellfall</w:t>
            </w:r>
            <w:ins w:id="1555" w:author="Fabienne Schmaus" w:date="2026-05-11T11:38:00Z" w16du:dateUtc="2026-05-11T09:38:00Z">
              <w:r w:rsidR="00A12F29">
                <w:rPr>
                  <w:rFonts w:cstheme="minorHAnsi"/>
                </w:rPr>
                <w:t>.</w:t>
              </w:r>
            </w:ins>
          </w:p>
          <w:p w14:paraId="18DF8AC0" w14:textId="77777777" w:rsidR="00D575E0" w:rsidRPr="003935DB" w:rsidRDefault="00D575E0">
            <w:pPr>
              <w:shd w:val="clear" w:color="auto" w:fill="FBE4D5" w:themeFill="accent2" w:themeFillTint="33"/>
              <w:tabs>
                <w:tab w:val="left" w:pos="273"/>
                <w:tab w:val="left" w:pos="2441"/>
                <w:tab w:val="left" w:pos="2880"/>
              </w:tabs>
              <w:rPr>
                <w:rFonts w:cstheme="minorHAnsi"/>
              </w:rPr>
              <w:pPrChange w:id="1556" w:author="Fabienne Schmaus" w:date="2026-05-11T11:38:00Z" w16du:dateUtc="2026-05-11T09:38:00Z">
                <w:pPr>
                  <w:tabs>
                    <w:tab w:val="left" w:pos="273"/>
                    <w:tab w:val="left" w:pos="2441"/>
                    <w:tab w:val="left" w:pos="2880"/>
                  </w:tabs>
                  <w:spacing w:line="276" w:lineRule="auto"/>
                </w:pPr>
              </w:pPrChange>
            </w:pPr>
          </w:p>
          <w:p w14:paraId="299599D2" w14:textId="4DA2D632" w:rsidR="00D575E0" w:rsidRPr="003935DB" w:rsidDel="00A12F29" w:rsidRDefault="00D575E0">
            <w:pPr>
              <w:shd w:val="clear" w:color="auto" w:fill="FBE4D5" w:themeFill="accent2" w:themeFillTint="33"/>
              <w:tabs>
                <w:tab w:val="left" w:pos="273"/>
                <w:tab w:val="left" w:pos="2441"/>
                <w:tab w:val="left" w:pos="2880"/>
              </w:tabs>
              <w:rPr>
                <w:del w:id="1557" w:author="Fabienne Schmaus" w:date="2026-05-11T11:39:00Z" w16du:dateUtc="2026-05-11T09:39:00Z"/>
                <w:rFonts w:cstheme="minorHAnsi"/>
              </w:rPr>
              <w:pPrChange w:id="1558" w:author="Fabienne Schmaus" w:date="2026-05-11T11:38:00Z" w16du:dateUtc="2026-05-11T09:38:00Z">
                <w:pPr>
                  <w:tabs>
                    <w:tab w:val="left" w:pos="273"/>
                    <w:tab w:val="left" w:pos="2441"/>
                    <w:tab w:val="left" w:pos="2880"/>
                  </w:tabs>
                  <w:spacing w:line="276" w:lineRule="auto"/>
                </w:pPr>
              </w:pPrChange>
            </w:pPr>
          </w:p>
          <w:p w14:paraId="58C37F18" w14:textId="6FD76DAE" w:rsidR="00EC2EA6" w:rsidRPr="00750E4B" w:rsidRDefault="00EC2EA6">
            <w:pPr>
              <w:shd w:val="clear" w:color="auto" w:fill="FBE4D5" w:themeFill="accent2" w:themeFillTint="33"/>
              <w:tabs>
                <w:tab w:val="left" w:pos="273"/>
                <w:tab w:val="left" w:pos="2441"/>
                <w:tab w:val="left" w:pos="2880"/>
              </w:tabs>
              <w:spacing w:line="276" w:lineRule="auto"/>
              <w:rPr>
                <w:rFonts w:cstheme="minorHAnsi"/>
                <w:b/>
                <w:bCs/>
                <w:rPrChange w:id="1559" w:author="Fabienne Schmaus" w:date="2026-05-11T09:56:00Z" w16du:dateUtc="2026-05-11T07:56:00Z">
                  <w:rPr>
                    <w:rFonts w:cstheme="minorHAnsi"/>
                  </w:rPr>
                </w:rPrChange>
              </w:rPr>
              <w:pPrChange w:id="1560" w:author="Fabienne Schmaus" w:date="2026-05-11T11:34:00Z" w16du:dateUtc="2026-05-11T09:34:00Z">
                <w:pPr>
                  <w:tabs>
                    <w:tab w:val="left" w:pos="273"/>
                    <w:tab w:val="left" w:pos="2441"/>
                    <w:tab w:val="left" w:pos="2880"/>
                  </w:tabs>
                  <w:spacing w:line="276" w:lineRule="auto"/>
                </w:pPr>
              </w:pPrChange>
            </w:pPr>
            <w:del w:id="1561" w:author="Fabienne Schmaus" w:date="2026-05-11T09:55:00Z" w16du:dateUtc="2026-05-11T07:55:00Z">
              <w:r w:rsidRPr="00750E4B" w:rsidDel="00750E4B">
                <w:rPr>
                  <w:rFonts w:cstheme="minorHAnsi"/>
                  <w:b/>
                  <w:bCs/>
                  <w:rPrChange w:id="1562" w:author="Fabienne Schmaus" w:date="2026-05-11T09:56:00Z" w16du:dateUtc="2026-05-11T07:56:00Z">
                    <w:rPr>
                      <w:rFonts w:cstheme="minorHAnsi"/>
                    </w:rPr>
                  </w:rPrChange>
                </w:rPr>
                <w:delText xml:space="preserve">Sekundarstufe </w:delText>
              </w:r>
            </w:del>
            <w:ins w:id="1563" w:author="Fabienne Schmaus" w:date="2026-05-11T09:55:00Z" w16du:dateUtc="2026-05-11T07:55:00Z">
              <w:r w:rsidR="00750E4B" w:rsidRPr="00750E4B">
                <w:rPr>
                  <w:rFonts w:cstheme="minorHAnsi"/>
                  <w:b/>
                  <w:bCs/>
                  <w:rPrChange w:id="1564" w:author="Fabienne Schmaus" w:date="2026-05-11T09:56:00Z" w16du:dateUtc="2026-05-11T07:56:00Z">
                    <w:rPr>
                      <w:rFonts w:cstheme="minorHAnsi"/>
                    </w:rPr>
                  </w:rPrChange>
                </w:rPr>
                <w:t xml:space="preserve">Sek. </w:t>
              </w:r>
            </w:ins>
            <w:r w:rsidRPr="00750E4B">
              <w:rPr>
                <w:rFonts w:cstheme="minorHAnsi"/>
                <w:b/>
                <w:bCs/>
                <w:rPrChange w:id="1565" w:author="Fabienne Schmaus" w:date="2026-05-11T09:56:00Z" w16du:dateUtc="2026-05-11T07:56:00Z">
                  <w:rPr>
                    <w:rFonts w:cstheme="minorHAnsi"/>
                  </w:rPr>
                </w:rPrChange>
              </w:rPr>
              <w:t xml:space="preserve">II: Viralen Gesundheitspost entwickeln (Arbeitsblatt </w:t>
            </w:r>
            <w:del w:id="1566" w:author="Fabienne Schmaus" w:date="2026-05-11T09:56:00Z" w16du:dateUtc="2026-05-11T07:56:00Z">
              <w:r w:rsidRPr="00750E4B" w:rsidDel="00750E4B">
                <w:rPr>
                  <w:rFonts w:cstheme="minorHAnsi"/>
                  <w:b/>
                  <w:bCs/>
                  <w:rPrChange w:id="1567" w:author="Fabienne Schmaus" w:date="2026-05-11T09:56:00Z" w16du:dateUtc="2026-05-11T07:56:00Z">
                    <w:rPr>
                      <w:rFonts w:cstheme="minorHAnsi"/>
                    </w:rPr>
                  </w:rPrChange>
                </w:rPr>
                <w:delText>5b</w:delText>
              </w:r>
            </w:del>
            <w:ins w:id="1568" w:author="Fabienne Schmaus" w:date="2026-05-11T09:56:00Z" w16du:dateUtc="2026-05-11T07:56:00Z">
              <w:r w:rsidR="00750E4B" w:rsidRPr="00750E4B">
                <w:rPr>
                  <w:rFonts w:cstheme="minorHAnsi"/>
                  <w:b/>
                  <w:bCs/>
                  <w:rPrChange w:id="1569" w:author="Fabienne Schmaus" w:date="2026-05-11T09:56:00Z" w16du:dateUtc="2026-05-11T07:56:00Z">
                    <w:rPr>
                      <w:rFonts w:cstheme="minorHAnsi"/>
                    </w:rPr>
                  </w:rPrChange>
                </w:rPr>
                <w:t>6</w:t>
              </w:r>
            </w:ins>
            <w:r w:rsidRPr="00750E4B">
              <w:rPr>
                <w:rFonts w:cstheme="minorHAnsi"/>
                <w:b/>
                <w:bCs/>
                <w:rPrChange w:id="1570" w:author="Fabienne Schmaus" w:date="2026-05-11T09:56:00Z" w16du:dateUtc="2026-05-11T07:56:00Z">
                  <w:rPr>
                    <w:rFonts w:cstheme="minorHAnsi"/>
                  </w:rPr>
                </w:rPrChange>
              </w:rPr>
              <w:t>)</w:t>
            </w:r>
          </w:p>
          <w:p w14:paraId="1309E2FB" w14:textId="76E16D52" w:rsidR="00EC2EA6" w:rsidRPr="003935DB" w:rsidRDefault="00EC2EA6">
            <w:pPr>
              <w:shd w:val="clear" w:color="auto" w:fill="FBE4D5" w:themeFill="accent2" w:themeFillTint="33"/>
              <w:tabs>
                <w:tab w:val="left" w:pos="273"/>
                <w:tab w:val="left" w:pos="2441"/>
                <w:tab w:val="left" w:pos="2880"/>
              </w:tabs>
              <w:spacing w:line="276" w:lineRule="auto"/>
              <w:rPr>
                <w:rFonts w:cstheme="minorHAnsi"/>
              </w:rPr>
              <w:pPrChange w:id="1571" w:author="Fabienne Schmaus" w:date="2026-05-11T11:34:00Z" w16du:dateUtc="2026-05-11T09:34:00Z">
                <w:pPr>
                  <w:tabs>
                    <w:tab w:val="left" w:pos="273"/>
                    <w:tab w:val="left" w:pos="2441"/>
                    <w:tab w:val="left" w:pos="2880"/>
                  </w:tabs>
                  <w:spacing w:line="276" w:lineRule="auto"/>
                </w:pPr>
              </w:pPrChange>
            </w:pPr>
            <w:r w:rsidRPr="003935DB">
              <w:rPr>
                <w:rFonts w:cstheme="minorHAnsi"/>
              </w:rPr>
              <w:t xml:space="preserve">Pro 2er-Team wird </w:t>
            </w:r>
            <w:r w:rsidRPr="00A12F29">
              <w:rPr>
                <w:rFonts w:cstheme="minorHAnsi"/>
              </w:rPr>
              <w:t xml:space="preserve">ein </w:t>
            </w:r>
            <w:r w:rsidRPr="00A12F29">
              <w:rPr>
                <w:rFonts w:cstheme="minorHAnsi"/>
                <w:rPrChange w:id="1572" w:author="Fabienne Schmaus" w:date="2026-05-11T11:39:00Z" w16du:dateUtc="2026-05-11T09:39:00Z">
                  <w:rPr>
                    <w:rFonts w:cstheme="minorHAnsi"/>
                    <w:b/>
                    <w:bCs/>
                  </w:rPr>
                </w:rPrChange>
              </w:rPr>
              <w:t>fiktiver viraler Gesundheits</w:t>
            </w:r>
            <w:ins w:id="1573" w:author="Fabienne Schmaus" w:date="2026-05-11T11:39:00Z" w16du:dateUtc="2026-05-11T09:39:00Z">
              <w:r w:rsidR="00A12F29">
                <w:rPr>
                  <w:rFonts w:cstheme="minorHAnsi"/>
                </w:rPr>
                <w:t>p</w:t>
              </w:r>
            </w:ins>
            <w:del w:id="1574" w:author="Fabienne Schmaus" w:date="2026-05-11T11:39:00Z" w16du:dateUtc="2026-05-11T09:39:00Z">
              <w:r w:rsidRPr="00A12F29" w:rsidDel="00A12F29">
                <w:rPr>
                  <w:rFonts w:cstheme="minorHAnsi"/>
                  <w:rPrChange w:id="1575" w:author="Fabienne Schmaus" w:date="2026-05-11T11:39:00Z" w16du:dateUtc="2026-05-11T09:39:00Z">
                    <w:rPr>
                      <w:rFonts w:cstheme="minorHAnsi"/>
                      <w:b/>
                      <w:bCs/>
                    </w:rPr>
                  </w:rPrChange>
                </w:rPr>
                <w:delText>-P</w:delText>
              </w:r>
            </w:del>
            <w:r w:rsidRPr="00A12F29">
              <w:rPr>
                <w:rFonts w:cstheme="minorHAnsi"/>
                <w:rPrChange w:id="1576" w:author="Fabienne Schmaus" w:date="2026-05-11T11:39:00Z" w16du:dateUtc="2026-05-11T09:39:00Z">
                  <w:rPr>
                    <w:rFonts w:cstheme="minorHAnsi"/>
                    <w:b/>
                    <w:bCs/>
                  </w:rPr>
                </w:rPrChange>
              </w:rPr>
              <w:t>ost</w:t>
            </w:r>
            <w:r w:rsidRPr="00A12F29">
              <w:rPr>
                <w:rFonts w:cstheme="minorHAnsi"/>
              </w:rPr>
              <w:t xml:space="preserve"> entwickelt</w:t>
            </w:r>
            <w:ins w:id="1577" w:author="Fabienne Schmaus" w:date="2026-05-11T11:39:00Z" w16du:dateUtc="2026-05-11T09:39:00Z">
              <w:r w:rsidR="00A12F29">
                <w:rPr>
                  <w:rFonts w:cstheme="minorHAnsi"/>
                </w:rPr>
                <w:t xml:space="preserve">. </w:t>
              </w:r>
              <w:r w:rsidR="00A12F29">
                <w:rPr>
                  <w:rFonts w:cstheme="minorHAnsi"/>
                </w:rPr>
                <w:br/>
                <w:t>Auf der Vorderseite</w:t>
              </w:r>
            </w:ins>
            <w:ins w:id="1578" w:author="Fabienne Schmaus" w:date="2026-05-11T11:40:00Z" w16du:dateUtc="2026-05-11T09:40:00Z">
              <w:r w:rsidR="00A12F29">
                <w:rPr>
                  <w:rFonts w:cstheme="minorHAnsi"/>
                </w:rPr>
                <w:t xml:space="preserve"> (Mythen)</w:t>
              </w:r>
            </w:ins>
            <w:ins w:id="1579" w:author="Fabienne Schmaus" w:date="2026-05-11T11:39:00Z" w16du:dateUtc="2026-05-11T09:39:00Z">
              <w:r w:rsidR="00A12F29">
                <w:rPr>
                  <w:rFonts w:cstheme="minorHAnsi"/>
                </w:rPr>
                <w:t xml:space="preserve">: </w:t>
              </w:r>
            </w:ins>
            <w:del w:id="1580" w:author="Fabienne Schmaus" w:date="2026-05-11T11:39:00Z" w16du:dateUtc="2026-05-11T09:39:00Z">
              <w:r w:rsidRPr="00A12F29" w:rsidDel="00A12F29">
                <w:rPr>
                  <w:rFonts w:cstheme="minorHAnsi"/>
                </w:rPr>
                <w:delText xml:space="preserve">: </w:delText>
              </w:r>
            </w:del>
            <w:r w:rsidRPr="00A12F29">
              <w:rPr>
                <w:rFonts w:cstheme="minorHAnsi"/>
              </w:rPr>
              <w:t>Behauptung + Bild</w:t>
            </w:r>
            <w:ins w:id="1581" w:author="Fabienne Schmaus" w:date="2026-05-11T11:39:00Z" w16du:dateUtc="2026-05-11T09:39:00Z">
              <w:r w:rsidR="00A12F29">
                <w:rPr>
                  <w:rFonts w:cstheme="minorHAnsi"/>
                </w:rPr>
                <w:t xml:space="preserve">idee oder </w:t>
              </w:r>
            </w:ins>
            <w:del w:id="1582" w:author="Fabienne Schmaus" w:date="2026-05-11T11:39:00Z" w16du:dateUtc="2026-05-11T09:39:00Z">
              <w:r w:rsidRPr="00A12F29" w:rsidDel="00A12F29">
                <w:rPr>
                  <w:rFonts w:cstheme="minorHAnsi"/>
                </w:rPr>
                <w:delText>-/</w:delText>
              </w:r>
            </w:del>
            <w:r w:rsidRPr="00A12F29">
              <w:rPr>
                <w:rFonts w:cstheme="minorHAnsi"/>
              </w:rPr>
              <w:t>Captionidee + Hashtag</w:t>
            </w:r>
            <w:del w:id="1583" w:author="Fabienne Schmaus" w:date="2026-05-11T11:40:00Z" w16du:dateUtc="2026-05-11T09:40:00Z">
              <w:r w:rsidRPr="00A12F29" w:rsidDel="00A12F29">
                <w:rPr>
                  <w:rFonts w:cstheme="minorHAnsi"/>
                </w:rPr>
                <w:delText>.</w:delText>
              </w:r>
            </w:del>
            <w:r w:rsidRPr="00A12F29">
              <w:rPr>
                <w:rFonts w:cstheme="minorHAnsi"/>
              </w:rPr>
              <w:t xml:space="preserve"> </w:t>
            </w:r>
            <w:ins w:id="1584" w:author="Fabienne Schmaus" w:date="2026-05-11T11:40:00Z" w16du:dateUtc="2026-05-11T09:40:00Z">
              <w:r w:rsidR="00A12F29">
                <w:rPr>
                  <w:rFonts w:cstheme="minorHAnsi"/>
                </w:rPr>
                <w:br/>
              </w:r>
            </w:ins>
            <w:r w:rsidRPr="00A12F29">
              <w:rPr>
                <w:rFonts w:cstheme="minorHAnsi"/>
              </w:rPr>
              <w:t xml:space="preserve">Auf der </w:t>
            </w:r>
            <w:r w:rsidRPr="00A12F29">
              <w:rPr>
                <w:rFonts w:cstheme="minorHAnsi"/>
                <w:rPrChange w:id="1585" w:author="Fabienne Schmaus" w:date="2026-05-11T11:39:00Z" w16du:dateUtc="2026-05-11T09:39:00Z">
                  <w:rPr>
                    <w:rFonts w:cstheme="minorHAnsi"/>
                    <w:b/>
                    <w:bCs/>
                  </w:rPr>
                </w:rPrChange>
              </w:rPr>
              <w:t>Rückseite</w:t>
            </w:r>
            <w:ins w:id="1586" w:author="Fabienne Schmaus" w:date="2026-05-11T11:40:00Z" w16du:dateUtc="2026-05-11T09:40:00Z">
              <w:r w:rsidR="00A12F29">
                <w:rPr>
                  <w:rFonts w:cstheme="minorHAnsi"/>
                </w:rPr>
                <w:t xml:space="preserve"> (</w:t>
              </w:r>
            </w:ins>
            <w:del w:id="1587" w:author="Fabienne Schmaus" w:date="2026-05-11T11:40:00Z" w16du:dateUtc="2026-05-11T09:40:00Z">
              <w:r w:rsidRPr="00A12F29" w:rsidDel="00A12F29">
                <w:rPr>
                  <w:rFonts w:cstheme="minorHAnsi"/>
                </w:rPr>
                <w:delText xml:space="preserve">: </w:delText>
              </w:r>
            </w:del>
            <w:r w:rsidRPr="00A12F29">
              <w:rPr>
                <w:rFonts w:cstheme="minorHAnsi"/>
              </w:rPr>
              <w:t>My</w:t>
            </w:r>
            <w:r w:rsidRPr="003935DB">
              <w:rPr>
                <w:rFonts w:cstheme="minorHAnsi"/>
              </w:rPr>
              <w:t>then-Auflösung</w:t>
            </w:r>
            <w:ins w:id="1588" w:author="Fabienne Schmaus" w:date="2026-05-11T11:40:00Z" w16du:dateUtc="2026-05-11T09:40:00Z">
              <w:r w:rsidR="00A12F29">
                <w:rPr>
                  <w:rFonts w:cstheme="minorHAnsi"/>
                </w:rPr>
                <w:t>)</w:t>
              </w:r>
            </w:ins>
            <w:ins w:id="1589" w:author="Fabienne Schmaus" w:date="2026-05-11T09:56:00Z" w16du:dateUtc="2026-05-11T07:56:00Z">
              <w:r w:rsidR="00750E4B">
                <w:rPr>
                  <w:rFonts w:cstheme="minorHAnsi"/>
                </w:rPr>
                <w:t>: W</w:t>
              </w:r>
            </w:ins>
            <w:del w:id="1590" w:author="Fabienne Schmaus" w:date="2026-05-11T09:56:00Z" w16du:dateUtc="2026-05-11T07:56:00Z">
              <w:r w:rsidRPr="003935DB" w:rsidDel="00750E4B">
                <w:rPr>
                  <w:rFonts w:cstheme="minorHAnsi"/>
                </w:rPr>
                <w:delText xml:space="preserve"> – w</w:delText>
              </w:r>
            </w:del>
            <w:r w:rsidRPr="003935DB">
              <w:rPr>
                <w:rFonts w:cstheme="minorHAnsi"/>
              </w:rPr>
              <w:t>elche QQQQ-Schwächen wurden gezielt eingebaut (z. B. fehlende Quelle, emotionale Sprache, scheinbares Qualitätssiegel, Cherry Picking)?</w:t>
            </w:r>
          </w:p>
          <w:p w14:paraId="41AB2D30" w14:textId="77777777" w:rsidR="00A12F29" w:rsidRDefault="00EC2EA6" w:rsidP="002A2BDA">
            <w:pPr>
              <w:shd w:val="clear" w:color="auto" w:fill="FBE4D5" w:themeFill="accent2" w:themeFillTint="33"/>
              <w:tabs>
                <w:tab w:val="left" w:pos="273"/>
                <w:tab w:val="left" w:pos="2441"/>
                <w:tab w:val="left" w:pos="2880"/>
              </w:tabs>
              <w:spacing w:line="276" w:lineRule="auto"/>
              <w:rPr>
                <w:ins w:id="1591" w:author="Fabienne Schmaus" w:date="2026-05-11T11:40:00Z" w16du:dateUtc="2026-05-11T09:40:00Z"/>
                <w:rFonts w:cstheme="minorHAnsi"/>
              </w:rPr>
            </w:pPr>
            <w:r w:rsidRPr="003935DB">
              <w:rPr>
                <w:rFonts w:cstheme="minorHAnsi"/>
              </w:rPr>
              <w:t>Danach werden 3</w:t>
            </w:r>
            <w:ins w:id="1592" w:author="Fabienne Schmaus" w:date="2026-05-11T09:56:00Z" w16du:dateUtc="2026-05-11T07:56:00Z">
              <w:r w:rsidR="00750E4B">
                <w:rPr>
                  <w:rFonts w:cstheme="minorHAnsi"/>
                </w:rPr>
                <w:t> </w:t>
              </w:r>
            </w:ins>
            <w:r w:rsidRPr="003935DB">
              <w:rPr>
                <w:rFonts w:cstheme="minorHAnsi"/>
              </w:rPr>
              <w:t>–</w:t>
            </w:r>
            <w:ins w:id="1593" w:author="Fabienne Schmaus" w:date="2026-05-11T09:56:00Z" w16du:dateUtc="2026-05-11T07:56:00Z">
              <w:r w:rsidR="00750E4B">
                <w:rPr>
                  <w:rFonts w:cstheme="minorHAnsi"/>
                </w:rPr>
                <w:t xml:space="preserve"> </w:t>
              </w:r>
            </w:ins>
            <w:r w:rsidRPr="003935DB">
              <w:rPr>
                <w:rFonts w:cstheme="minorHAnsi"/>
              </w:rPr>
              <w:t xml:space="preserve">4 ausgewählte Posts je 1 Min. präsentiert: Vorderseite (Mythos), dann Auflösung. </w:t>
            </w:r>
            <w:r w:rsidR="008A0BA9" w:rsidRPr="00750E4B">
              <w:rPr>
                <w:rFonts w:cstheme="minorHAnsi"/>
                <w:rPrChange w:id="1594" w:author="Fabienne Schmaus" w:date="2026-05-11T09:56:00Z" w16du:dateUtc="2026-05-11T07:56:00Z">
                  <w:rPr>
                    <w:rFonts w:cstheme="minorHAnsi"/>
                    <w:i/>
                    <w:iCs/>
                  </w:rPr>
                </w:rPrChange>
              </w:rPr>
              <w:t>„</w:t>
            </w:r>
            <w:r w:rsidRPr="00750E4B">
              <w:rPr>
                <w:rFonts w:cstheme="minorHAnsi"/>
                <w:rPrChange w:id="1595" w:author="Fabienne Schmaus" w:date="2026-05-11T09:56:00Z" w16du:dateUtc="2026-05-11T07:56:00Z">
                  <w:rPr>
                    <w:rFonts w:cstheme="minorHAnsi"/>
                    <w:i/>
                    <w:iCs/>
                  </w:rPr>
                </w:rPrChange>
              </w:rPr>
              <w:t>Welche Manipulationstechnik wurde hier angewandt?</w:t>
            </w:r>
            <w:r w:rsidR="008A0BA9" w:rsidRPr="00750E4B">
              <w:rPr>
                <w:rFonts w:cstheme="minorHAnsi"/>
                <w:rPrChange w:id="1596" w:author="Fabienne Schmaus" w:date="2026-05-11T09:56:00Z" w16du:dateUtc="2026-05-11T07:56:00Z">
                  <w:rPr>
                    <w:rFonts w:cstheme="minorHAnsi"/>
                    <w:i/>
                    <w:iCs/>
                  </w:rPr>
                </w:rPrChange>
              </w:rPr>
              <w:t>“</w:t>
            </w:r>
            <w:r w:rsidRPr="00750E4B">
              <w:rPr>
                <w:rFonts w:cstheme="minorHAnsi"/>
              </w:rPr>
              <w:t xml:space="preserve"> </w:t>
            </w:r>
          </w:p>
          <w:p w14:paraId="3FF9F9D0" w14:textId="03BD1013" w:rsidR="00EC2EA6" w:rsidRPr="003935DB" w:rsidDel="00A12F29" w:rsidRDefault="00A12F29">
            <w:pPr>
              <w:shd w:val="clear" w:color="auto" w:fill="FBE4D5" w:themeFill="accent2" w:themeFillTint="33"/>
              <w:tabs>
                <w:tab w:val="left" w:pos="273"/>
                <w:tab w:val="left" w:pos="2441"/>
                <w:tab w:val="left" w:pos="2880"/>
              </w:tabs>
              <w:spacing w:line="276" w:lineRule="auto"/>
              <w:rPr>
                <w:del w:id="1597" w:author="Fabienne Schmaus" w:date="2026-05-11T11:41:00Z" w16du:dateUtc="2026-05-11T09:41:00Z"/>
                <w:rFonts w:cstheme="minorHAnsi"/>
              </w:rPr>
              <w:pPrChange w:id="1598" w:author="Fabienne Schmaus" w:date="2026-05-11T11:34:00Z" w16du:dateUtc="2026-05-11T09:34:00Z">
                <w:pPr>
                  <w:tabs>
                    <w:tab w:val="left" w:pos="273"/>
                    <w:tab w:val="left" w:pos="2441"/>
                    <w:tab w:val="left" w:pos="2880"/>
                  </w:tabs>
                  <w:spacing w:line="276" w:lineRule="auto"/>
                </w:pPr>
              </w:pPrChange>
            </w:pPr>
            <w:ins w:id="1599" w:author="Fabienne Schmaus" w:date="2026-05-11T11:40:00Z" w16du:dateUtc="2026-05-11T09:40:00Z">
              <w:r>
                <w:rPr>
                  <w:rFonts w:cstheme="minorHAnsi"/>
                </w:rPr>
                <w:t>Anschließen</w:t>
              </w:r>
            </w:ins>
            <w:ins w:id="1600" w:author="Fabienne Schmaus" w:date="2026-05-11T11:41:00Z" w16du:dateUtc="2026-05-11T09:41:00Z">
              <w:r>
                <w:rPr>
                  <w:rFonts w:cstheme="minorHAnsi"/>
                </w:rPr>
                <w:t>d erfolgt eine g</w:t>
              </w:r>
            </w:ins>
            <w:del w:id="1601" w:author="Fabienne Schmaus" w:date="2026-05-11T11:41:00Z" w16du:dateUtc="2026-05-11T09:41:00Z">
              <w:r w:rsidR="00EC2EA6" w:rsidRPr="00750E4B" w:rsidDel="00A12F29">
                <w:rPr>
                  <w:rFonts w:cstheme="minorHAnsi"/>
                </w:rPr>
                <w:delText>G</w:delText>
              </w:r>
            </w:del>
            <w:r w:rsidR="00EC2EA6" w:rsidRPr="00750E4B">
              <w:rPr>
                <w:rFonts w:cstheme="minorHAnsi"/>
              </w:rPr>
              <w:t xml:space="preserve">emeinsame Diskussion: Welche Posts hätten viral gehen können? </w:t>
            </w:r>
            <w:ins w:id="1602" w:author="Fabienne Schmaus" w:date="2026-05-11T11:41:00Z" w16du:dateUtc="2026-05-11T09:41:00Z">
              <w:r>
                <w:rPr>
                  <w:rFonts w:cstheme="minorHAnsi"/>
                </w:rPr>
                <w:br/>
              </w:r>
            </w:ins>
            <w:r w:rsidR="00EC2EA6" w:rsidRPr="00750E4B">
              <w:rPr>
                <w:rFonts w:cstheme="minorHAnsi"/>
              </w:rPr>
              <w:t>Um allen Teams Wertschätzung zu zeigen, können die Ideen im Raum aufgehängt werden oder als Erweiterung</w:t>
            </w:r>
            <w:r w:rsidR="00EC2EA6" w:rsidRPr="003935DB">
              <w:rPr>
                <w:rFonts w:cstheme="minorHAnsi"/>
              </w:rPr>
              <w:t xml:space="preserve"> mit digitalen Tools umgesetzt werden zu einem späteren Termin (z.</w:t>
            </w:r>
            <w:ins w:id="1603" w:author="Fabienne Schmaus" w:date="2026-05-11T09:56:00Z" w16du:dateUtc="2026-05-11T07:56:00Z">
              <w:r w:rsidR="00750E4B">
                <w:rPr>
                  <w:rFonts w:cstheme="minorHAnsi"/>
                </w:rPr>
                <w:t> </w:t>
              </w:r>
            </w:ins>
            <w:r w:rsidR="00EC2EA6" w:rsidRPr="003935DB">
              <w:rPr>
                <w:rFonts w:cstheme="minorHAnsi"/>
              </w:rPr>
              <w:t>B. Projekttag, Schulhomepage, Follow-Up Termin).</w:t>
            </w:r>
          </w:p>
          <w:p w14:paraId="06D9BAE9" w14:textId="77777777" w:rsidR="00EC2EA6" w:rsidRPr="003935DB" w:rsidRDefault="00EC2EA6">
            <w:pPr>
              <w:shd w:val="clear" w:color="auto" w:fill="FBE4D5" w:themeFill="accent2" w:themeFillTint="33"/>
              <w:tabs>
                <w:tab w:val="left" w:pos="273"/>
                <w:tab w:val="left" w:pos="2441"/>
                <w:tab w:val="left" w:pos="2880"/>
              </w:tabs>
              <w:spacing w:line="276" w:lineRule="auto"/>
              <w:rPr>
                <w:rFonts w:cstheme="minorHAnsi"/>
              </w:rPr>
              <w:pPrChange w:id="1604" w:author="Fabienne Schmaus" w:date="2026-05-11T11:41:00Z" w16du:dateUtc="2026-05-11T09:41:00Z">
                <w:pPr>
                  <w:tabs>
                    <w:tab w:val="left" w:pos="273"/>
                    <w:tab w:val="left" w:pos="2441"/>
                    <w:tab w:val="left" w:pos="2880"/>
                  </w:tabs>
                  <w:spacing w:line="276" w:lineRule="auto"/>
                </w:pPr>
              </w:pPrChange>
            </w:pPr>
          </w:p>
          <w:p w14:paraId="7EFE5762" w14:textId="77777777" w:rsidR="002C39FF" w:rsidRPr="003935DB" w:rsidRDefault="002C39FF" w:rsidP="002C39FF">
            <w:pPr>
              <w:tabs>
                <w:tab w:val="left" w:pos="273"/>
              </w:tabs>
              <w:spacing w:line="276" w:lineRule="auto"/>
              <w:rPr>
                <w:rFonts w:cstheme="minorHAnsi"/>
              </w:rPr>
            </w:pPr>
            <w:r w:rsidRPr="003935DB">
              <w:rPr>
                <w:rFonts w:cstheme="minorHAnsi"/>
              </w:rPr>
              <w:t>___________________________________________________________________________</w:t>
            </w:r>
          </w:p>
          <w:p w14:paraId="6C31CE1A" w14:textId="0F8A767B" w:rsidR="00D575E0" w:rsidRPr="003935DB" w:rsidDel="00A12F29" w:rsidRDefault="00D575E0" w:rsidP="00F07C29">
            <w:pPr>
              <w:tabs>
                <w:tab w:val="left" w:pos="273"/>
              </w:tabs>
              <w:spacing w:line="276" w:lineRule="auto"/>
              <w:rPr>
                <w:del w:id="1605" w:author="Fabienne Schmaus" w:date="2026-05-11T11:41:00Z" w16du:dateUtc="2026-05-11T09:41:00Z"/>
                <w:rFonts w:cstheme="minorHAnsi"/>
                <w:sz w:val="26"/>
                <w:szCs w:val="26"/>
              </w:rPr>
            </w:pPr>
          </w:p>
          <w:p w14:paraId="5819736F" w14:textId="63612273" w:rsidR="00D575E0" w:rsidRPr="003935DB" w:rsidDel="00A12F29" w:rsidRDefault="00D575E0" w:rsidP="00F07C29">
            <w:pPr>
              <w:tabs>
                <w:tab w:val="left" w:pos="273"/>
              </w:tabs>
              <w:spacing w:line="276" w:lineRule="auto"/>
              <w:rPr>
                <w:del w:id="1606" w:author="Fabienne Schmaus" w:date="2026-05-11T11:41:00Z" w16du:dateUtc="2026-05-11T09:41:00Z"/>
                <w:rFonts w:cstheme="minorHAnsi"/>
                <w:b/>
                <w:bCs/>
                <w:sz w:val="26"/>
                <w:szCs w:val="26"/>
              </w:rPr>
            </w:pPr>
          </w:p>
          <w:p w14:paraId="2518F661" w14:textId="5520F3B2" w:rsidR="002C39FF" w:rsidRPr="003935DB" w:rsidRDefault="002C39FF" w:rsidP="00F07C29">
            <w:pPr>
              <w:tabs>
                <w:tab w:val="left" w:pos="273"/>
              </w:tabs>
              <w:spacing w:line="276" w:lineRule="auto"/>
              <w:rPr>
                <w:rFonts w:cstheme="minorHAnsi"/>
                <w:b/>
                <w:bCs/>
                <w:sz w:val="26"/>
                <w:szCs w:val="26"/>
              </w:rPr>
            </w:pPr>
            <w:r w:rsidRPr="003935DB">
              <w:rPr>
                <w:rFonts w:cstheme="minorHAnsi"/>
                <w:b/>
                <w:bCs/>
                <w:sz w:val="26"/>
                <w:szCs w:val="26"/>
              </w:rPr>
              <w:t>Reflexion</w:t>
            </w:r>
          </w:p>
          <w:p w14:paraId="23BBD5C3" w14:textId="2A6181EC" w:rsidR="00EC2EA6" w:rsidRDefault="008A0BA9" w:rsidP="00EC2EA6">
            <w:pPr>
              <w:spacing w:line="276" w:lineRule="auto"/>
              <w:rPr>
                <w:ins w:id="1607" w:author="Fabienne Schmaus" w:date="2026-05-11T11:43:00Z" w16du:dateUtc="2026-05-11T09:43:00Z"/>
                <w:rFonts w:cstheme="minorHAnsi"/>
              </w:rPr>
            </w:pPr>
            <w:ins w:id="1608" w:author="Fabienne Schmaus" w:date="2026-05-11T09:05:00Z" w16du:dateUtc="2026-05-11T07:05:00Z">
              <w:r>
                <w:rPr>
                  <w:rFonts w:cstheme="minorHAnsi"/>
                </w:rPr>
                <w:t xml:space="preserve">Die </w:t>
              </w:r>
            </w:ins>
            <w:r w:rsidR="00EC2EA6" w:rsidRPr="003935DB">
              <w:rPr>
                <w:rFonts w:cstheme="minorHAnsi"/>
              </w:rPr>
              <w:t xml:space="preserve">Lehrkraft lädt ein: </w:t>
            </w:r>
            <w:r>
              <w:rPr>
                <w:rFonts w:cstheme="minorHAnsi"/>
              </w:rPr>
              <w:t>„</w:t>
            </w:r>
            <w:r w:rsidR="00EC2EA6" w:rsidRPr="008A0BA9">
              <w:rPr>
                <w:rFonts w:cstheme="minorHAnsi"/>
                <w:rPrChange w:id="1609" w:author="Fabienne Schmaus" w:date="2026-05-11T09:05:00Z" w16du:dateUtc="2026-05-11T07:05:00Z">
                  <w:rPr>
                    <w:rFonts w:cstheme="minorHAnsi"/>
                    <w:i/>
                    <w:iCs/>
                  </w:rPr>
                </w:rPrChange>
              </w:rPr>
              <w:t>Jede</w:t>
            </w:r>
            <w:ins w:id="1610" w:author="Fabienne Schmaus" w:date="2026-05-11T09:06:00Z" w16du:dateUtc="2026-05-11T07:06:00Z">
              <w:r>
                <w:rPr>
                  <w:rFonts w:cstheme="minorHAnsi"/>
                </w:rPr>
                <w:t xml:space="preserve"> oder </w:t>
              </w:r>
            </w:ins>
            <w:del w:id="1611" w:author="Fabienne Schmaus" w:date="2026-05-11T09:06:00Z" w16du:dateUtc="2026-05-11T07:06:00Z">
              <w:r w:rsidR="00EC2EA6" w:rsidRPr="008A0BA9" w:rsidDel="008A0BA9">
                <w:rPr>
                  <w:rFonts w:cstheme="minorHAnsi"/>
                  <w:rPrChange w:id="1612" w:author="Fabienne Schmaus" w:date="2026-05-11T09:05:00Z" w16du:dateUtc="2026-05-11T07:05:00Z">
                    <w:rPr>
                      <w:rFonts w:cstheme="minorHAnsi"/>
                      <w:i/>
                      <w:iCs/>
                    </w:rPr>
                  </w:rPrChange>
                </w:rPr>
                <w:delText>:</w:delText>
              </w:r>
            </w:del>
            <w:ins w:id="1613" w:author="Fabienne Schmaus" w:date="2026-05-11T09:06:00Z" w16du:dateUtc="2026-05-11T07:06:00Z">
              <w:r>
                <w:rPr>
                  <w:rFonts w:cstheme="minorHAnsi"/>
                </w:rPr>
                <w:t>jede</w:t>
              </w:r>
            </w:ins>
            <w:r w:rsidR="00EC2EA6" w:rsidRPr="008A0BA9">
              <w:rPr>
                <w:rFonts w:cstheme="minorHAnsi"/>
                <w:rPrChange w:id="1614" w:author="Fabienne Schmaus" w:date="2026-05-11T09:05:00Z" w16du:dateUtc="2026-05-11T07:05:00Z">
                  <w:rPr>
                    <w:rFonts w:cstheme="minorHAnsi"/>
                    <w:i/>
                    <w:iCs/>
                  </w:rPr>
                </w:rPrChange>
              </w:rPr>
              <w:t xml:space="preserve">r sagt in einem Satz: Was nehme ich heute mit? Was hat mich überrascht? Was beschäftigt mich noch? </w:t>
            </w:r>
            <w:r w:rsidR="00EC2EA6" w:rsidRPr="008A0BA9">
              <w:rPr>
                <w:rFonts w:cstheme="minorHAnsi"/>
              </w:rPr>
              <w:t>Welche Erkenntnisse hast du gewonnen? Was hilft dir, zukünftig mit diesem Thema besser umzugehen?</w:t>
            </w:r>
            <w:r>
              <w:rPr>
                <w:rFonts w:cstheme="minorHAnsi"/>
              </w:rPr>
              <w:t>“</w:t>
            </w:r>
          </w:p>
          <w:p w14:paraId="263C3C65" w14:textId="77777777" w:rsidR="00A12F29" w:rsidRDefault="00A12F29" w:rsidP="00A12F29">
            <w:pPr>
              <w:tabs>
                <w:tab w:val="left" w:pos="273"/>
                <w:tab w:val="left" w:pos="2441"/>
                <w:tab w:val="left" w:pos="2880"/>
              </w:tabs>
              <w:spacing w:line="276" w:lineRule="auto"/>
              <w:rPr>
                <w:ins w:id="1615" w:author="Fabienne Schmaus" w:date="2026-05-11T11:43:00Z" w16du:dateUtc="2026-05-11T09:43:00Z"/>
                <w:rFonts w:cstheme="minorHAnsi"/>
              </w:rPr>
            </w:pPr>
          </w:p>
          <w:p w14:paraId="7A4E4D8B" w14:textId="1E47094B" w:rsidR="00A12F29" w:rsidRPr="003935DB" w:rsidRDefault="00A12F29" w:rsidP="00A12F29">
            <w:pPr>
              <w:tabs>
                <w:tab w:val="left" w:pos="273"/>
                <w:tab w:val="left" w:pos="2441"/>
                <w:tab w:val="left" w:pos="2880"/>
              </w:tabs>
              <w:spacing w:line="276" w:lineRule="auto"/>
              <w:rPr>
                <w:ins w:id="1616" w:author="Fabienne Schmaus" w:date="2026-05-11T11:43:00Z" w16du:dateUtc="2026-05-11T09:43:00Z"/>
                <w:rFonts w:cstheme="minorHAnsi"/>
              </w:rPr>
            </w:pPr>
            <w:ins w:id="1617" w:author="Fabienne Schmaus" w:date="2026-05-11T11:43:00Z" w16du:dateUtc="2026-05-11T09:43:00Z">
              <w:r w:rsidRPr="003935DB">
                <w:rPr>
                  <w:rFonts w:cstheme="minorHAnsi"/>
                </w:rPr>
                <w:t>Individuelle Antworten der Lernenden</w:t>
              </w:r>
            </w:ins>
          </w:p>
          <w:p w14:paraId="5FBBCBD6" w14:textId="33F64B46" w:rsidR="00A12F29" w:rsidRPr="008A0BA9" w:rsidDel="00A12F29" w:rsidRDefault="00A12F29" w:rsidP="00EC2EA6">
            <w:pPr>
              <w:spacing w:line="276" w:lineRule="auto"/>
              <w:rPr>
                <w:del w:id="1618" w:author="Fabienne Schmaus" w:date="2026-05-11T11:43:00Z" w16du:dateUtc="2026-05-11T09:43:00Z"/>
                <w:rFonts w:cstheme="minorHAnsi"/>
              </w:rPr>
            </w:pPr>
            <w:ins w:id="1619" w:author="Fabienne Schmaus" w:date="2026-05-11T11:43:00Z" w16du:dateUtc="2026-05-11T09:43:00Z">
              <w:r w:rsidRPr="00A12F29">
                <w:rPr>
                  <w:rFonts w:cstheme="minorHAnsi"/>
                </w:rPr>
                <w:t>Die Teilnahme erfolgt freiwillig. Es gibt keine Bewertung und keinen Kommentar der Lehrkraft. Wortmeldungen werden angenommen, aber nicht erzwungen</w:t>
              </w:r>
            </w:ins>
          </w:p>
          <w:p w14:paraId="33A87640" w14:textId="591BD5DB" w:rsidR="00EC2EA6" w:rsidRPr="003935DB" w:rsidDel="00A12F29" w:rsidRDefault="00EC2EA6" w:rsidP="00EC2EA6">
            <w:pPr>
              <w:tabs>
                <w:tab w:val="left" w:pos="273"/>
                <w:tab w:val="left" w:pos="2441"/>
                <w:tab w:val="left" w:pos="2880"/>
              </w:tabs>
              <w:spacing w:line="276" w:lineRule="auto"/>
              <w:rPr>
                <w:del w:id="1620" w:author="Fabienne Schmaus" w:date="2026-05-11T11:43:00Z" w16du:dateUtc="2026-05-11T09:43:00Z"/>
                <w:rFonts w:cstheme="minorHAnsi"/>
              </w:rPr>
            </w:pPr>
            <w:del w:id="1621" w:author="Fabienne Schmaus" w:date="2026-05-11T11:43:00Z" w16du:dateUtc="2026-05-11T09:43:00Z">
              <w:r w:rsidRPr="003935DB" w:rsidDel="00A12F29">
                <w:rPr>
                  <w:rFonts w:cstheme="minorHAnsi"/>
                </w:rPr>
                <w:delText>Freiwillig, keine Bewertung, kein Kommentar der Lehrkraft. Wortmeldungen nehmen, nicht erzwingen.</w:delText>
              </w:r>
            </w:del>
          </w:p>
          <w:p w14:paraId="55084A1F" w14:textId="70367840" w:rsidR="00EC2EA6" w:rsidRPr="003935DB" w:rsidDel="00A12F29" w:rsidRDefault="00EC2EA6" w:rsidP="00EC2EA6">
            <w:pPr>
              <w:tabs>
                <w:tab w:val="left" w:pos="273"/>
                <w:tab w:val="left" w:pos="2441"/>
                <w:tab w:val="left" w:pos="2880"/>
              </w:tabs>
              <w:spacing w:line="276" w:lineRule="auto"/>
              <w:rPr>
                <w:del w:id="1622" w:author="Fabienne Schmaus" w:date="2026-05-11T11:43:00Z" w16du:dateUtc="2026-05-11T09:43:00Z"/>
                <w:rFonts w:cstheme="minorHAnsi"/>
              </w:rPr>
            </w:pPr>
            <w:del w:id="1623" w:author="Fabienne Schmaus" w:date="2026-05-11T11:43:00Z" w16du:dateUtc="2026-05-11T09:43:00Z">
              <w:r w:rsidRPr="003935DB" w:rsidDel="00A12F29">
                <w:rPr>
                  <w:rFonts w:cstheme="minorHAnsi"/>
                </w:rPr>
                <w:delText>Individuelle Antworten der Lernenden</w:delText>
              </w:r>
            </w:del>
          </w:p>
          <w:p w14:paraId="7E27B99A" w14:textId="1BE82593" w:rsidR="00EC2EA6" w:rsidRPr="003935DB" w:rsidDel="00A12F29" w:rsidRDefault="00EC2EA6" w:rsidP="00EC2EA6">
            <w:pPr>
              <w:tabs>
                <w:tab w:val="left" w:pos="273"/>
                <w:tab w:val="left" w:pos="2441"/>
                <w:tab w:val="left" w:pos="2880"/>
              </w:tabs>
              <w:spacing w:line="276" w:lineRule="auto"/>
              <w:rPr>
                <w:del w:id="1624" w:author="Fabienne Schmaus" w:date="2026-05-11T11:43:00Z" w16du:dateUtc="2026-05-11T09:43:00Z"/>
                <w:rFonts w:cstheme="minorHAnsi"/>
              </w:rPr>
            </w:pPr>
          </w:p>
          <w:p w14:paraId="327394DC" w14:textId="4C556354" w:rsidR="00894DF3" w:rsidRPr="003935DB" w:rsidRDefault="00A12F29" w:rsidP="00EC2EA6">
            <w:pPr>
              <w:tabs>
                <w:tab w:val="left" w:pos="273"/>
                <w:tab w:val="left" w:pos="2441"/>
                <w:tab w:val="left" w:pos="2880"/>
              </w:tabs>
              <w:spacing w:line="276" w:lineRule="auto"/>
              <w:rPr>
                <w:rFonts w:cstheme="minorHAnsi"/>
              </w:rPr>
            </w:pPr>
            <w:ins w:id="1625" w:author="Fabienne Schmaus" w:date="2026-05-11T11:43:00Z" w16du:dateUtc="2026-05-11T09:43:00Z">
              <w:r>
                <w:rPr>
                  <w:rFonts w:cstheme="minorHAnsi"/>
                </w:rPr>
                <w:t xml:space="preserve">. </w:t>
              </w:r>
            </w:ins>
            <w:r w:rsidR="00894DF3" w:rsidRPr="003935DB">
              <w:rPr>
                <w:rFonts w:cstheme="minorHAnsi"/>
              </w:rPr>
              <w:t>Wenn die Lehrkraft möchte, kann sie die folgenden vorbereiteten Kernbotschaften zum Abschluss präsentieren.</w:t>
            </w:r>
          </w:p>
          <w:p w14:paraId="3F1E7EF7" w14:textId="77777777" w:rsidR="002C39FF" w:rsidRPr="003935DB" w:rsidRDefault="002C39FF" w:rsidP="00F07C29">
            <w:pPr>
              <w:tabs>
                <w:tab w:val="left" w:pos="273"/>
                <w:tab w:val="left" w:pos="2441"/>
                <w:tab w:val="left" w:pos="2880"/>
              </w:tabs>
              <w:spacing w:line="276" w:lineRule="auto"/>
              <w:rPr>
                <w:rFonts w:cstheme="minorHAnsi"/>
                <w:b/>
                <w:bCs/>
              </w:rPr>
            </w:pPr>
          </w:p>
          <w:p w14:paraId="2C8AF39E" w14:textId="77777777" w:rsidR="00944094" w:rsidRPr="003935DB" w:rsidRDefault="00944094" w:rsidP="00944094">
            <w:pPr>
              <w:tabs>
                <w:tab w:val="left" w:pos="273"/>
                <w:tab w:val="left" w:pos="2441"/>
                <w:tab w:val="left" w:pos="2880"/>
              </w:tabs>
              <w:spacing w:line="276" w:lineRule="auto"/>
              <w:rPr>
                <w:rFonts w:cstheme="minorHAnsi"/>
                <w:b/>
                <w:bCs/>
              </w:rPr>
            </w:pPr>
            <w:r w:rsidRPr="003935DB">
              <w:rPr>
                <w:rFonts w:cstheme="minorHAnsi"/>
                <w:b/>
                <w:bCs/>
              </w:rPr>
              <w:t>Kernbotschaften der Lerneinheit</w:t>
            </w:r>
          </w:p>
          <w:p w14:paraId="69B0C937" w14:textId="5D73635F" w:rsidR="00944094" w:rsidRPr="003935DB" w:rsidDel="00A12F29" w:rsidRDefault="00944094" w:rsidP="00944094">
            <w:pPr>
              <w:tabs>
                <w:tab w:val="left" w:pos="273"/>
                <w:tab w:val="left" w:pos="2441"/>
                <w:tab w:val="left" w:pos="2880"/>
              </w:tabs>
              <w:spacing w:line="276" w:lineRule="auto"/>
              <w:rPr>
                <w:del w:id="1626" w:author="Fabienne Schmaus" w:date="2026-05-11T11:44:00Z" w16du:dateUtc="2026-05-11T09:44:00Z"/>
                <w:rFonts w:cstheme="minorHAnsi"/>
                <w:b/>
                <w:bCs/>
              </w:rPr>
            </w:pPr>
          </w:p>
          <w:p w14:paraId="3E24347F" w14:textId="7045CFAE" w:rsidR="00944094" w:rsidRPr="003935DB" w:rsidRDefault="00944094" w:rsidP="00944094">
            <w:pPr>
              <w:tabs>
                <w:tab w:val="left" w:pos="273"/>
                <w:tab w:val="left" w:pos="2441"/>
                <w:tab w:val="left" w:pos="2880"/>
              </w:tabs>
              <w:spacing w:line="276" w:lineRule="auto"/>
              <w:rPr>
                <w:rFonts w:cstheme="minorHAnsi"/>
              </w:rPr>
            </w:pPr>
            <w:r w:rsidRPr="003935DB">
              <w:rPr>
                <w:rFonts w:cstheme="minorHAnsi"/>
              </w:rPr>
              <w:t>1. Nicht alles, was viral geht, ist wahr</w:t>
            </w:r>
            <w:ins w:id="1627" w:author="Fabienne Schmaus" w:date="2026-05-11T09:57:00Z" w16du:dateUtc="2026-05-11T07:57:00Z">
              <w:r w:rsidR="00750E4B">
                <w:rPr>
                  <w:rFonts w:cstheme="minorHAnsi"/>
                </w:rPr>
                <w:t>:</w:t>
              </w:r>
            </w:ins>
            <w:del w:id="1628" w:author="Fabienne Schmaus" w:date="2026-05-11T09:57:00Z" w16du:dateUtc="2026-05-11T07:57:00Z">
              <w:r w:rsidRPr="003935DB" w:rsidDel="00750E4B">
                <w:rPr>
                  <w:rFonts w:cstheme="minorHAnsi"/>
                </w:rPr>
                <w:delText xml:space="preserve"> –</w:delText>
              </w:r>
            </w:del>
            <w:r w:rsidRPr="003935DB">
              <w:rPr>
                <w:rFonts w:cstheme="minorHAnsi"/>
              </w:rPr>
              <w:t xml:space="preserve"> Gesundheitsmythen verbreiten sich online besonders schnell, weil sie einfache Lösungen versprechen und Emotionen ansprechen. KI-generierte Inhalte verstärken diese Dynamik zusätzlich.</w:t>
            </w:r>
          </w:p>
          <w:p w14:paraId="0DFECD19" w14:textId="626EE37E" w:rsidR="00944094" w:rsidRPr="003935DB" w:rsidRDefault="00944094" w:rsidP="00944094">
            <w:pPr>
              <w:tabs>
                <w:tab w:val="left" w:pos="273"/>
                <w:tab w:val="left" w:pos="2441"/>
                <w:tab w:val="left" w:pos="2880"/>
              </w:tabs>
              <w:spacing w:line="276" w:lineRule="auto"/>
              <w:rPr>
                <w:rFonts w:cstheme="minorHAnsi"/>
              </w:rPr>
            </w:pPr>
            <w:r w:rsidRPr="003935DB">
              <w:rPr>
                <w:rFonts w:cstheme="minorHAnsi"/>
              </w:rPr>
              <w:t>2. Körperbilder und Gesundheitsideale sind oft konstruiert</w:t>
            </w:r>
            <w:ins w:id="1629" w:author="Fabienne Schmaus" w:date="2026-05-11T09:57:00Z" w16du:dateUtc="2026-05-11T07:57:00Z">
              <w:r w:rsidR="00750E4B">
                <w:rPr>
                  <w:rFonts w:cstheme="minorHAnsi"/>
                </w:rPr>
                <w:t>:</w:t>
              </w:r>
            </w:ins>
            <w:del w:id="1630" w:author="Fabienne Schmaus" w:date="2026-05-11T09:57:00Z" w16du:dateUtc="2026-05-11T07:57:00Z">
              <w:r w:rsidRPr="003935DB" w:rsidDel="00750E4B">
                <w:rPr>
                  <w:rFonts w:cstheme="minorHAnsi"/>
                </w:rPr>
                <w:delText xml:space="preserve"> –</w:delText>
              </w:r>
            </w:del>
            <w:r w:rsidRPr="003935DB">
              <w:rPr>
                <w:rFonts w:cstheme="minorHAnsi"/>
              </w:rPr>
              <w:t xml:space="preserve"> Social Media zeigt unrealistische, teilweise gesundheitsschädliche Standards.</w:t>
            </w:r>
          </w:p>
          <w:p w14:paraId="030EED36" w14:textId="74D57152" w:rsidR="00944094" w:rsidRPr="003935DB" w:rsidRDefault="00944094" w:rsidP="00944094">
            <w:pPr>
              <w:tabs>
                <w:tab w:val="left" w:pos="273"/>
                <w:tab w:val="left" w:pos="2441"/>
                <w:tab w:val="left" w:pos="2880"/>
              </w:tabs>
              <w:spacing w:line="276" w:lineRule="auto"/>
              <w:rPr>
                <w:rFonts w:cstheme="minorHAnsi"/>
              </w:rPr>
            </w:pPr>
            <w:r w:rsidRPr="003935DB">
              <w:rPr>
                <w:rFonts w:cstheme="minorHAnsi"/>
              </w:rPr>
              <w:t>3. Wissenschaftliche Quellen erkennen schützt</w:t>
            </w:r>
            <w:ins w:id="1631" w:author="Fabienne Schmaus" w:date="2026-05-11T09:57:00Z" w16du:dateUtc="2026-05-11T07:57:00Z">
              <w:r w:rsidR="00750E4B">
                <w:rPr>
                  <w:rFonts w:cstheme="minorHAnsi"/>
                </w:rPr>
                <w:t>:</w:t>
              </w:r>
            </w:ins>
            <w:del w:id="1632" w:author="Fabienne Schmaus" w:date="2026-05-11T09:57:00Z" w16du:dateUtc="2026-05-11T07:57:00Z">
              <w:r w:rsidRPr="003935DB" w:rsidDel="00750E4B">
                <w:rPr>
                  <w:rFonts w:cstheme="minorHAnsi"/>
                </w:rPr>
                <w:delText xml:space="preserve"> –</w:delText>
              </w:r>
            </w:del>
            <w:r w:rsidRPr="003935DB">
              <w:rPr>
                <w:rFonts w:cstheme="minorHAnsi"/>
              </w:rPr>
              <w:t xml:space="preserve"> Wer Fakten von Mythen unterscheiden kann, trifft bessere Gesundheitsentscheidungen. Die QQQQ-Methode und Tools wie der </w:t>
            </w:r>
            <w:del w:id="1633" w:author="Fabienne Schmaus" w:date="2026-05-08T14:44:00Z" w16du:dateUtc="2026-05-08T12:44:00Z">
              <w:r w:rsidRPr="003935DB" w:rsidDel="00872087">
                <w:rPr>
                  <w:rFonts w:cstheme="minorHAnsi"/>
                </w:rPr>
                <w:delText>DURCHBLICKT!-</w:delText>
              </w:r>
            </w:del>
            <w:r w:rsidRPr="003935DB">
              <w:rPr>
                <w:rFonts w:cstheme="minorHAnsi"/>
              </w:rPr>
              <w:t xml:space="preserve">QuellenChecker </w:t>
            </w:r>
            <w:ins w:id="1634" w:author="Fabienne Schmaus" w:date="2026-05-08T14:44:00Z" w16du:dateUtc="2026-05-08T12:44:00Z">
              <w:r w:rsidR="00872087" w:rsidRPr="003935DB">
                <w:rPr>
                  <w:rFonts w:cstheme="minorHAnsi"/>
                </w:rPr>
                <w:t xml:space="preserve">von BARMER DURCHBLICKT! </w:t>
              </w:r>
            </w:ins>
            <w:r w:rsidRPr="003935DB">
              <w:rPr>
                <w:rFonts w:cstheme="minorHAnsi"/>
              </w:rPr>
              <w:t>geben dafür praktische Werkzeuge an die Hand.</w:t>
            </w:r>
          </w:p>
          <w:p w14:paraId="0F54B64F" w14:textId="2AD28095" w:rsidR="002C39FF" w:rsidRPr="003935DB" w:rsidRDefault="00944094" w:rsidP="00944094">
            <w:pPr>
              <w:tabs>
                <w:tab w:val="left" w:pos="273"/>
                <w:tab w:val="left" w:pos="2441"/>
                <w:tab w:val="left" w:pos="2880"/>
              </w:tabs>
              <w:spacing w:line="276" w:lineRule="auto"/>
              <w:rPr>
                <w:rFonts w:cstheme="minorHAnsi"/>
              </w:rPr>
            </w:pPr>
            <w:r w:rsidRPr="003935DB">
              <w:rPr>
                <w:rFonts w:cstheme="minorHAnsi"/>
              </w:rPr>
              <w:lastRenderedPageBreak/>
              <w:t>4. Kritisches Denken ist Gesundheitsschutz</w:t>
            </w:r>
            <w:ins w:id="1635" w:author="Fabienne Schmaus" w:date="2026-05-11T09:57:00Z" w16du:dateUtc="2026-05-11T07:57:00Z">
              <w:r w:rsidR="00750E4B">
                <w:rPr>
                  <w:rFonts w:cstheme="minorHAnsi"/>
                </w:rPr>
                <w:t>:</w:t>
              </w:r>
            </w:ins>
            <w:del w:id="1636" w:author="Fabienne Schmaus" w:date="2026-05-11T09:57:00Z" w16du:dateUtc="2026-05-11T07:57:00Z">
              <w:r w:rsidRPr="003935DB" w:rsidDel="00750E4B">
                <w:rPr>
                  <w:rFonts w:cstheme="minorHAnsi"/>
                </w:rPr>
                <w:delText xml:space="preserve"> –</w:delText>
              </w:r>
            </w:del>
            <w:r w:rsidRPr="003935DB">
              <w:rPr>
                <w:rFonts w:cstheme="minorHAnsi"/>
              </w:rPr>
              <w:t xml:space="preserve"> Medienkompetenz ist kein Misstrauen gegenüber allem, sondern ein Werkzeug für informierte, selbstbestimmte Entscheidungen.</w:t>
            </w:r>
          </w:p>
          <w:p w14:paraId="30EB88DC" w14:textId="77777777" w:rsidR="00944094" w:rsidRPr="003935DB" w:rsidRDefault="00944094" w:rsidP="00944094">
            <w:pPr>
              <w:tabs>
                <w:tab w:val="left" w:pos="273"/>
                <w:tab w:val="left" w:pos="2441"/>
                <w:tab w:val="left" w:pos="2880"/>
              </w:tabs>
              <w:spacing w:line="276" w:lineRule="auto"/>
              <w:rPr>
                <w:rFonts w:cstheme="minorHAnsi"/>
              </w:rPr>
            </w:pPr>
          </w:p>
          <w:p w14:paraId="35E287A9" w14:textId="6A0E5E47" w:rsidR="001E0BE9" w:rsidRPr="003935DB" w:rsidRDefault="00944094" w:rsidP="001E0BE9">
            <w:pPr>
              <w:tabs>
                <w:tab w:val="left" w:pos="273"/>
              </w:tabs>
              <w:spacing w:line="276" w:lineRule="auto"/>
              <w:rPr>
                <w:rFonts w:cstheme="minorHAnsi"/>
              </w:rPr>
            </w:pPr>
            <w:r w:rsidRPr="003935DB">
              <w:rPr>
                <w:rFonts w:cstheme="minorHAnsi"/>
              </w:rPr>
              <w:t>Ein schön gestaltetes A4</w:t>
            </w:r>
            <w:ins w:id="1637" w:author="Fabienne Schmaus" w:date="2026-05-11T11:44:00Z" w16du:dateUtc="2026-05-11T09:44:00Z">
              <w:r w:rsidR="00A12F29">
                <w:rPr>
                  <w:rFonts w:cstheme="minorHAnsi"/>
                </w:rPr>
                <w:t>-</w:t>
              </w:r>
            </w:ins>
            <w:del w:id="1638" w:author="Fabienne Schmaus" w:date="2026-05-11T11:44:00Z" w16du:dateUtc="2026-05-11T09:44:00Z">
              <w:r w:rsidRPr="003935DB" w:rsidDel="00A12F29">
                <w:rPr>
                  <w:rFonts w:cstheme="minorHAnsi"/>
                </w:rPr>
                <w:delText xml:space="preserve"> </w:delText>
              </w:r>
            </w:del>
            <w:r w:rsidRPr="003935DB">
              <w:rPr>
                <w:rFonts w:cstheme="minorHAnsi"/>
              </w:rPr>
              <w:t>Plakat</w:t>
            </w:r>
            <w:r w:rsidR="002C39FF" w:rsidRPr="003935DB">
              <w:rPr>
                <w:rFonts w:cstheme="minorHAnsi"/>
              </w:rPr>
              <w:t xml:space="preserve"> kann als Aushang im Klassenzimmer verbleiben oder als </w:t>
            </w:r>
            <w:commentRangeStart w:id="1639"/>
            <w:commentRangeStart w:id="1640"/>
            <w:r w:rsidR="002C39FF" w:rsidRPr="003935DB">
              <w:rPr>
                <w:rFonts w:cstheme="minorHAnsi"/>
              </w:rPr>
              <w:t xml:space="preserve">Handout </w:t>
            </w:r>
            <w:commentRangeEnd w:id="1639"/>
            <w:r w:rsidR="00325DBA" w:rsidRPr="003935DB">
              <w:rPr>
                <w:rStyle w:val="Kommentarzeichen"/>
                <w:rFonts w:cstheme="minorHAnsi"/>
                <w:sz w:val="22"/>
                <w:szCs w:val="22"/>
              </w:rPr>
              <w:commentReference w:id="1639"/>
            </w:r>
            <w:commentRangeEnd w:id="1640"/>
            <w:r w:rsidR="00A12F29" w:rsidRPr="003935DB">
              <w:rPr>
                <w:rStyle w:val="Kommentarzeichen"/>
                <w:rFonts w:cstheme="minorHAnsi"/>
                <w:sz w:val="22"/>
                <w:szCs w:val="22"/>
              </w:rPr>
              <w:commentReference w:id="1640"/>
            </w:r>
            <w:r w:rsidR="002C39FF" w:rsidRPr="003935DB">
              <w:rPr>
                <w:rFonts w:cstheme="minorHAnsi"/>
              </w:rPr>
              <w:t>mitgegeben werden</w:t>
            </w:r>
            <w:r w:rsidR="00E26226" w:rsidRPr="003935DB">
              <w:rPr>
                <w:rFonts w:cstheme="minorHAnsi"/>
              </w:rPr>
              <w:t xml:space="preserve">. So </w:t>
            </w:r>
            <w:r w:rsidR="002C39FF" w:rsidRPr="003935DB">
              <w:rPr>
                <w:rFonts w:cstheme="minorHAnsi"/>
              </w:rPr>
              <w:t>bleiben die Kernbotschaften über die Stunde hinaus präsent.</w:t>
            </w:r>
            <w:r w:rsidR="001E0BE9" w:rsidRPr="003935DB">
              <w:rPr>
                <w:rFonts w:cstheme="minorHAnsi"/>
              </w:rPr>
              <w:t xml:space="preserve"> </w:t>
            </w:r>
          </w:p>
          <w:p w14:paraId="1EBFB493" w14:textId="1C58FA61" w:rsidR="002C39FF" w:rsidRPr="003935DB" w:rsidRDefault="002C39FF" w:rsidP="002C39FF">
            <w:pPr>
              <w:tabs>
                <w:tab w:val="left" w:pos="273"/>
              </w:tabs>
              <w:spacing w:line="276" w:lineRule="auto"/>
              <w:rPr>
                <w:rFonts w:cstheme="minorHAnsi"/>
              </w:rPr>
            </w:pPr>
            <w:r w:rsidRPr="003935DB">
              <w:rPr>
                <w:rFonts w:cstheme="minorHAnsi"/>
              </w:rPr>
              <w:t>__________________________________________________________________________</w:t>
            </w:r>
          </w:p>
          <w:p w14:paraId="4079528B" w14:textId="4EA65DED" w:rsidR="002C39FF" w:rsidRPr="003935DB" w:rsidRDefault="002C39FF" w:rsidP="00F07C29">
            <w:pPr>
              <w:tabs>
                <w:tab w:val="left" w:pos="273"/>
              </w:tabs>
              <w:spacing w:line="276" w:lineRule="auto"/>
              <w:rPr>
                <w:rFonts w:cstheme="minorHAnsi"/>
                <w:b/>
                <w:bCs/>
                <w:sz w:val="26"/>
                <w:szCs w:val="26"/>
              </w:rPr>
            </w:pPr>
            <w:r w:rsidRPr="003935DB">
              <w:rPr>
                <w:rFonts w:cstheme="minorHAnsi"/>
                <w:b/>
                <w:bCs/>
                <w:sz w:val="26"/>
                <w:szCs w:val="26"/>
              </w:rPr>
              <w:t>Follow-up</w:t>
            </w:r>
            <w:r w:rsidRPr="003935DB">
              <w:rPr>
                <w:sz w:val="26"/>
                <w:szCs w:val="26"/>
              </w:rPr>
              <w:t xml:space="preserve"> </w:t>
            </w:r>
          </w:p>
          <w:p w14:paraId="3E023D12" w14:textId="26C79F6E" w:rsidR="002C39FF" w:rsidRPr="003935DB" w:rsidRDefault="002C39FF" w:rsidP="00F07C29">
            <w:pPr>
              <w:tabs>
                <w:tab w:val="left" w:pos="273"/>
                <w:tab w:val="left" w:pos="2441"/>
                <w:tab w:val="left" w:pos="2880"/>
              </w:tabs>
              <w:spacing w:line="276" w:lineRule="auto"/>
              <w:rPr>
                <w:rFonts w:cstheme="minorHAnsi"/>
              </w:rPr>
            </w:pPr>
            <w:r w:rsidRPr="003935DB">
              <w:rPr>
                <w:rFonts w:cstheme="minorHAnsi"/>
                <w:b/>
                <w:bCs/>
              </w:rPr>
              <w:t>Hinweis:</w:t>
            </w:r>
            <w:r w:rsidRPr="003935DB">
              <w:rPr>
                <w:rFonts w:cstheme="minorHAnsi"/>
              </w:rPr>
              <w:t xml:space="preserve"> Diese Phase findet zeitversetzt </w:t>
            </w:r>
            <w:r w:rsidRPr="003935DB">
              <w:rPr>
                <w:rFonts w:cstheme="minorHAnsi"/>
                <w:b/>
                <w:bCs/>
              </w:rPr>
              <w:t xml:space="preserve">nach ca. </w:t>
            </w:r>
            <w:r w:rsidR="00964135" w:rsidRPr="003935DB">
              <w:rPr>
                <w:rFonts w:cstheme="minorHAnsi"/>
                <w:b/>
                <w:bCs/>
              </w:rPr>
              <w:t>zwei</w:t>
            </w:r>
            <w:r w:rsidRPr="003935DB">
              <w:rPr>
                <w:rFonts w:cstheme="minorHAnsi"/>
                <w:b/>
                <w:bCs/>
              </w:rPr>
              <w:t xml:space="preserve"> Wochen</w:t>
            </w:r>
            <w:r w:rsidRPr="003935DB">
              <w:rPr>
                <w:rFonts w:cstheme="minorHAnsi"/>
              </w:rPr>
              <w:t xml:space="preserve"> statt und ist </w:t>
            </w:r>
            <w:r w:rsidR="001E0BE9" w:rsidRPr="003935DB">
              <w:rPr>
                <w:rFonts w:cstheme="minorHAnsi"/>
              </w:rPr>
              <w:t>fakultativ</w:t>
            </w:r>
            <w:r w:rsidRPr="003935DB">
              <w:rPr>
                <w:rFonts w:cstheme="minorHAnsi"/>
              </w:rPr>
              <w:t xml:space="preserve">. Sie ist kein Bestandteil der 90-minütigen Unterrichtseinheit, sondern eine eigenständige Nachbereitung. Ihr didaktischer Mehrwert liegt im Prinzip der verteilten Wiederholung (Spaced Repetition): </w:t>
            </w:r>
            <w:r w:rsidR="00894DF3" w:rsidRPr="003935DB">
              <w:rPr>
                <w:rFonts w:cstheme="minorHAnsi"/>
              </w:rPr>
              <w:t xml:space="preserve">Inhalte </w:t>
            </w:r>
            <w:r w:rsidRPr="003935DB">
              <w:rPr>
                <w:rFonts w:cstheme="minorHAnsi"/>
              </w:rPr>
              <w:t xml:space="preserve">werden reflektiert, </w:t>
            </w:r>
            <w:r w:rsidR="00894DF3" w:rsidRPr="003935DB">
              <w:rPr>
                <w:rFonts w:cstheme="minorHAnsi"/>
              </w:rPr>
              <w:t xml:space="preserve">Erfahrungen geteilt, </w:t>
            </w:r>
            <w:r w:rsidRPr="003935DB">
              <w:rPr>
                <w:rFonts w:cstheme="minorHAnsi"/>
              </w:rPr>
              <w:t>Kernbotschaften reaktiviert und Ressourcen dauerhaft gesichert.</w:t>
            </w:r>
          </w:p>
          <w:p w14:paraId="333F05A9" w14:textId="77777777" w:rsidR="00BF0571" w:rsidRPr="003935DB" w:rsidRDefault="00BF0571" w:rsidP="00F07C29">
            <w:pPr>
              <w:tabs>
                <w:tab w:val="left" w:pos="273"/>
                <w:tab w:val="left" w:pos="2441"/>
                <w:tab w:val="left" w:pos="2880"/>
              </w:tabs>
              <w:spacing w:line="276" w:lineRule="auto"/>
              <w:rPr>
                <w:rFonts w:cstheme="minorHAnsi"/>
              </w:rPr>
            </w:pPr>
          </w:p>
          <w:p w14:paraId="45B8BB3A" w14:textId="06C1F030" w:rsidR="001E0BE9" w:rsidRPr="003935DB" w:rsidRDefault="002C39FF" w:rsidP="00F07C29">
            <w:pPr>
              <w:tabs>
                <w:tab w:val="left" w:pos="273"/>
                <w:tab w:val="left" w:pos="2441"/>
                <w:tab w:val="left" w:pos="2880"/>
              </w:tabs>
              <w:spacing w:line="276" w:lineRule="auto"/>
              <w:rPr>
                <w:rFonts w:cstheme="minorHAnsi"/>
              </w:rPr>
            </w:pPr>
            <w:r w:rsidRPr="003935DB">
              <w:rPr>
                <w:rFonts w:cstheme="minorHAnsi"/>
              </w:rPr>
              <w:t>Im</w:t>
            </w:r>
            <w:r w:rsidRPr="003935DB">
              <w:rPr>
                <w:rFonts w:cstheme="minorHAnsi"/>
                <w:b/>
                <w:bCs/>
              </w:rPr>
              <w:t xml:space="preserve"> Plenum:</w:t>
            </w:r>
            <w:r w:rsidRPr="003935DB">
              <w:rPr>
                <w:rFonts w:cstheme="minorHAnsi"/>
              </w:rPr>
              <w:t xml:space="preserve"> </w:t>
            </w:r>
            <w:r w:rsidR="00E26226" w:rsidRPr="003935DB">
              <w:rPr>
                <w:rFonts w:cstheme="minorHAnsi"/>
              </w:rPr>
              <w:t>k</w:t>
            </w:r>
            <w:r w:rsidRPr="003935DB">
              <w:rPr>
                <w:rFonts w:cstheme="minorHAnsi"/>
              </w:rPr>
              <w:t xml:space="preserve">urze Runde: </w:t>
            </w:r>
            <w:r w:rsidR="008A0BA9">
              <w:rPr>
                <w:rFonts w:cstheme="minorHAnsi"/>
              </w:rPr>
              <w:t>„</w:t>
            </w:r>
            <w:r w:rsidR="00894DF3" w:rsidRPr="003935DB">
              <w:rPr>
                <w:rFonts w:cstheme="minorHAnsi"/>
              </w:rPr>
              <w:t>Hat sich euer Umgang mit Social Media Inhalten mit den besprochenen Themen verändert? Sind euch Aspekte aufgefallen im Nachgang zur Unterrichtsstunde? Habt ihr die QQQQ-Methode oder den Faktenchecker angewendet?</w:t>
            </w:r>
            <w:r w:rsidR="008A0BA9">
              <w:rPr>
                <w:rFonts w:cstheme="minorHAnsi"/>
              </w:rPr>
              <w:t>“</w:t>
            </w:r>
            <w:r w:rsidRPr="003935DB">
              <w:rPr>
                <w:rFonts w:cstheme="minorHAnsi"/>
              </w:rPr>
              <w:t xml:space="preserve"> </w:t>
            </w:r>
          </w:p>
          <w:p w14:paraId="1A5984A2" w14:textId="66E060DC" w:rsidR="002C39FF" w:rsidRPr="003935DB" w:rsidRDefault="00E26226" w:rsidP="00F07C29">
            <w:pPr>
              <w:tabs>
                <w:tab w:val="left" w:pos="273"/>
                <w:tab w:val="left" w:pos="2441"/>
                <w:tab w:val="left" w:pos="2880"/>
              </w:tabs>
              <w:spacing w:line="276" w:lineRule="auto"/>
              <w:rPr>
                <w:rFonts w:cstheme="minorHAnsi"/>
              </w:rPr>
            </w:pPr>
            <w:r w:rsidRPr="003935DB">
              <w:rPr>
                <w:rFonts w:cstheme="minorHAnsi"/>
              </w:rPr>
              <w:t xml:space="preserve">Es folgen </w:t>
            </w:r>
            <w:r w:rsidR="00BF0571" w:rsidRPr="003935DB">
              <w:rPr>
                <w:rFonts w:cstheme="minorHAnsi"/>
              </w:rPr>
              <w:t>f</w:t>
            </w:r>
            <w:r w:rsidR="002C39FF" w:rsidRPr="003935DB">
              <w:rPr>
                <w:rFonts w:cstheme="minorHAnsi"/>
              </w:rPr>
              <w:t xml:space="preserve">reiwillige Wortmeldungen, </w:t>
            </w:r>
            <w:r w:rsidRPr="003935DB">
              <w:rPr>
                <w:rFonts w:cstheme="minorHAnsi"/>
              </w:rPr>
              <w:t>ohne</w:t>
            </w:r>
            <w:r w:rsidR="002C39FF" w:rsidRPr="003935DB">
              <w:rPr>
                <w:rFonts w:cstheme="minorHAnsi"/>
              </w:rPr>
              <w:t xml:space="preserve"> Bewertung</w:t>
            </w:r>
            <w:r w:rsidRPr="003935DB">
              <w:rPr>
                <w:rFonts w:cstheme="minorHAnsi"/>
              </w:rPr>
              <w:t xml:space="preserve"> durch die Lehrkraft</w:t>
            </w:r>
            <w:r w:rsidR="002C39FF" w:rsidRPr="003935DB">
              <w:rPr>
                <w:rFonts w:cstheme="minorHAnsi"/>
              </w:rPr>
              <w:t>.</w:t>
            </w:r>
          </w:p>
          <w:p w14:paraId="3B26B2BC" w14:textId="77777777" w:rsidR="002C39FF" w:rsidRPr="003935DB" w:rsidRDefault="002C39FF" w:rsidP="00F07C29">
            <w:pPr>
              <w:tabs>
                <w:tab w:val="left" w:pos="273"/>
                <w:tab w:val="left" w:pos="2441"/>
                <w:tab w:val="left" w:pos="2880"/>
              </w:tabs>
              <w:spacing w:line="276" w:lineRule="auto"/>
              <w:rPr>
                <w:rFonts w:cstheme="minorHAnsi"/>
              </w:rPr>
            </w:pPr>
          </w:p>
          <w:p w14:paraId="7854FD9D" w14:textId="236A219B" w:rsidR="002C39FF" w:rsidRPr="003935DB" w:rsidRDefault="002C39FF" w:rsidP="00F07C29">
            <w:pPr>
              <w:tabs>
                <w:tab w:val="left" w:pos="273"/>
                <w:tab w:val="left" w:pos="2441"/>
                <w:tab w:val="left" w:pos="2880"/>
              </w:tabs>
              <w:spacing w:line="276" w:lineRule="auto"/>
              <w:rPr>
                <w:rFonts w:cstheme="minorHAnsi"/>
              </w:rPr>
            </w:pPr>
            <w:r w:rsidRPr="003935DB">
              <w:rPr>
                <w:rFonts w:cstheme="minorHAnsi"/>
                <w:b/>
                <w:bCs/>
              </w:rPr>
              <w:t>Hinweis:</w:t>
            </w:r>
            <w:r w:rsidRPr="003935DB">
              <w:rPr>
                <w:rFonts w:cstheme="minorHAnsi"/>
              </w:rPr>
              <w:t xml:space="preserve"> </w:t>
            </w:r>
            <w:r w:rsidR="00E26226" w:rsidRPr="003935DB">
              <w:rPr>
                <w:rFonts w:cstheme="minorHAnsi"/>
              </w:rPr>
              <w:t xml:space="preserve">Die vier Kernbotschaften </w:t>
            </w:r>
            <w:r w:rsidR="00894DF3" w:rsidRPr="003935DB">
              <w:rPr>
                <w:rFonts w:cstheme="minorHAnsi"/>
              </w:rPr>
              <w:t>aus der Reflexionsphase</w:t>
            </w:r>
            <w:r w:rsidR="00E26226" w:rsidRPr="003935DB">
              <w:rPr>
                <w:rFonts w:cstheme="minorHAnsi"/>
              </w:rPr>
              <w:t xml:space="preserve"> der Handreichung </w:t>
            </w:r>
            <w:r w:rsidR="00894DF3" w:rsidRPr="003935DB">
              <w:rPr>
                <w:rFonts w:cstheme="minorHAnsi"/>
              </w:rPr>
              <w:t>können</w:t>
            </w:r>
            <w:r w:rsidR="00E26226" w:rsidRPr="003935DB">
              <w:rPr>
                <w:rFonts w:cstheme="minorHAnsi"/>
              </w:rPr>
              <w:t xml:space="preserve"> kurz reaktiviert </w:t>
            </w:r>
            <w:r w:rsidR="00894DF3" w:rsidRPr="003935DB">
              <w:rPr>
                <w:rFonts w:cstheme="minorHAnsi"/>
              </w:rPr>
              <w:t xml:space="preserve">werden </w:t>
            </w:r>
            <w:r w:rsidR="00E26226" w:rsidRPr="003935DB">
              <w:rPr>
                <w:rFonts w:cstheme="minorHAnsi"/>
              </w:rPr>
              <w:t>und als Anker für die Reflexion genutzt</w:t>
            </w:r>
            <w:r w:rsidR="00894DF3" w:rsidRPr="003935DB">
              <w:rPr>
                <w:rFonts w:cstheme="minorHAnsi"/>
              </w:rPr>
              <w:t xml:space="preserve"> werden.</w:t>
            </w:r>
          </w:p>
          <w:p w14:paraId="4E17F8AC" w14:textId="77777777" w:rsidR="001C2959" w:rsidRPr="003935DB" w:rsidRDefault="001C2959" w:rsidP="00F07C29">
            <w:pPr>
              <w:tabs>
                <w:tab w:val="left" w:pos="273"/>
                <w:tab w:val="left" w:pos="2441"/>
                <w:tab w:val="left" w:pos="2880"/>
              </w:tabs>
              <w:spacing w:line="276" w:lineRule="auto"/>
              <w:rPr>
                <w:rFonts w:cstheme="minorHAnsi"/>
              </w:rPr>
            </w:pPr>
          </w:p>
          <w:p w14:paraId="05E3577B" w14:textId="3123DF7A" w:rsidR="00A12F29" w:rsidRPr="00081920" w:rsidRDefault="00A12F29">
            <w:pPr>
              <w:shd w:val="clear" w:color="auto" w:fill="FBE4D5" w:themeFill="accent2" w:themeFillTint="33"/>
              <w:tabs>
                <w:tab w:val="left" w:pos="273"/>
              </w:tabs>
              <w:spacing w:line="276" w:lineRule="auto"/>
              <w:rPr>
                <w:ins w:id="1641" w:author="Fabienne Schmaus" w:date="2026-05-11T11:46:00Z" w16du:dateUtc="2026-05-11T09:46:00Z"/>
                <w:rFonts w:cstheme="minorHAnsi"/>
                <w:b/>
                <w:bCs/>
              </w:rPr>
              <w:pPrChange w:id="1642" w:author="Fabienne Schmaus" w:date="2026-05-11T11:46:00Z" w16du:dateUtc="2026-05-11T09:46:00Z">
                <w:pPr>
                  <w:shd w:val="clear" w:color="auto" w:fill="FFF2CC" w:themeFill="accent4" w:themeFillTint="33"/>
                  <w:tabs>
                    <w:tab w:val="left" w:pos="273"/>
                  </w:tabs>
                  <w:spacing w:line="276" w:lineRule="auto"/>
                </w:pPr>
              </w:pPrChange>
            </w:pPr>
            <w:ins w:id="1643" w:author="Fabienne Schmaus" w:date="2026-05-11T11:46:00Z" w16du:dateUtc="2026-05-11T09:46:00Z">
              <w:r w:rsidRPr="00081920">
                <w:rPr>
                  <w:rFonts w:ascii="Segoe UI Symbol" w:hAnsi="Segoe UI Symbol" w:cs="Segoe UI Symbol"/>
                  <w:b/>
                  <w:bCs/>
                </w:rPr>
                <w:t>⚠</w:t>
              </w:r>
              <w:r w:rsidRPr="00081920">
                <w:rPr>
                  <w:rFonts w:cstheme="minorHAnsi"/>
                  <w:b/>
                  <w:bCs/>
                </w:rPr>
                <w:t xml:space="preserve"> INFOBOX // </w:t>
              </w:r>
              <w:r w:rsidRPr="00A12F29">
                <w:rPr>
                  <w:rFonts w:cstheme="minorHAnsi"/>
                  <w:b/>
                  <w:bCs/>
                </w:rPr>
                <w:t xml:space="preserve">Wenn Lernende Hilfe brauchen </w:t>
              </w:r>
              <w:r w:rsidRPr="00081920">
                <w:rPr>
                  <w:rFonts w:cstheme="minorHAnsi"/>
                  <w:b/>
                  <w:bCs/>
                </w:rPr>
                <w:t>– Hinweis für Lehrkräfte</w:t>
              </w:r>
            </w:ins>
          </w:p>
          <w:p w14:paraId="72838289" w14:textId="29AC9C98" w:rsidR="002C39FF" w:rsidRPr="003935DB" w:rsidDel="00A12F29" w:rsidRDefault="002C39FF">
            <w:pPr>
              <w:shd w:val="clear" w:color="auto" w:fill="FBE4D5" w:themeFill="accent2" w:themeFillTint="33"/>
              <w:tabs>
                <w:tab w:val="left" w:pos="273"/>
                <w:tab w:val="left" w:pos="2441"/>
                <w:tab w:val="left" w:pos="2880"/>
              </w:tabs>
              <w:spacing w:line="276" w:lineRule="auto"/>
              <w:rPr>
                <w:del w:id="1644" w:author="Fabienne Schmaus" w:date="2026-05-11T11:46:00Z" w16du:dateUtc="2026-05-11T09:46:00Z"/>
                <w:rFonts w:cstheme="minorHAnsi"/>
              </w:rPr>
              <w:pPrChange w:id="1645" w:author="Fabienne Schmaus" w:date="2026-05-11T11:46:00Z" w16du:dateUtc="2026-05-11T09:46:00Z">
                <w:pPr>
                  <w:tabs>
                    <w:tab w:val="left" w:pos="273"/>
                    <w:tab w:val="left" w:pos="2441"/>
                    <w:tab w:val="left" w:pos="2880"/>
                  </w:tabs>
                  <w:spacing w:line="276" w:lineRule="auto"/>
                </w:pPr>
              </w:pPrChange>
            </w:pPr>
            <w:del w:id="1646" w:author="Fabienne Schmaus" w:date="2026-05-11T11:46:00Z" w16du:dateUtc="2026-05-11T09:46:00Z">
              <w:r w:rsidRPr="003935DB" w:rsidDel="00A12F29">
                <w:rPr>
                  <w:rFonts w:cstheme="minorHAnsi"/>
                  <w:b/>
                  <w:bCs/>
                </w:rPr>
                <w:delText>Zusatzinformation</w:delText>
              </w:r>
              <w:r w:rsidR="001C2959" w:rsidRPr="003935DB" w:rsidDel="00A12F29">
                <w:rPr>
                  <w:rFonts w:cstheme="minorHAnsi"/>
                  <w:b/>
                  <w:bCs/>
                </w:rPr>
                <w:delText>en</w:delText>
              </w:r>
              <w:r w:rsidRPr="003935DB" w:rsidDel="00A12F29">
                <w:rPr>
                  <w:rFonts w:cstheme="minorHAnsi"/>
                  <w:b/>
                  <w:bCs/>
                </w:rPr>
                <w:delText xml:space="preserve"> für Lehrkräfte: Wenn </w:delText>
              </w:r>
              <w:r w:rsidR="001C2959" w:rsidRPr="003935DB" w:rsidDel="00A12F29">
                <w:rPr>
                  <w:rFonts w:cstheme="minorHAnsi"/>
                  <w:b/>
                  <w:bCs/>
                </w:rPr>
                <w:delText>Lernende</w:delText>
              </w:r>
              <w:r w:rsidRPr="003935DB" w:rsidDel="00A12F29">
                <w:rPr>
                  <w:rFonts w:cstheme="minorHAnsi"/>
                  <w:b/>
                  <w:bCs/>
                </w:rPr>
                <w:delText xml:space="preserve"> Hilfe brauchen</w:delText>
              </w:r>
              <w:r w:rsidR="00FC0D9C" w:rsidRPr="003935DB" w:rsidDel="00A12F29">
                <w:rPr>
                  <w:rFonts w:cstheme="minorHAnsi"/>
                  <w:b/>
                  <w:bCs/>
                </w:rPr>
                <w:delText xml:space="preserve"> </w:delText>
              </w:r>
            </w:del>
          </w:p>
          <w:p w14:paraId="31698018" w14:textId="5887DB43" w:rsidR="00571BFD" w:rsidRPr="003935DB" w:rsidRDefault="00571BFD">
            <w:pPr>
              <w:shd w:val="clear" w:color="auto" w:fill="FBE4D5" w:themeFill="accent2" w:themeFillTint="33"/>
              <w:tabs>
                <w:tab w:val="left" w:pos="273"/>
                <w:tab w:val="left" w:pos="2441"/>
                <w:tab w:val="left" w:pos="2880"/>
              </w:tabs>
              <w:spacing w:line="276" w:lineRule="auto"/>
              <w:rPr>
                <w:rFonts w:cstheme="minorHAnsi"/>
              </w:rPr>
              <w:pPrChange w:id="1647" w:author="Fabienne Schmaus" w:date="2026-05-11T11:46:00Z" w16du:dateUtc="2026-05-11T09:46:00Z">
                <w:pPr>
                  <w:tabs>
                    <w:tab w:val="left" w:pos="273"/>
                    <w:tab w:val="left" w:pos="2441"/>
                    <w:tab w:val="left" w:pos="2880"/>
                  </w:tabs>
                  <w:spacing w:line="276" w:lineRule="auto"/>
                </w:pPr>
              </w:pPrChange>
            </w:pPr>
            <w:r w:rsidRPr="00A12F29">
              <w:rPr>
                <w:rFonts w:cstheme="minorHAnsi"/>
                <w:i/>
                <w:iCs/>
                <w:rPrChange w:id="1648" w:author="Fabienne Schmaus" w:date="2026-05-11T11:45:00Z" w16du:dateUtc="2026-05-11T09:45:00Z">
                  <w:rPr>
                    <w:rFonts w:cstheme="minorHAnsi"/>
                  </w:rPr>
                </w:rPrChange>
              </w:rPr>
              <w:t>Sensibilität:</w:t>
            </w:r>
            <w:r w:rsidRPr="003935DB">
              <w:rPr>
                <w:rFonts w:cstheme="minorHAnsi"/>
              </w:rPr>
              <w:t xml:space="preserve"> Das Thema Körperbilder und Gesundheitsideale kann persönliche Betroffenheit auslösen</w:t>
            </w:r>
            <w:ins w:id="1649" w:author="Fabienne Schmaus" w:date="2026-05-11T09:57:00Z" w16du:dateUtc="2026-05-11T07:57:00Z">
              <w:r w:rsidR="00750E4B">
                <w:rPr>
                  <w:rFonts w:cstheme="minorHAnsi"/>
                </w:rPr>
                <w:t>,</w:t>
              </w:r>
            </w:ins>
            <w:del w:id="1650" w:author="Fabienne Schmaus" w:date="2026-05-11T09:57:00Z" w16du:dateUtc="2026-05-11T07:57:00Z">
              <w:r w:rsidRPr="003935DB" w:rsidDel="00750E4B">
                <w:rPr>
                  <w:rFonts w:cstheme="minorHAnsi"/>
                </w:rPr>
                <w:delText xml:space="preserve"> –</w:delText>
              </w:r>
            </w:del>
            <w:r w:rsidRPr="003935DB">
              <w:rPr>
                <w:rFonts w:cstheme="minorHAnsi"/>
              </w:rPr>
              <w:t xml:space="preserve"> insbesondere in Verbindung mit Essstörungen, Diäterfahrungen oder körperbezogenen Unsicherheiten. Die Einheit zielt auf Medienkompetenz, nicht auf Bewertung des eigenen Körpers oder Essverhaltens. Nicht moralisieren. Die Botschaft ist nicht </w:t>
            </w:r>
            <w:r w:rsidR="008A0BA9">
              <w:rPr>
                <w:rFonts w:cstheme="minorHAnsi"/>
              </w:rPr>
              <w:t>„</w:t>
            </w:r>
            <w:r w:rsidRPr="003935DB">
              <w:rPr>
                <w:rFonts w:cstheme="minorHAnsi"/>
              </w:rPr>
              <w:t>Social Media ist gefährlich</w:t>
            </w:r>
            <w:r w:rsidR="008A0BA9">
              <w:rPr>
                <w:rFonts w:cstheme="minorHAnsi"/>
              </w:rPr>
              <w:t>“</w:t>
            </w:r>
            <w:r w:rsidRPr="003935DB">
              <w:rPr>
                <w:rFonts w:cstheme="minorHAnsi"/>
              </w:rPr>
              <w:t xml:space="preserve">, sondern </w:t>
            </w:r>
            <w:r w:rsidR="008A0BA9">
              <w:rPr>
                <w:rFonts w:cstheme="minorHAnsi"/>
              </w:rPr>
              <w:t>„</w:t>
            </w:r>
            <w:r w:rsidRPr="003935DB">
              <w:rPr>
                <w:rFonts w:cstheme="minorHAnsi"/>
              </w:rPr>
              <w:t>Ich kann Quellen einschätzen.</w:t>
            </w:r>
            <w:r w:rsidR="008A0BA9">
              <w:rPr>
                <w:rFonts w:cstheme="minorHAnsi"/>
              </w:rPr>
              <w:t>“</w:t>
            </w:r>
          </w:p>
          <w:p w14:paraId="61C42874" w14:textId="734FD606" w:rsidR="00571BFD" w:rsidRPr="00A12F29" w:rsidDel="00A12F29" w:rsidRDefault="00571BFD">
            <w:pPr>
              <w:shd w:val="clear" w:color="auto" w:fill="FBE4D5" w:themeFill="accent2" w:themeFillTint="33"/>
              <w:tabs>
                <w:tab w:val="left" w:pos="273"/>
                <w:tab w:val="left" w:pos="2441"/>
                <w:tab w:val="left" w:pos="2880"/>
              </w:tabs>
              <w:spacing w:line="276" w:lineRule="auto"/>
              <w:rPr>
                <w:del w:id="1651" w:author="Fabienne Schmaus" w:date="2026-05-11T11:46:00Z" w16du:dateUtc="2026-05-11T09:46:00Z"/>
                <w:rFonts w:cstheme="minorHAnsi"/>
                <w:i/>
                <w:iCs/>
                <w:rPrChange w:id="1652" w:author="Fabienne Schmaus" w:date="2026-05-11T11:46:00Z" w16du:dateUtc="2026-05-11T09:46:00Z">
                  <w:rPr>
                    <w:del w:id="1653" w:author="Fabienne Schmaus" w:date="2026-05-11T11:46:00Z" w16du:dateUtc="2026-05-11T09:46:00Z"/>
                    <w:rFonts w:cstheme="minorHAnsi"/>
                  </w:rPr>
                </w:rPrChange>
              </w:rPr>
              <w:pPrChange w:id="1654" w:author="Fabienne Schmaus" w:date="2026-05-11T11:46:00Z" w16du:dateUtc="2026-05-11T09:46:00Z">
                <w:pPr>
                  <w:tabs>
                    <w:tab w:val="left" w:pos="273"/>
                    <w:tab w:val="left" w:pos="2441"/>
                    <w:tab w:val="left" w:pos="2880"/>
                  </w:tabs>
                  <w:spacing w:line="276" w:lineRule="auto"/>
                </w:pPr>
              </w:pPrChange>
            </w:pPr>
          </w:p>
          <w:p w14:paraId="3763E419" w14:textId="256AC32E" w:rsidR="00571BFD" w:rsidDel="003F3FC7" w:rsidRDefault="00571BFD">
            <w:pPr>
              <w:shd w:val="clear" w:color="auto" w:fill="FBE4D5" w:themeFill="accent2" w:themeFillTint="33"/>
              <w:tabs>
                <w:tab w:val="left" w:pos="273"/>
                <w:tab w:val="left" w:pos="2441"/>
                <w:tab w:val="left" w:pos="2880"/>
              </w:tabs>
              <w:spacing w:line="276" w:lineRule="auto"/>
              <w:rPr>
                <w:del w:id="1655" w:author="Fabienne Schmaus" w:date="2026-05-11T09:14:00Z" w16du:dateUtc="2026-05-11T07:14:00Z"/>
                <w:rFonts w:cstheme="minorHAnsi"/>
              </w:rPr>
            </w:pPr>
            <w:r w:rsidRPr="00A12F29">
              <w:rPr>
                <w:rFonts w:cstheme="minorHAnsi"/>
                <w:i/>
                <w:iCs/>
                <w:rPrChange w:id="1656" w:author="Fabienne Schmaus" w:date="2026-05-11T11:46:00Z" w16du:dateUtc="2026-05-11T09:46:00Z">
                  <w:rPr>
                    <w:rFonts w:cstheme="minorHAnsi"/>
                  </w:rPr>
                </w:rPrChange>
              </w:rPr>
              <w:t>Umgang mit Betroffenheit:</w:t>
            </w:r>
            <w:r w:rsidRPr="003935DB">
              <w:rPr>
                <w:rFonts w:cstheme="minorHAnsi"/>
              </w:rPr>
              <w:t xml:space="preserve"> Falls </w:t>
            </w:r>
            <w:del w:id="1657" w:author="Fabienne Schmaus" w:date="2026-05-11T09:14:00Z" w16du:dateUtc="2026-05-11T07:14:00Z">
              <w:r w:rsidRPr="003935DB" w:rsidDel="00F7152F">
                <w:rPr>
                  <w:rFonts w:cstheme="minorHAnsi"/>
                </w:rPr>
                <w:delText>Schüler:innen</w:delText>
              </w:r>
            </w:del>
            <w:ins w:id="1658" w:author="Fabienne Schmaus" w:date="2026-05-11T09:14:00Z" w16du:dateUtc="2026-05-11T07:14:00Z">
              <w:r w:rsidR="00F7152F">
                <w:rPr>
                  <w:rFonts w:cstheme="minorHAnsi"/>
                </w:rPr>
                <w:t>Lernende</w:t>
              </w:r>
            </w:ins>
            <w:r w:rsidRPr="003935DB">
              <w:rPr>
                <w:rFonts w:cstheme="minorHAnsi"/>
              </w:rPr>
              <w:t xml:space="preserve"> von eigenen Erfahrungen berichten, die auf Essstörungen oder starken Körperbildproblemen hinweisen: würdig aufnehmen,</w:t>
            </w:r>
            <w:ins w:id="1659" w:author="Michael Kohl" w:date="2026-05-20T14:53:00Z" w16du:dateUtc="2026-05-20T12:53:00Z">
              <w:r w:rsidR="003F3FC7">
                <w:rPr>
                  <w:rFonts w:cstheme="minorHAnsi"/>
                </w:rPr>
                <w:t xml:space="preserve"> </w:t>
              </w:r>
              <w:r w:rsidR="003F3FC7" w:rsidRPr="003935DB">
                <w:rPr>
                  <w:rFonts w:cstheme="minorHAnsi"/>
                </w:rPr>
                <w:t>Natürlich keine Analyse im Plenum</w:t>
              </w:r>
              <w:r w:rsidR="003F3FC7">
                <w:rPr>
                  <w:rFonts w:cstheme="minorHAnsi"/>
                </w:rPr>
                <w:t xml:space="preserve">, </w:t>
              </w:r>
            </w:ins>
            <w:r w:rsidRPr="003935DB">
              <w:rPr>
                <w:rFonts w:cstheme="minorHAnsi"/>
              </w:rPr>
              <w:t xml:space="preserve"> </w:t>
            </w:r>
            <w:commentRangeStart w:id="1660"/>
            <w:commentRangeStart w:id="1661"/>
            <w:r w:rsidRPr="003935DB">
              <w:rPr>
                <w:rFonts w:cstheme="minorHAnsi"/>
              </w:rPr>
              <w:t xml:space="preserve">auf Beratungsangebote </w:t>
            </w:r>
            <w:commentRangeEnd w:id="1660"/>
            <w:r w:rsidR="00325DBA" w:rsidRPr="003935DB">
              <w:rPr>
                <w:rStyle w:val="Kommentarzeichen"/>
                <w:rFonts w:cstheme="minorHAnsi"/>
                <w:sz w:val="22"/>
                <w:szCs w:val="22"/>
              </w:rPr>
              <w:commentReference w:id="1660"/>
            </w:r>
            <w:commentRangeEnd w:id="1661"/>
            <w:r w:rsidR="003F3FC7" w:rsidRPr="003935DB">
              <w:rPr>
                <w:rStyle w:val="Kommentarzeichen"/>
                <w:rFonts w:cstheme="minorHAnsi"/>
                <w:sz w:val="22"/>
                <w:szCs w:val="22"/>
              </w:rPr>
              <w:commentReference w:id="1661"/>
            </w:r>
            <w:r w:rsidRPr="003935DB">
              <w:rPr>
                <w:rFonts w:cstheme="minorHAnsi"/>
              </w:rPr>
              <w:t>hinweisen</w:t>
            </w:r>
            <w:ins w:id="1662" w:author="Michael Kohl" w:date="2026-05-20T14:53:00Z" w16du:dateUtc="2026-05-20T12:53:00Z">
              <w:r w:rsidR="003F3FC7">
                <w:rPr>
                  <w:rFonts w:cstheme="minorHAnsi"/>
                </w:rPr>
                <w:t xml:space="preserve">: </w:t>
              </w:r>
            </w:ins>
            <w:del w:id="1663" w:author="Michael Kohl" w:date="2026-05-20T14:53:00Z" w16du:dateUtc="2026-05-20T12:53:00Z">
              <w:r w:rsidRPr="003935DB" w:rsidDel="003F3FC7">
                <w:rPr>
                  <w:rFonts w:cstheme="minorHAnsi"/>
                </w:rPr>
                <w:delText>.</w:delText>
              </w:r>
            </w:del>
            <w:r w:rsidRPr="003935DB">
              <w:rPr>
                <w:rFonts w:cstheme="minorHAnsi"/>
              </w:rPr>
              <w:t xml:space="preserve"> </w:t>
            </w:r>
            <w:del w:id="1664" w:author="Michael Kohl" w:date="2026-05-20T14:53:00Z" w16du:dateUtc="2026-05-20T12:53:00Z">
              <w:r w:rsidRPr="003935DB" w:rsidDel="003F3FC7">
                <w:rPr>
                  <w:rFonts w:cstheme="minorHAnsi"/>
                </w:rPr>
                <w:delText>Natürlich keine Analyse im Plenum.</w:delText>
              </w:r>
            </w:del>
          </w:p>
          <w:p w14:paraId="45DD8A04" w14:textId="66C0F2D8" w:rsidR="003F3FC7" w:rsidRPr="003F3FC7" w:rsidRDefault="003F3FC7" w:rsidP="003F3FC7">
            <w:pPr>
              <w:pStyle w:val="Listenabsatz"/>
              <w:numPr>
                <w:ilvl w:val="0"/>
                <w:numId w:val="78"/>
              </w:numPr>
              <w:shd w:val="clear" w:color="auto" w:fill="FBE4D5" w:themeFill="accent2" w:themeFillTint="33"/>
              <w:tabs>
                <w:tab w:val="left" w:pos="273"/>
                <w:tab w:val="left" w:pos="2441"/>
                <w:tab w:val="left" w:pos="2880"/>
              </w:tabs>
              <w:spacing w:line="276" w:lineRule="auto"/>
              <w:rPr>
                <w:ins w:id="1665" w:author="Michael Kohl" w:date="2026-05-20T14:58:00Z" w16du:dateUtc="2026-05-20T12:58:00Z"/>
                <w:rFonts w:cstheme="minorHAnsi"/>
              </w:rPr>
              <w:pPrChange w:id="1666" w:author="Michael Kohl" w:date="2026-05-20T14:58:00Z" w16du:dateUtc="2026-05-20T12:58:00Z">
                <w:pPr>
                  <w:shd w:val="clear" w:color="auto" w:fill="FBE4D5" w:themeFill="accent2" w:themeFillTint="33"/>
                  <w:tabs>
                    <w:tab w:val="left" w:pos="273"/>
                    <w:tab w:val="left" w:pos="2441"/>
                    <w:tab w:val="left" w:pos="2880"/>
                  </w:tabs>
                  <w:spacing w:line="276" w:lineRule="auto"/>
                </w:pPr>
              </w:pPrChange>
            </w:pPr>
            <w:ins w:id="1667" w:author="Michael Kohl" w:date="2026-05-20T14:54:00Z" w16du:dateUtc="2026-05-20T12:54:00Z">
              <w:r w:rsidRPr="003F3FC7">
                <w:rPr>
                  <w:rFonts w:cstheme="minorHAnsi"/>
                </w:rPr>
                <w:fldChar w:fldCharType="begin"/>
              </w:r>
              <w:r w:rsidRPr="003F3FC7">
                <w:rPr>
                  <w:rFonts w:cstheme="minorHAnsi"/>
                </w:rPr>
                <w:instrText>HYPERLINK "</w:instrText>
              </w:r>
              <w:r w:rsidRPr="003F3FC7">
                <w:rPr>
                  <w:rFonts w:cstheme="minorHAnsi"/>
                </w:rPr>
                <w:instrText>https://essstoerungen.bioeg.de/</w:instrText>
              </w:r>
              <w:r w:rsidRPr="003F3FC7">
                <w:rPr>
                  <w:rFonts w:cstheme="minorHAnsi"/>
                </w:rPr>
                <w:instrText>"</w:instrText>
              </w:r>
              <w:r w:rsidRPr="003F3FC7">
                <w:rPr>
                  <w:rFonts w:cstheme="minorHAnsi"/>
                </w:rPr>
                <w:fldChar w:fldCharType="separate"/>
              </w:r>
              <w:r w:rsidRPr="003F3FC7">
                <w:rPr>
                  <w:rStyle w:val="Hyperlink"/>
                  <w:rFonts w:cstheme="minorHAnsi"/>
                </w:rPr>
                <w:t>https://essstoerungen.bioeg.de/</w:t>
              </w:r>
              <w:r w:rsidRPr="003F3FC7">
                <w:rPr>
                  <w:rFonts w:cstheme="minorHAnsi"/>
                </w:rPr>
                <w:fldChar w:fldCharType="end"/>
              </w:r>
            </w:ins>
          </w:p>
          <w:p w14:paraId="03F520CD" w14:textId="72DDF4FE" w:rsidR="003F3FC7" w:rsidRPr="003F3FC7" w:rsidRDefault="003F3FC7" w:rsidP="003F3FC7">
            <w:pPr>
              <w:pStyle w:val="Listenabsatz"/>
              <w:numPr>
                <w:ilvl w:val="0"/>
                <w:numId w:val="78"/>
              </w:numPr>
              <w:shd w:val="clear" w:color="auto" w:fill="FBE4D5" w:themeFill="accent2" w:themeFillTint="33"/>
              <w:tabs>
                <w:tab w:val="left" w:pos="273"/>
                <w:tab w:val="left" w:pos="2441"/>
                <w:tab w:val="left" w:pos="2880"/>
              </w:tabs>
              <w:spacing w:line="276" w:lineRule="auto"/>
              <w:rPr>
                <w:ins w:id="1668" w:author="Michael Kohl" w:date="2026-05-20T14:58:00Z" w16du:dateUtc="2026-05-20T12:58:00Z"/>
                <w:rFonts w:cstheme="minorHAnsi"/>
              </w:rPr>
              <w:pPrChange w:id="1669" w:author="Michael Kohl" w:date="2026-05-20T14:58:00Z" w16du:dateUtc="2026-05-20T12:58:00Z">
                <w:pPr>
                  <w:shd w:val="clear" w:color="auto" w:fill="FBE4D5" w:themeFill="accent2" w:themeFillTint="33"/>
                  <w:tabs>
                    <w:tab w:val="left" w:pos="273"/>
                    <w:tab w:val="left" w:pos="2441"/>
                    <w:tab w:val="left" w:pos="2880"/>
                  </w:tabs>
                  <w:spacing w:line="276" w:lineRule="auto"/>
                </w:pPr>
              </w:pPrChange>
            </w:pPr>
            <w:ins w:id="1670" w:author="Michael Kohl" w:date="2026-05-20T14:58:00Z" w16du:dateUtc="2026-05-20T12:58:00Z">
              <w:r w:rsidRPr="003F3FC7">
                <w:rPr>
                  <w:rFonts w:cstheme="minorHAnsi"/>
                </w:rPr>
                <w:t>Gesundheitsamt vor Ort</w:t>
              </w:r>
            </w:ins>
          </w:p>
          <w:p w14:paraId="7765C44B" w14:textId="72397B88" w:rsidR="003F3FC7" w:rsidRPr="003F3FC7" w:rsidRDefault="003F3FC7" w:rsidP="003F3FC7">
            <w:pPr>
              <w:pStyle w:val="Listenabsatz"/>
              <w:numPr>
                <w:ilvl w:val="0"/>
                <w:numId w:val="78"/>
              </w:numPr>
              <w:shd w:val="clear" w:color="auto" w:fill="FBE4D5" w:themeFill="accent2" w:themeFillTint="33"/>
              <w:tabs>
                <w:tab w:val="left" w:pos="273"/>
                <w:tab w:val="left" w:pos="2441"/>
                <w:tab w:val="left" w:pos="2880"/>
              </w:tabs>
              <w:spacing w:line="276" w:lineRule="auto"/>
              <w:rPr>
                <w:ins w:id="1671" w:author="Michael Kohl" w:date="2026-05-20T14:54:00Z" w16du:dateUtc="2026-05-20T12:54:00Z"/>
                <w:rFonts w:cstheme="minorHAnsi"/>
              </w:rPr>
              <w:pPrChange w:id="1672" w:author="Michael Kohl" w:date="2026-05-20T14:58:00Z" w16du:dateUtc="2026-05-20T12:58:00Z">
                <w:pPr>
                  <w:shd w:val="clear" w:color="auto" w:fill="FBE4D5" w:themeFill="accent2" w:themeFillTint="33"/>
                  <w:tabs>
                    <w:tab w:val="left" w:pos="273"/>
                    <w:tab w:val="left" w:pos="2441"/>
                    <w:tab w:val="left" w:pos="2880"/>
                  </w:tabs>
                  <w:spacing w:line="276" w:lineRule="auto"/>
                </w:pPr>
              </w:pPrChange>
            </w:pPr>
            <w:ins w:id="1673" w:author="Michael Kohl" w:date="2026-05-20T14:58:00Z" w16du:dateUtc="2026-05-20T12:58:00Z">
              <w:r w:rsidRPr="003F3FC7">
                <w:rPr>
                  <w:rFonts w:cstheme="minorHAnsi"/>
                </w:rPr>
                <w:t>Schulpsychologin</w:t>
              </w:r>
            </w:ins>
          </w:p>
          <w:p w14:paraId="29D79BBC" w14:textId="77777777" w:rsidR="003F3FC7" w:rsidRPr="003935DB" w:rsidRDefault="003F3FC7">
            <w:pPr>
              <w:shd w:val="clear" w:color="auto" w:fill="FBE4D5" w:themeFill="accent2" w:themeFillTint="33"/>
              <w:tabs>
                <w:tab w:val="left" w:pos="273"/>
                <w:tab w:val="left" w:pos="2441"/>
                <w:tab w:val="left" w:pos="2880"/>
              </w:tabs>
              <w:spacing w:line="276" w:lineRule="auto"/>
              <w:rPr>
                <w:ins w:id="1674" w:author="Michael Kohl" w:date="2026-05-20T14:54:00Z" w16du:dateUtc="2026-05-20T12:54:00Z"/>
                <w:rFonts w:cstheme="minorHAnsi"/>
              </w:rPr>
              <w:pPrChange w:id="1675" w:author="Fabienne Schmaus" w:date="2026-05-11T11:46:00Z" w16du:dateUtc="2026-05-11T09:46:00Z">
                <w:pPr>
                  <w:tabs>
                    <w:tab w:val="left" w:pos="273"/>
                    <w:tab w:val="left" w:pos="2441"/>
                    <w:tab w:val="left" w:pos="2880"/>
                  </w:tabs>
                  <w:spacing w:line="276" w:lineRule="auto"/>
                </w:pPr>
              </w:pPrChange>
            </w:pPr>
          </w:p>
          <w:p w14:paraId="6030A5A4" w14:textId="0A8F2ACC" w:rsidR="002C39FF" w:rsidRPr="003935DB" w:rsidRDefault="002C39FF">
            <w:pPr>
              <w:shd w:val="clear" w:color="auto" w:fill="FBE4D5" w:themeFill="accent2" w:themeFillTint="33"/>
              <w:tabs>
                <w:tab w:val="left" w:pos="273"/>
                <w:tab w:val="left" w:pos="2441"/>
                <w:tab w:val="left" w:pos="2880"/>
              </w:tabs>
              <w:spacing w:line="276" w:lineRule="auto"/>
              <w:rPr>
                <w:rFonts w:cstheme="minorHAnsi"/>
              </w:rPr>
              <w:pPrChange w:id="1676" w:author="Fabienne Schmaus" w:date="2026-05-11T11:46:00Z" w16du:dateUtc="2026-05-11T09:46:00Z">
                <w:pPr>
                  <w:tabs>
                    <w:tab w:val="left" w:pos="273"/>
                    <w:tab w:val="left" w:pos="2441"/>
                    <w:tab w:val="left" w:pos="2880"/>
                  </w:tabs>
                  <w:spacing w:line="276" w:lineRule="auto"/>
                </w:pPr>
              </w:pPrChange>
            </w:pPr>
          </w:p>
        </w:tc>
      </w:tr>
      <w:bookmarkEnd w:id="392"/>
    </w:tbl>
    <w:p w14:paraId="3598D195" w14:textId="77777777" w:rsidR="001C2959" w:rsidRPr="00F9703F" w:rsidRDefault="001C2959">
      <w:pPr>
        <w:rPr>
          <w:rFonts w:cstheme="minorHAnsi"/>
          <w:sz w:val="28"/>
          <w:szCs w:val="28"/>
        </w:rPr>
      </w:pPr>
      <w:r w:rsidRPr="00F9703F">
        <w:rPr>
          <w:rFonts w:cstheme="minorHAnsi"/>
          <w:sz w:val="28"/>
          <w:szCs w:val="28"/>
        </w:rPr>
        <w:lastRenderedPageBreak/>
        <w:br w:type="page"/>
      </w:r>
    </w:p>
    <w:p w14:paraId="24E9A5E6" w14:textId="77777777" w:rsidR="00A31315" w:rsidRPr="008422CD" w:rsidRDefault="00A31315" w:rsidP="00A31315">
      <w:pPr>
        <w:spacing w:after="0" w:line="276" w:lineRule="auto"/>
        <w:rPr>
          <w:rFonts w:cstheme="minorHAnsi"/>
          <w:color w:val="000000" w:themeColor="text1"/>
        </w:rPr>
      </w:pPr>
      <w:bookmarkStart w:id="1677" w:name="_Hlk140047780"/>
      <w:r w:rsidRPr="008422CD">
        <w:rPr>
          <w:rFonts w:cstheme="minorHAnsi"/>
          <w:color w:val="000000" w:themeColor="text1"/>
          <w:highlight w:val="yellow"/>
        </w:rPr>
        <w:lastRenderedPageBreak/>
        <w:t>((Seite xx))</w:t>
      </w:r>
      <w:r w:rsidRPr="008422CD">
        <w:rPr>
          <w:rFonts w:cstheme="minorHAnsi"/>
          <w:color w:val="000000" w:themeColor="text1"/>
        </w:rPr>
        <w:t xml:space="preserve"> </w:t>
      </w:r>
    </w:p>
    <w:p w14:paraId="328E1F67" w14:textId="0798F359" w:rsidR="00A31315" w:rsidRPr="00693926" w:rsidRDefault="00A31315" w:rsidP="00A31315">
      <w:pPr>
        <w:spacing w:after="0" w:line="276" w:lineRule="auto"/>
        <w:rPr>
          <w:rFonts w:cstheme="minorHAnsi"/>
          <w:b/>
          <w:bCs/>
          <w:color w:val="000000" w:themeColor="text1"/>
          <w:sz w:val="24"/>
          <w:szCs w:val="24"/>
        </w:rPr>
      </w:pPr>
      <w:r w:rsidRPr="00693926">
        <w:rPr>
          <w:rFonts w:cstheme="minorHAnsi"/>
          <w:b/>
          <w:bCs/>
          <w:color w:val="000000" w:themeColor="text1"/>
          <w:sz w:val="24"/>
          <w:szCs w:val="24"/>
        </w:rPr>
        <w:t>Arbeitsblatt 1</w:t>
      </w:r>
      <w:ins w:id="1678" w:author="Fabienne Schmaus" w:date="2026-05-11T11:57:00Z" w16du:dateUtc="2026-05-11T09:57:00Z">
        <w:r>
          <w:rPr>
            <w:rFonts w:cstheme="minorHAnsi"/>
            <w:b/>
            <w:bCs/>
            <w:color w:val="000000" w:themeColor="text1"/>
            <w:sz w:val="24"/>
            <w:szCs w:val="24"/>
          </w:rPr>
          <w:t>A</w:t>
        </w:r>
      </w:ins>
    </w:p>
    <w:p w14:paraId="11578AC3" w14:textId="77777777" w:rsidR="00A31315" w:rsidRPr="00693926" w:rsidRDefault="00A31315" w:rsidP="00A31315">
      <w:pPr>
        <w:spacing w:after="0" w:line="276" w:lineRule="auto"/>
        <w:rPr>
          <w:rFonts w:cstheme="minorHAnsi"/>
          <w:color w:val="000000" w:themeColor="text1"/>
          <w:sz w:val="24"/>
          <w:szCs w:val="24"/>
        </w:rPr>
      </w:pPr>
      <w:r w:rsidRPr="00693926">
        <w:rPr>
          <w:rFonts w:cstheme="minorHAnsi"/>
          <w:color w:val="000000" w:themeColor="text1"/>
          <w:sz w:val="24"/>
          <w:szCs w:val="24"/>
        </w:rPr>
        <w:t>Warum verbreiten sich Mythen?</w:t>
      </w:r>
    </w:p>
    <w:p w14:paraId="6673143C" w14:textId="77777777" w:rsidR="00A31315" w:rsidRPr="00AD0B27" w:rsidRDefault="00A31315" w:rsidP="00A31315">
      <w:pPr>
        <w:spacing w:after="0" w:line="276" w:lineRule="auto"/>
        <w:rPr>
          <w:rFonts w:cstheme="minorHAnsi"/>
          <w:color w:val="000000" w:themeColor="text1"/>
        </w:rPr>
      </w:pPr>
    </w:p>
    <w:tbl>
      <w:tblPr>
        <w:tblStyle w:val="Tabellenraster"/>
        <w:tblW w:w="0" w:type="auto"/>
        <w:tblBorders>
          <w:insideH w:val="none" w:sz="0" w:space="0" w:color="auto"/>
          <w:insideV w:val="none" w:sz="0" w:space="0" w:color="auto"/>
        </w:tblBorders>
        <w:tblLook w:val="04A0" w:firstRow="1" w:lastRow="0" w:firstColumn="1" w:lastColumn="0" w:noHBand="0" w:noVBand="1"/>
      </w:tblPr>
      <w:tblGrid>
        <w:gridCol w:w="10456"/>
      </w:tblGrid>
      <w:tr w:rsidR="00A31315" w:rsidRPr="00AD0B27" w14:paraId="02E644D7" w14:textId="77777777" w:rsidTr="008422CD">
        <w:tc>
          <w:tcPr>
            <w:tcW w:w="10456" w:type="dxa"/>
          </w:tcPr>
          <w:p w14:paraId="67DC20E1" w14:textId="77777777" w:rsidR="00A31315" w:rsidRPr="00AD0B27" w:rsidRDefault="00A31315" w:rsidP="008422CD">
            <w:pPr>
              <w:spacing w:line="276" w:lineRule="auto"/>
              <w:rPr>
                <w:rFonts w:cstheme="minorHAnsi"/>
                <w:color w:val="000000" w:themeColor="text1"/>
              </w:rPr>
            </w:pPr>
            <w:r w:rsidRPr="00693926">
              <w:rPr>
                <w:rFonts w:cstheme="minorHAnsi"/>
                <w:b/>
                <w:bCs/>
                <w:color w:val="000000" w:themeColor="text1"/>
              </w:rPr>
              <w:t>Hintergrund</w:t>
            </w:r>
            <w:r>
              <w:rPr>
                <w:rFonts w:cstheme="minorHAnsi"/>
                <w:b/>
                <w:bCs/>
                <w:color w:val="000000" w:themeColor="text1"/>
              </w:rPr>
              <w:t xml:space="preserve">: </w:t>
            </w:r>
            <w:r w:rsidRPr="00AD0B27">
              <w:rPr>
                <w:rFonts w:cstheme="minorHAnsi"/>
                <w:color w:val="000000" w:themeColor="text1"/>
              </w:rPr>
              <w:t>Gesundheitsmythen verbreiten sich online besonders schnell</w:t>
            </w:r>
            <w:r>
              <w:rPr>
                <w:rFonts w:cstheme="minorHAnsi"/>
                <w:color w:val="000000" w:themeColor="text1"/>
              </w:rPr>
              <w:t xml:space="preserve">, </w:t>
            </w:r>
            <w:r w:rsidRPr="00AD0B27">
              <w:rPr>
                <w:rFonts w:cstheme="minorHAnsi"/>
                <w:color w:val="000000" w:themeColor="text1"/>
              </w:rPr>
              <w:t>weil bestimmte Mechanismen das Teilen und Glauben begünstigen.</w:t>
            </w:r>
          </w:p>
        </w:tc>
      </w:tr>
    </w:tbl>
    <w:p w14:paraId="56EB8B33" w14:textId="77777777" w:rsidR="00A31315" w:rsidRPr="00AD0B27" w:rsidRDefault="00A31315" w:rsidP="00A31315">
      <w:pPr>
        <w:spacing w:after="0" w:line="276" w:lineRule="auto"/>
        <w:rPr>
          <w:rFonts w:cstheme="minorHAnsi"/>
          <w:color w:val="000000" w:themeColor="text1"/>
        </w:rPr>
      </w:pPr>
    </w:p>
    <w:p w14:paraId="25480BFB" w14:textId="77777777" w:rsidR="00A31315" w:rsidRDefault="00A31315" w:rsidP="00A31315">
      <w:pPr>
        <w:spacing w:after="0" w:line="276" w:lineRule="auto"/>
        <w:rPr>
          <w:rFonts w:cstheme="minorHAnsi"/>
          <w:i/>
          <w:iCs/>
          <w:color w:val="000000" w:themeColor="text1"/>
        </w:rPr>
      </w:pPr>
      <w:r w:rsidRPr="008422CD">
        <w:rPr>
          <w:rFonts w:cstheme="minorHAnsi"/>
          <w:i/>
          <w:iCs/>
          <w:color w:val="000000" w:themeColor="text1"/>
        </w:rPr>
        <w:t>Ergänzt und kommentiert die Tabelle.</w:t>
      </w:r>
    </w:p>
    <w:p w14:paraId="58006E9B" w14:textId="77777777" w:rsidR="00A31315" w:rsidRPr="008422CD" w:rsidRDefault="00A31315" w:rsidP="00A31315">
      <w:pPr>
        <w:spacing w:after="0" w:line="276" w:lineRule="auto"/>
        <w:rPr>
          <w:rFonts w:cstheme="minorHAnsi"/>
          <w:i/>
          <w:iCs/>
          <w:color w:val="000000" w:themeColor="text1"/>
        </w:rPr>
      </w:pPr>
    </w:p>
    <w:tbl>
      <w:tblPr>
        <w:tblW w:w="1091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3"/>
        <w:gridCol w:w="4745"/>
        <w:gridCol w:w="4252"/>
      </w:tblGrid>
      <w:tr w:rsidR="00A31315" w:rsidRPr="008422CD" w14:paraId="6BBDCA10" w14:textId="77777777" w:rsidTr="008422CD">
        <w:trPr>
          <w:tblHeader/>
          <w:tblCellSpacing w:w="15" w:type="dxa"/>
        </w:trPr>
        <w:tc>
          <w:tcPr>
            <w:tcW w:w="0" w:type="auto"/>
            <w:vAlign w:val="center"/>
            <w:hideMark/>
          </w:tcPr>
          <w:p w14:paraId="23A002A8" w14:textId="77777777" w:rsidR="00A31315" w:rsidRPr="008422CD" w:rsidRDefault="00A31315" w:rsidP="008422CD">
            <w:pPr>
              <w:spacing w:after="0" w:line="276" w:lineRule="auto"/>
              <w:rPr>
                <w:rFonts w:cstheme="minorHAnsi"/>
                <w:b/>
                <w:bCs/>
                <w:color w:val="000000" w:themeColor="text1"/>
              </w:rPr>
            </w:pPr>
            <w:r w:rsidRPr="008422CD">
              <w:rPr>
                <w:rFonts w:cstheme="minorHAnsi"/>
                <w:b/>
                <w:bCs/>
                <w:color w:val="000000" w:themeColor="text1"/>
              </w:rPr>
              <w:t>Mechanismus</w:t>
            </w:r>
          </w:p>
        </w:tc>
        <w:tc>
          <w:tcPr>
            <w:tcW w:w="4715" w:type="dxa"/>
            <w:vAlign w:val="center"/>
            <w:hideMark/>
          </w:tcPr>
          <w:p w14:paraId="4C92B269" w14:textId="77777777" w:rsidR="00A31315" w:rsidRPr="008422CD" w:rsidRDefault="00A31315" w:rsidP="008422CD">
            <w:pPr>
              <w:spacing w:after="0" w:line="276" w:lineRule="auto"/>
              <w:rPr>
                <w:rFonts w:cstheme="minorHAnsi"/>
                <w:b/>
                <w:bCs/>
                <w:color w:val="000000" w:themeColor="text1"/>
              </w:rPr>
            </w:pPr>
            <w:r w:rsidRPr="008422CD">
              <w:rPr>
                <w:rFonts w:cstheme="minorHAnsi"/>
                <w:b/>
                <w:bCs/>
                <w:color w:val="000000" w:themeColor="text1"/>
              </w:rPr>
              <w:t>Was bedeutet das?</w:t>
            </w:r>
          </w:p>
        </w:tc>
        <w:tc>
          <w:tcPr>
            <w:tcW w:w="4207" w:type="dxa"/>
            <w:vAlign w:val="center"/>
            <w:hideMark/>
          </w:tcPr>
          <w:p w14:paraId="32D335A5" w14:textId="77777777" w:rsidR="00A31315" w:rsidRPr="008422CD" w:rsidRDefault="00A31315" w:rsidP="008422CD">
            <w:pPr>
              <w:spacing w:after="0" w:line="276" w:lineRule="auto"/>
              <w:rPr>
                <w:rFonts w:cstheme="minorHAnsi"/>
                <w:b/>
                <w:bCs/>
                <w:color w:val="000000" w:themeColor="text1"/>
              </w:rPr>
            </w:pPr>
            <w:r w:rsidRPr="008422CD">
              <w:rPr>
                <w:rFonts w:cstheme="minorHAnsi"/>
                <w:b/>
                <w:bCs/>
                <w:color w:val="000000" w:themeColor="text1"/>
              </w:rPr>
              <w:t>Beispiel aus eurer Erfahrung</w:t>
            </w:r>
          </w:p>
        </w:tc>
      </w:tr>
      <w:tr w:rsidR="00A31315" w:rsidRPr="00D97CCE" w14:paraId="6E5C79F9" w14:textId="77777777" w:rsidTr="008422CD">
        <w:trPr>
          <w:tblCellSpacing w:w="15" w:type="dxa"/>
        </w:trPr>
        <w:tc>
          <w:tcPr>
            <w:tcW w:w="0" w:type="auto"/>
            <w:vAlign w:val="center"/>
            <w:hideMark/>
          </w:tcPr>
          <w:p w14:paraId="6AFDC0D2" w14:textId="77777777" w:rsidR="00A31315" w:rsidRPr="00D97CCE" w:rsidRDefault="00A31315" w:rsidP="008422CD">
            <w:pPr>
              <w:spacing w:after="0" w:line="276" w:lineRule="auto"/>
              <w:rPr>
                <w:rFonts w:cstheme="minorHAnsi"/>
                <w:color w:val="000000" w:themeColor="text1"/>
              </w:rPr>
            </w:pPr>
            <w:r w:rsidRPr="00D97CCE">
              <w:rPr>
                <w:rFonts w:cstheme="minorHAnsi"/>
                <w:color w:val="000000" w:themeColor="text1"/>
              </w:rPr>
              <w:t>Algorithmen</w:t>
            </w:r>
          </w:p>
        </w:tc>
        <w:tc>
          <w:tcPr>
            <w:tcW w:w="4715" w:type="dxa"/>
            <w:vAlign w:val="center"/>
            <w:hideMark/>
          </w:tcPr>
          <w:p w14:paraId="23DB1F9E" w14:textId="77777777" w:rsidR="00A31315" w:rsidRPr="00D97CCE" w:rsidRDefault="00A31315" w:rsidP="008422CD">
            <w:pPr>
              <w:spacing w:after="0" w:line="276" w:lineRule="auto"/>
              <w:rPr>
                <w:rFonts w:cstheme="minorHAnsi"/>
                <w:color w:val="000000" w:themeColor="text1"/>
              </w:rPr>
            </w:pPr>
            <w:r w:rsidRPr="00D97CCE">
              <w:rPr>
                <w:rFonts w:cstheme="minorHAnsi"/>
                <w:color w:val="000000" w:themeColor="text1"/>
              </w:rPr>
              <w:t>Emotional ansprechende Inhalte werden häufiger ausgespielt</w:t>
            </w:r>
            <w:r>
              <w:rPr>
                <w:rFonts w:cstheme="minorHAnsi"/>
                <w:color w:val="000000" w:themeColor="text1"/>
              </w:rPr>
              <w:t>.</w:t>
            </w:r>
          </w:p>
        </w:tc>
        <w:tc>
          <w:tcPr>
            <w:tcW w:w="4207" w:type="dxa"/>
            <w:vAlign w:val="center"/>
            <w:hideMark/>
          </w:tcPr>
          <w:p w14:paraId="2858B675" w14:textId="77777777" w:rsidR="00A31315" w:rsidRPr="00D97CCE" w:rsidRDefault="00A31315" w:rsidP="008422CD">
            <w:pPr>
              <w:spacing w:after="0" w:line="276" w:lineRule="auto"/>
              <w:rPr>
                <w:rFonts w:cstheme="minorHAnsi"/>
                <w:color w:val="000000" w:themeColor="text1"/>
              </w:rPr>
            </w:pPr>
          </w:p>
        </w:tc>
      </w:tr>
      <w:tr w:rsidR="00A31315" w:rsidRPr="00D97CCE" w14:paraId="235E45F1" w14:textId="77777777" w:rsidTr="008422CD">
        <w:trPr>
          <w:tblCellSpacing w:w="15" w:type="dxa"/>
        </w:trPr>
        <w:tc>
          <w:tcPr>
            <w:tcW w:w="0" w:type="auto"/>
            <w:vAlign w:val="center"/>
            <w:hideMark/>
          </w:tcPr>
          <w:p w14:paraId="6CC02CA2" w14:textId="77777777" w:rsidR="00A31315" w:rsidRPr="00D97CCE" w:rsidRDefault="00A31315" w:rsidP="008422CD">
            <w:pPr>
              <w:spacing w:after="0" w:line="276" w:lineRule="auto"/>
              <w:rPr>
                <w:rFonts w:cstheme="minorHAnsi"/>
                <w:color w:val="000000" w:themeColor="text1"/>
              </w:rPr>
            </w:pPr>
            <w:r w:rsidRPr="00D97CCE">
              <w:rPr>
                <w:rFonts w:cstheme="minorHAnsi"/>
                <w:color w:val="000000" w:themeColor="text1"/>
              </w:rPr>
              <w:t>Einfache Botschaft</w:t>
            </w:r>
          </w:p>
        </w:tc>
        <w:tc>
          <w:tcPr>
            <w:tcW w:w="4715" w:type="dxa"/>
            <w:vAlign w:val="center"/>
            <w:hideMark/>
          </w:tcPr>
          <w:p w14:paraId="237D2157" w14:textId="77777777" w:rsidR="00A31315" w:rsidRPr="00D97CCE" w:rsidRDefault="00A31315" w:rsidP="008422CD">
            <w:pPr>
              <w:spacing w:after="0" w:line="276" w:lineRule="auto"/>
              <w:rPr>
                <w:rFonts w:cstheme="minorHAnsi"/>
                <w:color w:val="000000" w:themeColor="text1"/>
              </w:rPr>
            </w:pPr>
            <w:r w:rsidRPr="00D97CCE">
              <w:rPr>
                <w:rFonts w:cstheme="minorHAnsi"/>
                <w:color w:val="000000" w:themeColor="text1"/>
              </w:rPr>
              <w:t xml:space="preserve">Eine klare Aussage (z. B. </w:t>
            </w:r>
            <w:r>
              <w:rPr>
                <w:rFonts w:cstheme="minorHAnsi"/>
                <w:color w:val="000000" w:themeColor="text1"/>
              </w:rPr>
              <w:t>„</w:t>
            </w:r>
            <w:r w:rsidRPr="00D97CCE">
              <w:rPr>
                <w:rFonts w:cstheme="minorHAnsi"/>
                <w:color w:val="000000" w:themeColor="text1"/>
              </w:rPr>
              <w:t>Detox-Tee hilft</w:t>
            </w:r>
            <w:r>
              <w:rPr>
                <w:rFonts w:cstheme="minorHAnsi"/>
                <w:color w:val="000000" w:themeColor="text1"/>
              </w:rPr>
              <w:t>“</w:t>
            </w:r>
            <w:r w:rsidRPr="00D97CCE">
              <w:rPr>
                <w:rFonts w:cstheme="minorHAnsi"/>
                <w:color w:val="000000" w:themeColor="text1"/>
              </w:rPr>
              <w:t>) lässt sich leichter teilen als eine komplexe</w:t>
            </w:r>
            <w:r>
              <w:rPr>
                <w:rFonts w:cstheme="minorHAnsi"/>
                <w:color w:val="000000" w:themeColor="text1"/>
              </w:rPr>
              <w:t>.</w:t>
            </w:r>
          </w:p>
        </w:tc>
        <w:tc>
          <w:tcPr>
            <w:tcW w:w="4207" w:type="dxa"/>
            <w:vAlign w:val="center"/>
            <w:hideMark/>
          </w:tcPr>
          <w:p w14:paraId="1274BC08" w14:textId="77777777" w:rsidR="00A31315" w:rsidRPr="00D97CCE" w:rsidRDefault="00A31315" w:rsidP="008422CD">
            <w:pPr>
              <w:spacing w:after="0" w:line="276" w:lineRule="auto"/>
              <w:rPr>
                <w:rFonts w:cstheme="minorHAnsi"/>
                <w:color w:val="000000" w:themeColor="text1"/>
              </w:rPr>
            </w:pPr>
          </w:p>
        </w:tc>
      </w:tr>
      <w:tr w:rsidR="00A31315" w:rsidRPr="00D97CCE" w14:paraId="55C231C1" w14:textId="77777777" w:rsidTr="008422CD">
        <w:trPr>
          <w:tblCellSpacing w:w="15" w:type="dxa"/>
        </w:trPr>
        <w:tc>
          <w:tcPr>
            <w:tcW w:w="0" w:type="auto"/>
            <w:vAlign w:val="center"/>
            <w:hideMark/>
          </w:tcPr>
          <w:p w14:paraId="72ADE984" w14:textId="77777777" w:rsidR="00A31315" w:rsidRPr="00D97CCE" w:rsidRDefault="00A31315" w:rsidP="008422CD">
            <w:pPr>
              <w:spacing w:after="0" w:line="276" w:lineRule="auto"/>
              <w:rPr>
                <w:rFonts w:cstheme="minorHAnsi"/>
                <w:color w:val="000000" w:themeColor="text1"/>
              </w:rPr>
            </w:pPr>
            <w:r w:rsidRPr="00D97CCE">
              <w:rPr>
                <w:rFonts w:cstheme="minorHAnsi"/>
                <w:color w:val="000000" w:themeColor="text1"/>
              </w:rPr>
              <w:t>Sozialer Beweis</w:t>
            </w:r>
          </w:p>
        </w:tc>
        <w:tc>
          <w:tcPr>
            <w:tcW w:w="4715" w:type="dxa"/>
            <w:vAlign w:val="center"/>
            <w:hideMark/>
          </w:tcPr>
          <w:p w14:paraId="14E46B49" w14:textId="77777777" w:rsidR="00A31315" w:rsidRPr="00D97CCE" w:rsidRDefault="00A31315" w:rsidP="008422CD">
            <w:pPr>
              <w:spacing w:after="0" w:line="276" w:lineRule="auto"/>
              <w:rPr>
                <w:rFonts w:cstheme="minorHAnsi"/>
                <w:color w:val="000000" w:themeColor="text1"/>
              </w:rPr>
            </w:pPr>
            <w:r w:rsidRPr="00D97CCE">
              <w:rPr>
                <w:rFonts w:cstheme="minorHAnsi"/>
                <w:color w:val="000000" w:themeColor="text1"/>
              </w:rPr>
              <w:t>Wenn viele Menschen etwas teilen oder liken, wirkt es glaubwürdiger</w:t>
            </w:r>
            <w:r>
              <w:rPr>
                <w:rFonts w:cstheme="minorHAnsi"/>
                <w:color w:val="000000" w:themeColor="text1"/>
              </w:rPr>
              <w:t>.</w:t>
            </w:r>
          </w:p>
        </w:tc>
        <w:tc>
          <w:tcPr>
            <w:tcW w:w="4207" w:type="dxa"/>
            <w:vAlign w:val="center"/>
            <w:hideMark/>
          </w:tcPr>
          <w:p w14:paraId="19F48C97" w14:textId="77777777" w:rsidR="00A31315" w:rsidRPr="00D97CCE" w:rsidRDefault="00A31315" w:rsidP="008422CD">
            <w:pPr>
              <w:spacing w:after="0" w:line="276" w:lineRule="auto"/>
              <w:rPr>
                <w:rFonts w:cstheme="minorHAnsi"/>
                <w:color w:val="000000" w:themeColor="text1"/>
              </w:rPr>
            </w:pPr>
          </w:p>
        </w:tc>
      </w:tr>
      <w:tr w:rsidR="00A31315" w:rsidRPr="00D97CCE" w14:paraId="705FF32D" w14:textId="77777777" w:rsidTr="008422CD">
        <w:trPr>
          <w:tblCellSpacing w:w="15" w:type="dxa"/>
        </w:trPr>
        <w:tc>
          <w:tcPr>
            <w:tcW w:w="0" w:type="auto"/>
            <w:vAlign w:val="center"/>
            <w:hideMark/>
          </w:tcPr>
          <w:p w14:paraId="15FB9C19" w14:textId="77777777" w:rsidR="00A31315" w:rsidRPr="00D97CCE" w:rsidRDefault="00A31315" w:rsidP="008422CD">
            <w:pPr>
              <w:spacing w:after="0" w:line="276" w:lineRule="auto"/>
              <w:rPr>
                <w:rFonts w:cstheme="minorHAnsi"/>
                <w:color w:val="000000" w:themeColor="text1"/>
              </w:rPr>
            </w:pPr>
            <w:r w:rsidRPr="00D97CCE">
              <w:rPr>
                <w:rFonts w:cstheme="minorHAnsi"/>
                <w:color w:val="000000" w:themeColor="text1"/>
              </w:rPr>
              <w:t>Körperideale als Trigger</w:t>
            </w:r>
          </w:p>
        </w:tc>
        <w:tc>
          <w:tcPr>
            <w:tcW w:w="4715" w:type="dxa"/>
            <w:vAlign w:val="center"/>
            <w:hideMark/>
          </w:tcPr>
          <w:p w14:paraId="70A01C88" w14:textId="77777777" w:rsidR="00A31315" w:rsidRPr="00D97CCE" w:rsidRDefault="00A31315" w:rsidP="008422CD">
            <w:pPr>
              <w:spacing w:after="0" w:line="276" w:lineRule="auto"/>
              <w:rPr>
                <w:rFonts w:cstheme="minorHAnsi"/>
                <w:color w:val="000000" w:themeColor="text1"/>
              </w:rPr>
            </w:pPr>
            <w:r w:rsidRPr="00D97CCE">
              <w:rPr>
                <w:rFonts w:cstheme="minorHAnsi"/>
                <w:color w:val="000000" w:themeColor="text1"/>
              </w:rPr>
              <w:t>Inhalte, die mit Körperbild, Attraktivität oder Selbstwert verknüpft sind, lösen stärkere Reaktionen aus</w:t>
            </w:r>
            <w:r>
              <w:rPr>
                <w:rFonts w:cstheme="minorHAnsi"/>
                <w:color w:val="000000" w:themeColor="text1"/>
              </w:rPr>
              <w:t>.</w:t>
            </w:r>
          </w:p>
        </w:tc>
        <w:tc>
          <w:tcPr>
            <w:tcW w:w="4207" w:type="dxa"/>
            <w:vAlign w:val="center"/>
            <w:hideMark/>
          </w:tcPr>
          <w:p w14:paraId="4973891D" w14:textId="77777777" w:rsidR="00A31315" w:rsidRPr="00D97CCE" w:rsidRDefault="00A31315" w:rsidP="008422CD">
            <w:pPr>
              <w:spacing w:after="0" w:line="276" w:lineRule="auto"/>
              <w:rPr>
                <w:rFonts w:cstheme="minorHAnsi"/>
                <w:color w:val="000000" w:themeColor="text1"/>
              </w:rPr>
            </w:pPr>
          </w:p>
        </w:tc>
      </w:tr>
      <w:tr w:rsidR="00A31315" w:rsidRPr="00D97CCE" w14:paraId="00929B32" w14:textId="77777777" w:rsidTr="008422CD">
        <w:trPr>
          <w:tblCellSpacing w:w="15" w:type="dxa"/>
        </w:trPr>
        <w:tc>
          <w:tcPr>
            <w:tcW w:w="0" w:type="auto"/>
            <w:vAlign w:val="center"/>
            <w:hideMark/>
          </w:tcPr>
          <w:p w14:paraId="2C00F6CA" w14:textId="77777777" w:rsidR="00A31315" w:rsidRPr="00D97CCE" w:rsidRDefault="00A31315" w:rsidP="008422CD">
            <w:pPr>
              <w:spacing w:after="0" w:line="276" w:lineRule="auto"/>
              <w:rPr>
                <w:rFonts w:cstheme="minorHAnsi"/>
                <w:color w:val="000000" w:themeColor="text1"/>
              </w:rPr>
            </w:pPr>
            <w:r w:rsidRPr="00D97CCE">
              <w:rPr>
                <w:rFonts w:cstheme="minorHAnsi"/>
                <w:color w:val="000000" w:themeColor="text1"/>
              </w:rPr>
              <w:t xml:space="preserve">Hoffnung </w:t>
            </w:r>
            <w:r>
              <w:rPr>
                <w:rFonts w:cstheme="minorHAnsi"/>
                <w:color w:val="000000" w:themeColor="text1"/>
              </w:rPr>
              <w:t>oder</w:t>
            </w:r>
            <w:r w:rsidRPr="00D97CCE">
              <w:rPr>
                <w:rFonts w:cstheme="minorHAnsi"/>
                <w:color w:val="000000" w:themeColor="text1"/>
              </w:rPr>
              <w:t xml:space="preserve"> Angst</w:t>
            </w:r>
          </w:p>
        </w:tc>
        <w:tc>
          <w:tcPr>
            <w:tcW w:w="4715" w:type="dxa"/>
            <w:vAlign w:val="center"/>
            <w:hideMark/>
          </w:tcPr>
          <w:p w14:paraId="3C087D86" w14:textId="77777777" w:rsidR="00A31315" w:rsidRPr="00D97CCE" w:rsidRDefault="00A31315" w:rsidP="008422CD">
            <w:pPr>
              <w:spacing w:after="0" w:line="276" w:lineRule="auto"/>
              <w:rPr>
                <w:rFonts w:cstheme="minorHAnsi"/>
                <w:color w:val="000000" w:themeColor="text1"/>
              </w:rPr>
            </w:pPr>
            <w:r w:rsidRPr="00D97CCE">
              <w:rPr>
                <w:rFonts w:cstheme="minorHAnsi"/>
                <w:color w:val="000000" w:themeColor="text1"/>
              </w:rPr>
              <w:t>Mythen versprechen einfache Lösungen oder warnen vor Risiken</w:t>
            </w:r>
            <w:r>
              <w:rPr>
                <w:rFonts w:cstheme="minorHAnsi"/>
                <w:color w:val="000000" w:themeColor="text1"/>
              </w:rPr>
              <w:t xml:space="preserve">: </w:t>
            </w:r>
            <w:r w:rsidRPr="00D97CCE">
              <w:rPr>
                <w:rFonts w:cstheme="minorHAnsi"/>
                <w:color w:val="000000" w:themeColor="text1"/>
              </w:rPr>
              <w:t>beides emotional sehr wirksam</w:t>
            </w:r>
            <w:r>
              <w:rPr>
                <w:rFonts w:cstheme="minorHAnsi"/>
                <w:color w:val="000000" w:themeColor="text1"/>
              </w:rPr>
              <w:t>.</w:t>
            </w:r>
          </w:p>
        </w:tc>
        <w:tc>
          <w:tcPr>
            <w:tcW w:w="4207" w:type="dxa"/>
            <w:vAlign w:val="center"/>
            <w:hideMark/>
          </w:tcPr>
          <w:p w14:paraId="2CC444DD" w14:textId="77777777" w:rsidR="00A31315" w:rsidRPr="00D97CCE" w:rsidRDefault="00A31315" w:rsidP="008422CD">
            <w:pPr>
              <w:spacing w:after="0" w:line="276" w:lineRule="auto"/>
              <w:rPr>
                <w:rFonts w:cstheme="minorHAnsi"/>
                <w:color w:val="000000" w:themeColor="text1"/>
              </w:rPr>
            </w:pPr>
          </w:p>
        </w:tc>
      </w:tr>
    </w:tbl>
    <w:p w14:paraId="13587687" w14:textId="77777777" w:rsidR="00A31315" w:rsidRPr="00D97CCE" w:rsidRDefault="00000000" w:rsidP="00A31315">
      <w:pPr>
        <w:spacing w:after="0" w:line="276" w:lineRule="auto"/>
        <w:rPr>
          <w:rFonts w:cstheme="minorHAnsi"/>
          <w:b/>
          <w:bCs/>
          <w:color w:val="000000" w:themeColor="text1"/>
        </w:rPr>
      </w:pPr>
      <w:r>
        <w:rPr>
          <w:rFonts w:cstheme="minorHAnsi"/>
          <w:b/>
          <w:bCs/>
          <w:color w:val="000000" w:themeColor="text1"/>
        </w:rPr>
        <w:pict w14:anchorId="16004F29">
          <v:rect id="_x0000_i1025" style="width:0;height:1.5pt" o:hralign="center" o:hrstd="t" o:hr="t" fillcolor="#a0a0a0" stroked="f"/>
        </w:pict>
      </w:r>
    </w:p>
    <w:p w14:paraId="43C7D6B6" w14:textId="77777777" w:rsidR="00A31315" w:rsidRPr="00D97CCE" w:rsidRDefault="00A31315" w:rsidP="00A31315">
      <w:pPr>
        <w:spacing w:after="0" w:line="276" w:lineRule="auto"/>
        <w:rPr>
          <w:rFonts w:cstheme="minorHAnsi"/>
          <w:b/>
          <w:bCs/>
          <w:color w:val="000000" w:themeColor="text1"/>
        </w:rPr>
      </w:pPr>
      <w:r w:rsidRPr="00D97CCE">
        <w:rPr>
          <w:rFonts w:cstheme="minorHAnsi"/>
          <w:b/>
          <w:bCs/>
          <w:color w:val="000000" w:themeColor="text1"/>
        </w:rPr>
        <w:t>Reflexionsfragen</w:t>
      </w:r>
    </w:p>
    <w:p w14:paraId="6484D5E6" w14:textId="77777777" w:rsidR="00A31315" w:rsidRPr="00D97CCE" w:rsidRDefault="00A31315" w:rsidP="00A31315">
      <w:pPr>
        <w:numPr>
          <w:ilvl w:val="0"/>
          <w:numId w:val="51"/>
        </w:numPr>
        <w:spacing w:after="0" w:line="276" w:lineRule="auto"/>
        <w:rPr>
          <w:rFonts w:cstheme="minorHAnsi"/>
          <w:color w:val="000000" w:themeColor="text1"/>
        </w:rPr>
      </w:pPr>
      <w:r w:rsidRPr="00D97CCE">
        <w:rPr>
          <w:rFonts w:cstheme="minorHAnsi"/>
          <w:color w:val="000000" w:themeColor="text1"/>
        </w:rPr>
        <w:t>Welcher dieser Mechanismen erscheint euch am wirksamsten? Warum?</w:t>
      </w:r>
    </w:p>
    <w:p w14:paraId="570ECF8A" w14:textId="77777777" w:rsidR="00A31315" w:rsidRPr="00D97CCE" w:rsidRDefault="00A31315" w:rsidP="00A31315">
      <w:pPr>
        <w:numPr>
          <w:ilvl w:val="0"/>
          <w:numId w:val="51"/>
        </w:numPr>
        <w:spacing w:after="0" w:line="276" w:lineRule="auto"/>
        <w:rPr>
          <w:rFonts w:cstheme="minorHAnsi"/>
          <w:color w:val="000000" w:themeColor="text1"/>
        </w:rPr>
      </w:pPr>
      <w:r w:rsidRPr="00D97CCE">
        <w:rPr>
          <w:rFonts w:cstheme="minorHAnsi"/>
          <w:color w:val="000000" w:themeColor="text1"/>
        </w:rPr>
        <w:t>Kennt ihr einen Gesundheitstipp aus eurem Alltag, der durch einen dieser Mechanismen verbreitet wurde?</w:t>
      </w:r>
    </w:p>
    <w:p w14:paraId="6CA60955" w14:textId="77777777" w:rsidR="00A31315" w:rsidRDefault="00A31315">
      <w:pPr>
        <w:rPr>
          <w:rFonts w:cstheme="minorHAnsi"/>
          <w:color w:val="000000" w:themeColor="text1"/>
          <w:highlight w:val="yellow"/>
        </w:rPr>
      </w:pPr>
      <w:r>
        <w:rPr>
          <w:rFonts w:cstheme="minorHAnsi"/>
          <w:color w:val="000000" w:themeColor="text1"/>
          <w:highlight w:val="yellow"/>
        </w:rPr>
        <w:br w:type="page"/>
      </w:r>
    </w:p>
    <w:p w14:paraId="271B57B2" w14:textId="50AF358C" w:rsidR="008A0BA9" w:rsidRPr="00ED0210" w:rsidRDefault="008A0BA9" w:rsidP="008A0BA9">
      <w:pPr>
        <w:spacing w:after="0" w:line="276" w:lineRule="auto"/>
        <w:rPr>
          <w:ins w:id="1679" w:author="Fabienne Schmaus" w:date="2026-05-11T08:59:00Z" w16du:dateUtc="2026-05-11T06:59:00Z"/>
          <w:rFonts w:cstheme="minorHAnsi"/>
          <w:color w:val="000000" w:themeColor="text1"/>
          <w:rPrChange w:id="1680" w:author="Fabienne Schmaus" w:date="2026-05-11T08:59:00Z" w16du:dateUtc="2026-05-11T06:59:00Z">
            <w:rPr>
              <w:ins w:id="1681" w:author="Fabienne Schmaus" w:date="2026-05-11T08:59:00Z" w16du:dateUtc="2026-05-11T06:59:00Z"/>
              <w:rFonts w:cstheme="minorHAnsi"/>
              <w:b/>
              <w:bCs/>
              <w:color w:val="000000" w:themeColor="text1"/>
            </w:rPr>
          </w:rPrChange>
        </w:rPr>
      </w:pPr>
      <w:ins w:id="1682" w:author="Fabienne Schmaus" w:date="2026-05-11T08:59:00Z">
        <w:r w:rsidRPr="00ED0210">
          <w:rPr>
            <w:rFonts w:cstheme="minorHAnsi"/>
            <w:color w:val="000000" w:themeColor="text1"/>
            <w:highlight w:val="yellow"/>
            <w:rPrChange w:id="1683" w:author="Fabienne Schmaus" w:date="2026-05-11T08:59:00Z" w16du:dateUtc="2026-05-11T06:59:00Z">
              <w:rPr>
                <w:rFonts w:cstheme="minorHAnsi"/>
                <w:b/>
                <w:bCs/>
                <w:color w:val="000000" w:themeColor="text1"/>
              </w:rPr>
            </w:rPrChange>
          </w:rPr>
          <w:lastRenderedPageBreak/>
          <w:t xml:space="preserve">((Seite </w:t>
        </w:r>
      </w:ins>
      <w:ins w:id="1684" w:author="Fabienne Schmaus" w:date="2026-05-11T08:59:00Z" w16du:dateUtc="2026-05-11T06:59:00Z">
        <w:r w:rsidRPr="00ED0210">
          <w:rPr>
            <w:rFonts w:cstheme="minorHAnsi"/>
            <w:color w:val="000000" w:themeColor="text1"/>
            <w:highlight w:val="yellow"/>
            <w:rPrChange w:id="1685" w:author="Fabienne Schmaus" w:date="2026-05-11T08:59:00Z" w16du:dateUtc="2026-05-11T06:59:00Z">
              <w:rPr>
                <w:rFonts w:cstheme="minorHAnsi"/>
                <w:b/>
                <w:bCs/>
                <w:color w:val="000000" w:themeColor="text1"/>
              </w:rPr>
            </w:rPrChange>
          </w:rPr>
          <w:t>xx</w:t>
        </w:r>
      </w:ins>
      <w:ins w:id="1686" w:author="Fabienne Schmaus" w:date="2026-05-11T08:59:00Z">
        <w:r w:rsidRPr="00ED0210">
          <w:rPr>
            <w:rFonts w:cstheme="minorHAnsi"/>
            <w:color w:val="000000" w:themeColor="text1"/>
            <w:highlight w:val="yellow"/>
            <w:rPrChange w:id="1687" w:author="Fabienne Schmaus" w:date="2026-05-11T08:59:00Z" w16du:dateUtc="2026-05-11T06:59:00Z">
              <w:rPr>
                <w:rFonts w:cstheme="minorHAnsi"/>
                <w:b/>
                <w:bCs/>
                <w:color w:val="000000" w:themeColor="text1"/>
              </w:rPr>
            </w:rPrChange>
          </w:rPr>
          <w:t>))</w:t>
        </w:r>
        <w:r w:rsidRPr="00ED0210">
          <w:rPr>
            <w:rFonts w:cstheme="minorHAnsi"/>
            <w:color w:val="000000" w:themeColor="text1"/>
            <w:rPrChange w:id="1688" w:author="Fabienne Schmaus" w:date="2026-05-11T08:59:00Z" w16du:dateUtc="2026-05-11T06:59:00Z">
              <w:rPr>
                <w:rFonts w:cstheme="minorHAnsi"/>
                <w:b/>
                <w:bCs/>
                <w:color w:val="000000" w:themeColor="text1"/>
              </w:rPr>
            </w:rPrChange>
          </w:rPr>
          <w:t xml:space="preserve"> </w:t>
        </w:r>
      </w:ins>
    </w:p>
    <w:p w14:paraId="5F00057A" w14:textId="3ADB1DB2" w:rsidR="008A0BA9" w:rsidRPr="00693926" w:rsidRDefault="008A0BA9" w:rsidP="008A0BA9">
      <w:pPr>
        <w:spacing w:after="0" w:line="276" w:lineRule="auto"/>
        <w:rPr>
          <w:rFonts w:cstheme="minorHAnsi"/>
          <w:b/>
          <w:bCs/>
          <w:color w:val="000000" w:themeColor="text1"/>
          <w:sz w:val="24"/>
          <w:szCs w:val="24"/>
        </w:rPr>
      </w:pPr>
      <w:r w:rsidRPr="00693926">
        <w:rPr>
          <w:rFonts w:cstheme="minorHAnsi"/>
          <w:b/>
          <w:bCs/>
          <w:color w:val="000000" w:themeColor="text1"/>
          <w:sz w:val="24"/>
          <w:szCs w:val="24"/>
        </w:rPr>
        <w:t>Arbeitsblatt 1</w:t>
      </w:r>
      <w:ins w:id="1689" w:author="Fabienne Schmaus" w:date="2026-05-11T11:58:00Z" w16du:dateUtc="2026-05-11T09:58:00Z">
        <w:r w:rsidR="00A31315">
          <w:rPr>
            <w:rFonts w:cstheme="minorHAnsi"/>
            <w:b/>
            <w:bCs/>
            <w:color w:val="000000" w:themeColor="text1"/>
            <w:sz w:val="24"/>
            <w:szCs w:val="24"/>
          </w:rPr>
          <w:t>B</w:t>
        </w:r>
      </w:ins>
    </w:p>
    <w:p w14:paraId="1EDF13E8" w14:textId="77777777" w:rsidR="008A0BA9" w:rsidRPr="00693926" w:rsidRDefault="008A0BA9" w:rsidP="008A0BA9">
      <w:pPr>
        <w:spacing w:after="0" w:line="276" w:lineRule="auto"/>
        <w:rPr>
          <w:rFonts w:cstheme="minorHAnsi"/>
          <w:color w:val="000000" w:themeColor="text1"/>
          <w:sz w:val="24"/>
          <w:szCs w:val="24"/>
        </w:rPr>
      </w:pPr>
      <w:r w:rsidRPr="00693926">
        <w:rPr>
          <w:rFonts w:cstheme="minorHAnsi"/>
          <w:color w:val="000000" w:themeColor="text1"/>
          <w:sz w:val="24"/>
          <w:szCs w:val="24"/>
        </w:rPr>
        <w:t>Warum verbreiten sich Mythen?</w:t>
      </w:r>
    </w:p>
    <w:p w14:paraId="6F0B650C" w14:textId="77777777" w:rsidR="008A0BA9" w:rsidRPr="00AD0B27" w:rsidRDefault="008A0BA9" w:rsidP="008A0BA9">
      <w:pPr>
        <w:spacing w:after="0" w:line="276" w:lineRule="auto"/>
        <w:rPr>
          <w:rFonts w:cstheme="minorHAnsi"/>
          <w:color w:val="000000" w:themeColor="text1"/>
        </w:rPr>
      </w:pPr>
    </w:p>
    <w:tbl>
      <w:tblPr>
        <w:tblStyle w:val="Tabellenraster"/>
        <w:tblW w:w="0" w:type="auto"/>
        <w:tblBorders>
          <w:insideH w:val="none" w:sz="0" w:space="0" w:color="auto"/>
          <w:insideV w:val="none" w:sz="0" w:space="0" w:color="auto"/>
        </w:tblBorders>
        <w:tblLook w:val="04A0" w:firstRow="1" w:lastRow="0" w:firstColumn="1" w:lastColumn="0" w:noHBand="0" w:noVBand="1"/>
      </w:tblPr>
      <w:tblGrid>
        <w:gridCol w:w="10456"/>
      </w:tblGrid>
      <w:tr w:rsidR="008A0BA9" w:rsidRPr="00AD0B27" w14:paraId="2A63B62A" w14:textId="77777777" w:rsidTr="008422CD">
        <w:tc>
          <w:tcPr>
            <w:tcW w:w="10456" w:type="dxa"/>
          </w:tcPr>
          <w:p w14:paraId="168FEC2A" w14:textId="0C0A2298" w:rsidR="008A0BA9" w:rsidRPr="00AD0B27" w:rsidRDefault="008A0BA9" w:rsidP="00693926">
            <w:pPr>
              <w:spacing w:line="276" w:lineRule="auto"/>
              <w:rPr>
                <w:rFonts w:cstheme="minorHAnsi"/>
                <w:color w:val="000000" w:themeColor="text1"/>
              </w:rPr>
            </w:pPr>
            <w:r w:rsidRPr="00693926">
              <w:rPr>
                <w:rFonts w:cstheme="minorHAnsi"/>
                <w:b/>
                <w:bCs/>
                <w:color w:val="000000" w:themeColor="text1"/>
              </w:rPr>
              <w:t>Hintergrund</w:t>
            </w:r>
            <w:r w:rsidR="00693926">
              <w:rPr>
                <w:rFonts w:cstheme="minorHAnsi"/>
                <w:b/>
                <w:bCs/>
                <w:color w:val="000000" w:themeColor="text1"/>
              </w:rPr>
              <w:t xml:space="preserve">: </w:t>
            </w:r>
            <w:r w:rsidRPr="00AD0B27">
              <w:rPr>
                <w:rFonts w:cstheme="minorHAnsi"/>
                <w:color w:val="000000" w:themeColor="text1"/>
              </w:rPr>
              <w:t>Gesundheitsmythen verbreiten sich online besonders schnell</w:t>
            </w:r>
            <w:r w:rsidR="00693926">
              <w:rPr>
                <w:rFonts w:cstheme="minorHAnsi"/>
                <w:color w:val="000000" w:themeColor="text1"/>
              </w:rPr>
              <w:t xml:space="preserve">, </w:t>
            </w:r>
            <w:del w:id="1690" w:author="Fabienne Schmaus" w:date="2026-05-11T10:03:00Z" w16du:dateUtc="2026-05-11T08:03:00Z">
              <w:r w:rsidRPr="00AD0B27" w:rsidDel="007B0BF3">
                <w:rPr>
                  <w:rFonts w:cstheme="minorHAnsi"/>
                  <w:color w:val="000000" w:themeColor="text1"/>
                </w:rPr>
                <w:delText xml:space="preserve"> – n</w:delText>
              </w:r>
            </w:del>
            <w:del w:id="1691" w:author="Fabienne Schmaus" w:date="2026-05-11T11:51:00Z" w16du:dateUtc="2026-05-11T09:51:00Z">
              <w:r w:rsidRPr="00AD0B27" w:rsidDel="00693926">
                <w:rPr>
                  <w:rFonts w:cstheme="minorHAnsi"/>
                  <w:color w:val="000000" w:themeColor="text1"/>
                </w:rPr>
                <w:delText xml:space="preserve">icht, weil die Menschen dumm sind, sondern </w:delText>
              </w:r>
            </w:del>
            <w:r w:rsidRPr="00AD0B27">
              <w:rPr>
                <w:rFonts w:cstheme="minorHAnsi"/>
                <w:color w:val="000000" w:themeColor="text1"/>
              </w:rPr>
              <w:t>weil bestimmte Mechanismen das Teilen und Glauben begünstigen.</w:t>
            </w:r>
          </w:p>
        </w:tc>
      </w:tr>
    </w:tbl>
    <w:p w14:paraId="4E5037DB" w14:textId="77777777" w:rsidR="008A0BA9" w:rsidRPr="00AD0B27" w:rsidRDefault="008A0BA9" w:rsidP="008A0BA9">
      <w:pPr>
        <w:spacing w:after="0" w:line="276" w:lineRule="auto"/>
        <w:rPr>
          <w:rFonts w:cstheme="minorHAnsi"/>
          <w:color w:val="000000" w:themeColor="text1"/>
        </w:rPr>
      </w:pPr>
    </w:p>
    <w:p w14:paraId="767BBB26" w14:textId="2AFAC16B" w:rsidR="008A0BA9" w:rsidRPr="00D97CCE" w:rsidDel="00693926" w:rsidRDefault="008A0BA9" w:rsidP="008A0BA9">
      <w:pPr>
        <w:spacing w:after="0" w:line="276" w:lineRule="auto"/>
        <w:rPr>
          <w:del w:id="1692" w:author="Fabienne Schmaus" w:date="2026-05-11T11:51:00Z" w16du:dateUtc="2026-05-11T09:51:00Z"/>
          <w:rFonts w:cstheme="minorHAnsi"/>
          <w:b/>
          <w:bCs/>
          <w:color w:val="000000" w:themeColor="text1"/>
        </w:rPr>
      </w:pPr>
      <w:del w:id="1693" w:author="Fabienne Schmaus" w:date="2026-05-11T11:51:00Z" w16du:dateUtc="2026-05-11T09:51:00Z">
        <w:r w:rsidRPr="00D97CCE" w:rsidDel="00693926">
          <w:rPr>
            <w:rFonts w:cstheme="minorHAnsi"/>
            <w:b/>
            <w:bCs/>
            <w:color w:val="000000" w:themeColor="text1"/>
          </w:rPr>
          <w:delText>Aufgabe</w:delText>
        </w:r>
      </w:del>
    </w:p>
    <w:p w14:paraId="03C7A4E8" w14:textId="213D37FA" w:rsidR="008A0BA9" w:rsidRDefault="008A0BA9" w:rsidP="008A0BA9">
      <w:pPr>
        <w:spacing w:after="0" w:line="276" w:lineRule="auto"/>
        <w:rPr>
          <w:ins w:id="1694" w:author="Fabienne Schmaus" w:date="2026-05-11T11:51:00Z" w16du:dateUtc="2026-05-11T09:51:00Z"/>
          <w:rFonts w:cstheme="minorHAnsi"/>
          <w:i/>
          <w:iCs/>
          <w:color w:val="000000" w:themeColor="text1"/>
        </w:rPr>
      </w:pPr>
      <w:del w:id="1695" w:author="Fabienne Schmaus" w:date="2026-05-11T11:51:00Z" w16du:dateUtc="2026-05-11T09:51:00Z">
        <w:r w:rsidRPr="00D97CCE" w:rsidDel="00693926">
          <w:rPr>
            <w:rFonts w:cstheme="minorHAnsi"/>
            <w:color w:val="000000" w:themeColor="text1"/>
          </w:rPr>
          <w:delText>Ihr habt gerade den Kurzimpuls zu den Verbreitungsmechanismen gesehen</w:delText>
        </w:r>
      </w:del>
      <w:del w:id="1696" w:author="Fabienne Schmaus" w:date="2026-05-11T10:10:00Z" w16du:dateUtc="2026-05-11T08:10:00Z">
        <w:r w:rsidRPr="00D97CCE" w:rsidDel="0073079F">
          <w:rPr>
            <w:rFonts w:cstheme="minorHAnsi"/>
            <w:color w:val="000000" w:themeColor="text1"/>
          </w:rPr>
          <w:delText>/</w:delText>
        </w:r>
      </w:del>
      <w:del w:id="1697" w:author="Fabienne Schmaus" w:date="2026-05-11T11:51:00Z" w16du:dateUtc="2026-05-11T09:51:00Z">
        <w:r w:rsidRPr="00D97CCE" w:rsidDel="00693926">
          <w:rPr>
            <w:rFonts w:cstheme="minorHAnsi"/>
            <w:color w:val="000000" w:themeColor="text1"/>
          </w:rPr>
          <w:delText xml:space="preserve">gehört. </w:delText>
        </w:r>
      </w:del>
      <w:r w:rsidRPr="00693926">
        <w:rPr>
          <w:rFonts w:cstheme="minorHAnsi"/>
          <w:i/>
          <w:iCs/>
          <w:color w:val="000000" w:themeColor="text1"/>
          <w:rPrChange w:id="1698" w:author="Fabienne Schmaus" w:date="2026-05-11T11:51:00Z" w16du:dateUtc="2026-05-11T09:51:00Z">
            <w:rPr>
              <w:rFonts w:cstheme="minorHAnsi"/>
              <w:color w:val="000000" w:themeColor="text1"/>
            </w:rPr>
          </w:rPrChange>
        </w:rPr>
        <w:t>Ergänzt und kommentiert die Tabelle.</w:t>
      </w:r>
    </w:p>
    <w:p w14:paraId="0AEF358E" w14:textId="77777777" w:rsidR="00693926" w:rsidRPr="00693926" w:rsidRDefault="00693926" w:rsidP="008A0BA9">
      <w:pPr>
        <w:spacing w:after="0" w:line="276" w:lineRule="auto"/>
        <w:rPr>
          <w:rFonts w:cstheme="minorHAnsi"/>
          <w:i/>
          <w:iCs/>
          <w:color w:val="000000" w:themeColor="text1"/>
          <w:rPrChange w:id="1699" w:author="Fabienne Schmaus" w:date="2026-05-11T11:51:00Z" w16du:dateUtc="2026-05-11T09:51:00Z">
            <w:rPr>
              <w:rFonts w:cstheme="minorHAnsi"/>
              <w:color w:val="000000" w:themeColor="text1"/>
            </w:rPr>
          </w:rPrChange>
        </w:rPr>
      </w:pPr>
    </w:p>
    <w:tbl>
      <w:tblPr>
        <w:tblW w:w="1091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Change w:id="1700" w:author="Fabienne Schmaus" w:date="2026-05-11T11:51:00Z" w16du:dateUtc="2026-05-11T09:51:00Z">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PrChange>
      </w:tblPr>
      <w:tblGrid>
        <w:gridCol w:w="1913"/>
        <w:gridCol w:w="4745"/>
        <w:gridCol w:w="4252"/>
        <w:tblGridChange w:id="1701">
          <w:tblGrid>
            <w:gridCol w:w="1913"/>
            <w:gridCol w:w="4745"/>
            <w:gridCol w:w="1721"/>
            <w:gridCol w:w="2077"/>
            <w:gridCol w:w="454"/>
          </w:tblGrid>
        </w:tblGridChange>
      </w:tblGrid>
      <w:tr w:rsidR="008A0BA9" w:rsidRPr="00693926" w14:paraId="354E9EB9" w14:textId="77777777" w:rsidTr="00693926">
        <w:trPr>
          <w:tblHeader/>
          <w:tblCellSpacing w:w="15" w:type="dxa"/>
          <w:trPrChange w:id="1702" w:author="Fabienne Schmaus" w:date="2026-05-11T11:51:00Z" w16du:dateUtc="2026-05-11T09:51:00Z">
            <w:trPr>
              <w:gridAfter w:val="0"/>
              <w:tblHeader/>
              <w:tblCellSpacing w:w="15" w:type="dxa"/>
            </w:trPr>
          </w:trPrChange>
        </w:trPr>
        <w:tc>
          <w:tcPr>
            <w:tcW w:w="0" w:type="auto"/>
            <w:vAlign w:val="center"/>
            <w:hideMark/>
            <w:tcPrChange w:id="1703" w:author="Fabienne Schmaus" w:date="2026-05-11T11:51:00Z" w16du:dateUtc="2026-05-11T09:51:00Z">
              <w:tcPr>
                <w:tcW w:w="0" w:type="auto"/>
                <w:vAlign w:val="center"/>
                <w:hideMark/>
              </w:tcPr>
            </w:tcPrChange>
          </w:tcPr>
          <w:p w14:paraId="1D0E14C0" w14:textId="77777777" w:rsidR="008A0BA9" w:rsidRPr="00693926" w:rsidRDefault="008A0BA9" w:rsidP="008422CD">
            <w:pPr>
              <w:spacing w:after="0" w:line="276" w:lineRule="auto"/>
              <w:rPr>
                <w:rFonts w:cstheme="minorHAnsi"/>
                <w:b/>
                <w:bCs/>
                <w:color w:val="000000" w:themeColor="text1"/>
                <w:rPrChange w:id="1704" w:author="Fabienne Schmaus" w:date="2026-05-11T11:51:00Z" w16du:dateUtc="2026-05-11T09:51:00Z">
                  <w:rPr>
                    <w:rFonts w:cstheme="minorHAnsi"/>
                    <w:color w:val="000000" w:themeColor="text1"/>
                  </w:rPr>
                </w:rPrChange>
              </w:rPr>
            </w:pPr>
            <w:r w:rsidRPr="00693926">
              <w:rPr>
                <w:rFonts w:cstheme="minorHAnsi"/>
                <w:b/>
                <w:bCs/>
                <w:color w:val="000000" w:themeColor="text1"/>
                <w:rPrChange w:id="1705" w:author="Fabienne Schmaus" w:date="2026-05-11T11:51:00Z" w16du:dateUtc="2026-05-11T09:51:00Z">
                  <w:rPr>
                    <w:rFonts w:cstheme="minorHAnsi"/>
                    <w:color w:val="000000" w:themeColor="text1"/>
                  </w:rPr>
                </w:rPrChange>
              </w:rPr>
              <w:t>Mechanismus</w:t>
            </w:r>
          </w:p>
        </w:tc>
        <w:tc>
          <w:tcPr>
            <w:tcW w:w="4715" w:type="dxa"/>
            <w:vAlign w:val="center"/>
            <w:hideMark/>
            <w:tcPrChange w:id="1706" w:author="Fabienne Schmaus" w:date="2026-05-11T11:51:00Z" w16du:dateUtc="2026-05-11T09:51:00Z">
              <w:tcPr>
                <w:tcW w:w="0" w:type="auto"/>
                <w:gridSpan w:val="2"/>
                <w:vAlign w:val="center"/>
                <w:hideMark/>
              </w:tcPr>
            </w:tcPrChange>
          </w:tcPr>
          <w:p w14:paraId="403ED3A1" w14:textId="77777777" w:rsidR="008A0BA9" w:rsidRPr="00693926" w:rsidRDefault="008A0BA9" w:rsidP="008422CD">
            <w:pPr>
              <w:spacing w:after="0" w:line="276" w:lineRule="auto"/>
              <w:rPr>
                <w:rFonts w:cstheme="minorHAnsi"/>
                <w:b/>
                <w:bCs/>
                <w:color w:val="000000" w:themeColor="text1"/>
                <w:rPrChange w:id="1707" w:author="Fabienne Schmaus" w:date="2026-05-11T11:51:00Z" w16du:dateUtc="2026-05-11T09:51:00Z">
                  <w:rPr>
                    <w:rFonts w:cstheme="minorHAnsi"/>
                    <w:color w:val="000000" w:themeColor="text1"/>
                  </w:rPr>
                </w:rPrChange>
              </w:rPr>
            </w:pPr>
            <w:r w:rsidRPr="00693926">
              <w:rPr>
                <w:rFonts w:cstheme="minorHAnsi"/>
                <w:b/>
                <w:bCs/>
                <w:color w:val="000000" w:themeColor="text1"/>
                <w:rPrChange w:id="1708" w:author="Fabienne Schmaus" w:date="2026-05-11T11:51:00Z" w16du:dateUtc="2026-05-11T09:51:00Z">
                  <w:rPr>
                    <w:rFonts w:cstheme="minorHAnsi"/>
                    <w:color w:val="000000" w:themeColor="text1"/>
                  </w:rPr>
                </w:rPrChange>
              </w:rPr>
              <w:t>Was bedeutet das?</w:t>
            </w:r>
          </w:p>
        </w:tc>
        <w:tc>
          <w:tcPr>
            <w:tcW w:w="4207" w:type="dxa"/>
            <w:vAlign w:val="center"/>
            <w:hideMark/>
            <w:tcPrChange w:id="1709" w:author="Fabienne Schmaus" w:date="2026-05-11T11:51:00Z" w16du:dateUtc="2026-05-11T09:51:00Z">
              <w:tcPr>
                <w:tcW w:w="0" w:type="auto"/>
                <w:vAlign w:val="center"/>
                <w:hideMark/>
              </w:tcPr>
            </w:tcPrChange>
          </w:tcPr>
          <w:p w14:paraId="4549A513" w14:textId="77777777" w:rsidR="008A0BA9" w:rsidRPr="00693926" w:rsidRDefault="008A0BA9" w:rsidP="008422CD">
            <w:pPr>
              <w:spacing w:after="0" w:line="276" w:lineRule="auto"/>
              <w:rPr>
                <w:rFonts w:cstheme="minorHAnsi"/>
                <w:b/>
                <w:bCs/>
                <w:color w:val="000000" w:themeColor="text1"/>
                <w:rPrChange w:id="1710" w:author="Fabienne Schmaus" w:date="2026-05-11T11:51:00Z" w16du:dateUtc="2026-05-11T09:51:00Z">
                  <w:rPr>
                    <w:rFonts w:cstheme="minorHAnsi"/>
                    <w:color w:val="000000" w:themeColor="text1"/>
                  </w:rPr>
                </w:rPrChange>
              </w:rPr>
            </w:pPr>
            <w:r w:rsidRPr="00693926">
              <w:rPr>
                <w:rFonts w:cstheme="minorHAnsi"/>
                <w:b/>
                <w:bCs/>
                <w:color w:val="000000" w:themeColor="text1"/>
                <w:rPrChange w:id="1711" w:author="Fabienne Schmaus" w:date="2026-05-11T11:51:00Z" w16du:dateUtc="2026-05-11T09:51:00Z">
                  <w:rPr>
                    <w:rFonts w:cstheme="minorHAnsi"/>
                    <w:color w:val="000000" w:themeColor="text1"/>
                  </w:rPr>
                </w:rPrChange>
              </w:rPr>
              <w:t>Beispiel aus eurer Erfahrung</w:t>
            </w:r>
          </w:p>
        </w:tc>
      </w:tr>
      <w:tr w:rsidR="008A0BA9" w:rsidRPr="00D97CCE" w14:paraId="34111118" w14:textId="77777777" w:rsidTr="00693926">
        <w:trPr>
          <w:tblCellSpacing w:w="15" w:type="dxa"/>
          <w:trPrChange w:id="1712" w:author="Fabienne Schmaus" w:date="2026-05-11T11:51:00Z" w16du:dateUtc="2026-05-11T09:51:00Z">
            <w:trPr>
              <w:gridAfter w:val="0"/>
              <w:tblCellSpacing w:w="15" w:type="dxa"/>
            </w:trPr>
          </w:trPrChange>
        </w:trPr>
        <w:tc>
          <w:tcPr>
            <w:tcW w:w="0" w:type="auto"/>
            <w:vAlign w:val="center"/>
            <w:hideMark/>
            <w:tcPrChange w:id="1713" w:author="Fabienne Schmaus" w:date="2026-05-11T11:51:00Z" w16du:dateUtc="2026-05-11T09:51:00Z">
              <w:tcPr>
                <w:tcW w:w="0" w:type="auto"/>
                <w:vAlign w:val="center"/>
                <w:hideMark/>
              </w:tcPr>
            </w:tcPrChange>
          </w:tcPr>
          <w:p w14:paraId="242BEA5D" w14:textId="77777777" w:rsidR="008A0BA9" w:rsidRPr="00D97CCE" w:rsidRDefault="008A0BA9" w:rsidP="008422CD">
            <w:pPr>
              <w:spacing w:after="0" w:line="276" w:lineRule="auto"/>
              <w:rPr>
                <w:rFonts w:cstheme="minorHAnsi"/>
                <w:color w:val="000000" w:themeColor="text1"/>
              </w:rPr>
            </w:pPr>
            <w:r w:rsidRPr="00D97CCE">
              <w:rPr>
                <w:rFonts w:cstheme="minorHAnsi"/>
                <w:color w:val="000000" w:themeColor="text1"/>
              </w:rPr>
              <w:t>Algorithmen</w:t>
            </w:r>
          </w:p>
        </w:tc>
        <w:tc>
          <w:tcPr>
            <w:tcW w:w="4715" w:type="dxa"/>
            <w:vAlign w:val="center"/>
            <w:hideMark/>
            <w:tcPrChange w:id="1714" w:author="Fabienne Schmaus" w:date="2026-05-11T11:51:00Z" w16du:dateUtc="2026-05-11T09:51:00Z">
              <w:tcPr>
                <w:tcW w:w="0" w:type="auto"/>
                <w:gridSpan w:val="2"/>
                <w:vAlign w:val="center"/>
                <w:hideMark/>
              </w:tcPr>
            </w:tcPrChange>
          </w:tcPr>
          <w:p w14:paraId="43CAAC61" w14:textId="17DF7DF9" w:rsidR="008A0BA9" w:rsidRPr="00D97CCE" w:rsidRDefault="008A0BA9" w:rsidP="008422CD">
            <w:pPr>
              <w:spacing w:after="0" w:line="276" w:lineRule="auto"/>
              <w:rPr>
                <w:rFonts w:cstheme="minorHAnsi"/>
                <w:color w:val="000000" w:themeColor="text1"/>
              </w:rPr>
            </w:pPr>
            <w:r w:rsidRPr="00D97CCE">
              <w:rPr>
                <w:rFonts w:cstheme="minorHAnsi"/>
                <w:color w:val="000000" w:themeColor="text1"/>
              </w:rPr>
              <w:t>Emotional ansprechende Inhalte werden häufiger ausgespielt</w:t>
            </w:r>
            <w:ins w:id="1715" w:author="Fabienne Schmaus" w:date="2026-05-11T11:51:00Z" w16du:dateUtc="2026-05-11T09:51:00Z">
              <w:r w:rsidR="00693926">
                <w:rPr>
                  <w:rFonts w:cstheme="minorHAnsi"/>
                  <w:color w:val="000000" w:themeColor="text1"/>
                </w:rPr>
                <w:t>.</w:t>
              </w:r>
            </w:ins>
          </w:p>
        </w:tc>
        <w:tc>
          <w:tcPr>
            <w:tcW w:w="4207" w:type="dxa"/>
            <w:vAlign w:val="center"/>
            <w:hideMark/>
            <w:tcPrChange w:id="1716" w:author="Fabienne Schmaus" w:date="2026-05-11T11:51:00Z" w16du:dateUtc="2026-05-11T09:51:00Z">
              <w:tcPr>
                <w:tcW w:w="0" w:type="auto"/>
                <w:vAlign w:val="center"/>
                <w:hideMark/>
              </w:tcPr>
            </w:tcPrChange>
          </w:tcPr>
          <w:p w14:paraId="5143E0BA" w14:textId="77777777" w:rsidR="008A0BA9" w:rsidRPr="00D97CCE" w:rsidRDefault="008A0BA9" w:rsidP="008422CD">
            <w:pPr>
              <w:spacing w:after="0" w:line="276" w:lineRule="auto"/>
              <w:rPr>
                <w:rFonts w:cstheme="minorHAnsi"/>
                <w:color w:val="000000" w:themeColor="text1"/>
              </w:rPr>
            </w:pPr>
          </w:p>
        </w:tc>
      </w:tr>
      <w:tr w:rsidR="008A0BA9" w:rsidRPr="00D97CCE" w14:paraId="5D65EA76" w14:textId="77777777" w:rsidTr="00693926">
        <w:trPr>
          <w:tblCellSpacing w:w="15" w:type="dxa"/>
          <w:trPrChange w:id="1717" w:author="Fabienne Schmaus" w:date="2026-05-11T11:51:00Z" w16du:dateUtc="2026-05-11T09:51:00Z">
            <w:trPr>
              <w:gridAfter w:val="0"/>
              <w:tblCellSpacing w:w="15" w:type="dxa"/>
            </w:trPr>
          </w:trPrChange>
        </w:trPr>
        <w:tc>
          <w:tcPr>
            <w:tcW w:w="0" w:type="auto"/>
            <w:vAlign w:val="center"/>
            <w:hideMark/>
            <w:tcPrChange w:id="1718" w:author="Fabienne Schmaus" w:date="2026-05-11T11:51:00Z" w16du:dateUtc="2026-05-11T09:51:00Z">
              <w:tcPr>
                <w:tcW w:w="0" w:type="auto"/>
                <w:vAlign w:val="center"/>
                <w:hideMark/>
              </w:tcPr>
            </w:tcPrChange>
          </w:tcPr>
          <w:p w14:paraId="0DC9912D" w14:textId="77777777" w:rsidR="008A0BA9" w:rsidRPr="00D97CCE" w:rsidRDefault="008A0BA9" w:rsidP="008422CD">
            <w:pPr>
              <w:spacing w:after="0" w:line="276" w:lineRule="auto"/>
              <w:rPr>
                <w:rFonts w:cstheme="minorHAnsi"/>
                <w:color w:val="000000" w:themeColor="text1"/>
              </w:rPr>
            </w:pPr>
            <w:r w:rsidRPr="00D97CCE">
              <w:rPr>
                <w:rFonts w:cstheme="minorHAnsi"/>
                <w:color w:val="000000" w:themeColor="text1"/>
              </w:rPr>
              <w:t>Einfache Botschaft</w:t>
            </w:r>
          </w:p>
        </w:tc>
        <w:tc>
          <w:tcPr>
            <w:tcW w:w="4715" w:type="dxa"/>
            <w:vAlign w:val="center"/>
            <w:hideMark/>
            <w:tcPrChange w:id="1719" w:author="Fabienne Schmaus" w:date="2026-05-11T11:51:00Z" w16du:dateUtc="2026-05-11T09:51:00Z">
              <w:tcPr>
                <w:tcW w:w="0" w:type="auto"/>
                <w:gridSpan w:val="2"/>
                <w:vAlign w:val="center"/>
                <w:hideMark/>
              </w:tcPr>
            </w:tcPrChange>
          </w:tcPr>
          <w:p w14:paraId="08D31B75" w14:textId="5C70D5F6" w:rsidR="008A0BA9" w:rsidRPr="00D97CCE" w:rsidRDefault="008A0BA9" w:rsidP="008422CD">
            <w:pPr>
              <w:spacing w:after="0" w:line="276" w:lineRule="auto"/>
              <w:rPr>
                <w:rFonts w:cstheme="minorHAnsi"/>
                <w:color w:val="000000" w:themeColor="text1"/>
              </w:rPr>
            </w:pPr>
            <w:r w:rsidRPr="00D97CCE">
              <w:rPr>
                <w:rFonts w:cstheme="minorHAnsi"/>
                <w:color w:val="000000" w:themeColor="text1"/>
              </w:rPr>
              <w:t xml:space="preserve">Eine klare Aussage (z. B. </w:t>
            </w:r>
            <w:r>
              <w:rPr>
                <w:rFonts w:cstheme="minorHAnsi"/>
                <w:color w:val="000000" w:themeColor="text1"/>
              </w:rPr>
              <w:t>„</w:t>
            </w:r>
            <w:r w:rsidRPr="00D97CCE">
              <w:rPr>
                <w:rFonts w:cstheme="minorHAnsi"/>
                <w:color w:val="000000" w:themeColor="text1"/>
              </w:rPr>
              <w:t>Detox-Tee hilft</w:t>
            </w:r>
            <w:r>
              <w:rPr>
                <w:rFonts w:cstheme="minorHAnsi"/>
                <w:color w:val="000000" w:themeColor="text1"/>
              </w:rPr>
              <w:t>“</w:t>
            </w:r>
            <w:r w:rsidRPr="00D97CCE">
              <w:rPr>
                <w:rFonts w:cstheme="minorHAnsi"/>
                <w:color w:val="000000" w:themeColor="text1"/>
              </w:rPr>
              <w:t>) lässt sich leichter teilen als eine komplexe</w:t>
            </w:r>
            <w:ins w:id="1720" w:author="Fabienne Schmaus" w:date="2026-05-11T11:51:00Z" w16du:dateUtc="2026-05-11T09:51:00Z">
              <w:r w:rsidR="00693926">
                <w:rPr>
                  <w:rFonts w:cstheme="minorHAnsi"/>
                  <w:color w:val="000000" w:themeColor="text1"/>
                </w:rPr>
                <w:t>.</w:t>
              </w:r>
            </w:ins>
          </w:p>
        </w:tc>
        <w:tc>
          <w:tcPr>
            <w:tcW w:w="4207" w:type="dxa"/>
            <w:vAlign w:val="center"/>
            <w:hideMark/>
            <w:tcPrChange w:id="1721" w:author="Fabienne Schmaus" w:date="2026-05-11T11:51:00Z" w16du:dateUtc="2026-05-11T09:51:00Z">
              <w:tcPr>
                <w:tcW w:w="0" w:type="auto"/>
                <w:vAlign w:val="center"/>
                <w:hideMark/>
              </w:tcPr>
            </w:tcPrChange>
          </w:tcPr>
          <w:p w14:paraId="25D0FC25" w14:textId="77777777" w:rsidR="008A0BA9" w:rsidRPr="00D97CCE" w:rsidRDefault="008A0BA9" w:rsidP="008422CD">
            <w:pPr>
              <w:spacing w:after="0" w:line="276" w:lineRule="auto"/>
              <w:rPr>
                <w:rFonts w:cstheme="minorHAnsi"/>
                <w:color w:val="000000" w:themeColor="text1"/>
              </w:rPr>
            </w:pPr>
          </w:p>
        </w:tc>
      </w:tr>
      <w:tr w:rsidR="008A0BA9" w:rsidRPr="00D97CCE" w14:paraId="1675B3E7" w14:textId="77777777" w:rsidTr="00693926">
        <w:trPr>
          <w:tblCellSpacing w:w="15" w:type="dxa"/>
          <w:trPrChange w:id="1722" w:author="Fabienne Schmaus" w:date="2026-05-11T11:51:00Z" w16du:dateUtc="2026-05-11T09:51:00Z">
            <w:trPr>
              <w:gridAfter w:val="0"/>
              <w:tblCellSpacing w:w="15" w:type="dxa"/>
            </w:trPr>
          </w:trPrChange>
        </w:trPr>
        <w:tc>
          <w:tcPr>
            <w:tcW w:w="0" w:type="auto"/>
            <w:vAlign w:val="center"/>
            <w:hideMark/>
            <w:tcPrChange w:id="1723" w:author="Fabienne Schmaus" w:date="2026-05-11T11:51:00Z" w16du:dateUtc="2026-05-11T09:51:00Z">
              <w:tcPr>
                <w:tcW w:w="0" w:type="auto"/>
                <w:vAlign w:val="center"/>
                <w:hideMark/>
              </w:tcPr>
            </w:tcPrChange>
          </w:tcPr>
          <w:p w14:paraId="29E09499" w14:textId="77777777" w:rsidR="008A0BA9" w:rsidRPr="00D97CCE" w:rsidRDefault="008A0BA9" w:rsidP="008422CD">
            <w:pPr>
              <w:spacing w:after="0" w:line="276" w:lineRule="auto"/>
              <w:rPr>
                <w:rFonts w:cstheme="minorHAnsi"/>
                <w:color w:val="000000" w:themeColor="text1"/>
              </w:rPr>
            </w:pPr>
            <w:r w:rsidRPr="00D97CCE">
              <w:rPr>
                <w:rFonts w:cstheme="minorHAnsi"/>
                <w:color w:val="000000" w:themeColor="text1"/>
              </w:rPr>
              <w:t>Sozialer Beweis</w:t>
            </w:r>
          </w:p>
        </w:tc>
        <w:tc>
          <w:tcPr>
            <w:tcW w:w="4715" w:type="dxa"/>
            <w:vAlign w:val="center"/>
            <w:hideMark/>
            <w:tcPrChange w:id="1724" w:author="Fabienne Schmaus" w:date="2026-05-11T11:51:00Z" w16du:dateUtc="2026-05-11T09:51:00Z">
              <w:tcPr>
                <w:tcW w:w="0" w:type="auto"/>
                <w:gridSpan w:val="2"/>
                <w:vAlign w:val="center"/>
                <w:hideMark/>
              </w:tcPr>
            </w:tcPrChange>
          </w:tcPr>
          <w:p w14:paraId="27B1825B" w14:textId="73F0BBBC" w:rsidR="008A0BA9" w:rsidRPr="00D97CCE" w:rsidRDefault="008A0BA9" w:rsidP="008422CD">
            <w:pPr>
              <w:spacing w:after="0" w:line="276" w:lineRule="auto"/>
              <w:rPr>
                <w:rFonts w:cstheme="minorHAnsi"/>
                <w:color w:val="000000" w:themeColor="text1"/>
              </w:rPr>
            </w:pPr>
            <w:r w:rsidRPr="00D97CCE">
              <w:rPr>
                <w:rFonts w:cstheme="minorHAnsi"/>
                <w:color w:val="000000" w:themeColor="text1"/>
              </w:rPr>
              <w:t>Wenn viele Menschen etwas teilen oder liken, wirkt es glaubwürdiger</w:t>
            </w:r>
            <w:ins w:id="1725" w:author="Fabienne Schmaus" w:date="2026-05-11T11:51:00Z" w16du:dateUtc="2026-05-11T09:51:00Z">
              <w:r w:rsidR="00693926">
                <w:rPr>
                  <w:rFonts w:cstheme="minorHAnsi"/>
                  <w:color w:val="000000" w:themeColor="text1"/>
                </w:rPr>
                <w:t>.</w:t>
              </w:r>
            </w:ins>
          </w:p>
        </w:tc>
        <w:tc>
          <w:tcPr>
            <w:tcW w:w="4207" w:type="dxa"/>
            <w:vAlign w:val="center"/>
            <w:hideMark/>
            <w:tcPrChange w:id="1726" w:author="Fabienne Schmaus" w:date="2026-05-11T11:51:00Z" w16du:dateUtc="2026-05-11T09:51:00Z">
              <w:tcPr>
                <w:tcW w:w="0" w:type="auto"/>
                <w:vAlign w:val="center"/>
                <w:hideMark/>
              </w:tcPr>
            </w:tcPrChange>
          </w:tcPr>
          <w:p w14:paraId="5FE2AF8E" w14:textId="77777777" w:rsidR="008A0BA9" w:rsidRPr="00D97CCE" w:rsidRDefault="008A0BA9" w:rsidP="008422CD">
            <w:pPr>
              <w:spacing w:after="0" w:line="276" w:lineRule="auto"/>
              <w:rPr>
                <w:rFonts w:cstheme="minorHAnsi"/>
                <w:color w:val="000000" w:themeColor="text1"/>
              </w:rPr>
            </w:pPr>
          </w:p>
        </w:tc>
      </w:tr>
      <w:tr w:rsidR="008A0BA9" w:rsidRPr="00D97CCE" w14:paraId="1FBE931B" w14:textId="77777777" w:rsidTr="00693926">
        <w:trPr>
          <w:tblCellSpacing w:w="15" w:type="dxa"/>
          <w:trPrChange w:id="1727" w:author="Fabienne Schmaus" w:date="2026-05-11T11:51:00Z" w16du:dateUtc="2026-05-11T09:51:00Z">
            <w:trPr>
              <w:gridAfter w:val="0"/>
              <w:tblCellSpacing w:w="15" w:type="dxa"/>
            </w:trPr>
          </w:trPrChange>
        </w:trPr>
        <w:tc>
          <w:tcPr>
            <w:tcW w:w="0" w:type="auto"/>
            <w:vAlign w:val="center"/>
            <w:hideMark/>
            <w:tcPrChange w:id="1728" w:author="Fabienne Schmaus" w:date="2026-05-11T11:51:00Z" w16du:dateUtc="2026-05-11T09:51:00Z">
              <w:tcPr>
                <w:tcW w:w="0" w:type="auto"/>
                <w:vAlign w:val="center"/>
                <w:hideMark/>
              </w:tcPr>
            </w:tcPrChange>
          </w:tcPr>
          <w:p w14:paraId="3C836C2D" w14:textId="77777777" w:rsidR="008A0BA9" w:rsidRPr="00D97CCE" w:rsidRDefault="008A0BA9" w:rsidP="008422CD">
            <w:pPr>
              <w:spacing w:after="0" w:line="276" w:lineRule="auto"/>
              <w:rPr>
                <w:rFonts w:cstheme="minorHAnsi"/>
                <w:color w:val="000000" w:themeColor="text1"/>
              </w:rPr>
            </w:pPr>
            <w:r w:rsidRPr="00D97CCE">
              <w:rPr>
                <w:rFonts w:cstheme="minorHAnsi"/>
                <w:color w:val="000000" w:themeColor="text1"/>
              </w:rPr>
              <w:t>Körperideale als Trigger</w:t>
            </w:r>
          </w:p>
        </w:tc>
        <w:tc>
          <w:tcPr>
            <w:tcW w:w="4715" w:type="dxa"/>
            <w:vAlign w:val="center"/>
            <w:hideMark/>
            <w:tcPrChange w:id="1729" w:author="Fabienne Schmaus" w:date="2026-05-11T11:51:00Z" w16du:dateUtc="2026-05-11T09:51:00Z">
              <w:tcPr>
                <w:tcW w:w="0" w:type="auto"/>
                <w:gridSpan w:val="2"/>
                <w:vAlign w:val="center"/>
                <w:hideMark/>
              </w:tcPr>
            </w:tcPrChange>
          </w:tcPr>
          <w:p w14:paraId="18D9CA39" w14:textId="3E9FD326" w:rsidR="008A0BA9" w:rsidRPr="00D97CCE" w:rsidRDefault="008A0BA9" w:rsidP="008422CD">
            <w:pPr>
              <w:spacing w:after="0" w:line="276" w:lineRule="auto"/>
              <w:rPr>
                <w:rFonts w:cstheme="minorHAnsi"/>
                <w:color w:val="000000" w:themeColor="text1"/>
              </w:rPr>
            </w:pPr>
            <w:r w:rsidRPr="00D97CCE">
              <w:rPr>
                <w:rFonts w:cstheme="minorHAnsi"/>
                <w:color w:val="000000" w:themeColor="text1"/>
              </w:rPr>
              <w:t>Inhalte, die mit Körperbild, Attraktivität oder Selbstwert verknüpft sind, lösen stärkere Reaktionen aus</w:t>
            </w:r>
            <w:ins w:id="1730" w:author="Fabienne Schmaus" w:date="2026-05-11T11:52:00Z" w16du:dateUtc="2026-05-11T09:52:00Z">
              <w:r w:rsidR="00693926">
                <w:rPr>
                  <w:rFonts w:cstheme="minorHAnsi"/>
                  <w:color w:val="000000" w:themeColor="text1"/>
                </w:rPr>
                <w:t>.</w:t>
              </w:r>
            </w:ins>
          </w:p>
        </w:tc>
        <w:tc>
          <w:tcPr>
            <w:tcW w:w="4207" w:type="dxa"/>
            <w:vAlign w:val="center"/>
            <w:hideMark/>
            <w:tcPrChange w:id="1731" w:author="Fabienne Schmaus" w:date="2026-05-11T11:51:00Z" w16du:dateUtc="2026-05-11T09:51:00Z">
              <w:tcPr>
                <w:tcW w:w="0" w:type="auto"/>
                <w:vAlign w:val="center"/>
                <w:hideMark/>
              </w:tcPr>
            </w:tcPrChange>
          </w:tcPr>
          <w:p w14:paraId="762FB84F" w14:textId="77777777" w:rsidR="008A0BA9" w:rsidRPr="00D97CCE" w:rsidRDefault="008A0BA9" w:rsidP="008422CD">
            <w:pPr>
              <w:spacing w:after="0" w:line="276" w:lineRule="auto"/>
              <w:rPr>
                <w:rFonts w:cstheme="minorHAnsi"/>
                <w:color w:val="000000" w:themeColor="text1"/>
              </w:rPr>
            </w:pPr>
          </w:p>
        </w:tc>
      </w:tr>
      <w:tr w:rsidR="008A0BA9" w:rsidRPr="00D97CCE" w14:paraId="20ADAC22" w14:textId="77777777" w:rsidTr="00693926">
        <w:trPr>
          <w:tblCellSpacing w:w="15" w:type="dxa"/>
          <w:trPrChange w:id="1732" w:author="Fabienne Schmaus" w:date="2026-05-11T11:51:00Z" w16du:dateUtc="2026-05-11T09:51:00Z">
            <w:trPr>
              <w:gridAfter w:val="0"/>
              <w:tblCellSpacing w:w="15" w:type="dxa"/>
            </w:trPr>
          </w:trPrChange>
        </w:trPr>
        <w:tc>
          <w:tcPr>
            <w:tcW w:w="0" w:type="auto"/>
            <w:vAlign w:val="center"/>
            <w:hideMark/>
            <w:tcPrChange w:id="1733" w:author="Fabienne Schmaus" w:date="2026-05-11T11:51:00Z" w16du:dateUtc="2026-05-11T09:51:00Z">
              <w:tcPr>
                <w:tcW w:w="0" w:type="auto"/>
                <w:vAlign w:val="center"/>
                <w:hideMark/>
              </w:tcPr>
            </w:tcPrChange>
          </w:tcPr>
          <w:p w14:paraId="6D1E3591" w14:textId="7974949E" w:rsidR="008A0BA9" w:rsidRPr="00D97CCE" w:rsidRDefault="008A0BA9" w:rsidP="008422CD">
            <w:pPr>
              <w:spacing w:after="0" w:line="276" w:lineRule="auto"/>
              <w:rPr>
                <w:rFonts w:cstheme="minorHAnsi"/>
                <w:color w:val="000000" w:themeColor="text1"/>
              </w:rPr>
            </w:pPr>
            <w:r w:rsidRPr="00D97CCE">
              <w:rPr>
                <w:rFonts w:cstheme="minorHAnsi"/>
                <w:color w:val="000000" w:themeColor="text1"/>
              </w:rPr>
              <w:t xml:space="preserve">Hoffnung </w:t>
            </w:r>
            <w:del w:id="1734" w:author="Fabienne Schmaus" w:date="2026-05-11T10:10:00Z" w16du:dateUtc="2026-05-11T08:10:00Z">
              <w:r w:rsidRPr="00D97CCE" w:rsidDel="0073079F">
                <w:rPr>
                  <w:rFonts w:cstheme="minorHAnsi"/>
                  <w:color w:val="000000" w:themeColor="text1"/>
                </w:rPr>
                <w:delText xml:space="preserve">/ </w:delText>
              </w:r>
            </w:del>
            <w:ins w:id="1735" w:author="Fabienne Schmaus" w:date="2026-05-11T10:10:00Z" w16du:dateUtc="2026-05-11T08:10:00Z">
              <w:r w:rsidR="0073079F">
                <w:rPr>
                  <w:rFonts w:cstheme="minorHAnsi"/>
                  <w:color w:val="000000" w:themeColor="text1"/>
                </w:rPr>
                <w:t>oder</w:t>
              </w:r>
              <w:r w:rsidR="0073079F" w:rsidRPr="00D97CCE">
                <w:rPr>
                  <w:rFonts w:cstheme="minorHAnsi"/>
                  <w:color w:val="000000" w:themeColor="text1"/>
                </w:rPr>
                <w:t xml:space="preserve"> </w:t>
              </w:r>
            </w:ins>
            <w:r w:rsidRPr="00D97CCE">
              <w:rPr>
                <w:rFonts w:cstheme="minorHAnsi"/>
                <w:color w:val="000000" w:themeColor="text1"/>
              </w:rPr>
              <w:t>Angst</w:t>
            </w:r>
          </w:p>
        </w:tc>
        <w:tc>
          <w:tcPr>
            <w:tcW w:w="4715" w:type="dxa"/>
            <w:vAlign w:val="center"/>
            <w:hideMark/>
            <w:tcPrChange w:id="1736" w:author="Fabienne Schmaus" w:date="2026-05-11T11:51:00Z" w16du:dateUtc="2026-05-11T09:51:00Z">
              <w:tcPr>
                <w:tcW w:w="0" w:type="auto"/>
                <w:gridSpan w:val="2"/>
                <w:vAlign w:val="center"/>
                <w:hideMark/>
              </w:tcPr>
            </w:tcPrChange>
          </w:tcPr>
          <w:p w14:paraId="3AF9F5CF" w14:textId="6E9B1FCE" w:rsidR="008A0BA9" w:rsidRPr="00D97CCE" w:rsidRDefault="008A0BA9" w:rsidP="008422CD">
            <w:pPr>
              <w:spacing w:after="0" w:line="276" w:lineRule="auto"/>
              <w:rPr>
                <w:rFonts w:cstheme="minorHAnsi"/>
                <w:color w:val="000000" w:themeColor="text1"/>
              </w:rPr>
            </w:pPr>
            <w:r w:rsidRPr="00D97CCE">
              <w:rPr>
                <w:rFonts w:cstheme="minorHAnsi"/>
                <w:color w:val="000000" w:themeColor="text1"/>
              </w:rPr>
              <w:t>Mythen versprechen einfache Lösungen oder warnen vor Risiken</w:t>
            </w:r>
            <w:del w:id="1737" w:author="Fabienne Schmaus" w:date="2026-05-11T10:03:00Z" w16du:dateUtc="2026-05-11T08:03:00Z">
              <w:r w:rsidRPr="00D97CCE" w:rsidDel="007B0BF3">
                <w:rPr>
                  <w:rFonts w:cstheme="minorHAnsi"/>
                  <w:color w:val="000000" w:themeColor="text1"/>
                </w:rPr>
                <w:delText xml:space="preserve"> – </w:delText>
              </w:r>
            </w:del>
            <w:ins w:id="1738" w:author="Fabienne Schmaus" w:date="2026-05-11T10:03:00Z" w16du:dateUtc="2026-05-11T08:03:00Z">
              <w:r w:rsidR="007B0BF3">
                <w:rPr>
                  <w:rFonts w:cstheme="minorHAnsi"/>
                  <w:color w:val="000000" w:themeColor="text1"/>
                </w:rPr>
                <w:t xml:space="preserve">: </w:t>
              </w:r>
            </w:ins>
            <w:r w:rsidRPr="00D97CCE">
              <w:rPr>
                <w:rFonts w:cstheme="minorHAnsi"/>
                <w:color w:val="000000" w:themeColor="text1"/>
              </w:rPr>
              <w:t xml:space="preserve">beides </w:t>
            </w:r>
            <w:del w:id="1739" w:author="Fabienne Schmaus" w:date="2026-05-11T10:03:00Z" w16du:dateUtc="2026-05-11T08:03:00Z">
              <w:r w:rsidRPr="00D97CCE" w:rsidDel="007B0BF3">
                <w:rPr>
                  <w:rFonts w:cstheme="minorHAnsi"/>
                  <w:color w:val="000000" w:themeColor="text1"/>
                </w:rPr>
                <w:delText xml:space="preserve">ist </w:delText>
              </w:r>
            </w:del>
            <w:r w:rsidRPr="00D97CCE">
              <w:rPr>
                <w:rFonts w:cstheme="minorHAnsi"/>
                <w:color w:val="000000" w:themeColor="text1"/>
              </w:rPr>
              <w:t>emotional sehr wirksam</w:t>
            </w:r>
            <w:ins w:id="1740" w:author="Fabienne Schmaus" w:date="2026-05-11T11:52:00Z" w16du:dateUtc="2026-05-11T09:52:00Z">
              <w:r w:rsidR="00693926">
                <w:rPr>
                  <w:rFonts w:cstheme="minorHAnsi"/>
                  <w:color w:val="000000" w:themeColor="text1"/>
                </w:rPr>
                <w:t>.</w:t>
              </w:r>
            </w:ins>
          </w:p>
        </w:tc>
        <w:tc>
          <w:tcPr>
            <w:tcW w:w="4207" w:type="dxa"/>
            <w:vAlign w:val="center"/>
            <w:hideMark/>
            <w:tcPrChange w:id="1741" w:author="Fabienne Schmaus" w:date="2026-05-11T11:51:00Z" w16du:dateUtc="2026-05-11T09:51:00Z">
              <w:tcPr>
                <w:tcW w:w="0" w:type="auto"/>
                <w:vAlign w:val="center"/>
                <w:hideMark/>
              </w:tcPr>
            </w:tcPrChange>
          </w:tcPr>
          <w:p w14:paraId="2257E30A" w14:textId="77777777" w:rsidR="008A0BA9" w:rsidRPr="00D97CCE" w:rsidRDefault="008A0BA9" w:rsidP="008422CD">
            <w:pPr>
              <w:spacing w:after="0" w:line="276" w:lineRule="auto"/>
              <w:rPr>
                <w:rFonts w:cstheme="minorHAnsi"/>
                <w:color w:val="000000" w:themeColor="text1"/>
              </w:rPr>
            </w:pPr>
          </w:p>
        </w:tc>
      </w:tr>
    </w:tbl>
    <w:p w14:paraId="41B1625A" w14:textId="77777777" w:rsidR="008A0BA9" w:rsidRPr="00D97CCE" w:rsidRDefault="00000000" w:rsidP="008A0BA9">
      <w:pPr>
        <w:spacing w:after="0" w:line="276" w:lineRule="auto"/>
        <w:rPr>
          <w:rFonts w:cstheme="minorHAnsi"/>
          <w:b/>
          <w:bCs/>
          <w:color w:val="000000" w:themeColor="text1"/>
        </w:rPr>
      </w:pPr>
      <w:r>
        <w:rPr>
          <w:rFonts w:cstheme="minorHAnsi"/>
          <w:b/>
          <w:bCs/>
          <w:color w:val="000000" w:themeColor="text1"/>
        </w:rPr>
        <w:pict w14:anchorId="44951A36">
          <v:rect id="_x0000_i1026" style="width:0;height:1.5pt" o:hralign="center" o:hrstd="t" o:hr="t" fillcolor="#a0a0a0" stroked="f"/>
        </w:pict>
      </w:r>
    </w:p>
    <w:p w14:paraId="4D16F3E8" w14:textId="77777777" w:rsidR="008A0BA9" w:rsidRPr="00D97CCE" w:rsidRDefault="008A0BA9" w:rsidP="008A0BA9">
      <w:pPr>
        <w:spacing w:after="0" w:line="276" w:lineRule="auto"/>
        <w:rPr>
          <w:rFonts w:cstheme="minorHAnsi"/>
          <w:b/>
          <w:bCs/>
          <w:color w:val="000000" w:themeColor="text1"/>
        </w:rPr>
      </w:pPr>
      <w:commentRangeStart w:id="1742"/>
      <w:r w:rsidRPr="00D97CCE">
        <w:rPr>
          <w:rFonts w:cstheme="minorHAnsi"/>
          <w:b/>
          <w:bCs/>
          <w:color w:val="000000" w:themeColor="text1"/>
        </w:rPr>
        <w:t>Reflexionsfragen</w:t>
      </w:r>
      <w:commentRangeEnd w:id="1742"/>
      <w:r w:rsidR="00325DBA" w:rsidRPr="00D97CCE">
        <w:rPr>
          <w:rStyle w:val="Kommentarzeichen"/>
          <w:rFonts w:cstheme="minorHAnsi"/>
          <w:b/>
          <w:bCs/>
          <w:color w:val="000000" w:themeColor="text1"/>
          <w:sz w:val="22"/>
          <w:szCs w:val="22"/>
        </w:rPr>
        <w:commentReference w:id="1742"/>
      </w:r>
    </w:p>
    <w:p w14:paraId="0497E3A0" w14:textId="77777777" w:rsidR="008A0BA9" w:rsidRPr="00D97CCE" w:rsidRDefault="008A0BA9" w:rsidP="003F3FC7">
      <w:pPr>
        <w:numPr>
          <w:ilvl w:val="0"/>
          <w:numId w:val="79"/>
        </w:numPr>
        <w:spacing w:after="0" w:line="276" w:lineRule="auto"/>
        <w:rPr>
          <w:rFonts w:cstheme="minorHAnsi"/>
          <w:color w:val="000000" w:themeColor="text1"/>
        </w:rPr>
        <w:pPrChange w:id="1743" w:author="Michael Kohl" w:date="2026-05-20T14:59:00Z" w16du:dateUtc="2026-05-20T12:59:00Z">
          <w:pPr>
            <w:numPr>
              <w:numId w:val="51"/>
            </w:numPr>
            <w:tabs>
              <w:tab w:val="num" w:pos="720"/>
            </w:tabs>
            <w:spacing w:after="0" w:line="276" w:lineRule="auto"/>
            <w:ind w:left="720" w:hanging="360"/>
          </w:pPr>
        </w:pPrChange>
      </w:pPr>
      <w:r w:rsidRPr="00D97CCE">
        <w:rPr>
          <w:rFonts w:cstheme="minorHAnsi"/>
          <w:color w:val="000000" w:themeColor="text1"/>
        </w:rPr>
        <w:t>Welcher dieser Mechanismen erscheint euch am wirksamsten? Warum?</w:t>
      </w:r>
    </w:p>
    <w:p w14:paraId="52042A85" w14:textId="77777777" w:rsidR="008A0BA9" w:rsidRPr="00D97CCE" w:rsidRDefault="008A0BA9" w:rsidP="003F3FC7">
      <w:pPr>
        <w:numPr>
          <w:ilvl w:val="0"/>
          <w:numId w:val="79"/>
        </w:numPr>
        <w:spacing w:after="0" w:line="276" w:lineRule="auto"/>
        <w:rPr>
          <w:rFonts w:cstheme="minorHAnsi"/>
          <w:color w:val="000000" w:themeColor="text1"/>
        </w:rPr>
        <w:pPrChange w:id="1744" w:author="Michael Kohl" w:date="2026-05-20T14:59:00Z" w16du:dateUtc="2026-05-20T12:59:00Z">
          <w:pPr>
            <w:numPr>
              <w:numId w:val="51"/>
            </w:numPr>
            <w:tabs>
              <w:tab w:val="num" w:pos="720"/>
            </w:tabs>
            <w:spacing w:after="0" w:line="276" w:lineRule="auto"/>
            <w:ind w:left="720" w:hanging="360"/>
          </w:pPr>
        </w:pPrChange>
      </w:pPr>
      <w:r w:rsidRPr="00D97CCE">
        <w:rPr>
          <w:rFonts w:cstheme="minorHAnsi"/>
          <w:color w:val="000000" w:themeColor="text1"/>
        </w:rPr>
        <w:t>Kennt ihr einen Gesundheitstipp aus eurem Alltag, der durch einen dieser Mechanismen verbreitet wurde?</w:t>
      </w:r>
    </w:p>
    <w:p w14:paraId="64D52B3A" w14:textId="77777777" w:rsidR="00693926" w:rsidRDefault="00693926" w:rsidP="008A0BA9">
      <w:pPr>
        <w:spacing w:after="0" w:line="276" w:lineRule="auto"/>
        <w:rPr>
          <w:ins w:id="1745" w:author="Fabienne Schmaus" w:date="2026-05-11T11:52:00Z" w16du:dateUtc="2026-05-11T09:52:00Z"/>
          <w:rFonts w:cstheme="minorHAnsi"/>
          <w:b/>
          <w:bCs/>
          <w:color w:val="000000" w:themeColor="text1"/>
        </w:rPr>
      </w:pPr>
    </w:p>
    <w:p w14:paraId="04E00F68" w14:textId="195B7646" w:rsidR="008A0BA9" w:rsidRPr="00D97CCE" w:rsidRDefault="008A0BA9" w:rsidP="008A0BA9">
      <w:pPr>
        <w:spacing w:after="0" w:line="276" w:lineRule="auto"/>
        <w:rPr>
          <w:rFonts w:cstheme="minorHAnsi"/>
          <w:b/>
          <w:bCs/>
          <w:color w:val="000000" w:themeColor="text1"/>
        </w:rPr>
      </w:pPr>
      <w:r w:rsidRPr="00D97CCE">
        <w:rPr>
          <w:rFonts w:cstheme="minorHAnsi"/>
          <w:b/>
          <w:bCs/>
          <w:color w:val="000000" w:themeColor="text1"/>
        </w:rPr>
        <w:t>Zusatz für Sek</w:t>
      </w:r>
      <w:ins w:id="1746" w:author="Fabienne Schmaus" w:date="2026-05-11T10:07:00Z" w16du:dateUtc="2026-05-11T08:07:00Z">
        <w:r w:rsidR="007B0BF3">
          <w:rPr>
            <w:rFonts w:cstheme="minorHAnsi"/>
            <w:b/>
            <w:bCs/>
            <w:color w:val="000000" w:themeColor="text1"/>
          </w:rPr>
          <w:t>.</w:t>
        </w:r>
      </w:ins>
      <w:r w:rsidRPr="00D97CCE">
        <w:rPr>
          <w:rFonts w:cstheme="minorHAnsi"/>
          <w:b/>
          <w:bCs/>
          <w:color w:val="000000" w:themeColor="text1"/>
        </w:rPr>
        <w:t xml:space="preserve"> II:</w:t>
      </w:r>
    </w:p>
    <w:p w14:paraId="22BBA927" w14:textId="1EBDFC80" w:rsidR="008A0BA9" w:rsidRPr="00D97CCE" w:rsidRDefault="008A0BA9" w:rsidP="008A0BA9">
      <w:pPr>
        <w:numPr>
          <w:ilvl w:val="0"/>
          <w:numId w:val="52"/>
        </w:numPr>
        <w:spacing w:after="0" w:line="276" w:lineRule="auto"/>
        <w:rPr>
          <w:rFonts w:cstheme="minorHAnsi"/>
          <w:color w:val="000000" w:themeColor="text1"/>
        </w:rPr>
      </w:pPr>
      <w:r w:rsidRPr="00D97CCE">
        <w:rPr>
          <w:rFonts w:cstheme="minorHAnsi"/>
          <w:color w:val="000000" w:themeColor="text1"/>
        </w:rPr>
        <w:t xml:space="preserve">Was ist der Bestätigungsfehler (Confirmation Bias) </w:t>
      </w:r>
      <w:del w:id="1747" w:author="Fabienne Schmaus" w:date="2026-05-11T10:03:00Z" w16du:dateUtc="2026-05-11T08:03:00Z">
        <w:r w:rsidRPr="00D97CCE" w:rsidDel="007B0BF3">
          <w:rPr>
            <w:rFonts w:cstheme="minorHAnsi"/>
            <w:color w:val="000000" w:themeColor="text1"/>
          </w:rPr>
          <w:delText xml:space="preserve">– </w:delText>
        </w:r>
      </w:del>
      <w:r w:rsidRPr="00D97CCE">
        <w:rPr>
          <w:rFonts w:cstheme="minorHAnsi"/>
          <w:color w:val="000000" w:themeColor="text1"/>
        </w:rPr>
        <w:t>und wie passt er zu dieser Tabelle?</w:t>
      </w:r>
    </w:p>
    <w:p w14:paraId="145502A1" w14:textId="19BB4CAE" w:rsidR="008A0BA9" w:rsidRDefault="008A0BA9" w:rsidP="008A0BA9">
      <w:pPr>
        <w:numPr>
          <w:ilvl w:val="0"/>
          <w:numId w:val="52"/>
        </w:numPr>
        <w:spacing w:after="0" w:line="276" w:lineRule="auto"/>
        <w:rPr>
          <w:rFonts w:cstheme="minorHAnsi"/>
          <w:color w:val="000000" w:themeColor="text1"/>
        </w:rPr>
      </w:pPr>
      <w:r w:rsidRPr="00D97CCE">
        <w:rPr>
          <w:rFonts w:cstheme="minorHAnsi"/>
          <w:color w:val="000000" w:themeColor="text1"/>
        </w:rPr>
        <w:t>Sozialer Beweis bedeutet</w:t>
      </w:r>
      <w:del w:id="1748" w:author="Fabienne Schmaus" w:date="2026-05-11T11:52:00Z" w16du:dateUtc="2026-05-11T09:52:00Z">
        <w:r w:rsidRPr="00D97CCE" w:rsidDel="00693926">
          <w:rPr>
            <w:rFonts w:cstheme="minorHAnsi"/>
            <w:color w:val="000000" w:themeColor="text1"/>
          </w:rPr>
          <w:delText>:</w:delText>
        </w:r>
      </w:del>
      <w:r w:rsidRPr="00D97CCE">
        <w:rPr>
          <w:rFonts w:cstheme="minorHAnsi"/>
          <w:color w:val="000000" w:themeColor="text1"/>
        </w:rPr>
        <w:t xml:space="preserve"> </w:t>
      </w:r>
      <w:r>
        <w:rPr>
          <w:rFonts w:cstheme="minorHAnsi"/>
          <w:color w:val="000000" w:themeColor="text1"/>
        </w:rPr>
        <w:t>„</w:t>
      </w:r>
      <w:r w:rsidRPr="00D97CCE">
        <w:rPr>
          <w:rFonts w:cstheme="minorHAnsi"/>
          <w:color w:val="000000" w:themeColor="text1"/>
        </w:rPr>
        <w:t>Viele können nicht falsch liegen.</w:t>
      </w:r>
      <w:r>
        <w:rPr>
          <w:rFonts w:cstheme="minorHAnsi"/>
          <w:color w:val="000000" w:themeColor="text1"/>
        </w:rPr>
        <w:t>“</w:t>
      </w:r>
      <w:r w:rsidRPr="00D97CCE">
        <w:rPr>
          <w:rFonts w:cstheme="minorHAnsi"/>
          <w:color w:val="000000" w:themeColor="text1"/>
        </w:rPr>
        <w:t xml:space="preserve"> Warum ist das eine gefährliche Heuristik, besonders bei Gesundheitsinformationen?</w:t>
      </w:r>
    </w:p>
    <w:p w14:paraId="1C529C94" w14:textId="77777777" w:rsidR="008A0BA9" w:rsidRDefault="008A0BA9" w:rsidP="008A0BA9">
      <w:pPr>
        <w:rPr>
          <w:rFonts w:cstheme="minorHAnsi"/>
          <w:color w:val="000000" w:themeColor="text1"/>
        </w:rPr>
      </w:pPr>
      <w:r>
        <w:rPr>
          <w:rFonts w:cstheme="minorHAnsi"/>
          <w:color w:val="000000" w:themeColor="text1"/>
        </w:rPr>
        <w:br w:type="page"/>
      </w:r>
    </w:p>
    <w:p w14:paraId="284D952F" w14:textId="77777777" w:rsidR="008A0BA9" w:rsidRPr="008422CD" w:rsidRDefault="008A0BA9" w:rsidP="008A0BA9">
      <w:pPr>
        <w:spacing w:after="0" w:line="276" w:lineRule="auto"/>
        <w:rPr>
          <w:ins w:id="1749" w:author="Fabienne Schmaus" w:date="2026-05-11T08:59:00Z" w16du:dateUtc="2026-05-11T06:59:00Z"/>
          <w:rFonts w:cstheme="minorHAnsi"/>
          <w:color w:val="000000" w:themeColor="text1"/>
        </w:rPr>
      </w:pPr>
      <w:ins w:id="1750" w:author="Fabienne Schmaus" w:date="2026-05-11T08:59:00Z" w16du:dateUtc="2026-05-11T06:59:00Z">
        <w:r w:rsidRPr="008422CD">
          <w:rPr>
            <w:rFonts w:cstheme="minorHAnsi"/>
            <w:color w:val="000000" w:themeColor="text1"/>
            <w:highlight w:val="yellow"/>
          </w:rPr>
          <w:lastRenderedPageBreak/>
          <w:t>((Seite xx))</w:t>
        </w:r>
        <w:r w:rsidRPr="008422CD">
          <w:rPr>
            <w:rFonts w:cstheme="minorHAnsi"/>
            <w:color w:val="000000" w:themeColor="text1"/>
          </w:rPr>
          <w:t xml:space="preserve"> </w:t>
        </w:r>
      </w:ins>
    </w:p>
    <w:p w14:paraId="7C6910F6" w14:textId="45E6346F" w:rsidR="008A0BA9" w:rsidRDefault="008A0BA9" w:rsidP="008A0BA9">
      <w:pPr>
        <w:rPr>
          <w:rFonts w:cstheme="minorHAnsi"/>
          <w:color w:val="000000" w:themeColor="text1"/>
          <w:sz w:val="24"/>
          <w:szCs w:val="24"/>
        </w:rPr>
      </w:pPr>
      <w:r w:rsidRPr="00A31315">
        <w:rPr>
          <w:rFonts w:cstheme="minorHAnsi"/>
          <w:b/>
          <w:bCs/>
          <w:color w:val="000000" w:themeColor="text1"/>
          <w:sz w:val="24"/>
          <w:szCs w:val="24"/>
        </w:rPr>
        <w:t>Arbeitsblatt 2</w:t>
      </w:r>
      <w:r w:rsidR="00A31315" w:rsidRPr="00A31315">
        <w:rPr>
          <w:rFonts w:cstheme="minorHAnsi"/>
          <w:b/>
          <w:bCs/>
          <w:color w:val="000000" w:themeColor="text1"/>
          <w:sz w:val="24"/>
          <w:szCs w:val="24"/>
        </w:rPr>
        <w:br/>
      </w:r>
      <w:r w:rsidRPr="00A31315">
        <w:rPr>
          <w:rFonts w:cstheme="minorHAnsi"/>
          <w:color w:val="000000" w:themeColor="text1"/>
          <w:sz w:val="24"/>
          <w:szCs w:val="24"/>
        </w:rPr>
        <w:t>Die QQQQ-Methode – Die vier Fragen vor dem Glauben</w:t>
      </w:r>
    </w:p>
    <w:p w14:paraId="4901EE5B" w14:textId="509F29CD" w:rsidR="00A31315" w:rsidRPr="00A31315" w:rsidRDefault="00A31315" w:rsidP="00A31315">
      <w:pPr>
        <w:spacing w:line="360" w:lineRule="auto"/>
        <w:rPr>
          <w:rFonts w:cstheme="minorHAnsi"/>
          <w:i/>
          <w:iCs/>
          <w:color w:val="000000" w:themeColor="text1"/>
        </w:rPr>
      </w:pPr>
      <w:r w:rsidRPr="00A31315">
        <w:rPr>
          <w:rFonts w:cstheme="minorHAnsi"/>
          <w:i/>
          <w:iCs/>
          <w:color w:val="000000" w:themeColor="text1"/>
        </w:rPr>
        <w:t>Bevor du einer Gesundheitsbehauptung glaubst oder sie weiterschickst, stell dir diese vier Fragen.</w:t>
      </w:r>
    </w:p>
    <w:tbl>
      <w:tblPr>
        <w:tblStyle w:val="Tabellenraster"/>
        <w:tblW w:w="0" w:type="auto"/>
        <w:tblLook w:val="04A0" w:firstRow="1" w:lastRow="0" w:firstColumn="1" w:lastColumn="0" w:noHBand="0" w:noVBand="1"/>
      </w:tblPr>
      <w:tblGrid>
        <w:gridCol w:w="10456"/>
      </w:tblGrid>
      <w:tr w:rsidR="008A0BA9" w14:paraId="490D691D" w14:textId="77777777" w:rsidTr="008422CD">
        <w:tc>
          <w:tcPr>
            <w:tcW w:w="10456" w:type="dxa"/>
          </w:tcPr>
          <w:p w14:paraId="10D1BD95" w14:textId="77777777" w:rsidR="008A0BA9" w:rsidRPr="00D97CCE" w:rsidRDefault="008A0BA9" w:rsidP="008422CD">
            <w:pPr>
              <w:rPr>
                <w:rFonts w:cstheme="minorHAnsi"/>
                <w:color w:val="000000" w:themeColor="text1"/>
              </w:rPr>
            </w:pPr>
            <w:r w:rsidRPr="00D97CCE">
              <w:rPr>
                <w:rFonts w:cstheme="minorHAnsi"/>
                <w:b/>
                <w:bCs/>
                <w:color w:val="000000" w:themeColor="text1"/>
              </w:rPr>
              <w:t>Q 1 – Quelle: Wer sagt das?</w:t>
            </w:r>
          </w:p>
          <w:p w14:paraId="5962B33A" w14:textId="77777777" w:rsidR="008A0BA9" w:rsidRPr="00D97CCE" w:rsidRDefault="008A0BA9" w:rsidP="008422CD">
            <w:pPr>
              <w:rPr>
                <w:rFonts w:cstheme="minorHAnsi"/>
                <w:color w:val="000000" w:themeColor="text1"/>
              </w:rPr>
            </w:pPr>
            <w:r w:rsidRPr="00D97CCE">
              <w:rPr>
                <w:rFonts w:cstheme="minorHAnsi"/>
                <w:color w:val="000000" w:themeColor="text1"/>
              </w:rPr>
              <w:t xml:space="preserve">Wer hat diese Information veröffentlicht? Eine Person? Eine Organisation? Ein Unternehmen? Hat die Person eine fachliche Qualifikation (z. B. </w:t>
            </w:r>
            <w:del w:id="1751" w:author="Fabienne Schmaus" w:date="2026-05-11T08:32:00Z" w16du:dateUtc="2026-05-11T06:32:00Z">
              <w:r w:rsidRPr="00D97CCE" w:rsidDel="005A0C5E">
                <w:rPr>
                  <w:rFonts w:cstheme="minorHAnsi"/>
                  <w:color w:val="000000" w:themeColor="text1"/>
                </w:rPr>
                <w:delText>Ärztin</w:delText>
              </w:r>
            </w:del>
            <w:ins w:id="1752" w:author="Fabienne Schmaus" w:date="2026-05-11T08:32:00Z" w16du:dateUtc="2026-05-11T06:32:00Z">
              <w:r>
                <w:rPr>
                  <w:rFonts w:cstheme="minorHAnsi"/>
                  <w:color w:val="000000" w:themeColor="text1"/>
                </w:rPr>
                <w:t>Mitarbeitende in einer Arztpraxis</w:t>
              </w:r>
            </w:ins>
            <w:r w:rsidRPr="00D97CCE">
              <w:rPr>
                <w:rFonts w:cstheme="minorHAnsi"/>
                <w:color w:val="000000" w:themeColor="text1"/>
              </w:rPr>
              <w:t>, Ernährungswissenschaftler</w:t>
            </w:r>
            <w:ins w:id="1753" w:author="Fabienne Schmaus" w:date="2026-05-11T08:32:00Z" w16du:dateUtc="2026-05-11T06:32:00Z">
              <w:r>
                <w:rPr>
                  <w:rFonts w:cstheme="minorHAnsi"/>
                  <w:color w:val="000000" w:themeColor="text1"/>
                </w:rPr>
                <w:t xml:space="preserve">innen oder </w:t>
              </w:r>
            </w:ins>
            <w:ins w:id="1754" w:author="Fabienne Schmaus" w:date="2026-05-11T08:33:00Z" w16du:dateUtc="2026-05-11T06:33:00Z">
              <w:r w:rsidRPr="00D97CCE">
                <w:rPr>
                  <w:rFonts w:cstheme="minorHAnsi"/>
                  <w:color w:val="000000" w:themeColor="text1"/>
                </w:rPr>
                <w:t>Ernährungswissenschaftler</w:t>
              </w:r>
            </w:ins>
            <w:r w:rsidRPr="00D97CCE">
              <w:rPr>
                <w:rFonts w:cstheme="minorHAnsi"/>
                <w:color w:val="000000" w:themeColor="text1"/>
              </w:rPr>
              <w:t>)? Ist die Quelle bekannt und überprüfbar – oder anonym?</w:t>
            </w:r>
          </w:p>
          <w:p w14:paraId="3A829774" w14:textId="77777777" w:rsidR="008A0BA9" w:rsidRPr="00D97CCE" w:rsidRDefault="008A0BA9" w:rsidP="008422CD">
            <w:pPr>
              <w:rPr>
                <w:rFonts w:cstheme="minorHAnsi"/>
                <w:color w:val="000000" w:themeColor="text1"/>
              </w:rPr>
            </w:pPr>
            <w:r w:rsidRPr="00D97CCE">
              <w:rPr>
                <w:rFonts w:cstheme="minorHAnsi"/>
                <w:i/>
                <w:iCs/>
                <w:color w:val="000000" w:themeColor="text1"/>
              </w:rPr>
              <w:t>Hilfreich:</w:t>
            </w:r>
            <w:r w:rsidRPr="00D97CCE">
              <w:rPr>
                <w:rFonts w:cstheme="minorHAnsi"/>
                <w:color w:val="000000" w:themeColor="text1"/>
              </w:rPr>
              <w:t xml:space="preserve"> Medizinische Fachgesellschaften, Universitäten, unabhängige Gesundheitsportale (z. B. Bundesinstitut für Öffentliche Gesundheit, BARMER, Deutsche Gesellschaft für Ernährung)</w:t>
            </w:r>
            <w:r>
              <w:rPr>
                <w:rFonts w:cstheme="minorHAnsi"/>
                <w:color w:val="000000" w:themeColor="text1"/>
              </w:rPr>
              <w:br/>
            </w:r>
          </w:p>
          <w:p w14:paraId="3EF91FBF" w14:textId="77777777" w:rsidR="008A0BA9" w:rsidRPr="00D97CCE" w:rsidRDefault="008A0BA9" w:rsidP="008422CD">
            <w:pPr>
              <w:rPr>
                <w:rFonts w:cstheme="minorHAnsi"/>
                <w:color w:val="000000" w:themeColor="text1"/>
              </w:rPr>
            </w:pPr>
            <w:r w:rsidRPr="00D97CCE">
              <w:rPr>
                <w:rFonts w:cstheme="minorHAnsi"/>
                <w:b/>
                <w:bCs/>
                <w:color w:val="000000" w:themeColor="text1"/>
              </w:rPr>
              <w:t>Q 2 – Qualität: Was belegt das?</w:t>
            </w:r>
          </w:p>
          <w:p w14:paraId="7643BDB9" w14:textId="77777777" w:rsidR="008A0BA9" w:rsidRPr="00D97CCE" w:rsidRDefault="008A0BA9" w:rsidP="008422CD">
            <w:pPr>
              <w:rPr>
                <w:rFonts w:cstheme="minorHAnsi"/>
                <w:color w:val="000000" w:themeColor="text1"/>
              </w:rPr>
            </w:pPr>
            <w:r w:rsidRPr="00D97CCE">
              <w:rPr>
                <w:rFonts w:cstheme="minorHAnsi"/>
                <w:color w:val="000000" w:themeColor="text1"/>
              </w:rPr>
              <w:t xml:space="preserve">Wird eine Studie oder ein Beleg genannt – oder nur eine Meinung? Wie groß war die Studie? (12 Personen </w:t>
            </w:r>
            <w:del w:id="1755" w:author="Fabienne Schmaus" w:date="2026-05-11T08:33:00Z" w16du:dateUtc="2026-05-11T06:33:00Z">
              <w:r w:rsidRPr="00D97CCE" w:rsidDel="005A0C5E">
                <w:rPr>
                  <w:rFonts w:cstheme="minorHAnsi"/>
                  <w:color w:val="000000" w:themeColor="text1"/>
                </w:rPr>
                <w:delText>vs.</w:delText>
              </w:r>
            </w:del>
            <w:ins w:id="1756" w:author="Fabienne Schmaus" w:date="2026-05-11T08:33:00Z" w16du:dateUtc="2026-05-11T06:33:00Z">
              <w:r>
                <w:rPr>
                  <w:rFonts w:cstheme="minorHAnsi"/>
                  <w:color w:val="000000" w:themeColor="text1"/>
                </w:rPr>
                <w:t xml:space="preserve">oder </w:t>
              </w:r>
            </w:ins>
            <w:del w:id="1757" w:author="Fabienne Schmaus" w:date="2026-05-11T08:33:00Z" w16du:dateUtc="2026-05-11T06:33:00Z">
              <w:r w:rsidRPr="00D97CCE" w:rsidDel="005A0C5E">
                <w:rPr>
                  <w:rFonts w:cstheme="minorHAnsi"/>
                  <w:color w:val="000000" w:themeColor="text1"/>
                </w:rPr>
                <w:delText xml:space="preserve"> </w:delText>
              </w:r>
            </w:del>
            <w:r w:rsidRPr="00D97CCE">
              <w:rPr>
                <w:rFonts w:cstheme="minorHAnsi"/>
                <w:color w:val="000000" w:themeColor="text1"/>
              </w:rPr>
              <w:t>5.000 Personen macht einen Unterschied) Wurde die Studie unabhängig durchgeführt – oder von einem Unternehmen bezahlt, das ein Produkt verkauft?</w:t>
            </w:r>
          </w:p>
          <w:p w14:paraId="1FD24C28" w14:textId="1DFFF8ED" w:rsidR="008A0BA9" w:rsidRPr="00D97CCE" w:rsidRDefault="008A0BA9" w:rsidP="008422CD">
            <w:pPr>
              <w:rPr>
                <w:rFonts w:cstheme="minorHAnsi"/>
                <w:color w:val="000000" w:themeColor="text1"/>
              </w:rPr>
            </w:pPr>
            <w:r w:rsidRPr="00D97CCE">
              <w:rPr>
                <w:rFonts w:cstheme="minorHAnsi"/>
                <w:i/>
                <w:iCs/>
                <w:color w:val="000000" w:themeColor="text1"/>
              </w:rPr>
              <w:t>Warnsignal:</w:t>
            </w:r>
            <w:r w:rsidRPr="00D97CCE">
              <w:rPr>
                <w:rFonts w:cstheme="minorHAnsi"/>
                <w:color w:val="000000" w:themeColor="text1"/>
              </w:rPr>
              <w:t xml:space="preserve"> </w:t>
            </w:r>
            <w:r>
              <w:rPr>
                <w:rFonts w:cstheme="minorHAnsi"/>
                <w:color w:val="000000" w:themeColor="text1"/>
              </w:rPr>
              <w:t>„</w:t>
            </w:r>
            <w:r w:rsidRPr="00D97CCE">
              <w:rPr>
                <w:rFonts w:cstheme="minorHAnsi"/>
                <w:color w:val="000000" w:themeColor="text1"/>
              </w:rPr>
              <w:t>Studien zeigen...</w:t>
            </w:r>
            <w:r>
              <w:rPr>
                <w:rFonts w:cstheme="minorHAnsi"/>
                <w:color w:val="000000" w:themeColor="text1"/>
              </w:rPr>
              <w:t>“</w:t>
            </w:r>
            <w:r w:rsidRPr="00D97CCE">
              <w:rPr>
                <w:rFonts w:cstheme="minorHAnsi"/>
                <w:color w:val="000000" w:themeColor="text1"/>
              </w:rPr>
              <w:t xml:space="preserve"> ohne Quelle, </w:t>
            </w:r>
            <w:r>
              <w:rPr>
                <w:rFonts w:cstheme="minorHAnsi"/>
                <w:color w:val="000000" w:themeColor="text1"/>
              </w:rPr>
              <w:t>„</w:t>
            </w:r>
            <w:r w:rsidRPr="00D97CCE">
              <w:rPr>
                <w:rFonts w:cstheme="minorHAnsi"/>
                <w:color w:val="000000" w:themeColor="text1"/>
              </w:rPr>
              <w:t>Experten sagen...</w:t>
            </w:r>
            <w:r>
              <w:rPr>
                <w:rFonts w:cstheme="minorHAnsi"/>
                <w:color w:val="000000" w:themeColor="text1"/>
              </w:rPr>
              <w:t>“</w:t>
            </w:r>
            <w:r w:rsidRPr="00D97CCE">
              <w:rPr>
                <w:rFonts w:cstheme="minorHAnsi"/>
                <w:color w:val="000000" w:themeColor="text1"/>
              </w:rPr>
              <w:t xml:space="preserve"> ohne Namen</w:t>
            </w:r>
            <w:r>
              <w:rPr>
                <w:rFonts w:cstheme="minorHAnsi"/>
                <w:color w:val="000000" w:themeColor="text1"/>
              </w:rPr>
              <w:br/>
            </w:r>
          </w:p>
          <w:p w14:paraId="61C06E60" w14:textId="77777777" w:rsidR="008A0BA9" w:rsidRPr="00D97CCE" w:rsidRDefault="008A0BA9" w:rsidP="008422CD">
            <w:pPr>
              <w:rPr>
                <w:rFonts w:cstheme="minorHAnsi"/>
                <w:color w:val="000000" w:themeColor="text1"/>
              </w:rPr>
            </w:pPr>
            <w:r w:rsidRPr="00D97CCE">
              <w:rPr>
                <w:rFonts w:cstheme="minorHAnsi"/>
                <w:b/>
                <w:bCs/>
                <w:color w:val="000000" w:themeColor="text1"/>
              </w:rPr>
              <w:t>Q 3 – Querbezüge: Was sagen andere?</w:t>
            </w:r>
          </w:p>
          <w:p w14:paraId="2E573C88" w14:textId="77777777" w:rsidR="008A0BA9" w:rsidRPr="00D97CCE" w:rsidRDefault="008A0BA9" w:rsidP="008422CD">
            <w:pPr>
              <w:rPr>
                <w:rFonts w:cstheme="minorHAnsi"/>
                <w:color w:val="000000" w:themeColor="text1"/>
              </w:rPr>
            </w:pPr>
            <w:r w:rsidRPr="00D97CCE">
              <w:rPr>
                <w:rFonts w:cstheme="minorHAnsi"/>
                <w:color w:val="000000" w:themeColor="text1"/>
              </w:rPr>
              <w:t>Berichten auch andere, unabhängige Quellen dasselbe? Wenn nur eine Person oder eine Website das behauptet: Warum findet man es nirgendwo sonst? Gibt es Gegenstimmen aus der Wissenschaft?</w:t>
            </w:r>
          </w:p>
          <w:p w14:paraId="63B9F735" w14:textId="77777777" w:rsidR="008A0BA9" w:rsidRPr="00D97CCE" w:rsidRDefault="008A0BA9" w:rsidP="008422CD">
            <w:pPr>
              <w:rPr>
                <w:rFonts w:cstheme="minorHAnsi"/>
                <w:color w:val="000000" w:themeColor="text1"/>
              </w:rPr>
            </w:pPr>
            <w:r w:rsidRPr="00D97CCE">
              <w:rPr>
                <w:rFonts w:cstheme="minorHAnsi"/>
                <w:i/>
                <w:iCs/>
                <w:color w:val="000000" w:themeColor="text1"/>
              </w:rPr>
              <w:t>Hilfreich:</w:t>
            </w:r>
            <w:r w:rsidRPr="00D97CCE">
              <w:rPr>
                <w:rFonts w:cstheme="minorHAnsi"/>
                <w:color w:val="000000" w:themeColor="text1"/>
              </w:rPr>
              <w:t xml:space="preserve"> Zwei bis drei voneinander unabhängige Quellen recherchieren – nicht mehrere, die sich gegenseitig zitieren</w:t>
            </w:r>
            <w:r>
              <w:rPr>
                <w:rFonts w:cstheme="minorHAnsi"/>
                <w:color w:val="000000" w:themeColor="text1"/>
              </w:rPr>
              <w:br/>
            </w:r>
          </w:p>
          <w:p w14:paraId="704DA93B" w14:textId="77777777" w:rsidR="008A0BA9" w:rsidRPr="00D97CCE" w:rsidRDefault="008A0BA9" w:rsidP="008422CD">
            <w:pPr>
              <w:rPr>
                <w:rFonts w:cstheme="minorHAnsi"/>
                <w:color w:val="000000" w:themeColor="text1"/>
              </w:rPr>
            </w:pPr>
            <w:r w:rsidRPr="00D97CCE">
              <w:rPr>
                <w:rFonts w:cstheme="minorHAnsi"/>
                <w:b/>
                <w:bCs/>
                <w:color w:val="000000" w:themeColor="text1"/>
              </w:rPr>
              <w:t>Q 4 – Qualitätssiegel: Wem kann ich vertrauen?</w:t>
            </w:r>
          </w:p>
          <w:p w14:paraId="6E623BBC" w14:textId="77777777" w:rsidR="008A0BA9" w:rsidRPr="00D97CCE" w:rsidRDefault="008A0BA9" w:rsidP="008422CD">
            <w:pPr>
              <w:rPr>
                <w:rFonts w:cstheme="minorHAnsi"/>
                <w:color w:val="000000" w:themeColor="text1"/>
              </w:rPr>
            </w:pPr>
            <w:r w:rsidRPr="00D97CCE">
              <w:rPr>
                <w:rFonts w:cstheme="minorHAnsi"/>
                <w:color w:val="000000" w:themeColor="text1"/>
              </w:rPr>
              <w:t>Gibt es ein bekanntes Qualitätsmerkmal? (z. B. geprüfte Gesundheitsinformationen, staatliche Gesundheitsbehörden, peer-reviewte Fachzeitschriften) Ist die Website kommerziell (verkauft etwas) oder informierend? Wird Werbung als Werbung gekennzeichnet?</w:t>
            </w:r>
          </w:p>
          <w:p w14:paraId="499A8C83" w14:textId="77777777" w:rsidR="008A0BA9" w:rsidRDefault="008A0BA9" w:rsidP="008422CD">
            <w:pPr>
              <w:rPr>
                <w:rFonts w:cstheme="minorHAnsi"/>
                <w:color w:val="000000" w:themeColor="text1"/>
              </w:rPr>
            </w:pPr>
            <w:r w:rsidRPr="00D97CCE">
              <w:rPr>
                <w:rFonts w:cstheme="minorHAnsi"/>
                <w:i/>
                <w:iCs/>
                <w:color w:val="000000" w:themeColor="text1"/>
              </w:rPr>
              <w:t>Vertrauenswürdig:</w:t>
            </w:r>
            <w:r w:rsidRPr="00D97CCE">
              <w:rPr>
                <w:rFonts w:cstheme="minorHAnsi"/>
                <w:color w:val="000000" w:themeColor="text1"/>
              </w:rPr>
              <w:t xml:space="preserve"> WHO, Robert Koch-Institut, BIÖG, AWMF-Leitlinien, Stiftung Warentest</w:t>
            </w:r>
          </w:p>
        </w:tc>
      </w:tr>
    </w:tbl>
    <w:p w14:paraId="22864A1D" w14:textId="77777777" w:rsidR="008A0BA9" w:rsidRDefault="008A0BA9" w:rsidP="008A0BA9">
      <w:pPr>
        <w:rPr>
          <w:rFonts w:cstheme="minorHAnsi"/>
          <w:color w:val="000000" w:themeColor="text1"/>
        </w:rPr>
      </w:pPr>
    </w:p>
    <w:p w14:paraId="14D60671" w14:textId="61352DFD" w:rsidR="008A0BA9" w:rsidRPr="00830183" w:rsidDel="00830183" w:rsidRDefault="008A0BA9" w:rsidP="008A0BA9">
      <w:pPr>
        <w:rPr>
          <w:del w:id="1758" w:author="Fabienne Schmaus" w:date="2026-05-11T12:00:00Z" w16du:dateUtc="2026-05-11T10:00:00Z"/>
          <w:rFonts w:cstheme="minorHAnsi"/>
          <w:b/>
          <w:bCs/>
          <w:i/>
          <w:iCs/>
          <w:color w:val="000000" w:themeColor="text1"/>
          <w:rPrChange w:id="1759" w:author="Fabienne Schmaus" w:date="2026-05-11T12:00:00Z" w16du:dateUtc="2026-05-11T10:00:00Z">
            <w:rPr>
              <w:del w:id="1760" w:author="Fabienne Schmaus" w:date="2026-05-11T12:00:00Z" w16du:dateUtc="2026-05-11T10:00:00Z"/>
              <w:rFonts w:cstheme="minorHAnsi"/>
              <w:b/>
              <w:bCs/>
              <w:color w:val="000000" w:themeColor="text1"/>
            </w:rPr>
          </w:rPrChange>
        </w:rPr>
      </w:pPr>
      <w:del w:id="1761" w:author="Fabienne Schmaus" w:date="2026-05-11T12:00:00Z" w16du:dateUtc="2026-05-11T10:00:00Z">
        <w:r w:rsidRPr="00830183" w:rsidDel="00830183">
          <w:rPr>
            <w:rFonts w:cstheme="minorHAnsi"/>
            <w:b/>
            <w:bCs/>
            <w:i/>
            <w:iCs/>
            <w:color w:val="000000" w:themeColor="text1"/>
            <w:rPrChange w:id="1762" w:author="Fabienne Schmaus" w:date="2026-05-11T12:00:00Z" w16du:dateUtc="2026-05-11T10:00:00Z">
              <w:rPr>
                <w:rFonts w:cstheme="minorHAnsi"/>
                <w:b/>
                <w:bCs/>
                <w:color w:val="000000" w:themeColor="text1"/>
              </w:rPr>
            </w:rPrChange>
          </w:rPr>
          <w:delText>Checkliste</w:delText>
        </w:r>
      </w:del>
    </w:p>
    <w:p w14:paraId="71C1D099" w14:textId="77777777" w:rsidR="008A0BA9" w:rsidRPr="00830183" w:rsidRDefault="008A0BA9" w:rsidP="008A0BA9">
      <w:pPr>
        <w:rPr>
          <w:rFonts w:cstheme="minorHAnsi"/>
          <w:i/>
          <w:iCs/>
          <w:color w:val="000000" w:themeColor="text1"/>
          <w:rPrChange w:id="1763" w:author="Fabienne Schmaus" w:date="2026-05-11T12:00:00Z" w16du:dateUtc="2026-05-11T10:00:00Z">
            <w:rPr>
              <w:rFonts w:cstheme="minorHAnsi"/>
              <w:color w:val="000000" w:themeColor="text1"/>
            </w:rPr>
          </w:rPrChange>
        </w:rPr>
      </w:pPr>
      <w:r w:rsidRPr="00830183">
        <w:rPr>
          <w:rFonts w:cstheme="minorHAnsi"/>
          <w:i/>
          <w:iCs/>
          <w:color w:val="000000" w:themeColor="text1"/>
          <w:rPrChange w:id="1764" w:author="Fabienne Schmaus" w:date="2026-05-11T12:00:00Z" w16du:dateUtc="2026-05-11T10:00:00Z">
            <w:rPr>
              <w:rFonts w:cstheme="minorHAnsi"/>
              <w:color w:val="000000" w:themeColor="text1"/>
            </w:rPr>
          </w:rPrChange>
        </w:rPr>
        <w:t>Kreuze für jede Frage an.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35"/>
        <w:gridCol w:w="1132"/>
        <w:gridCol w:w="689"/>
        <w:gridCol w:w="2096"/>
      </w:tblGrid>
      <w:tr w:rsidR="008A0BA9" w:rsidRPr="00D97CCE" w14:paraId="5161B918" w14:textId="77777777" w:rsidTr="008422CD">
        <w:trPr>
          <w:tblHeader/>
          <w:tblCellSpacing w:w="15" w:type="dxa"/>
        </w:trPr>
        <w:tc>
          <w:tcPr>
            <w:tcW w:w="0" w:type="auto"/>
            <w:vAlign w:val="center"/>
            <w:hideMark/>
          </w:tcPr>
          <w:p w14:paraId="336C7C96" w14:textId="77777777" w:rsidR="008A0BA9" w:rsidRPr="00D97CCE" w:rsidRDefault="008A0BA9" w:rsidP="008422CD">
            <w:pPr>
              <w:rPr>
                <w:rFonts w:cstheme="minorHAnsi"/>
                <w:b/>
                <w:bCs/>
                <w:color w:val="000000" w:themeColor="text1"/>
              </w:rPr>
            </w:pPr>
            <w:r w:rsidRPr="00D97CCE">
              <w:rPr>
                <w:rFonts w:cstheme="minorHAnsi"/>
                <w:b/>
                <w:bCs/>
                <w:color w:val="000000" w:themeColor="text1"/>
              </w:rPr>
              <w:t>Frage</w:t>
            </w:r>
          </w:p>
        </w:tc>
        <w:tc>
          <w:tcPr>
            <w:tcW w:w="0" w:type="auto"/>
            <w:vAlign w:val="center"/>
            <w:hideMark/>
          </w:tcPr>
          <w:p w14:paraId="63F45BD5" w14:textId="2913EC7E" w:rsidR="008A0BA9" w:rsidRPr="00D97CCE" w:rsidRDefault="008A0BA9" w:rsidP="008422CD">
            <w:pPr>
              <w:jc w:val="center"/>
              <w:rPr>
                <w:rFonts w:cstheme="minorHAnsi"/>
                <w:b/>
                <w:bCs/>
                <w:color w:val="000000" w:themeColor="text1"/>
              </w:rPr>
            </w:pPr>
            <w:r w:rsidRPr="00D97CCE">
              <w:rPr>
                <w:rFonts w:cstheme="minorHAnsi"/>
                <w:b/>
                <w:bCs/>
                <w:color w:val="000000" w:themeColor="text1"/>
              </w:rPr>
              <w:t>Ja</w:t>
            </w:r>
            <w:ins w:id="1765" w:author="Fabienne Schmaus" w:date="2026-05-11T10:04:00Z" w16du:dateUtc="2026-05-11T08:04:00Z">
              <w:r w:rsidR="007B0BF3">
                <w:rPr>
                  <w:rFonts w:cstheme="minorHAnsi"/>
                  <w:b/>
                  <w:bCs/>
                  <w:color w:val="000000" w:themeColor="text1"/>
                </w:rPr>
                <w:t xml:space="preserve"> / K</w:t>
              </w:r>
            </w:ins>
            <w:del w:id="1766" w:author="Fabienne Schmaus" w:date="2026-05-11T10:04:00Z" w16du:dateUtc="2026-05-11T08:04:00Z">
              <w:r w:rsidRPr="00D97CCE" w:rsidDel="007B0BF3">
                <w:rPr>
                  <w:rFonts w:cstheme="minorHAnsi"/>
                  <w:b/>
                  <w:bCs/>
                  <w:color w:val="000000" w:themeColor="text1"/>
                </w:rPr>
                <w:delText xml:space="preserve"> – k</w:delText>
              </w:r>
            </w:del>
            <w:r w:rsidRPr="00D97CCE">
              <w:rPr>
                <w:rFonts w:cstheme="minorHAnsi"/>
                <w:b/>
                <w:bCs/>
                <w:color w:val="000000" w:themeColor="text1"/>
              </w:rPr>
              <w:t>lar</w:t>
            </w:r>
          </w:p>
        </w:tc>
        <w:tc>
          <w:tcPr>
            <w:tcW w:w="0" w:type="auto"/>
            <w:vAlign w:val="center"/>
            <w:hideMark/>
          </w:tcPr>
          <w:p w14:paraId="3073F650" w14:textId="77777777" w:rsidR="008A0BA9" w:rsidRPr="00D97CCE" w:rsidRDefault="008A0BA9" w:rsidP="008422CD">
            <w:pPr>
              <w:jc w:val="center"/>
              <w:rPr>
                <w:rFonts w:cstheme="minorHAnsi"/>
                <w:b/>
                <w:bCs/>
                <w:color w:val="000000" w:themeColor="text1"/>
              </w:rPr>
            </w:pPr>
            <w:r w:rsidRPr="00D97CCE">
              <w:rPr>
                <w:rFonts w:cstheme="minorHAnsi"/>
                <w:b/>
                <w:bCs/>
                <w:color w:val="000000" w:themeColor="text1"/>
              </w:rPr>
              <w:t>Unklar</w:t>
            </w:r>
          </w:p>
        </w:tc>
        <w:tc>
          <w:tcPr>
            <w:tcW w:w="0" w:type="auto"/>
            <w:vAlign w:val="center"/>
            <w:hideMark/>
          </w:tcPr>
          <w:p w14:paraId="6BBD1F2C" w14:textId="77777777" w:rsidR="008A0BA9" w:rsidRPr="00D97CCE" w:rsidRDefault="008A0BA9" w:rsidP="008422CD">
            <w:pPr>
              <w:jc w:val="center"/>
              <w:rPr>
                <w:rFonts w:cstheme="minorHAnsi"/>
                <w:b/>
                <w:bCs/>
                <w:color w:val="000000" w:themeColor="text1"/>
              </w:rPr>
            </w:pPr>
            <w:r w:rsidRPr="00D97CCE">
              <w:rPr>
                <w:rFonts w:cstheme="minorHAnsi"/>
                <w:b/>
                <w:bCs/>
                <w:color w:val="000000" w:themeColor="text1"/>
              </w:rPr>
              <w:t>Nein / Nicht zu finden</w:t>
            </w:r>
          </w:p>
        </w:tc>
      </w:tr>
      <w:tr w:rsidR="008A0BA9" w:rsidRPr="00D97CCE" w14:paraId="0ECD15F6" w14:textId="77777777" w:rsidTr="008422CD">
        <w:trPr>
          <w:tblCellSpacing w:w="15" w:type="dxa"/>
        </w:trPr>
        <w:tc>
          <w:tcPr>
            <w:tcW w:w="0" w:type="auto"/>
            <w:vAlign w:val="center"/>
            <w:hideMark/>
          </w:tcPr>
          <w:p w14:paraId="2D06ACF4" w14:textId="77777777" w:rsidR="008A0BA9" w:rsidRPr="00D97CCE" w:rsidRDefault="008A0BA9" w:rsidP="008422CD">
            <w:pPr>
              <w:rPr>
                <w:rFonts w:cstheme="minorHAnsi"/>
                <w:color w:val="000000" w:themeColor="text1"/>
              </w:rPr>
            </w:pPr>
            <w:r w:rsidRPr="00D97CCE">
              <w:rPr>
                <w:rFonts w:cstheme="minorHAnsi"/>
                <w:color w:val="000000" w:themeColor="text1"/>
              </w:rPr>
              <w:t>Quelle: Ist klar, wer das sagt?</w:t>
            </w:r>
          </w:p>
        </w:tc>
        <w:tc>
          <w:tcPr>
            <w:tcW w:w="0" w:type="auto"/>
            <w:vAlign w:val="center"/>
            <w:hideMark/>
          </w:tcPr>
          <w:p w14:paraId="7425E14F" w14:textId="77777777" w:rsidR="008A0BA9" w:rsidRPr="00D97CCE" w:rsidRDefault="008A0BA9" w:rsidP="008422CD">
            <w:pPr>
              <w:jc w:val="center"/>
              <w:rPr>
                <w:rFonts w:cstheme="minorHAnsi"/>
                <w:color w:val="000000" w:themeColor="text1"/>
              </w:rPr>
            </w:pPr>
            <w:r w:rsidRPr="00D97CCE">
              <w:rPr>
                <w:rFonts w:ascii="Segoe UI Symbol" w:hAnsi="Segoe UI Symbol" w:cs="Segoe UI Symbol"/>
                <w:color w:val="000000" w:themeColor="text1"/>
              </w:rPr>
              <w:t>☐</w:t>
            </w:r>
          </w:p>
        </w:tc>
        <w:tc>
          <w:tcPr>
            <w:tcW w:w="0" w:type="auto"/>
            <w:vAlign w:val="center"/>
            <w:hideMark/>
          </w:tcPr>
          <w:p w14:paraId="6C417747" w14:textId="77777777" w:rsidR="008A0BA9" w:rsidRPr="00D97CCE" w:rsidRDefault="008A0BA9" w:rsidP="008422CD">
            <w:pPr>
              <w:jc w:val="center"/>
              <w:rPr>
                <w:rFonts w:cstheme="minorHAnsi"/>
                <w:color w:val="000000" w:themeColor="text1"/>
              </w:rPr>
            </w:pPr>
            <w:r w:rsidRPr="00D97CCE">
              <w:rPr>
                <w:rFonts w:ascii="Segoe UI Symbol" w:hAnsi="Segoe UI Symbol" w:cs="Segoe UI Symbol"/>
                <w:color w:val="000000" w:themeColor="text1"/>
              </w:rPr>
              <w:t>☐</w:t>
            </w:r>
          </w:p>
        </w:tc>
        <w:tc>
          <w:tcPr>
            <w:tcW w:w="0" w:type="auto"/>
            <w:vAlign w:val="center"/>
            <w:hideMark/>
          </w:tcPr>
          <w:p w14:paraId="2689C812" w14:textId="77777777" w:rsidR="008A0BA9" w:rsidRPr="00D97CCE" w:rsidRDefault="008A0BA9" w:rsidP="008422CD">
            <w:pPr>
              <w:jc w:val="center"/>
              <w:rPr>
                <w:rFonts w:cstheme="minorHAnsi"/>
                <w:color w:val="000000" w:themeColor="text1"/>
              </w:rPr>
            </w:pPr>
            <w:r w:rsidRPr="00D97CCE">
              <w:rPr>
                <w:rFonts w:ascii="Segoe UI Symbol" w:hAnsi="Segoe UI Symbol" w:cs="Segoe UI Symbol"/>
                <w:color w:val="000000" w:themeColor="text1"/>
              </w:rPr>
              <w:t>☐</w:t>
            </w:r>
          </w:p>
        </w:tc>
      </w:tr>
      <w:tr w:rsidR="008A0BA9" w:rsidRPr="00D97CCE" w14:paraId="1AD2FCD5" w14:textId="77777777" w:rsidTr="008422CD">
        <w:trPr>
          <w:tblCellSpacing w:w="15" w:type="dxa"/>
        </w:trPr>
        <w:tc>
          <w:tcPr>
            <w:tcW w:w="0" w:type="auto"/>
            <w:vAlign w:val="center"/>
            <w:hideMark/>
          </w:tcPr>
          <w:p w14:paraId="6CD0336A" w14:textId="77777777" w:rsidR="008A0BA9" w:rsidRPr="00D97CCE" w:rsidRDefault="008A0BA9" w:rsidP="008422CD">
            <w:pPr>
              <w:rPr>
                <w:rFonts w:cstheme="minorHAnsi"/>
                <w:color w:val="000000" w:themeColor="text1"/>
              </w:rPr>
            </w:pPr>
            <w:r w:rsidRPr="00D97CCE">
              <w:rPr>
                <w:rFonts w:cstheme="minorHAnsi"/>
                <w:color w:val="000000" w:themeColor="text1"/>
              </w:rPr>
              <w:t>Qualität: Gibt es Belege oder Studien?</w:t>
            </w:r>
          </w:p>
        </w:tc>
        <w:tc>
          <w:tcPr>
            <w:tcW w:w="0" w:type="auto"/>
            <w:vAlign w:val="center"/>
            <w:hideMark/>
          </w:tcPr>
          <w:p w14:paraId="0A515A6E" w14:textId="77777777" w:rsidR="008A0BA9" w:rsidRPr="00D97CCE" w:rsidRDefault="008A0BA9" w:rsidP="008422CD">
            <w:pPr>
              <w:jc w:val="center"/>
              <w:rPr>
                <w:rFonts w:cstheme="minorHAnsi"/>
                <w:color w:val="000000" w:themeColor="text1"/>
              </w:rPr>
            </w:pPr>
            <w:r w:rsidRPr="00D97CCE">
              <w:rPr>
                <w:rFonts w:ascii="Segoe UI Symbol" w:hAnsi="Segoe UI Symbol" w:cs="Segoe UI Symbol"/>
                <w:color w:val="000000" w:themeColor="text1"/>
              </w:rPr>
              <w:t>☐</w:t>
            </w:r>
          </w:p>
        </w:tc>
        <w:tc>
          <w:tcPr>
            <w:tcW w:w="0" w:type="auto"/>
            <w:vAlign w:val="center"/>
            <w:hideMark/>
          </w:tcPr>
          <w:p w14:paraId="6E06D73E" w14:textId="77777777" w:rsidR="008A0BA9" w:rsidRPr="00D97CCE" w:rsidRDefault="008A0BA9" w:rsidP="008422CD">
            <w:pPr>
              <w:jc w:val="center"/>
              <w:rPr>
                <w:rFonts w:cstheme="minorHAnsi"/>
                <w:color w:val="000000" w:themeColor="text1"/>
              </w:rPr>
            </w:pPr>
            <w:r w:rsidRPr="00D97CCE">
              <w:rPr>
                <w:rFonts w:ascii="Segoe UI Symbol" w:hAnsi="Segoe UI Symbol" w:cs="Segoe UI Symbol"/>
                <w:color w:val="000000" w:themeColor="text1"/>
              </w:rPr>
              <w:t>☐</w:t>
            </w:r>
          </w:p>
        </w:tc>
        <w:tc>
          <w:tcPr>
            <w:tcW w:w="0" w:type="auto"/>
            <w:vAlign w:val="center"/>
            <w:hideMark/>
          </w:tcPr>
          <w:p w14:paraId="177C68F3" w14:textId="77777777" w:rsidR="008A0BA9" w:rsidRPr="00D97CCE" w:rsidRDefault="008A0BA9" w:rsidP="008422CD">
            <w:pPr>
              <w:jc w:val="center"/>
              <w:rPr>
                <w:rFonts w:cstheme="minorHAnsi"/>
                <w:color w:val="000000" w:themeColor="text1"/>
              </w:rPr>
            </w:pPr>
            <w:r w:rsidRPr="00D97CCE">
              <w:rPr>
                <w:rFonts w:ascii="Segoe UI Symbol" w:hAnsi="Segoe UI Symbol" w:cs="Segoe UI Symbol"/>
                <w:color w:val="000000" w:themeColor="text1"/>
              </w:rPr>
              <w:t>☐</w:t>
            </w:r>
          </w:p>
        </w:tc>
      </w:tr>
      <w:tr w:rsidR="008A0BA9" w:rsidRPr="00D97CCE" w14:paraId="588AE3DE" w14:textId="77777777" w:rsidTr="008422CD">
        <w:trPr>
          <w:tblCellSpacing w:w="15" w:type="dxa"/>
        </w:trPr>
        <w:tc>
          <w:tcPr>
            <w:tcW w:w="0" w:type="auto"/>
            <w:vAlign w:val="center"/>
            <w:hideMark/>
          </w:tcPr>
          <w:p w14:paraId="2B3A46F4" w14:textId="77777777" w:rsidR="008A0BA9" w:rsidRPr="00D97CCE" w:rsidRDefault="008A0BA9" w:rsidP="008422CD">
            <w:pPr>
              <w:rPr>
                <w:rFonts w:cstheme="minorHAnsi"/>
                <w:color w:val="000000" w:themeColor="text1"/>
              </w:rPr>
            </w:pPr>
            <w:r w:rsidRPr="00D97CCE">
              <w:rPr>
                <w:rFonts w:cstheme="minorHAnsi"/>
                <w:color w:val="000000" w:themeColor="text1"/>
              </w:rPr>
              <w:t>Querbezüge: Sagen das auch andere unabhängige Quellen?</w:t>
            </w:r>
          </w:p>
        </w:tc>
        <w:tc>
          <w:tcPr>
            <w:tcW w:w="0" w:type="auto"/>
            <w:vAlign w:val="center"/>
            <w:hideMark/>
          </w:tcPr>
          <w:p w14:paraId="75C0D4BB" w14:textId="77777777" w:rsidR="008A0BA9" w:rsidRPr="00D97CCE" w:rsidRDefault="008A0BA9" w:rsidP="008422CD">
            <w:pPr>
              <w:jc w:val="center"/>
              <w:rPr>
                <w:rFonts w:cstheme="minorHAnsi"/>
                <w:color w:val="000000" w:themeColor="text1"/>
              </w:rPr>
            </w:pPr>
            <w:r w:rsidRPr="00D97CCE">
              <w:rPr>
                <w:rFonts w:ascii="Segoe UI Symbol" w:hAnsi="Segoe UI Symbol" w:cs="Segoe UI Symbol"/>
                <w:color w:val="000000" w:themeColor="text1"/>
              </w:rPr>
              <w:t>☐</w:t>
            </w:r>
          </w:p>
        </w:tc>
        <w:tc>
          <w:tcPr>
            <w:tcW w:w="0" w:type="auto"/>
            <w:vAlign w:val="center"/>
            <w:hideMark/>
          </w:tcPr>
          <w:p w14:paraId="01ADFED3" w14:textId="77777777" w:rsidR="008A0BA9" w:rsidRPr="00D97CCE" w:rsidRDefault="008A0BA9" w:rsidP="008422CD">
            <w:pPr>
              <w:jc w:val="center"/>
              <w:rPr>
                <w:rFonts w:cstheme="minorHAnsi"/>
                <w:color w:val="000000" w:themeColor="text1"/>
              </w:rPr>
            </w:pPr>
            <w:r w:rsidRPr="00D97CCE">
              <w:rPr>
                <w:rFonts w:ascii="Segoe UI Symbol" w:hAnsi="Segoe UI Symbol" w:cs="Segoe UI Symbol"/>
                <w:color w:val="000000" w:themeColor="text1"/>
              </w:rPr>
              <w:t>☐</w:t>
            </w:r>
          </w:p>
        </w:tc>
        <w:tc>
          <w:tcPr>
            <w:tcW w:w="0" w:type="auto"/>
            <w:vAlign w:val="center"/>
            <w:hideMark/>
          </w:tcPr>
          <w:p w14:paraId="0B15A5EB" w14:textId="77777777" w:rsidR="008A0BA9" w:rsidRPr="00D97CCE" w:rsidRDefault="008A0BA9" w:rsidP="008422CD">
            <w:pPr>
              <w:jc w:val="center"/>
              <w:rPr>
                <w:rFonts w:cstheme="minorHAnsi"/>
                <w:color w:val="000000" w:themeColor="text1"/>
              </w:rPr>
            </w:pPr>
            <w:r w:rsidRPr="00D97CCE">
              <w:rPr>
                <w:rFonts w:ascii="Segoe UI Symbol" w:hAnsi="Segoe UI Symbol" w:cs="Segoe UI Symbol"/>
                <w:color w:val="000000" w:themeColor="text1"/>
              </w:rPr>
              <w:t>☐</w:t>
            </w:r>
          </w:p>
        </w:tc>
      </w:tr>
      <w:tr w:rsidR="008A0BA9" w:rsidRPr="00D97CCE" w14:paraId="396A5D40" w14:textId="77777777" w:rsidTr="008422CD">
        <w:trPr>
          <w:tblCellSpacing w:w="15" w:type="dxa"/>
        </w:trPr>
        <w:tc>
          <w:tcPr>
            <w:tcW w:w="0" w:type="auto"/>
            <w:vAlign w:val="center"/>
            <w:hideMark/>
          </w:tcPr>
          <w:p w14:paraId="63548EA8" w14:textId="77777777" w:rsidR="008A0BA9" w:rsidRPr="00D97CCE" w:rsidRDefault="008A0BA9" w:rsidP="008422CD">
            <w:pPr>
              <w:rPr>
                <w:rFonts w:cstheme="minorHAnsi"/>
                <w:color w:val="000000" w:themeColor="text1"/>
              </w:rPr>
            </w:pPr>
            <w:r w:rsidRPr="00D97CCE">
              <w:rPr>
                <w:rFonts w:cstheme="minorHAnsi"/>
                <w:color w:val="000000" w:themeColor="text1"/>
              </w:rPr>
              <w:t>Qualitätssiegel: Kommt das von einer vertrauenswürdigen Stelle?</w:t>
            </w:r>
          </w:p>
        </w:tc>
        <w:tc>
          <w:tcPr>
            <w:tcW w:w="0" w:type="auto"/>
            <w:vAlign w:val="center"/>
            <w:hideMark/>
          </w:tcPr>
          <w:p w14:paraId="3DF1BDD7" w14:textId="77777777" w:rsidR="008A0BA9" w:rsidRPr="00D97CCE" w:rsidRDefault="008A0BA9" w:rsidP="008422CD">
            <w:pPr>
              <w:jc w:val="center"/>
              <w:rPr>
                <w:rFonts w:cstheme="minorHAnsi"/>
                <w:color w:val="000000" w:themeColor="text1"/>
              </w:rPr>
            </w:pPr>
            <w:r w:rsidRPr="00D97CCE">
              <w:rPr>
                <w:rFonts w:ascii="Segoe UI Symbol" w:hAnsi="Segoe UI Symbol" w:cs="Segoe UI Symbol"/>
                <w:color w:val="000000" w:themeColor="text1"/>
              </w:rPr>
              <w:t>☐</w:t>
            </w:r>
          </w:p>
        </w:tc>
        <w:tc>
          <w:tcPr>
            <w:tcW w:w="0" w:type="auto"/>
            <w:vAlign w:val="center"/>
            <w:hideMark/>
          </w:tcPr>
          <w:p w14:paraId="7E0CAFC7" w14:textId="77777777" w:rsidR="008A0BA9" w:rsidRPr="00D97CCE" w:rsidRDefault="008A0BA9" w:rsidP="008422CD">
            <w:pPr>
              <w:jc w:val="center"/>
              <w:rPr>
                <w:rFonts w:cstheme="minorHAnsi"/>
                <w:color w:val="000000" w:themeColor="text1"/>
              </w:rPr>
            </w:pPr>
            <w:r w:rsidRPr="00D97CCE">
              <w:rPr>
                <w:rFonts w:ascii="Segoe UI Symbol" w:hAnsi="Segoe UI Symbol" w:cs="Segoe UI Symbol"/>
                <w:color w:val="000000" w:themeColor="text1"/>
              </w:rPr>
              <w:t>☐</w:t>
            </w:r>
          </w:p>
        </w:tc>
        <w:tc>
          <w:tcPr>
            <w:tcW w:w="0" w:type="auto"/>
            <w:vAlign w:val="center"/>
            <w:hideMark/>
          </w:tcPr>
          <w:p w14:paraId="47C05ADB" w14:textId="77777777" w:rsidR="008A0BA9" w:rsidRPr="00D97CCE" w:rsidRDefault="008A0BA9" w:rsidP="008422CD">
            <w:pPr>
              <w:jc w:val="center"/>
              <w:rPr>
                <w:rFonts w:cstheme="minorHAnsi"/>
                <w:color w:val="000000" w:themeColor="text1"/>
              </w:rPr>
            </w:pPr>
            <w:r w:rsidRPr="00D97CCE">
              <w:rPr>
                <w:rFonts w:ascii="Segoe UI Symbol" w:hAnsi="Segoe UI Symbol" w:cs="Segoe UI Symbol"/>
                <w:color w:val="000000" w:themeColor="text1"/>
              </w:rPr>
              <w:t>☐</w:t>
            </w:r>
          </w:p>
        </w:tc>
      </w:tr>
    </w:tbl>
    <w:p w14:paraId="408823FC" w14:textId="77777777" w:rsidR="008A0BA9" w:rsidRDefault="008A0BA9" w:rsidP="008A0BA9">
      <w:pPr>
        <w:rPr>
          <w:rFonts w:cstheme="minorHAnsi"/>
          <w:b/>
          <w:bCs/>
          <w:color w:val="000000" w:themeColor="text1"/>
        </w:rPr>
      </w:pPr>
    </w:p>
    <w:p w14:paraId="41D95C2E" w14:textId="77777777" w:rsidR="008A0BA9" w:rsidRPr="00D97CCE" w:rsidRDefault="008A0BA9" w:rsidP="008A0BA9">
      <w:pPr>
        <w:rPr>
          <w:rFonts w:cstheme="minorHAnsi"/>
          <w:color w:val="000000" w:themeColor="text1"/>
        </w:rPr>
      </w:pPr>
      <w:r w:rsidRPr="00D97CCE">
        <w:rPr>
          <w:rFonts w:cstheme="minorHAnsi"/>
          <w:b/>
          <w:bCs/>
          <w:color w:val="000000" w:themeColor="text1"/>
        </w:rPr>
        <w:t>Ergebnis:</w:t>
      </w:r>
    </w:p>
    <w:p w14:paraId="4AB21E30" w14:textId="526A90BD" w:rsidR="008A0BA9" w:rsidDel="00830183" w:rsidRDefault="00830183" w:rsidP="00830183">
      <w:pPr>
        <w:numPr>
          <w:ilvl w:val="0"/>
          <w:numId w:val="53"/>
        </w:numPr>
        <w:rPr>
          <w:del w:id="1767" w:author="Fabienne Schmaus" w:date="2026-05-11T12:01:00Z" w16du:dateUtc="2026-05-11T10:01:00Z"/>
          <w:rFonts w:cstheme="minorHAnsi"/>
          <w:color w:val="000000" w:themeColor="text1"/>
        </w:rPr>
      </w:pPr>
      <w:ins w:id="1768" w:author="Fabienne Schmaus" w:date="2026-05-11T12:01:00Z" w16du:dateUtc="2026-05-11T10:01:00Z">
        <w:r>
          <w:rPr>
            <w:rFonts w:cstheme="minorHAnsi"/>
            <w:color w:val="000000" w:themeColor="text1"/>
          </w:rPr>
          <w:t>h</w:t>
        </w:r>
      </w:ins>
      <w:del w:id="1769" w:author="Fabienne Schmaus" w:date="2026-05-11T12:01:00Z" w16du:dateUtc="2026-05-11T10:01:00Z">
        <w:r w:rsidR="008A0BA9" w:rsidRPr="00D97CCE" w:rsidDel="00830183">
          <w:rPr>
            <w:rFonts w:cstheme="minorHAnsi"/>
            <w:color w:val="000000" w:themeColor="text1"/>
          </w:rPr>
          <w:delText>H</w:delText>
        </w:r>
      </w:del>
      <w:r w:rsidR="008A0BA9" w:rsidRPr="00D97CCE">
        <w:rPr>
          <w:rFonts w:cstheme="minorHAnsi"/>
          <w:color w:val="000000" w:themeColor="text1"/>
        </w:rPr>
        <w:t xml:space="preserve">auptsächlich </w:t>
      </w:r>
      <w:ins w:id="1770" w:author="Fabienne Schmaus" w:date="2026-05-11T12:00:00Z" w16du:dateUtc="2026-05-11T10:00:00Z">
        <w:r>
          <w:rPr>
            <w:rFonts w:cstheme="minorHAnsi"/>
            <w:color w:val="000000" w:themeColor="text1"/>
          </w:rPr>
          <w:t>„</w:t>
        </w:r>
      </w:ins>
      <w:r w:rsidR="008A0BA9" w:rsidRPr="00D97CCE">
        <w:rPr>
          <w:rFonts w:cstheme="minorHAnsi"/>
          <w:color w:val="000000" w:themeColor="text1"/>
        </w:rPr>
        <w:t>Ja</w:t>
      </w:r>
      <w:ins w:id="1771" w:author="Fabienne Schmaus" w:date="2026-05-11T12:00:00Z" w16du:dateUtc="2026-05-11T10:00:00Z">
        <w:r>
          <w:rPr>
            <w:rFonts w:cstheme="minorHAnsi"/>
            <w:color w:val="000000" w:themeColor="text1"/>
          </w:rPr>
          <w:t>“</w:t>
        </w:r>
      </w:ins>
      <w:r w:rsidR="008A0BA9" w:rsidRPr="00D97CCE">
        <w:rPr>
          <w:rFonts w:cstheme="minorHAnsi"/>
          <w:color w:val="000000" w:themeColor="text1"/>
        </w:rPr>
        <w:t xml:space="preserve"> → wahrscheinlich verlässlich</w:t>
      </w:r>
    </w:p>
    <w:p w14:paraId="2E627AE4" w14:textId="77777777" w:rsidR="00830183" w:rsidRPr="00D97CCE" w:rsidRDefault="00830183" w:rsidP="008A0BA9">
      <w:pPr>
        <w:numPr>
          <w:ilvl w:val="0"/>
          <w:numId w:val="53"/>
        </w:numPr>
        <w:rPr>
          <w:ins w:id="1772" w:author="Fabienne Schmaus" w:date="2026-05-11T12:01:00Z" w16du:dateUtc="2026-05-11T10:01:00Z"/>
          <w:rFonts w:cstheme="minorHAnsi"/>
          <w:color w:val="000000" w:themeColor="text1"/>
        </w:rPr>
      </w:pPr>
    </w:p>
    <w:p w14:paraId="2E3CEA3C" w14:textId="0C6E1838" w:rsidR="008A0BA9" w:rsidRPr="00830183" w:rsidDel="00830183" w:rsidRDefault="008A0BA9" w:rsidP="00325DBA">
      <w:pPr>
        <w:numPr>
          <w:ilvl w:val="0"/>
          <w:numId w:val="53"/>
        </w:numPr>
        <w:rPr>
          <w:del w:id="1773" w:author="Fabienne Schmaus" w:date="2026-05-11T12:01:00Z" w16du:dateUtc="2026-05-11T10:01:00Z"/>
          <w:rFonts w:cstheme="minorHAnsi"/>
          <w:color w:val="000000" w:themeColor="text1"/>
        </w:rPr>
      </w:pPr>
      <w:del w:id="1774" w:author="Fabienne Schmaus" w:date="2026-05-11T12:01:00Z" w16du:dateUtc="2026-05-11T10:01:00Z">
        <w:r w:rsidRPr="00830183" w:rsidDel="00830183">
          <w:rPr>
            <w:rFonts w:cstheme="minorHAnsi"/>
            <w:color w:val="000000" w:themeColor="text1"/>
          </w:rPr>
          <w:delText xml:space="preserve">Viele </w:delText>
        </w:r>
      </w:del>
      <w:ins w:id="1775" w:author="Fabienne Schmaus" w:date="2026-05-11T12:01:00Z" w16du:dateUtc="2026-05-11T10:01:00Z">
        <w:r w:rsidR="00830183">
          <w:rPr>
            <w:rFonts w:cstheme="minorHAnsi"/>
            <w:color w:val="000000" w:themeColor="text1"/>
          </w:rPr>
          <w:t>v</w:t>
        </w:r>
        <w:r w:rsidR="00830183" w:rsidRPr="00830183">
          <w:rPr>
            <w:rFonts w:cstheme="minorHAnsi"/>
            <w:color w:val="000000" w:themeColor="text1"/>
          </w:rPr>
          <w:t xml:space="preserve">iele </w:t>
        </w:r>
      </w:ins>
      <w:ins w:id="1776" w:author="Fabienne Schmaus" w:date="2026-05-11T12:00:00Z" w16du:dateUtc="2026-05-11T10:00:00Z">
        <w:r w:rsidR="00830183" w:rsidRPr="00830183">
          <w:rPr>
            <w:rFonts w:cstheme="minorHAnsi"/>
            <w:color w:val="000000" w:themeColor="text1"/>
          </w:rPr>
          <w:t>„</w:t>
        </w:r>
      </w:ins>
      <w:r w:rsidRPr="00830183">
        <w:rPr>
          <w:rFonts w:cstheme="minorHAnsi"/>
          <w:color w:val="000000" w:themeColor="text1"/>
        </w:rPr>
        <w:t>Unklar</w:t>
      </w:r>
      <w:ins w:id="1777" w:author="Fabienne Schmaus" w:date="2026-05-11T12:00:00Z" w16du:dateUtc="2026-05-11T10:00:00Z">
        <w:r w:rsidR="00830183" w:rsidRPr="00830183">
          <w:rPr>
            <w:rFonts w:cstheme="minorHAnsi"/>
            <w:color w:val="000000" w:themeColor="text1"/>
          </w:rPr>
          <w:t>“</w:t>
        </w:r>
      </w:ins>
      <w:r w:rsidRPr="00830183">
        <w:rPr>
          <w:rFonts w:cstheme="minorHAnsi"/>
          <w:color w:val="000000" w:themeColor="text1"/>
        </w:rPr>
        <w:t xml:space="preserve"> → vorsichtig sein, weitere Recherche empfehlenswert</w:t>
      </w:r>
    </w:p>
    <w:p w14:paraId="1A1D937C" w14:textId="77777777" w:rsidR="00830183" w:rsidRDefault="00830183">
      <w:pPr>
        <w:numPr>
          <w:ilvl w:val="0"/>
          <w:numId w:val="53"/>
        </w:numPr>
        <w:rPr>
          <w:ins w:id="1778" w:author="Fabienne Schmaus" w:date="2026-05-11T12:01:00Z" w16du:dateUtc="2026-05-11T10:01:00Z"/>
          <w:rFonts w:cstheme="minorHAnsi"/>
          <w:color w:val="000000" w:themeColor="text1"/>
        </w:rPr>
        <w:pPrChange w:id="1779" w:author="Fabienne Schmaus" w:date="2026-05-11T12:01:00Z" w16du:dateUtc="2026-05-11T10:01:00Z">
          <w:pPr/>
        </w:pPrChange>
      </w:pPr>
    </w:p>
    <w:p w14:paraId="71F2CE9E" w14:textId="27B2A42B" w:rsidR="008A0BA9" w:rsidDel="00830183" w:rsidRDefault="008A0BA9" w:rsidP="008A0BA9">
      <w:pPr>
        <w:rPr>
          <w:del w:id="1780" w:author="Fabienne Schmaus" w:date="2026-05-11T08:59:00Z" w16du:dateUtc="2026-05-11T06:59:00Z"/>
          <w:rFonts w:cstheme="minorHAnsi"/>
          <w:color w:val="000000" w:themeColor="text1"/>
        </w:rPr>
      </w:pPr>
      <w:del w:id="1781" w:author="Fabienne Schmaus" w:date="2026-05-11T12:01:00Z" w16du:dateUtc="2026-05-11T10:01:00Z">
        <w:r w:rsidRPr="00830183" w:rsidDel="00830183">
          <w:rPr>
            <w:rFonts w:cstheme="minorHAnsi"/>
            <w:color w:val="000000" w:themeColor="text1"/>
          </w:rPr>
          <w:delText xml:space="preserve">Hauptsächlich </w:delText>
        </w:r>
      </w:del>
      <w:ins w:id="1782" w:author="Fabienne Schmaus" w:date="2026-05-11T12:01:00Z" w16du:dateUtc="2026-05-11T10:01:00Z">
        <w:r w:rsidR="00830183">
          <w:rPr>
            <w:rFonts w:cstheme="minorHAnsi"/>
            <w:color w:val="000000" w:themeColor="text1"/>
          </w:rPr>
          <w:t>h</w:t>
        </w:r>
        <w:r w:rsidR="00830183" w:rsidRPr="00830183">
          <w:rPr>
            <w:rFonts w:cstheme="minorHAnsi"/>
            <w:color w:val="000000" w:themeColor="text1"/>
          </w:rPr>
          <w:t xml:space="preserve">auptsächlich </w:t>
        </w:r>
        <w:r w:rsidR="00830183">
          <w:rPr>
            <w:rFonts w:cstheme="minorHAnsi"/>
            <w:color w:val="000000" w:themeColor="text1"/>
          </w:rPr>
          <w:t>„</w:t>
        </w:r>
      </w:ins>
      <w:r w:rsidRPr="00830183">
        <w:rPr>
          <w:rFonts w:cstheme="minorHAnsi"/>
          <w:color w:val="000000" w:themeColor="text1"/>
        </w:rPr>
        <w:t>Nein</w:t>
      </w:r>
      <w:ins w:id="1783" w:author="Fabienne Schmaus" w:date="2026-05-11T12:01:00Z" w16du:dateUtc="2026-05-11T10:01:00Z">
        <w:r w:rsidR="00830183">
          <w:rPr>
            <w:rFonts w:cstheme="minorHAnsi"/>
            <w:color w:val="000000" w:themeColor="text1"/>
          </w:rPr>
          <w:t>“</w:t>
        </w:r>
      </w:ins>
      <w:r w:rsidRPr="00830183">
        <w:rPr>
          <w:rFonts w:cstheme="minorHAnsi"/>
          <w:color w:val="000000" w:themeColor="text1"/>
        </w:rPr>
        <w:t xml:space="preserve"> → kritisch hinterfragen, nicht </w:t>
      </w:r>
      <w:commentRangeStart w:id="1784"/>
      <w:commentRangeStart w:id="1785"/>
      <w:r w:rsidRPr="00830183">
        <w:rPr>
          <w:rFonts w:cstheme="minorHAnsi"/>
          <w:color w:val="000000" w:themeColor="text1"/>
        </w:rPr>
        <w:t>weiterschicken</w:t>
      </w:r>
      <w:commentRangeEnd w:id="1784"/>
      <w:r w:rsidR="00325DBA">
        <w:rPr>
          <w:rStyle w:val="Kommentarzeichen"/>
          <w:rFonts w:cstheme="minorHAnsi"/>
          <w:color w:val="000000" w:themeColor="text1"/>
          <w:sz w:val="22"/>
          <w:szCs w:val="22"/>
        </w:rPr>
        <w:commentReference w:id="1784"/>
      </w:r>
      <w:commentRangeEnd w:id="1785"/>
      <w:r w:rsidR="003F3FC7">
        <w:rPr>
          <w:rStyle w:val="Kommentarzeichen"/>
          <w:rFonts w:cstheme="minorHAnsi"/>
          <w:color w:val="000000" w:themeColor="text1"/>
          <w:sz w:val="22"/>
          <w:szCs w:val="22"/>
        </w:rPr>
        <w:commentReference w:id="1785"/>
      </w:r>
    </w:p>
    <w:p w14:paraId="6533BC30" w14:textId="77777777" w:rsidR="00830183" w:rsidRPr="00830183" w:rsidRDefault="00830183" w:rsidP="00830183">
      <w:pPr>
        <w:numPr>
          <w:ilvl w:val="0"/>
          <w:numId w:val="53"/>
        </w:numPr>
        <w:rPr>
          <w:ins w:id="1786" w:author="Fabienne Schmaus" w:date="2026-05-11T12:01:00Z" w16du:dateUtc="2026-05-11T10:01:00Z"/>
          <w:rFonts w:cstheme="minorHAnsi"/>
          <w:color w:val="000000" w:themeColor="text1"/>
        </w:rPr>
      </w:pPr>
    </w:p>
    <w:p w14:paraId="0AED86E7" w14:textId="77777777" w:rsidR="008A0BA9" w:rsidRPr="00ED0210" w:rsidDel="005A0C5E" w:rsidRDefault="008A0BA9">
      <w:pPr>
        <w:numPr>
          <w:ilvl w:val="0"/>
          <w:numId w:val="53"/>
        </w:numPr>
        <w:rPr>
          <w:del w:id="1787" w:author="Fabienne Schmaus" w:date="2026-05-11T08:34:00Z" w16du:dateUtc="2026-05-11T06:34:00Z"/>
          <w:rFonts w:cstheme="minorHAnsi"/>
          <w:color w:val="000000" w:themeColor="text1"/>
        </w:rPr>
        <w:pPrChange w:id="1788" w:author="Fabienne Schmaus" w:date="2026-05-11T08:59:00Z" w16du:dateUtc="2026-05-11T06:59:00Z">
          <w:pPr/>
        </w:pPrChange>
      </w:pPr>
    </w:p>
    <w:p w14:paraId="555CF700" w14:textId="77777777" w:rsidR="008A0BA9" w:rsidDel="005A0C5E" w:rsidRDefault="008A0BA9" w:rsidP="008A0BA9">
      <w:pPr>
        <w:rPr>
          <w:del w:id="1789" w:author="Fabienne Schmaus" w:date="2026-05-11T08:33:00Z" w16du:dateUtc="2026-05-11T06:33:00Z"/>
          <w:rFonts w:cstheme="minorHAnsi"/>
          <w:color w:val="000000" w:themeColor="text1"/>
        </w:rPr>
      </w:pPr>
      <w:del w:id="1790" w:author="Fabienne Schmaus" w:date="2026-05-11T08:33:00Z" w16du:dateUtc="2026-05-11T06:33:00Z">
        <w:r w:rsidDel="005A0C5E">
          <w:rPr>
            <w:rFonts w:cstheme="minorHAnsi"/>
            <w:color w:val="000000" w:themeColor="text1"/>
          </w:rPr>
          <w:delText xml:space="preserve">Ein weiteres Werkzeug findest du hier: </w:delText>
        </w:r>
        <w:r w:rsidDel="005A0C5E">
          <w:fldChar w:fldCharType="begin"/>
        </w:r>
        <w:r w:rsidDel="005A0C5E">
          <w:delInstrText>HYPERLINK "https://www.durch-blickt.de/schuelerinnen-und-schueler/quellenchecker"</w:delInstrText>
        </w:r>
        <w:r w:rsidDel="005A0C5E">
          <w:fldChar w:fldCharType="separate"/>
        </w:r>
        <w:r w:rsidRPr="00F42C2A" w:rsidDel="005A0C5E">
          <w:rPr>
            <w:rStyle w:val="Hyperlink"/>
            <w:rFonts w:cstheme="minorHAnsi"/>
          </w:rPr>
          <w:delText>https://www.durch-blickt.de/schuelerinnen-und-schueler/quellenchecker</w:delText>
        </w:r>
        <w:r w:rsidDel="005A0C5E">
          <w:fldChar w:fldCharType="end"/>
        </w:r>
      </w:del>
    </w:p>
    <w:p w14:paraId="6A7CA5D8" w14:textId="77777777" w:rsidR="008A0BA9" w:rsidDel="005A0C5E" w:rsidRDefault="008A0BA9" w:rsidP="008A0BA9">
      <w:pPr>
        <w:rPr>
          <w:del w:id="1791" w:author="Fabienne Schmaus" w:date="2026-05-11T08:33:00Z" w16du:dateUtc="2026-05-11T06:33:00Z"/>
          <w:rFonts w:cstheme="minorHAnsi"/>
          <w:color w:val="000000" w:themeColor="text1"/>
        </w:rPr>
      </w:pPr>
      <w:del w:id="1792" w:author="Fabienne Schmaus" w:date="2026-05-11T08:33:00Z" w16du:dateUtc="2026-05-11T06:33:00Z">
        <w:r w:rsidDel="005A0C5E">
          <w:rPr>
            <w:rFonts w:cstheme="minorHAnsi"/>
            <w:color w:val="000000" w:themeColor="text1"/>
          </w:rPr>
          <w:delText>Teste auch das mit einem Beispiel!</w:delText>
        </w:r>
      </w:del>
    </w:p>
    <w:p w14:paraId="4AF3506C" w14:textId="77777777" w:rsidR="008A0BA9" w:rsidDel="005A0C5E" w:rsidRDefault="008A0BA9" w:rsidP="008A0BA9">
      <w:pPr>
        <w:rPr>
          <w:del w:id="1793" w:author="Fabienne Schmaus" w:date="2026-05-11T08:35:00Z" w16du:dateUtc="2026-05-11T06:35:00Z"/>
          <w:rFonts w:cstheme="minorHAnsi"/>
          <w:color w:val="000000" w:themeColor="text1"/>
        </w:rPr>
      </w:pPr>
    </w:p>
    <w:p w14:paraId="736109DC" w14:textId="77777777" w:rsidR="008A0BA9" w:rsidRDefault="008A0BA9" w:rsidP="008A0BA9">
      <w:pPr>
        <w:rPr>
          <w:ins w:id="1794" w:author="Fabienne Schmaus" w:date="2026-05-11T08:35:00Z" w16du:dateUtc="2026-05-11T06:35:00Z"/>
          <w:rFonts w:cstheme="minorHAnsi"/>
          <w:color w:val="000000" w:themeColor="text1"/>
        </w:rPr>
      </w:pPr>
      <w:del w:id="1795" w:author="Fabienne Schmaus" w:date="2026-05-11T08:35:00Z" w16du:dateUtc="2026-05-11T06:35:00Z">
        <w:r w:rsidDel="005A0C5E">
          <w:rPr>
            <w:rFonts w:cstheme="minorHAnsi"/>
            <w:color w:val="000000" w:themeColor="text1"/>
          </w:rPr>
          <w:br w:type="page"/>
        </w:r>
      </w:del>
      <w:ins w:id="1796" w:author="Fabienne Schmaus" w:date="2026-05-11T08:35:00Z" w16du:dateUtc="2026-05-11T06:35:00Z">
        <w:r>
          <w:rPr>
            <w:rFonts w:cstheme="minorHAnsi"/>
            <w:color w:val="000000" w:themeColor="text1"/>
          </w:rPr>
          <w:lastRenderedPageBreak/>
          <w:br w:type="page"/>
        </w:r>
      </w:ins>
    </w:p>
    <w:p w14:paraId="6CC439D3" w14:textId="77777777" w:rsidR="008A0BA9" w:rsidRPr="008422CD" w:rsidRDefault="008A0BA9" w:rsidP="008A0BA9">
      <w:pPr>
        <w:spacing w:after="0" w:line="276" w:lineRule="auto"/>
        <w:rPr>
          <w:ins w:id="1797" w:author="Fabienne Schmaus" w:date="2026-05-11T08:59:00Z" w16du:dateUtc="2026-05-11T06:59:00Z"/>
          <w:rFonts w:cstheme="minorHAnsi"/>
          <w:color w:val="000000" w:themeColor="text1"/>
        </w:rPr>
      </w:pPr>
      <w:ins w:id="1798" w:author="Fabienne Schmaus" w:date="2026-05-11T08:59:00Z" w16du:dateUtc="2026-05-11T06:59:00Z">
        <w:r w:rsidRPr="008422CD">
          <w:rPr>
            <w:rFonts w:cstheme="minorHAnsi"/>
            <w:color w:val="000000" w:themeColor="text1"/>
            <w:highlight w:val="yellow"/>
          </w:rPr>
          <w:lastRenderedPageBreak/>
          <w:t>((Seite xx))</w:t>
        </w:r>
        <w:r w:rsidRPr="008422CD">
          <w:rPr>
            <w:rFonts w:cstheme="minorHAnsi"/>
            <w:color w:val="000000" w:themeColor="text1"/>
          </w:rPr>
          <w:t xml:space="preserve"> </w:t>
        </w:r>
      </w:ins>
    </w:p>
    <w:p w14:paraId="3EEB4C10" w14:textId="77777777" w:rsidR="008A0BA9" w:rsidRPr="00830183" w:rsidDel="005A0C5E" w:rsidRDefault="008A0BA9" w:rsidP="008A0BA9">
      <w:pPr>
        <w:rPr>
          <w:del w:id="1799" w:author="Fabienne Schmaus" w:date="2026-05-11T08:35:00Z" w16du:dateUtc="2026-05-11T06:35:00Z"/>
          <w:rFonts w:cstheme="minorHAnsi"/>
          <w:color w:val="000000" w:themeColor="text1"/>
          <w:sz w:val="24"/>
          <w:szCs w:val="24"/>
          <w:rPrChange w:id="1800" w:author="Fabienne Schmaus" w:date="2026-05-11T12:01:00Z" w16du:dateUtc="2026-05-11T10:01:00Z">
            <w:rPr>
              <w:del w:id="1801" w:author="Fabienne Schmaus" w:date="2026-05-11T08:35:00Z" w16du:dateUtc="2026-05-11T06:35:00Z"/>
              <w:rFonts w:cstheme="minorHAnsi"/>
              <w:color w:val="000000" w:themeColor="text1"/>
            </w:rPr>
          </w:rPrChange>
        </w:rPr>
      </w:pPr>
    </w:p>
    <w:p w14:paraId="044EEE12" w14:textId="6435A239" w:rsidR="008A0BA9" w:rsidRDefault="008A0BA9" w:rsidP="008A0BA9">
      <w:pPr>
        <w:rPr>
          <w:rFonts w:cstheme="minorHAnsi"/>
          <w:color w:val="000000" w:themeColor="text1"/>
          <w:sz w:val="24"/>
          <w:szCs w:val="24"/>
        </w:rPr>
      </w:pPr>
      <w:r w:rsidRPr="00830183">
        <w:rPr>
          <w:rFonts w:cstheme="minorHAnsi"/>
          <w:b/>
          <w:bCs/>
          <w:color w:val="000000" w:themeColor="text1"/>
          <w:sz w:val="24"/>
          <w:szCs w:val="24"/>
          <w:rPrChange w:id="1802" w:author="Fabienne Schmaus" w:date="2026-05-11T12:01:00Z" w16du:dateUtc="2026-05-11T10:01:00Z">
            <w:rPr>
              <w:rFonts w:cstheme="minorHAnsi"/>
              <w:b/>
              <w:bCs/>
              <w:color w:val="000000" w:themeColor="text1"/>
            </w:rPr>
          </w:rPrChange>
        </w:rPr>
        <w:t>A</w:t>
      </w:r>
      <w:ins w:id="1803" w:author="Fabienne Schmaus" w:date="2026-05-11T08:35:00Z" w16du:dateUtc="2026-05-11T06:35:00Z">
        <w:r w:rsidRPr="00830183">
          <w:rPr>
            <w:rFonts w:cstheme="minorHAnsi"/>
            <w:b/>
            <w:bCs/>
            <w:color w:val="000000" w:themeColor="text1"/>
            <w:sz w:val="24"/>
            <w:szCs w:val="24"/>
            <w:rPrChange w:id="1804" w:author="Fabienne Schmaus" w:date="2026-05-11T12:01:00Z" w16du:dateUtc="2026-05-11T10:01:00Z">
              <w:rPr>
                <w:rFonts w:cstheme="minorHAnsi"/>
                <w:b/>
                <w:bCs/>
                <w:color w:val="000000" w:themeColor="text1"/>
              </w:rPr>
            </w:rPrChange>
          </w:rPr>
          <w:t>rbeitsblatt</w:t>
        </w:r>
      </w:ins>
      <w:del w:id="1805" w:author="Fabienne Schmaus" w:date="2026-05-11T08:35:00Z" w16du:dateUtc="2026-05-11T06:35:00Z">
        <w:r w:rsidRPr="00830183" w:rsidDel="005A0C5E">
          <w:rPr>
            <w:rFonts w:cstheme="minorHAnsi"/>
            <w:b/>
            <w:bCs/>
            <w:color w:val="000000" w:themeColor="text1"/>
            <w:sz w:val="24"/>
            <w:szCs w:val="24"/>
            <w:rPrChange w:id="1806" w:author="Fabienne Schmaus" w:date="2026-05-11T12:01:00Z" w16du:dateUtc="2026-05-11T10:01:00Z">
              <w:rPr>
                <w:rFonts w:cstheme="minorHAnsi"/>
                <w:b/>
                <w:bCs/>
                <w:color w:val="000000" w:themeColor="text1"/>
              </w:rPr>
            </w:rPrChange>
          </w:rPr>
          <w:delText>B</w:delText>
        </w:r>
      </w:del>
      <w:r w:rsidRPr="00830183">
        <w:rPr>
          <w:rFonts w:cstheme="minorHAnsi"/>
          <w:b/>
          <w:bCs/>
          <w:color w:val="000000" w:themeColor="text1"/>
          <w:sz w:val="24"/>
          <w:szCs w:val="24"/>
          <w:rPrChange w:id="1807" w:author="Fabienne Schmaus" w:date="2026-05-11T12:01:00Z" w16du:dateUtc="2026-05-11T10:01:00Z">
            <w:rPr>
              <w:rFonts w:cstheme="minorHAnsi"/>
              <w:b/>
              <w:bCs/>
              <w:color w:val="000000" w:themeColor="text1"/>
            </w:rPr>
          </w:rPrChange>
        </w:rPr>
        <w:t xml:space="preserve"> 3</w:t>
      </w:r>
      <w:ins w:id="1808" w:author="Fabienne Schmaus" w:date="2026-05-11T12:01:00Z" w16du:dateUtc="2026-05-11T10:01:00Z">
        <w:r w:rsidR="00830183" w:rsidRPr="00830183">
          <w:rPr>
            <w:rFonts w:cstheme="minorHAnsi"/>
            <w:b/>
            <w:bCs/>
            <w:color w:val="000000" w:themeColor="text1"/>
            <w:sz w:val="24"/>
            <w:szCs w:val="24"/>
            <w:rPrChange w:id="1809" w:author="Fabienne Schmaus" w:date="2026-05-11T12:01:00Z" w16du:dateUtc="2026-05-11T10:01:00Z">
              <w:rPr>
                <w:rFonts w:cstheme="minorHAnsi"/>
                <w:b/>
                <w:bCs/>
                <w:color w:val="000000" w:themeColor="text1"/>
              </w:rPr>
            </w:rPrChange>
          </w:rPr>
          <w:br/>
        </w:r>
      </w:ins>
      <w:del w:id="1810" w:author="Fabienne Schmaus" w:date="2026-05-11T08:35:00Z" w16du:dateUtc="2026-05-11T06:35:00Z">
        <w:r w:rsidRPr="00830183" w:rsidDel="005A0C5E">
          <w:rPr>
            <w:rFonts w:cstheme="minorHAnsi"/>
            <w:color w:val="000000" w:themeColor="text1"/>
            <w:sz w:val="24"/>
            <w:szCs w:val="24"/>
            <w:rPrChange w:id="1811" w:author="Fabienne Schmaus" w:date="2026-05-11T12:01:00Z" w16du:dateUtc="2026-05-11T10:01:00Z">
              <w:rPr>
                <w:rFonts w:cstheme="minorHAnsi"/>
                <w:b/>
                <w:bCs/>
                <w:color w:val="000000" w:themeColor="text1"/>
              </w:rPr>
            </w:rPrChange>
          </w:rPr>
          <w:delText xml:space="preserve">a: </w:delText>
        </w:r>
      </w:del>
      <w:r w:rsidRPr="00830183">
        <w:rPr>
          <w:rFonts w:cstheme="minorHAnsi"/>
          <w:color w:val="000000" w:themeColor="text1"/>
          <w:sz w:val="24"/>
          <w:szCs w:val="24"/>
          <w:rPrChange w:id="1812" w:author="Fabienne Schmaus" w:date="2026-05-11T12:01:00Z" w16du:dateUtc="2026-05-11T10:01:00Z">
            <w:rPr>
              <w:rFonts w:cstheme="minorHAnsi"/>
              <w:b/>
              <w:bCs/>
              <w:color w:val="000000" w:themeColor="text1"/>
            </w:rPr>
          </w:rPrChange>
        </w:rPr>
        <w:t>Faktencheck</w:t>
      </w:r>
    </w:p>
    <w:p w14:paraId="7ECD38C4" w14:textId="79708CA9" w:rsidR="00830183" w:rsidRPr="00830183" w:rsidRDefault="00CD6B49" w:rsidP="008A0BA9">
      <w:pPr>
        <w:rPr>
          <w:ins w:id="1813" w:author="Fabienne Schmaus" w:date="2026-05-11T08:35:00Z" w16du:dateUtc="2026-05-11T06:35:00Z"/>
          <w:rFonts w:cstheme="minorHAnsi"/>
          <w:i/>
          <w:iCs/>
          <w:color w:val="000000" w:themeColor="text1"/>
          <w:rPrChange w:id="1814" w:author="Fabienne Schmaus" w:date="2026-05-11T12:01:00Z" w16du:dateUtc="2026-05-11T10:01:00Z">
            <w:rPr>
              <w:ins w:id="1815" w:author="Fabienne Schmaus" w:date="2026-05-11T08:35:00Z" w16du:dateUtc="2026-05-11T06:35:00Z"/>
              <w:rFonts w:cstheme="minorHAnsi"/>
              <w:b/>
              <w:bCs/>
              <w:color w:val="000000" w:themeColor="text1"/>
            </w:rPr>
          </w:rPrChange>
        </w:rPr>
      </w:pPr>
      <w:ins w:id="1816" w:author="Fabienne Schmaus" w:date="2026-05-11T12:28:00Z" w16du:dateUtc="2026-05-11T10:28:00Z">
        <w:r>
          <w:rPr>
            <w:rFonts w:cstheme="minorHAnsi"/>
            <w:b/>
            <w:bCs/>
            <w:color w:val="000000" w:themeColor="text1"/>
          </w:rPr>
          <w:t>1</w:t>
        </w:r>
        <w:r w:rsidRPr="00CD6B49">
          <w:rPr>
            <w:rFonts w:cstheme="minorHAnsi"/>
            <w:b/>
            <w:bCs/>
            <w:color w:val="000000" w:themeColor="text1"/>
          </w:rPr>
          <w:t xml:space="preserve">. </w:t>
        </w:r>
      </w:ins>
      <w:ins w:id="1817" w:author="Fabienne Schmaus" w:date="2026-05-11T12:08:00Z" w16du:dateUtc="2026-05-11T10:08:00Z">
        <w:r w:rsidR="00830183">
          <w:rPr>
            <w:rFonts w:cstheme="minorHAnsi"/>
            <w:i/>
            <w:iCs/>
            <w:color w:val="000000" w:themeColor="text1"/>
          </w:rPr>
          <w:t>Lest</w:t>
        </w:r>
      </w:ins>
      <w:ins w:id="1818" w:author="Fabienne Schmaus" w:date="2026-05-11T12:07:00Z" w16du:dateUtc="2026-05-11T10:07:00Z">
        <w:r w:rsidR="00830183">
          <w:rPr>
            <w:rFonts w:cstheme="minorHAnsi"/>
            <w:i/>
            <w:iCs/>
            <w:color w:val="000000" w:themeColor="text1"/>
          </w:rPr>
          <w:t xml:space="preserve"> zuerst die vier </w:t>
        </w:r>
        <w:commentRangeStart w:id="1819"/>
        <w:r w:rsidR="00830183">
          <w:rPr>
            <w:rFonts w:cstheme="minorHAnsi"/>
            <w:i/>
            <w:iCs/>
            <w:color w:val="000000" w:themeColor="text1"/>
          </w:rPr>
          <w:t>Behau</w:t>
        </w:r>
      </w:ins>
      <w:ins w:id="1820" w:author="Fabienne Schmaus" w:date="2026-05-11T12:08:00Z" w16du:dateUtc="2026-05-11T10:08:00Z">
        <w:r w:rsidR="00830183">
          <w:rPr>
            <w:rFonts w:cstheme="minorHAnsi"/>
            <w:i/>
            <w:iCs/>
            <w:color w:val="000000" w:themeColor="text1"/>
          </w:rPr>
          <w:t>p</w:t>
        </w:r>
      </w:ins>
      <w:ins w:id="1821" w:author="Fabienne Schmaus" w:date="2026-05-11T12:07:00Z" w16du:dateUtc="2026-05-11T10:07:00Z">
        <w:r w:rsidR="00830183">
          <w:rPr>
            <w:rFonts w:cstheme="minorHAnsi"/>
            <w:i/>
            <w:iCs/>
            <w:color w:val="000000" w:themeColor="text1"/>
          </w:rPr>
          <w:t>tungen</w:t>
        </w:r>
      </w:ins>
      <w:commentRangeEnd w:id="1819"/>
      <w:r>
        <w:rPr>
          <w:rStyle w:val="Kommentarzeichen"/>
          <w:rFonts w:cstheme="minorHAnsi"/>
          <w:i/>
          <w:iCs/>
          <w:color w:val="000000" w:themeColor="text1"/>
          <w:sz w:val="22"/>
          <w:szCs w:val="22"/>
        </w:rPr>
        <w:commentReference w:id="1819"/>
      </w:r>
      <w:ins w:id="1822" w:author="Fabienne Schmaus" w:date="2026-05-11T12:07:00Z" w16du:dateUtc="2026-05-11T10:07:00Z">
        <w:r w:rsidR="00830183">
          <w:rPr>
            <w:rFonts w:cstheme="minorHAnsi"/>
            <w:i/>
            <w:iCs/>
            <w:color w:val="000000" w:themeColor="text1"/>
          </w:rPr>
          <w:t>.</w:t>
        </w:r>
      </w:ins>
    </w:p>
    <w:tbl>
      <w:tblPr>
        <w:tblStyle w:val="Tabellenraster"/>
        <w:tblW w:w="11057" w:type="dxa"/>
        <w:tblInd w:w="-289" w:type="dxa"/>
        <w:tblLook w:val="04A0" w:firstRow="1" w:lastRow="0" w:firstColumn="1" w:lastColumn="0" w:noHBand="0" w:noVBand="1"/>
      </w:tblPr>
      <w:tblGrid>
        <w:gridCol w:w="5517"/>
        <w:gridCol w:w="5540"/>
        <w:tblGridChange w:id="1823">
          <w:tblGrid>
            <w:gridCol w:w="289"/>
            <w:gridCol w:w="5228"/>
            <w:gridCol w:w="289"/>
            <w:gridCol w:w="5251"/>
            <w:gridCol w:w="289"/>
          </w:tblGrid>
        </w:tblGridChange>
      </w:tblGrid>
      <w:tr w:rsidR="00325DBA" w14:paraId="193DDB5A" w14:textId="77777777" w:rsidTr="00325DBA">
        <w:trPr>
          <w:trHeight w:val="2206"/>
        </w:trPr>
        <w:tc>
          <w:tcPr>
            <w:tcW w:w="5517" w:type="dxa"/>
            <w:tcBorders>
              <w:bottom w:val="nil"/>
            </w:tcBorders>
            <w:shd w:val="clear" w:color="auto" w:fill="E2EFD9" w:themeFill="accent6" w:themeFillTint="33"/>
          </w:tcPr>
          <w:p w14:paraId="64D64EB4" w14:textId="77777777" w:rsidR="00325DBA" w:rsidRDefault="00325DBA" w:rsidP="00830183">
            <w:pPr>
              <w:rPr>
                <w:ins w:id="1824" w:author="Fabienne Schmaus" w:date="2026-05-11T12:08:00Z" w16du:dateUtc="2026-05-11T10:08:00Z"/>
                <w:rFonts w:cstheme="minorHAnsi"/>
                <w:b/>
                <w:bCs/>
                <w:color w:val="000000" w:themeColor="text1"/>
              </w:rPr>
            </w:pPr>
            <w:del w:id="1825" w:author="Fabienne Schmaus" w:date="2026-05-11T08:36:00Z" w16du:dateUtc="2026-05-11T06:36:00Z">
              <w:r w:rsidRPr="00E17A61" w:rsidDel="005A0C5E">
                <w:rPr>
                  <w:rFonts w:cstheme="minorHAnsi"/>
                  <w:b/>
                  <w:bCs/>
                  <w:color w:val="000000" w:themeColor="text1"/>
                </w:rPr>
                <w:delText xml:space="preserve">Die </w:delText>
              </w:r>
            </w:del>
            <w:r w:rsidRPr="00E17A61">
              <w:rPr>
                <w:rFonts w:cstheme="minorHAnsi"/>
                <w:b/>
                <w:bCs/>
                <w:color w:val="000000" w:themeColor="text1"/>
              </w:rPr>
              <w:t>Behauptung</w:t>
            </w:r>
            <w:ins w:id="1826" w:author="Fabienne Schmaus" w:date="2026-05-11T08:35:00Z" w16du:dateUtc="2026-05-11T06:35:00Z">
              <w:r>
                <w:rPr>
                  <w:rFonts w:cstheme="minorHAnsi"/>
                  <w:b/>
                  <w:bCs/>
                  <w:color w:val="000000" w:themeColor="text1"/>
                </w:rPr>
                <w:t xml:space="preserve"> </w:t>
              </w:r>
            </w:ins>
            <w:ins w:id="1827" w:author="Fabienne Schmaus" w:date="2026-05-11T08:36:00Z" w16du:dateUtc="2026-05-11T06:36:00Z">
              <w:r>
                <w:rPr>
                  <w:rFonts w:cstheme="minorHAnsi"/>
                  <w:b/>
                  <w:bCs/>
                  <w:color w:val="000000" w:themeColor="text1"/>
                </w:rPr>
                <w:t>1</w:t>
              </w:r>
            </w:ins>
            <w:ins w:id="1828" w:author="Fabienne Schmaus" w:date="2026-05-11T08:35:00Z" w16du:dateUtc="2026-05-11T06:35:00Z">
              <w:r>
                <w:rPr>
                  <w:rFonts w:cstheme="minorHAnsi"/>
                  <w:b/>
                  <w:bCs/>
                  <w:color w:val="000000" w:themeColor="text1"/>
                </w:rPr>
                <w:t xml:space="preserve">: </w:t>
              </w:r>
            </w:ins>
            <w:r>
              <w:rPr>
                <w:rFonts w:cstheme="minorHAnsi"/>
                <w:b/>
                <w:bCs/>
                <w:color w:val="000000" w:themeColor="text1"/>
              </w:rPr>
              <w:t>„</w:t>
            </w:r>
            <w:ins w:id="1829" w:author="Fabienne Schmaus" w:date="2026-05-11T08:35:00Z" w16du:dateUtc="2026-05-11T06:35:00Z">
              <w:r w:rsidRPr="00101746">
                <w:rPr>
                  <w:rFonts w:cstheme="minorHAnsi"/>
                  <w:b/>
                  <w:bCs/>
                  <w:color w:val="000000" w:themeColor="text1"/>
                </w:rPr>
                <w:t>Detox-Tee entgiftet deinen Körper</w:t>
              </w:r>
            </w:ins>
            <w:r>
              <w:rPr>
                <w:rFonts w:cstheme="minorHAnsi"/>
                <w:b/>
                <w:bCs/>
                <w:color w:val="000000" w:themeColor="text1"/>
              </w:rPr>
              <w:t>“</w:t>
            </w:r>
          </w:p>
          <w:p w14:paraId="16986397" w14:textId="77777777" w:rsidR="00325DBA" w:rsidRPr="00E17A61" w:rsidRDefault="00325DBA" w:rsidP="00830183">
            <w:pPr>
              <w:rPr>
                <w:rFonts w:cstheme="minorHAnsi"/>
                <w:b/>
                <w:bCs/>
                <w:color w:val="000000" w:themeColor="text1"/>
              </w:rPr>
            </w:pPr>
          </w:p>
          <w:p w14:paraId="0C963D04" w14:textId="77777777" w:rsidR="00325DBA" w:rsidRPr="00E17A61" w:rsidRDefault="00325DBA" w:rsidP="00830183">
            <w:pPr>
              <w:rPr>
                <w:rFonts w:cstheme="minorHAnsi"/>
                <w:color w:val="000000" w:themeColor="text1"/>
              </w:rPr>
            </w:pPr>
            <w:r>
              <w:rPr>
                <w:rFonts w:cstheme="minorHAnsi"/>
                <w:color w:val="000000" w:themeColor="text1"/>
              </w:rPr>
              <w:t>„</w:t>
            </w:r>
            <w:r w:rsidRPr="00E17A61">
              <w:rPr>
                <w:rFonts w:cstheme="minorHAnsi"/>
                <w:color w:val="000000" w:themeColor="text1"/>
              </w:rPr>
              <w:t>Unser BioDetox-Tee entgiftet deinen Körper, regt den Stoffwechsel an und lässt dich in nur 2 Wochen bis zu 3 Kilo verlieren. Natürliche Kräuter, keine Chemie</w:t>
            </w:r>
            <w:ins w:id="1830" w:author="Fabienne Schmaus" w:date="2026-05-11T10:04:00Z" w16du:dateUtc="2026-05-11T08:04:00Z">
              <w:r>
                <w:rPr>
                  <w:rFonts w:cstheme="minorHAnsi"/>
                  <w:color w:val="000000" w:themeColor="text1"/>
                </w:rPr>
                <w:t>. D</w:t>
              </w:r>
            </w:ins>
            <w:del w:id="1831" w:author="Fabienne Schmaus" w:date="2026-05-11T10:04:00Z" w16du:dateUtc="2026-05-11T08:04:00Z">
              <w:r w:rsidRPr="00E17A61" w:rsidDel="007B0BF3">
                <w:rPr>
                  <w:rFonts w:cstheme="minorHAnsi"/>
                  <w:color w:val="000000" w:themeColor="text1"/>
                </w:rPr>
                <w:delText xml:space="preserve"> – d</w:delText>
              </w:r>
            </w:del>
            <w:r w:rsidRPr="00E17A61">
              <w:rPr>
                <w:rFonts w:cstheme="minorHAnsi"/>
                <w:color w:val="000000" w:themeColor="text1"/>
              </w:rPr>
              <w:t>as sagen auch unsere 12.000 zufriedenen Kundinnen!</w:t>
            </w:r>
            <w:r>
              <w:rPr>
                <w:rFonts w:cstheme="minorHAnsi"/>
                <w:color w:val="000000" w:themeColor="text1"/>
              </w:rPr>
              <w:t>“</w:t>
            </w:r>
          </w:p>
          <w:p w14:paraId="0658C244" w14:textId="00C197D4" w:rsidR="00325DBA" w:rsidRPr="00325DBA" w:rsidRDefault="00325DBA" w:rsidP="00325DBA">
            <w:pPr>
              <w:rPr>
                <w:rFonts w:cstheme="minorHAnsi"/>
                <w:i/>
                <w:iCs/>
                <w:color w:val="000000" w:themeColor="text1"/>
              </w:rPr>
            </w:pPr>
            <w:del w:id="1832" w:author="Fabienne Schmaus" w:date="2026-05-11T12:09:00Z" w16du:dateUtc="2026-05-11T10:09:00Z">
              <w:r w:rsidRPr="00830183" w:rsidDel="00830183">
                <w:rPr>
                  <w:rFonts w:cstheme="minorHAnsi"/>
                  <w:i/>
                  <w:iCs/>
                  <w:color w:val="000000" w:themeColor="text1"/>
                  <w:rPrChange w:id="1833" w:author="Fabienne Schmaus" w:date="2026-05-11T12:09:00Z" w16du:dateUtc="2026-05-11T10:09:00Z">
                    <w:rPr>
                      <w:rFonts w:cstheme="minorHAnsi"/>
                      <w:color w:val="000000" w:themeColor="text1"/>
                    </w:rPr>
                  </w:rPrChange>
                </w:rPr>
                <w:delText xml:space="preserve">– </w:delText>
              </w:r>
            </w:del>
            <w:r w:rsidRPr="00830183">
              <w:rPr>
                <w:rFonts w:cstheme="minorHAnsi"/>
                <w:i/>
                <w:iCs/>
                <w:color w:val="000000" w:themeColor="text1"/>
                <w:rPrChange w:id="1834" w:author="Fabienne Schmaus" w:date="2026-05-11T12:09:00Z" w16du:dateUtc="2026-05-11T10:09:00Z">
                  <w:rPr>
                    <w:rFonts w:cstheme="minorHAnsi"/>
                    <w:color w:val="000000" w:themeColor="text1"/>
                  </w:rPr>
                </w:rPrChange>
              </w:rPr>
              <w:t>Post auf Instagram, @purelife.wellness, 48.000 Follower, Produktlink in Bio</w:t>
            </w:r>
          </w:p>
        </w:tc>
        <w:tc>
          <w:tcPr>
            <w:tcW w:w="5540" w:type="dxa"/>
            <w:tcBorders>
              <w:bottom w:val="nil"/>
            </w:tcBorders>
            <w:shd w:val="clear" w:color="auto" w:fill="DEEAF6" w:themeFill="accent5" w:themeFillTint="33"/>
          </w:tcPr>
          <w:p w14:paraId="47B3241F" w14:textId="77777777" w:rsidR="00325DBA" w:rsidRDefault="00325DBA" w:rsidP="00830183">
            <w:pPr>
              <w:rPr>
                <w:ins w:id="1835" w:author="Fabienne Schmaus" w:date="2026-05-11T12:08:00Z" w16du:dateUtc="2026-05-11T10:08:00Z"/>
                <w:rFonts w:cstheme="minorHAnsi"/>
                <w:b/>
                <w:bCs/>
                <w:color w:val="000000" w:themeColor="text1"/>
              </w:rPr>
            </w:pPr>
            <w:del w:id="1836" w:author="Fabienne Schmaus" w:date="2026-05-11T08:36:00Z" w16du:dateUtc="2026-05-11T06:36:00Z">
              <w:r w:rsidRPr="00E17A61" w:rsidDel="005A0C5E">
                <w:rPr>
                  <w:rFonts w:cstheme="minorHAnsi"/>
                  <w:b/>
                  <w:bCs/>
                  <w:color w:val="000000" w:themeColor="text1"/>
                </w:rPr>
                <w:delText xml:space="preserve">Die </w:delText>
              </w:r>
            </w:del>
            <w:r w:rsidRPr="00E17A61">
              <w:rPr>
                <w:rFonts w:cstheme="minorHAnsi"/>
                <w:b/>
                <w:bCs/>
                <w:color w:val="000000" w:themeColor="text1"/>
              </w:rPr>
              <w:t>Behauptung</w:t>
            </w:r>
            <w:ins w:id="1837" w:author="Fabienne Schmaus" w:date="2026-05-11T08:36:00Z" w16du:dateUtc="2026-05-11T06:36:00Z">
              <w:r>
                <w:rPr>
                  <w:rFonts w:cstheme="minorHAnsi"/>
                  <w:b/>
                  <w:bCs/>
                  <w:color w:val="000000" w:themeColor="text1"/>
                </w:rPr>
                <w:t xml:space="preserve"> 2: </w:t>
              </w:r>
            </w:ins>
            <w:r>
              <w:rPr>
                <w:rFonts w:cstheme="minorHAnsi"/>
                <w:b/>
                <w:bCs/>
                <w:color w:val="000000" w:themeColor="text1"/>
              </w:rPr>
              <w:t>„</w:t>
            </w:r>
            <w:ins w:id="1838" w:author="Fabienne Schmaus" w:date="2026-05-11T08:36:00Z" w16du:dateUtc="2026-05-11T06:36:00Z">
              <w:r w:rsidRPr="00E17A61">
                <w:rPr>
                  <w:rFonts w:cstheme="minorHAnsi"/>
                  <w:b/>
                  <w:bCs/>
                  <w:color w:val="000000" w:themeColor="text1"/>
                </w:rPr>
                <w:t>8 Gläser Wasser pro Tag sind Pflicht</w:t>
              </w:r>
            </w:ins>
            <w:r>
              <w:rPr>
                <w:rFonts w:cstheme="minorHAnsi"/>
                <w:b/>
                <w:bCs/>
                <w:color w:val="000000" w:themeColor="text1"/>
              </w:rPr>
              <w:t>“</w:t>
            </w:r>
          </w:p>
          <w:p w14:paraId="3AEB3FF7" w14:textId="77777777" w:rsidR="00325DBA" w:rsidRPr="00E17A61" w:rsidRDefault="00325DBA" w:rsidP="00830183">
            <w:pPr>
              <w:rPr>
                <w:ins w:id="1839" w:author="Fabienne Schmaus" w:date="2026-05-11T08:36:00Z" w16du:dateUtc="2026-05-11T06:36:00Z"/>
                <w:rFonts w:cstheme="minorHAnsi"/>
                <w:b/>
                <w:bCs/>
                <w:color w:val="000000" w:themeColor="text1"/>
              </w:rPr>
            </w:pPr>
          </w:p>
          <w:p w14:paraId="71A0E834" w14:textId="77777777" w:rsidR="00325DBA" w:rsidRPr="00E17A61" w:rsidRDefault="00325DBA" w:rsidP="00830183">
            <w:pPr>
              <w:rPr>
                <w:rFonts w:cstheme="minorHAnsi"/>
                <w:color w:val="000000" w:themeColor="text1"/>
              </w:rPr>
            </w:pPr>
            <w:r>
              <w:rPr>
                <w:rFonts w:cstheme="minorHAnsi"/>
                <w:color w:val="000000" w:themeColor="text1"/>
              </w:rPr>
              <w:t>„</w:t>
            </w:r>
            <w:r w:rsidRPr="00E17A61">
              <w:rPr>
                <w:rFonts w:cstheme="minorHAnsi"/>
                <w:color w:val="000000" w:themeColor="text1"/>
              </w:rPr>
              <w:t>Experten empfehlen: Mindestens 8 Gläser Wasser täglich! Wer weniger trinkt, leidet unter chronischem Wassermangel – das macht müde, unkonzentriert und krank. Trinke mehr, fühle dich besser!</w:t>
            </w:r>
            <w:r>
              <w:rPr>
                <w:rFonts w:cstheme="minorHAnsi"/>
                <w:color w:val="000000" w:themeColor="text1"/>
              </w:rPr>
              <w:t>“</w:t>
            </w:r>
          </w:p>
          <w:p w14:paraId="16215EC8" w14:textId="28747DCE" w:rsidR="00325DBA" w:rsidRPr="00325DBA" w:rsidRDefault="00325DBA" w:rsidP="00325DBA">
            <w:pPr>
              <w:rPr>
                <w:rFonts w:cstheme="minorHAnsi"/>
                <w:i/>
                <w:iCs/>
                <w:color w:val="000000" w:themeColor="text1"/>
              </w:rPr>
            </w:pPr>
            <w:del w:id="1840" w:author="Fabienne Schmaus" w:date="2026-05-11T12:09:00Z" w16du:dateUtc="2026-05-11T10:09:00Z">
              <w:r w:rsidRPr="00E17A61" w:rsidDel="00830183">
                <w:rPr>
                  <w:rFonts w:cstheme="minorHAnsi"/>
                  <w:color w:val="000000" w:themeColor="text1"/>
                </w:rPr>
                <w:delText xml:space="preserve">– </w:delText>
              </w:r>
            </w:del>
            <w:r w:rsidRPr="00830183">
              <w:rPr>
                <w:rFonts w:cstheme="minorHAnsi"/>
                <w:i/>
                <w:iCs/>
                <w:color w:val="000000" w:themeColor="text1"/>
                <w:rPrChange w:id="1841" w:author="Fabienne Schmaus" w:date="2026-05-11T12:09:00Z" w16du:dateUtc="2026-05-11T10:09:00Z">
                  <w:rPr>
                    <w:rFonts w:cstheme="minorHAnsi"/>
                    <w:color w:val="000000" w:themeColor="text1"/>
                  </w:rPr>
                </w:rPrChange>
              </w:rPr>
              <w:t>TikTok-Video, @healthtips.daily, 230.000 Follower, kein Quellennachweis</w:t>
            </w:r>
          </w:p>
        </w:tc>
      </w:tr>
      <w:tr w:rsidR="00325DBA" w14:paraId="6E8955E9" w14:textId="77777777" w:rsidTr="00325DBA">
        <w:trPr>
          <w:trHeight w:val="2886"/>
        </w:trPr>
        <w:tc>
          <w:tcPr>
            <w:tcW w:w="5517" w:type="dxa"/>
            <w:tcBorders>
              <w:top w:val="nil"/>
            </w:tcBorders>
          </w:tcPr>
          <w:p w14:paraId="40848782" w14:textId="77777777" w:rsidR="00325DBA" w:rsidRPr="00E17A61" w:rsidRDefault="00325DBA" w:rsidP="00325DBA">
            <w:pPr>
              <w:rPr>
                <w:rFonts w:cstheme="minorHAnsi"/>
                <w:b/>
                <w:bCs/>
                <w:color w:val="000000" w:themeColor="text1"/>
              </w:rPr>
            </w:pPr>
            <w:r w:rsidRPr="00E17A61">
              <w:rPr>
                <w:rFonts w:cstheme="minorHAnsi"/>
                <w:b/>
                <w:bCs/>
                <w:color w:val="000000" w:themeColor="text1"/>
              </w:rPr>
              <w:t>Informationen für den Faktencheck</w:t>
            </w:r>
          </w:p>
          <w:p w14:paraId="374F5799" w14:textId="77777777" w:rsidR="00325DBA" w:rsidRPr="00E17A61" w:rsidRDefault="00325DBA" w:rsidP="00325DBA">
            <w:pPr>
              <w:rPr>
                <w:rFonts w:cstheme="minorHAnsi"/>
                <w:color w:val="000000" w:themeColor="text1"/>
              </w:rPr>
            </w:pPr>
            <w:r w:rsidRPr="00E17A61">
              <w:rPr>
                <w:rFonts w:cstheme="minorHAnsi"/>
                <w:b/>
                <w:bCs/>
                <w:color w:val="000000" w:themeColor="text1"/>
              </w:rPr>
              <w:t>Quelle A:</w:t>
            </w:r>
            <w:r w:rsidRPr="00E17A61">
              <w:rPr>
                <w:rFonts w:cstheme="minorHAnsi"/>
                <w:color w:val="000000" w:themeColor="text1"/>
              </w:rPr>
              <w:t xml:space="preserve"> Webseite des Herstellers</w:t>
            </w:r>
            <w:del w:id="1842" w:author="Fabienne Schmaus" w:date="2026-05-11T12:10:00Z" w16du:dateUtc="2026-05-11T10:10:00Z">
              <w:r w:rsidRPr="00E17A61" w:rsidDel="00325DBA">
                <w:rPr>
                  <w:rFonts w:cstheme="minorHAnsi"/>
                  <w:color w:val="000000" w:themeColor="text1"/>
                </w:rPr>
                <w:delText xml:space="preserve"> (purelifer-wellness.com) –</w:delText>
              </w:r>
            </w:del>
            <w:r w:rsidRPr="00E17A61">
              <w:rPr>
                <w:rFonts w:cstheme="minorHAnsi"/>
                <w:color w:val="000000" w:themeColor="text1"/>
              </w:rPr>
              <w:t xml:space="preserve"> bewirbt das Produkt, keine unabhängige Prüfung</w:t>
            </w:r>
          </w:p>
          <w:p w14:paraId="79E06C75" w14:textId="77777777" w:rsidR="00325DBA" w:rsidRPr="00E17A61" w:rsidRDefault="00325DBA" w:rsidP="00325DBA">
            <w:pPr>
              <w:rPr>
                <w:rFonts w:cstheme="minorHAnsi"/>
                <w:color w:val="000000" w:themeColor="text1"/>
              </w:rPr>
            </w:pPr>
            <w:r w:rsidRPr="00E17A61">
              <w:rPr>
                <w:rFonts w:cstheme="minorHAnsi"/>
                <w:b/>
                <w:bCs/>
                <w:color w:val="000000" w:themeColor="text1"/>
              </w:rPr>
              <w:t>Quelle B:</w:t>
            </w:r>
            <w:r w:rsidRPr="00E17A61">
              <w:rPr>
                <w:rFonts w:cstheme="minorHAnsi"/>
                <w:color w:val="000000" w:themeColor="text1"/>
              </w:rPr>
              <w:t xml:space="preserve"> Bundeszentrale für gesundheitliche Aufklärung</w:t>
            </w:r>
            <w:del w:id="1843" w:author="Fabienne Schmaus" w:date="2026-05-11T12:10:00Z" w16du:dateUtc="2026-05-11T10:10:00Z">
              <w:r w:rsidRPr="00E17A61" w:rsidDel="00325DBA">
                <w:rPr>
                  <w:rFonts w:cstheme="minorHAnsi"/>
                  <w:color w:val="000000" w:themeColor="text1"/>
                </w:rPr>
                <w:delText xml:space="preserve"> (bzga.de) –</w:delText>
              </w:r>
            </w:del>
            <w:ins w:id="1844" w:author="Fabienne Schmaus" w:date="2026-05-11T12:10:00Z" w16du:dateUtc="2026-05-11T10:10:00Z">
              <w:r>
                <w:rPr>
                  <w:rFonts w:cstheme="minorHAnsi"/>
                  <w:color w:val="000000" w:themeColor="text1"/>
                </w:rPr>
                <w:t>:</w:t>
              </w:r>
            </w:ins>
            <w:r w:rsidRPr="00E17A61">
              <w:rPr>
                <w:rFonts w:cstheme="minorHAnsi"/>
                <w:color w:val="000000" w:themeColor="text1"/>
              </w:rPr>
              <w:t xml:space="preserve"> </w:t>
            </w:r>
            <w:r>
              <w:rPr>
                <w:rFonts w:cstheme="minorHAnsi"/>
                <w:color w:val="000000" w:themeColor="text1"/>
              </w:rPr>
              <w:t>„</w:t>
            </w:r>
            <w:r w:rsidRPr="00E17A61">
              <w:rPr>
                <w:rFonts w:cstheme="minorHAnsi"/>
                <w:color w:val="000000" w:themeColor="text1"/>
              </w:rPr>
              <w:t>Der menschliche Körper verfügt über ein hocheffizientes Entgiftungssystem (Leber, Nieren). Kein Lebensmittel oder Tee kann diesen Prozess ersetzen oder wesentlich verbessern.</w:t>
            </w:r>
            <w:r>
              <w:rPr>
                <w:rFonts w:cstheme="minorHAnsi"/>
                <w:color w:val="000000" w:themeColor="text1"/>
              </w:rPr>
              <w:t>“</w:t>
            </w:r>
          </w:p>
          <w:p w14:paraId="31ADC994" w14:textId="77777777" w:rsidR="00325DBA" w:rsidRPr="00E17A61" w:rsidRDefault="00325DBA" w:rsidP="00325DBA">
            <w:pPr>
              <w:rPr>
                <w:rFonts w:cstheme="minorHAnsi"/>
                <w:color w:val="000000" w:themeColor="text1"/>
              </w:rPr>
            </w:pPr>
            <w:r w:rsidRPr="00E17A61">
              <w:rPr>
                <w:rFonts w:cstheme="minorHAnsi"/>
                <w:b/>
                <w:bCs/>
                <w:color w:val="000000" w:themeColor="text1"/>
              </w:rPr>
              <w:t>Quelle C:</w:t>
            </w:r>
            <w:r w:rsidRPr="00E17A61">
              <w:rPr>
                <w:rFonts w:cstheme="minorHAnsi"/>
                <w:color w:val="000000" w:themeColor="text1"/>
              </w:rPr>
              <w:t xml:space="preserve"> Stiftung Warentest</w:t>
            </w:r>
            <w:del w:id="1845" w:author="Fabienne Schmaus" w:date="2026-05-11T12:10:00Z" w16du:dateUtc="2026-05-11T10:10:00Z">
              <w:r w:rsidRPr="00E17A61" w:rsidDel="00325DBA">
                <w:rPr>
                  <w:rFonts w:cstheme="minorHAnsi"/>
                  <w:color w:val="000000" w:themeColor="text1"/>
                </w:rPr>
                <w:delText xml:space="preserve"> (test.de) –</w:delText>
              </w:r>
            </w:del>
            <w:r w:rsidRPr="00E17A61">
              <w:rPr>
                <w:rFonts w:cstheme="minorHAnsi"/>
                <w:color w:val="000000" w:themeColor="text1"/>
              </w:rPr>
              <w:t xml:space="preserve"> </w:t>
            </w:r>
            <w:r>
              <w:rPr>
                <w:rFonts w:cstheme="minorHAnsi"/>
                <w:color w:val="000000" w:themeColor="text1"/>
              </w:rPr>
              <w:t>„</w:t>
            </w:r>
            <w:r w:rsidRPr="00E17A61">
              <w:rPr>
                <w:rFonts w:cstheme="minorHAnsi"/>
                <w:color w:val="000000" w:themeColor="text1"/>
              </w:rPr>
              <w:t>Detox-Produkte sind wissenschaftlich nicht belegt. Kurzfristiger Gewichtsverlust ist meist Wasserverlust, kein Fettabbau.</w:t>
            </w:r>
            <w:r>
              <w:rPr>
                <w:rFonts w:cstheme="minorHAnsi"/>
                <w:color w:val="000000" w:themeColor="text1"/>
              </w:rPr>
              <w:t>“</w:t>
            </w:r>
          </w:p>
          <w:p w14:paraId="0E05151E" w14:textId="0A0124BA" w:rsidR="00325DBA" w:rsidRPr="00325DBA" w:rsidDel="005A0C5E" w:rsidRDefault="00325DBA" w:rsidP="00830183">
            <w:pPr>
              <w:rPr>
                <w:rFonts w:cstheme="minorHAnsi"/>
                <w:color w:val="000000" w:themeColor="text1"/>
              </w:rPr>
            </w:pPr>
            <w:r w:rsidRPr="00E17A61">
              <w:rPr>
                <w:rFonts w:cstheme="minorHAnsi"/>
                <w:b/>
                <w:bCs/>
                <w:color w:val="000000" w:themeColor="text1"/>
              </w:rPr>
              <w:t>Quelle D:</w:t>
            </w:r>
            <w:r w:rsidRPr="00E17A61">
              <w:rPr>
                <w:rFonts w:cstheme="minorHAnsi"/>
                <w:color w:val="000000" w:themeColor="text1"/>
              </w:rPr>
              <w:t xml:space="preserve"> 12.000 Kundenbewertungen auf der Herstellerseite </w:t>
            </w:r>
            <w:commentRangeStart w:id="1846"/>
            <w:r w:rsidRPr="00E17A61">
              <w:rPr>
                <w:rFonts w:cstheme="minorHAnsi"/>
                <w:color w:val="000000" w:themeColor="text1"/>
              </w:rPr>
              <w:t>– positiv, aber nicht unabhängig geprüft</w:t>
            </w:r>
            <w:commentRangeEnd w:id="1846"/>
            <w:r w:rsidRPr="00325DBA">
              <w:rPr>
                <w:rStyle w:val="Kommentarzeichen"/>
                <w:rFonts w:cstheme="minorHAnsi"/>
                <w:color w:val="000000" w:themeColor="text1"/>
                <w:sz w:val="22"/>
                <w:szCs w:val="22"/>
              </w:rPr>
              <w:commentReference w:id="1846"/>
            </w:r>
          </w:p>
        </w:tc>
        <w:tc>
          <w:tcPr>
            <w:tcW w:w="5540" w:type="dxa"/>
            <w:tcBorders>
              <w:top w:val="nil"/>
            </w:tcBorders>
          </w:tcPr>
          <w:p w14:paraId="5918CD8C" w14:textId="77777777" w:rsidR="00325DBA" w:rsidRPr="00E17A61" w:rsidRDefault="00325DBA" w:rsidP="00325DBA">
            <w:pPr>
              <w:rPr>
                <w:rFonts w:cstheme="minorHAnsi"/>
                <w:b/>
                <w:bCs/>
                <w:color w:val="000000" w:themeColor="text1"/>
              </w:rPr>
            </w:pPr>
            <w:r w:rsidRPr="00E17A61">
              <w:rPr>
                <w:rFonts w:cstheme="minorHAnsi"/>
                <w:b/>
                <w:bCs/>
                <w:color w:val="000000" w:themeColor="text1"/>
              </w:rPr>
              <w:t>Informationen für den Faktencheck</w:t>
            </w:r>
          </w:p>
          <w:p w14:paraId="27925A83" w14:textId="77777777" w:rsidR="00325DBA" w:rsidRPr="00E17A61" w:rsidRDefault="00325DBA" w:rsidP="00325DBA">
            <w:pPr>
              <w:rPr>
                <w:rFonts w:cstheme="minorHAnsi"/>
                <w:color w:val="000000" w:themeColor="text1"/>
              </w:rPr>
            </w:pPr>
            <w:r w:rsidRPr="00E17A61">
              <w:rPr>
                <w:rFonts w:cstheme="minorHAnsi"/>
                <w:b/>
                <w:bCs/>
                <w:color w:val="000000" w:themeColor="text1"/>
              </w:rPr>
              <w:t>Quelle A:</w:t>
            </w:r>
            <w:r w:rsidRPr="00E17A61">
              <w:rPr>
                <w:rFonts w:cstheme="minorHAnsi"/>
                <w:color w:val="000000" w:themeColor="text1"/>
              </w:rPr>
              <w:t xml:space="preserve"> @healthtips.daily – keine Qualifikation angegeben, kein Quellennachweis, Affiliate-Link zu Wasserflasche in Bio</w:t>
            </w:r>
          </w:p>
          <w:p w14:paraId="34A72796" w14:textId="4C58957A" w:rsidR="00325DBA" w:rsidRPr="00E17A61" w:rsidRDefault="00325DBA" w:rsidP="00325DBA">
            <w:pPr>
              <w:rPr>
                <w:rFonts w:cstheme="minorHAnsi"/>
                <w:color w:val="000000" w:themeColor="text1"/>
              </w:rPr>
            </w:pPr>
            <w:r w:rsidRPr="00E17A61">
              <w:rPr>
                <w:rFonts w:cstheme="minorHAnsi"/>
                <w:b/>
                <w:bCs/>
                <w:color w:val="000000" w:themeColor="text1"/>
              </w:rPr>
              <w:t>Quelle B:</w:t>
            </w:r>
            <w:r w:rsidRPr="00E17A61">
              <w:rPr>
                <w:rFonts w:cstheme="minorHAnsi"/>
                <w:color w:val="000000" w:themeColor="text1"/>
              </w:rPr>
              <w:t xml:space="preserve"> Deutsche Gesellschaft für Ernährung</w:t>
            </w:r>
            <w:ins w:id="1847" w:author="Fabienne Schmaus" w:date="2026-05-11T12:14:00Z" w16du:dateUtc="2026-05-11T10:14:00Z">
              <w:r>
                <w:rPr>
                  <w:rFonts w:cstheme="minorHAnsi"/>
                  <w:color w:val="000000" w:themeColor="text1"/>
                </w:rPr>
                <w:t xml:space="preserve">: </w:t>
              </w:r>
            </w:ins>
            <w:del w:id="1848" w:author="Fabienne Schmaus" w:date="2026-05-11T12:14:00Z" w16du:dateUtc="2026-05-11T10:14:00Z">
              <w:r w:rsidRPr="00E17A61" w:rsidDel="00325DBA">
                <w:rPr>
                  <w:rFonts w:cstheme="minorHAnsi"/>
                  <w:color w:val="000000" w:themeColor="text1"/>
                </w:rPr>
                <w:delText xml:space="preserve"> (dge.de) – </w:delText>
              </w:r>
            </w:del>
            <w:r>
              <w:rPr>
                <w:rFonts w:cstheme="minorHAnsi"/>
                <w:color w:val="000000" w:themeColor="text1"/>
              </w:rPr>
              <w:t>„</w:t>
            </w:r>
            <w:r w:rsidRPr="00E17A61">
              <w:rPr>
                <w:rFonts w:cstheme="minorHAnsi"/>
                <w:color w:val="000000" w:themeColor="text1"/>
              </w:rPr>
              <w:t>Der tägliche Flüssigkeitsbedarf ist individuell und hängt von Körpergewicht, Aktivität, Temperatur und Ernährung ab. Eine pauschale Empfehlung von 8 Gläsern ist eine Vereinfachung.</w:t>
            </w:r>
            <w:r>
              <w:rPr>
                <w:rFonts w:cstheme="minorHAnsi"/>
                <w:color w:val="000000" w:themeColor="text1"/>
              </w:rPr>
              <w:t>“</w:t>
            </w:r>
          </w:p>
          <w:p w14:paraId="0BA670B9" w14:textId="5BD9D782" w:rsidR="00325DBA" w:rsidRPr="00E17A61" w:rsidRDefault="00325DBA" w:rsidP="00325DBA">
            <w:pPr>
              <w:rPr>
                <w:rFonts w:cstheme="minorHAnsi"/>
                <w:color w:val="000000" w:themeColor="text1"/>
              </w:rPr>
            </w:pPr>
            <w:r w:rsidRPr="00E17A61">
              <w:rPr>
                <w:rFonts w:cstheme="minorHAnsi"/>
                <w:b/>
                <w:bCs/>
                <w:color w:val="000000" w:themeColor="text1"/>
              </w:rPr>
              <w:t>Quelle C:</w:t>
            </w:r>
            <w:r w:rsidRPr="00E17A61">
              <w:rPr>
                <w:rFonts w:cstheme="minorHAnsi"/>
                <w:color w:val="000000" w:themeColor="text1"/>
              </w:rPr>
              <w:t xml:space="preserve"> British Medical Journal (Heinz &amp; Campbell, 2002)</w:t>
            </w:r>
            <w:ins w:id="1849" w:author="Fabienne Schmaus" w:date="2026-05-11T12:14:00Z" w16du:dateUtc="2026-05-11T10:14:00Z">
              <w:r>
                <w:rPr>
                  <w:rFonts w:cstheme="minorHAnsi"/>
                  <w:color w:val="000000" w:themeColor="text1"/>
                </w:rPr>
                <w:t>:</w:t>
              </w:r>
            </w:ins>
            <w:del w:id="1850" w:author="Fabienne Schmaus" w:date="2026-05-11T12:14:00Z" w16du:dateUtc="2026-05-11T10:14:00Z">
              <w:r w:rsidRPr="00E17A61" w:rsidDel="00325DBA">
                <w:rPr>
                  <w:rFonts w:cstheme="minorHAnsi"/>
                  <w:color w:val="000000" w:themeColor="text1"/>
                </w:rPr>
                <w:delText xml:space="preserve"> –</w:delText>
              </w:r>
            </w:del>
            <w:r w:rsidRPr="00E17A61">
              <w:rPr>
                <w:rFonts w:cstheme="minorHAnsi"/>
                <w:color w:val="000000" w:themeColor="text1"/>
              </w:rPr>
              <w:t xml:space="preserve"> </w:t>
            </w:r>
            <w:r>
              <w:rPr>
                <w:rFonts w:cstheme="minorHAnsi"/>
                <w:color w:val="000000" w:themeColor="text1"/>
              </w:rPr>
              <w:t>„</w:t>
            </w:r>
            <w:r w:rsidRPr="00E17A61">
              <w:rPr>
                <w:rFonts w:cstheme="minorHAnsi"/>
                <w:color w:val="000000" w:themeColor="text1"/>
              </w:rPr>
              <w:t>Die Ursprungsempfehlung von 8 x 8 (8 Gläser à 8 oz) stammt aus dem Jahr 1945 und wurde ohne ausreichende Evidenzbasis formuliert. Die Empfehlung hält sich bis heute – ohne solide wissenschaftliche Grundlage.</w:t>
            </w:r>
            <w:r>
              <w:rPr>
                <w:rFonts w:cstheme="minorHAnsi"/>
                <w:color w:val="000000" w:themeColor="text1"/>
              </w:rPr>
              <w:t>“</w:t>
            </w:r>
          </w:p>
          <w:p w14:paraId="0B4DC591" w14:textId="24C27D18" w:rsidR="00325DBA" w:rsidDel="00325DBA" w:rsidRDefault="00325DBA" w:rsidP="00830183">
            <w:pPr>
              <w:rPr>
                <w:del w:id="1851" w:author="Fabienne Schmaus" w:date="2026-05-11T12:14:00Z" w16du:dateUtc="2026-05-11T10:14:00Z"/>
                <w:rFonts w:cstheme="minorHAnsi"/>
                <w:color w:val="000000" w:themeColor="text1"/>
              </w:rPr>
            </w:pPr>
            <w:r w:rsidRPr="00E17A61">
              <w:rPr>
                <w:rFonts w:cstheme="minorHAnsi"/>
                <w:b/>
                <w:bCs/>
                <w:color w:val="000000" w:themeColor="text1"/>
              </w:rPr>
              <w:t>Quelle D:</w:t>
            </w:r>
            <w:r w:rsidRPr="00E17A61">
              <w:rPr>
                <w:rFonts w:cstheme="minorHAnsi"/>
                <w:color w:val="000000" w:themeColor="text1"/>
              </w:rPr>
              <w:t xml:space="preserve"> Bundesinstitut für Risikobewertung</w:t>
            </w:r>
            <w:ins w:id="1852" w:author="Fabienne Schmaus" w:date="2026-05-11T12:14:00Z" w16du:dateUtc="2026-05-11T10:14:00Z">
              <w:r>
                <w:rPr>
                  <w:rFonts w:cstheme="minorHAnsi"/>
                  <w:color w:val="000000" w:themeColor="text1"/>
                </w:rPr>
                <w:t xml:space="preserve">: </w:t>
              </w:r>
            </w:ins>
            <w:del w:id="1853" w:author="Fabienne Schmaus" w:date="2026-05-11T12:14:00Z" w16du:dateUtc="2026-05-11T10:14:00Z">
              <w:r w:rsidRPr="00E17A61" w:rsidDel="00325DBA">
                <w:rPr>
                  <w:rFonts w:cstheme="minorHAnsi"/>
                  <w:color w:val="000000" w:themeColor="text1"/>
                </w:rPr>
                <w:delText xml:space="preserve"> –</w:delText>
              </w:r>
            </w:del>
            <w:r w:rsidRPr="00E17A61">
              <w:rPr>
                <w:rFonts w:cstheme="minorHAnsi"/>
                <w:color w:val="000000" w:themeColor="text1"/>
              </w:rPr>
              <w:t xml:space="preserve"> </w:t>
            </w:r>
            <w:r>
              <w:rPr>
                <w:rFonts w:cstheme="minorHAnsi"/>
                <w:color w:val="000000" w:themeColor="text1"/>
              </w:rPr>
              <w:t>„</w:t>
            </w:r>
            <w:r w:rsidRPr="00E17A61">
              <w:rPr>
                <w:rFonts w:cstheme="minorHAnsi"/>
                <w:color w:val="000000" w:themeColor="text1"/>
              </w:rPr>
              <w:t>Durst ist ein verlässliches Zeichen für Flüssigkeitsmangel. Gesunde Menschen können sich bei der Flüssigkeitszufuhr gut am Durstgefühl orientieren.</w:t>
            </w:r>
            <w:r>
              <w:rPr>
                <w:rFonts w:cstheme="minorHAnsi"/>
                <w:color w:val="000000" w:themeColor="text1"/>
              </w:rPr>
              <w:t>“</w:t>
            </w:r>
          </w:p>
          <w:p w14:paraId="123E7581" w14:textId="77777777" w:rsidR="00325DBA" w:rsidRPr="00E17A61" w:rsidRDefault="00325DBA" w:rsidP="00325DBA">
            <w:pPr>
              <w:rPr>
                <w:ins w:id="1854" w:author="Fabienne Schmaus" w:date="2026-05-11T12:18:00Z" w16du:dateUtc="2026-05-11T10:18:00Z"/>
                <w:rFonts w:cstheme="minorHAnsi"/>
                <w:color w:val="000000" w:themeColor="text1"/>
              </w:rPr>
            </w:pPr>
          </w:p>
          <w:p w14:paraId="7407E92D" w14:textId="77777777" w:rsidR="00325DBA" w:rsidRPr="00E17A61" w:rsidDel="005A0C5E" w:rsidRDefault="00325DBA" w:rsidP="00830183">
            <w:pPr>
              <w:rPr>
                <w:rFonts w:cstheme="minorHAnsi"/>
                <w:b/>
                <w:bCs/>
                <w:color w:val="000000" w:themeColor="text1"/>
              </w:rPr>
            </w:pPr>
          </w:p>
        </w:tc>
      </w:tr>
      <w:tr w:rsidR="00325DBA" w14:paraId="003D6F35" w14:textId="77777777" w:rsidTr="00325DBA">
        <w:trPr>
          <w:trHeight w:val="2130"/>
        </w:trPr>
        <w:tc>
          <w:tcPr>
            <w:tcW w:w="5517" w:type="dxa"/>
            <w:tcBorders>
              <w:bottom w:val="nil"/>
            </w:tcBorders>
            <w:shd w:val="clear" w:color="auto" w:fill="FBD6FE"/>
          </w:tcPr>
          <w:p w14:paraId="0032D064" w14:textId="77777777" w:rsidR="00325DBA" w:rsidRDefault="00325DBA" w:rsidP="00830183">
            <w:pPr>
              <w:rPr>
                <w:ins w:id="1855" w:author="Fabienne Schmaus" w:date="2026-05-11T12:08:00Z" w16du:dateUtc="2026-05-11T10:08:00Z"/>
                <w:rFonts w:cstheme="minorHAnsi"/>
                <w:b/>
                <w:bCs/>
                <w:color w:val="000000" w:themeColor="text1"/>
              </w:rPr>
            </w:pPr>
            <w:del w:id="1856" w:author="Fabienne Schmaus" w:date="2026-05-11T08:37:00Z" w16du:dateUtc="2026-05-11T06:37:00Z">
              <w:r w:rsidRPr="00E17A61" w:rsidDel="005A0C5E">
                <w:rPr>
                  <w:rFonts w:cstheme="minorHAnsi"/>
                  <w:b/>
                  <w:bCs/>
                  <w:color w:val="000000" w:themeColor="text1"/>
                </w:rPr>
                <w:delText xml:space="preserve">Die </w:delText>
              </w:r>
            </w:del>
            <w:r w:rsidRPr="00E17A61">
              <w:rPr>
                <w:rFonts w:cstheme="minorHAnsi"/>
                <w:b/>
                <w:bCs/>
                <w:color w:val="000000" w:themeColor="text1"/>
              </w:rPr>
              <w:t>Behauptung</w:t>
            </w:r>
            <w:ins w:id="1857" w:author="Fabienne Schmaus" w:date="2026-05-11T08:37:00Z" w16du:dateUtc="2026-05-11T06:37:00Z">
              <w:r>
                <w:rPr>
                  <w:rFonts w:cstheme="minorHAnsi"/>
                  <w:b/>
                  <w:bCs/>
                  <w:color w:val="000000" w:themeColor="text1"/>
                </w:rPr>
                <w:t xml:space="preserve"> 3: </w:t>
              </w:r>
            </w:ins>
            <w:r>
              <w:rPr>
                <w:rFonts w:cstheme="minorHAnsi"/>
                <w:b/>
                <w:bCs/>
                <w:color w:val="000000" w:themeColor="text1"/>
              </w:rPr>
              <w:t>„</w:t>
            </w:r>
            <w:ins w:id="1858" w:author="Fabienne Schmaus" w:date="2026-05-11T08:37:00Z" w16du:dateUtc="2026-05-11T06:37:00Z">
              <w:r w:rsidRPr="00E17A61">
                <w:rPr>
                  <w:rFonts w:cstheme="minorHAnsi"/>
                  <w:b/>
                  <w:bCs/>
                  <w:color w:val="000000" w:themeColor="text1"/>
                </w:rPr>
                <w:t>Zucker macht Kinder hyperaktiv</w:t>
              </w:r>
            </w:ins>
            <w:r>
              <w:rPr>
                <w:rFonts w:cstheme="minorHAnsi"/>
                <w:b/>
                <w:bCs/>
                <w:color w:val="000000" w:themeColor="text1"/>
              </w:rPr>
              <w:t>“</w:t>
            </w:r>
          </w:p>
          <w:p w14:paraId="1A12606C" w14:textId="77777777" w:rsidR="00325DBA" w:rsidRPr="00E17A61" w:rsidRDefault="00325DBA" w:rsidP="00830183">
            <w:pPr>
              <w:rPr>
                <w:rFonts w:cstheme="minorHAnsi"/>
                <w:b/>
                <w:bCs/>
                <w:color w:val="000000" w:themeColor="text1"/>
              </w:rPr>
            </w:pPr>
          </w:p>
          <w:p w14:paraId="3871383D" w14:textId="4F0E0386" w:rsidR="00325DBA" w:rsidRPr="00E17A61" w:rsidRDefault="00325DBA" w:rsidP="00830183">
            <w:pPr>
              <w:rPr>
                <w:rFonts w:cstheme="minorHAnsi"/>
                <w:color w:val="000000" w:themeColor="text1"/>
              </w:rPr>
            </w:pPr>
            <w:r>
              <w:rPr>
                <w:rFonts w:cstheme="minorHAnsi"/>
                <w:color w:val="000000" w:themeColor="text1"/>
              </w:rPr>
              <w:t>„</w:t>
            </w:r>
            <w:r w:rsidRPr="00E17A61">
              <w:rPr>
                <w:rFonts w:cstheme="minorHAnsi"/>
                <w:color w:val="000000" w:themeColor="text1"/>
              </w:rPr>
              <w:t xml:space="preserve">Zucker macht Kinder hyperaktiv – das </w:t>
            </w:r>
            <w:del w:id="1859" w:author="Fabienne Schmaus" w:date="2026-05-11T12:17:00Z" w16du:dateUtc="2026-05-11T10:17:00Z">
              <w:r w:rsidRPr="00E17A61" w:rsidDel="00325DBA">
                <w:rPr>
                  <w:rFonts w:cstheme="minorHAnsi"/>
                  <w:color w:val="000000" w:themeColor="text1"/>
                </w:rPr>
                <w:delText xml:space="preserve">weiß </w:delText>
              </w:r>
            </w:del>
            <w:ins w:id="1860" w:author="Fabienne Schmaus" w:date="2026-05-11T12:17:00Z" w16du:dateUtc="2026-05-11T10:17:00Z">
              <w:r>
                <w:rPr>
                  <w:rFonts w:cstheme="minorHAnsi"/>
                  <w:color w:val="000000" w:themeColor="text1"/>
                </w:rPr>
                <w:t>wissen wir alle</w:t>
              </w:r>
            </w:ins>
            <w:del w:id="1861" w:author="Fabienne Schmaus" w:date="2026-05-11T12:17:00Z" w16du:dateUtc="2026-05-11T10:17:00Z">
              <w:r w:rsidRPr="00E17A61" w:rsidDel="00325DBA">
                <w:rPr>
                  <w:rFonts w:cstheme="minorHAnsi"/>
                  <w:color w:val="000000" w:themeColor="text1"/>
                </w:rPr>
                <w:delText>doch jede</w:delText>
              </w:r>
            </w:del>
            <w:del w:id="1862" w:author="Fabienne Schmaus" w:date="2026-05-11T09:18:00Z" w16du:dateUtc="2026-05-11T07:18:00Z">
              <w:r w:rsidRPr="00E17A61" w:rsidDel="00F7152F">
                <w:rPr>
                  <w:rFonts w:cstheme="minorHAnsi"/>
                  <w:color w:val="000000" w:themeColor="text1"/>
                </w:rPr>
                <w:delText>:r</w:delText>
              </w:r>
            </w:del>
            <w:r w:rsidRPr="00E17A61">
              <w:rPr>
                <w:rFonts w:cstheme="minorHAnsi"/>
                <w:color w:val="000000" w:themeColor="text1"/>
              </w:rPr>
              <w:t>! Schaut euch an, wie die nach dem Kindergeburtstag ausrasten. Kein Wunder bei dem ganzen Süßkram!</w:t>
            </w:r>
            <w:r>
              <w:rPr>
                <w:rFonts w:cstheme="minorHAnsi"/>
                <w:color w:val="000000" w:themeColor="text1"/>
              </w:rPr>
              <w:t>“</w:t>
            </w:r>
          </w:p>
          <w:p w14:paraId="7514C41D" w14:textId="36ADFC63" w:rsidR="00325DBA" w:rsidRPr="00325DBA" w:rsidRDefault="00325DBA" w:rsidP="008A0BA9">
            <w:pPr>
              <w:rPr>
                <w:rFonts w:cstheme="minorHAnsi"/>
                <w:i/>
                <w:iCs/>
                <w:color w:val="000000" w:themeColor="text1"/>
              </w:rPr>
            </w:pPr>
            <w:del w:id="1863" w:author="Fabienne Schmaus" w:date="2026-05-11T12:09:00Z" w16du:dateUtc="2026-05-11T10:09:00Z">
              <w:r w:rsidRPr="00325DBA" w:rsidDel="00325DBA">
                <w:rPr>
                  <w:rFonts w:cstheme="minorHAnsi"/>
                  <w:i/>
                  <w:iCs/>
                  <w:color w:val="000000" w:themeColor="text1"/>
                  <w:rPrChange w:id="1864" w:author="Fabienne Schmaus" w:date="2026-05-11T12:09:00Z" w16du:dateUtc="2026-05-11T10:09:00Z">
                    <w:rPr>
                      <w:rFonts w:cstheme="minorHAnsi"/>
                      <w:color w:val="000000" w:themeColor="text1"/>
                    </w:rPr>
                  </w:rPrChange>
                </w:rPr>
                <w:delText xml:space="preserve">– </w:delText>
              </w:r>
            </w:del>
            <w:r w:rsidRPr="00325DBA">
              <w:rPr>
                <w:rFonts w:cstheme="minorHAnsi"/>
                <w:i/>
                <w:iCs/>
                <w:color w:val="000000" w:themeColor="text1"/>
                <w:rPrChange w:id="1865" w:author="Fabienne Schmaus" w:date="2026-05-11T12:09:00Z" w16du:dateUtc="2026-05-11T10:09:00Z">
                  <w:rPr>
                    <w:rFonts w:cstheme="minorHAnsi"/>
                    <w:color w:val="000000" w:themeColor="text1"/>
                  </w:rPr>
                </w:rPrChange>
              </w:rPr>
              <w:t>Facebook-Post einer Mutter, 3.200 Likes, 450 Kommentare – fast alle stimmen zu</w:t>
            </w:r>
          </w:p>
        </w:tc>
        <w:tc>
          <w:tcPr>
            <w:tcW w:w="5540" w:type="dxa"/>
            <w:tcBorders>
              <w:bottom w:val="nil"/>
            </w:tcBorders>
            <w:shd w:val="clear" w:color="auto" w:fill="FFF2CC" w:themeFill="accent4" w:themeFillTint="33"/>
          </w:tcPr>
          <w:p w14:paraId="1325AA1B" w14:textId="77777777" w:rsidR="00325DBA" w:rsidRDefault="00325DBA" w:rsidP="00830183">
            <w:pPr>
              <w:rPr>
                <w:ins w:id="1866" w:author="Fabienne Schmaus" w:date="2026-05-11T12:08:00Z" w16du:dateUtc="2026-05-11T10:08:00Z"/>
                <w:rFonts w:cstheme="minorHAnsi"/>
                <w:b/>
                <w:bCs/>
                <w:color w:val="000000" w:themeColor="text1"/>
              </w:rPr>
            </w:pPr>
            <w:del w:id="1867" w:author="Fabienne Schmaus" w:date="2026-05-11T08:37:00Z" w16du:dateUtc="2026-05-11T06:37:00Z">
              <w:r w:rsidRPr="00E17A61" w:rsidDel="005A0C5E">
                <w:rPr>
                  <w:rFonts w:cstheme="minorHAnsi"/>
                  <w:b/>
                  <w:bCs/>
                  <w:color w:val="000000" w:themeColor="text1"/>
                </w:rPr>
                <w:delText xml:space="preserve">Die </w:delText>
              </w:r>
            </w:del>
            <w:r w:rsidRPr="00E17A61">
              <w:rPr>
                <w:rFonts w:cstheme="minorHAnsi"/>
                <w:b/>
                <w:bCs/>
                <w:color w:val="000000" w:themeColor="text1"/>
              </w:rPr>
              <w:t>Behauptung</w:t>
            </w:r>
            <w:ins w:id="1868" w:author="Fabienne Schmaus" w:date="2026-05-11T08:37:00Z" w16du:dateUtc="2026-05-11T06:37:00Z">
              <w:r>
                <w:rPr>
                  <w:rFonts w:cstheme="minorHAnsi"/>
                  <w:b/>
                  <w:bCs/>
                  <w:color w:val="000000" w:themeColor="text1"/>
                </w:rPr>
                <w:t xml:space="preserve"> 4: </w:t>
              </w:r>
            </w:ins>
            <w:r>
              <w:rPr>
                <w:rFonts w:cstheme="minorHAnsi"/>
                <w:b/>
                <w:bCs/>
                <w:color w:val="000000" w:themeColor="text1"/>
              </w:rPr>
              <w:t>„</w:t>
            </w:r>
            <w:ins w:id="1869" w:author="Fabienne Schmaus" w:date="2026-05-11T08:37:00Z" w16du:dateUtc="2026-05-11T06:37:00Z">
              <w:r w:rsidRPr="00E17A61">
                <w:rPr>
                  <w:rFonts w:cstheme="minorHAnsi"/>
                  <w:b/>
                  <w:bCs/>
                  <w:color w:val="000000" w:themeColor="text1"/>
                </w:rPr>
                <w:t>Vitamin C schützt zuverlässig vor Erkältungen</w:t>
              </w:r>
            </w:ins>
            <w:r>
              <w:rPr>
                <w:rFonts w:cstheme="minorHAnsi"/>
                <w:b/>
                <w:bCs/>
                <w:color w:val="000000" w:themeColor="text1"/>
              </w:rPr>
              <w:t>“</w:t>
            </w:r>
          </w:p>
          <w:p w14:paraId="76083E5A" w14:textId="77777777" w:rsidR="00325DBA" w:rsidRPr="00E17A61" w:rsidRDefault="00325DBA" w:rsidP="00830183">
            <w:pPr>
              <w:rPr>
                <w:ins w:id="1870" w:author="Fabienne Schmaus" w:date="2026-05-11T08:37:00Z" w16du:dateUtc="2026-05-11T06:37:00Z"/>
                <w:rFonts w:cstheme="minorHAnsi"/>
                <w:b/>
                <w:bCs/>
                <w:color w:val="000000" w:themeColor="text1"/>
              </w:rPr>
            </w:pPr>
          </w:p>
          <w:p w14:paraId="26FB99DD" w14:textId="77777777" w:rsidR="00325DBA" w:rsidRPr="00E17A61" w:rsidDel="005A0C5E" w:rsidRDefault="00325DBA" w:rsidP="00830183">
            <w:pPr>
              <w:rPr>
                <w:del w:id="1871" w:author="Fabienne Schmaus" w:date="2026-05-11T08:37:00Z" w16du:dateUtc="2026-05-11T06:37:00Z"/>
                <w:rFonts w:cstheme="minorHAnsi"/>
                <w:b/>
                <w:bCs/>
                <w:color w:val="000000" w:themeColor="text1"/>
              </w:rPr>
            </w:pPr>
          </w:p>
          <w:p w14:paraId="1D4A74C6" w14:textId="77777777" w:rsidR="00325DBA" w:rsidRPr="00E17A61" w:rsidRDefault="00325DBA" w:rsidP="00830183">
            <w:pPr>
              <w:rPr>
                <w:rFonts w:cstheme="minorHAnsi"/>
                <w:color w:val="000000" w:themeColor="text1"/>
              </w:rPr>
            </w:pPr>
            <w:r>
              <w:rPr>
                <w:rFonts w:cstheme="minorHAnsi"/>
                <w:color w:val="000000" w:themeColor="text1"/>
              </w:rPr>
              <w:t>„</w:t>
            </w:r>
            <w:r w:rsidRPr="00E17A61">
              <w:rPr>
                <w:rFonts w:cstheme="minorHAnsi"/>
                <w:color w:val="000000" w:themeColor="text1"/>
              </w:rPr>
              <w:t>Ihr wollt diesen Winter keine Erkältung? Dann nehmt jeden Tag Vitamin C! Studien beweisen, dass es das Immunsystem stärkt und Erkältungen verhindert. Ich schwöre drauf – seit Jahren keine Erkältung mehr!</w:t>
            </w:r>
            <w:r>
              <w:rPr>
                <w:rFonts w:cstheme="minorHAnsi"/>
                <w:color w:val="000000" w:themeColor="text1"/>
              </w:rPr>
              <w:t>“</w:t>
            </w:r>
          </w:p>
          <w:p w14:paraId="38B4841F" w14:textId="69640F3E" w:rsidR="00325DBA" w:rsidRPr="00325DBA" w:rsidRDefault="00325DBA" w:rsidP="00830183">
            <w:pPr>
              <w:rPr>
                <w:rFonts w:cstheme="minorHAnsi"/>
                <w:i/>
                <w:iCs/>
                <w:color w:val="000000" w:themeColor="text1"/>
              </w:rPr>
            </w:pPr>
            <w:del w:id="1872" w:author="Fabienne Schmaus" w:date="2026-05-11T12:09:00Z" w16du:dateUtc="2026-05-11T10:09:00Z">
              <w:r w:rsidRPr="00325DBA" w:rsidDel="00325DBA">
                <w:rPr>
                  <w:rFonts w:cstheme="minorHAnsi"/>
                  <w:i/>
                  <w:iCs/>
                  <w:color w:val="000000" w:themeColor="text1"/>
                  <w:rPrChange w:id="1873" w:author="Fabienne Schmaus" w:date="2026-05-11T12:09:00Z" w16du:dateUtc="2026-05-11T10:09:00Z">
                    <w:rPr>
                      <w:rFonts w:cstheme="minorHAnsi"/>
                      <w:color w:val="000000" w:themeColor="text1"/>
                    </w:rPr>
                  </w:rPrChange>
                </w:rPr>
                <w:delText xml:space="preserve">– </w:delText>
              </w:r>
            </w:del>
            <w:r w:rsidRPr="00325DBA">
              <w:rPr>
                <w:rFonts w:cstheme="minorHAnsi"/>
                <w:i/>
                <w:iCs/>
                <w:color w:val="000000" w:themeColor="text1"/>
                <w:rPrChange w:id="1874" w:author="Fabienne Schmaus" w:date="2026-05-11T12:09:00Z" w16du:dateUtc="2026-05-11T10:09:00Z">
                  <w:rPr>
                    <w:rFonts w:cstheme="minorHAnsi"/>
                    <w:color w:val="000000" w:themeColor="text1"/>
                  </w:rPr>
                </w:rPrChange>
              </w:rPr>
              <w:t>Instagram-Reel, @vitaminqueen, Produktempfehlung mit Rabattcode, 18.000 Follower</w:t>
            </w:r>
          </w:p>
        </w:tc>
      </w:tr>
      <w:tr w:rsidR="00325DBA" w14:paraId="51531C08" w14:textId="77777777" w:rsidTr="00325DBA">
        <w:tblPrEx>
          <w:tblW w:w="11057" w:type="dxa"/>
          <w:tblInd w:w="-289" w:type="dxa"/>
          <w:tblPrExChange w:id="1875" w:author="Fabienne Schmaus" w:date="2026-05-11T12:18:00Z" w16du:dateUtc="2026-05-11T10:18:00Z">
            <w:tblPrEx>
              <w:tblW w:w="11057" w:type="dxa"/>
              <w:tblInd w:w="-289" w:type="dxa"/>
            </w:tblPrEx>
          </w:tblPrExChange>
        </w:tblPrEx>
        <w:trPr>
          <w:trHeight w:val="2140"/>
          <w:trPrChange w:id="1876" w:author="Fabienne Schmaus" w:date="2026-05-11T12:18:00Z" w16du:dateUtc="2026-05-11T10:18:00Z">
            <w:trPr>
              <w:gridBefore w:val="1"/>
              <w:trHeight w:val="2989"/>
            </w:trPr>
          </w:trPrChange>
        </w:trPr>
        <w:tc>
          <w:tcPr>
            <w:tcW w:w="5517" w:type="dxa"/>
            <w:tcBorders>
              <w:top w:val="nil"/>
            </w:tcBorders>
            <w:tcPrChange w:id="1877" w:author="Fabienne Schmaus" w:date="2026-05-11T12:18:00Z" w16du:dateUtc="2026-05-11T10:18:00Z">
              <w:tcPr>
                <w:tcW w:w="5517" w:type="dxa"/>
                <w:gridSpan w:val="2"/>
                <w:tcBorders>
                  <w:top w:val="nil"/>
                </w:tcBorders>
              </w:tcPr>
            </w:tcPrChange>
          </w:tcPr>
          <w:p w14:paraId="017D6C43" w14:textId="77777777" w:rsidR="00325DBA" w:rsidRPr="00E17A61" w:rsidRDefault="00325DBA" w:rsidP="00325DBA">
            <w:pPr>
              <w:rPr>
                <w:rFonts w:cstheme="minorHAnsi"/>
                <w:b/>
                <w:bCs/>
                <w:color w:val="000000" w:themeColor="text1"/>
              </w:rPr>
            </w:pPr>
            <w:r w:rsidRPr="00E17A61">
              <w:rPr>
                <w:rFonts w:cstheme="minorHAnsi"/>
                <w:b/>
                <w:bCs/>
                <w:color w:val="000000" w:themeColor="text1"/>
              </w:rPr>
              <w:t>Informationen für den Faktencheck</w:t>
            </w:r>
          </w:p>
          <w:p w14:paraId="43AEEBE1" w14:textId="77777777" w:rsidR="00325DBA" w:rsidRPr="00E17A61" w:rsidRDefault="00325DBA" w:rsidP="00325DBA">
            <w:pPr>
              <w:rPr>
                <w:rFonts w:cstheme="minorHAnsi"/>
                <w:color w:val="000000" w:themeColor="text1"/>
              </w:rPr>
            </w:pPr>
            <w:r w:rsidRPr="00E17A61">
              <w:rPr>
                <w:rFonts w:cstheme="minorHAnsi"/>
                <w:b/>
                <w:bCs/>
                <w:color w:val="000000" w:themeColor="text1"/>
              </w:rPr>
              <w:t>Quelle A:</w:t>
            </w:r>
            <w:r w:rsidRPr="00E17A61">
              <w:rPr>
                <w:rFonts w:cstheme="minorHAnsi"/>
                <w:color w:val="000000" w:themeColor="text1"/>
              </w:rPr>
              <w:t xml:space="preserve"> Kommentarsektion Facebook – 450 Erlebnisberichte von Eltern, keine wissenschaftliche Grundlage</w:t>
            </w:r>
          </w:p>
          <w:p w14:paraId="289BF0A8" w14:textId="77777777" w:rsidR="00325DBA" w:rsidRPr="00E17A61" w:rsidRDefault="00325DBA" w:rsidP="00325DBA">
            <w:pPr>
              <w:rPr>
                <w:rFonts w:cstheme="minorHAnsi"/>
                <w:color w:val="000000" w:themeColor="text1"/>
              </w:rPr>
            </w:pPr>
            <w:r w:rsidRPr="00E17A61">
              <w:rPr>
                <w:rFonts w:cstheme="minorHAnsi"/>
                <w:b/>
                <w:bCs/>
                <w:color w:val="000000" w:themeColor="text1"/>
              </w:rPr>
              <w:t>Quelle B:</w:t>
            </w:r>
            <w:r w:rsidRPr="00E17A61">
              <w:rPr>
                <w:rFonts w:cstheme="minorHAnsi"/>
                <w:color w:val="000000" w:themeColor="text1"/>
              </w:rPr>
              <w:t xml:space="preserve"> Hoover, Milich et al. (1994), </w:t>
            </w:r>
            <w:r w:rsidRPr="00E17A61">
              <w:rPr>
                <w:rFonts w:cstheme="minorHAnsi"/>
                <w:i/>
                <w:iCs/>
                <w:color w:val="000000" w:themeColor="text1"/>
              </w:rPr>
              <w:t>Journal of Abnormal Child Psychology</w:t>
            </w:r>
            <w:r w:rsidRPr="00E17A61">
              <w:rPr>
                <w:rFonts w:cstheme="minorHAnsi"/>
                <w:color w:val="000000" w:themeColor="text1"/>
              </w:rPr>
              <w:t xml:space="preserve"> – Doppelblindstudie: Kinder, denen Zucker gegeben wurde, zeigten kein erhöhtes </w:t>
            </w:r>
            <w:r w:rsidRPr="00E17A61">
              <w:rPr>
                <w:rFonts w:cstheme="minorHAnsi"/>
                <w:color w:val="000000" w:themeColor="text1"/>
              </w:rPr>
              <w:lastRenderedPageBreak/>
              <w:t xml:space="preserve">Aktivitätsniveau. Aber: Mütter, die </w:t>
            </w:r>
            <w:r w:rsidRPr="00E17A61">
              <w:rPr>
                <w:rFonts w:cstheme="minorHAnsi"/>
                <w:i/>
                <w:iCs/>
                <w:color w:val="000000" w:themeColor="text1"/>
              </w:rPr>
              <w:t>glaubten</w:t>
            </w:r>
            <w:r w:rsidRPr="00E17A61">
              <w:rPr>
                <w:rFonts w:cstheme="minorHAnsi"/>
                <w:color w:val="000000" w:themeColor="text1"/>
              </w:rPr>
              <w:t>, ihr Kind habe Zucker bekommen, schätzten es als hyperaktiver ein.</w:t>
            </w:r>
          </w:p>
          <w:p w14:paraId="016C1AC7" w14:textId="3D36E246" w:rsidR="00325DBA" w:rsidRPr="00E17A61" w:rsidRDefault="00325DBA" w:rsidP="00325DBA">
            <w:pPr>
              <w:rPr>
                <w:rFonts w:cstheme="minorHAnsi"/>
                <w:color w:val="000000" w:themeColor="text1"/>
              </w:rPr>
            </w:pPr>
            <w:r w:rsidRPr="00E17A61">
              <w:rPr>
                <w:rFonts w:cstheme="minorHAnsi"/>
                <w:b/>
                <w:bCs/>
                <w:color w:val="000000" w:themeColor="text1"/>
              </w:rPr>
              <w:t>Quelle C:</w:t>
            </w:r>
            <w:r w:rsidRPr="00E17A61">
              <w:rPr>
                <w:rFonts w:cstheme="minorHAnsi"/>
                <w:color w:val="000000" w:themeColor="text1"/>
              </w:rPr>
              <w:t xml:space="preserve"> Deutsche Gesellschaft für Psychiatrie und Psychotherapie</w:t>
            </w:r>
            <w:ins w:id="1878" w:author="Fabienne Schmaus" w:date="2026-05-11T12:17:00Z" w16du:dateUtc="2026-05-11T10:17:00Z">
              <w:r>
                <w:rPr>
                  <w:rFonts w:cstheme="minorHAnsi"/>
                  <w:color w:val="000000" w:themeColor="text1"/>
                </w:rPr>
                <w:t xml:space="preserve">: </w:t>
              </w:r>
            </w:ins>
            <w:del w:id="1879" w:author="Fabienne Schmaus" w:date="2026-05-11T12:17:00Z" w16du:dateUtc="2026-05-11T10:17:00Z">
              <w:r w:rsidRPr="00E17A61" w:rsidDel="00325DBA">
                <w:rPr>
                  <w:rFonts w:cstheme="minorHAnsi"/>
                  <w:color w:val="000000" w:themeColor="text1"/>
                </w:rPr>
                <w:delText xml:space="preserve"> – </w:delText>
              </w:r>
            </w:del>
            <w:r>
              <w:rPr>
                <w:rFonts w:cstheme="minorHAnsi"/>
                <w:color w:val="000000" w:themeColor="text1"/>
              </w:rPr>
              <w:t>„</w:t>
            </w:r>
            <w:r w:rsidRPr="00E17A61">
              <w:rPr>
                <w:rFonts w:cstheme="minorHAnsi"/>
                <w:color w:val="000000" w:themeColor="text1"/>
              </w:rPr>
              <w:t>Kein wissenschaftlicher Beleg für den Zusammenhang zwischen Zuckerkonsum und Hyperaktivität bei Kindern.</w:t>
            </w:r>
            <w:r>
              <w:rPr>
                <w:rFonts w:cstheme="minorHAnsi"/>
                <w:color w:val="000000" w:themeColor="text1"/>
              </w:rPr>
              <w:t>“</w:t>
            </w:r>
          </w:p>
          <w:p w14:paraId="2B4BEB2F" w14:textId="6253E638" w:rsidR="00325DBA" w:rsidRPr="00E17A61" w:rsidDel="00325DBA" w:rsidRDefault="00325DBA" w:rsidP="00325DBA">
            <w:pPr>
              <w:rPr>
                <w:del w:id="1880" w:author="Fabienne Schmaus" w:date="2026-05-11T12:18:00Z" w16du:dateUtc="2026-05-11T10:18:00Z"/>
                <w:rFonts w:cstheme="minorHAnsi"/>
                <w:color w:val="000000" w:themeColor="text1"/>
              </w:rPr>
            </w:pPr>
            <w:r w:rsidRPr="00E17A61">
              <w:rPr>
                <w:rFonts w:cstheme="minorHAnsi"/>
                <w:b/>
                <w:bCs/>
                <w:color w:val="000000" w:themeColor="text1"/>
              </w:rPr>
              <w:t>Quelle D:</w:t>
            </w:r>
            <w:r w:rsidRPr="00E17A61">
              <w:rPr>
                <w:rFonts w:cstheme="minorHAnsi"/>
                <w:color w:val="000000" w:themeColor="text1"/>
              </w:rPr>
              <w:t xml:space="preserve"> Harvard Health Publishing</w:t>
            </w:r>
            <w:del w:id="1881" w:author="Fabienne Schmaus" w:date="2026-05-11T12:18:00Z" w16du:dateUtc="2026-05-11T10:18:00Z">
              <w:r w:rsidRPr="00E17A61" w:rsidDel="00325DBA">
                <w:rPr>
                  <w:rFonts w:cstheme="minorHAnsi"/>
                  <w:color w:val="000000" w:themeColor="text1"/>
                </w:rPr>
                <w:delText xml:space="preserve"> –</w:delText>
              </w:r>
            </w:del>
            <w:ins w:id="1882" w:author="Fabienne Schmaus" w:date="2026-05-11T12:18:00Z" w16du:dateUtc="2026-05-11T10:18:00Z">
              <w:r>
                <w:rPr>
                  <w:rFonts w:cstheme="minorHAnsi"/>
                  <w:color w:val="000000" w:themeColor="text1"/>
                </w:rPr>
                <w:t>:</w:t>
              </w:r>
            </w:ins>
            <w:r w:rsidRPr="00E17A61">
              <w:rPr>
                <w:rFonts w:cstheme="minorHAnsi"/>
                <w:color w:val="000000" w:themeColor="text1"/>
              </w:rPr>
              <w:t xml:space="preserve"> </w:t>
            </w:r>
            <w:r>
              <w:rPr>
                <w:rFonts w:cstheme="minorHAnsi"/>
                <w:color w:val="000000" w:themeColor="text1"/>
              </w:rPr>
              <w:t>„</w:t>
            </w:r>
            <w:r w:rsidRPr="00E17A61">
              <w:rPr>
                <w:rFonts w:cstheme="minorHAnsi"/>
                <w:color w:val="000000" w:themeColor="text1"/>
              </w:rPr>
              <w:t>Der Mythos hält sich hartnäckig. Wahrscheinliche Erklärung: Kinder werden Zucker typischerweise auf Festen gegeben – das soziale Setting, die Aufregung und der Schlafmangel erklären das Verhalten, nicht der Zucker.</w:t>
            </w:r>
            <w:r>
              <w:rPr>
                <w:rFonts w:cstheme="minorHAnsi"/>
                <w:color w:val="000000" w:themeColor="text1"/>
              </w:rPr>
              <w:t>“</w:t>
            </w:r>
          </w:p>
          <w:p w14:paraId="4CCBC459" w14:textId="77777777" w:rsidR="00325DBA" w:rsidRPr="00E17A61" w:rsidDel="005A0C5E" w:rsidRDefault="00325DBA" w:rsidP="00830183">
            <w:pPr>
              <w:rPr>
                <w:rFonts w:cstheme="minorHAnsi"/>
                <w:b/>
                <w:bCs/>
                <w:color w:val="000000" w:themeColor="text1"/>
              </w:rPr>
            </w:pPr>
          </w:p>
        </w:tc>
        <w:tc>
          <w:tcPr>
            <w:tcW w:w="5540" w:type="dxa"/>
            <w:tcBorders>
              <w:top w:val="nil"/>
            </w:tcBorders>
            <w:tcPrChange w:id="1883" w:author="Fabienne Schmaus" w:date="2026-05-11T12:18:00Z" w16du:dateUtc="2026-05-11T10:18:00Z">
              <w:tcPr>
                <w:tcW w:w="5540" w:type="dxa"/>
                <w:gridSpan w:val="2"/>
                <w:tcBorders>
                  <w:top w:val="nil"/>
                </w:tcBorders>
              </w:tcPr>
            </w:tcPrChange>
          </w:tcPr>
          <w:p w14:paraId="08AAA507" w14:textId="77777777" w:rsidR="00325DBA" w:rsidRPr="00E17A61" w:rsidRDefault="00325DBA" w:rsidP="00325DBA">
            <w:pPr>
              <w:rPr>
                <w:rFonts w:cstheme="minorHAnsi"/>
                <w:b/>
                <w:bCs/>
                <w:color w:val="000000" w:themeColor="text1"/>
              </w:rPr>
            </w:pPr>
            <w:r w:rsidRPr="00E17A61">
              <w:rPr>
                <w:rFonts w:cstheme="minorHAnsi"/>
                <w:b/>
                <w:bCs/>
                <w:color w:val="000000" w:themeColor="text1"/>
              </w:rPr>
              <w:lastRenderedPageBreak/>
              <w:t>Informationen für den Faktencheck</w:t>
            </w:r>
          </w:p>
          <w:p w14:paraId="1589C33B" w14:textId="77777777" w:rsidR="00325DBA" w:rsidRPr="00E17A61" w:rsidRDefault="00325DBA" w:rsidP="00325DBA">
            <w:pPr>
              <w:rPr>
                <w:rFonts w:cstheme="minorHAnsi"/>
                <w:color w:val="000000" w:themeColor="text1"/>
              </w:rPr>
            </w:pPr>
            <w:r w:rsidRPr="00E17A61">
              <w:rPr>
                <w:rFonts w:cstheme="minorHAnsi"/>
                <w:b/>
                <w:bCs/>
                <w:color w:val="000000" w:themeColor="text1"/>
              </w:rPr>
              <w:t>Quelle A:</w:t>
            </w:r>
            <w:r w:rsidRPr="00E17A61">
              <w:rPr>
                <w:rFonts w:cstheme="minorHAnsi"/>
                <w:color w:val="000000" w:themeColor="text1"/>
              </w:rPr>
              <w:t xml:space="preserve"> @vitaminqueen – keine medizinische Qualifikation, Rabattcode = kommerzielle Verbindung zum Produkt</w:t>
            </w:r>
          </w:p>
          <w:p w14:paraId="61135F0F" w14:textId="7B5A8A0E" w:rsidR="00325DBA" w:rsidRPr="00E17A61" w:rsidRDefault="00325DBA" w:rsidP="00325DBA">
            <w:pPr>
              <w:rPr>
                <w:rFonts w:cstheme="minorHAnsi"/>
                <w:color w:val="000000" w:themeColor="text1"/>
              </w:rPr>
            </w:pPr>
            <w:r w:rsidRPr="00E17A61">
              <w:rPr>
                <w:rFonts w:cstheme="minorHAnsi"/>
                <w:b/>
                <w:bCs/>
                <w:color w:val="000000" w:themeColor="text1"/>
              </w:rPr>
              <w:t>Quelle B:</w:t>
            </w:r>
            <w:r w:rsidRPr="00E17A61">
              <w:rPr>
                <w:rFonts w:cstheme="minorHAnsi"/>
                <w:color w:val="000000" w:themeColor="text1"/>
              </w:rPr>
              <w:t xml:space="preserve"> Cochrane Review (Hemilä &amp; Chalker, 2013, aktualisiert 2023)</w:t>
            </w:r>
            <w:ins w:id="1884" w:author="Fabienne Schmaus" w:date="2026-05-11T12:18:00Z" w16du:dateUtc="2026-05-11T10:18:00Z">
              <w:r>
                <w:rPr>
                  <w:rFonts w:cstheme="minorHAnsi"/>
                  <w:color w:val="000000" w:themeColor="text1"/>
                </w:rPr>
                <w:t xml:space="preserve">: </w:t>
              </w:r>
            </w:ins>
            <w:del w:id="1885" w:author="Fabienne Schmaus" w:date="2026-05-11T12:18:00Z" w16du:dateUtc="2026-05-11T10:18:00Z">
              <w:r w:rsidRPr="00E17A61" w:rsidDel="00325DBA">
                <w:rPr>
                  <w:rFonts w:cstheme="minorHAnsi"/>
                  <w:color w:val="000000" w:themeColor="text1"/>
                </w:rPr>
                <w:delText xml:space="preserve"> – </w:delText>
              </w:r>
            </w:del>
            <w:r w:rsidRPr="00E17A61">
              <w:rPr>
                <w:rFonts w:cstheme="minorHAnsi"/>
                <w:color w:val="000000" w:themeColor="text1"/>
              </w:rPr>
              <w:t>größte Übersichtsarbeit zum Thema</w:t>
            </w:r>
            <w:del w:id="1886" w:author="Fabienne Schmaus" w:date="2026-05-11T12:18:00Z" w16du:dateUtc="2026-05-11T10:18:00Z">
              <w:r w:rsidRPr="00E17A61" w:rsidDel="00325DBA">
                <w:rPr>
                  <w:rFonts w:cstheme="minorHAnsi"/>
                  <w:color w:val="000000" w:themeColor="text1"/>
                </w:rPr>
                <w:delText xml:space="preserve">: </w:delText>
              </w:r>
            </w:del>
            <w:ins w:id="1887" w:author="Fabienne Schmaus" w:date="2026-05-11T12:18:00Z" w16du:dateUtc="2026-05-11T10:18:00Z">
              <w:r>
                <w:rPr>
                  <w:rFonts w:cstheme="minorHAnsi"/>
                  <w:color w:val="000000" w:themeColor="text1"/>
                </w:rPr>
                <w:t>.</w:t>
              </w:r>
              <w:r w:rsidRPr="00E17A61">
                <w:rPr>
                  <w:rFonts w:cstheme="minorHAnsi"/>
                  <w:color w:val="000000" w:themeColor="text1"/>
                </w:rPr>
                <w:t xml:space="preserve"> </w:t>
              </w:r>
            </w:ins>
            <w:r w:rsidRPr="00E17A61">
              <w:rPr>
                <w:rFonts w:cstheme="minorHAnsi"/>
                <w:color w:val="000000" w:themeColor="text1"/>
              </w:rPr>
              <w:t xml:space="preserve">Vitamin C reduziert bei der allgemeinen Bevölkerung weder Häufigkeit noch Schwere von Erkältungen </w:t>
            </w:r>
            <w:r w:rsidRPr="00E17A61">
              <w:rPr>
                <w:rFonts w:cstheme="minorHAnsi"/>
                <w:color w:val="000000" w:themeColor="text1"/>
              </w:rPr>
              <w:lastRenderedPageBreak/>
              <w:t>nennenswert. Ausnahme: Leistungssportler</w:t>
            </w:r>
            <w:del w:id="1888" w:author="Fabienne Schmaus" w:date="2026-05-11T09:15:00Z" w16du:dateUtc="2026-05-11T07:15:00Z">
              <w:r w:rsidRPr="00E17A61" w:rsidDel="00F7152F">
                <w:rPr>
                  <w:rFonts w:cstheme="minorHAnsi"/>
                  <w:color w:val="000000" w:themeColor="text1"/>
                </w:rPr>
                <w:delText>:</w:delText>
              </w:r>
            </w:del>
            <w:r w:rsidRPr="00E17A61">
              <w:rPr>
                <w:rFonts w:cstheme="minorHAnsi"/>
                <w:color w:val="000000" w:themeColor="text1"/>
              </w:rPr>
              <w:t xml:space="preserve">innen </w:t>
            </w:r>
            <w:ins w:id="1889" w:author="Fabienne Schmaus" w:date="2026-05-11T09:15:00Z" w16du:dateUtc="2026-05-11T07:15:00Z">
              <w:r>
                <w:rPr>
                  <w:rFonts w:cstheme="minorHAnsi"/>
                  <w:color w:val="000000" w:themeColor="text1"/>
                </w:rPr>
                <w:t xml:space="preserve">und Leistungssportler </w:t>
              </w:r>
            </w:ins>
            <w:r w:rsidRPr="00E17A61">
              <w:rPr>
                <w:rFonts w:cstheme="minorHAnsi"/>
                <w:color w:val="000000" w:themeColor="text1"/>
              </w:rPr>
              <w:t>in Extremsituationen zeigen einen kleinen Schutzeffekt.</w:t>
            </w:r>
          </w:p>
          <w:p w14:paraId="3F32BE3B" w14:textId="7D8983EE" w:rsidR="00325DBA" w:rsidRPr="00E17A61" w:rsidRDefault="00325DBA" w:rsidP="00325DBA">
            <w:pPr>
              <w:rPr>
                <w:rFonts w:cstheme="minorHAnsi"/>
                <w:color w:val="000000" w:themeColor="text1"/>
              </w:rPr>
            </w:pPr>
            <w:r w:rsidRPr="00E17A61">
              <w:rPr>
                <w:rFonts w:cstheme="minorHAnsi"/>
                <w:b/>
                <w:bCs/>
                <w:color w:val="000000" w:themeColor="text1"/>
              </w:rPr>
              <w:t>Quelle C:</w:t>
            </w:r>
            <w:r w:rsidRPr="00E17A61">
              <w:rPr>
                <w:rFonts w:cstheme="minorHAnsi"/>
                <w:color w:val="000000" w:themeColor="text1"/>
              </w:rPr>
              <w:t xml:space="preserve"> Bundeszentrale für gesundheitliche Aufklärung</w:t>
            </w:r>
            <w:ins w:id="1890" w:author="Fabienne Schmaus" w:date="2026-05-11T12:18:00Z" w16du:dateUtc="2026-05-11T10:18:00Z">
              <w:r>
                <w:rPr>
                  <w:rFonts w:cstheme="minorHAnsi"/>
                  <w:color w:val="000000" w:themeColor="text1"/>
                </w:rPr>
                <w:t xml:space="preserve">: </w:t>
              </w:r>
            </w:ins>
            <w:del w:id="1891" w:author="Fabienne Schmaus" w:date="2026-05-11T12:18:00Z" w16du:dateUtc="2026-05-11T10:18:00Z">
              <w:r w:rsidRPr="00E17A61" w:rsidDel="00325DBA">
                <w:rPr>
                  <w:rFonts w:cstheme="minorHAnsi"/>
                  <w:color w:val="000000" w:themeColor="text1"/>
                </w:rPr>
                <w:delText xml:space="preserve"> – </w:delText>
              </w:r>
            </w:del>
            <w:r>
              <w:rPr>
                <w:rFonts w:cstheme="minorHAnsi"/>
                <w:color w:val="000000" w:themeColor="text1"/>
              </w:rPr>
              <w:t>„</w:t>
            </w:r>
            <w:r w:rsidRPr="00E17A61">
              <w:rPr>
                <w:rFonts w:cstheme="minorHAnsi"/>
                <w:color w:val="000000" w:themeColor="text1"/>
              </w:rPr>
              <w:t>Eine Vitamin-C-Supplementierung ist bei ausgewogener Ernährung nicht notwendig. Ein echter Schutz vor Erkältungen ist wissenschaftlich nicht belegt.</w:t>
            </w:r>
            <w:r>
              <w:rPr>
                <w:rFonts w:cstheme="minorHAnsi"/>
                <w:color w:val="000000" w:themeColor="text1"/>
              </w:rPr>
              <w:t>“</w:t>
            </w:r>
          </w:p>
          <w:p w14:paraId="6EE672C3" w14:textId="43C2F4F0" w:rsidR="00325DBA" w:rsidDel="00325DBA" w:rsidRDefault="00325DBA" w:rsidP="00325DBA">
            <w:pPr>
              <w:rPr>
                <w:del w:id="1892" w:author="Fabienne Schmaus" w:date="2026-05-11T12:18:00Z" w16du:dateUtc="2026-05-11T10:18:00Z"/>
                <w:rFonts w:cstheme="minorHAnsi"/>
                <w:color w:val="000000" w:themeColor="text1"/>
              </w:rPr>
            </w:pPr>
            <w:r w:rsidRPr="00E17A61">
              <w:rPr>
                <w:rFonts w:cstheme="minorHAnsi"/>
                <w:b/>
                <w:bCs/>
                <w:color w:val="000000" w:themeColor="text1"/>
              </w:rPr>
              <w:t>Quelle D:</w:t>
            </w:r>
            <w:r w:rsidRPr="00E17A61">
              <w:rPr>
                <w:rFonts w:cstheme="minorHAnsi"/>
                <w:color w:val="000000" w:themeColor="text1"/>
              </w:rPr>
              <w:t xml:space="preserve"> Placebo-Studien zeigen: Wer glaubt, Vitamin C zu nehmen, fühlt sich bei Erkältungen etwas besser – unabhängig davon, ob das Präparat wirklich Vitamin C enthielt</w:t>
            </w:r>
            <w:ins w:id="1893" w:author="Fabienne Schmaus" w:date="2026-05-11T12:18:00Z" w16du:dateUtc="2026-05-11T10:18:00Z">
              <w:r>
                <w:rPr>
                  <w:rFonts w:cstheme="minorHAnsi"/>
                  <w:color w:val="000000" w:themeColor="text1"/>
                </w:rPr>
                <w:t>.</w:t>
              </w:r>
            </w:ins>
          </w:p>
          <w:p w14:paraId="403877A7" w14:textId="18B8B9F9" w:rsidR="00325DBA" w:rsidRPr="00E17A61" w:rsidDel="005A0C5E" w:rsidRDefault="00325DBA" w:rsidP="00325DBA">
            <w:pPr>
              <w:rPr>
                <w:rFonts w:cstheme="minorHAnsi"/>
                <w:b/>
                <w:bCs/>
                <w:color w:val="000000" w:themeColor="text1"/>
              </w:rPr>
            </w:pPr>
          </w:p>
        </w:tc>
      </w:tr>
    </w:tbl>
    <w:p w14:paraId="619A8FD2" w14:textId="77777777" w:rsidR="00CD6B49" w:rsidRDefault="00CD6B49">
      <w:pPr>
        <w:rPr>
          <w:ins w:id="1894" w:author="Fabienne Schmaus" w:date="2026-05-11T12:21:00Z" w16du:dateUtc="2026-05-11T10:21:00Z"/>
          <w:rFonts w:cstheme="minorHAnsi"/>
          <w:color w:val="000000" w:themeColor="text1"/>
        </w:rPr>
      </w:pPr>
      <w:ins w:id="1895" w:author="Fabienne Schmaus" w:date="2026-05-11T12:21:00Z" w16du:dateUtc="2026-05-11T10:21:00Z">
        <w:r>
          <w:rPr>
            <w:rFonts w:cstheme="minorHAnsi"/>
            <w:color w:val="000000" w:themeColor="text1"/>
          </w:rPr>
          <w:lastRenderedPageBreak/>
          <w:br w:type="page"/>
        </w:r>
      </w:ins>
    </w:p>
    <w:p w14:paraId="097544FD" w14:textId="65007FB4" w:rsidR="00CD6B49" w:rsidRPr="008422CD" w:rsidRDefault="00CD6B49" w:rsidP="00CD6B49">
      <w:pPr>
        <w:spacing w:after="0" w:line="276" w:lineRule="auto"/>
        <w:rPr>
          <w:ins w:id="1896" w:author="Fabienne Schmaus" w:date="2026-05-11T12:21:00Z" w16du:dateUtc="2026-05-11T10:21:00Z"/>
          <w:rFonts w:cstheme="minorHAnsi"/>
          <w:color w:val="000000" w:themeColor="text1"/>
        </w:rPr>
      </w:pPr>
      <w:ins w:id="1897" w:author="Fabienne Schmaus" w:date="2026-05-11T12:21:00Z" w16du:dateUtc="2026-05-11T10:21:00Z">
        <w:r w:rsidRPr="008422CD">
          <w:rPr>
            <w:rFonts w:cstheme="minorHAnsi"/>
            <w:color w:val="000000" w:themeColor="text1"/>
            <w:highlight w:val="yellow"/>
          </w:rPr>
          <w:lastRenderedPageBreak/>
          <w:t>((Seite xx</w:t>
        </w:r>
      </w:ins>
      <w:ins w:id="1898" w:author="Fabienne Schmaus" w:date="2026-05-11T12:22:00Z" w16du:dateUtc="2026-05-11T10:22:00Z">
        <w:r>
          <w:rPr>
            <w:rFonts w:cstheme="minorHAnsi"/>
            <w:color w:val="000000" w:themeColor="text1"/>
            <w:highlight w:val="yellow"/>
          </w:rPr>
          <w:t xml:space="preserve"> / gehört zum vorigen Arbeitsblatt</w:t>
        </w:r>
      </w:ins>
      <w:ins w:id="1899" w:author="Fabienne Schmaus" w:date="2026-05-11T12:21:00Z" w16du:dateUtc="2026-05-11T10:21:00Z">
        <w:r w:rsidRPr="008422CD">
          <w:rPr>
            <w:rFonts w:cstheme="minorHAnsi"/>
            <w:color w:val="000000" w:themeColor="text1"/>
            <w:highlight w:val="yellow"/>
          </w:rPr>
          <w:t>))</w:t>
        </w:r>
        <w:r w:rsidRPr="008422CD">
          <w:rPr>
            <w:rFonts w:cstheme="minorHAnsi"/>
            <w:color w:val="000000" w:themeColor="text1"/>
          </w:rPr>
          <w:t xml:space="preserve"> </w:t>
        </w:r>
      </w:ins>
    </w:p>
    <w:p w14:paraId="15D2DBD8" w14:textId="44EB9D61" w:rsidR="008A0BA9" w:rsidRPr="00CD6B49" w:rsidDel="00CD6B49" w:rsidRDefault="00CD6B49" w:rsidP="008A0BA9">
      <w:pPr>
        <w:rPr>
          <w:del w:id="1900" w:author="Fabienne Schmaus" w:date="2026-05-11T12:23:00Z" w16du:dateUtc="2026-05-11T10:23:00Z"/>
          <w:rFonts w:cstheme="minorHAnsi"/>
          <w:i/>
          <w:iCs/>
          <w:color w:val="000000" w:themeColor="text1"/>
          <w:rPrChange w:id="1901" w:author="Fabienne Schmaus" w:date="2026-05-11T12:23:00Z" w16du:dateUtc="2026-05-11T10:23:00Z">
            <w:rPr>
              <w:del w:id="1902" w:author="Fabienne Schmaus" w:date="2026-05-11T12:23:00Z" w16du:dateUtc="2026-05-11T10:23:00Z"/>
              <w:rFonts w:cstheme="minorHAnsi"/>
              <w:color w:val="000000" w:themeColor="text1"/>
            </w:rPr>
          </w:rPrChange>
        </w:rPr>
      </w:pPr>
      <w:ins w:id="1903" w:author="Fabienne Schmaus" w:date="2026-05-11T12:28:00Z" w16du:dateUtc="2026-05-11T10:28:00Z">
        <w:r>
          <w:rPr>
            <w:rFonts w:cstheme="minorHAnsi"/>
            <w:b/>
            <w:bCs/>
            <w:color w:val="000000" w:themeColor="text1"/>
          </w:rPr>
          <w:t>2</w:t>
        </w:r>
        <w:r w:rsidRPr="00CD6B49">
          <w:rPr>
            <w:rFonts w:cstheme="minorHAnsi"/>
            <w:b/>
            <w:bCs/>
            <w:color w:val="000000" w:themeColor="text1"/>
          </w:rPr>
          <w:t xml:space="preserve">. </w:t>
        </w:r>
      </w:ins>
      <w:ins w:id="1904" w:author="Fabienne Schmaus" w:date="2026-05-11T12:22:00Z" w16du:dateUtc="2026-05-11T10:22:00Z">
        <w:r w:rsidRPr="00CD6B49">
          <w:rPr>
            <w:rFonts w:cstheme="minorHAnsi"/>
            <w:i/>
            <w:iCs/>
            <w:color w:val="000000" w:themeColor="text1"/>
            <w:rPrChange w:id="1905" w:author="Fabienne Schmaus" w:date="2026-05-11T12:23:00Z" w16du:dateUtc="2026-05-11T10:23:00Z">
              <w:rPr>
                <w:rFonts w:cstheme="minorHAnsi"/>
                <w:color w:val="000000" w:themeColor="text1"/>
              </w:rPr>
            </w:rPrChange>
          </w:rPr>
          <w:t xml:space="preserve">Für </w:t>
        </w:r>
        <w:r w:rsidRPr="00CD6B49">
          <w:rPr>
            <w:rFonts w:cstheme="minorHAnsi"/>
            <w:b/>
            <w:bCs/>
            <w:i/>
            <w:iCs/>
            <w:color w:val="000000" w:themeColor="text1"/>
            <w:rPrChange w:id="1906" w:author="Fabienne Schmaus" w:date="2026-05-11T12:23:00Z" w16du:dateUtc="2026-05-11T10:23:00Z">
              <w:rPr>
                <w:rFonts w:cstheme="minorHAnsi"/>
                <w:color w:val="000000" w:themeColor="text1"/>
              </w:rPr>
            </w:rPrChange>
          </w:rPr>
          <w:t>jede</w:t>
        </w:r>
        <w:r w:rsidRPr="00CD6B49">
          <w:rPr>
            <w:rFonts w:cstheme="minorHAnsi"/>
            <w:i/>
            <w:iCs/>
            <w:color w:val="000000" w:themeColor="text1"/>
            <w:rPrChange w:id="1907" w:author="Fabienne Schmaus" w:date="2026-05-11T12:23:00Z" w16du:dateUtc="2026-05-11T10:23:00Z">
              <w:rPr>
                <w:rFonts w:cstheme="minorHAnsi"/>
                <w:color w:val="000000" w:themeColor="text1"/>
              </w:rPr>
            </w:rPrChange>
          </w:rPr>
          <w:t xml:space="preserve"> Behauptung wendet nun die QQQQ-Methode </w:t>
        </w:r>
      </w:ins>
      <w:ins w:id="1908" w:author="Fabienne Schmaus" w:date="2026-05-11T12:25:00Z" w16du:dateUtc="2026-05-11T10:25:00Z">
        <w:r>
          <w:rPr>
            <w:rFonts w:cstheme="minorHAnsi"/>
            <w:i/>
            <w:iCs/>
            <w:color w:val="000000" w:themeColor="text1"/>
          </w:rPr>
          <w:t xml:space="preserve">an </w:t>
        </w:r>
      </w:ins>
      <w:ins w:id="1909" w:author="Fabienne Schmaus" w:date="2026-05-11T12:22:00Z" w16du:dateUtc="2026-05-11T10:22:00Z">
        <w:r w:rsidRPr="00CD6B49">
          <w:rPr>
            <w:rFonts w:cstheme="minorHAnsi"/>
            <w:i/>
            <w:iCs/>
            <w:color w:val="000000" w:themeColor="text1"/>
            <w:rPrChange w:id="1910" w:author="Fabienne Schmaus" w:date="2026-05-11T12:23:00Z" w16du:dateUtc="2026-05-11T10:23:00Z">
              <w:rPr>
                <w:rFonts w:cstheme="minorHAnsi"/>
                <w:color w:val="000000" w:themeColor="text1"/>
              </w:rPr>
            </w:rPrChange>
          </w:rPr>
          <w:t>und beantwortet die Fragen.</w:t>
        </w:r>
      </w:ins>
      <w:ins w:id="1911" w:author="Fabienne Schmaus" w:date="2026-05-11T12:25:00Z" w16du:dateUtc="2026-05-11T10:25:00Z">
        <w:r>
          <w:rPr>
            <w:rFonts w:cstheme="minorHAnsi"/>
            <w:i/>
            <w:iCs/>
            <w:color w:val="000000" w:themeColor="text1"/>
          </w:rPr>
          <w:t xml:space="preserve"> Was ist euer Ergebnis?</w:t>
        </w:r>
      </w:ins>
    </w:p>
    <w:p w14:paraId="20487FC8" w14:textId="07B531F0" w:rsidR="00830183" w:rsidRPr="00830183" w:rsidDel="00CD6B49" w:rsidRDefault="00CD6B49" w:rsidP="008A0BA9">
      <w:pPr>
        <w:rPr>
          <w:del w:id="1912" w:author="Fabienne Schmaus" w:date="2026-05-11T12:23:00Z" w16du:dateUtc="2026-05-11T10:23:00Z"/>
          <w:rFonts w:cstheme="minorHAnsi"/>
          <w:color w:val="000000" w:themeColor="text1"/>
        </w:rPr>
      </w:pPr>
      <w:ins w:id="1913" w:author="Fabienne Schmaus" w:date="2026-05-11T12:23:00Z" w16du:dateUtc="2026-05-11T10:23:00Z">
        <w:r>
          <w:rPr>
            <w:rFonts w:cstheme="minorHAnsi"/>
            <w:color w:val="000000" w:themeColor="text1"/>
          </w:rPr>
          <w:br/>
        </w:r>
      </w:ins>
    </w:p>
    <w:p w14:paraId="7005B351" w14:textId="5B189B8C" w:rsidR="008A0BA9" w:rsidRPr="00101746" w:rsidDel="005A0C5E" w:rsidRDefault="008A0BA9" w:rsidP="008A0BA9">
      <w:pPr>
        <w:rPr>
          <w:del w:id="1914" w:author="Fabienne Schmaus" w:date="2026-05-11T08:35:00Z" w16du:dateUtc="2026-05-11T06:35:00Z"/>
          <w:rFonts w:cstheme="minorHAnsi"/>
          <w:b/>
          <w:bCs/>
          <w:color w:val="000000" w:themeColor="text1"/>
        </w:rPr>
      </w:pPr>
      <w:del w:id="1915" w:author="Fabienne Schmaus" w:date="2026-05-11T10:04:00Z" w16du:dateUtc="2026-05-11T08:04:00Z">
        <w:r w:rsidRPr="00101746" w:rsidDel="007B0BF3">
          <w:rPr>
            <w:rFonts w:cstheme="minorHAnsi"/>
            <w:b/>
            <w:bCs/>
            <w:color w:val="000000" w:themeColor="text1"/>
          </w:rPr>
          <w:delText xml:space="preserve"> </w:delText>
        </w:r>
      </w:del>
      <w:del w:id="1916" w:author="Fabienne Schmaus" w:date="2026-05-11T08:35:00Z" w16du:dateUtc="2026-05-11T06:35:00Z">
        <w:r w:rsidRPr="00101746" w:rsidDel="005A0C5E">
          <w:rPr>
            <w:rFonts w:cstheme="minorHAnsi"/>
            <w:b/>
            <w:bCs/>
            <w:color w:val="000000" w:themeColor="text1"/>
          </w:rPr>
          <w:delText>– „Detox-Tee entgiftet deinen Körper"</w:delText>
        </w:r>
      </w:del>
    </w:p>
    <w:p w14:paraId="61F89FF3" w14:textId="55C69D45" w:rsidR="008A0BA9" w:rsidRPr="00E17A61" w:rsidRDefault="008A0BA9" w:rsidP="008A0BA9">
      <w:pPr>
        <w:rPr>
          <w:rFonts w:cstheme="minorHAnsi"/>
          <w:b/>
          <w:bCs/>
          <w:color w:val="000000" w:themeColor="text1"/>
        </w:rPr>
      </w:pPr>
      <w:del w:id="1917" w:author="Fabienne Schmaus" w:date="2026-05-11T12:23:00Z" w16du:dateUtc="2026-05-11T10:23:00Z">
        <w:r w:rsidRPr="00E17A61" w:rsidDel="00CD6B49">
          <w:rPr>
            <w:rFonts w:cstheme="minorHAnsi"/>
            <w:b/>
            <w:bCs/>
            <w:color w:val="000000" w:themeColor="text1"/>
          </w:rPr>
          <w:delText>Aufgabe: Wendet die QQQQ-Methode an</w:delText>
        </w:r>
      </w:del>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79"/>
        <w:gridCol w:w="2981"/>
      </w:tblGrid>
      <w:tr w:rsidR="008A0BA9" w:rsidRPr="00E17A61" w14:paraId="1DC0EB16" w14:textId="77777777" w:rsidTr="00830183">
        <w:trPr>
          <w:tblHeader/>
          <w:tblCellSpacing w:w="15" w:type="dxa"/>
        </w:trPr>
        <w:tc>
          <w:tcPr>
            <w:tcW w:w="0" w:type="auto"/>
            <w:vAlign w:val="center"/>
            <w:hideMark/>
          </w:tcPr>
          <w:p w14:paraId="1A1D22C4" w14:textId="6ECC260B" w:rsidR="008A0BA9" w:rsidRPr="00E17A61" w:rsidRDefault="008A0BA9" w:rsidP="008422CD">
            <w:pPr>
              <w:rPr>
                <w:rFonts w:cstheme="minorHAnsi"/>
                <w:b/>
                <w:bCs/>
                <w:color w:val="000000" w:themeColor="text1"/>
              </w:rPr>
            </w:pPr>
            <w:r w:rsidRPr="00E17A61">
              <w:rPr>
                <w:rFonts w:cstheme="minorHAnsi"/>
                <w:b/>
                <w:bCs/>
                <w:color w:val="000000" w:themeColor="text1"/>
              </w:rPr>
              <w:t>QQQQ-Frage</w:t>
            </w:r>
            <w:ins w:id="1918" w:author="Fabienne Schmaus" w:date="2026-05-11T12:04:00Z" w16du:dateUtc="2026-05-11T10:04:00Z">
              <w:r w:rsidR="00830183">
                <w:rPr>
                  <w:rFonts w:cstheme="minorHAnsi"/>
                  <w:b/>
                  <w:bCs/>
                  <w:color w:val="000000" w:themeColor="text1"/>
                </w:rPr>
                <w:t>n</w:t>
              </w:r>
            </w:ins>
          </w:p>
        </w:tc>
        <w:tc>
          <w:tcPr>
            <w:tcW w:w="2936" w:type="dxa"/>
            <w:vAlign w:val="center"/>
            <w:hideMark/>
          </w:tcPr>
          <w:p w14:paraId="6ACB8BD9" w14:textId="77777777" w:rsidR="008A0BA9" w:rsidRPr="00E17A61" w:rsidRDefault="008A0BA9" w:rsidP="008422CD">
            <w:pPr>
              <w:rPr>
                <w:rFonts w:cstheme="minorHAnsi"/>
                <w:b/>
                <w:bCs/>
                <w:color w:val="000000" w:themeColor="text1"/>
              </w:rPr>
            </w:pPr>
            <w:r w:rsidRPr="00E17A61">
              <w:rPr>
                <w:rFonts w:cstheme="minorHAnsi"/>
                <w:b/>
                <w:bCs/>
                <w:color w:val="000000" w:themeColor="text1"/>
              </w:rPr>
              <w:t>Eure Einschätzung</w:t>
            </w:r>
          </w:p>
        </w:tc>
      </w:tr>
      <w:tr w:rsidR="008A0BA9" w:rsidRPr="00E17A61" w14:paraId="07CCD80A" w14:textId="77777777" w:rsidTr="00830183">
        <w:trPr>
          <w:tblCellSpacing w:w="15" w:type="dxa"/>
        </w:trPr>
        <w:tc>
          <w:tcPr>
            <w:tcW w:w="0" w:type="auto"/>
            <w:vAlign w:val="center"/>
            <w:hideMark/>
          </w:tcPr>
          <w:p w14:paraId="0D076A29" w14:textId="77777777" w:rsidR="008A0BA9" w:rsidRPr="00E17A61" w:rsidRDefault="008A0BA9" w:rsidP="008422CD">
            <w:pPr>
              <w:rPr>
                <w:rFonts w:cstheme="minorHAnsi"/>
                <w:color w:val="000000" w:themeColor="text1"/>
              </w:rPr>
            </w:pPr>
            <w:r w:rsidRPr="00E17A61">
              <w:rPr>
                <w:rFonts w:cstheme="minorHAnsi"/>
                <w:b/>
                <w:bCs/>
                <w:color w:val="000000" w:themeColor="text1"/>
              </w:rPr>
              <w:t>Q1 – Quelle:</w:t>
            </w:r>
            <w:r w:rsidRPr="00E17A61">
              <w:rPr>
                <w:rFonts w:cstheme="minorHAnsi"/>
                <w:color w:val="000000" w:themeColor="text1"/>
              </w:rPr>
              <w:t xml:space="preserve"> Wer macht die Behauptung? Ist das eine unabhängige Quelle?</w:t>
            </w:r>
          </w:p>
        </w:tc>
        <w:tc>
          <w:tcPr>
            <w:tcW w:w="2936" w:type="dxa"/>
            <w:vAlign w:val="center"/>
            <w:hideMark/>
          </w:tcPr>
          <w:p w14:paraId="70805F17" w14:textId="77777777" w:rsidR="008A0BA9" w:rsidRPr="00E17A61" w:rsidRDefault="008A0BA9" w:rsidP="008422CD">
            <w:pPr>
              <w:rPr>
                <w:rFonts w:cstheme="minorHAnsi"/>
                <w:color w:val="000000" w:themeColor="text1"/>
              </w:rPr>
            </w:pPr>
          </w:p>
        </w:tc>
      </w:tr>
      <w:tr w:rsidR="008A0BA9" w:rsidRPr="00E17A61" w14:paraId="10B5B966" w14:textId="77777777" w:rsidTr="00830183">
        <w:trPr>
          <w:tblCellSpacing w:w="15" w:type="dxa"/>
        </w:trPr>
        <w:tc>
          <w:tcPr>
            <w:tcW w:w="0" w:type="auto"/>
            <w:vAlign w:val="center"/>
            <w:hideMark/>
          </w:tcPr>
          <w:p w14:paraId="5888B3A6" w14:textId="77777777" w:rsidR="008A0BA9" w:rsidRPr="00E17A61" w:rsidRDefault="008A0BA9" w:rsidP="008422CD">
            <w:pPr>
              <w:rPr>
                <w:rFonts w:cstheme="minorHAnsi"/>
                <w:color w:val="000000" w:themeColor="text1"/>
              </w:rPr>
            </w:pPr>
            <w:r w:rsidRPr="00E17A61">
              <w:rPr>
                <w:rFonts w:cstheme="minorHAnsi"/>
                <w:b/>
                <w:bCs/>
                <w:color w:val="000000" w:themeColor="text1"/>
              </w:rPr>
              <w:t>Q2 – Qualität:</w:t>
            </w:r>
            <w:r w:rsidRPr="00E17A61">
              <w:rPr>
                <w:rFonts w:cstheme="minorHAnsi"/>
                <w:color w:val="000000" w:themeColor="text1"/>
              </w:rPr>
              <w:t xml:space="preserve"> Welche Belege werden genannt? Sind das verlässliche Studien?</w:t>
            </w:r>
          </w:p>
        </w:tc>
        <w:tc>
          <w:tcPr>
            <w:tcW w:w="2936" w:type="dxa"/>
            <w:vAlign w:val="center"/>
            <w:hideMark/>
          </w:tcPr>
          <w:p w14:paraId="0F60D41B" w14:textId="77777777" w:rsidR="008A0BA9" w:rsidRPr="00E17A61" w:rsidRDefault="008A0BA9" w:rsidP="008422CD">
            <w:pPr>
              <w:rPr>
                <w:rFonts w:cstheme="minorHAnsi"/>
                <w:color w:val="000000" w:themeColor="text1"/>
              </w:rPr>
            </w:pPr>
          </w:p>
        </w:tc>
      </w:tr>
      <w:tr w:rsidR="008A0BA9" w:rsidRPr="00E17A61" w14:paraId="581CB942" w14:textId="77777777" w:rsidTr="00830183">
        <w:trPr>
          <w:tblCellSpacing w:w="15" w:type="dxa"/>
        </w:trPr>
        <w:tc>
          <w:tcPr>
            <w:tcW w:w="0" w:type="auto"/>
            <w:vAlign w:val="center"/>
            <w:hideMark/>
          </w:tcPr>
          <w:p w14:paraId="26962A44" w14:textId="77777777" w:rsidR="008A0BA9" w:rsidRPr="00E17A61" w:rsidRDefault="008A0BA9" w:rsidP="008422CD">
            <w:pPr>
              <w:rPr>
                <w:rFonts w:cstheme="minorHAnsi"/>
                <w:color w:val="000000" w:themeColor="text1"/>
              </w:rPr>
            </w:pPr>
            <w:r w:rsidRPr="00E17A61">
              <w:rPr>
                <w:rFonts w:cstheme="minorHAnsi"/>
                <w:b/>
                <w:bCs/>
                <w:color w:val="000000" w:themeColor="text1"/>
              </w:rPr>
              <w:t>Q3 – Querbezüge:</w:t>
            </w:r>
            <w:r w:rsidRPr="00E17A61">
              <w:rPr>
                <w:rFonts w:cstheme="minorHAnsi"/>
                <w:color w:val="000000" w:themeColor="text1"/>
              </w:rPr>
              <w:t xml:space="preserve"> Was sagen unabhängige Quellen (B und C)?</w:t>
            </w:r>
          </w:p>
        </w:tc>
        <w:tc>
          <w:tcPr>
            <w:tcW w:w="2936" w:type="dxa"/>
            <w:vAlign w:val="center"/>
            <w:hideMark/>
          </w:tcPr>
          <w:p w14:paraId="69E02C9F" w14:textId="77777777" w:rsidR="008A0BA9" w:rsidRPr="00E17A61" w:rsidRDefault="008A0BA9" w:rsidP="008422CD">
            <w:pPr>
              <w:rPr>
                <w:rFonts w:cstheme="minorHAnsi"/>
                <w:color w:val="000000" w:themeColor="text1"/>
              </w:rPr>
            </w:pPr>
          </w:p>
        </w:tc>
      </w:tr>
      <w:tr w:rsidR="008A0BA9" w:rsidRPr="00E17A61" w14:paraId="267855FD" w14:textId="77777777" w:rsidTr="00830183">
        <w:trPr>
          <w:tblCellSpacing w:w="15" w:type="dxa"/>
        </w:trPr>
        <w:tc>
          <w:tcPr>
            <w:tcW w:w="0" w:type="auto"/>
            <w:vAlign w:val="center"/>
            <w:hideMark/>
          </w:tcPr>
          <w:p w14:paraId="60FC0F96" w14:textId="77777777" w:rsidR="008A0BA9" w:rsidRPr="00E17A61" w:rsidRDefault="008A0BA9" w:rsidP="008422CD">
            <w:pPr>
              <w:rPr>
                <w:rFonts w:cstheme="minorHAnsi"/>
                <w:color w:val="000000" w:themeColor="text1"/>
              </w:rPr>
            </w:pPr>
            <w:r w:rsidRPr="00E17A61">
              <w:rPr>
                <w:rFonts w:cstheme="minorHAnsi"/>
                <w:b/>
                <w:bCs/>
                <w:color w:val="000000" w:themeColor="text1"/>
              </w:rPr>
              <w:t>Q4 – Qualitätssiegel:</w:t>
            </w:r>
            <w:r w:rsidRPr="00E17A61">
              <w:rPr>
                <w:rFonts w:cstheme="minorHAnsi"/>
                <w:color w:val="000000" w:themeColor="text1"/>
              </w:rPr>
              <w:t xml:space="preserve"> Gibt es ein Qualitätsmerkmal für diese Behauptung?</w:t>
            </w:r>
          </w:p>
        </w:tc>
        <w:tc>
          <w:tcPr>
            <w:tcW w:w="2936" w:type="dxa"/>
            <w:vAlign w:val="center"/>
            <w:hideMark/>
          </w:tcPr>
          <w:p w14:paraId="40EEDBF0" w14:textId="77777777" w:rsidR="008A0BA9" w:rsidRPr="00E17A61" w:rsidRDefault="008A0BA9" w:rsidP="008422CD">
            <w:pPr>
              <w:rPr>
                <w:rFonts w:cstheme="minorHAnsi"/>
                <w:color w:val="000000" w:themeColor="text1"/>
              </w:rPr>
            </w:pPr>
          </w:p>
        </w:tc>
      </w:tr>
    </w:tbl>
    <w:p w14:paraId="6ED17BC2" w14:textId="77777777" w:rsidR="00CD6B49" w:rsidRDefault="00CD6B49" w:rsidP="008A0BA9">
      <w:pPr>
        <w:rPr>
          <w:ins w:id="1919" w:author="Fabienne Schmaus" w:date="2026-05-11T12:23:00Z" w16du:dateUtc="2026-05-11T10:23:00Z"/>
          <w:rFonts w:cstheme="minorHAnsi"/>
          <w:b/>
          <w:bCs/>
          <w:color w:val="000000" w:themeColor="text1"/>
        </w:rPr>
      </w:pPr>
    </w:p>
    <w:p w14:paraId="71878F8B" w14:textId="65AAF81B" w:rsidR="008A0BA9" w:rsidRPr="00E17A61" w:rsidRDefault="008A0BA9" w:rsidP="008A0BA9">
      <w:pPr>
        <w:rPr>
          <w:rFonts w:cstheme="minorHAnsi"/>
          <w:color w:val="000000" w:themeColor="text1"/>
        </w:rPr>
      </w:pPr>
      <w:del w:id="1920" w:author="Fabienne Schmaus" w:date="2026-05-11T12:23:00Z" w16du:dateUtc="2026-05-11T10:23:00Z">
        <w:r w:rsidRPr="00E17A61" w:rsidDel="00CD6B49">
          <w:rPr>
            <w:rFonts w:cstheme="minorHAnsi"/>
            <w:b/>
            <w:bCs/>
            <w:color w:val="000000" w:themeColor="text1"/>
          </w:rPr>
          <w:delText xml:space="preserve">Unser </w:delText>
        </w:r>
      </w:del>
      <w:ins w:id="1921" w:author="Fabienne Schmaus" w:date="2026-05-11T12:24:00Z" w16du:dateUtc="2026-05-11T10:24:00Z">
        <w:r w:rsidR="00CD6B49">
          <w:rPr>
            <w:rFonts w:cstheme="minorHAnsi"/>
            <w:b/>
            <w:bCs/>
            <w:color w:val="000000" w:themeColor="text1"/>
          </w:rPr>
          <w:t>Unser</w:t>
        </w:r>
      </w:ins>
      <w:ins w:id="1922" w:author="Fabienne Schmaus" w:date="2026-05-11T12:23:00Z" w16du:dateUtc="2026-05-11T10:23:00Z">
        <w:r w:rsidR="00CD6B49" w:rsidRPr="00E17A61">
          <w:rPr>
            <w:rFonts w:cstheme="minorHAnsi"/>
            <w:b/>
            <w:bCs/>
            <w:color w:val="000000" w:themeColor="text1"/>
          </w:rPr>
          <w:t xml:space="preserve"> </w:t>
        </w:r>
      </w:ins>
      <w:r w:rsidRPr="00E17A61">
        <w:rPr>
          <w:rFonts w:cstheme="minorHAnsi"/>
          <w:b/>
          <w:bCs/>
          <w:color w:val="000000" w:themeColor="text1"/>
        </w:rPr>
        <w:t>Ergebnis:</w:t>
      </w:r>
    </w:p>
    <w:p w14:paraId="2FEDE674" w14:textId="77777777" w:rsidR="00CD6B49" w:rsidRDefault="008A0BA9" w:rsidP="008A0BA9">
      <w:pPr>
        <w:rPr>
          <w:ins w:id="1923" w:author="Fabienne Schmaus" w:date="2026-05-11T12:24:00Z" w16du:dateUtc="2026-05-11T10:24:00Z"/>
          <w:rFonts w:cstheme="minorHAnsi"/>
          <w:color w:val="000000" w:themeColor="text1"/>
        </w:rPr>
      </w:pPr>
      <w:r w:rsidRPr="00E17A61">
        <w:rPr>
          <w:rFonts w:ascii="Segoe UI Symbol" w:hAnsi="Segoe UI Symbol" w:cs="Segoe UI Symbol"/>
          <w:color w:val="000000" w:themeColor="text1"/>
        </w:rPr>
        <w:t>☐</w:t>
      </w:r>
      <w:r w:rsidRPr="00E17A61">
        <w:rPr>
          <w:rFonts w:cstheme="minorHAnsi"/>
          <w:color w:val="000000" w:themeColor="text1"/>
        </w:rPr>
        <w:t xml:space="preserve"> Die Behauptung ist verlässlich</w:t>
      </w:r>
      <w:ins w:id="1924" w:author="Fabienne Schmaus" w:date="2026-05-11T12:23:00Z" w16du:dateUtc="2026-05-11T10:23:00Z">
        <w:r w:rsidR="00CD6B49">
          <w:rPr>
            <w:rFonts w:cstheme="minorHAnsi"/>
            <w:color w:val="000000" w:themeColor="text1"/>
          </w:rPr>
          <w:t>.</w:t>
        </w:r>
        <w:r w:rsidR="00CD6B49">
          <w:rPr>
            <w:rFonts w:cstheme="minorHAnsi"/>
            <w:color w:val="000000" w:themeColor="text1"/>
          </w:rPr>
          <w:tab/>
        </w:r>
      </w:ins>
    </w:p>
    <w:p w14:paraId="6128DD59" w14:textId="56AC6D67" w:rsidR="00CD6B49" w:rsidRDefault="008A0BA9" w:rsidP="008A0BA9">
      <w:pPr>
        <w:rPr>
          <w:ins w:id="1925" w:author="Fabienne Schmaus" w:date="2026-05-11T12:23:00Z" w16du:dateUtc="2026-05-11T10:23:00Z"/>
          <w:rFonts w:cstheme="minorHAnsi"/>
          <w:color w:val="000000" w:themeColor="text1"/>
        </w:rPr>
      </w:pPr>
      <w:del w:id="1926" w:author="Fabienne Schmaus" w:date="2026-05-11T12:23:00Z" w16du:dateUtc="2026-05-11T10:23:00Z">
        <w:r w:rsidRPr="00E17A61" w:rsidDel="00CD6B49">
          <w:rPr>
            <w:rFonts w:cstheme="minorHAnsi"/>
            <w:color w:val="000000" w:themeColor="text1"/>
          </w:rPr>
          <w:delText xml:space="preserve"> </w:delText>
        </w:r>
      </w:del>
      <w:r w:rsidRPr="00E17A61">
        <w:rPr>
          <w:rFonts w:ascii="Segoe UI Symbol" w:hAnsi="Segoe UI Symbol" w:cs="Segoe UI Symbol"/>
          <w:color w:val="000000" w:themeColor="text1"/>
        </w:rPr>
        <w:t>☐</w:t>
      </w:r>
      <w:r w:rsidRPr="00E17A61">
        <w:rPr>
          <w:rFonts w:cstheme="minorHAnsi"/>
          <w:color w:val="000000" w:themeColor="text1"/>
        </w:rPr>
        <w:t xml:space="preserve"> Die Behauptung ist unklar / teilweise belegt</w:t>
      </w:r>
      <w:ins w:id="1927" w:author="Fabienne Schmaus" w:date="2026-05-11T12:23:00Z" w16du:dateUtc="2026-05-11T10:23:00Z">
        <w:r w:rsidR="00CD6B49">
          <w:rPr>
            <w:rFonts w:cstheme="minorHAnsi"/>
            <w:color w:val="000000" w:themeColor="text1"/>
          </w:rPr>
          <w:t>.</w:t>
        </w:r>
      </w:ins>
    </w:p>
    <w:p w14:paraId="789AB005" w14:textId="7F45F9EF" w:rsidR="008A0BA9" w:rsidRPr="00E17A61" w:rsidRDefault="008A0BA9" w:rsidP="008A0BA9">
      <w:pPr>
        <w:rPr>
          <w:rFonts w:cstheme="minorHAnsi"/>
          <w:color w:val="000000" w:themeColor="text1"/>
        </w:rPr>
      </w:pPr>
      <w:del w:id="1928" w:author="Fabienne Schmaus" w:date="2026-05-11T12:23:00Z" w16du:dateUtc="2026-05-11T10:23:00Z">
        <w:r w:rsidRPr="00E17A61" w:rsidDel="00CD6B49">
          <w:rPr>
            <w:rFonts w:cstheme="minorHAnsi"/>
            <w:color w:val="000000" w:themeColor="text1"/>
          </w:rPr>
          <w:delText xml:space="preserve"> </w:delText>
        </w:r>
      </w:del>
      <w:r w:rsidRPr="00E17A61">
        <w:rPr>
          <w:rFonts w:ascii="Segoe UI Symbol" w:hAnsi="Segoe UI Symbol" w:cs="Segoe UI Symbol"/>
          <w:color w:val="000000" w:themeColor="text1"/>
        </w:rPr>
        <w:t>☐</w:t>
      </w:r>
      <w:r w:rsidRPr="00E17A61">
        <w:rPr>
          <w:rFonts w:cstheme="minorHAnsi"/>
          <w:color w:val="000000" w:themeColor="text1"/>
        </w:rPr>
        <w:t xml:space="preserve"> Die Behauptung ist nicht haltbar</w:t>
      </w:r>
      <w:ins w:id="1929" w:author="Fabienne Schmaus" w:date="2026-05-11T12:23:00Z" w16du:dateUtc="2026-05-11T10:23:00Z">
        <w:r w:rsidR="00CD6B49">
          <w:rPr>
            <w:rFonts w:cstheme="minorHAnsi"/>
            <w:color w:val="000000" w:themeColor="text1"/>
          </w:rPr>
          <w:t>.</w:t>
        </w:r>
      </w:ins>
      <w:r w:rsidRPr="00E17A61">
        <w:rPr>
          <w:rFonts w:cstheme="minorHAnsi"/>
          <w:color w:val="000000" w:themeColor="text1"/>
        </w:rPr>
        <w:t xml:space="preserve"> / Fehlinformation</w:t>
      </w:r>
    </w:p>
    <w:p w14:paraId="31DE2542" w14:textId="77777777" w:rsidR="00CD6B49" w:rsidRDefault="00CD6B49" w:rsidP="008A0BA9">
      <w:pPr>
        <w:rPr>
          <w:ins w:id="1930" w:author="Fabienne Schmaus" w:date="2026-05-11T12:24:00Z" w16du:dateUtc="2026-05-11T10:24:00Z"/>
          <w:rFonts w:cstheme="minorHAnsi"/>
          <w:b/>
          <w:bCs/>
          <w:color w:val="000000" w:themeColor="text1"/>
        </w:rPr>
      </w:pPr>
    </w:p>
    <w:p w14:paraId="6C99A875" w14:textId="410A6F4D" w:rsidR="00CD6B49" w:rsidRDefault="00CD6B49" w:rsidP="008A0BA9">
      <w:pPr>
        <w:rPr>
          <w:ins w:id="1931" w:author="Fabienne Schmaus" w:date="2026-05-11T12:24:00Z" w16du:dateUtc="2026-05-11T10:24:00Z"/>
          <w:rFonts w:cstheme="minorHAnsi"/>
          <w:color w:val="000000" w:themeColor="text1"/>
        </w:rPr>
      </w:pPr>
      <w:ins w:id="1932" w:author="Fabienne Schmaus" w:date="2026-05-11T12:24:00Z" w16du:dateUtc="2026-05-11T10:24:00Z">
        <w:r>
          <w:rPr>
            <w:rFonts w:cstheme="minorHAnsi"/>
            <w:b/>
            <w:bCs/>
            <w:color w:val="000000" w:themeColor="text1"/>
          </w:rPr>
          <w:t xml:space="preserve">Unsere </w:t>
        </w:r>
      </w:ins>
      <w:r w:rsidR="008A0BA9" w:rsidRPr="00E17A61">
        <w:rPr>
          <w:rFonts w:cstheme="minorHAnsi"/>
          <w:b/>
          <w:bCs/>
          <w:color w:val="000000" w:themeColor="text1"/>
        </w:rPr>
        <w:t>Begründung in einem Satz:</w:t>
      </w:r>
    </w:p>
    <w:p w14:paraId="615F98A4" w14:textId="23305733" w:rsidR="008A0BA9" w:rsidRPr="00CD6B49" w:rsidRDefault="00CD6B49" w:rsidP="008A0BA9">
      <w:pPr>
        <w:rPr>
          <w:rFonts w:cstheme="minorHAnsi"/>
          <w:color w:val="000000" w:themeColor="text1"/>
        </w:rPr>
      </w:pPr>
      <w:ins w:id="1933" w:author="Fabienne Schmaus" w:date="2026-05-11T12:24:00Z" w16du:dateUtc="2026-05-11T10:24:00Z">
        <w:r w:rsidRPr="00CD6B49">
          <w:rPr>
            <w:rFonts w:cstheme="minorHAnsi"/>
            <w:color w:val="000000" w:themeColor="text1"/>
          </w:rPr>
          <w:t>____________________________</w:t>
        </w:r>
      </w:ins>
      <w:del w:id="1934" w:author="Fabienne Schmaus" w:date="2026-05-11T12:24:00Z" w16du:dateUtc="2026-05-11T10:24:00Z">
        <w:r w:rsidR="008A0BA9" w:rsidRPr="00CD6B49" w:rsidDel="00CD6B49">
          <w:rPr>
            <w:rFonts w:cstheme="minorHAnsi"/>
            <w:color w:val="000000" w:themeColor="text1"/>
          </w:rPr>
          <w:delText xml:space="preserve"> </w:delText>
        </w:r>
      </w:del>
      <w:r w:rsidR="008A0BA9" w:rsidRPr="00CD6B49">
        <w:rPr>
          <w:rFonts w:cstheme="minorHAnsi"/>
          <w:color w:val="000000" w:themeColor="text1"/>
          <w:rPrChange w:id="1935" w:author="Fabienne Schmaus" w:date="2026-05-11T12:24:00Z" w16du:dateUtc="2026-05-11T10:24:00Z">
            <w:rPr>
              <w:rFonts w:cstheme="minorHAnsi"/>
              <w:b/>
              <w:bCs/>
              <w:color w:val="000000" w:themeColor="text1"/>
            </w:rPr>
          </w:rPrChange>
        </w:rPr>
        <w:t>__________________________________________________________________</w:t>
      </w:r>
    </w:p>
    <w:p w14:paraId="7F6FEA2C" w14:textId="77777777" w:rsidR="00CD6B49" w:rsidRDefault="00CD6B49" w:rsidP="008A0BA9">
      <w:pPr>
        <w:rPr>
          <w:rFonts w:cstheme="minorHAnsi"/>
          <w:b/>
          <w:bCs/>
          <w:color w:val="000000" w:themeColor="text1"/>
        </w:rPr>
      </w:pPr>
    </w:p>
    <w:p w14:paraId="1475CA70" w14:textId="77777777" w:rsidR="00CD6B49" w:rsidRPr="00CD6B49" w:rsidRDefault="00CD6B49" w:rsidP="00CD6B49">
      <w:pPr>
        <w:rPr>
          <w:ins w:id="1936" w:author="Fabienne Schmaus" w:date="2026-05-11T12:28:00Z" w16du:dateUtc="2026-05-11T10:28:00Z"/>
          <w:rFonts w:cstheme="minorHAnsi"/>
          <w:i/>
          <w:iCs/>
          <w:color w:val="000000" w:themeColor="text1"/>
        </w:rPr>
      </w:pPr>
      <w:ins w:id="1937" w:author="Fabienne Schmaus" w:date="2026-05-11T12:28:00Z" w16du:dateUtc="2026-05-11T10:28:00Z">
        <w:r>
          <w:rPr>
            <w:rFonts w:cstheme="minorHAnsi"/>
            <w:b/>
            <w:bCs/>
            <w:color w:val="000000" w:themeColor="text1"/>
          </w:rPr>
          <w:t>3</w:t>
        </w:r>
        <w:r w:rsidRPr="00CD6B49">
          <w:rPr>
            <w:rFonts w:cstheme="minorHAnsi"/>
            <w:b/>
            <w:bCs/>
            <w:color w:val="000000" w:themeColor="text1"/>
          </w:rPr>
          <w:t xml:space="preserve">. </w:t>
        </w:r>
        <w:r w:rsidRPr="00CD6B49">
          <w:rPr>
            <w:rFonts w:cstheme="minorHAnsi"/>
            <w:i/>
            <w:iCs/>
            <w:color w:val="000000" w:themeColor="text1"/>
          </w:rPr>
          <w:t>Bereitet nun eine Kurzpräsentation vor. Präsentiert sie danach im Plenum (1 – 2 Min.).</w:t>
        </w:r>
      </w:ins>
    </w:p>
    <w:p w14:paraId="2B6FA9EA" w14:textId="26B8A3EF" w:rsidR="008A0BA9" w:rsidRPr="00E17A61" w:rsidDel="00CD6B49" w:rsidRDefault="008A0BA9" w:rsidP="008A0BA9">
      <w:pPr>
        <w:rPr>
          <w:del w:id="1938" w:author="Fabienne Schmaus" w:date="2026-05-11T12:28:00Z" w16du:dateUtc="2026-05-11T10:28:00Z"/>
          <w:rFonts w:cstheme="minorHAnsi"/>
          <w:b/>
          <w:bCs/>
          <w:color w:val="000000" w:themeColor="text1"/>
        </w:rPr>
      </w:pPr>
      <w:del w:id="1939" w:author="Fabienne Schmaus" w:date="2026-05-11T12:28:00Z" w16du:dateUtc="2026-05-11T10:28:00Z">
        <w:r w:rsidRPr="00E17A61" w:rsidDel="00CD6B49">
          <w:rPr>
            <w:rFonts w:cstheme="minorHAnsi"/>
            <w:b/>
            <w:bCs/>
            <w:color w:val="000000" w:themeColor="text1"/>
          </w:rPr>
          <w:delText>Für die Kurzpräsentation im Plenum (1–2 Min.)</w:delText>
        </w:r>
      </w:del>
    </w:p>
    <w:p w14:paraId="75D643C8" w14:textId="77777777" w:rsidR="008A0BA9" w:rsidRPr="00E17A61" w:rsidRDefault="008A0BA9" w:rsidP="008A0BA9">
      <w:pPr>
        <w:numPr>
          <w:ilvl w:val="0"/>
          <w:numId w:val="54"/>
        </w:numPr>
        <w:rPr>
          <w:rFonts w:cstheme="minorHAnsi"/>
          <w:color w:val="000000" w:themeColor="text1"/>
        </w:rPr>
      </w:pPr>
      <w:r w:rsidRPr="00E17A61">
        <w:rPr>
          <w:rFonts w:cstheme="minorHAnsi"/>
          <w:color w:val="000000" w:themeColor="text1"/>
        </w:rPr>
        <w:t>Was wird behauptet?</w:t>
      </w:r>
    </w:p>
    <w:p w14:paraId="37F33E53" w14:textId="77777777" w:rsidR="008A0BA9" w:rsidRPr="00E17A61" w:rsidRDefault="008A0BA9" w:rsidP="008A0BA9">
      <w:pPr>
        <w:numPr>
          <w:ilvl w:val="0"/>
          <w:numId w:val="54"/>
        </w:numPr>
        <w:rPr>
          <w:rFonts w:cstheme="minorHAnsi"/>
          <w:color w:val="000000" w:themeColor="text1"/>
        </w:rPr>
      </w:pPr>
      <w:r w:rsidRPr="00E17A61">
        <w:rPr>
          <w:rFonts w:cstheme="minorHAnsi"/>
          <w:color w:val="000000" w:themeColor="text1"/>
        </w:rPr>
        <w:t>Was sagen unabhängige Quellen?</w:t>
      </w:r>
    </w:p>
    <w:p w14:paraId="09AADAEF" w14:textId="77777777" w:rsidR="008A0BA9" w:rsidRPr="00E17A61" w:rsidRDefault="008A0BA9" w:rsidP="008A0BA9">
      <w:pPr>
        <w:numPr>
          <w:ilvl w:val="0"/>
          <w:numId w:val="54"/>
        </w:numPr>
        <w:rPr>
          <w:rFonts w:cstheme="minorHAnsi"/>
          <w:color w:val="000000" w:themeColor="text1"/>
        </w:rPr>
      </w:pPr>
      <w:r w:rsidRPr="00E17A61">
        <w:rPr>
          <w:rFonts w:cstheme="minorHAnsi"/>
          <w:color w:val="000000" w:themeColor="text1"/>
        </w:rPr>
        <w:t>Wie verlässlich ist die Aussage – und warum?</w:t>
      </w:r>
    </w:p>
    <w:bookmarkEnd w:id="1677"/>
    <w:p w14:paraId="31D731A3" w14:textId="77777777" w:rsidR="00830183" w:rsidRDefault="00830183">
      <w:pPr>
        <w:rPr>
          <w:rFonts w:cstheme="minorHAnsi"/>
          <w:color w:val="000000" w:themeColor="text1"/>
          <w:highlight w:val="yellow"/>
        </w:rPr>
      </w:pPr>
      <w:r>
        <w:rPr>
          <w:rFonts w:cstheme="minorHAnsi"/>
          <w:color w:val="000000" w:themeColor="text1"/>
          <w:highlight w:val="yellow"/>
        </w:rPr>
        <w:br w:type="page"/>
      </w:r>
    </w:p>
    <w:p w14:paraId="03497C5B" w14:textId="17F1C9CB" w:rsidR="008A0BA9" w:rsidRPr="008422CD" w:rsidRDefault="008A0BA9" w:rsidP="008A0BA9">
      <w:pPr>
        <w:spacing w:after="0" w:line="276" w:lineRule="auto"/>
        <w:rPr>
          <w:ins w:id="1940" w:author="Fabienne Schmaus" w:date="2026-05-11T08:59:00Z" w16du:dateUtc="2026-05-11T06:59:00Z"/>
          <w:rFonts w:cstheme="minorHAnsi"/>
          <w:color w:val="000000" w:themeColor="text1"/>
        </w:rPr>
      </w:pPr>
      <w:ins w:id="1941" w:author="Fabienne Schmaus" w:date="2026-05-11T08:59:00Z" w16du:dateUtc="2026-05-11T06:59:00Z">
        <w:r w:rsidRPr="008422CD">
          <w:rPr>
            <w:rFonts w:cstheme="minorHAnsi"/>
            <w:color w:val="000000" w:themeColor="text1"/>
            <w:highlight w:val="yellow"/>
          </w:rPr>
          <w:lastRenderedPageBreak/>
          <w:t>((Seite xx))</w:t>
        </w:r>
        <w:r w:rsidRPr="008422CD">
          <w:rPr>
            <w:rFonts w:cstheme="minorHAnsi"/>
            <w:color w:val="000000" w:themeColor="text1"/>
          </w:rPr>
          <w:t xml:space="preserve"> </w:t>
        </w:r>
      </w:ins>
    </w:p>
    <w:p w14:paraId="3589D562" w14:textId="130E91CC" w:rsidR="008A0BA9" w:rsidRPr="00CD6B49" w:rsidRDefault="008A0BA9" w:rsidP="008A0BA9">
      <w:pPr>
        <w:rPr>
          <w:rFonts w:cstheme="minorHAnsi"/>
          <w:color w:val="000000" w:themeColor="text1"/>
          <w:sz w:val="24"/>
          <w:szCs w:val="24"/>
        </w:rPr>
      </w:pPr>
      <w:r w:rsidRPr="00CD6B49">
        <w:rPr>
          <w:rFonts w:cstheme="minorHAnsi"/>
          <w:b/>
          <w:bCs/>
          <w:color w:val="000000" w:themeColor="text1"/>
          <w:sz w:val="24"/>
          <w:szCs w:val="24"/>
        </w:rPr>
        <w:t>A</w:t>
      </w:r>
      <w:ins w:id="1942" w:author="Fabienne Schmaus" w:date="2026-05-11T08:55:00Z" w16du:dateUtc="2026-05-11T06:55:00Z">
        <w:r w:rsidRPr="00CD6B49">
          <w:rPr>
            <w:rFonts w:cstheme="minorHAnsi"/>
            <w:b/>
            <w:bCs/>
            <w:color w:val="000000" w:themeColor="text1"/>
            <w:sz w:val="24"/>
            <w:szCs w:val="24"/>
          </w:rPr>
          <w:t xml:space="preserve">rbeitsblatt </w:t>
        </w:r>
      </w:ins>
      <w:del w:id="1943" w:author="Fabienne Schmaus" w:date="2026-05-11T08:55:00Z" w16du:dateUtc="2026-05-11T06:55:00Z">
        <w:r w:rsidRPr="00CD6B49" w:rsidDel="00ED0210">
          <w:rPr>
            <w:rFonts w:cstheme="minorHAnsi"/>
            <w:b/>
            <w:bCs/>
            <w:color w:val="000000" w:themeColor="text1"/>
            <w:sz w:val="24"/>
            <w:szCs w:val="24"/>
          </w:rPr>
          <w:delText xml:space="preserve">B </w:delText>
        </w:r>
      </w:del>
      <w:r w:rsidRPr="00CD6B49">
        <w:rPr>
          <w:rFonts w:cstheme="minorHAnsi"/>
          <w:b/>
          <w:bCs/>
          <w:color w:val="000000" w:themeColor="text1"/>
          <w:sz w:val="24"/>
          <w:szCs w:val="24"/>
        </w:rPr>
        <w:t>4</w:t>
      </w:r>
      <w:r w:rsidR="00CD6B49" w:rsidRPr="00CD6B49">
        <w:rPr>
          <w:rFonts w:cstheme="minorHAnsi"/>
          <w:b/>
          <w:bCs/>
          <w:color w:val="000000" w:themeColor="text1"/>
          <w:sz w:val="24"/>
          <w:szCs w:val="24"/>
        </w:rPr>
        <w:br/>
      </w:r>
      <w:del w:id="1944" w:author="Fabienne Schmaus" w:date="2026-05-11T08:55:00Z" w16du:dateUtc="2026-05-11T06:55:00Z">
        <w:r w:rsidRPr="00CD6B49" w:rsidDel="00ED0210">
          <w:rPr>
            <w:rFonts w:cstheme="minorHAnsi"/>
            <w:color w:val="000000" w:themeColor="text1"/>
            <w:sz w:val="24"/>
            <w:szCs w:val="24"/>
          </w:rPr>
          <w:delText xml:space="preserve">: </w:delText>
        </w:r>
      </w:del>
      <w:commentRangeStart w:id="1945"/>
      <w:commentRangeStart w:id="1946"/>
      <w:r w:rsidRPr="00CD6B49">
        <w:rPr>
          <w:rFonts w:cstheme="minorHAnsi"/>
          <w:color w:val="000000" w:themeColor="text1"/>
          <w:sz w:val="24"/>
          <w:szCs w:val="24"/>
        </w:rPr>
        <w:t xml:space="preserve">Drei fiktive </w:t>
      </w:r>
      <w:del w:id="1947" w:author="Fabienne Schmaus" w:date="2026-05-11T09:29:00Z" w16du:dateUtc="2026-05-11T07:29:00Z">
        <w:r w:rsidRPr="00CD6B49" w:rsidDel="002A290B">
          <w:rPr>
            <w:rFonts w:cstheme="minorHAnsi"/>
            <w:color w:val="000000" w:themeColor="text1"/>
            <w:sz w:val="24"/>
            <w:szCs w:val="24"/>
          </w:rPr>
          <w:delText>Influencer-</w:delText>
        </w:r>
      </w:del>
      <w:r w:rsidRPr="00CD6B49">
        <w:rPr>
          <w:rFonts w:cstheme="minorHAnsi"/>
          <w:color w:val="000000" w:themeColor="text1"/>
          <w:sz w:val="24"/>
          <w:szCs w:val="24"/>
        </w:rPr>
        <w:t>Profile</w:t>
      </w:r>
      <w:commentRangeEnd w:id="1945"/>
      <w:r w:rsidRPr="00CD6B49">
        <w:rPr>
          <w:rStyle w:val="Kommentarzeichen"/>
          <w:rFonts w:cstheme="minorHAnsi"/>
          <w:color w:val="000000" w:themeColor="text1"/>
          <w:sz w:val="24"/>
          <w:szCs w:val="24"/>
        </w:rPr>
        <w:commentReference w:id="1945"/>
      </w:r>
      <w:commentRangeEnd w:id="1946"/>
      <w:r w:rsidR="00F577C5" w:rsidRPr="00CD6B49">
        <w:rPr>
          <w:rStyle w:val="Kommentarzeichen"/>
          <w:rFonts w:cstheme="minorHAnsi"/>
          <w:color w:val="000000" w:themeColor="text1"/>
          <w:sz w:val="24"/>
          <w:szCs w:val="24"/>
        </w:rPr>
        <w:commentReference w:id="1946"/>
      </w:r>
      <w:ins w:id="1948" w:author="Fabienne Schmaus" w:date="2026-05-11T09:29:00Z" w16du:dateUtc="2026-05-11T07:29:00Z">
        <w:r w:rsidR="002A290B" w:rsidRPr="00CD6B49">
          <w:rPr>
            <w:rFonts w:cstheme="minorHAnsi"/>
            <w:color w:val="000000" w:themeColor="text1"/>
            <w:sz w:val="24"/>
            <w:szCs w:val="24"/>
          </w:rPr>
          <w:t xml:space="preserve"> von Influencerinnen und Influencer</w:t>
        </w:r>
      </w:ins>
    </w:p>
    <w:p w14:paraId="4212F588" w14:textId="2137DF24" w:rsidR="008A0BA9" w:rsidRDefault="008A0BA9" w:rsidP="008A0BA9">
      <w:pPr>
        <w:rPr>
          <w:ins w:id="1949" w:author="Fabienne Schmaus" w:date="2026-05-11T12:29:00Z" w16du:dateUtc="2026-05-11T10:29:00Z"/>
          <w:rFonts w:cstheme="minorHAnsi"/>
          <w:i/>
          <w:iCs/>
          <w:color w:val="000000" w:themeColor="text1"/>
        </w:rPr>
      </w:pPr>
      <w:del w:id="1950" w:author="Fabienne Schmaus" w:date="2026-05-11T12:28:00Z" w16du:dateUtc="2026-05-11T10:28:00Z">
        <w:r w:rsidRPr="00101746" w:rsidDel="00CD6B49">
          <w:rPr>
            <w:rFonts w:cstheme="minorHAnsi"/>
            <w:b/>
            <w:bCs/>
            <w:color w:val="000000" w:themeColor="text1"/>
          </w:rPr>
          <w:delText>Aufgabe</w:delText>
        </w:r>
      </w:del>
      <w:r w:rsidRPr="00CD6B49">
        <w:rPr>
          <w:rFonts w:cstheme="minorHAnsi"/>
          <w:i/>
          <w:iCs/>
          <w:color w:val="000000" w:themeColor="text1"/>
          <w:rPrChange w:id="1951" w:author="Fabienne Schmaus" w:date="2026-05-11T12:29:00Z" w16du:dateUtc="2026-05-11T10:29:00Z">
            <w:rPr>
              <w:rFonts w:cstheme="minorHAnsi"/>
              <w:color w:val="000000" w:themeColor="text1"/>
            </w:rPr>
          </w:rPrChange>
        </w:rPr>
        <w:t xml:space="preserve">Analysiert das euch zugeteilte </w:t>
      </w:r>
      <w:del w:id="1952" w:author="Fabienne Schmaus" w:date="2026-05-11T12:29:00Z" w16du:dateUtc="2026-05-11T10:29:00Z">
        <w:r w:rsidRPr="00CD6B49" w:rsidDel="00CD6B49">
          <w:rPr>
            <w:rFonts w:cstheme="minorHAnsi"/>
            <w:i/>
            <w:iCs/>
            <w:color w:val="000000" w:themeColor="text1"/>
            <w:rPrChange w:id="1953" w:author="Fabienne Schmaus" w:date="2026-05-11T12:29:00Z" w16du:dateUtc="2026-05-11T10:29:00Z">
              <w:rPr>
                <w:rFonts w:cstheme="minorHAnsi"/>
                <w:color w:val="000000" w:themeColor="text1"/>
              </w:rPr>
            </w:rPrChange>
          </w:rPr>
          <w:delText>Influencer-</w:delText>
        </w:r>
      </w:del>
      <w:r w:rsidRPr="00CD6B49">
        <w:rPr>
          <w:rFonts w:cstheme="minorHAnsi"/>
          <w:i/>
          <w:iCs/>
          <w:color w:val="000000" w:themeColor="text1"/>
          <w:rPrChange w:id="1954" w:author="Fabienne Schmaus" w:date="2026-05-11T12:29:00Z" w16du:dateUtc="2026-05-11T10:29:00Z">
            <w:rPr>
              <w:rFonts w:cstheme="minorHAnsi"/>
              <w:color w:val="000000" w:themeColor="text1"/>
            </w:rPr>
          </w:rPrChange>
        </w:rPr>
        <w:t>Profil</w:t>
      </w:r>
      <w:ins w:id="1955" w:author="Fabienne Schmaus" w:date="2026-05-11T12:29:00Z" w16du:dateUtc="2026-05-11T10:29:00Z">
        <w:r w:rsidR="00CD6B49">
          <w:rPr>
            <w:rFonts w:cstheme="minorHAnsi"/>
            <w:i/>
            <w:iCs/>
            <w:color w:val="000000" w:themeColor="text1"/>
          </w:rPr>
          <w:t xml:space="preserve"> der Influencerin oder des Influencers</w:t>
        </w:r>
      </w:ins>
      <w:r w:rsidRPr="00CD6B49">
        <w:rPr>
          <w:rFonts w:cstheme="minorHAnsi"/>
          <w:i/>
          <w:iCs/>
          <w:color w:val="000000" w:themeColor="text1"/>
          <w:rPrChange w:id="1956" w:author="Fabienne Schmaus" w:date="2026-05-11T12:29:00Z" w16du:dateUtc="2026-05-11T10:29:00Z">
            <w:rPr>
              <w:rFonts w:cstheme="minorHAnsi"/>
              <w:color w:val="000000" w:themeColor="text1"/>
            </w:rPr>
          </w:rPrChange>
        </w:rPr>
        <w:t xml:space="preserve">. Beantwortet die </w:t>
      </w:r>
      <w:ins w:id="1957" w:author="Fabienne Schmaus" w:date="2026-05-11T12:34:00Z" w16du:dateUtc="2026-05-11T10:34:00Z">
        <w:r w:rsidR="00F577C5">
          <w:rPr>
            <w:rFonts w:cstheme="minorHAnsi"/>
            <w:i/>
            <w:iCs/>
            <w:color w:val="000000" w:themeColor="text1"/>
          </w:rPr>
          <w:t>Analysef</w:t>
        </w:r>
      </w:ins>
      <w:del w:id="1958" w:author="Fabienne Schmaus" w:date="2026-05-11T12:34:00Z" w16du:dateUtc="2026-05-11T10:34:00Z">
        <w:r w:rsidRPr="00CD6B49" w:rsidDel="00F577C5">
          <w:rPr>
            <w:rFonts w:cstheme="minorHAnsi"/>
            <w:i/>
            <w:iCs/>
            <w:color w:val="000000" w:themeColor="text1"/>
            <w:rPrChange w:id="1959" w:author="Fabienne Schmaus" w:date="2026-05-11T12:29:00Z" w16du:dateUtc="2026-05-11T10:29:00Z">
              <w:rPr>
                <w:rFonts w:cstheme="minorHAnsi"/>
                <w:color w:val="000000" w:themeColor="text1"/>
              </w:rPr>
            </w:rPrChange>
          </w:rPr>
          <w:delText>F</w:delText>
        </w:r>
      </w:del>
      <w:r w:rsidRPr="00CD6B49">
        <w:rPr>
          <w:rFonts w:cstheme="minorHAnsi"/>
          <w:i/>
          <w:iCs/>
          <w:color w:val="000000" w:themeColor="text1"/>
          <w:rPrChange w:id="1960" w:author="Fabienne Schmaus" w:date="2026-05-11T12:29:00Z" w16du:dateUtc="2026-05-11T10:29:00Z">
            <w:rPr>
              <w:rFonts w:cstheme="minorHAnsi"/>
              <w:color w:val="000000" w:themeColor="text1"/>
            </w:rPr>
          </w:rPrChange>
        </w:rPr>
        <w:t>ragen und bereitet eine kurze Rückmeldung im Plenum vor.</w:t>
      </w:r>
    </w:p>
    <w:tbl>
      <w:tblPr>
        <w:tblStyle w:val="Tabellenraster"/>
        <w:tblW w:w="11057" w:type="dxa"/>
        <w:tblInd w:w="-289" w:type="dxa"/>
        <w:tblLook w:val="04A0" w:firstRow="1" w:lastRow="0" w:firstColumn="1" w:lastColumn="0" w:noHBand="0" w:noVBand="1"/>
      </w:tblPr>
      <w:tblGrid>
        <w:gridCol w:w="6096"/>
        <w:gridCol w:w="4961"/>
      </w:tblGrid>
      <w:tr w:rsidR="00CD6B49" w14:paraId="215110C2" w14:textId="77777777" w:rsidTr="00F577C5">
        <w:tc>
          <w:tcPr>
            <w:tcW w:w="6096" w:type="dxa"/>
          </w:tcPr>
          <w:p w14:paraId="534E2459" w14:textId="77777777" w:rsidR="00F577C5" w:rsidRDefault="00F577C5" w:rsidP="00F577C5">
            <w:pPr>
              <w:rPr>
                <w:rFonts w:cstheme="minorHAnsi"/>
                <w:b/>
                <w:bCs/>
                <w:color w:val="000000" w:themeColor="text1"/>
              </w:rPr>
            </w:pPr>
            <w:r w:rsidRPr="00101746">
              <w:rPr>
                <w:rFonts w:cstheme="minorHAnsi"/>
                <w:b/>
                <w:bCs/>
                <w:color w:val="000000" w:themeColor="text1"/>
              </w:rPr>
              <w:t>Profil 1: @maxfit.official – Fitness</w:t>
            </w:r>
          </w:p>
          <w:p w14:paraId="76456D6C" w14:textId="77777777" w:rsidR="00F577C5" w:rsidRPr="00101746" w:rsidRDefault="00F577C5" w:rsidP="00F577C5">
            <w:pPr>
              <w:rPr>
                <w:rFonts w:cstheme="minorHAnsi"/>
                <w:b/>
                <w:bCs/>
                <w:color w:val="000000" w:themeColor="text1"/>
              </w:rPr>
            </w:pPr>
          </w:p>
          <w:p w14:paraId="77D5400C" w14:textId="77777777" w:rsidR="00F577C5" w:rsidRPr="00101746" w:rsidRDefault="00F577C5" w:rsidP="00F577C5">
            <w:pPr>
              <w:rPr>
                <w:rFonts w:cstheme="minorHAnsi"/>
                <w:color w:val="000000" w:themeColor="text1"/>
              </w:rPr>
            </w:pPr>
            <w:r w:rsidRPr="00101746">
              <w:rPr>
                <w:rFonts w:cstheme="minorHAnsi"/>
                <w:b/>
                <w:bCs/>
                <w:color w:val="000000" w:themeColor="text1"/>
              </w:rPr>
              <w:t>Profilbild:</w:t>
            </w:r>
            <w:r w:rsidRPr="00101746">
              <w:rPr>
                <w:rFonts w:cstheme="minorHAnsi"/>
                <w:color w:val="000000" w:themeColor="text1"/>
              </w:rPr>
              <w:t xml:space="preserve"> Muskulöser Mann, ca. 20 Jahre, Gym-Setting, professionelle Beleuchtung</w:t>
            </w:r>
          </w:p>
          <w:p w14:paraId="4B0704C5" w14:textId="77777777" w:rsidR="00F577C5" w:rsidRPr="00101746" w:rsidRDefault="00F577C5" w:rsidP="00F577C5">
            <w:pPr>
              <w:rPr>
                <w:rFonts w:cstheme="minorHAnsi"/>
                <w:color w:val="000000" w:themeColor="text1"/>
                <w:lang w:val="en-US"/>
              </w:rPr>
            </w:pPr>
            <w:r w:rsidRPr="00101746">
              <w:rPr>
                <w:rFonts w:cstheme="minorHAnsi"/>
                <w:b/>
                <w:bCs/>
                <w:color w:val="000000" w:themeColor="text1"/>
                <w:lang w:val="en-US"/>
              </w:rPr>
              <w:t>Bio:</w:t>
            </w:r>
            <w:r w:rsidRPr="00101746">
              <w:rPr>
                <w:rFonts w:cstheme="minorHAnsi"/>
                <w:color w:val="000000" w:themeColor="text1"/>
                <w:lang w:val="en-US"/>
              </w:rPr>
              <w:t xml:space="preserve"> </w:t>
            </w:r>
            <w:r>
              <w:rPr>
                <w:rFonts w:cstheme="minorHAnsi"/>
                <w:i/>
                <w:iCs/>
                <w:color w:val="000000" w:themeColor="text1"/>
                <w:lang w:val="en-US"/>
              </w:rPr>
              <w:t>„</w:t>
            </w:r>
            <w:r w:rsidRPr="00101746">
              <w:rPr>
                <w:rFonts w:ascii="Segoe UI Emoji" w:hAnsi="Segoe UI Emoji" w:cs="Segoe UI Emoji"/>
                <w:i/>
                <w:iCs/>
                <w:color w:val="000000" w:themeColor="text1"/>
              </w:rPr>
              <w:t>💪</w:t>
            </w:r>
            <w:r w:rsidRPr="00101746">
              <w:rPr>
                <w:rFonts w:cstheme="minorHAnsi"/>
                <w:i/>
                <w:iCs/>
                <w:color w:val="000000" w:themeColor="text1"/>
                <w:lang w:val="en-US"/>
              </w:rPr>
              <w:t xml:space="preserve"> Fitness | Nutrition | Mindset | DM für Coaching | Link: [Shop]</w:t>
            </w:r>
            <w:r>
              <w:rPr>
                <w:rFonts w:cstheme="minorHAnsi"/>
                <w:i/>
                <w:iCs/>
                <w:color w:val="000000" w:themeColor="text1"/>
                <w:lang w:val="en-US"/>
              </w:rPr>
              <w:t>“</w:t>
            </w:r>
          </w:p>
          <w:p w14:paraId="674ECF82" w14:textId="77777777" w:rsidR="00F577C5" w:rsidRPr="00101746" w:rsidRDefault="00F577C5" w:rsidP="00F577C5">
            <w:pPr>
              <w:rPr>
                <w:rFonts w:cstheme="minorHAnsi"/>
                <w:color w:val="000000" w:themeColor="text1"/>
              </w:rPr>
            </w:pPr>
            <w:r w:rsidRPr="00101746">
              <w:rPr>
                <w:rFonts w:cstheme="minorHAnsi"/>
                <w:b/>
                <w:bCs/>
                <w:color w:val="000000" w:themeColor="text1"/>
              </w:rPr>
              <w:t>Posts (Auswahl):</w:t>
            </w:r>
          </w:p>
          <w:p w14:paraId="557B952D" w14:textId="77777777" w:rsidR="00F577C5" w:rsidRPr="00101746" w:rsidRDefault="00F577C5" w:rsidP="00F577C5">
            <w:pPr>
              <w:numPr>
                <w:ilvl w:val="0"/>
                <w:numId w:val="58"/>
              </w:numPr>
              <w:tabs>
                <w:tab w:val="clear" w:pos="720"/>
                <w:tab w:val="num" w:pos="315"/>
              </w:tabs>
              <w:ind w:left="315" w:hanging="315"/>
              <w:rPr>
                <w:rFonts w:cstheme="minorHAnsi"/>
                <w:color w:val="000000" w:themeColor="text1"/>
              </w:rPr>
            </w:pPr>
            <w:r w:rsidRPr="00101746">
              <w:rPr>
                <w:rFonts w:cstheme="minorHAnsi"/>
                <w:color w:val="000000" w:themeColor="text1"/>
              </w:rPr>
              <w:t xml:space="preserve">Shirtless-Vorher-Nachher: </w:t>
            </w:r>
            <w:r>
              <w:rPr>
                <w:rFonts w:cstheme="minorHAnsi"/>
                <w:color w:val="000000" w:themeColor="text1"/>
              </w:rPr>
              <w:t>„</w:t>
            </w:r>
            <w:r w:rsidRPr="00101746">
              <w:rPr>
                <w:rFonts w:cstheme="minorHAnsi"/>
                <w:color w:val="000000" w:themeColor="text1"/>
              </w:rPr>
              <w:t>12 Wochen – das ist möglich für JEDEN!</w:t>
            </w:r>
            <w:r>
              <w:rPr>
                <w:rFonts w:cstheme="minorHAnsi"/>
                <w:color w:val="000000" w:themeColor="text1"/>
              </w:rPr>
              <w:t>“</w:t>
            </w:r>
          </w:p>
          <w:p w14:paraId="0116CF38" w14:textId="77777777" w:rsidR="00F577C5" w:rsidRPr="00101746" w:rsidRDefault="00F577C5" w:rsidP="00F577C5">
            <w:pPr>
              <w:numPr>
                <w:ilvl w:val="0"/>
                <w:numId w:val="58"/>
              </w:numPr>
              <w:tabs>
                <w:tab w:val="clear" w:pos="720"/>
                <w:tab w:val="num" w:pos="315"/>
              </w:tabs>
              <w:ind w:left="315" w:hanging="315"/>
              <w:rPr>
                <w:rFonts w:cstheme="minorHAnsi"/>
                <w:color w:val="000000" w:themeColor="text1"/>
              </w:rPr>
            </w:pPr>
            <w:r w:rsidRPr="00101746">
              <w:rPr>
                <w:rFonts w:cstheme="minorHAnsi"/>
                <w:color w:val="000000" w:themeColor="text1"/>
              </w:rPr>
              <w:t xml:space="preserve">Produktpost: </w:t>
            </w:r>
            <w:r>
              <w:rPr>
                <w:rFonts w:cstheme="minorHAnsi"/>
                <w:color w:val="000000" w:themeColor="text1"/>
              </w:rPr>
              <w:t>„</w:t>
            </w:r>
            <w:r w:rsidRPr="00101746">
              <w:rPr>
                <w:rFonts w:cstheme="minorHAnsi"/>
                <w:color w:val="000000" w:themeColor="text1"/>
              </w:rPr>
              <w:t>Mein Geheimnis? @proteinboost_max – 20% Rabatt mit Code MAXFIT</w:t>
            </w:r>
            <w:r>
              <w:rPr>
                <w:rFonts w:cstheme="minorHAnsi"/>
                <w:color w:val="000000" w:themeColor="text1"/>
              </w:rPr>
              <w:t>“</w:t>
            </w:r>
          </w:p>
          <w:p w14:paraId="63185216" w14:textId="77777777" w:rsidR="00F577C5" w:rsidRPr="00101746" w:rsidRDefault="00F577C5" w:rsidP="00F577C5">
            <w:pPr>
              <w:numPr>
                <w:ilvl w:val="0"/>
                <w:numId w:val="58"/>
              </w:numPr>
              <w:tabs>
                <w:tab w:val="clear" w:pos="720"/>
                <w:tab w:val="num" w:pos="315"/>
              </w:tabs>
              <w:ind w:left="315" w:hanging="315"/>
              <w:rPr>
                <w:rFonts w:cstheme="minorHAnsi"/>
                <w:color w:val="000000" w:themeColor="text1"/>
                <w:lang w:val="en-US"/>
              </w:rPr>
            </w:pPr>
            <w:r w:rsidRPr="00101746">
              <w:rPr>
                <w:rFonts w:cstheme="minorHAnsi"/>
                <w:color w:val="000000" w:themeColor="text1"/>
                <w:lang w:val="en-US"/>
              </w:rPr>
              <w:t xml:space="preserve">Video: Extremes HIIT-Training, </w:t>
            </w:r>
            <w:r>
              <w:rPr>
                <w:rFonts w:cstheme="minorHAnsi"/>
                <w:color w:val="000000" w:themeColor="text1"/>
                <w:lang w:val="en-US"/>
              </w:rPr>
              <w:t>„</w:t>
            </w:r>
            <w:r w:rsidRPr="00101746">
              <w:rPr>
                <w:rFonts w:cstheme="minorHAnsi"/>
                <w:color w:val="000000" w:themeColor="text1"/>
                <w:lang w:val="en-US"/>
              </w:rPr>
              <w:t>Pain is weakness leaving the body</w:t>
            </w:r>
            <w:r>
              <w:rPr>
                <w:rFonts w:cstheme="minorHAnsi"/>
                <w:color w:val="000000" w:themeColor="text1"/>
                <w:lang w:val="en-US"/>
              </w:rPr>
              <w:t>“</w:t>
            </w:r>
          </w:p>
          <w:p w14:paraId="17918013" w14:textId="31C4BF2A" w:rsidR="00F577C5" w:rsidRPr="00F577C5" w:rsidRDefault="00F577C5" w:rsidP="00D928AA">
            <w:pPr>
              <w:numPr>
                <w:ilvl w:val="0"/>
                <w:numId w:val="58"/>
              </w:numPr>
              <w:tabs>
                <w:tab w:val="clear" w:pos="720"/>
                <w:tab w:val="num" w:pos="315"/>
              </w:tabs>
              <w:ind w:left="315" w:hanging="315"/>
              <w:rPr>
                <w:rFonts w:cstheme="minorHAnsi"/>
                <w:b/>
                <w:bCs/>
                <w:color w:val="000000" w:themeColor="text1"/>
              </w:rPr>
            </w:pPr>
            <w:r w:rsidRPr="00F577C5">
              <w:rPr>
                <w:rFonts w:cstheme="minorHAnsi"/>
                <w:color w:val="000000" w:themeColor="text1"/>
              </w:rPr>
              <w:t>Post: „Wer keine Ergebnisse hat, will es nicht genug“</w:t>
            </w:r>
          </w:p>
          <w:p w14:paraId="4880809D" w14:textId="097CE608" w:rsidR="00F577C5" w:rsidRPr="00101746" w:rsidRDefault="00F577C5" w:rsidP="00F577C5">
            <w:pPr>
              <w:rPr>
                <w:rFonts w:cstheme="minorHAnsi"/>
                <w:color w:val="000000" w:themeColor="text1"/>
              </w:rPr>
            </w:pPr>
            <w:r w:rsidRPr="00101746">
              <w:rPr>
                <w:rFonts w:cstheme="minorHAnsi"/>
                <w:b/>
                <w:bCs/>
                <w:color w:val="000000" w:themeColor="text1"/>
              </w:rPr>
              <w:t>Interaktionen:</w:t>
            </w:r>
            <w:r w:rsidRPr="00101746">
              <w:rPr>
                <w:rFonts w:cstheme="minorHAnsi"/>
                <w:color w:val="000000" w:themeColor="text1"/>
              </w:rPr>
              <w:t xml:space="preserve"> 89.000 Follower | Kommentare: </w:t>
            </w:r>
            <w:r>
              <w:rPr>
                <w:rFonts w:cstheme="minorHAnsi"/>
                <w:color w:val="000000" w:themeColor="text1"/>
              </w:rPr>
              <w:t>„</w:t>
            </w:r>
            <w:r w:rsidRPr="00101746">
              <w:rPr>
                <w:rFonts w:cstheme="minorHAnsi"/>
                <w:color w:val="000000" w:themeColor="text1"/>
              </w:rPr>
              <w:t>Goals!</w:t>
            </w:r>
            <w:r>
              <w:rPr>
                <w:rFonts w:cstheme="minorHAnsi"/>
                <w:color w:val="000000" w:themeColor="text1"/>
              </w:rPr>
              <w:t>“</w:t>
            </w:r>
            <w:r w:rsidRPr="00101746">
              <w:rPr>
                <w:rFonts w:cstheme="minorHAnsi"/>
                <w:color w:val="000000" w:themeColor="text1"/>
              </w:rPr>
              <w:t xml:space="preserve">, </w:t>
            </w:r>
            <w:r>
              <w:rPr>
                <w:rFonts w:cstheme="minorHAnsi"/>
                <w:color w:val="000000" w:themeColor="text1"/>
              </w:rPr>
              <w:t>„</w:t>
            </w:r>
            <w:r w:rsidRPr="00101746">
              <w:rPr>
                <w:rFonts w:cstheme="minorHAnsi"/>
                <w:color w:val="000000" w:themeColor="text1"/>
              </w:rPr>
              <w:t>Motivation!</w:t>
            </w:r>
            <w:r>
              <w:rPr>
                <w:rFonts w:cstheme="minorHAnsi"/>
                <w:color w:val="000000" w:themeColor="text1"/>
              </w:rPr>
              <w:t>“</w:t>
            </w:r>
            <w:r w:rsidRPr="00101746">
              <w:rPr>
                <w:rFonts w:cstheme="minorHAnsi"/>
                <w:color w:val="000000" w:themeColor="text1"/>
              </w:rPr>
              <w:t xml:space="preserve">, aber auch: </w:t>
            </w:r>
            <w:r>
              <w:rPr>
                <w:rFonts w:cstheme="minorHAnsi"/>
                <w:color w:val="000000" w:themeColor="text1"/>
              </w:rPr>
              <w:t>„</w:t>
            </w:r>
            <w:r w:rsidRPr="00101746">
              <w:rPr>
                <w:rFonts w:cstheme="minorHAnsi"/>
                <w:color w:val="000000" w:themeColor="text1"/>
              </w:rPr>
              <w:t>Das ist so unrealistisch für mich</w:t>
            </w:r>
            <w:r>
              <w:rPr>
                <w:rFonts w:cstheme="minorHAnsi"/>
                <w:color w:val="000000" w:themeColor="text1"/>
              </w:rPr>
              <w:t>“</w:t>
            </w:r>
          </w:p>
          <w:p w14:paraId="04D2F196" w14:textId="77777777" w:rsidR="00F577C5" w:rsidRPr="00101746" w:rsidRDefault="00F577C5" w:rsidP="00F577C5">
            <w:pPr>
              <w:rPr>
                <w:rFonts w:cstheme="minorHAnsi"/>
                <w:color w:val="000000" w:themeColor="text1"/>
              </w:rPr>
            </w:pPr>
            <w:r w:rsidRPr="00101746">
              <w:rPr>
                <w:rFonts w:cstheme="minorHAnsi"/>
                <w:b/>
                <w:bCs/>
                <w:color w:val="000000" w:themeColor="text1"/>
              </w:rPr>
              <w:t>Gesundheitsbehauptungen im Profil:</w:t>
            </w:r>
          </w:p>
          <w:p w14:paraId="2B8AC635" w14:textId="77777777" w:rsidR="00F577C5" w:rsidRPr="00101746" w:rsidRDefault="00F577C5" w:rsidP="00F577C5">
            <w:pPr>
              <w:numPr>
                <w:ilvl w:val="0"/>
                <w:numId w:val="59"/>
              </w:numPr>
              <w:tabs>
                <w:tab w:val="clear" w:pos="720"/>
                <w:tab w:val="num" w:pos="315"/>
              </w:tabs>
              <w:ind w:left="315" w:hanging="315"/>
              <w:rPr>
                <w:rFonts w:cstheme="minorHAnsi"/>
                <w:color w:val="000000" w:themeColor="text1"/>
              </w:rPr>
            </w:pPr>
            <w:r>
              <w:rPr>
                <w:rFonts w:cstheme="minorHAnsi"/>
                <w:color w:val="000000" w:themeColor="text1"/>
              </w:rPr>
              <w:t>„</w:t>
            </w:r>
            <w:r w:rsidRPr="00101746">
              <w:rPr>
                <w:rFonts w:cstheme="minorHAnsi"/>
                <w:color w:val="000000" w:themeColor="text1"/>
              </w:rPr>
              <w:t>Proteinshakes sind der Schlüssel zu jedem Fitnesserfolg</w:t>
            </w:r>
            <w:r>
              <w:rPr>
                <w:rFonts w:cstheme="minorHAnsi"/>
                <w:color w:val="000000" w:themeColor="text1"/>
              </w:rPr>
              <w:t>“</w:t>
            </w:r>
          </w:p>
          <w:p w14:paraId="05E2BA5F" w14:textId="77777777" w:rsidR="00F577C5" w:rsidRPr="00101746" w:rsidRDefault="00F577C5" w:rsidP="00F577C5">
            <w:pPr>
              <w:numPr>
                <w:ilvl w:val="0"/>
                <w:numId w:val="59"/>
              </w:numPr>
              <w:tabs>
                <w:tab w:val="clear" w:pos="720"/>
                <w:tab w:val="num" w:pos="315"/>
              </w:tabs>
              <w:ind w:left="315" w:hanging="315"/>
              <w:rPr>
                <w:rFonts w:cstheme="minorHAnsi"/>
                <w:color w:val="000000" w:themeColor="text1"/>
              </w:rPr>
            </w:pPr>
            <w:r>
              <w:rPr>
                <w:rFonts w:cstheme="minorHAnsi"/>
                <w:color w:val="000000" w:themeColor="text1"/>
              </w:rPr>
              <w:t>„</w:t>
            </w:r>
            <w:r w:rsidRPr="00101746">
              <w:rPr>
                <w:rFonts w:cstheme="minorHAnsi"/>
                <w:color w:val="000000" w:themeColor="text1"/>
              </w:rPr>
              <w:t>Wer täglich trainiert, ist gesünder – kein Ruhetag nötig</w:t>
            </w:r>
            <w:r>
              <w:rPr>
                <w:rFonts w:cstheme="minorHAnsi"/>
                <w:color w:val="000000" w:themeColor="text1"/>
              </w:rPr>
              <w:t>“</w:t>
            </w:r>
          </w:p>
          <w:p w14:paraId="66147D31" w14:textId="77777777" w:rsidR="00F577C5" w:rsidRPr="00101746" w:rsidRDefault="00F577C5" w:rsidP="00F577C5">
            <w:pPr>
              <w:numPr>
                <w:ilvl w:val="0"/>
                <w:numId w:val="59"/>
              </w:numPr>
              <w:tabs>
                <w:tab w:val="clear" w:pos="720"/>
                <w:tab w:val="num" w:pos="315"/>
              </w:tabs>
              <w:ind w:left="315" w:hanging="315"/>
              <w:rPr>
                <w:rFonts w:cstheme="minorHAnsi"/>
                <w:color w:val="000000" w:themeColor="text1"/>
              </w:rPr>
            </w:pPr>
            <w:r>
              <w:rPr>
                <w:rFonts w:cstheme="minorHAnsi"/>
                <w:color w:val="000000" w:themeColor="text1"/>
              </w:rPr>
              <w:t>„</w:t>
            </w:r>
            <w:r w:rsidRPr="00101746">
              <w:rPr>
                <w:rFonts w:cstheme="minorHAnsi"/>
                <w:color w:val="000000" w:themeColor="text1"/>
              </w:rPr>
              <w:t>Dieses Training funktioniert für jeden Körper</w:t>
            </w:r>
            <w:r>
              <w:rPr>
                <w:rFonts w:cstheme="minorHAnsi"/>
                <w:color w:val="000000" w:themeColor="text1"/>
              </w:rPr>
              <w:t>“</w:t>
            </w:r>
          </w:p>
          <w:p w14:paraId="5FA9CF96" w14:textId="77777777" w:rsidR="00CD6B49" w:rsidRDefault="00CD6B49" w:rsidP="008A0BA9">
            <w:pPr>
              <w:rPr>
                <w:rFonts w:cstheme="minorHAnsi"/>
                <w:color w:val="000000" w:themeColor="text1"/>
              </w:rPr>
            </w:pPr>
          </w:p>
        </w:tc>
        <w:tc>
          <w:tcPr>
            <w:tcW w:w="4961" w:type="dxa"/>
          </w:tcPr>
          <w:p w14:paraId="487368DC" w14:textId="77777777" w:rsidR="00F577C5" w:rsidRDefault="00F577C5" w:rsidP="00F577C5">
            <w:pPr>
              <w:rPr>
                <w:rFonts w:cstheme="minorHAnsi"/>
                <w:b/>
                <w:bCs/>
                <w:color w:val="000000" w:themeColor="text1"/>
              </w:rPr>
            </w:pPr>
            <w:r w:rsidRPr="00101746">
              <w:rPr>
                <w:rFonts w:cstheme="minorHAnsi"/>
                <w:b/>
                <w:bCs/>
                <w:color w:val="000000" w:themeColor="text1"/>
              </w:rPr>
              <w:t>Profil 2: @cleankitchen.lea – Ernährung</w:t>
            </w:r>
          </w:p>
          <w:p w14:paraId="0076D8CC" w14:textId="77777777" w:rsidR="00F577C5" w:rsidRPr="00101746" w:rsidRDefault="00F577C5" w:rsidP="00F577C5">
            <w:pPr>
              <w:rPr>
                <w:rFonts w:cstheme="minorHAnsi"/>
                <w:b/>
                <w:bCs/>
                <w:color w:val="000000" w:themeColor="text1"/>
              </w:rPr>
            </w:pPr>
          </w:p>
          <w:p w14:paraId="0E8AADEC" w14:textId="77777777" w:rsidR="00F577C5" w:rsidRPr="00101746" w:rsidRDefault="00F577C5" w:rsidP="00F577C5">
            <w:pPr>
              <w:rPr>
                <w:rFonts w:cstheme="minorHAnsi"/>
                <w:color w:val="000000" w:themeColor="text1"/>
              </w:rPr>
            </w:pPr>
            <w:r w:rsidRPr="00101746">
              <w:rPr>
                <w:rFonts w:cstheme="minorHAnsi"/>
                <w:b/>
                <w:bCs/>
                <w:color w:val="000000" w:themeColor="text1"/>
              </w:rPr>
              <w:t>Profilbild:</w:t>
            </w:r>
            <w:r w:rsidRPr="00101746">
              <w:rPr>
                <w:rFonts w:cstheme="minorHAnsi"/>
                <w:color w:val="000000" w:themeColor="text1"/>
              </w:rPr>
              <w:t xml:space="preserve"> Junge Frau, sehr schlank, helles Studio, Gemüse im Vordergrund</w:t>
            </w:r>
          </w:p>
          <w:p w14:paraId="793EDCB8" w14:textId="77777777" w:rsidR="00F577C5" w:rsidRPr="00101746" w:rsidRDefault="00F577C5" w:rsidP="00F577C5">
            <w:pPr>
              <w:rPr>
                <w:rFonts w:cstheme="minorHAnsi"/>
                <w:color w:val="000000" w:themeColor="text1"/>
              </w:rPr>
            </w:pPr>
            <w:r w:rsidRPr="00101746">
              <w:rPr>
                <w:rFonts w:cstheme="minorHAnsi"/>
                <w:b/>
                <w:bCs/>
                <w:color w:val="000000" w:themeColor="text1"/>
              </w:rPr>
              <w:t>Bio:</w:t>
            </w:r>
            <w:r w:rsidRPr="00101746">
              <w:rPr>
                <w:rFonts w:cstheme="minorHAnsi"/>
                <w:color w:val="000000" w:themeColor="text1"/>
              </w:rPr>
              <w:t xml:space="preserve"> </w:t>
            </w:r>
            <w:r>
              <w:rPr>
                <w:rFonts w:cstheme="minorHAnsi"/>
                <w:i/>
                <w:iCs/>
                <w:color w:val="000000" w:themeColor="text1"/>
              </w:rPr>
              <w:t>„</w:t>
            </w:r>
            <w:r w:rsidRPr="00101746">
              <w:rPr>
                <w:rFonts w:ascii="Segoe UI Emoji" w:hAnsi="Segoe UI Emoji" w:cs="Segoe UI Emoji"/>
                <w:i/>
                <w:iCs/>
                <w:color w:val="000000" w:themeColor="text1"/>
              </w:rPr>
              <w:t>🥗</w:t>
            </w:r>
            <w:r w:rsidRPr="00101746">
              <w:rPr>
                <w:rFonts w:cstheme="minorHAnsi"/>
                <w:i/>
                <w:iCs/>
                <w:color w:val="000000" w:themeColor="text1"/>
              </w:rPr>
              <w:t xml:space="preserve"> Clean Eating Coach | Gluten-free | Sugar-free | Zertifizierte Ernährungsberaterin*® | Shop ↓</w:t>
            </w:r>
            <w:r>
              <w:rPr>
                <w:rFonts w:cstheme="minorHAnsi"/>
                <w:i/>
                <w:iCs/>
                <w:color w:val="000000" w:themeColor="text1"/>
              </w:rPr>
              <w:t>“</w:t>
            </w:r>
          </w:p>
          <w:p w14:paraId="7BA68290" w14:textId="77777777" w:rsidR="00F577C5" w:rsidRPr="00101746" w:rsidRDefault="00F577C5" w:rsidP="00F577C5">
            <w:pPr>
              <w:rPr>
                <w:rFonts w:cstheme="minorHAnsi"/>
                <w:color w:val="000000" w:themeColor="text1"/>
              </w:rPr>
            </w:pPr>
            <w:r w:rsidRPr="00101746">
              <w:rPr>
                <w:rFonts w:cstheme="minorHAnsi"/>
                <w:b/>
                <w:bCs/>
                <w:color w:val="000000" w:themeColor="text1"/>
              </w:rPr>
              <w:t>Posts (Auswahl):</w:t>
            </w:r>
          </w:p>
          <w:p w14:paraId="3DEBDB1A" w14:textId="77777777" w:rsidR="00F577C5" w:rsidRPr="00101746" w:rsidRDefault="00F577C5" w:rsidP="00F577C5">
            <w:pPr>
              <w:numPr>
                <w:ilvl w:val="0"/>
                <w:numId w:val="60"/>
              </w:numPr>
              <w:tabs>
                <w:tab w:val="clear" w:pos="720"/>
                <w:tab w:val="num" w:pos="324"/>
              </w:tabs>
              <w:ind w:left="324" w:hanging="283"/>
              <w:rPr>
                <w:rFonts w:cstheme="minorHAnsi"/>
                <w:color w:val="000000" w:themeColor="text1"/>
              </w:rPr>
            </w:pPr>
            <w:r>
              <w:rPr>
                <w:rFonts w:cstheme="minorHAnsi"/>
                <w:color w:val="000000" w:themeColor="text1"/>
              </w:rPr>
              <w:t>„</w:t>
            </w:r>
            <w:r w:rsidRPr="00101746">
              <w:rPr>
                <w:rFonts w:cstheme="minorHAnsi"/>
                <w:color w:val="000000" w:themeColor="text1"/>
              </w:rPr>
              <w:t>Gluten ist Gift für deinen Darm – auch wenn du keine Unverträglichkeit hast!</w:t>
            </w:r>
            <w:r>
              <w:rPr>
                <w:rFonts w:cstheme="minorHAnsi"/>
                <w:color w:val="000000" w:themeColor="text1"/>
              </w:rPr>
              <w:t>“</w:t>
            </w:r>
          </w:p>
          <w:p w14:paraId="1C4159FA" w14:textId="77777777" w:rsidR="00F577C5" w:rsidRPr="00101746" w:rsidRDefault="00F577C5" w:rsidP="00F577C5">
            <w:pPr>
              <w:numPr>
                <w:ilvl w:val="0"/>
                <w:numId w:val="60"/>
              </w:numPr>
              <w:tabs>
                <w:tab w:val="clear" w:pos="720"/>
                <w:tab w:val="num" w:pos="324"/>
              </w:tabs>
              <w:ind w:left="324" w:hanging="283"/>
              <w:rPr>
                <w:rFonts w:cstheme="minorHAnsi"/>
                <w:color w:val="000000" w:themeColor="text1"/>
              </w:rPr>
            </w:pPr>
            <w:r w:rsidRPr="00101746">
              <w:rPr>
                <w:rFonts w:cstheme="minorHAnsi"/>
                <w:color w:val="000000" w:themeColor="text1"/>
              </w:rPr>
              <w:t xml:space="preserve">Produktpost: </w:t>
            </w:r>
            <w:r>
              <w:rPr>
                <w:rFonts w:cstheme="minorHAnsi"/>
                <w:color w:val="000000" w:themeColor="text1"/>
              </w:rPr>
              <w:t>„</w:t>
            </w:r>
            <w:r w:rsidRPr="00101746">
              <w:rPr>
                <w:rFonts w:cstheme="minorHAnsi"/>
                <w:color w:val="000000" w:themeColor="text1"/>
              </w:rPr>
              <w:t>Dieser Shake ersetzt eine ganze Mahlzeit – powered by @slimfast_lea</w:t>
            </w:r>
            <w:r>
              <w:rPr>
                <w:rFonts w:cstheme="minorHAnsi"/>
                <w:color w:val="000000" w:themeColor="text1"/>
              </w:rPr>
              <w:t>“</w:t>
            </w:r>
          </w:p>
          <w:p w14:paraId="12258405" w14:textId="77777777" w:rsidR="00F577C5" w:rsidRPr="00101746" w:rsidRDefault="00F577C5" w:rsidP="00F577C5">
            <w:pPr>
              <w:numPr>
                <w:ilvl w:val="0"/>
                <w:numId w:val="60"/>
              </w:numPr>
              <w:tabs>
                <w:tab w:val="clear" w:pos="720"/>
                <w:tab w:val="num" w:pos="324"/>
              </w:tabs>
              <w:ind w:left="324" w:hanging="283"/>
              <w:rPr>
                <w:rFonts w:cstheme="minorHAnsi"/>
                <w:color w:val="000000" w:themeColor="text1"/>
              </w:rPr>
            </w:pPr>
            <w:r>
              <w:rPr>
                <w:rFonts w:cstheme="minorHAnsi"/>
                <w:color w:val="000000" w:themeColor="text1"/>
              </w:rPr>
              <w:t>„</w:t>
            </w:r>
            <w:r w:rsidRPr="00101746">
              <w:rPr>
                <w:rFonts w:cstheme="minorHAnsi"/>
                <w:color w:val="000000" w:themeColor="text1"/>
              </w:rPr>
              <w:t>Zucker = weißes Gift. Hier meine zuckerfreien Alternativen [Affiliate-Link]</w:t>
            </w:r>
            <w:r>
              <w:rPr>
                <w:rFonts w:cstheme="minorHAnsi"/>
                <w:color w:val="000000" w:themeColor="text1"/>
              </w:rPr>
              <w:t>“</w:t>
            </w:r>
          </w:p>
          <w:p w14:paraId="44467022" w14:textId="77777777" w:rsidR="00F577C5" w:rsidRPr="00101746" w:rsidRDefault="00F577C5" w:rsidP="00F577C5">
            <w:pPr>
              <w:numPr>
                <w:ilvl w:val="0"/>
                <w:numId w:val="60"/>
              </w:numPr>
              <w:tabs>
                <w:tab w:val="clear" w:pos="720"/>
                <w:tab w:val="num" w:pos="324"/>
              </w:tabs>
              <w:ind w:left="324" w:hanging="283"/>
              <w:rPr>
                <w:rFonts w:cstheme="minorHAnsi"/>
                <w:color w:val="000000" w:themeColor="text1"/>
              </w:rPr>
            </w:pPr>
            <w:r w:rsidRPr="00101746">
              <w:rPr>
                <w:rFonts w:cstheme="minorHAnsi"/>
                <w:color w:val="000000" w:themeColor="text1"/>
              </w:rPr>
              <w:t xml:space="preserve">Vorher-Nachher-Bild: </w:t>
            </w:r>
            <w:r>
              <w:rPr>
                <w:rFonts w:cstheme="minorHAnsi"/>
                <w:color w:val="000000" w:themeColor="text1"/>
              </w:rPr>
              <w:t>„</w:t>
            </w:r>
            <w:r w:rsidRPr="00101746">
              <w:rPr>
                <w:rFonts w:cstheme="minorHAnsi"/>
                <w:color w:val="000000" w:themeColor="text1"/>
              </w:rPr>
              <w:t>Seit ich clean esse, bin ich endlich frei von Schuldgefühlen</w:t>
            </w:r>
            <w:r>
              <w:rPr>
                <w:rFonts w:cstheme="minorHAnsi"/>
                <w:color w:val="000000" w:themeColor="text1"/>
              </w:rPr>
              <w:t>“</w:t>
            </w:r>
          </w:p>
          <w:p w14:paraId="5D48AAA8" w14:textId="77777777" w:rsidR="00F577C5" w:rsidRPr="00101746" w:rsidRDefault="00F577C5" w:rsidP="00F577C5">
            <w:pPr>
              <w:rPr>
                <w:rFonts w:cstheme="minorHAnsi"/>
                <w:color w:val="000000" w:themeColor="text1"/>
              </w:rPr>
            </w:pPr>
            <w:r w:rsidRPr="00101746">
              <w:rPr>
                <w:rFonts w:cstheme="minorHAnsi"/>
                <w:b/>
                <w:bCs/>
                <w:color w:val="000000" w:themeColor="text1"/>
              </w:rPr>
              <w:t>Interaktionen:</w:t>
            </w:r>
            <w:r w:rsidRPr="00101746">
              <w:rPr>
                <w:rFonts w:cstheme="minorHAnsi"/>
                <w:color w:val="000000" w:themeColor="text1"/>
              </w:rPr>
              <w:t xml:space="preserve"> 52.000 Follower | Kommentare: viele Fragen nach Rezepten, aber auch: </w:t>
            </w:r>
            <w:r>
              <w:rPr>
                <w:rFonts w:cstheme="minorHAnsi"/>
                <w:color w:val="000000" w:themeColor="text1"/>
              </w:rPr>
              <w:t>„</w:t>
            </w:r>
            <w:r w:rsidRPr="00101746">
              <w:rPr>
                <w:rFonts w:cstheme="minorHAnsi"/>
                <w:color w:val="000000" w:themeColor="text1"/>
              </w:rPr>
              <w:t>Ich fühl mich so schuldig, wenn ich ‚ungesund' esse</w:t>
            </w:r>
            <w:r>
              <w:rPr>
                <w:rFonts w:cstheme="minorHAnsi"/>
                <w:color w:val="000000" w:themeColor="text1"/>
              </w:rPr>
              <w:t>“</w:t>
            </w:r>
          </w:p>
          <w:p w14:paraId="47C7D4DC" w14:textId="77777777" w:rsidR="00F577C5" w:rsidRPr="00101746" w:rsidRDefault="00F577C5" w:rsidP="00F577C5">
            <w:pPr>
              <w:rPr>
                <w:rFonts w:cstheme="minorHAnsi"/>
                <w:color w:val="000000" w:themeColor="text1"/>
              </w:rPr>
            </w:pPr>
            <w:r w:rsidRPr="00101746">
              <w:rPr>
                <w:rFonts w:cstheme="minorHAnsi"/>
                <w:b/>
                <w:bCs/>
                <w:color w:val="000000" w:themeColor="text1"/>
              </w:rPr>
              <w:t>Gesundheitsbehauptungen im Profil:</w:t>
            </w:r>
          </w:p>
          <w:p w14:paraId="583DCFFE" w14:textId="77777777" w:rsidR="00F577C5" w:rsidRPr="00101746" w:rsidRDefault="00F577C5" w:rsidP="00F577C5">
            <w:pPr>
              <w:numPr>
                <w:ilvl w:val="0"/>
                <w:numId w:val="61"/>
              </w:numPr>
              <w:tabs>
                <w:tab w:val="clear" w:pos="720"/>
                <w:tab w:val="num" w:pos="324"/>
              </w:tabs>
              <w:ind w:left="324" w:hanging="283"/>
              <w:rPr>
                <w:rFonts w:cstheme="minorHAnsi"/>
                <w:color w:val="000000" w:themeColor="text1"/>
              </w:rPr>
            </w:pPr>
            <w:r>
              <w:rPr>
                <w:rFonts w:cstheme="minorHAnsi"/>
                <w:color w:val="000000" w:themeColor="text1"/>
              </w:rPr>
              <w:t>„</w:t>
            </w:r>
            <w:r w:rsidRPr="00101746">
              <w:rPr>
                <w:rFonts w:cstheme="minorHAnsi"/>
                <w:color w:val="000000" w:themeColor="text1"/>
              </w:rPr>
              <w:t>Gluten schadet jedem Körper</w:t>
            </w:r>
            <w:r>
              <w:rPr>
                <w:rFonts w:cstheme="minorHAnsi"/>
                <w:color w:val="000000" w:themeColor="text1"/>
              </w:rPr>
              <w:t>“</w:t>
            </w:r>
          </w:p>
          <w:p w14:paraId="56611578" w14:textId="77777777" w:rsidR="00F577C5" w:rsidRPr="00101746" w:rsidRDefault="00F577C5" w:rsidP="00F577C5">
            <w:pPr>
              <w:numPr>
                <w:ilvl w:val="0"/>
                <w:numId w:val="61"/>
              </w:numPr>
              <w:tabs>
                <w:tab w:val="clear" w:pos="720"/>
                <w:tab w:val="num" w:pos="324"/>
              </w:tabs>
              <w:ind w:left="324" w:hanging="283"/>
              <w:rPr>
                <w:rFonts w:cstheme="minorHAnsi"/>
                <w:color w:val="000000" w:themeColor="text1"/>
              </w:rPr>
            </w:pPr>
            <w:r>
              <w:rPr>
                <w:rFonts w:cstheme="minorHAnsi"/>
                <w:color w:val="000000" w:themeColor="text1"/>
              </w:rPr>
              <w:t>„</w:t>
            </w:r>
            <w:r w:rsidRPr="00101746">
              <w:rPr>
                <w:rFonts w:cstheme="minorHAnsi"/>
                <w:color w:val="000000" w:themeColor="text1"/>
              </w:rPr>
              <w:t>Zucker ist grundsätzlich schädlich</w:t>
            </w:r>
            <w:r>
              <w:rPr>
                <w:rFonts w:cstheme="minorHAnsi"/>
                <w:color w:val="000000" w:themeColor="text1"/>
              </w:rPr>
              <w:t>“</w:t>
            </w:r>
          </w:p>
          <w:p w14:paraId="65818065" w14:textId="77777777" w:rsidR="00F577C5" w:rsidRPr="00101746" w:rsidRDefault="00F577C5" w:rsidP="00F577C5">
            <w:pPr>
              <w:numPr>
                <w:ilvl w:val="0"/>
                <w:numId w:val="61"/>
              </w:numPr>
              <w:tabs>
                <w:tab w:val="clear" w:pos="720"/>
                <w:tab w:val="num" w:pos="324"/>
              </w:tabs>
              <w:ind w:left="324" w:hanging="283"/>
              <w:rPr>
                <w:rFonts w:cstheme="minorHAnsi"/>
                <w:color w:val="000000" w:themeColor="text1"/>
              </w:rPr>
            </w:pPr>
            <w:r>
              <w:rPr>
                <w:rFonts w:cstheme="minorHAnsi"/>
                <w:color w:val="000000" w:themeColor="text1"/>
              </w:rPr>
              <w:t>„</w:t>
            </w:r>
            <w:r w:rsidRPr="00101746">
              <w:rPr>
                <w:rFonts w:cstheme="minorHAnsi"/>
                <w:color w:val="000000" w:themeColor="text1"/>
              </w:rPr>
              <w:t>Clean Eating befreit von Schuld und Krankheit</w:t>
            </w:r>
            <w:r>
              <w:rPr>
                <w:rFonts w:cstheme="minorHAnsi"/>
                <w:color w:val="000000" w:themeColor="text1"/>
              </w:rPr>
              <w:t>“</w:t>
            </w:r>
          </w:p>
          <w:p w14:paraId="108D8C6E" w14:textId="77777777" w:rsidR="00CD6B49" w:rsidRDefault="00CD6B49" w:rsidP="008A0BA9">
            <w:pPr>
              <w:rPr>
                <w:rFonts w:cstheme="minorHAnsi"/>
                <w:color w:val="000000" w:themeColor="text1"/>
              </w:rPr>
            </w:pPr>
          </w:p>
        </w:tc>
      </w:tr>
      <w:tr w:rsidR="00CD6B49" w14:paraId="652C332F" w14:textId="77777777" w:rsidTr="00F577C5">
        <w:tc>
          <w:tcPr>
            <w:tcW w:w="6096" w:type="dxa"/>
          </w:tcPr>
          <w:p w14:paraId="2F5AB4E7" w14:textId="77777777" w:rsidR="00F577C5" w:rsidRDefault="00F577C5" w:rsidP="00F577C5">
            <w:pPr>
              <w:rPr>
                <w:rFonts w:cstheme="minorHAnsi"/>
                <w:b/>
                <w:bCs/>
                <w:color w:val="000000" w:themeColor="text1"/>
              </w:rPr>
            </w:pPr>
            <w:r w:rsidRPr="002B6746">
              <w:rPr>
                <w:rFonts w:cstheme="minorHAnsi"/>
                <w:b/>
                <w:bCs/>
                <w:color w:val="000000" w:themeColor="text1"/>
              </w:rPr>
              <w:t>Profil 3: @glowup.beauty – Beauty &amp; Wellness</w:t>
            </w:r>
          </w:p>
          <w:p w14:paraId="0E35548D" w14:textId="77777777" w:rsidR="00F577C5" w:rsidRPr="002B6746" w:rsidRDefault="00F577C5" w:rsidP="00F577C5">
            <w:pPr>
              <w:rPr>
                <w:rFonts w:cstheme="minorHAnsi"/>
                <w:b/>
                <w:bCs/>
                <w:color w:val="000000" w:themeColor="text1"/>
              </w:rPr>
            </w:pPr>
          </w:p>
          <w:p w14:paraId="45DAD743" w14:textId="77777777" w:rsidR="00F577C5" w:rsidRPr="00101746" w:rsidRDefault="00F577C5" w:rsidP="00F577C5">
            <w:pPr>
              <w:rPr>
                <w:rFonts w:cstheme="minorHAnsi"/>
                <w:color w:val="000000" w:themeColor="text1"/>
              </w:rPr>
            </w:pPr>
            <w:r w:rsidRPr="00101746">
              <w:rPr>
                <w:rFonts w:cstheme="minorHAnsi"/>
                <w:b/>
                <w:bCs/>
                <w:color w:val="000000" w:themeColor="text1"/>
              </w:rPr>
              <w:t>Profilbild:</w:t>
            </w:r>
            <w:r w:rsidRPr="00101746">
              <w:rPr>
                <w:rFonts w:cstheme="minorHAnsi"/>
                <w:color w:val="000000" w:themeColor="text1"/>
              </w:rPr>
              <w:t xml:space="preserve"> Stark gefiltertes Porträtfoto, makellose Haut, perfekte Ausleuchtung</w:t>
            </w:r>
          </w:p>
          <w:p w14:paraId="7780FAE8" w14:textId="77777777" w:rsidR="00F577C5" w:rsidRPr="00101746" w:rsidRDefault="00F577C5" w:rsidP="00F577C5">
            <w:pPr>
              <w:rPr>
                <w:rFonts w:cstheme="minorHAnsi"/>
                <w:color w:val="000000" w:themeColor="text1"/>
              </w:rPr>
            </w:pPr>
            <w:r w:rsidRPr="00101746">
              <w:rPr>
                <w:rFonts w:cstheme="minorHAnsi"/>
                <w:b/>
                <w:bCs/>
                <w:color w:val="000000" w:themeColor="text1"/>
              </w:rPr>
              <w:t>Bio:</w:t>
            </w:r>
            <w:r w:rsidRPr="00101746">
              <w:rPr>
                <w:rFonts w:cstheme="minorHAnsi"/>
                <w:color w:val="000000" w:themeColor="text1"/>
              </w:rPr>
              <w:t xml:space="preserve"> </w:t>
            </w:r>
            <w:r>
              <w:rPr>
                <w:rFonts w:cstheme="minorHAnsi"/>
                <w:i/>
                <w:iCs/>
                <w:color w:val="000000" w:themeColor="text1"/>
              </w:rPr>
              <w:t>„</w:t>
            </w:r>
            <w:r w:rsidRPr="00101746">
              <w:rPr>
                <w:rFonts w:ascii="Segoe UI Emoji" w:hAnsi="Segoe UI Emoji" w:cs="Segoe UI Emoji"/>
                <w:i/>
                <w:iCs/>
                <w:color w:val="000000" w:themeColor="text1"/>
              </w:rPr>
              <w:t>✨</w:t>
            </w:r>
            <w:r w:rsidRPr="00101746">
              <w:rPr>
                <w:rFonts w:cstheme="minorHAnsi"/>
                <w:i/>
                <w:iCs/>
                <w:color w:val="000000" w:themeColor="text1"/>
              </w:rPr>
              <w:t xml:space="preserve"> Skincare | Wellness | Selbstliebe | Affiliate-Links im Shop</w:t>
            </w:r>
            <w:r>
              <w:rPr>
                <w:rFonts w:cstheme="minorHAnsi"/>
                <w:i/>
                <w:iCs/>
                <w:color w:val="000000" w:themeColor="text1"/>
              </w:rPr>
              <w:t>“</w:t>
            </w:r>
          </w:p>
          <w:p w14:paraId="2A2680C2" w14:textId="77777777" w:rsidR="00F577C5" w:rsidRPr="00101746" w:rsidRDefault="00F577C5" w:rsidP="00F577C5">
            <w:pPr>
              <w:rPr>
                <w:rFonts w:cstheme="minorHAnsi"/>
                <w:color w:val="000000" w:themeColor="text1"/>
              </w:rPr>
            </w:pPr>
            <w:r w:rsidRPr="00101746">
              <w:rPr>
                <w:rFonts w:cstheme="minorHAnsi"/>
                <w:b/>
                <w:bCs/>
                <w:color w:val="000000" w:themeColor="text1"/>
              </w:rPr>
              <w:t>Posts (Auswahl):</w:t>
            </w:r>
          </w:p>
          <w:p w14:paraId="22264A4D" w14:textId="77777777" w:rsidR="00F577C5" w:rsidRPr="00101746" w:rsidRDefault="00F577C5" w:rsidP="00F577C5">
            <w:pPr>
              <w:numPr>
                <w:ilvl w:val="0"/>
                <w:numId w:val="62"/>
              </w:numPr>
              <w:tabs>
                <w:tab w:val="clear" w:pos="720"/>
                <w:tab w:val="num" w:pos="315"/>
              </w:tabs>
              <w:ind w:left="315" w:hanging="284"/>
              <w:rPr>
                <w:rFonts w:cstheme="minorHAnsi"/>
                <w:color w:val="000000" w:themeColor="text1"/>
              </w:rPr>
            </w:pPr>
            <w:r>
              <w:rPr>
                <w:rFonts w:cstheme="minorHAnsi"/>
                <w:color w:val="000000" w:themeColor="text1"/>
              </w:rPr>
              <w:t>„</w:t>
            </w:r>
            <w:r w:rsidRPr="00101746">
              <w:rPr>
                <w:rFonts w:cstheme="minorHAnsi"/>
                <w:color w:val="000000" w:themeColor="text1"/>
              </w:rPr>
              <w:t>Meine Haut war früher schrecklich – bis ich [Produkt] entdeckt habe. Jetzt: strahlendes Glow!</w:t>
            </w:r>
            <w:r>
              <w:rPr>
                <w:rFonts w:cstheme="minorHAnsi"/>
                <w:color w:val="000000" w:themeColor="text1"/>
              </w:rPr>
              <w:t>“</w:t>
            </w:r>
          </w:p>
          <w:p w14:paraId="31FD2BD0" w14:textId="77777777" w:rsidR="00F577C5" w:rsidRPr="00101746" w:rsidRDefault="00F577C5" w:rsidP="00F577C5">
            <w:pPr>
              <w:numPr>
                <w:ilvl w:val="0"/>
                <w:numId w:val="62"/>
              </w:numPr>
              <w:tabs>
                <w:tab w:val="clear" w:pos="720"/>
                <w:tab w:val="num" w:pos="315"/>
              </w:tabs>
              <w:ind w:left="315" w:hanging="284"/>
              <w:rPr>
                <w:rFonts w:cstheme="minorHAnsi"/>
                <w:color w:val="000000" w:themeColor="text1"/>
              </w:rPr>
            </w:pPr>
            <w:r>
              <w:rPr>
                <w:rFonts w:cstheme="minorHAnsi"/>
                <w:color w:val="000000" w:themeColor="text1"/>
              </w:rPr>
              <w:t>„</w:t>
            </w:r>
            <w:r w:rsidRPr="00101746">
              <w:rPr>
                <w:rFonts w:cstheme="minorHAnsi"/>
                <w:color w:val="000000" w:themeColor="text1"/>
              </w:rPr>
              <w:t>Filter? Welcher Filter? Das ist meine echte Haut nach 3 Wochen [Serum]</w:t>
            </w:r>
            <w:r>
              <w:rPr>
                <w:rFonts w:cstheme="minorHAnsi"/>
                <w:color w:val="000000" w:themeColor="text1"/>
              </w:rPr>
              <w:t>“</w:t>
            </w:r>
          </w:p>
          <w:p w14:paraId="58869B1C" w14:textId="77777777" w:rsidR="00F577C5" w:rsidRPr="00101746" w:rsidRDefault="00F577C5" w:rsidP="00F577C5">
            <w:pPr>
              <w:numPr>
                <w:ilvl w:val="0"/>
                <w:numId w:val="62"/>
              </w:numPr>
              <w:tabs>
                <w:tab w:val="clear" w:pos="720"/>
                <w:tab w:val="num" w:pos="315"/>
              </w:tabs>
              <w:ind w:left="315" w:hanging="284"/>
              <w:rPr>
                <w:rFonts w:cstheme="minorHAnsi"/>
                <w:color w:val="000000" w:themeColor="text1"/>
              </w:rPr>
            </w:pPr>
            <w:r w:rsidRPr="00101746">
              <w:rPr>
                <w:rFonts w:cstheme="minorHAnsi"/>
                <w:color w:val="000000" w:themeColor="text1"/>
              </w:rPr>
              <w:t xml:space="preserve">Angst-Post: </w:t>
            </w:r>
            <w:r>
              <w:rPr>
                <w:rFonts w:cstheme="minorHAnsi"/>
                <w:color w:val="000000" w:themeColor="text1"/>
              </w:rPr>
              <w:t>„</w:t>
            </w:r>
            <w:r w:rsidRPr="00101746">
              <w:rPr>
                <w:rFonts w:cstheme="minorHAnsi"/>
                <w:color w:val="000000" w:themeColor="text1"/>
              </w:rPr>
              <w:t>Die 5 Hautfehler, die du unbedingt vermeiden musst</w:t>
            </w:r>
            <w:r>
              <w:rPr>
                <w:rFonts w:cstheme="minorHAnsi"/>
                <w:color w:val="000000" w:themeColor="text1"/>
              </w:rPr>
              <w:t>“</w:t>
            </w:r>
          </w:p>
          <w:p w14:paraId="3EF96520" w14:textId="77777777" w:rsidR="00F577C5" w:rsidRPr="00101746" w:rsidRDefault="00F577C5" w:rsidP="00F577C5">
            <w:pPr>
              <w:numPr>
                <w:ilvl w:val="0"/>
                <w:numId w:val="62"/>
              </w:numPr>
              <w:tabs>
                <w:tab w:val="clear" w:pos="720"/>
                <w:tab w:val="num" w:pos="315"/>
              </w:tabs>
              <w:ind w:left="315" w:hanging="284"/>
              <w:rPr>
                <w:rFonts w:cstheme="minorHAnsi"/>
                <w:color w:val="000000" w:themeColor="text1"/>
              </w:rPr>
            </w:pPr>
            <w:r>
              <w:rPr>
                <w:rFonts w:cstheme="minorHAnsi"/>
                <w:color w:val="000000" w:themeColor="text1"/>
              </w:rPr>
              <w:t>„</w:t>
            </w:r>
            <w:r w:rsidRPr="00101746">
              <w:rPr>
                <w:rFonts w:cstheme="minorHAnsi"/>
                <w:color w:val="000000" w:themeColor="text1"/>
              </w:rPr>
              <w:t>Selbstliebe bedeutet: in deinen Körper investieren</w:t>
            </w:r>
            <w:r>
              <w:rPr>
                <w:rFonts w:cstheme="minorHAnsi"/>
                <w:color w:val="000000" w:themeColor="text1"/>
              </w:rPr>
              <w:t>“</w:t>
            </w:r>
          </w:p>
          <w:p w14:paraId="00A9624F" w14:textId="77777777" w:rsidR="00F577C5" w:rsidRPr="00101746" w:rsidRDefault="00F577C5" w:rsidP="00F577C5">
            <w:pPr>
              <w:rPr>
                <w:rFonts w:cstheme="minorHAnsi"/>
                <w:color w:val="000000" w:themeColor="text1"/>
              </w:rPr>
            </w:pPr>
            <w:r w:rsidRPr="00101746">
              <w:rPr>
                <w:rFonts w:cstheme="minorHAnsi"/>
                <w:b/>
                <w:bCs/>
                <w:color w:val="000000" w:themeColor="text1"/>
              </w:rPr>
              <w:t>Interaktionen:</w:t>
            </w:r>
            <w:r w:rsidRPr="00101746">
              <w:rPr>
                <w:rFonts w:cstheme="minorHAnsi"/>
                <w:color w:val="000000" w:themeColor="text1"/>
              </w:rPr>
              <w:t xml:space="preserve"> 124.000 Follower | Kommentare: </w:t>
            </w:r>
            <w:r>
              <w:rPr>
                <w:rFonts w:cstheme="minorHAnsi"/>
                <w:color w:val="000000" w:themeColor="text1"/>
              </w:rPr>
              <w:t>„</w:t>
            </w:r>
            <w:r w:rsidRPr="00101746">
              <w:rPr>
                <w:rFonts w:cstheme="minorHAnsi"/>
                <w:color w:val="000000" w:themeColor="text1"/>
              </w:rPr>
              <w:t>Du bist so schön!</w:t>
            </w:r>
            <w:r>
              <w:rPr>
                <w:rFonts w:cstheme="minorHAnsi"/>
                <w:color w:val="000000" w:themeColor="text1"/>
              </w:rPr>
              <w:t>“</w:t>
            </w:r>
            <w:r w:rsidRPr="00101746">
              <w:rPr>
                <w:rFonts w:cstheme="minorHAnsi"/>
                <w:color w:val="000000" w:themeColor="text1"/>
              </w:rPr>
              <w:t xml:space="preserve">, aber auch: </w:t>
            </w:r>
            <w:r>
              <w:rPr>
                <w:rFonts w:cstheme="minorHAnsi"/>
                <w:color w:val="000000" w:themeColor="text1"/>
              </w:rPr>
              <w:t>„</w:t>
            </w:r>
            <w:r w:rsidRPr="00101746">
              <w:rPr>
                <w:rFonts w:cstheme="minorHAnsi"/>
                <w:color w:val="000000" w:themeColor="text1"/>
              </w:rPr>
              <w:t>Ich fühle mich so schlecht bei meiner Haut danach</w:t>
            </w:r>
            <w:r>
              <w:rPr>
                <w:rFonts w:cstheme="minorHAnsi"/>
                <w:color w:val="000000" w:themeColor="text1"/>
              </w:rPr>
              <w:t>“</w:t>
            </w:r>
          </w:p>
          <w:p w14:paraId="7D2D1077" w14:textId="77777777" w:rsidR="00F577C5" w:rsidRPr="00101746" w:rsidRDefault="00F577C5" w:rsidP="00F577C5">
            <w:pPr>
              <w:rPr>
                <w:rFonts w:cstheme="minorHAnsi"/>
                <w:color w:val="000000" w:themeColor="text1"/>
              </w:rPr>
            </w:pPr>
            <w:r w:rsidRPr="00101746">
              <w:rPr>
                <w:rFonts w:cstheme="minorHAnsi"/>
                <w:b/>
                <w:bCs/>
                <w:color w:val="000000" w:themeColor="text1"/>
              </w:rPr>
              <w:t>Gesundheitsbehauptungen im Profil:</w:t>
            </w:r>
          </w:p>
          <w:p w14:paraId="44DDA609" w14:textId="75A165F8" w:rsidR="00F577C5" w:rsidRPr="00101746" w:rsidRDefault="00F577C5" w:rsidP="00F577C5">
            <w:pPr>
              <w:numPr>
                <w:ilvl w:val="0"/>
                <w:numId w:val="63"/>
              </w:numPr>
              <w:tabs>
                <w:tab w:val="clear" w:pos="720"/>
                <w:tab w:val="num" w:pos="315"/>
              </w:tabs>
              <w:ind w:left="315" w:hanging="284"/>
              <w:rPr>
                <w:rFonts w:cstheme="minorHAnsi"/>
                <w:color w:val="000000" w:themeColor="text1"/>
              </w:rPr>
            </w:pPr>
            <w:r>
              <w:rPr>
                <w:rFonts w:cstheme="minorHAnsi"/>
                <w:color w:val="000000" w:themeColor="text1"/>
              </w:rPr>
              <w:t>„</w:t>
            </w:r>
            <w:r w:rsidRPr="00101746">
              <w:rPr>
                <w:rFonts w:cstheme="minorHAnsi"/>
                <w:color w:val="000000" w:themeColor="text1"/>
              </w:rPr>
              <w:t>Dieses Serum heilt Hautprobleme in 3 Wochen</w:t>
            </w:r>
            <w:ins w:id="1961" w:author="Fabienne Schmaus" w:date="2026-05-11T12:34:00Z" w16du:dateUtc="2026-05-11T10:34:00Z">
              <w:r>
                <w:rPr>
                  <w:rFonts w:cstheme="minorHAnsi"/>
                  <w:color w:val="000000" w:themeColor="text1"/>
                </w:rPr>
                <w:t>.</w:t>
              </w:r>
            </w:ins>
            <w:r>
              <w:rPr>
                <w:rFonts w:cstheme="minorHAnsi"/>
                <w:color w:val="000000" w:themeColor="text1"/>
              </w:rPr>
              <w:t>“</w:t>
            </w:r>
          </w:p>
          <w:p w14:paraId="06376F94" w14:textId="474ACD58" w:rsidR="00F577C5" w:rsidRPr="00101746" w:rsidRDefault="00F577C5" w:rsidP="00F577C5">
            <w:pPr>
              <w:numPr>
                <w:ilvl w:val="0"/>
                <w:numId w:val="63"/>
              </w:numPr>
              <w:tabs>
                <w:tab w:val="clear" w:pos="720"/>
                <w:tab w:val="num" w:pos="315"/>
              </w:tabs>
              <w:ind w:left="315" w:hanging="284"/>
              <w:rPr>
                <w:rFonts w:cstheme="minorHAnsi"/>
                <w:color w:val="000000" w:themeColor="text1"/>
              </w:rPr>
            </w:pPr>
            <w:r>
              <w:rPr>
                <w:rFonts w:cstheme="minorHAnsi"/>
                <w:color w:val="000000" w:themeColor="text1"/>
              </w:rPr>
              <w:t>„</w:t>
            </w:r>
            <w:r w:rsidRPr="00101746">
              <w:rPr>
                <w:rFonts w:cstheme="minorHAnsi"/>
                <w:color w:val="000000" w:themeColor="text1"/>
              </w:rPr>
              <w:t>Dein Glow zeigt, wie gesund du bist</w:t>
            </w:r>
            <w:ins w:id="1962" w:author="Fabienne Schmaus" w:date="2026-05-11T12:34:00Z" w16du:dateUtc="2026-05-11T10:34:00Z">
              <w:r>
                <w:rPr>
                  <w:rFonts w:cstheme="minorHAnsi"/>
                  <w:color w:val="000000" w:themeColor="text1"/>
                </w:rPr>
                <w:t>.</w:t>
              </w:r>
            </w:ins>
            <w:r>
              <w:rPr>
                <w:rFonts w:cstheme="minorHAnsi"/>
                <w:color w:val="000000" w:themeColor="text1"/>
              </w:rPr>
              <w:t>“</w:t>
            </w:r>
          </w:p>
          <w:p w14:paraId="17C03F1C" w14:textId="5CE5A287" w:rsidR="00F577C5" w:rsidRPr="00101746" w:rsidRDefault="00F577C5" w:rsidP="00F577C5">
            <w:pPr>
              <w:numPr>
                <w:ilvl w:val="0"/>
                <w:numId w:val="63"/>
              </w:numPr>
              <w:tabs>
                <w:tab w:val="clear" w:pos="720"/>
                <w:tab w:val="num" w:pos="315"/>
              </w:tabs>
              <w:ind w:left="315" w:hanging="284"/>
              <w:rPr>
                <w:rFonts w:cstheme="minorHAnsi"/>
                <w:color w:val="000000" w:themeColor="text1"/>
              </w:rPr>
            </w:pPr>
            <w:r>
              <w:rPr>
                <w:rFonts w:cstheme="minorHAnsi"/>
                <w:color w:val="000000" w:themeColor="text1"/>
              </w:rPr>
              <w:t>„</w:t>
            </w:r>
            <w:r w:rsidRPr="00101746">
              <w:rPr>
                <w:rFonts w:cstheme="minorHAnsi"/>
                <w:color w:val="000000" w:themeColor="text1"/>
              </w:rPr>
              <w:t>Unbearbeitete Haut ist erreichbar für jeden</w:t>
            </w:r>
            <w:ins w:id="1963" w:author="Fabienne Schmaus" w:date="2026-05-11T12:34:00Z" w16du:dateUtc="2026-05-11T10:34:00Z">
              <w:r>
                <w:rPr>
                  <w:rFonts w:cstheme="minorHAnsi"/>
                  <w:color w:val="000000" w:themeColor="text1"/>
                </w:rPr>
                <w:t>.</w:t>
              </w:r>
            </w:ins>
            <w:r>
              <w:rPr>
                <w:rFonts w:cstheme="minorHAnsi"/>
                <w:color w:val="000000" w:themeColor="text1"/>
              </w:rPr>
              <w:t>“</w:t>
            </w:r>
          </w:p>
          <w:p w14:paraId="3DFCB02D" w14:textId="77777777" w:rsidR="00CD6B49" w:rsidRDefault="00CD6B49" w:rsidP="008A0BA9">
            <w:pPr>
              <w:rPr>
                <w:rFonts w:cstheme="minorHAnsi"/>
                <w:color w:val="000000" w:themeColor="text1"/>
              </w:rPr>
            </w:pPr>
          </w:p>
        </w:tc>
        <w:tc>
          <w:tcPr>
            <w:tcW w:w="4961" w:type="dxa"/>
          </w:tcPr>
          <w:p w14:paraId="1BDABF71" w14:textId="77777777" w:rsidR="00F577C5" w:rsidRDefault="00F577C5" w:rsidP="00F577C5">
            <w:pPr>
              <w:rPr>
                <w:ins w:id="1964" w:author="Fabienne Schmaus" w:date="2026-05-11T12:34:00Z" w16du:dateUtc="2026-05-11T10:34:00Z"/>
                <w:rFonts w:cstheme="minorHAnsi"/>
                <w:b/>
                <w:bCs/>
                <w:color w:val="000000" w:themeColor="text1"/>
              </w:rPr>
            </w:pPr>
          </w:p>
          <w:p w14:paraId="473B6062" w14:textId="77777777" w:rsidR="00F577C5" w:rsidRDefault="00F577C5" w:rsidP="00F577C5">
            <w:pPr>
              <w:rPr>
                <w:ins w:id="1965" w:author="Fabienne Schmaus" w:date="2026-05-11T12:34:00Z" w16du:dateUtc="2026-05-11T10:34:00Z"/>
                <w:rFonts w:cstheme="minorHAnsi"/>
                <w:b/>
                <w:bCs/>
                <w:color w:val="000000" w:themeColor="text1"/>
              </w:rPr>
            </w:pPr>
          </w:p>
          <w:p w14:paraId="7EF78D21" w14:textId="2BE33A2B" w:rsidR="00F577C5" w:rsidRPr="00101746" w:rsidRDefault="00F577C5" w:rsidP="00F577C5">
            <w:pPr>
              <w:rPr>
                <w:rFonts w:cstheme="minorHAnsi"/>
                <w:b/>
                <w:bCs/>
                <w:color w:val="000000" w:themeColor="text1"/>
              </w:rPr>
            </w:pPr>
            <w:r w:rsidRPr="00101746">
              <w:rPr>
                <w:rFonts w:cstheme="minorHAnsi"/>
                <w:b/>
                <w:bCs/>
                <w:color w:val="000000" w:themeColor="text1"/>
              </w:rPr>
              <w:t>Analysefragen</w:t>
            </w:r>
            <w:r>
              <w:rPr>
                <w:rFonts w:cstheme="minorHAnsi"/>
                <w:b/>
                <w:bCs/>
                <w:color w:val="000000" w:themeColor="text1"/>
              </w:rPr>
              <w:t>:</w:t>
            </w:r>
            <w:r w:rsidRPr="00101746">
              <w:rPr>
                <w:rFonts w:cstheme="minorHAnsi"/>
                <w:b/>
                <w:bCs/>
                <w:color w:val="000000" w:themeColor="text1"/>
              </w:rPr>
              <w:t xml:space="preserve"> </w:t>
            </w:r>
          </w:p>
          <w:p w14:paraId="79EE148F" w14:textId="77777777" w:rsidR="00F577C5" w:rsidRPr="00101746" w:rsidRDefault="00F577C5" w:rsidP="00F577C5">
            <w:pPr>
              <w:numPr>
                <w:ilvl w:val="0"/>
                <w:numId w:val="64"/>
              </w:numPr>
              <w:tabs>
                <w:tab w:val="clear" w:pos="720"/>
                <w:tab w:val="num" w:pos="324"/>
              </w:tabs>
              <w:ind w:left="324" w:hanging="283"/>
              <w:rPr>
                <w:rFonts w:cstheme="minorHAnsi"/>
                <w:color w:val="000000" w:themeColor="text1"/>
              </w:rPr>
            </w:pPr>
            <w:r w:rsidRPr="00101746">
              <w:rPr>
                <w:rFonts w:cstheme="minorHAnsi"/>
                <w:b/>
                <w:bCs/>
                <w:color w:val="000000" w:themeColor="text1"/>
              </w:rPr>
              <w:t>Körperbild:</w:t>
            </w:r>
            <w:r w:rsidRPr="00101746">
              <w:rPr>
                <w:rFonts w:cstheme="minorHAnsi"/>
                <w:color w:val="000000" w:themeColor="text1"/>
              </w:rPr>
              <w:t xml:space="preserve"> Welches Körperbild oder Gesundheitsideal wird in diesem Profil vermittelt? Ist es realistisch?</w:t>
            </w:r>
          </w:p>
          <w:p w14:paraId="3D97AF9B" w14:textId="77777777" w:rsidR="00F577C5" w:rsidRPr="00101746" w:rsidRDefault="00F577C5" w:rsidP="00F577C5">
            <w:pPr>
              <w:numPr>
                <w:ilvl w:val="0"/>
                <w:numId w:val="64"/>
              </w:numPr>
              <w:tabs>
                <w:tab w:val="clear" w:pos="720"/>
                <w:tab w:val="num" w:pos="324"/>
              </w:tabs>
              <w:ind w:left="324" w:hanging="283"/>
              <w:rPr>
                <w:rFonts w:cstheme="minorHAnsi"/>
                <w:color w:val="000000" w:themeColor="text1"/>
              </w:rPr>
            </w:pPr>
            <w:r w:rsidRPr="00101746">
              <w:rPr>
                <w:rFonts w:cstheme="minorHAnsi"/>
                <w:b/>
                <w:bCs/>
                <w:color w:val="000000" w:themeColor="text1"/>
              </w:rPr>
              <w:t>Gesundheitsbehauptungen:</w:t>
            </w:r>
            <w:r w:rsidRPr="00101746">
              <w:rPr>
                <w:rFonts w:cstheme="minorHAnsi"/>
                <w:color w:val="000000" w:themeColor="text1"/>
              </w:rPr>
              <w:t xml:space="preserve"> Welche Behauptungen werden gemacht? Sind sie belegt oder unbegründet?</w:t>
            </w:r>
          </w:p>
          <w:p w14:paraId="7F38984F" w14:textId="77777777" w:rsidR="00F577C5" w:rsidRPr="00101746" w:rsidRDefault="00F577C5" w:rsidP="00F577C5">
            <w:pPr>
              <w:numPr>
                <w:ilvl w:val="0"/>
                <w:numId w:val="64"/>
              </w:numPr>
              <w:tabs>
                <w:tab w:val="clear" w:pos="720"/>
                <w:tab w:val="num" w:pos="324"/>
              </w:tabs>
              <w:ind w:left="324" w:hanging="283"/>
              <w:rPr>
                <w:rFonts w:cstheme="minorHAnsi"/>
                <w:color w:val="000000" w:themeColor="text1"/>
              </w:rPr>
            </w:pPr>
            <w:r w:rsidRPr="00101746">
              <w:rPr>
                <w:rFonts w:cstheme="minorHAnsi"/>
                <w:b/>
                <w:bCs/>
                <w:color w:val="000000" w:themeColor="text1"/>
              </w:rPr>
              <w:t>Geschäftsmodell:</w:t>
            </w:r>
            <w:r w:rsidRPr="00101746">
              <w:rPr>
                <w:rFonts w:cstheme="minorHAnsi"/>
                <w:color w:val="000000" w:themeColor="text1"/>
              </w:rPr>
              <w:t xml:space="preserve"> Wer profitiert davon, wenn die Behauptungen geglaubt werden? </w:t>
            </w:r>
          </w:p>
          <w:p w14:paraId="39380815" w14:textId="77777777" w:rsidR="00F577C5" w:rsidRPr="00101746" w:rsidRDefault="00F577C5" w:rsidP="00F577C5">
            <w:pPr>
              <w:numPr>
                <w:ilvl w:val="0"/>
                <w:numId w:val="64"/>
              </w:numPr>
              <w:tabs>
                <w:tab w:val="clear" w:pos="720"/>
                <w:tab w:val="num" w:pos="324"/>
              </w:tabs>
              <w:ind w:left="324" w:hanging="283"/>
              <w:rPr>
                <w:rFonts w:cstheme="minorHAnsi"/>
                <w:color w:val="000000" w:themeColor="text1"/>
              </w:rPr>
            </w:pPr>
            <w:r w:rsidRPr="00101746">
              <w:rPr>
                <w:rFonts w:cstheme="minorHAnsi"/>
                <w:b/>
                <w:bCs/>
                <w:color w:val="000000" w:themeColor="text1"/>
              </w:rPr>
              <w:t xml:space="preserve">Wirkung auf </w:t>
            </w:r>
            <w:del w:id="1966" w:author="Fabienne Schmaus" w:date="2026-05-11T09:15:00Z" w16du:dateUtc="2026-05-11T07:15:00Z">
              <w:r w:rsidRPr="00101746" w:rsidDel="00F7152F">
                <w:rPr>
                  <w:rFonts w:cstheme="minorHAnsi"/>
                  <w:b/>
                  <w:bCs/>
                  <w:color w:val="000000" w:themeColor="text1"/>
                </w:rPr>
                <w:delText>Betrachter:innen</w:delText>
              </w:r>
            </w:del>
            <w:ins w:id="1967" w:author="Fabienne Schmaus" w:date="2026-05-11T09:15:00Z" w16du:dateUtc="2026-05-11T07:15:00Z">
              <w:r>
                <w:rPr>
                  <w:rFonts w:cstheme="minorHAnsi"/>
                  <w:b/>
                  <w:bCs/>
                  <w:color w:val="000000" w:themeColor="text1"/>
                </w:rPr>
                <w:t>betrachtende Personen</w:t>
              </w:r>
            </w:ins>
            <w:r w:rsidRPr="00101746">
              <w:rPr>
                <w:rFonts w:cstheme="minorHAnsi"/>
                <w:b/>
                <w:bCs/>
                <w:color w:val="000000" w:themeColor="text1"/>
              </w:rPr>
              <w:t>:</w:t>
            </w:r>
            <w:r w:rsidRPr="00101746">
              <w:rPr>
                <w:rFonts w:cstheme="minorHAnsi"/>
                <w:color w:val="000000" w:themeColor="text1"/>
              </w:rPr>
              <w:t xml:space="preserve"> Welche Gefühle kann dieses Profil bei Menschen auslösen – positiv und negativ?</w:t>
            </w:r>
          </w:p>
          <w:p w14:paraId="21FF960D" w14:textId="77777777" w:rsidR="00CD6B49" w:rsidRDefault="00CD6B49" w:rsidP="008A0BA9">
            <w:pPr>
              <w:rPr>
                <w:rFonts w:cstheme="minorHAnsi"/>
                <w:color w:val="000000" w:themeColor="text1"/>
              </w:rPr>
            </w:pPr>
          </w:p>
        </w:tc>
      </w:tr>
    </w:tbl>
    <w:p w14:paraId="0CA949C6" w14:textId="77777777" w:rsidR="008A0BA9" w:rsidRDefault="008A0BA9" w:rsidP="008A0BA9">
      <w:pPr>
        <w:rPr>
          <w:rFonts w:cstheme="minorHAnsi"/>
          <w:color w:val="000000" w:themeColor="text1"/>
        </w:rPr>
      </w:pPr>
      <w:r>
        <w:rPr>
          <w:rFonts w:cstheme="minorHAnsi"/>
          <w:color w:val="000000" w:themeColor="text1"/>
        </w:rPr>
        <w:br w:type="page"/>
      </w:r>
    </w:p>
    <w:p w14:paraId="557FDB0A" w14:textId="77777777" w:rsidR="008A0BA9" w:rsidRPr="008422CD" w:rsidRDefault="008A0BA9" w:rsidP="008A0BA9">
      <w:pPr>
        <w:spacing w:after="0" w:line="276" w:lineRule="auto"/>
        <w:rPr>
          <w:ins w:id="1968" w:author="Fabienne Schmaus" w:date="2026-05-11T09:00:00Z" w16du:dateUtc="2026-05-11T07:00:00Z"/>
          <w:rFonts w:cstheme="minorHAnsi"/>
          <w:color w:val="000000" w:themeColor="text1"/>
        </w:rPr>
      </w:pPr>
      <w:ins w:id="1969" w:author="Fabienne Schmaus" w:date="2026-05-11T09:00:00Z" w16du:dateUtc="2026-05-11T07:00:00Z">
        <w:r w:rsidRPr="008422CD">
          <w:rPr>
            <w:rFonts w:cstheme="minorHAnsi"/>
            <w:color w:val="000000" w:themeColor="text1"/>
            <w:highlight w:val="yellow"/>
          </w:rPr>
          <w:lastRenderedPageBreak/>
          <w:t>((Seite xx))</w:t>
        </w:r>
        <w:r w:rsidRPr="008422CD">
          <w:rPr>
            <w:rFonts w:cstheme="minorHAnsi"/>
            <w:color w:val="000000" w:themeColor="text1"/>
          </w:rPr>
          <w:t xml:space="preserve"> </w:t>
        </w:r>
      </w:ins>
    </w:p>
    <w:p w14:paraId="7C15F632" w14:textId="2196E457" w:rsidR="008A0BA9" w:rsidRPr="00F577C5" w:rsidRDefault="008A0BA9" w:rsidP="008A0BA9">
      <w:pPr>
        <w:rPr>
          <w:rFonts w:cstheme="minorHAnsi"/>
          <w:color w:val="000000" w:themeColor="text1"/>
          <w:sz w:val="24"/>
          <w:szCs w:val="24"/>
        </w:rPr>
      </w:pPr>
      <w:r w:rsidRPr="00F577C5">
        <w:rPr>
          <w:rFonts w:cstheme="minorHAnsi"/>
          <w:b/>
          <w:bCs/>
          <w:color w:val="000000" w:themeColor="text1"/>
          <w:sz w:val="24"/>
          <w:szCs w:val="24"/>
        </w:rPr>
        <w:t>A</w:t>
      </w:r>
      <w:ins w:id="1970" w:author="Fabienne Schmaus" w:date="2026-05-11T08:56:00Z" w16du:dateUtc="2026-05-11T06:56:00Z">
        <w:r w:rsidRPr="00F577C5">
          <w:rPr>
            <w:rFonts w:cstheme="minorHAnsi"/>
            <w:b/>
            <w:bCs/>
            <w:color w:val="000000" w:themeColor="text1"/>
            <w:sz w:val="24"/>
            <w:szCs w:val="24"/>
          </w:rPr>
          <w:t>rbeitsblatt 5</w:t>
        </w:r>
      </w:ins>
      <w:r w:rsidR="00F577C5" w:rsidRPr="00F577C5">
        <w:rPr>
          <w:rFonts w:cstheme="minorHAnsi"/>
          <w:b/>
          <w:bCs/>
          <w:color w:val="000000" w:themeColor="text1"/>
          <w:sz w:val="24"/>
          <w:szCs w:val="24"/>
        </w:rPr>
        <w:br/>
      </w:r>
      <w:del w:id="1971" w:author="Fabienne Schmaus" w:date="2026-05-11T08:56:00Z" w16du:dateUtc="2026-05-11T06:56:00Z">
        <w:r w:rsidRPr="00F577C5" w:rsidDel="00ED0210">
          <w:rPr>
            <w:rFonts w:cstheme="minorHAnsi"/>
            <w:b/>
            <w:bCs/>
            <w:color w:val="000000" w:themeColor="text1"/>
            <w:sz w:val="24"/>
            <w:szCs w:val="24"/>
          </w:rPr>
          <w:delText>B 5a</w:delText>
        </w:r>
        <w:r w:rsidRPr="00F577C5" w:rsidDel="00ED0210">
          <w:rPr>
            <w:rFonts w:cstheme="minorHAnsi"/>
            <w:color w:val="000000" w:themeColor="text1"/>
            <w:sz w:val="24"/>
            <w:szCs w:val="24"/>
          </w:rPr>
          <w:delText xml:space="preserve">: </w:delText>
        </w:r>
      </w:del>
      <w:r w:rsidRPr="00F577C5">
        <w:rPr>
          <w:rFonts w:cstheme="minorHAnsi"/>
          <w:color w:val="000000" w:themeColor="text1"/>
          <w:sz w:val="24"/>
          <w:szCs w:val="24"/>
        </w:rPr>
        <w:t>Quiz-Karten</w:t>
      </w:r>
      <w:del w:id="1972" w:author="Fabienne Schmaus" w:date="2026-05-11T08:56:00Z" w16du:dateUtc="2026-05-11T06:56:00Z">
        <w:r w:rsidRPr="00F577C5" w:rsidDel="00ED0210">
          <w:rPr>
            <w:rFonts w:cstheme="minorHAnsi"/>
            <w:color w:val="000000" w:themeColor="text1"/>
            <w:sz w:val="24"/>
            <w:szCs w:val="24"/>
          </w:rPr>
          <w:delText xml:space="preserve"> „</w:delText>
        </w:r>
      </w:del>
      <w:ins w:id="1973" w:author="Fabienne Schmaus" w:date="2026-05-11T08:56:00Z" w16du:dateUtc="2026-05-11T06:56:00Z">
        <w:r w:rsidRPr="00F577C5">
          <w:rPr>
            <w:rFonts w:cstheme="minorHAnsi"/>
            <w:color w:val="000000" w:themeColor="text1"/>
            <w:sz w:val="24"/>
            <w:szCs w:val="24"/>
          </w:rPr>
          <w:t xml:space="preserve">: </w:t>
        </w:r>
      </w:ins>
      <w:r w:rsidRPr="00F577C5">
        <w:rPr>
          <w:rFonts w:cstheme="minorHAnsi"/>
          <w:color w:val="000000" w:themeColor="text1"/>
          <w:sz w:val="24"/>
          <w:szCs w:val="24"/>
        </w:rPr>
        <w:t>Wahr oder Fake?</w:t>
      </w:r>
      <w:del w:id="1974" w:author="Fabienne Schmaus" w:date="2026-05-11T08:56:00Z" w16du:dateUtc="2026-05-11T06:56:00Z">
        <w:r w:rsidRPr="00F577C5" w:rsidDel="00ED0210">
          <w:rPr>
            <w:rFonts w:cstheme="minorHAnsi"/>
            <w:color w:val="000000" w:themeColor="text1"/>
            <w:sz w:val="24"/>
            <w:szCs w:val="24"/>
          </w:rPr>
          <w:delText>" (Sek I)</w:delText>
        </w:r>
      </w:del>
    </w:p>
    <w:p w14:paraId="585D0D5E" w14:textId="73B4FB74" w:rsidR="00F577C5" w:rsidRPr="00F577C5" w:rsidDel="00F577C5" w:rsidRDefault="00F577C5" w:rsidP="008A0BA9">
      <w:pPr>
        <w:rPr>
          <w:del w:id="1975" w:author="Fabienne Schmaus" w:date="2026-05-11T12:37:00Z" w16du:dateUtc="2026-05-11T10:37:00Z"/>
          <w:rFonts w:cstheme="minorHAnsi"/>
          <w:i/>
          <w:iCs/>
          <w:color w:val="000000" w:themeColor="text1"/>
          <w:rPrChange w:id="1976" w:author="Fabienne Schmaus" w:date="2026-05-11T12:37:00Z" w16du:dateUtc="2026-05-11T10:37:00Z">
            <w:rPr>
              <w:del w:id="1977" w:author="Fabienne Schmaus" w:date="2026-05-11T12:37:00Z" w16du:dateUtc="2026-05-11T10:37:00Z"/>
              <w:rFonts w:cstheme="minorHAnsi"/>
              <w:color w:val="000000" w:themeColor="text1"/>
            </w:rPr>
          </w:rPrChange>
        </w:rPr>
      </w:pPr>
      <w:ins w:id="1978" w:author="Fabienne Schmaus" w:date="2026-05-11T12:37:00Z" w16du:dateUtc="2026-05-11T10:37:00Z">
        <w:r w:rsidRPr="00F577C5">
          <w:rPr>
            <w:rFonts w:cstheme="minorHAnsi"/>
            <w:i/>
            <w:iCs/>
            <w:color w:val="000000" w:themeColor="text1"/>
            <w:rPrChange w:id="1979" w:author="Fabienne Schmaus" w:date="2026-05-11T12:37:00Z" w16du:dateUtc="2026-05-11T10:37:00Z">
              <w:rPr>
                <w:rFonts w:cstheme="minorHAnsi"/>
                <w:color w:val="000000" w:themeColor="text1"/>
              </w:rPr>
            </w:rPrChange>
          </w:rPr>
          <w:t xml:space="preserve">Ihr kennt die </w:t>
        </w:r>
        <w:r w:rsidRPr="00F577C5">
          <w:rPr>
            <w:rFonts w:cstheme="minorHAnsi"/>
            <w:b/>
            <w:bCs/>
            <w:i/>
            <w:iCs/>
            <w:color w:val="000000" w:themeColor="text1"/>
            <w:rPrChange w:id="1980" w:author="Fabienne Schmaus" w:date="2026-05-11T12:37:00Z" w16du:dateUtc="2026-05-11T10:37:00Z">
              <w:rPr>
                <w:rFonts w:cstheme="minorHAnsi"/>
                <w:b/>
                <w:bCs/>
                <w:color w:val="000000" w:themeColor="text1"/>
              </w:rPr>
            </w:rPrChange>
          </w:rPr>
          <w:t>QQQQ-Methode</w:t>
        </w:r>
        <w:r w:rsidRPr="00F577C5">
          <w:rPr>
            <w:rFonts w:cstheme="minorHAnsi"/>
            <w:i/>
            <w:iCs/>
            <w:color w:val="000000" w:themeColor="text1"/>
            <w:rPrChange w:id="1981" w:author="Fabienne Schmaus" w:date="2026-05-11T12:37:00Z" w16du:dateUtc="2026-05-11T10:37:00Z">
              <w:rPr>
                <w:rFonts w:cstheme="minorHAnsi"/>
                <w:color w:val="000000" w:themeColor="text1"/>
              </w:rPr>
            </w:rPrChange>
          </w:rPr>
          <w:t xml:space="preserve">: </w:t>
        </w:r>
        <w:r w:rsidRPr="00F577C5">
          <w:rPr>
            <w:rFonts w:cstheme="minorHAnsi"/>
            <w:b/>
            <w:bCs/>
            <w:i/>
            <w:iCs/>
            <w:color w:val="000000" w:themeColor="text1"/>
            <w:rPrChange w:id="1982" w:author="Fabienne Schmaus" w:date="2026-05-11T12:37:00Z" w16du:dateUtc="2026-05-11T10:37:00Z">
              <w:rPr>
                <w:rFonts w:cstheme="minorHAnsi"/>
                <w:b/>
                <w:bCs/>
                <w:color w:val="000000" w:themeColor="text1"/>
              </w:rPr>
            </w:rPrChange>
          </w:rPr>
          <w:t>Q</w:t>
        </w:r>
        <w:r w:rsidRPr="00F577C5">
          <w:rPr>
            <w:rFonts w:cstheme="minorHAnsi"/>
            <w:i/>
            <w:iCs/>
            <w:color w:val="000000" w:themeColor="text1"/>
            <w:rPrChange w:id="1983" w:author="Fabienne Schmaus" w:date="2026-05-11T12:37:00Z" w16du:dateUtc="2026-05-11T10:37:00Z">
              <w:rPr>
                <w:rFonts w:cstheme="minorHAnsi"/>
                <w:color w:val="000000" w:themeColor="text1"/>
              </w:rPr>
            </w:rPrChange>
          </w:rPr>
          <w:t xml:space="preserve">uelle – </w:t>
        </w:r>
        <w:r w:rsidRPr="00F577C5">
          <w:rPr>
            <w:rFonts w:cstheme="minorHAnsi"/>
            <w:b/>
            <w:bCs/>
            <w:i/>
            <w:iCs/>
            <w:color w:val="000000" w:themeColor="text1"/>
            <w:rPrChange w:id="1984" w:author="Fabienne Schmaus" w:date="2026-05-11T12:37:00Z" w16du:dateUtc="2026-05-11T10:37:00Z">
              <w:rPr>
                <w:rFonts w:cstheme="minorHAnsi"/>
                <w:b/>
                <w:bCs/>
                <w:color w:val="000000" w:themeColor="text1"/>
              </w:rPr>
            </w:rPrChange>
          </w:rPr>
          <w:t>Q</w:t>
        </w:r>
        <w:r w:rsidRPr="00F577C5">
          <w:rPr>
            <w:rFonts w:cstheme="minorHAnsi"/>
            <w:i/>
            <w:iCs/>
            <w:color w:val="000000" w:themeColor="text1"/>
            <w:rPrChange w:id="1985" w:author="Fabienne Schmaus" w:date="2026-05-11T12:37:00Z" w16du:dateUtc="2026-05-11T10:37:00Z">
              <w:rPr>
                <w:rFonts w:cstheme="minorHAnsi"/>
                <w:color w:val="000000" w:themeColor="text1"/>
              </w:rPr>
            </w:rPrChange>
          </w:rPr>
          <w:t xml:space="preserve">ualität – </w:t>
        </w:r>
        <w:r w:rsidRPr="00F577C5">
          <w:rPr>
            <w:rFonts w:cstheme="minorHAnsi"/>
            <w:b/>
            <w:bCs/>
            <w:i/>
            <w:iCs/>
            <w:color w:val="000000" w:themeColor="text1"/>
            <w:rPrChange w:id="1986" w:author="Fabienne Schmaus" w:date="2026-05-11T12:37:00Z" w16du:dateUtc="2026-05-11T10:37:00Z">
              <w:rPr>
                <w:rFonts w:cstheme="minorHAnsi"/>
                <w:b/>
                <w:bCs/>
                <w:color w:val="000000" w:themeColor="text1"/>
              </w:rPr>
            </w:rPrChange>
          </w:rPr>
          <w:t>Q</w:t>
        </w:r>
        <w:r w:rsidRPr="00F577C5">
          <w:rPr>
            <w:rFonts w:cstheme="minorHAnsi"/>
            <w:i/>
            <w:iCs/>
            <w:color w:val="000000" w:themeColor="text1"/>
            <w:rPrChange w:id="1987" w:author="Fabienne Schmaus" w:date="2026-05-11T12:37:00Z" w16du:dateUtc="2026-05-11T10:37:00Z">
              <w:rPr>
                <w:rFonts w:cstheme="minorHAnsi"/>
                <w:color w:val="000000" w:themeColor="text1"/>
              </w:rPr>
            </w:rPrChange>
          </w:rPr>
          <w:t xml:space="preserve">uerbezüge – </w:t>
        </w:r>
        <w:r w:rsidRPr="00F577C5">
          <w:rPr>
            <w:rFonts w:cstheme="minorHAnsi"/>
            <w:b/>
            <w:bCs/>
            <w:i/>
            <w:iCs/>
            <w:color w:val="000000" w:themeColor="text1"/>
            <w:rPrChange w:id="1988" w:author="Fabienne Schmaus" w:date="2026-05-11T12:37:00Z" w16du:dateUtc="2026-05-11T10:37:00Z">
              <w:rPr>
                <w:rFonts w:cstheme="minorHAnsi"/>
                <w:b/>
                <w:bCs/>
                <w:color w:val="000000" w:themeColor="text1"/>
              </w:rPr>
            </w:rPrChange>
          </w:rPr>
          <w:t>Q</w:t>
        </w:r>
        <w:r w:rsidRPr="00F577C5">
          <w:rPr>
            <w:rFonts w:cstheme="minorHAnsi"/>
            <w:i/>
            <w:iCs/>
            <w:color w:val="000000" w:themeColor="text1"/>
            <w:rPrChange w:id="1989" w:author="Fabienne Schmaus" w:date="2026-05-11T12:37:00Z" w16du:dateUtc="2026-05-11T10:37:00Z">
              <w:rPr>
                <w:rFonts w:cstheme="minorHAnsi"/>
                <w:color w:val="000000" w:themeColor="text1"/>
              </w:rPr>
            </w:rPrChange>
          </w:rPr>
          <w:t xml:space="preserve">ualitätssiegel. Jetzt seid ihr dran! Werdet selbst zu Quizmasterinnen und Quizmaster und baut </w:t>
        </w:r>
        <w:r w:rsidRPr="00F577C5">
          <w:rPr>
            <w:rFonts w:cstheme="minorHAnsi"/>
            <w:b/>
            <w:bCs/>
            <w:i/>
            <w:iCs/>
            <w:color w:val="000000" w:themeColor="text1"/>
            <w:rPrChange w:id="1990" w:author="Fabienne Schmaus" w:date="2026-05-11T12:37:00Z" w16du:dateUtc="2026-05-11T10:37:00Z">
              <w:rPr>
                <w:rFonts w:cstheme="minorHAnsi"/>
                <w:b/>
                <w:bCs/>
                <w:color w:val="000000" w:themeColor="text1"/>
              </w:rPr>
            </w:rPrChange>
          </w:rPr>
          <w:t>2–3 Quiz-Karten</w:t>
        </w:r>
        <w:r w:rsidRPr="00F577C5">
          <w:rPr>
            <w:rFonts w:cstheme="minorHAnsi"/>
            <w:i/>
            <w:iCs/>
            <w:color w:val="000000" w:themeColor="text1"/>
            <w:rPrChange w:id="1991" w:author="Fabienne Schmaus" w:date="2026-05-11T12:37:00Z" w16du:dateUtc="2026-05-11T10:37:00Z">
              <w:rPr>
                <w:rFonts w:cstheme="minorHAnsi"/>
                <w:color w:val="000000" w:themeColor="text1"/>
              </w:rPr>
            </w:rPrChange>
          </w:rPr>
          <w:t xml:space="preserve"> zu Gesundheitsbehauptungen, die andere herausfordern. </w:t>
        </w:r>
      </w:ins>
    </w:p>
    <w:p w14:paraId="355D9F60" w14:textId="77777777" w:rsidR="00F577C5" w:rsidRPr="00F577C5" w:rsidRDefault="00F577C5" w:rsidP="008A0BA9">
      <w:pPr>
        <w:rPr>
          <w:ins w:id="1992" w:author="Fabienne Schmaus" w:date="2026-05-11T12:37:00Z" w16du:dateUtc="2026-05-11T10:37:00Z"/>
          <w:rFonts w:cstheme="minorHAnsi"/>
          <w:b/>
          <w:bCs/>
          <w:i/>
          <w:iCs/>
          <w:color w:val="000000" w:themeColor="text1"/>
          <w:rPrChange w:id="1993" w:author="Fabienne Schmaus" w:date="2026-05-11T12:37:00Z" w16du:dateUtc="2026-05-11T10:37:00Z">
            <w:rPr>
              <w:ins w:id="1994" w:author="Fabienne Schmaus" w:date="2026-05-11T12:37:00Z" w16du:dateUtc="2026-05-11T10:37:00Z"/>
              <w:rFonts w:cstheme="minorHAnsi"/>
              <w:b/>
              <w:bCs/>
              <w:color w:val="000000" w:themeColor="text1"/>
            </w:rPr>
          </w:rPrChange>
        </w:rPr>
      </w:pPr>
    </w:p>
    <w:p w14:paraId="4E144CDB" w14:textId="2655A506" w:rsidR="008A0BA9" w:rsidRPr="000C669C" w:rsidRDefault="008A0BA9" w:rsidP="008A0BA9">
      <w:pPr>
        <w:rPr>
          <w:rFonts w:cstheme="minorHAnsi"/>
          <w:b/>
          <w:bCs/>
          <w:color w:val="000000" w:themeColor="text1"/>
        </w:rPr>
      </w:pPr>
      <w:r w:rsidRPr="000C669C">
        <w:rPr>
          <w:rFonts w:cstheme="minorHAnsi"/>
          <w:b/>
          <w:bCs/>
          <w:color w:val="000000" w:themeColor="text1"/>
        </w:rPr>
        <w:t>So geht ihr vor</w:t>
      </w:r>
      <w:ins w:id="1995" w:author="Fabienne Schmaus" w:date="2026-05-11T12:37:00Z" w16du:dateUtc="2026-05-11T10:37:00Z">
        <w:r w:rsidR="00F577C5">
          <w:rPr>
            <w:rFonts w:cstheme="minorHAnsi"/>
            <w:b/>
            <w:bCs/>
            <w:color w:val="000000" w:themeColor="text1"/>
          </w:rPr>
          <w:t>:</w:t>
        </w:r>
      </w:ins>
    </w:p>
    <w:p w14:paraId="7BD54CA4" w14:textId="778562C1" w:rsidR="008A0BA9" w:rsidRPr="000C669C" w:rsidRDefault="008A0BA9" w:rsidP="00F577C5">
      <w:pPr>
        <w:numPr>
          <w:ilvl w:val="0"/>
          <w:numId w:val="67"/>
        </w:numPr>
        <w:tabs>
          <w:tab w:val="clear" w:pos="720"/>
          <w:tab w:val="num" w:pos="284"/>
        </w:tabs>
        <w:ind w:left="284" w:hanging="284"/>
        <w:rPr>
          <w:rFonts w:cstheme="minorHAnsi"/>
          <w:color w:val="000000" w:themeColor="text1"/>
        </w:rPr>
      </w:pPr>
      <w:r w:rsidRPr="000C669C">
        <w:rPr>
          <w:rFonts w:cstheme="minorHAnsi"/>
          <w:b/>
          <w:bCs/>
          <w:color w:val="000000" w:themeColor="text1"/>
        </w:rPr>
        <w:t>Behauptung wählen:</w:t>
      </w:r>
      <w:r w:rsidRPr="000C669C">
        <w:rPr>
          <w:rFonts w:cstheme="minorHAnsi"/>
          <w:color w:val="000000" w:themeColor="text1"/>
        </w:rPr>
        <w:t xml:space="preserve"> Sucht euch eine Gesundheitsbehauptung aus, die ihr kennt – aus Social Media, </w:t>
      </w:r>
      <w:del w:id="1996" w:author="Fabienne Schmaus" w:date="2026-05-11T09:16:00Z" w16du:dateUtc="2026-05-11T07:16:00Z">
        <w:r w:rsidRPr="000C669C" w:rsidDel="00F7152F">
          <w:rPr>
            <w:rFonts w:cstheme="minorHAnsi"/>
            <w:color w:val="000000" w:themeColor="text1"/>
          </w:rPr>
          <w:delText xml:space="preserve">von </w:delText>
        </w:r>
      </w:del>
      <w:ins w:id="1997" w:author="Fabienne Schmaus" w:date="2026-05-11T09:16:00Z" w16du:dateUtc="2026-05-11T07:16:00Z">
        <w:r w:rsidR="00F7152F">
          <w:rPr>
            <w:rFonts w:cstheme="minorHAnsi"/>
            <w:color w:val="000000" w:themeColor="text1"/>
          </w:rPr>
          <w:t>aus dem Freundeskreis</w:t>
        </w:r>
      </w:ins>
      <w:del w:id="1998" w:author="Fabienne Schmaus" w:date="2026-05-11T09:16:00Z" w16du:dateUtc="2026-05-11T07:16:00Z">
        <w:r w:rsidRPr="000C669C" w:rsidDel="00F7152F">
          <w:rPr>
            <w:rFonts w:cstheme="minorHAnsi"/>
            <w:color w:val="000000" w:themeColor="text1"/>
          </w:rPr>
          <w:delText>Freund:innen</w:delText>
        </w:r>
      </w:del>
      <w:r w:rsidRPr="000C669C">
        <w:rPr>
          <w:rFonts w:cstheme="minorHAnsi"/>
          <w:color w:val="000000" w:themeColor="text1"/>
        </w:rPr>
        <w:t>, aus der Familie oder aus dem Unterricht heute. Schaut auf die Ideen-Box rechts unten, falls euch nichts einfällt.</w:t>
      </w:r>
    </w:p>
    <w:p w14:paraId="40EA1CAD" w14:textId="5C7F8301" w:rsidR="008A0BA9" w:rsidRPr="000C669C" w:rsidRDefault="008A0BA9" w:rsidP="00F577C5">
      <w:pPr>
        <w:numPr>
          <w:ilvl w:val="0"/>
          <w:numId w:val="67"/>
        </w:numPr>
        <w:tabs>
          <w:tab w:val="clear" w:pos="720"/>
          <w:tab w:val="num" w:pos="284"/>
        </w:tabs>
        <w:ind w:left="284" w:hanging="284"/>
        <w:rPr>
          <w:rFonts w:cstheme="minorHAnsi"/>
          <w:color w:val="000000" w:themeColor="text1"/>
        </w:rPr>
      </w:pPr>
      <w:r w:rsidRPr="000C669C">
        <w:rPr>
          <w:rFonts w:cstheme="minorHAnsi"/>
          <w:b/>
          <w:bCs/>
          <w:color w:val="000000" w:themeColor="text1"/>
        </w:rPr>
        <w:t>Karte ausfüllen:</w:t>
      </w:r>
      <w:r w:rsidRPr="000C669C">
        <w:rPr>
          <w:rFonts w:cstheme="minorHAnsi"/>
          <w:color w:val="000000" w:themeColor="text1"/>
        </w:rPr>
        <w:t xml:space="preserve"> Schreibt die Behauptung auf, kreuzt eure Antwort an (</w:t>
      </w:r>
      <w:ins w:id="1999" w:author="Fabienne Schmaus" w:date="2026-05-11T10:11:00Z" w16du:dateUtc="2026-05-11T08:11:00Z">
        <w:r w:rsidR="0073079F">
          <w:rPr>
            <w:rFonts w:cstheme="minorHAnsi"/>
            <w:color w:val="000000" w:themeColor="text1"/>
          </w:rPr>
          <w:t>w</w:t>
        </w:r>
      </w:ins>
      <w:del w:id="2000" w:author="Fabienne Schmaus" w:date="2026-05-11T10:11:00Z" w16du:dateUtc="2026-05-11T08:11:00Z">
        <w:r w:rsidRPr="000C669C" w:rsidDel="0073079F">
          <w:rPr>
            <w:rFonts w:cstheme="minorHAnsi"/>
            <w:color w:val="000000" w:themeColor="text1"/>
          </w:rPr>
          <w:delText>W</w:delText>
        </w:r>
      </w:del>
      <w:r w:rsidRPr="000C669C">
        <w:rPr>
          <w:rFonts w:cstheme="minorHAnsi"/>
          <w:color w:val="000000" w:themeColor="text1"/>
        </w:rPr>
        <w:t>ahr</w:t>
      </w:r>
      <w:ins w:id="2001" w:author="Fabienne Schmaus" w:date="2026-05-11T10:11:00Z" w16du:dateUtc="2026-05-11T08:11:00Z">
        <w:r w:rsidR="0073079F">
          <w:rPr>
            <w:rFonts w:cstheme="minorHAnsi"/>
            <w:color w:val="000000" w:themeColor="text1"/>
          </w:rPr>
          <w:t xml:space="preserve">, </w:t>
        </w:r>
      </w:ins>
      <w:del w:id="2002" w:author="Fabienne Schmaus" w:date="2026-05-11T10:11:00Z" w16du:dateUtc="2026-05-11T08:11:00Z">
        <w:r w:rsidRPr="000C669C" w:rsidDel="0073079F">
          <w:rPr>
            <w:rFonts w:cstheme="minorHAnsi"/>
            <w:color w:val="000000" w:themeColor="text1"/>
          </w:rPr>
          <w:delText xml:space="preserve"> / </w:delText>
        </w:r>
      </w:del>
      <w:r w:rsidRPr="000C669C">
        <w:rPr>
          <w:rFonts w:cstheme="minorHAnsi"/>
          <w:color w:val="000000" w:themeColor="text1"/>
        </w:rPr>
        <w:t>Fake</w:t>
      </w:r>
      <w:ins w:id="2003" w:author="Fabienne Schmaus" w:date="2026-05-11T10:11:00Z" w16du:dateUtc="2026-05-11T08:11:00Z">
        <w:r w:rsidR="0073079F">
          <w:rPr>
            <w:rFonts w:cstheme="minorHAnsi"/>
            <w:color w:val="000000" w:themeColor="text1"/>
          </w:rPr>
          <w:t xml:space="preserve">, </w:t>
        </w:r>
      </w:ins>
      <w:del w:id="2004" w:author="Fabienne Schmaus" w:date="2026-05-11T10:11:00Z" w16du:dateUtc="2026-05-11T08:11:00Z">
        <w:r w:rsidRPr="000C669C" w:rsidDel="0073079F">
          <w:rPr>
            <w:rFonts w:cstheme="minorHAnsi"/>
            <w:color w:val="000000" w:themeColor="text1"/>
          </w:rPr>
          <w:delText xml:space="preserve"> / </w:delText>
        </w:r>
      </w:del>
      <w:r w:rsidRPr="000C669C">
        <w:rPr>
          <w:rFonts w:cstheme="minorHAnsi"/>
          <w:color w:val="000000" w:themeColor="text1"/>
        </w:rPr>
        <w:t xml:space="preserve">teilweise wahr) und begründet sie kurz mit </w:t>
      </w:r>
      <w:r w:rsidRPr="000C669C">
        <w:rPr>
          <w:rFonts w:cstheme="minorHAnsi"/>
          <w:b/>
          <w:bCs/>
          <w:color w:val="000000" w:themeColor="text1"/>
        </w:rPr>
        <w:t>mindestens einem QQQQ-Stichwort</w:t>
      </w:r>
      <w:r w:rsidRPr="000C669C">
        <w:rPr>
          <w:rFonts w:cstheme="minorHAnsi"/>
          <w:color w:val="000000" w:themeColor="text1"/>
        </w:rPr>
        <w:t>.</w:t>
      </w:r>
    </w:p>
    <w:p w14:paraId="705ADE4E" w14:textId="13987F3C" w:rsidR="008A0BA9" w:rsidRPr="000C669C" w:rsidRDefault="008A0BA9" w:rsidP="00F577C5">
      <w:pPr>
        <w:numPr>
          <w:ilvl w:val="0"/>
          <w:numId w:val="67"/>
        </w:numPr>
        <w:tabs>
          <w:tab w:val="clear" w:pos="720"/>
          <w:tab w:val="num" w:pos="284"/>
        </w:tabs>
        <w:ind w:left="284" w:hanging="284"/>
        <w:rPr>
          <w:rFonts w:cstheme="minorHAnsi"/>
          <w:color w:val="000000" w:themeColor="text1"/>
        </w:rPr>
      </w:pPr>
      <w:r w:rsidRPr="000C669C">
        <w:rPr>
          <w:rFonts w:cstheme="minorHAnsi"/>
          <w:b/>
          <w:bCs/>
          <w:color w:val="000000" w:themeColor="text1"/>
        </w:rPr>
        <w:t>Auflösung:</w:t>
      </w:r>
      <w:r w:rsidRPr="000C669C">
        <w:rPr>
          <w:rFonts w:cstheme="minorHAnsi"/>
          <w:color w:val="000000" w:themeColor="text1"/>
        </w:rPr>
        <w:t xml:space="preserve"> Notiert in einem Satz, warum eure Antwort stimmt – und woher ihr das wisst (z. B. </w:t>
      </w:r>
      <w:r>
        <w:rPr>
          <w:rFonts w:cstheme="minorHAnsi"/>
          <w:color w:val="000000" w:themeColor="text1"/>
        </w:rPr>
        <w:t>„</w:t>
      </w:r>
      <w:r w:rsidRPr="000C669C">
        <w:rPr>
          <w:rFonts w:cstheme="minorHAnsi"/>
          <w:color w:val="000000" w:themeColor="text1"/>
        </w:rPr>
        <w:t>BZgA sagt …</w:t>
      </w:r>
      <w:r>
        <w:rPr>
          <w:rFonts w:cstheme="minorHAnsi"/>
          <w:color w:val="000000" w:themeColor="text1"/>
        </w:rPr>
        <w:t>“</w:t>
      </w:r>
      <w:r w:rsidRPr="000C669C">
        <w:rPr>
          <w:rFonts w:cstheme="minorHAnsi"/>
          <w:color w:val="000000" w:themeColor="text1"/>
        </w:rPr>
        <w:t xml:space="preserve"> oder </w:t>
      </w:r>
      <w:r>
        <w:rPr>
          <w:rFonts w:cstheme="minorHAnsi"/>
          <w:color w:val="000000" w:themeColor="text1"/>
        </w:rPr>
        <w:t>„</w:t>
      </w:r>
      <w:r w:rsidRPr="000C669C">
        <w:rPr>
          <w:rFonts w:cstheme="minorHAnsi"/>
          <w:color w:val="000000" w:themeColor="text1"/>
        </w:rPr>
        <w:t>Studie laut Cochrane …</w:t>
      </w:r>
      <w:r>
        <w:rPr>
          <w:rFonts w:cstheme="minorHAnsi"/>
          <w:color w:val="000000" w:themeColor="text1"/>
        </w:rPr>
        <w:t>“</w:t>
      </w:r>
      <w:r w:rsidRPr="000C669C">
        <w:rPr>
          <w:rFonts w:cstheme="minorHAnsi"/>
          <w:color w:val="000000" w:themeColor="text1"/>
        </w:rPr>
        <w:t>).</w:t>
      </w:r>
    </w:p>
    <w:p w14:paraId="690F3EC9" w14:textId="35126BEA" w:rsidR="008A0BA9" w:rsidRPr="000C669C" w:rsidRDefault="008A0BA9" w:rsidP="00F577C5">
      <w:pPr>
        <w:numPr>
          <w:ilvl w:val="0"/>
          <w:numId w:val="67"/>
        </w:numPr>
        <w:tabs>
          <w:tab w:val="clear" w:pos="720"/>
          <w:tab w:val="num" w:pos="284"/>
        </w:tabs>
        <w:ind w:left="284" w:hanging="284"/>
        <w:rPr>
          <w:rFonts w:cstheme="minorHAnsi"/>
          <w:color w:val="000000" w:themeColor="text1"/>
        </w:rPr>
      </w:pPr>
      <w:r w:rsidRPr="000C669C">
        <w:rPr>
          <w:rFonts w:cstheme="minorHAnsi"/>
          <w:b/>
          <w:bCs/>
          <w:color w:val="000000" w:themeColor="text1"/>
        </w:rPr>
        <w:t>Quiz im Plenum:</w:t>
      </w:r>
      <w:r w:rsidRPr="000C669C">
        <w:rPr>
          <w:rFonts w:cstheme="minorHAnsi"/>
          <w:color w:val="000000" w:themeColor="text1"/>
        </w:rPr>
        <w:t xml:space="preserve"> Eure Karten werden gemischt</w:t>
      </w:r>
      <w:ins w:id="2005" w:author="Fabienne Schmaus" w:date="2026-05-11T12:38:00Z" w16du:dateUtc="2026-05-11T10:38:00Z">
        <w:r w:rsidR="00F577C5">
          <w:rPr>
            <w:rFonts w:cstheme="minorHAnsi"/>
            <w:color w:val="000000" w:themeColor="text1"/>
          </w:rPr>
          <w:t xml:space="preserve">. </w:t>
        </w:r>
      </w:ins>
      <w:del w:id="2006" w:author="Fabienne Schmaus" w:date="2026-05-11T12:38:00Z" w16du:dateUtc="2026-05-11T10:38:00Z">
        <w:r w:rsidRPr="000C669C" w:rsidDel="00F577C5">
          <w:rPr>
            <w:rFonts w:cstheme="minorHAnsi"/>
            <w:color w:val="000000" w:themeColor="text1"/>
          </w:rPr>
          <w:delText xml:space="preserve"> – </w:delText>
        </w:r>
      </w:del>
      <w:ins w:id="2007" w:author="Fabienne Schmaus" w:date="2026-05-11T09:06:00Z" w16du:dateUtc="2026-05-11T07:06:00Z">
        <w:r>
          <w:rPr>
            <w:rFonts w:cstheme="minorHAnsi"/>
            <w:color w:val="000000" w:themeColor="text1"/>
          </w:rPr>
          <w:t xml:space="preserve">Die </w:t>
        </w:r>
      </w:ins>
      <w:r w:rsidRPr="000C669C">
        <w:rPr>
          <w:rFonts w:cstheme="minorHAnsi"/>
          <w:color w:val="000000" w:themeColor="text1"/>
        </w:rPr>
        <w:t>Lehrkraft zieht 4</w:t>
      </w:r>
      <w:ins w:id="2008" w:author="Fabienne Schmaus" w:date="2026-05-11T12:38:00Z" w16du:dateUtc="2026-05-11T10:38:00Z">
        <w:r w:rsidR="00F577C5">
          <w:rPr>
            <w:rFonts w:cstheme="minorHAnsi"/>
            <w:color w:val="000000" w:themeColor="text1"/>
          </w:rPr>
          <w:t> </w:t>
        </w:r>
      </w:ins>
      <w:r w:rsidRPr="000C669C">
        <w:rPr>
          <w:rFonts w:cstheme="minorHAnsi"/>
          <w:color w:val="000000" w:themeColor="text1"/>
        </w:rPr>
        <w:t>–</w:t>
      </w:r>
      <w:ins w:id="2009" w:author="Fabienne Schmaus" w:date="2026-05-11T12:38:00Z" w16du:dateUtc="2026-05-11T10:38:00Z">
        <w:r w:rsidR="00F577C5">
          <w:rPr>
            <w:rFonts w:cstheme="minorHAnsi"/>
            <w:color w:val="000000" w:themeColor="text1"/>
          </w:rPr>
          <w:t xml:space="preserve"> </w:t>
        </w:r>
      </w:ins>
      <w:r w:rsidRPr="000C669C">
        <w:rPr>
          <w:rFonts w:cstheme="minorHAnsi"/>
          <w:color w:val="000000" w:themeColor="text1"/>
        </w:rPr>
        <w:t xml:space="preserve">6 </w:t>
      </w:r>
      <w:ins w:id="2010" w:author="Fabienne Schmaus" w:date="2026-05-11T12:38:00Z" w16du:dateUtc="2026-05-11T10:38:00Z">
        <w:r w:rsidR="00F577C5">
          <w:rPr>
            <w:rFonts w:cstheme="minorHAnsi"/>
            <w:color w:val="000000" w:themeColor="text1"/>
          </w:rPr>
          <w:t xml:space="preserve">Karte </w:t>
        </w:r>
      </w:ins>
      <w:r w:rsidRPr="000C669C">
        <w:rPr>
          <w:rFonts w:cstheme="minorHAnsi"/>
          <w:color w:val="000000" w:themeColor="text1"/>
        </w:rPr>
        <w:t>aus und spielt sie mit der Klasse.</w:t>
      </w:r>
    </w:p>
    <w:p w14:paraId="4DB130C8" w14:textId="77777777" w:rsidR="00F577C5" w:rsidRDefault="00F577C5" w:rsidP="008A0BA9">
      <w:pPr>
        <w:rPr>
          <w:rFonts w:cstheme="minorHAnsi"/>
          <w:b/>
          <w:bCs/>
          <w:color w:val="000000" w:themeColor="text1"/>
        </w:rPr>
      </w:pPr>
    </w:p>
    <w:p w14:paraId="08E886F4" w14:textId="4182A60A" w:rsidR="008A0BA9" w:rsidRPr="000C669C" w:rsidRDefault="008A0BA9" w:rsidP="008A0BA9">
      <w:pPr>
        <w:rPr>
          <w:rFonts w:cstheme="minorHAnsi"/>
          <w:b/>
          <w:bCs/>
          <w:color w:val="000000" w:themeColor="text1"/>
        </w:rPr>
      </w:pPr>
      <w:r w:rsidRPr="000C669C">
        <w:rPr>
          <w:rFonts w:cstheme="minorHAnsi"/>
          <w:b/>
          <w:bCs/>
          <w:color w:val="000000" w:themeColor="text1"/>
        </w:rPr>
        <w:t>Ideen-Box</w:t>
      </w:r>
      <w:ins w:id="2011" w:author="Fabienne Schmaus" w:date="2026-05-11T12:38:00Z" w16du:dateUtc="2026-05-11T10:38:00Z">
        <w:r w:rsidR="00F577C5">
          <w:rPr>
            <w:rFonts w:cstheme="minorHAnsi"/>
            <w:b/>
            <w:bCs/>
            <w:color w:val="000000" w:themeColor="text1"/>
          </w:rPr>
          <w:t>:</w:t>
        </w:r>
      </w:ins>
    </w:p>
    <w:p w14:paraId="5B8E01A0" w14:textId="69BAB84A" w:rsidR="008A0BA9" w:rsidRDefault="008A0BA9" w:rsidP="008A0BA9">
      <w:pPr>
        <w:rPr>
          <w:rFonts w:cstheme="minorHAnsi"/>
          <w:color w:val="000000" w:themeColor="text1"/>
        </w:rPr>
      </w:pPr>
      <w:r w:rsidRPr="000C669C">
        <w:rPr>
          <w:rFonts w:cstheme="minorHAnsi"/>
          <w:color w:val="000000" w:themeColor="text1"/>
        </w:rPr>
        <w:t>Falls euch keine Behauptung einfällt</w:t>
      </w:r>
      <w:ins w:id="2012" w:author="Fabienne Schmaus" w:date="2026-05-11T11:35:00Z" w16du:dateUtc="2026-05-11T09:35:00Z">
        <w:r w:rsidR="0073491E">
          <w:rPr>
            <w:rFonts w:cstheme="minorHAnsi"/>
            <w:color w:val="000000" w:themeColor="text1"/>
          </w:rPr>
          <w:t>,</w:t>
        </w:r>
      </w:ins>
      <w:del w:id="2013" w:author="Fabienne Schmaus" w:date="2026-05-11T11:35:00Z" w16du:dateUtc="2026-05-11T09:35:00Z">
        <w:r w:rsidRPr="000C669C" w:rsidDel="0073491E">
          <w:rPr>
            <w:rFonts w:cstheme="minorHAnsi"/>
            <w:color w:val="000000" w:themeColor="text1"/>
          </w:rPr>
          <w:delText xml:space="preserve"> –</w:delText>
        </w:r>
      </w:del>
      <w:r w:rsidRPr="000C669C">
        <w:rPr>
          <w:rFonts w:cstheme="minorHAnsi"/>
          <w:color w:val="000000" w:themeColor="text1"/>
        </w:rPr>
        <w:t xml:space="preserve"> </w:t>
      </w:r>
      <w:ins w:id="2014" w:author="Fabienne Schmaus" w:date="2026-05-11T12:40:00Z" w16du:dateUtc="2026-05-11T10:40:00Z">
        <w:r w:rsidR="00F577C5" w:rsidRPr="00F577C5">
          <w:rPr>
            <w:rFonts w:cstheme="minorHAnsi"/>
            <w:color w:val="000000" w:themeColor="text1"/>
          </w:rPr>
          <w:t>könnt ihr euch eine aussuchen oder eine ähnliche selbst erfinden</w:t>
        </w:r>
        <w:r w:rsidR="00F577C5">
          <w:rPr>
            <w:rFonts w:cstheme="minorHAnsi"/>
            <w:color w:val="000000" w:themeColor="text1"/>
          </w:rPr>
          <w:t>.</w:t>
        </w:r>
      </w:ins>
      <w:del w:id="2015" w:author="Fabienne Schmaus" w:date="2026-05-11T12:40:00Z" w16du:dateUtc="2026-05-11T10:40:00Z">
        <w:r w:rsidRPr="000C669C" w:rsidDel="00F577C5">
          <w:rPr>
            <w:rFonts w:cstheme="minorHAnsi"/>
            <w:color w:val="000000" w:themeColor="text1"/>
          </w:rPr>
          <w:delText>sucht euch eine raus oder erfindet eine ähnliche:</w:delText>
        </w:r>
      </w:del>
    </w:p>
    <w:tbl>
      <w:tblPr>
        <w:tblStyle w:val="Tabellenraster"/>
        <w:tblW w:w="10773" w:type="dxa"/>
        <w:tblLook w:val="04A0" w:firstRow="1" w:lastRow="0" w:firstColumn="1" w:lastColumn="0" w:noHBand="0" w:noVBand="1"/>
      </w:tblPr>
      <w:tblGrid>
        <w:gridCol w:w="4820"/>
        <w:gridCol w:w="5953"/>
      </w:tblGrid>
      <w:tr w:rsidR="00F577C5" w14:paraId="0366DB0E" w14:textId="77777777" w:rsidTr="00801104">
        <w:tc>
          <w:tcPr>
            <w:tcW w:w="4820" w:type="dxa"/>
            <w:tcBorders>
              <w:top w:val="nil"/>
              <w:left w:val="nil"/>
              <w:bottom w:val="nil"/>
            </w:tcBorders>
          </w:tcPr>
          <w:p w14:paraId="4A443160" w14:textId="77777777" w:rsidR="00801104" w:rsidRPr="000C669C" w:rsidRDefault="00801104" w:rsidP="00801104">
            <w:pPr>
              <w:numPr>
                <w:ilvl w:val="0"/>
                <w:numId w:val="68"/>
              </w:numPr>
              <w:tabs>
                <w:tab w:val="clear" w:pos="720"/>
                <w:tab w:val="num" w:pos="322"/>
              </w:tabs>
              <w:ind w:hanging="682"/>
              <w:rPr>
                <w:rFonts w:cstheme="minorHAnsi"/>
                <w:color w:val="000000" w:themeColor="text1"/>
              </w:rPr>
            </w:pPr>
            <w:r>
              <w:rPr>
                <w:rFonts w:cstheme="minorHAnsi"/>
                <w:color w:val="000000" w:themeColor="text1"/>
              </w:rPr>
              <w:t>„</w:t>
            </w:r>
            <w:r w:rsidRPr="000C669C">
              <w:rPr>
                <w:rFonts w:cstheme="minorHAnsi"/>
                <w:color w:val="000000" w:themeColor="text1"/>
              </w:rPr>
              <w:t>Schokolade macht schlauer.</w:t>
            </w:r>
            <w:r>
              <w:rPr>
                <w:rFonts w:cstheme="minorHAnsi"/>
                <w:color w:val="000000" w:themeColor="text1"/>
              </w:rPr>
              <w:t>“</w:t>
            </w:r>
          </w:p>
          <w:p w14:paraId="352700F3" w14:textId="77777777" w:rsidR="00801104" w:rsidRPr="000C669C" w:rsidRDefault="00801104" w:rsidP="00801104">
            <w:pPr>
              <w:numPr>
                <w:ilvl w:val="0"/>
                <w:numId w:val="68"/>
              </w:numPr>
              <w:tabs>
                <w:tab w:val="clear" w:pos="720"/>
                <w:tab w:val="num" w:pos="322"/>
              </w:tabs>
              <w:ind w:hanging="682"/>
              <w:rPr>
                <w:rFonts w:cstheme="minorHAnsi"/>
                <w:color w:val="000000" w:themeColor="text1"/>
              </w:rPr>
            </w:pPr>
            <w:r>
              <w:rPr>
                <w:rFonts w:cstheme="minorHAnsi"/>
                <w:color w:val="000000" w:themeColor="text1"/>
              </w:rPr>
              <w:t>„</w:t>
            </w:r>
            <w:r w:rsidRPr="000C669C">
              <w:rPr>
                <w:rFonts w:cstheme="minorHAnsi"/>
                <w:color w:val="000000" w:themeColor="text1"/>
              </w:rPr>
              <w:t>Wer kein Frühstück isst, nimmt schneller ab.</w:t>
            </w:r>
            <w:r>
              <w:rPr>
                <w:rFonts w:cstheme="minorHAnsi"/>
                <w:color w:val="000000" w:themeColor="text1"/>
              </w:rPr>
              <w:t>“</w:t>
            </w:r>
          </w:p>
          <w:p w14:paraId="345C3249" w14:textId="77777777" w:rsidR="00801104" w:rsidRPr="000C669C" w:rsidRDefault="00801104" w:rsidP="00801104">
            <w:pPr>
              <w:numPr>
                <w:ilvl w:val="0"/>
                <w:numId w:val="68"/>
              </w:numPr>
              <w:tabs>
                <w:tab w:val="clear" w:pos="720"/>
                <w:tab w:val="num" w:pos="322"/>
              </w:tabs>
              <w:ind w:hanging="682"/>
              <w:rPr>
                <w:rFonts w:cstheme="minorHAnsi"/>
                <w:color w:val="000000" w:themeColor="text1"/>
              </w:rPr>
            </w:pPr>
            <w:r>
              <w:rPr>
                <w:rFonts w:cstheme="minorHAnsi"/>
                <w:color w:val="000000" w:themeColor="text1"/>
              </w:rPr>
              <w:t>„</w:t>
            </w:r>
            <w:r w:rsidRPr="000C669C">
              <w:rPr>
                <w:rFonts w:cstheme="minorHAnsi"/>
                <w:color w:val="000000" w:themeColor="text1"/>
              </w:rPr>
              <w:t>Karotten sind gut für die Augen.</w:t>
            </w:r>
            <w:r>
              <w:rPr>
                <w:rFonts w:cstheme="minorHAnsi"/>
                <w:color w:val="000000" w:themeColor="text1"/>
              </w:rPr>
              <w:t>“</w:t>
            </w:r>
          </w:p>
          <w:p w14:paraId="63BB8E57" w14:textId="15AA0CB2" w:rsidR="00F577C5" w:rsidRPr="00801104" w:rsidRDefault="00801104" w:rsidP="00801104">
            <w:pPr>
              <w:numPr>
                <w:ilvl w:val="0"/>
                <w:numId w:val="68"/>
              </w:numPr>
              <w:tabs>
                <w:tab w:val="clear" w:pos="720"/>
                <w:tab w:val="num" w:pos="322"/>
              </w:tabs>
              <w:ind w:hanging="682"/>
              <w:rPr>
                <w:rFonts w:cstheme="minorHAnsi"/>
                <w:color w:val="000000" w:themeColor="text1"/>
              </w:rPr>
            </w:pPr>
            <w:r>
              <w:rPr>
                <w:rFonts w:cstheme="minorHAnsi"/>
                <w:color w:val="000000" w:themeColor="text1"/>
              </w:rPr>
              <w:t>„</w:t>
            </w:r>
            <w:r w:rsidRPr="000C669C">
              <w:rPr>
                <w:rFonts w:cstheme="minorHAnsi"/>
                <w:color w:val="000000" w:themeColor="text1"/>
              </w:rPr>
              <w:t>Eis essen bei Halsschmerzen ist schlecht.</w:t>
            </w:r>
            <w:r>
              <w:rPr>
                <w:rFonts w:cstheme="minorHAnsi"/>
                <w:color w:val="000000" w:themeColor="text1"/>
              </w:rPr>
              <w:t>“</w:t>
            </w:r>
          </w:p>
        </w:tc>
        <w:tc>
          <w:tcPr>
            <w:tcW w:w="5953" w:type="dxa"/>
            <w:tcBorders>
              <w:top w:val="nil"/>
              <w:bottom w:val="nil"/>
              <w:right w:val="nil"/>
            </w:tcBorders>
          </w:tcPr>
          <w:p w14:paraId="2731C062" w14:textId="77777777" w:rsidR="00801104" w:rsidRPr="000C669C" w:rsidRDefault="00801104" w:rsidP="00801104">
            <w:pPr>
              <w:numPr>
                <w:ilvl w:val="0"/>
                <w:numId w:val="68"/>
              </w:numPr>
              <w:tabs>
                <w:tab w:val="clear" w:pos="720"/>
                <w:tab w:val="num" w:pos="317"/>
              </w:tabs>
              <w:ind w:left="317" w:hanging="284"/>
              <w:rPr>
                <w:rFonts w:cstheme="minorHAnsi"/>
                <w:color w:val="000000" w:themeColor="text1"/>
              </w:rPr>
            </w:pPr>
            <w:r>
              <w:rPr>
                <w:rFonts w:cstheme="minorHAnsi"/>
                <w:color w:val="000000" w:themeColor="text1"/>
              </w:rPr>
              <w:t>„</w:t>
            </w:r>
            <w:r w:rsidRPr="000C669C">
              <w:rPr>
                <w:rFonts w:cstheme="minorHAnsi"/>
                <w:color w:val="000000" w:themeColor="text1"/>
              </w:rPr>
              <w:t>Nach dem Essen darf man eine Stunde nicht schwimmen.</w:t>
            </w:r>
            <w:r>
              <w:rPr>
                <w:rFonts w:cstheme="minorHAnsi"/>
                <w:color w:val="000000" w:themeColor="text1"/>
              </w:rPr>
              <w:t>“</w:t>
            </w:r>
          </w:p>
          <w:p w14:paraId="3AAE435F" w14:textId="77777777" w:rsidR="00801104" w:rsidRPr="000C669C" w:rsidRDefault="00801104" w:rsidP="00801104">
            <w:pPr>
              <w:numPr>
                <w:ilvl w:val="0"/>
                <w:numId w:val="68"/>
              </w:numPr>
              <w:tabs>
                <w:tab w:val="clear" w:pos="720"/>
                <w:tab w:val="num" w:pos="317"/>
              </w:tabs>
              <w:ind w:left="317" w:hanging="284"/>
              <w:rPr>
                <w:rFonts w:cstheme="minorHAnsi"/>
                <w:color w:val="000000" w:themeColor="text1"/>
              </w:rPr>
            </w:pPr>
            <w:r>
              <w:rPr>
                <w:rFonts w:cstheme="minorHAnsi"/>
                <w:color w:val="000000" w:themeColor="text1"/>
              </w:rPr>
              <w:t>„</w:t>
            </w:r>
            <w:r w:rsidRPr="000C669C">
              <w:rPr>
                <w:rFonts w:cstheme="minorHAnsi"/>
                <w:color w:val="000000" w:themeColor="text1"/>
              </w:rPr>
              <w:t>Spinat enthält besonders viel Eisen.</w:t>
            </w:r>
            <w:r>
              <w:rPr>
                <w:rFonts w:cstheme="minorHAnsi"/>
                <w:color w:val="000000" w:themeColor="text1"/>
              </w:rPr>
              <w:t>“</w:t>
            </w:r>
          </w:p>
          <w:p w14:paraId="4A5B7033" w14:textId="77777777" w:rsidR="00801104" w:rsidRPr="000C669C" w:rsidRDefault="00801104" w:rsidP="00801104">
            <w:pPr>
              <w:numPr>
                <w:ilvl w:val="0"/>
                <w:numId w:val="68"/>
              </w:numPr>
              <w:tabs>
                <w:tab w:val="clear" w:pos="720"/>
                <w:tab w:val="num" w:pos="317"/>
              </w:tabs>
              <w:ind w:left="317" w:hanging="284"/>
              <w:rPr>
                <w:rFonts w:cstheme="minorHAnsi"/>
                <w:color w:val="000000" w:themeColor="text1"/>
              </w:rPr>
            </w:pPr>
            <w:r>
              <w:rPr>
                <w:rFonts w:cstheme="minorHAnsi"/>
                <w:color w:val="000000" w:themeColor="text1"/>
              </w:rPr>
              <w:t>„</w:t>
            </w:r>
            <w:r w:rsidRPr="000C669C">
              <w:rPr>
                <w:rFonts w:cstheme="minorHAnsi"/>
                <w:color w:val="000000" w:themeColor="text1"/>
              </w:rPr>
              <w:t>Wer viel Wasser trinkt, hat reinere Haut.</w:t>
            </w:r>
            <w:r>
              <w:rPr>
                <w:rFonts w:cstheme="minorHAnsi"/>
                <w:color w:val="000000" w:themeColor="text1"/>
              </w:rPr>
              <w:t>“</w:t>
            </w:r>
          </w:p>
          <w:p w14:paraId="2D507A0C" w14:textId="75402F68" w:rsidR="00F577C5" w:rsidRPr="00801104" w:rsidRDefault="00801104" w:rsidP="00801104">
            <w:pPr>
              <w:numPr>
                <w:ilvl w:val="0"/>
                <w:numId w:val="68"/>
              </w:numPr>
              <w:tabs>
                <w:tab w:val="clear" w:pos="720"/>
                <w:tab w:val="num" w:pos="317"/>
              </w:tabs>
              <w:ind w:left="317" w:hanging="284"/>
              <w:rPr>
                <w:rFonts w:cstheme="minorHAnsi"/>
                <w:color w:val="000000" w:themeColor="text1"/>
              </w:rPr>
            </w:pPr>
            <w:r>
              <w:rPr>
                <w:rFonts w:cstheme="minorHAnsi"/>
                <w:color w:val="000000" w:themeColor="text1"/>
              </w:rPr>
              <w:t>„</w:t>
            </w:r>
            <w:r w:rsidRPr="000C669C">
              <w:rPr>
                <w:rFonts w:cstheme="minorHAnsi"/>
                <w:color w:val="000000" w:themeColor="text1"/>
              </w:rPr>
              <w:t xml:space="preserve">Knacken im Finger gibt später </w:t>
            </w:r>
            <w:r>
              <w:rPr>
                <w:rFonts w:cstheme="minorHAnsi"/>
                <w:color w:val="000000" w:themeColor="text1"/>
              </w:rPr>
              <w:t>Gelenkschmerzen</w:t>
            </w:r>
            <w:r w:rsidRPr="000C669C">
              <w:rPr>
                <w:rFonts w:cstheme="minorHAnsi"/>
                <w:color w:val="000000" w:themeColor="text1"/>
              </w:rPr>
              <w:t>.</w:t>
            </w:r>
            <w:r>
              <w:rPr>
                <w:rFonts w:cstheme="minorHAnsi"/>
                <w:color w:val="000000" w:themeColor="text1"/>
              </w:rPr>
              <w:t>“</w:t>
            </w:r>
          </w:p>
        </w:tc>
      </w:tr>
    </w:tbl>
    <w:p w14:paraId="0C834550" w14:textId="77777777" w:rsidR="00F577C5" w:rsidRDefault="00F577C5" w:rsidP="008A0BA9">
      <w:pPr>
        <w:rPr>
          <w:rFonts w:cstheme="minorHAnsi"/>
          <w:color w:val="000000" w:themeColor="text1"/>
        </w:rPr>
      </w:pPr>
    </w:p>
    <w:tbl>
      <w:tblPr>
        <w:tblStyle w:val="Tabellenraster"/>
        <w:tblW w:w="10456" w:type="dxa"/>
        <w:tblLook w:val="04A0" w:firstRow="1" w:lastRow="0" w:firstColumn="1" w:lastColumn="0" w:noHBand="0" w:noVBand="1"/>
      </w:tblPr>
      <w:tblGrid>
        <w:gridCol w:w="10456"/>
        <w:tblGridChange w:id="2016">
          <w:tblGrid>
            <w:gridCol w:w="10456"/>
            <w:gridCol w:w="3238"/>
          </w:tblGrid>
        </w:tblGridChange>
      </w:tblGrid>
      <w:tr w:rsidR="00801104" w14:paraId="18B6832B" w14:textId="77777777" w:rsidTr="00801104">
        <w:trPr>
          <w:trHeight w:val="2407"/>
        </w:trPr>
        <w:tc>
          <w:tcPr>
            <w:tcW w:w="10456" w:type="dxa"/>
          </w:tcPr>
          <w:p w14:paraId="0DBE8A78" w14:textId="77777777" w:rsidR="00801104" w:rsidRDefault="00801104" w:rsidP="00801104">
            <w:pPr>
              <w:spacing w:line="360" w:lineRule="auto"/>
              <w:rPr>
                <w:rFonts w:cstheme="minorHAnsi"/>
                <w:b/>
                <w:bCs/>
                <w:color w:val="000000" w:themeColor="text1"/>
              </w:rPr>
            </w:pPr>
            <w:r w:rsidRPr="000C669C">
              <w:rPr>
                <w:rFonts w:cstheme="minorHAnsi"/>
                <w:b/>
                <w:bCs/>
                <w:color w:val="000000" w:themeColor="text1"/>
              </w:rPr>
              <w:t>Quiz-Karte 1</w:t>
            </w:r>
          </w:p>
          <w:p w14:paraId="6E1063B4" w14:textId="11301515" w:rsidR="00801104" w:rsidRPr="000C669C" w:rsidRDefault="00801104">
            <w:pPr>
              <w:spacing w:line="276" w:lineRule="auto"/>
              <w:rPr>
                <w:rFonts w:cstheme="minorHAnsi"/>
                <w:color w:val="000000" w:themeColor="text1"/>
              </w:rPr>
              <w:pPrChange w:id="2017" w:author="Fabienne Schmaus" w:date="2026-05-11T12:45:00Z" w16du:dateUtc="2026-05-11T10:45:00Z">
                <w:pPr/>
              </w:pPrChange>
            </w:pPr>
            <w:r w:rsidRPr="000C669C">
              <w:rPr>
                <w:rFonts w:cstheme="minorHAnsi"/>
                <w:b/>
                <w:bCs/>
                <w:color w:val="000000" w:themeColor="text1"/>
              </w:rPr>
              <w:t>Behauptung:</w:t>
            </w:r>
            <w:r>
              <w:rPr>
                <w:rFonts w:cstheme="minorHAnsi"/>
                <w:b/>
                <w:bCs/>
                <w:color w:val="000000" w:themeColor="text1"/>
              </w:rPr>
              <w:t xml:space="preserve"> </w:t>
            </w:r>
            <w:r>
              <w:rPr>
                <w:rFonts w:cstheme="minorHAnsi"/>
                <w:color w:val="000000" w:themeColor="text1"/>
              </w:rPr>
              <w:t>____________________________________________________________________</w:t>
            </w:r>
            <w:del w:id="2018" w:author="Fabienne Schmaus" w:date="2026-05-11T12:44:00Z" w16du:dateUtc="2026-05-11T10:44:00Z">
              <w:r w:rsidDel="00801104">
                <w:rPr>
                  <w:rFonts w:cstheme="minorHAnsi"/>
                  <w:color w:val="000000" w:themeColor="text1"/>
                </w:rPr>
                <w:delText>__</w:delText>
              </w:r>
            </w:del>
            <w:r>
              <w:rPr>
                <w:rFonts w:cstheme="minorHAnsi"/>
                <w:color w:val="000000" w:themeColor="text1"/>
              </w:rPr>
              <w:t>__</w:t>
            </w:r>
            <w:del w:id="2019" w:author="Fabienne Schmaus" w:date="2026-05-11T12:44:00Z" w16du:dateUtc="2026-05-11T10:44:00Z">
              <w:r w:rsidDel="00801104">
                <w:rPr>
                  <w:rFonts w:cstheme="minorHAnsi"/>
                  <w:color w:val="000000" w:themeColor="text1"/>
                </w:rPr>
                <w:delText>_</w:delText>
              </w:r>
            </w:del>
            <w:r>
              <w:rPr>
                <w:rFonts w:cstheme="minorHAnsi"/>
                <w:color w:val="000000" w:themeColor="text1"/>
              </w:rPr>
              <w:t>____________</w:t>
            </w:r>
          </w:p>
          <w:p w14:paraId="05CDD7A5" w14:textId="4D0A7443" w:rsidR="00801104" w:rsidRPr="000C669C" w:rsidRDefault="00801104">
            <w:pPr>
              <w:spacing w:line="276" w:lineRule="auto"/>
              <w:rPr>
                <w:rFonts w:cstheme="minorHAnsi"/>
                <w:color w:val="000000" w:themeColor="text1"/>
              </w:rPr>
              <w:pPrChange w:id="2020" w:author="Fabienne Schmaus" w:date="2026-05-11T12:45:00Z" w16du:dateUtc="2026-05-11T10:45:00Z">
                <w:pPr/>
              </w:pPrChange>
            </w:pPr>
            <w:r w:rsidRPr="000C669C">
              <w:rPr>
                <w:rFonts w:cstheme="minorHAnsi"/>
                <w:b/>
                <w:bCs/>
                <w:color w:val="000000" w:themeColor="text1"/>
              </w:rPr>
              <w:t>Unsere Antwort:</w:t>
            </w:r>
            <w:r w:rsidRPr="000C669C">
              <w:rPr>
                <w:rFonts w:cstheme="minorHAnsi"/>
                <w:color w:val="000000" w:themeColor="text1"/>
              </w:rPr>
              <w:t xml:space="preserve"> </w:t>
            </w:r>
            <w:r w:rsidRPr="000C669C">
              <w:rPr>
                <w:rFonts w:ascii="Segoe UI Symbol" w:hAnsi="Segoe UI Symbol" w:cs="Segoe UI Symbol"/>
                <w:color w:val="000000" w:themeColor="text1"/>
              </w:rPr>
              <w:t>☐</w:t>
            </w:r>
            <w:r w:rsidRPr="000C669C">
              <w:rPr>
                <w:rFonts w:cstheme="minorHAnsi"/>
                <w:color w:val="000000" w:themeColor="text1"/>
              </w:rPr>
              <w:t xml:space="preserve"> </w:t>
            </w:r>
            <w:del w:id="2021" w:author="Fabienne Schmaus" w:date="2026-05-11T12:42:00Z" w16du:dateUtc="2026-05-11T10:42:00Z">
              <w:r w:rsidRPr="000C669C" w:rsidDel="00801104">
                <w:rPr>
                  <w:rFonts w:cstheme="minorHAnsi"/>
                  <w:color w:val="000000" w:themeColor="text1"/>
                </w:rPr>
                <w:delText xml:space="preserve">Wahr </w:delText>
              </w:r>
              <w:r w:rsidRPr="000C669C" w:rsidDel="00801104">
                <w:rPr>
                  <w:rFonts w:ascii="Calibri" w:hAnsi="Calibri" w:cs="Calibri"/>
                  <w:color w:val="000000" w:themeColor="text1"/>
                </w:rPr>
                <w:delText>  </w:delText>
              </w:r>
              <w:r w:rsidRPr="000C669C" w:rsidDel="00801104">
                <w:rPr>
                  <w:rFonts w:cstheme="minorHAnsi"/>
                  <w:color w:val="000000" w:themeColor="text1"/>
                </w:rPr>
                <w:delText xml:space="preserve"> </w:delText>
              </w:r>
            </w:del>
            <w:ins w:id="2022" w:author="Fabienne Schmaus" w:date="2026-05-11T12:42:00Z" w16du:dateUtc="2026-05-11T10:42:00Z">
              <w:r>
                <w:rPr>
                  <w:rFonts w:cstheme="minorHAnsi"/>
                  <w:color w:val="000000" w:themeColor="text1"/>
                </w:rPr>
                <w:t>w</w:t>
              </w:r>
              <w:r w:rsidRPr="000C669C">
                <w:rPr>
                  <w:rFonts w:cstheme="minorHAnsi"/>
                  <w:color w:val="000000" w:themeColor="text1"/>
                </w:rPr>
                <w:t>ahr</w:t>
              </w:r>
              <w:r>
                <w:rPr>
                  <w:rFonts w:cstheme="minorHAnsi"/>
                  <w:color w:val="000000" w:themeColor="text1"/>
                </w:rPr>
                <w:tab/>
              </w:r>
            </w:ins>
            <w:r w:rsidRPr="000C669C">
              <w:rPr>
                <w:rFonts w:ascii="Segoe UI Symbol" w:hAnsi="Segoe UI Symbol" w:cs="Segoe UI Symbol"/>
                <w:color w:val="000000" w:themeColor="text1"/>
              </w:rPr>
              <w:t>☐</w:t>
            </w:r>
            <w:r w:rsidRPr="000C669C">
              <w:rPr>
                <w:rFonts w:cstheme="minorHAnsi"/>
                <w:color w:val="000000" w:themeColor="text1"/>
              </w:rPr>
              <w:t xml:space="preserve"> Fake</w:t>
            </w:r>
            <w:ins w:id="2023" w:author="Fabienne Schmaus" w:date="2026-05-11T12:42:00Z" w16du:dateUtc="2026-05-11T10:42:00Z">
              <w:r>
                <w:rPr>
                  <w:rFonts w:cstheme="minorHAnsi"/>
                  <w:color w:val="000000" w:themeColor="text1"/>
                </w:rPr>
                <w:tab/>
              </w:r>
            </w:ins>
            <w:del w:id="2024" w:author="Fabienne Schmaus" w:date="2026-05-11T12:42:00Z" w16du:dateUtc="2026-05-11T10:42:00Z">
              <w:r w:rsidRPr="000C669C" w:rsidDel="00801104">
                <w:rPr>
                  <w:rFonts w:cstheme="minorHAnsi"/>
                  <w:color w:val="000000" w:themeColor="text1"/>
                </w:rPr>
                <w:delText xml:space="preserve"> </w:delText>
              </w:r>
              <w:r w:rsidRPr="000C669C" w:rsidDel="00801104">
                <w:rPr>
                  <w:rFonts w:ascii="Calibri" w:hAnsi="Calibri" w:cs="Calibri"/>
                  <w:color w:val="000000" w:themeColor="text1"/>
                </w:rPr>
                <w:delText>  </w:delText>
              </w:r>
              <w:r w:rsidRPr="000C669C" w:rsidDel="00801104">
                <w:rPr>
                  <w:rFonts w:cstheme="minorHAnsi"/>
                  <w:color w:val="000000" w:themeColor="text1"/>
                </w:rPr>
                <w:delText xml:space="preserve"> </w:delText>
              </w:r>
            </w:del>
            <w:r w:rsidRPr="000C669C">
              <w:rPr>
                <w:rFonts w:ascii="Segoe UI Symbol" w:hAnsi="Segoe UI Symbol" w:cs="Segoe UI Symbol"/>
                <w:color w:val="000000" w:themeColor="text1"/>
              </w:rPr>
              <w:t>☐</w:t>
            </w:r>
            <w:r w:rsidRPr="000C669C">
              <w:rPr>
                <w:rFonts w:cstheme="minorHAnsi"/>
                <w:color w:val="000000" w:themeColor="text1"/>
              </w:rPr>
              <w:t xml:space="preserve"> </w:t>
            </w:r>
            <w:del w:id="2025" w:author="Fabienne Schmaus" w:date="2026-05-11T12:43:00Z" w16du:dateUtc="2026-05-11T10:43:00Z">
              <w:r w:rsidRPr="000C669C" w:rsidDel="00801104">
                <w:rPr>
                  <w:rFonts w:cstheme="minorHAnsi"/>
                  <w:color w:val="000000" w:themeColor="text1"/>
                </w:rPr>
                <w:delText xml:space="preserve">Teilweise </w:delText>
              </w:r>
            </w:del>
            <w:ins w:id="2026" w:author="Fabienne Schmaus" w:date="2026-05-11T12:43:00Z" w16du:dateUtc="2026-05-11T10:43:00Z">
              <w:r>
                <w:rPr>
                  <w:rFonts w:cstheme="minorHAnsi"/>
                  <w:color w:val="000000" w:themeColor="text1"/>
                </w:rPr>
                <w:t>t</w:t>
              </w:r>
              <w:r w:rsidRPr="000C669C">
                <w:rPr>
                  <w:rFonts w:cstheme="minorHAnsi"/>
                  <w:color w:val="000000" w:themeColor="text1"/>
                </w:rPr>
                <w:t xml:space="preserve">eilweise </w:t>
              </w:r>
            </w:ins>
            <w:r w:rsidRPr="000C669C">
              <w:rPr>
                <w:rFonts w:cstheme="minorHAnsi"/>
                <w:color w:val="000000" w:themeColor="text1"/>
              </w:rPr>
              <w:t>wahr</w:t>
            </w:r>
          </w:p>
          <w:p w14:paraId="03835A38" w14:textId="77777777" w:rsidR="00801104" w:rsidRDefault="00801104">
            <w:pPr>
              <w:spacing w:line="276" w:lineRule="auto"/>
              <w:rPr>
                <w:ins w:id="2027" w:author="Fabienne Schmaus" w:date="2026-05-11T12:43:00Z" w16du:dateUtc="2026-05-11T10:43:00Z"/>
                <w:rFonts w:cstheme="minorHAnsi"/>
                <w:color w:val="000000" w:themeColor="text1"/>
              </w:rPr>
              <w:pPrChange w:id="2028" w:author="Fabienne Schmaus" w:date="2026-05-11T12:45:00Z" w16du:dateUtc="2026-05-11T10:45:00Z">
                <w:pPr/>
              </w:pPrChange>
            </w:pPr>
            <w:r w:rsidRPr="000C669C">
              <w:rPr>
                <w:rFonts w:cstheme="minorHAnsi"/>
                <w:b/>
                <w:bCs/>
                <w:color w:val="000000" w:themeColor="text1"/>
              </w:rPr>
              <w:t>Begründung mit QQQQ</w:t>
            </w:r>
            <w:r w:rsidRPr="000C669C">
              <w:rPr>
                <w:rFonts w:cstheme="minorHAnsi"/>
                <w:color w:val="000000" w:themeColor="text1"/>
              </w:rPr>
              <w:t xml:space="preserve"> (kreuzt an, was passt): </w:t>
            </w:r>
          </w:p>
          <w:p w14:paraId="3593693A" w14:textId="77777777" w:rsidR="00801104" w:rsidRDefault="00801104">
            <w:pPr>
              <w:spacing w:line="276" w:lineRule="auto"/>
              <w:rPr>
                <w:ins w:id="2029" w:author="Fabienne Schmaus" w:date="2026-05-11T12:43:00Z" w16du:dateUtc="2026-05-11T10:43:00Z"/>
                <w:rFonts w:cstheme="minorHAnsi"/>
                <w:color w:val="000000" w:themeColor="text1"/>
              </w:rPr>
              <w:pPrChange w:id="2030" w:author="Fabienne Schmaus" w:date="2026-05-11T12:45:00Z" w16du:dateUtc="2026-05-11T10:45:00Z">
                <w:pPr/>
              </w:pPrChange>
            </w:pPr>
            <w:r w:rsidRPr="000C669C">
              <w:rPr>
                <w:rFonts w:ascii="Segoe UI Symbol" w:hAnsi="Segoe UI Symbol" w:cs="Segoe UI Symbol"/>
                <w:color w:val="000000" w:themeColor="text1"/>
              </w:rPr>
              <w:t>☐</w:t>
            </w:r>
            <w:r w:rsidRPr="000C669C">
              <w:rPr>
                <w:rFonts w:cstheme="minorHAnsi"/>
                <w:color w:val="000000" w:themeColor="text1"/>
              </w:rPr>
              <w:t xml:space="preserve"> </w:t>
            </w:r>
            <w:r w:rsidRPr="000C669C">
              <w:rPr>
                <w:rFonts w:cstheme="minorHAnsi"/>
                <w:b/>
                <w:bCs/>
                <w:color w:val="000000" w:themeColor="text1"/>
              </w:rPr>
              <w:t>Q</w:t>
            </w:r>
            <w:r w:rsidRPr="000C669C">
              <w:rPr>
                <w:rFonts w:cstheme="minorHAnsi"/>
                <w:color w:val="000000" w:themeColor="text1"/>
              </w:rPr>
              <w:t>uelle: Wer sagt das?</w:t>
            </w:r>
            <w:ins w:id="2031" w:author="Fabienne Schmaus" w:date="2026-05-11T12:43:00Z" w16du:dateUtc="2026-05-11T10:43:00Z">
              <w:r>
                <w:rPr>
                  <w:rFonts w:cstheme="minorHAnsi"/>
                  <w:color w:val="000000" w:themeColor="text1"/>
                </w:rPr>
                <w:t xml:space="preserve"> </w:t>
              </w:r>
              <w:r>
                <w:rPr>
                  <w:rFonts w:cstheme="minorHAnsi"/>
                  <w:color w:val="000000" w:themeColor="text1"/>
                </w:rPr>
                <w:tab/>
              </w:r>
            </w:ins>
            <w:del w:id="2032" w:author="Fabienne Schmaus" w:date="2026-05-11T12:43:00Z" w16du:dateUtc="2026-05-11T10:43:00Z">
              <w:r w:rsidRPr="000C669C" w:rsidDel="00801104">
                <w:rPr>
                  <w:rFonts w:cstheme="minorHAnsi"/>
                  <w:color w:val="000000" w:themeColor="text1"/>
                </w:rPr>
                <w:delText xml:space="preserve">   </w:delText>
              </w:r>
            </w:del>
            <w:r w:rsidRPr="000C669C">
              <w:rPr>
                <w:rFonts w:ascii="Segoe UI Symbol" w:hAnsi="Segoe UI Symbol" w:cs="Segoe UI Symbol"/>
                <w:color w:val="000000" w:themeColor="text1"/>
              </w:rPr>
              <w:t>☐</w:t>
            </w:r>
            <w:r w:rsidRPr="000C669C">
              <w:rPr>
                <w:rFonts w:cstheme="minorHAnsi"/>
                <w:color w:val="000000" w:themeColor="text1"/>
              </w:rPr>
              <w:t xml:space="preserve"> </w:t>
            </w:r>
            <w:r w:rsidRPr="000C669C">
              <w:rPr>
                <w:rFonts w:cstheme="minorHAnsi"/>
                <w:b/>
                <w:bCs/>
                <w:color w:val="000000" w:themeColor="text1"/>
              </w:rPr>
              <w:t>Q</w:t>
            </w:r>
            <w:r w:rsidRPr="000C669C">
              <w:rPr>
                <w:rFonts w:cstheme="minorHAnsi"/>
                <w:color w:val="000000" w:themeColor="text1"/>
              </w:rPr>
              <w:t>ualität: Welche Belege?</w:t>
            </w:r>
          </w:p>
          <w:p w14:paraId="44D6941B" w14:textId="3B98B758" w:rsidR="00801104" w:rsidRPr="000C669C" w:rsidRDefault="00801104">
            <w:pPr>
              <w:spacing w:line="276" w:lineRule="auto"/>
              <w:rPr>
                <w:rFonts w:cstheme="minorHAnsi"/>
                <w:color w:val="000000" w:themeColor="text1"/>
              </w:rPr>
              <w:pPrChange w:id="2033" w:author="Fabienne Schmaus" w:date="2026-05-11T12:45:00Z" w16du:dateUtc="2026-05-11T10:45:00Z">
                <w:pPr/>
              </w:pPrChange>
            </w:pPr>
            <w:del w:id="2034" w:author="Fabienne Schmaus" w:date="2026-05-11T12:43:00Z" w16du:dateUtc="2026-05-11T10:43:00Z">
              <w:r w:rsidRPr="000C669C" w:rsidDel="00801104">
                <w:rPr>
                  <w:rFonts w:cstheme="minorHAnsi"/>
                  <w:color w:val="000000" w:themeColor="text1"/>
                </w:rPr>
                <w:delText xml:space="preserve"> </w:delText>
              </w:r>
            </w:del>
            <w:r w:rsidRPr="000C669C">
              <w:rPr>
                <w:rFonts w:ascii="Segoe UI Symbol" w:hAnsi="Segoe UI Symbol" w:cs="Segoe UI Symbol"/>
                <w:color w:val="000000" w:themeColor="text1"/>
              </w:rPr>
              <w:t>☐</w:t>
            </w:r>
            <w:r w:rsidRPr="000C669C">
              <w:rPr>
                <w:rFonts w:cstheme="minorHAnsi"/>
                <w:color w:val="000000" w:themeColor="text1"/>
              </w:rPr>
              <w:t xml:space="preserve"> </w:t>
            </w:r>
            <w:r w:rsidRPr="000C669C">
              <w:rPr>
                <w:rFonts w:cstheme="minorHAnsi"/>
                <w:b/>
                <w:bCs/>
                <w:color w:val="000000" w:themeColor="text1"/>
              </w:rPr>
              <w:t>Q</w:t>
            </w:r>
            <w:r w:rsidRPr="000C669C">
              <w:rPr>
                <w:rFonts w:cstheme="minorHAnsi"/>
                <w:color w:val="000000" w:themeColor="text1"/>
              </w:rPr>
              <w:t>uerbezüge: Sagen das auch andere?</w:t>
            </w:r>
            <w:ins w:id="2035" w:author="Fabienne Schmaus" w:date="2026-05-11T12:43:00Z" w16du:dateUtc="2026-05-11T10:43:00Z">
              <w:r>
                <w:rPr>
                  <w:rFonts w:cstheme="minorHAnsi"/>
                  <w:color w:val="000000" w:themeColor="text1"/>
                </w:rPr>
                <w:tab/>
              </w:r>
            </w:ins>
            <w:del w:id="2036" w:author="Fabienne Schmaus" w:date="2026-05-11T12:43:00Z" w16du:dateUtc="2026-05-11T10:43:00Z">
              <w:r w:rsidRPr="000C669C" w:rsidDel="00801104">
                <w:rPr>
                  <w:rFonts w:cstheme="minorHAnsi"/>
                  <w:color w:val="000000" w:themeColor="text1"/>
                </w:rPr>
                <w:delText xml:space="preserve">   </w:delText>
              </w:r>
            </w:del>
            <w:r w:rsidRPr="000C669C">
              <w:rPr>
                <w:rFonts w:ascii="Segoe UI Symbol" w:hAnsi="Segoe UI Symbol" w:cs="Segoe UI Symbol"/>
                <w:color w:val="000000" w:themeColor="text1"/>
              </w:rPr>
              <w:t>☐</w:t>
            </w:r>
            <w:r w:rsidRPr="000C669C">
              <w:rPr>
                <w:rFonts w:cstheme="minorHAnsi"/>
                <w:color w:val="000000" w:themeColor="text1"/>
              </w:rPr>
              <w:t xml:space="preserve"> </w:t>
            </w:r>
            <w:r w:rsidRPr="000C669C">
              <w:rPr>
                <w:rFonts w:cstheme="minorHAnsi"/>
                <w:b/>
                <w:bCs/>
                <w:color w:val="000000" w:themeColor="text1"/>
              </w:rPr>
              <w:t>Q</w:t>
            </w:r>
            <w:r w:rsidRPr="000C669C">
              <w:rPr>
                <w:rFonts w:cstheme="minorHAnsi"/>
                <w:color w:val="000000" w:themeColor="text1"/>
              </w:rPr>
              <w:t>ualitätssiegel: Vertrauenswürdige Stelle?</w:t>
            </w:r>
          </w:p>
          <w:p w14:paraId="76FCAE5D" w14:textId="387C38C2" w:rsidR="00801104" w:rsidRPr="000C669C" w:rsidDel="00801104" w:rsidRDefault="00801104">
            <w:pPr>
              <w:spacing w:line="276" w:lineRule="auto"/>
              <w:rPr>
                <w:del w:id="2037" w:author="Fabienne Schmaus" w:date="2026-05-11T12:43:00Z" w16du:dateUtc="2026-05-11T10:43:00Z"/>
                <w:rFonts w:cstheme="minorHAnsi"/>
                <w:color w:val="000000" w:themeColor="text1"/>
              </w:rPr>
              <w:pPrChange w:id="2038" w:author="Fabienne Schmaus" w:date="2026-05-11T12:45:00Z" w16du:dateUtc="2026-05-11T10:45:00Z">
                <w:pPr/>
              </w:pPrChange>
            </w:pPr>
            <w:r w:rsidRPr="000C669C">
              <w:rPr>
                <w:rFonts w:cstheme="minorHAnsi"/>
                <w:b/>
                <w:bCs/>
                <w:color w:val="000000" w:themeColor="text1"/>
              </w:rPr>
              <w:t>Auflösung:</w:t>
            </w:r>
            <w:ins w:id="2039" w:author="Fabienne Schmaus" w:date="2026-05-11T12:43:00Z" w16du:dateUtc="2026-05-11T10:43:00Z">
              <w:r>
                <w:rPr>
                  <w:rFonts w:cstheme="minorHAnsi"/>
                  <w:b/>
                  <w:bCs/>
                  <w:color w:val="000000" w:themeColor="text1"/>
                </w:rPr>
                <w:t xml:space="preserve"> </w:t>
              </w:r>
            </w:ins>
          </w:p>
          <w:p w14:paraId="56BA2ED4" w14:textId="20708886" w:rsidR="00801104" w:rsidRPr="000C669C" w:rsidRDefault="00801104">
            <w:pPr>
              <w:spacing w:line="276" w:lineRule="auto"/>
              <w:rPr>
                <w:rFonts w:cstheme="minorHAnsi"/>
                <w:color w:val="000000" w:themeColor="text1"/>
              </w:rPr>
              <w:pPrChange w:id="2040" w:author="Fabienne Schmaus" w:date="2026-05-11T12:45:00Z" w16du:dateUtc="2026-05-11T10:45:00Z">
                <w:pPr/>
              </w:pPrChange>
            </w:pPr>
            <w:r>
              <w:rPr>
                <w:rFonts w:cstheme="minorHAnsi"/>
                <w:color w:val="000000" w:themeColor="text1"/>
              </w:rPr>
              <w:t>____</w:t>
            </w:r>
            <w:ins w:id="2041" w:author="Fabienne Schmaus" w:date="2026-05-11T12:43:00Z" w16du:dateUtc="2026-05-11T10:43:00Z">
              <w:r>
                <w:rPr>
                  <w:rFonts w:cstheme="minorHAnsi"/>
                  <w:color w:val="000000" w:themeColor="text1"/>
                </w:rPr>
                <w:t>________________________________</w:t>
              </w:r>
            </w:ins>
            <w:r>
              <w:rPr>
                <w:rFonts w:cstheme="minorHAnsi"/>
                <w:color w:val="000000" w:themeColor="text1"/>
              </w:rPr>
              <w:t>_____</w:t>
            </w:r>
            <w:del w:id="2042" w:author="Fabienne Schmaus" w:date="2026-05-11T12:43:00Z" w16du:dateUtc="2026-05-11T10:43:00Z">
              <w:r w:rsidDel="00801104">
                <w:rPr>
                  <w:rFonts w:cstheme="minorHAnsi"/>
                  <w:color w:val="000000" w:themeColor="text1"/>
                </w:rPr>
                <w:delText>____________________________________</w:delText>
              </w:r>
            </w:del>
            <w:r>
              <w:rPr>
                <w:rFonts w:cstheme="minorHAnsi"/>
                <w:color w:val="000000" w:themeColor="text1"/>
              </w:rPr>
              <w:t>_____________________________</w:t>
            </w:r>
            <w:del w:id="2043" w:author="Fabienne Schmaus" w:date="2026-05-11T12:44:00Z" w16du:dateUtc="2026-05-11T10:44:00Z">
              <w:r w:rsidDel="00801104">
                <w:rPr>
                  <w:rFonts w:cstheme="minorHAnsi"/>
                  <w:color w:val="000000" w:themeColor="text1"/>
                </w:rPr>
                <w:delText>__</w:delText>
              </w:r>
            </w:del>
            <w:r>
              <w:rPr>
                <w:rFonts w:cstheme="minorHAnsi"/>
                <w:color w:val="000000" w:themeColor="text1"/>
              </w:rPr>
              <w:t>__</w:t>
            </w:r>
            <w:del w:id="2044" w:author="Fabienne Schmaus" w:date="2026-05-11T12:44:00Z" w16du:dateUtc="2026-05-11T10:44:00Z">
              <w:r w:rsidDel="00801104">
                <w:rPr>
                  <w:rFonts w:cstheme="minorHAnsi"/>
                  <w:color w:val="000000" w:themeColor="text1"/>
                </w:rPr>
                <w:delText>_</w:delText>
              </w:r>
            </w:del>
            <w:r>
              <w:rPr>
                <w:rFonts w:cstheme="minorHAnsi"/>
                <w:color w:val="000000" w:themeColor="text1"/>
              </w:rPr>
              <w:t>____________</w:t>
            </w:r>
          </w:p>
          <w:p w14:paraId="6EC058FA" w14:textId="77777777" w:rsidR="00801104" w:rsidRDefault="00801104" w:rsidP="00801104">
            <w:pPr>
              <w:spacing w:line="276" w:lineRule="auto"/>
              <w:rPr>
                <w:rFonts w:cstheme="minorHAnsi"/>
                <w:color w:val="000000" w:themeColor="text1"/>
              </w:rPr>
            </w:pPr>
          </w:p>
        </w:tc>
      </w:tr>
      <w:tr w:rsidR="00801104" w14:paraId="0C162D4B" w14:textId="77777777" w:rsidTr="00801104">
        <w:trPr>
          <w:trHeight w:val="2407"/>
        </w:trPr>
        <w:tc>
          <w:tcPr>
            <w:tcW w:w="10456" w:type="dxa"/>
          </w:tcPr>
          <w:p w14:paraId="3530F868" w14:textId="6496F6FB" w:rsidR="00801104" w:rsidRPr="000C669C" w:rsidRDefault="00801104" w:rsidP="00801104">
            <w:pPr>
              <w:spacing w:line="360" w:lineRule="auto"/>
              <w:rPr>
                <w:rFonts w:cstheme="minorHAnsi"/>
                <w:b/>
                <w:bCs/>
                <w:color w:val="000000" w:themeColor="text1"/>
              </w:rPr>
            </w:pPr>
            <w:r w:rsidRPr="000C669C">
              <w:rPr>
                <w:rFonts w:cstheme="minorHAnsi"/>
                <w:b/>
                <w:bCs/>
                <w:color w:val="000000" w:themeColor="text1"/>
              </w:rPr>
              <w:lastRenderedPageBreak/>
              <w:t xml:space="preserve">Quiz-Karte </w:t>
            </w:r>
            <w:r>
              <w:rPr>
                <w:rFonts w:cstheme="minorHAnsi"/>
                <w:b/>
                <w:bCs/>
                <w:color w:val="000000" w:themeColor="text1"/>
              </w:rPr>
              <w:t>2</w:t>
            </w:r>
          </w:p>
          <w:p w14:paraId="32B67FD4" w14:textId="77777777" w:rsidR="00801104" w:rsidRPr="000C669C" w:rsidRDefault="00801104">
            <w:pPr>
              <w:spacing w:line="276" w:lineRule="auto"/>
              <w:rPr>
                <w:rFonts w:cstheme="minorHAnsi"/>
                <w:color w:val="000000" w:themeColor="text1"/>
              </w:rPr>
              <w:pPrChange w:id="2045" w:author="Fabienne Schmaus" w:date="2026-05-11T12:45:00Z" w16du:dateUtc="2026-05-11T10:45:00Z">
                <w:pPr/>
              </w:pPrChange>
            </w:pPr>
            <w:r w:rsidRPr="000C669C">
              <w:rPr>
                <w:rFonts w:cstheme="minorHAnsi"/>
                <w:b/>
                <w:bCs/>
                <w:color w:val="000000" w:themeColor="text1"/>
              </w:rPr>
              <w:t>Behauptung:</w:t>
            </w:r>
            <w:r>
              <w:rPr>
                <w:rFonts w:cstheme="minorHAnsi"/>
                <w:b/>
                <w:bCs/>
                <w:color w:val="000000" w:themeColor="text1"/>
              </w:rPr>
              <w:t xml:space="preserve"> </w:t>
            </w:r>
            <w:r>
              <w:rPr>
                <w:rFonts w:cstheme="minorHAnsi"/>
                <w:color w:val="000000" w:themeColor="text1"/>
              </w:rPr>
              <w:t>____________________________________________________________________</w:t>
            </w:r>
            <w:del w:id="2046" w:author="Fabienne Schmaus" w:date="2026-05-11T12:44:00Z" w16du:dateUtc="2026-05-11T10:44:00Z">
              <w:r w:rsidDel="00801104">
                <w:rPr>
                  <w:rFonts w:cstheme="minorHAnsi"/>
                  <w:color w:val="000000" w:themeColor="text1"/>
                </w:rPr>
                <w:delText>__</w:delText>
              </w:r>
            </w:del>
            <w:r>
              <w:rPr>
                <w:rFonts w:cstheme="minorHAnsi"/>
                <w:color w:val="000000" w:themeColor="text1"/>
              </w:rPr>
              <w:t>__</w:t>
            </w:r>
            <w:del w:id="2047" w:author="Fabienne Schmaus" w:date="2026-05-11T12:44:00Z" w16du:dateUtc="2026-05-11T10:44:00Z">
              <w:r w:rsidDel="00801104">
                <w:rPr>
                  <w:rFonts w:cstheme="minorHAnsi"/>
                  <w:color w:val="000000" w:themeColor="text1"/>
                </w:rPr>
                <w:delText>_</w:delText>
              </w:r>
            </w:del>
            <w:r>
              <w:rPr>
                <w:rFonts w:cstheme="minorHAnsi"/>
                <w:color w:val="000000" w:themeColor="text1"/>
              </w:rPr>
              <w:t>____________</w:t>
            </w:r>
          </w:p>
          <w:p w14:paraId="1E52BDE3" w14:textId="77777777" w:rsidR="00801104" w:rsidRPr="000C669C" w:rsidRDefault="00801104">
            <w:pPr>
              <w:spacing w:line="276" w:lineRule="auto"/>
              <w:rPr>
                <w:rFonts w:cstheme="minorHAnsi"/>
                <w:color w:val="000000" w:themeColor="text1"/>
              </w:rPr>
              <w:pPrChange w:id="2048" w:author="Fabienne Schmaus" w:date="2026-05-11T12:45:00Z" w16du:dateUtc="2026-05-11T10:45:00Z">
                <w:pPr/>
              </w:pPrChange>
            </w:pPr>
            <w:r w:rsidRPr="000C669C">
              <w:rPr>
                <w:rFonts w:cstheme="minorHAnsi"/>
                <w:b/>
                <w:bCs/>
                <w:color w:val="000000" w:themeColor="text1"/>
              </w:rPr>
              <w:t>Unsere Antwort:</w:t>
            </w:r>
            <w:r w:rsidRPr="000C669C">
              <w:rPr>
                <w:rFonts w:cstheme="minorHAnsi"/>
                <w:color w:val="000000" w:themeColor="text1"/>
              </w:rPr>
              <w:t xml:space="preserve"> </w:t>
            </w:r>
            <w:r w:rsidRPr="000C669C">
              <w:rPr>
                <w:rFonts w:ascii="Segoe UI Symbol" w:hAnsi="Segoe UI Symbol" w:cs="Segoe UI Symbol"/>
                <w:color w:val="000000" w:themeColor="text1"/>
              </w:rPr>
              <w:t>☐</w:t>
            </w:r>
            <w:r w:rsidRPr="000C669C">
              <w:rPr>
                <w:rFonts w:cstheme="minorHAnsi"/>
                <w:color w:val="000000" w:themeColor="text1"/>
              </w:rPr>
              <w:t xml:space="preserve"> </w:t>
            </w:r>
            <w:del w:id="2049" w:author="Fabienne Schmaus" w:date="2026-05-11T12:42:00Z" w16du:dateUtc="2026-05-11T10:42:00Z">
              <w:r w:rsidRPr="000C669C" w:rsidDel="00801104">
                <w:rPr>
                  <w:rFonts w:cstheme="minorHAnsi"/>
                  <w:color w:val="000000" w:themeColor="text1"/>
                </w:rPr>
                <w:delText xml:space="preserve">Wahr </w:delText>
              </w:r>
              <w:r w:rsidRPr="000C669C" w:rsidDel="00801104">
                <w:rPr>
                  <w:rFonts w:ascii="Calibri" w:hAnsi="Calibri" w:cs="Calibri"/>
                  <w:color w:val="000000" w:themeColor="text1"/>
                </w:rPr>
                <w:delText>  </w:delText>
              </w:r>
              <w:r w:rsidRPr="000C669C" w:rsidDel="00801104">
                <w:rPr>
                  <w:rFonts w:cstheme="minorHAnsi"/>
                  <w:color w:val="000000" w:themeColor="text1"/>
                </w:rPr>
                <w:delText xml:space="preserve"> </w:delText>
              </w:r>
            </w:del>
            <w:ins w:id="2050" w:author="Fabienne Schmaus" w:date="2026-05-11T12:42:00Z" w16du:dateUtc="2026-05-11T10:42:00Z">
              <w:r>
                <w:rPr>
                  <w:rFonts w:cstheme="minorHAnsi"/>
                  <w:color w:val="000000" w:themeColor="text1"/>
                </w:rPr>
                <w:t>w</w:t>
              </w:r>
              <w:r w:rsidRPr="000C669C">
                <w:rPr>
                  <w:rFonts w:cstheme="minorHAnsi"/>
                  <w:color w:val="000000" w:themeColor="text1"/>
                </w:rPr>
                <w:t>ahr</w:t>
              </w:r>
              <w:r>
                <w:rPr>
                  <w:rFonts w:cstheme="minorHAnsi"/>
                  <w:color w:val="000000" w:themeColor="text1"/>
                </w:rPr>
                <w:tab/>
              </w:r>
            </w:ins>
            <w:r w:rsidRPr="000C669C">
              <w:rPr>
                <w:rFonts w:ascii="Segoe UI Symbol" w:hAnsi="Segoe UI Symbol" w:cs="Segoe UI Symbol"/>
                <w:color w:val="000000" w:themeColor="text1"/>
              </w:rPr>
              <w:t>☐</w:t>
            </w:r>
            <w:r w:rsidRPr="000C669C">
              <w:rPr>
                <w:rFonts w:cstheme="minorHAnsi"/>
                <w:color w:val="000000" w:themeColor="text1"/>
              </w:rPr>
              <w:t xml:space="preserve"> Fake</w:t>
            </w:r>
            <w:ins w:id="2051" w:author="Fabienne Schmaus" w:date="2026-05-11T12:42:00Z" w16du:dateUtc="2026-05-11T10:42:00Z">
              <w:r>
                <w:rPr>
                  <w:rFonts w:cstheme="minorHAnsi"/>
                  <w:color w:val="000000" w:themeColor="text1"/>
                </w:rPr>
                <w:tab/>
              </w:r>
            </w:ins>
            <w:del w:id="2052" w:author="Fabienne Schmaus" w:date="2026-05-11T12:42:00Z" w16du:dateUtc="2026-05-11T10:42:00Z">
              <w:r w:rsidRPr="000C669C" w:rsidDel="00801104">
                <w:rPr>
                  <w:rFonts w:cstheme="minorHAnsi"/>
                  <w:color w:val="000000" w:themeColor="text1"/>
                </w:rPr>
                <w:delText xml:space="preserve"> </w:delText>
              </w:r>
              <w:r w:rsidRPr="000C669C" w:rsidDel="00801104">
                <w:rPr>
                  <w:rFonts w:ascii="Calibri" w:hAnsi="Calibri" w:cs="Calibri"/>
                  <w:color w:val="000000" w:themeColor="text1"/>
                </w:rPr>
                <w:delText>  </w:delText>
              </w:r>
              <w:r w:rsidRPr="000C669C" w:rsidDel="00801104">
                <w:rPr>
                  <w:rFonts w:cstheme="minorHAnsi"/>
                  <w:color w:val="000000" w:themeColor="text1"/>
                </w:rPr>
                <w:delText xml:space="preserve"> </w:delText>
              </w:r>
            </w:del>
            <w:r w:rsidRPr="000C669C">
              <w:rPr>
                <w:rFonts w:ascii="Segoe UI Symbol" w:hAnsi="Segoe UI Symbol" w:cs="Segoe UI Symbol"/>
                <w:color w:val="000000" w:themeColor="text1"/>
              </w:rPr>
              <w:t>☐</w:t>
            </w:r>
            <w:r w:rsidRPr="000C669C">
              <w:rPr>
                <w:rFonts w:cstheme="minorHAnsi"/>
                <w:color w:val="000000" w:themeColor="text1"/>
              </w:rPr>
              <w:t xml:space="preserve"> </w:t>
            </w:r>
            <w:del w:id="2053" w:author="Fabienne Schmaus" w:date="2026-05-11T12:43:00Z" w16du:dateUtc="2026-05-11T10:43:00Z">
              <w:r w:rsidRPr="000C669C" w:rsidDel="00801104">
                <w:rPr>
                  <w:rFonts w:cstheme="minorHAnsi"/>
                  <w:color w:val="000000" w:themeColor="text1"/>
                </w:rPr>
                <w:delText xml:space="preserve">Teilweise </w:delText>
              </w:r>
            </w:del>
            <w:ins w:id="2054" w:author="Fabienne Schmaus" w:date="2026-05-11T12:43:00Z" w16du:dateUtc="2026-05-11T10:43:00Z">
              <w:r>
                <w:rPr>
                  <w:rFonts w:cstheme="minorHAnsi"/>
                  <w:color w:val="000000" w:themeColor="text1"/>
                </w:rPr>
                <w:t>t</w:t>
              </w:r>
              <w:r w:rsidRPr="000C669C">
                <w:rPr>
                  <w:rFonts w:cstheme="minorHAnsi"/>
                  <w:color w:val="000000" w:themeColor="text1"/>
                </w:rPr>
                <w:t xml:space="preserve">eilweise </w:t>
              </w:r>
            </w:ins>
            <w:r w:rsidRPr="000C669C">
              <w:rPr>
                <w:rFonts w:cstheme="minorHAnsi"/>
                <w:color w:val="000000" w:themeColor="text1"/>
              </w:rPr>
              <w:t>wahr</w:t>
            </w:r>
          </w:p>
          <w:p w14:paraId="674B6715" w14:textId="77777777" w:rsidR="00801104" w:rsidRDefault="00801104">
            <w:pPr>
              <w:spacing w:line="276" w:lineRule="auto"/>
              <w:rPr>
                <w:ins w:id="2055" w:author="Fabienne Schmaus" w:date="2026-05-11T12:43:00Z" w16du:dateUtc="2026-05-11T10:43:00Z"/>
                <w:rFonts w:cstheme="minorHAnsi"/>
                <w:color w:val="000000" w:themeColor="text1"/>
              </w:rPr>
              <w:pPrChange w:id="2056" w:author="Fabienne Schmaus" w:date="2026-05-11T12:45:00Z" w16du:dateUtc="2026-05-11T10:45:00Z">
                <w:pPr/>
              </w:pPrChange>
            </w:pPr>
            <w:r w:rsidRPr="000C669C">
              <w:rPr>
                <w:rFonts w:cstheme="minorHAnsi"/>
                <w:b/>
                <w:bCs/>
                <w:color w:val="000000" w:themeColor="text1"/>
              </w:rPr>
              <w:t>Begründung mit QQQQ</w:t>
            </w:r>
            <w:r w:rsidRPr="000C669C">
              <w:rPr>
                <w:rFonts w:cstheme="minorHAnsi"/>
                <w:color w:val="000000" w:themeColor="text1"/>
              </w:rPr>
              <w:t xml:space="preserve"> (kreuzt an, was passt): </w:t>
            </w:r>
          </w:p>
          <w:p w14:paraId="52BE849E" w14:textId="77777777" w:rsidR="00801104" w:rsidRDefault="00801104">
            <w:pPr>
              <w:spacing w:line="276" w:lineRule="auto"/>
              <w:rPr>
                <w:ins w:id="2057" w:author="Fabienne Schmaus" w:date="2026-05-11T12:43:00Z" w16du:dateUtc="2026-05-11T10:43:00Z"/>
                <w:rFonts w:cstheme="minorHAnsi"/>
                <w:color w:val="000000" w:themeColor="text1"/>
              </w:rPr>
              <w:pPrChange w:id="2058" w:author="Fabienne Schmaus" w:date="2026-05-11T12:45:00Z" w16du:dateUtc="2026-05-11T10:45:00Z">
                <w:pPr/>
              </w:pPrChange>
            </w:pPr>
            <w:r w:rsidRPr="000C669C">
              <w:rPr>
                <w:rFonts w:ascii="Segoe UI Symbol" w:hAnsi="Segoe UI Symbol" w:cs="Segoe UI Symbol"/>
                <w:color w:val="000000" w:themeColor="text1"/>
              </w:rPr>
              <w:t>☐</w:t>
            </w:r>
            <w:r w:rsidRPr="000C669C">
              <w:rPr>
                <w:rFonts w:cstheme="minorHAnsi"/>
                <w:color w:val="000000" w:themeColor="text1"/>
              </w:rPr>
              <w:t xml:space="preserve"> </w:t>
            </w:r>
            <w:r w:rsidRPr="000C669C">
              <w:rPr>
                <w:rFonts w:cstheme="minorHAnsi"/>
                <w:b/>
                <w:bCs/>
                <w:color w:val="000000" w:themeColor="text1"/>
              </w:rPr>
              <w:t>Q</w:t>
            </w:r>
            <w:r w:rsidRPr="000C669C">
              <w:rPr>
                <w:rFonts w:cstheme="minorHAnsi"/>
                <w:color w:val="000000" w:themeColor="text1"/>
              </w:rPr>
              <w:t>uelle: Wer sagt das?</w:t>
            </w:r>
            <w:ins w:id="2059" w:author="Fabienne Schmaus" w:date="2026-05-11T12:43:00Z" w16du:dateUtc="2026-05-11T10:43:00Z">
              <w:r>
                <w:rPr>
                  <w:rFonts w:cstheme="minorHAnsi"/>
                  <w:color w:val="000000" w:themeColor="text1"/>
                </w:rPr>
                <w:t xml:space="preserve"> </w:t>
              </w:r>
              <w:r>
                <w:rPr>
                  <w:rFonts w:cstheme="minorHAnsi"/>
                  <w:color w:val="000000" w:themeColor="text1"/>
                </w:rPr>
                <w:tab/>
              </w:r>
            </w:ins>
            <w:del w:id="2060" w:author="Fabienne Schmaus" w:date="2026-05-11T12:43:00Z" w16du:dateUtc="2026-05-11T10:43:00Z">
              <w:r w:rsidRPr="000C669C" w:rsidDel="00801104">
                <w:rPr>
                  <w:rFonts w:cstheme="minorHAnsi"/>
                  <w:color w:val="000000" w:themeColor="text1"/>
                </w:rPr>
                <w:delText xml:space="preserve">   </w:delText>
              </w:r>
            </w:del>
            <w:r w:rsidRPr="000C669C">
              <w:rPr>
                <w:rFonts w:ascii="Segoe UI Symbol" w:hAnsi="Segoe UI Symbol" w:cs="Segoe UI Symbol"/>
                <w:color w:val="000000" w:themeColor="text1"/>
              </w:rPr>
              <w:t>☐</w:t>
            </w:r>
            <w:r w:rsidRPr="000C669C">
              <w:rPr>
                <w:rFonts w:cstheme="minorHAnsi"/>
                <w:color w:val="000000" w:themeColor="text1"/>
              </w:rPr>
              <w:t xml:space="preserve"> </w:t>
            </w:r>
            <w:r w:rsidRPr="000C669C">
              <w:rPr>
                <w:rFonts w:cstheme="minorHAnsi"/>
                <w:b/>
                <w:bCs/>
                <w:color w:val="000000" w:themeColor="text1"/>
              </w:rPr>
              <w:t>Q</w:t>
            </w:r>
            <w:r w:rsidRPr="000C669C">
              <w:rPr>
                <w:rFonts w:cstheme="minorHAnsi"/>
                <w:color w:val="000000" w:themeColor="text1"/>
              </w:rPr>
              <w:t>ualität: Welche Belege?</w:t>
            </w:r>
          </w:p>
          <w:p w14:paraId="71F28221" w14:textId="77777777" w:rsidR="00801104" w:rsidRPr="000C669C" w:rsidRDefault="00801104">
            <w:pPr>
              <w:spacing w:line="276" w:lineRule="auto"/>
              <w:rPr>
                <w:rFonts w:cstheme="minorHAnsi"/>
                <w:color w:val="000000" w:themeColor="text1"/>
              </w:rPr>
              <w:pPrChange w:id="2061" w:author="Fabienne Schmaus" w:date="2026-05-11T12:45:00Z" w16du:dateUtc="2026-05-11T10:45:00Z">
                <w:pPr/>
              </w:pPrChange>
            </w:pPr>
            <w:del w:id="2062" w:author="Fabienne Schmaus" w:date="2026-05-11T12:43:00Z" w16du:dateUtc="2026-05-11T10:43:00Z">
              <w:r w:rsidRPr="000C669C" w:rsidDel="00801104">
                <w:rPr>
                  <w:rFonts w:cstheme="minorHAnsi"/>
                  <w:color w:val="000000" w:themeColor="text1"/>
                </w:rPr>
                <w:delText xml:space="preserve"> </w:delText>
              </w:r>
            </w:del>
            <w:r w:rsidRPr="000C669C">
              <w:rPr>
                <w:rFonts w:ascii="Segoe UI Symbol" w:hAnsi="Segoe UI Symbol" w:cs="Segoe UI Symbol"/>
                <w:color w:val="000000" w:themeColor="text1"/>
              </w:rPr>
              <w:t>☐</w:t>
            </w:r>
            <w:r w:rsidRPr="000C669C">
              <w:rPr>
                <w:rFonts w:cstheme="minorHAnsi"/>
                <w:color w:val="000000" w:themeColor="text1"/>
              </w:rPr>
              <w:t xml:space="preserve"> </w:t>
            </w:r>
            <w:r w:rsidRPr="000C669C">
              <w:rPr>
                <w:rFonts w:cstheme="minorHAnsi"/>
                <w:b/>
                <w:bCs/>
                <w:color w:val="000000" w:themeColor="text1"/>
              </w:rPr>
              <w:t>Q</w:t>
            </w:r>
            <w:r w:rsidRPr="000C669C">
              <w:rPr>
                <w:rFonts w:cstheme="minorHAnsi"/>
                <w:color w:val="000000" w:themeColor="text1"/>
              </w:rPr>
              <w:t>uerbezüge: Sagen das auch andere?</w:t>
            </w:r>
            <w:ins w:id="2063" w:author="Fabienne Schmaus" w:date="2026-05-11T12:43:00Z" w16du:dateUtc="2026-05-11T10:43:00Z">
              <w:r>
                <w:rPr>
                  <w:rFonts w:cstheme="minorHAnsi"/>
                  <w:color w:val="000000" w:themeColor="text1"/>
                </w:rPr>
                <w:tab/>
              </w:r>
            </w:ins>
            <w:del w:id="2064" w:author="Fabienne Schmaus" w:date="2026-05-11T12:43:00Z" w16du:dateUtc="2026-05-11T10:43:00Z">
              <w:r w:rsidRPr="000C669C" w:rsidDel="00801104">
                <w:rPr>
                  <w:rFonts w:cstheme="minorHAnsi"/>
                  <w:color w:val="000000" w:themeColor="text1"/>
                </w:rPr>
                <w:delText xml:space="preserve">   </w:delText>
              </w:r>
            </w:del>
            <w:r w:rsidRPr="000C669C">
              <w:rPr>
                <w:rFonts w:ascii="Segoe UI Symbol" w:hAnsi="Segoe UI Symbol" w:cs="Segoe UI Symbol"/>
                <w:color w:val="000000" w:themeColor="text1"/>
              </w:rPr>
              <w:t>☐</w:t>
            </w:r>
            <w:r w:rsidRPr="000C669C">
              <w:rPr>
                <w:rFonts w:cstheme="minorHAnsi"/>
                <w:color w:val="000000" w:themeColor="text1"/>
              </w:rPr>
              <w:t xml:space="preserve"> </w:t>
            </w:r>
            <w:r w:rsidRPr="000C669C">
              <w:rPr>
                <w:rFonts w:cstheme="minorHAnsi"/>
                <w:b/>
                <w:bCs/>
                <w:color w:val="000000" w:themeColor="text1"/>
              </w:rPr>
              <w:t>Q</w:t>
            </w:r>
            <w:r w:rsidRPr="000C669C">
              <w:rPr>
                <w:rFonts w:cstheme="minorHAnsi"/>
                <w:color w:val="000000" w:themeColor="text1"/>
              </w:rPr>
              <w:t>ualitätssiegel: Vertrauenswürdige Stelle?</w:t>
            </w:r>
          </w:p>
          <w:p w14:paraId="7F7718EE" w14:textId="77777777" w:rsidR="00801104" w:rsidRPr="000C669C" w:rsidDel="00801104" w:rsidRDefault="00801104">
            <w:pPr>
              <w:spacing w:line="276" w:lineRule="auto"/>
              <w:rPr>
                <w:del w:id="2065" w:author="Fabienne Schmaus" w:date="2026-05-11T12:43:00Z" w16du:dateUtc="2026-05-11T10:43:00Z"/>
                <w:rFonts w:cstheme="minorHAnsi"/>
                <w:color w:val="000000" w:themeColor="text1"/>
              </w:rPr>
              <w:pPrChange w:id="2066" w:author="Fabienne Schmaus" w:date="2026-05-11T12:45:00Z" w16du:dateUtc="2026-05-11T10:45:00Z">
                <w:pPr/>
              </w:pPrChange>
            </w:pPr>
            <w:r w:rsidRPr="000C669C">
              <w:rPr>
                <w:rFonts w:cstheme="minorHAnsi"/>
                <w:b/>
                <w:bCs/>
                <w:color w:val="000000" w:themeColor="text1"/>
              </w:rPr>
              <w:t>Auflösung:</w:t>
            </w:r>
            <w:ins w:id="2067" w:author="Fabienne Schmaus" w:date="2026-05-11T12:43:00Z" w16du:dateUtc="2026-05-11T10:43:00Z">
              <w:r>
                <w:rPr>
                  <w:rFonts w:cstheme="minorHAnsi"/>
                  <w:b/>
                  <w:bCs/>
                  <w:color w:val="000000" w:themeColor="text1"/>
                </w:rPr>
                <w:t xml:space="preserve"> </w:t>
              </w:r>
            </w:ins>
          </w:p>
          <w:p w14:paraId="08B11242" w14:textId="170466DD" w:rsidR="00801104" w:rsidRPr="000C669C" w:rsidRDefault="00801104" w:rsidP="00801104">
            <w:pPr>
              <w:spacing w:line="276" w:lineRule="auto"/>
              <w:rPr>
                <w:rFonts w:cstheme="minorHAnsi"/>
                <w:b/>
                <w:bCs/>
                <w:color w:val="000000" w:themeColor="text1"/>
              </w:rPr>
            </w:pPr>
            <w:r>
              <w:rPr>
                <w:rFonts w:cstheme="minorHAnsi"/>
                <w:color w:val="000000" w:themeColor="text1"/>
              </w:rPr>
              <w:t>____</w:t>
            </w:r>
            <w:ins w:id="2068" w:author="Fabienne Schmaus" w:date="2026-05-11T12:43:00Z" w16du:dateUtc="2026-05-11T10:43:00Z">
              <w:r>
                <w:rPr>
                  <w:rFonts w:cstheme="minorHAnsi"/>
                  <w:color w:val="000000" w:themeColor="text1"/>
                </w:rPr>
                <w:t>________________________________</w:t>
              </w:r>
            </w:ins>
            <w:r>
              <w:rPr>
                <w:rFonts w:cstheme="minorHAnsi"/>
                <w:color w:val="000000" w:themeColor="text1"/>
              </w:rPr>
              <w:t>_____</w:t>
            </w:r>
            <w:del w:id="2069" w:author="Fabienne Schmaus" w:date="2026-05-11T12:43:00Z" w16du:dateUtc="2026-05-11T10:43:00Z">
              <w:r w:rsidDel="00801104">
                <w:rPr>
                  <w:rFonts w:cstheme="minorHAnsi"/>
                  <w:color w:val="000000" w:themeColor="text1"/>
                </w:rPr>
                <w:delText>____________________________________</w:delText>
              </w:r>
            </w:del>
            <w:r>
              <w:rPr>
                <w:rFonts w:cstheme="minorHAnsi"/>
                <w:color w:val="000000" w:themeColor="text1"/>
              </w:rPr>
              <w:t>_____________________________</w:t>
            </w:r>
            <w:del w:id="2070" w:author="Fabienne Schmaus" w:date="2026-05-11T12:44:00Z" w16du:dateUtc="2026-05-11T10:44:00Z">
              <w:r w:rsidDel="00801104">
                <w:rPr>
                  <w:rFonts w:cstheme="minorHAnsi"/>
                  <w:color w:val="000000" w:themeColor="text1"/>
                </w:rPr>
                <w:delText>__</w:delText>
              </w:r>
            </w:del>
            <w:r>
              <w:rPr>
                <w:rFonts w:cstheme="minorHAnsi"/>
                <w:color w:val="000000" w:themeColor="text1"/>
              </w:rPr>
              <w:t>__</w:t>
            </w:r>
            <w:del w:id="2071" w:author="Fabienne Schmaus" w:date="2026-05-11T12:44:00Z" w16du:dateUtc="2026-05-11T10:44:00Z">
              <w:r w:rsidDel="00801104">
                <w:rPr>
                  <w:rFonts w:cstheme="minorHAnsi"/>
                  <w:color w:val="000000" w:themeColor="text1"/>
                </w:rPr>
                <w:delText>_</w:delText>
              </w:r>
            </w:del>
            <w:r>
              <w:rPr>
                <w:rFonts w:cstheme="minorHAnsi"/>
                <w:color w:val="000000" w:themeColor="text1"/>
              </w:rPr>
              <w:t>____________</w:t>
            </w:r>
          </w:p>
        </w:tc>
      </w:tr>
      <w:tr w:rsidR="00801104" w14:paraId="45D5C818" w14:textId="77777777" w:rsidTr="00801104">
        <w:trPr>
          <w:trHeight w:val="2407"/>
        </w:trPr>
        <w:tc>
          <w:tcPr>
            <w:tcW w:w="10456" w:type="dxa"/>
          </w:tcPr>
          <w:p w14:paraId="7C7B55A6" w14:textId="5D4D5FB2" w:rsidR="00801104" w:rsidRPr="000C669C" w:rsidRDefault="00801104" w:rsidP="00801104">
            <w:pPr>
              <w:spacing w:line="360" w:lineRule="auto"/>
              <w:rPr>
                <w:rFonts w:cstheme="minorHAnsi"/>
                <w:b/>
                <w:bCs/>
                <w:color w:val="000000" w:themeColor="text1"/>
              </w:rPr>
            </w:pPr>
            <w:r w:rsidRPr="000C669C">
              <w:rPr>
                <w:rFonts w:cstheme="minorHAnsi"/>
                <w:b/>
                <w:bCs/>
                <w:color w:val="000000" w:themeColor="text1"/>
              </w:rPr>
              <w:t xml:space="preserve">Quiz-Karte </w:t>
            </w:r>
            <w:r>
              <w:rPr>
                <w:rFonts w:cstheme="minorHAnsi"/>
                <w:b/>
                <w:bCs/>
                <w:color w:val="000000" w:themeColor="text1"/>
              </w:rPr>
              <w:t>3 (ptional)</w:t>
            </w:r>
          </w:p>
          <w:p w14:paraId="2291B7D8" w14:textId="77777777" w:rsidR="00801104" w:rsidRPr="000C669C" w:rsidRDefault="00801104">
            <w:pPr>
              <w:spacing w:line="276" w:lineRule="auto"/>
              <w:rPr>
                <w:rFonts w:cstheme="minorHAnsi"/>
                <w:color w:val="000000" w:themeColor="text1"/>
              </w:rPr>
              <w:pPrChange w:id="2072" w:author="Fabienne Schmaus" w:date="2026-05-11T12:45:00Z" w16du:dateUtc="2026-05-11T10:45:00Z">
                <w:pPr/>
              </w:pPrChange>
            </w:pPr>
            <w:r w:rsidRPr="000C669C">
              <w:rPr>
                <w:rFonts w:cstheme="minorHAnsi"/>
                <w:b/>
                <w:bCs/>
                <w:color w:val="000000" w:themeColor="text1"/>
              </w:rPr>
              <w:t>Behauptung:</w:t>
            </w:r>
            <w:r>
              <w:rPr>
                <w:rFonts w:cstheme="minorHAnsi"/>
                <w:b/>
                <w:bCs/>
                <w:color w:val="000000" w:themeColor="text1"/>
              </w:rPr>
              <w:t xml:space="preserve"> </w:t>
            </w:r>
            <w:r>
              <w:rPr>
                <w:rFonts w:cstheme="minorHAnsi"/>
                <w:color w:val="000000" w:themeColor="text1"/>
              </w:rPr>
              <w:t>____________________________________________________________________</w:t>
            </w:r>
            <w:del w:id="2073" w:author="Fabienne Schmaus" w:date="2026-05-11T12:44:00Z" w16du:dateUtc="2026-05-11T10:44:00Z">
              <w:r w:rsidDel="00801104">
                <w:rPr>
                  <w:rFonts w:cstheme="minorHAnsi"/>
                  <w:color w:val="000000" w:themeColor="text1"/>
                </w:rPr>
                <w:delText>__</w:delText>
              </w:r>
            </w:del>
            <w:r>
              <w:rPr>
                <w:rFonts w:cstheme="minorHAnsi"/>
                <w:color w:val="000000" w:themeColor="text1"/>
              </w:rPr>
              <w:t>__</w:t>
            </w:r>
            <w:del w:id="2074" w:author="Fabienne Schmaus" w:date="2026-05-11T12:44:00Z" w16du:dateUtc="2026-05-11T10:44:00Z">
              <w:r w:rsidDel="00801104">
                <w:rPr>
                  <w:rFonts w:cstheme="minorHAnsi"/>
                  <w:color w:val="000000" w:themeColor="text1"/>
                </w:rPr>
                <w:delText>_</w:delText>
              </w:r>
            </w:del>
            <w:r>
              <w:rPr>
                <w:rFonts w:cstheme="minorHAnsi"/>
                <w:color w:val="000000" w:themeColor="text1"/>
              </w:rPr>
              <w:t>____________</w:t>
            </w:r>
          </w:p>
          <w:p w14:paraId="4B469ABB" w14:textId="77777777" w:rsidR="00801104" w:rsidRPr="000C669C" w:rsidRDefault="00801104">
            <w:pPr>
              <w:spacing w:line="276" w:lineRule="auto"/>
              <w:rPr>
                <w:rFonts w:cstheme="minorHAnsi"/>
                <w:color w:val="000000" w:themeColor="text1"/>
              </w:rPr>
              <w:pPrChange w:id="2075" w:author="Fabienne Schmaus" w:date="2026-05-11T12:45:00Z" w16du:dateUtc="2026-05-11T10:45:00Z">
                <w:pPr/>
              </w:pPrChange>
            </w:pPr>
            <w:r w:rsidRPr="000C669C">
              <w:rPr>
                <w:rFonts w:cstheme="minorHAnsi"/>
                <w:b/>
                <w:bCs/>
                <w:color w:val="000000" w:themeColor="text1"/>
              </w:rPr>
              <w:t>Unsere Antwort:</w:t>
            </w:r>
            <w:r w:rsidRPr="000C669C">
              <w:rPr>
                <w:rFonts w:cstheme="minorHAnsi"/>
                <w:color w:val="000000" w:themeColor="text1"/>
              </w:rPr>
              <w:t xml:space="preserve"> </w:t>
            </w:r>
            <w:r w:rsidRPr="000C669C">
              <w:rPr>
                <w:rFonts w:ascii="Segoe UI Symbol" w:hAnsi="Segoe UI Symbol" w:cs="Segoe UI Symbol"/>
                <w:color w:val="000000" w:themeColor="text1"/>
              </w:rPr>
              <w:t>☐</w:t>
            </w:r>
            <w:r w:rsidRPr="000C669C">
              <w:rPr>
                <w:rFonts w:cstheme="minorHAnsi"/>
                <w:color w:val="000000" w:themeColor="text1"/>
              </w:rPr>
              <w:t xml:space="preserve"> </w:t>
            </w:r>
            <w:del w:id="2076" w:author="Fabienne Schmaus" w:date="2026-05-11T12:42:00Z" w16du:dateUtc="2026-05-11T10:42:00Z">
              <w:r w:rsidRPr="000C669C" w:rsidDel="00801104">
                <w:rPr>
                  <w:rFonts w:cstheme="minorHAnsi"/>
                  <w:color w:val="000000" w:themeColor="text1"/>
                </w:rPr>
                <w:delText xml:space="preserve">Wahr </w:delText>
              </w:r>
              <w:r w:rsidRPr="000C669C" w:rsidDel="00801104">
                <w:rPr>
                  <w:rFonts w:ascii="Calibri" w:hAnsi="Calibri" w:cs="Calibri"/>
                  <w:color w:val="000000" w:themeColor="text1"/>
                </w:rPr>
                <w:delText>  </w:delText>
              </w:r>
              <w:r w:rsidRPr="000C669C" w:rsidDel="00801104">
                <w:rPr>
                  <w:rFonts w:cstheme="minorHAnsi"/>
                  <w:color w:val="000000" w:themeColor="text1"/>
                </w:rPr>
                <w:delText xml:space="preserve"> </w:delText>
              </w:r>
            </w:del>
            <w:ins w:id="2077" w:author="Fabienne Schmaus" w:date="2026-05-11T12:42:00Z" w16du:dateUtc="2026-05-11T10:42:00Z">
              <w:r>
                <w:rPr>
                  <w:rFonts w:cstheme="minorHAnsi"/>
                  <w:color w:val="000000" w:themeColor="text1"/>
                </w:rPr>
                <w:t>w</w:t>
              </w:r>
              <w:r w:rsidRPr="000C669C">
                <w:rPr>
                  <w:rFonts w:cstheme="minorHAnsi"/>
                  <w:color w:val="000000" w:themeColor="text1"/>
                </w:rPr>
                <w:t>ahr</w:t>
              </w:r>
              <w:r>
                <w:rPr>
                  <w:rFonts w:cstheme="minorHAnsi"/>
                  <w:color w:val="000000" w:themeColor="text1"/>
                </w:rPr>
                <w:tab/>
              </w:r>
            </w:ins>
            <w:r w:rsidRPr="000C669C">
              <w:rPr>
                <w:rFonts w:ascii="Segoe UI Symbol" w:hAnsi="Segoe UI Symbol" w:cs="Segoe UI Symbol"/>
                <w:color w:val="000000" w:themeColor="text1"/>
              </w:rPr>
              <w:t>☐</w:t>
            </w:r>
            <w:r w:rsidRPr="000C669C">
              <w:rPr>
                <w:rFonts w:cstheme="minorHAnsi"/>
                <w:color w:val="000000" w:themeColor="text1"/>
              </w:rPr>
              <w:t xml:space="preserve"> Fake</w:t>
            </w:r>
            <w:ins w:id="2078" w:author="Fabienne Schmaus" w:date="2026-05-11T12:42:00Z" w16du:dateUtc="2026-05-11T10:42:00Z">
              <w:r>
                <w:rPr>
                  <w:rFonts w:cstheme="minorHAnsi"/>
                  <w:color w:val="000000" w:themeColor="text1"/>
                </w:rPr>
                <w:tab/>
              </w:r>
            </w:ins>
            <w:del w:id="2079" w:author="Fabienne Schmaus" w:date="2026-05-11T12:42:00Z" w16du:dateUtc="2026-05-11T10:42:00Z">
              <w:r w:rsidRPr="000C669C" w:rsidDel="00801104">
                <w:rPr>
                  <w:rFonts w:cstheme="minorHAnsi"/>
                  <w:color w:val="000000" w:themeColor="text1"/>
                </w:rPr>
                <w:delText xml:space="preserve"> </w:delText>
              </w:r>
              <w:r w:rsidRPr="000C669C" w:rsidDel="00801104">
                <w:rPr>
                  <w:rFonts w:ascii="Calibri" w:hAnsi="Calibri" w:cs="Calibri"/>
                  <w:color w:val="000000" w:themeColor="text1"/>
                </w:rPr>
                <w:delText>  </w:delText>
              </w:r>
              <w:r w:rsidRPr="000C669C" w:rsidDel="00801104">
                <w:rPr>
                  <w:rFonts w:cstheme="minorHAnsi"/>
                  <w:color w:val="000000" w:themeColor="text1"/>
                </w:rPr>
                <w:delText xml:space="preserve"> </w:delText>
              </w:r>
            </w:del>
            <w:r w:rsidRPr="000C669C">
              <w:rPr>
                <w:rFonts w:ascii="Segoe UI Symbol" w:hAnsi="Segoe UI Symbol" w:cs="Segoe UI Symbol"/>
                <w:color w:val="000000" w:themeColor="text1"/>
              </w:rPr>
              <w:t>☐</w:t>
            </w:r>
            <w:r w:rsidRPr="000C669C">
              <w:rPr>
                <w:rFonts w:cstheme="minorHAnsi"/>
                <w:color w:val="000000" w:themeColor="text1"/>
              </w:rPr>
              <w:t xml:space="preserve"> </w:t>
            </w:r>
            <w:del w:id="2080" w:author="Fabienne Schmaus" w:date="2026-05-11T12:43:00Z" w16du:dateUtc="2026-05-11T10:43:00Z">
              <w:r w:rsidRPr="000C669C" w:rsidDel="00801104">
                <w:rPr>
                  <w:rFonts w:cstheme="minorHAnsi"/>
                  <w:color w:val="000000" w:themeColor="text1"/>
                </w:rPr>
                <w:delText xml:space="preserve">Teilweise </w:delText>
              </w:r>
            </w:del>
            <w:ins w:id="2081" w:author="Fabienne Schmaus" w:date="2026-05-11T12:43:00Z" w16du:dateUtc="2026-05-11T10:43:00Z">
              <w:r>
                <w:rPr>
                  <w:rFonts w:cstheme="minorHAnsi"/>
                  <w:color w:val="000000" w:themeColor="text1"/>
                </w:rPr>
                <w:t>t</w:t>
              </w:r>
              <w:r w:rsidRPr="000C669C">
                <w:rPr>
                  <w:rFonts w:cstheme="minorHAnsi"/>
                  <w:color w:val="000000" w:themeColor="text1"/>
                </w:rPr>
                <w:t xml:space="preserve">eilweise </w:t>
              </w:r>
            </w:ins>
            <w:r w:rsidRPr="000C669C">
              <w:rPr>
                <w:rFonts w:cstheme="minorHAnsi"/>
                <w:color w:val="000000" w:themeColor="text1"/>
              </w:rPr>
              <w:t>wahr</w:t>
            </w:r>
          </w:p>
          <w:p w14:paraId="6EAAD9CA" w14:textId="77777777" w:rsidR="00801104" w:rsidRDefault="00801104">
            <w:pPr>
              <w:spacing w:line="276" w:lineRule="auto"/>
              <w:rPr>
                <w:ins w:id="2082" w:author="Fabienne Schmaus" w:date="2026-05-11T12:43:00Z" w16du:dateUtc="2026-05-11T10:43:00Z"/>
                <w:rFonts w:cstheme="minorHAnsi"/>
                <w:color w:val="000000" w:themeColor="text1"/>
              </w:rPr>
              <w:pPrChange w:id="2083" w:author="Fabienne Schmaus" w:date="2026-05-11T12:45:00Z" w16du:dateUtc="2026-05-11T10:45:00Z">
                <w:pPr/>
              </w:pPrChange>
            </w:pPr>
            <w:r w:rsidRPr="000C669C">
              <w:rPr>
                <w:rFonts w:cstheme="minorHAnsi"/>
                <w:b/>
                <w:bCs/>
                <w:color w:val="000000" w:themeColor="text1"/>
              </w:rPr>
              <w:t>Begründung mit QQQQ</w:t>
            </w:r>
            <w:r w:rsidRPr="000C669C">
              <w:rPr>
                <w:rFonts w:cstheme="minorHAnsi"/>
                <w:color w:val="000000" w:themeColor="text1"/>
              </w:rPr>
              <w:t xml:space="preserve"> (kreuzt an, was passt): </w:t>
            </w:r>
          </w:p>
          <w:p w14:paraId="2B71FCC4" w14:textId="77777777" w:rsidR="00801104" w:rsidRDefault="00801104">
            <w:pPr>
              <w:spacing w:line="276" w:lineRule="auto"/>
              <w:rPr>
                <w:ins w:id="2084" w:author="Fabienne Schmaus" w:date="2026-05-11T12:43:00Z" w16du:dateUtc="2026-05-11T10:43:00Z"/>
                <w:rFonts w:cstheme="minorHAnsi"/>
                <w:color w:val="000000" w:themeColor="text1"/>
              </w:rPr>
              <w:pPrChange w:id="2085" w:author="Fabienne Schmaus" w:date="2026-05-11T12:45:00Z" w16du:dateUtc="2026-05-11T10:45:00Z">
                <w:pPr/>
              </w:pPrChange>
            </w:pPr>
            <w:r w:rsidRPr="000C669C">
              <w:rPr>
                <w:rFonts w:ascii="Segoe UI Symbol" w:hAnsi="Segoe UI Symbol" w:cs="Segoe UI Symbol"/>
                <w:color w:val="000000" w:themeColor="text1"/>
              </w:rPr>
              <w:t>☐</w:t>
            </w:r>
            <w:r w:rsidRPr="000C669C">
              <w:rPr>
                <w:rFonts w:cstheme="minorHAnsi"/>
                <w:color w:val="000000" w:themeColor="text1"/>
              </w:rPr>
              <w:t xml:space="preserve"> </w:t>
            </w:r>
            <w:r w:rsidRPr="000C669C">
              <w:rPr>
                <w:rFonts w:cstheme="minorHAnsi"/>
                <w:b/>
                <w:bCs/>
                <w:color w:val="000000" w:themeColor="text1"/>
              </w:rPr>
              <w:t>Q</w:t>
            </w:r>
            <w:r w:rsidRPr="000C669C">
              <w:rPr>
                <w:rFonts w:cstheme="minorHAnsi"/>
                <w:color w:val="000000" w:themeColor="text1"/>
              </w:rPr>
              <w:t>uelle: Wer sagt das?</w:t>
            </w:r>
            <w:ins w:id="2086" w:author="Fabienne Schmaus" w:date="2026-05-11T12:43:00Z" w16du:dateUtc="2026-05-11T10:43:00Z">
              <w:r>
                <w:rPr>
                  <w:rFonts w:cstheme="minorHAnsi"/>
                  <w:color w:val="000000" w:themeColor="text1"/>
                </w:rPr>
                <w:t xml:space="preserve"> </w:t>
              </w:r>
              <w:r>
                <w:rPr>
                  <w:rFonts w:cstheme="minorHAnsi"/>
                  <w:color w:val="000000" w:themeColor="text1"/>
                </w:rPr>
                <w:tab/>
              </w:r>
            </w:ins>
            <w:del w:id="2087" w:author="Fabienne Schmaus" w:date="2026-05-11T12:43:00Z" w16du:dateUtc="2026-05-11T10:43:00Z">
              <w:r w:rsidRPr="000C669C" w:rsidDel="00801104">
                <w:rPr>
                  <w:rFonts w:cstheme="minorHAnsi"/>
                  <w:color w:val="000000" w:themeColor="text1"/>
                </w:rPr>
                <w:delText xml:space="preserve">   </w:delText>
              </w:r>
            </w:del>
            <w:r w:rsidRPr="000C669C">
              <w:rPr>
                <w:rFonts w:ascii="Segoe UI Symbol" w:hAnsi="Segoe UI Symbol" w:cs="Segoe UI Symbol"/>
                <w:color w:val="000000" w:themeColor="text1"/>
              </w:rPr>
              <w:t>☐</w:t>
            </w:r>
            <w:r w:rsidRPr="000C669C">
              <w:rPr>
                <w:rFonts w:cstheme="minorHAnsi"/>
                <w:color w:val="000000" w:themeColor="text1"/>
              </w:rPr>
              <w:t xml:space="preserve"> </w:t>
            </w:r>
            <w:r w:rsidRPr="000C669C">
              <w:rPr>
                <w:rFonts w:cstheme="minorHAnsi"/>
                <w:b/>
                <w:bCs/>
                <w:color w:val="000000" w:themeColor="text1"/>
              </w:rPr>
              <w:t>Q</w:t>
            </w:r>
            <w:r w:rsidRPr="000C669C">
              <w:rPr>
                <w:rFonts w:cstheme="minorHAnsi"/>
                <w:color w:val="000000" w:themeColor="text1"/>
              </w:rPr>
              <w:t>ualität: Welche Belege?</w:t>
            </w:r>
          </w:p>
          <w:p w14:paraId="4EFAB1B6" w14:textId="77777777" w:rsidR="00801104" w:rsidRPr="000C669C" w:rsidRDefault="00801104">
            <w:pPr>
              <w:spacing w:line="276" w:lineRule="auto"/>
              <w:rPr>
                <w:rFonts w:cstheme="minorHAnsi"/>
                <w:color w:val="000000" w:themeColor="text1"/>
              </w:rPr>
              <w:pPrChange w:id="2088" w:author="Fabienne Schmaus" w:date="2026-05-11T12:45:00Z" w16du:dateUtc="2026-05-11T10:45:00Z">
                <w:pPr/>
              </w:pPrChange>
            </w:pPr>
            <w:del w:id="2089" w:author="Fabienne Schmaus" w:date="2026-05-11T12:43:00Z" w16du:dateUtc="2026-05-11T10:43:00Z">
              <w:r w:rsidRPr="000C669C" w:rsidDel="00801104">
                <w:rPr>
                  <w:rFonts w:cstheme="minorHAnsi"/>
                  <w:color w:val="000000" w:themeColor="text1"/>
                </w:rPr>
                <w:delText xml:space="preserve"> </w:delText>
              </w:r>
            </w:del>
            <w:r w:rsidRPr="000C669C">
              <w:rPr>
                <w:rFonts w:ascii="Segoe UI Symbol" w:hAnsi="Segoe UI Symbol" w:cs="Segoe UI Symbol"/>
                <w:color w:val="000000" w:themeColor="text1"/>
              </w:rPr>
              <w:t>☐</w:t>
            </w:r>
            <w:r w:rsidRPr="000C669C">
              <w:rPr>
                <w:rFonts w:cstheme="minorHAnsi"/>
                <w:color w:val="000000" w:themeColor="text1"/>
              </w:rPr>
              <w:t xml:space="preserve"> </w:t>
            </w:r>
            <w:r w:rsidRPr="000C669C">
              <w:rPr>
                <w:rFonts w:cstheme="minorHAnsi"/>
                <w:b/>
                <w:bCs/>
                <w:color w:val="000000" w:themeColor="text1"/>
              </w:rPr>
              <w:t>Q</w:t>
            </w:r>
            <w:r w:rsidRPr="000C669C">
              <w:rPr>
                <w:rFonts w:cstheme="minorHAnsi"/>
                <w:color w:val="000000" w:themeColor="text1"/>
              </w:rPr>
              <w:t>uerbezüge: Sagen das auch andere?</w:t>
            </w:r>
            <w:ins w:id="2090" w:author="Fabienne Schmaus" w:date="2026-05-11T12:43:00Z" w16du:dateUtc="2026-05-11T10:43:00Z">
              <w:r>
                <w:rPr>
                  <w:rFonts w:cstheme="minorHAnsi"/>
                  <w:color w:val="000000" w:themeColor="text1"/>
                </w:rPr>
                <w:tab/>
              </w:r>
            </w:ins>
            <w:del w:id="2091" w:author="Fabienne Schmaus" w:date="2026-05-11T12:43:00Z" w16du:dateUtc="2026-05-11T10:43:00Z">
              <w:r w:rsidRPr="000C669C" w:rsidDel="00801104">
                <w:rPr>
                  <w:rFonts w:cstheme="minorHAnsi"/>
                  <w:color w:val="000000" w:themeColor="text1"/>
                </w:rPr>
                <w:delText xml:space="preserve">   </w:delText>
              </w:r>
            </w:del>
            <w:r w:rsidRPr="000C669C">
              <w:rPr>
                <w:rFonts w:ascii="Segoe UI Symbol" w:hAnsi="Segoe UI Symbol" w:cs="Segoe UI Symbol"/>
                <w:color w:val="000000" w:themeColor="text1"/>
              </w:rPr>
              <w:t>☐</w:t>
            </w:r>
            <w:r w:rsidRPr="000C669C">
              <w:rPr>
                <w:rFonts w:cstheme="minorHAnsi"/>
                <w:color w:val="000000" w:themeColor="text1"/>
              </w:rPr>
              <w:t xml:space="preserve"> </w:t>
            </w:r>
            <w:r w:rsidRPr="000C669C">
              <w:rPr>
                <w:rFonts w:cstheme="minorHAnsi"/>
                <w:b/>
                <w:bCs/>
                <w:color w:val="000000" w:themeColor="text1"/>
              </w:rPr>
              <w:t>Q</w:t>
            </w:r>
            <w:r w:rsidRPr="000C669C">
              <w:rPr>
                <w:rFonts w:cstheme="minorHAnsi"/>
                <w:color w:val="000000" w:themeColor="text1"/>
              </w:rPr>
              <w:t>ualitätssiegel: Vertrauenswürdige Stelle?</w:t>
            </w:r>
          </w:p>
          <w:p w14:paraId="02806A0A" w14:textId="77777777" w:rsidR="00801104" w:rsidRPr="000C669C" w:rsidDel="00801104" w:rsidRDefault="00801104">
            <w:pPr>
              <w:spacing w:line="276" w:lineRule="auto"/>
              <w:rPr>
                <w:del w:id="2092" w:author="Fabienne Schmaus" w:date="2026-05-11T12:43:00Z" w16du:dateUtc="2026-05-11T10:43:00Z"/>
                <w:rFonts w:cstheme="minorHAnsi"/>
                <w:color w:val="000000" w:themeColor="text1"/>
              </w:rPr>
              <w:pPrChange w:id="2093" w:author="Fabienne Schmaus" w:date="2026-05-11T12:45:00Z" w16du:dateUtc="2026-05-11T10:45:00Z">
                <w:pPr/>
              </w:pPrChange>
            </w:pPr>
            <w:r w:rsidRPr="000C669C">
              <w:rPr>
                <w:rFonts w:cstheme="minorHAnsi"/>
                <w:b/>
                <w:bCs/>
                <w:color w:val="000000" w:themeColor="text1"/>
              </w:rPr>
              <w:t>Auflösung:</w:t>
            </w:r>
            <w:ins w:id="2094" w:author="Fabienne Schmaus" w:date="2026-05-11T12:43:00Z" w16du:dateUtc="2026-05-11T10:43:00Z">
              <w:r>
                <w:rPr>
                  <w:rFonts w:cstheme="minorHAnsi"/>
                  <w:b/>
                  <w:bCs/>
                  <w:color w:val="000000" w:themeColor="text1"/>
                </w:rPr>
                <w:t xml:space="preserve"> </w:t>
              </w:r>
            </w:ins>
          </w:p>
          <w:p w14:paraId="148B7A0C" w14:textId="1370A9B9" w:rsidR="00801104" w:rsidRPr="000C669C" w:rsidRDefault="00801104" w:rsidP="00801104">
            <w:pPr>
              <w:spacing w:line="276" w:lineRule="auto"/>
              <w:rPr>
                <w:rFonts w:cstheme="minorHAnsi"/>
                <w:b/>
                <w:bCs/>
                <w:color w:val="000000" w:themeColor="text1"/>
              </w:rPr>
            </w:pPr>
            <w:r>
              <w:rPr>
                <w:rFonts w:cstheme="minorHAnsi"/>
                <w:color w:val="000000" w:themeColor="text1"/>
              </w:rPr>
              <w:t>____</w:t>
            </w:r>
            <w:ins w:id="2095" w:author="Fabienne Schmaus" w:date="2026-05-11T12:43:00Z" w16du:dateUtc="2026-05-11T10:43:00Z">
              <w:r>
                <w:rPr>
                  <w:rFonts w:cstheme="minorHAnsi"/>
                  <w:color w:val="000000" w:themeColor="text1"/>
                </w:rPr>
                <w:t>________________________________</w:t>
              </w:r>
            </w:ins>
            <w:r>
              <w:rPr>
                <w:rFonts w:cstheme="minorHAnsi"/>
                <w:color w:val="000000" w:themeColor="text1"/>
              </w:rPr>
              <w:t>_____</w:t>
            </w:r>
            <w:del w:id="2096" w:author="Fabienne Schmaus" w:date="2026-05-11T12:43:00Z" w16du:dateUtc="2026-05-11T10:43:00Z">
              <w:r w:rsidDel="00801104">
                <w:rPr>
                  <w:rFonts w:cstheme="minorHAnsi"/>
                  <w:color w:val="000000" w:themeColor="text1"/>
                </w:rPr>
                <w:delText>____________________________________</w:delText>
              </w:r>
            </w:del>
            <w:r>
              <w:rPr>
                <w:rFonts w:cstheme="minorHAnsi"/>
                <w:color w:val="000000" w:themeColor="text1"/>
              </w:rPr>
              <w:t>_____________________________</w:t>
            </w:r>
            <w:del w:id="2097" w:author="Fabienne Schmaus" w:date="2026-05-11T12:44:00Z" w16du:dateUtc="2026-05-11T10:44:00Z">
              <w:r w:rsidDel="00801104">
                <w:rPr>
                  <w:rFonts w:cstheme="minorHAnsi"/>
                  <w:color w:val="000000" w:themeColor="text1"/>
                </w:rPr>
                <w:delText>__</w:delText>
              </w:r>
            </w:del>
            <w:r>
              <w:rPr>
                <w:rFonts w:cstheme="minorHAnsi"/>
                <w:color w:val="000000" w:themeColor="text1"/>
              </w:rPr>
              <w:t>__</w:t>
            </w:r>
            <w:del w:id="2098" w:author="Fabienne Schmaus" w:date="2026-05-11T12:44:00Z" w16du:dateUtc="2026-05-11T10:44:00Z">
              <w:r w:rsidDel="00801104">
                <w:rPr>
                  <w:rFonts w:cstheme="minorHAnsi"/>
                  <w:color w:val="000000" w:themeColor="text1"/>
                </w:rPr>
                <w:delText>_</w:delText>
              </w:r>
            </w:del>
            <w:r>
              <w:rPr>
                <w:rFonts w:cstheme="minorHAnsi"/>
                <w:color w:val="000000" w:themeColor="text1"/>
              </w:rPr>
              <w:t>____________</w:t>
            </w:r>
          </w:p>
        </w:tc>
      </w:tr>
      <w:tr w:rsidR="00801104" w:rsidDel="00801104" w14:paraId="3FDB26F0" w14:textId="6EC5992B" w:rsidTr="00801104">
        <w:tblPrEx>
          <w:tblW w:w="10456" w:type="dxa"/>
          <w:tblPrExChange w:id="2099" w:author="Fabienne Schmaus" w:date="2026-05-11T12:45:00Z" w16du:dateUtc="2026-05-11T10:45:00Z">
            <w:tblPrEx>
              <w:tblW w:w="10768" w:type="dxa"/>
            </w:tblPrEx>
          </w:tblPrExChange>
        </w:tblPrEx>
        <w:trPr>
          <w:trHeight w:val="255"/>
          <w:del w:id="2100" w:author="Fabienne Schmaus" w:date="2026-05-11T12:45:00Z"/>
        </w:trPr>
        <w:tc>
          <w:tcPr>
            <w:tcW w:w="10456" w:type="dxa"/>
            <w:tcPrChange w:id="2101" w:author="Fabienne Schmaus" w:date="2026-05-11T12:45:00Z" w16du:dateUtc="2026-05-11T10:45:00Z">
              <w:tcPr>
                <w:tcW w:w="10768" w:type="dxa"/>
                <w:gridSpan w:val="2"/>
              </w:tcPr>
            </w:tcPrChange>
          </w:tcPr>
          <w:p w14:paraId="2CD2D7E6" w14:textId="02FAE8E7" w:rsidR="00801104" w:rsidDel="00801104" w:rsidRDefault="00801104" w:rsidP="008A0BA9">
            <w:pPr>
              <w:rPr>
                <w:del w:id="2102" w:author="Fabienne Schmaus" w:date="2026-05-11T12:45:00Z" w16du:dateUtc="2026-05-11T10:45:00Z"/>
                <w:rFonts w:cstheme="minorHAnsi"/>
                <w:color w:val="000000" w:themeColor="text1"/>
              </w:rPr>
            </w:pPr>
          </w:p>
        </w:tc>
      </w:tr>
    </w:tbl>
    <w:p w14:paraId="580003F0" w14:textId="77777777" w:rsidR="008A0BA9" w:rsidRDefault="008A0BA9" w:rsidP="008A0BA9">
      <w:pPr>
        <w:rPr>
          <w:rFonts w:cstheme="minorHAnsi"/>
          <w:color w:val="000000" w:themeColor="text1"/>
        </w:rPr>
      </w:pPr>
    </w:p>
    <w:p w14:paraId="2DC2FB96" w14:textId="77777777" w:rsidR="008A0BA9" w:rsidRDefault="008A0BA9" w:rsidP="008A0BA9">
      <w:pPr>
        <w:rPr>
          <w:rFonts w:cstheme="minorHAnsi"/>
          <w:color w:val="000000" w:themeColor="text1"/>
        </w:rPr>
      </w:pPr>
      <w:r>
        <w:rPr>
          <w:rFonts w:cstheme="minorHAnsi"/>
          <w:color w:val="000000" w:themeColor="text1"/>
        </w:rPr>
        <w:br w:type="page"/>
      </w:r>
    </w:p>
    <w:p w14:paraId="2C3A6F7A" w14:textId="20DA53C7" w:rsidR="008A0BA9" w:rsidDel="00F577C5" w:rsidRDefault="008A0BA9" w:rsidP="008A0BA9">
      <w:pPr>
        <w:rPr>
          <w:del w:id="2103" w:author="Fabienne Schmaus" w:date="2026-05-11T12:39:00Z" w16du:dateUtc="2026-05-11T10:39:00Z"/>
          <w:rFonts w:cstheme="minorHAnsi"/>
          <w:color w:val="000000" w:themeColor="text1"/>
        </w:rPr>
      </w:pPr>
    </w:p>
    <w:p w14:paraId="58D367D2" w14:textId="7972A459" w:rsidR="008A0BA9" w:rsidRPr="008422CD" w:rsidRDefault="008A0BA9" w:rsidP="008A0BA9">
      <w:pPr>
        <w:spacing w:after="0" w:line="276" w:lineRule="auto"/>
        <w:rPr>
          <w:ins w:id="2104" w:author="Fabienne Schmaus" w:date="2026-05-11T09:00:00Z" w16du:dateUtc="2026-05-11T07:00:00Z"/>
          <w:rFonts w:cstheme="minorHAnsi"/>
          <w:color w:val="000000" w:themeColor="text1"/>
        </w:rPr>
      </w:pPr>
      <w:ins w:id="2105" w:author="Fabienne Schmaus" w:date="2026-05-11T09:00:00Z" w16du:dateUtc="2026-05-11T07:00:00Z">
        <w:r w:rsidRPr="008422CD">
          <w:rPr>
            <w:rFonts w:cstheme="minorHAnsi"/>
            <w:color w:val="000000" w:themeColor="text1"/>
            <w:highlight w:val="yellow"/>
          </w:rPr>
          <w:t>((Seite xx</w:t>
        </w:r>
        <w:r>
          <w:rPr>
            <w:rFonts w:cstheme="minorHAnsi"/>
            <w:color w:val="000000" w:themeColor="text1"/>
            <w:highlight w:val="yellow"/>
          </w:rPr>
          <w:t xml:space="preserve"> / Vorder</w:t>
        </w:r>
      </w:ins>
      <w:ins w:id="2106" w:author="Fabienne Schmaus" w:date="2026-05-11T10:11:00Z" w16du:dateUtc="2026-05-11T08:11:00Z">
        <w:r w:rsidR="0073079F">
          <w:rPr>
            <w:rFonts w:cstheme="minorHAnsi"/>
            <w:color w:val="000000" w:themeColor="text1"/>
            <w:highlight w:val="yellow"/>
          </w:rPr>
          <w:t>- und Rück</w:t>
        </w:r>
      </w:ins>
      <w:ins w:id="2107" w:author="Fabienne Schmaus" w:date="2026-05-11T09:00:00Z" w16du:dateUtc="2026-05-11T07:00:00Z">
        <w:r>
          <w:rPr>
            <w:rFonts w:cstheme="minorHAnsi"/>
            <w:color w:val="000000" w:themeColor="text1"/>
            <w:highlight w:val="yellow"/>
          </w:rPr>
          <w:t>seite</w:t>
        </w:r>
      </w:ins>
      <w:ins w:id="2108" w:author="Fabienne Schmaus" w:date="2026-05-11T10:11:00Z" w16du:dateUtc="2026-05-11T08:11:00Z">
        <w:r w:rsidR="0073079F">
          <w:rPr>
            <w:rFonts w:cstheme="minorHAnsi"/>
            <w:color w:val="000000" w:themeColor="text1"/>
            <w:highlight w:val="yellow"/>
          </w:rPr>
          <w:t xml:space="preserve"> gehören zu diesem Arbeitsblatt</w:t>
        </w:r>
      </w:ins>
      <w:ins w:id="2109" w:author="Fabienne Schmaus" w:date="2026-05-11T09:00:00Z" w16du:dateUtc="2026-05-11T07:00:00Z">
        <w:r w:rsidRPr="008422CD">
          <w:rPr>
            <w:rFonts w:cstheme="minorHAnsi"/>
            <w:color w:val="000000" w:themeColor="text1"/>
            <w:highlight w:val="yellow"/>
          </w:rPr>
          <w:t>)</w:t>
        </w:r>
      </w:ins>
      <w:ins w:id="2110" w:author="Fabienne Schmaus" w:date="2026-05-11T10:12:00Z" w16du:dateUtc="2026-05-11T08:12:00Z">
        <w:r w:rsidR="0073079F">
          <w:rPr>
            <w:rFonts w:cstheme="minorHAnsi"/>
            <w:color w:val="000000" w:themeColor="text1"/>
            <w:highlight w:val="yellow"/>
          </w:rPr>
          <w:t>)</w:t>
        </w:r>
        <w:r w:rsidR="0073079F">
          <w:rPr>
            <w:rFonts w:cstheme="minorHAnsi"/>
            <w:color w:val="000000" w:themeColor="text1"/>
            <w:highlight w:val="yellow"/>
          </w:rPr>
          <w:br/>
          <w:t>((Vorderseite)</w:t>
        </w:r>
      </w:ins>
      <w:ins w:id="2111" w:author="Fabienne Schmaus" w:date="2026-05-11T09:00:00Z" w16du:dateUtc="2026-05-11T07:00:00Z">
        <w:r w:rsidRPr="008422CD">
          <w:rPr>
            <w:rFonts w:cstheme="minorHAnsi"/>
            <w:color w:val="000000" w:themeColor="text1"/>
            <w:highlight w:val="yellow"/>
          </w:rPr>
          <w:t>)</w:t>
        </w:r>
        <w:r w:rsidRPr="008422CD">
          <w:rPr>
            <w:rFonts w:cstheme="minorHAnsi"/>
            <w:color w:val="000000" w:themeColor="text1"/>
          </w:rPr>
          <w:t xml:space="preserve"> </w:t>
        </w:r>
      </w:ins>
    </w:p>
    <w:p w14:paraId="3AFC2E87" w14:textId="0B45ED4B" w:rsidR="008A0BA9" w:rsidRPr="00801104" w:rsidRDefault="008A0BA9" w:rsidP="008A0BA9">
      <w:pPr>
        <w:rPr>
          <w:rFonts w:cstheme="minorHAnsi"/>
          <w:color w:val="000000" w:themeColor="text1"/>
        </w:rPr>
      </w:pPr>
      <w:r w:rsidRPr="000F038A">
        <w:rPr>
          <w:rFonts w:cstheme="minorHAnsi"/>
          <w:b/>
          <w:bCs/>
          <w:color w:val="000000" w:themeColor="text1"/>
        </w:rPr>
        <w:t>A</w:t>
      </w:r>
      <w:ins w:id="2112" w:author="Fabienne Schmaus" w:date="2026-05-11T08:57:00Z" w16du:dateUtc="2026-05-11T06:57:00Z">
        <w:r>
          <w:rPr>
            <w:rFonts w:cstheme="minorHAnsi"/>
            <w:b/>
            <w:bCs/>
            <w:color w:val="000000" w:themeColor="text1"/>
          </w:rPr>
          <w:t>rbeitsblatt 6</w:t>
        </w:r>
      </w:ins>
      <w:r w:rsidR="00801104">
        <w:rPr>
          <w:rFonts w:cstheme="minorHAnsi"/>
          <w:b/>
          <w:bCs/>
          <w:color w:val="000000" w:themeColor="text1"/>
        </w:rPr>
        <w:br/>
      </w:r>
      <w:del w:id="2113" w:author="Fabienne Schmaus" w:date="2026-05-11T08:57:00Z" w16du:dateUtc="2026-05-11T06:57:00Z">
        <w:r w:rsidRPr="000F038A" w:rsidDel="00ED0210">
          <w:rPr>
            <w:rFonts w:cstheme="minorHAnsi"/>
            <w:b/>
            <w:bCs/>
            <w:color w:val="000000" w:themeColor="text1"/>
          </w:rPr>
          <w:delText xml:space="preserve">B 5b: </w:delText>
        </w:r>
      </w:del>
      <w:r w:rsidRPr="00801104">
        <w:rPr>
          <w:rFonts w:cstheme="minorHAnsi"/>
          <w:color w:val="000000" w:themeColor="text1"/>
        </w:rPr>
        <w:t xml:space="preserve">Mythen-Labor </w:t>
      </w:r>
      <w:del w:id="2114" w:author="Fabienne Schmaus" w:date="2026-05-11T10:11:00Z" w16du:dateUtc="2026-05-11T08:11:00Z">
        <w:r w:rsidRPr="00801104" w:rsidDel="0073079F">
          <w:rPr>
            <w:rFonts w:cstheme="minorHAnsi"/>
            <w:color w:val="000000" w:themeColor="text1"/>
          </w:rPr>
          <w:delText>(Vorder-/Rückseite)</w:delText>
        </w:r>
      </w:del>
    </w:p>
    <w:p w14:paraId="7791C94E" w14:textId="46294B34" w:rsidR="008A0BA9" w:rsidRPr="00801104" w:rsidDel="00801104" w:rsidRDefault="008A0BA9" w:rsidP="008A0BA9">
      <w:pPr>
        <w:rPr>
          <w:del w:id="2115" w:author="Fabienne Schmaus" w:date="2026-05-11T12:48:00Z" w16du:dateUtc="2026-05-11T10:48:00Z"/>
          <w:rFonts w:cstheme="minorHAnsi"/>
          <w:b/>
          <w:bCs/>
          <w:i/>
          <w:iCs/>
          <w:color w:val="000000" w:themeColor="text1"/>
          <w:rPrChange w:id="2116" w:author="Fabienne Schmaus" w:date="2026-05-11T12:49:00Z" w16du:dateUtc="2026-05-11T10:49:00Z">
            <w:rPr>
              <w:del w:id="2117" w:author="Fabienne Schmaus" w:date="2026-05-11T12:48:00Z" w16du:dateUtc="2026-05-11T10:48:00Z"/>
              <w:rFonts w:cstheme="minorHAnsi"/>
              <w:b/>
              <w:bCs/>
              <w:color w:val="000000" w:themeColor="text1"/>
            </w:rPr>
          </w:rPrChange>
        </w:rPr>
      </w:pPr>
      <w:del w:id="2118" w:author="Fabienne Schmaus" w:date="2026-05-11T12:48:00Z" w16du:dateUtc="2026-05-11T10:48:00Z">
        <w:r w:rsidRPr="00801104" w:rsidDel="00801104">
          <w:rPr>
            <w:rFonts w:cstheme="minorHAnsi"/>
            <w:b/>
            <w:bCs/>
            <w:i/>
            <w:iCs/>
            <w:color w:val="000000" w:themeColor="text1"/>
            <w:rPrChange w:id="2119" w:author="Fabienne Schmaus" w:date="2026-05-11T12:49:00Z" w16du:dateUtc="2026-05-11T10:49:00Z">
              <w:rPr>
                <w:rFonts w:cstheme="minorHAnsi"/>
                <w:b/>
                <w:bCs/>
                <w:color w:val="000000" w:themeColor="text1"/>
              </w:rPr>
            </w:rPrChange>
          </w:rPr>
          <w:delText>Worum geht's?</w:delText>
        </w:r>
      </w:del>
    </w:p>
    <w:p w14:paraId="2EE4B47E" w14:textId="42147494" w:rsidR="008A0BA9" w:rsidRPr="00801104" w:rsidRDefault="008A0BA9" w:rsidP="008A0BA9">
      <w:pPr>
        <w:rPr>
          <w:rFonts w:cstheme="minorHAnsi"/>
          <w:i/>
          <w:iCs/>
          <w:color w:val="000000" w:themeColor="text1"/>
          <w:rPrChange w:id="2120" w:author="Fabienne Schmaus" w:date="2026-05-11T12:49:00Z" w16du:dateUtc="2026-05-11T10:49:00Z">
            <w:rPr>
              <w:rFonts w:cstheme="minorHAnsi"/>
              <w:color w:val="000000" w:themeColor="text1"/>
            </w:rPr>
          </w:rPrChange>
        </w:rPr>
      </w:pPr>
      <w:r w:rsidRPr="00801104">
        <w:rPr>
          <w:rFonts w:cstheme="minorHAnsi"/>
          <w:i/>
          <w:iCs/>
          <w:color w:val="000000" w:themeColor="text1"/>
          <w:rPrChange w:id="2121" w:author="Fabienne Schmaus" w:date="2026-05-11T12:49:00Z" w16du:dateUtc="2026-05-11T10:49:00Z">
            <w:rPr>
              <w:rFonts w:cstheme="minorHAnsi"/>
              <w:color w:val="000000" w:themeColor="text1"/>
            </w:rPr>
          </w:rPrChange>
        </w:rPr>
        <w:t xml:space="preserve">Ihr habt </w:t>
      </w:r>
      <w:del w:id="2122" w:author="Fabienne Schmaus" w:date="2026-05-11T12:48:00Z" w16du:dateUtc="2026-05-11T10:48:00Z">
        <w:r w:rsidRPr="00801104" w:rsidDel="00801104">
          <w:rPr>
            <w:rFonts w:cstheme="minorHAnsi"/>
            <w:i/>
            <w:iCs/>
            <w:color w:val="000000" w:themeColor="text1"/>
            <w:rPrChange w:id="2123" w:author="Fabienne Schmaus" w:date="2026-05-11T12:49:00Z" w16du:dateUtc="2026-05-11T10:49:00Z">
              <w:rPr>
                <w:rFonts w:cstheme="minorHAnsi"/>
                <w:color w:val="000000" w:themeColor="text1"/>
              </w:rPr>
            </w:rPrChange>
          </w:rPr>
          <w:delText xml:space="preserve">heute </w:delText>
        </w:r>
      </w:del>
      <w:r w:rsidRPr="00801104">
        <w:rPr>
          <w:rFonts w:cstheme="minorHAnsi"/>
          <w:i/>
          <w:iCs/>
          <w:color w:val="000000" w:themeColor="text1"/>
          <w:rPrChange w:id="2124" w:author="Fabienne Schmaus" w:date="2026-05-11T12:49:00Z" w16du:dateUtc="2026-05-11T10:49:00Z">
            <w:rPr>
              <w:rFonts w:cstheme="minorHAnsi"/>
              <w:color w:val="000000" w:themeColor="text1"/>
            </w:rPr>
          </w:rPrChange>
        </w:rPr>
        <w:t xml:space="preserve">viele </w:t>
      </w:r>
      <w:r w:rsidRPr="00801104">
        <w:rPr>
          <w:rFonts w:cstheme="minorHAnsi"/>
          <w:b/>
          <w:bCs/>
          <w:i/>
          <w:iCs/>
          <w:color w:val="000000" w:themeColor="text1"/>
          <w:rPrChange w:id="2125" w:author="Fabienne Schmaus" w:date="2026-05-11T12:49:00Z" w16du:dateUtc="2026-05-11T10:49:00Z">
            <w:rPr>
              <w:rFonts w:cstheme="minorHAnsi"/>
              <w:color w:val="000000" w:themeColor="text1"/>
            </w:rPr>
          </w:rPrChange>
        </w:rPr>
        <w:t>Gesundheitsmythen</w:t>
      </w:r>
      <w:r w:rsidRPr="00801104">
        <w:rPr>
          <w:rFonts w:cstheme="minorHAnsi"/>
          <w:i/>
          <w:iCs/>
          <w:color w:val="000000" w:themeColor="text1"/>
          <w:rPrChange w:id="2126" w:author="Fabienne Schmaus" w:date="2026-05-11T12:49:00Z" w16du:dateUtc="2026-05-11T10:49:00Z">
            <w:rPr>
              <w:rFonts w:cstheme="minorHAnsi"/>
              <w:color w:val="000000" w:themeColor="text1"/>
            </w:rPr>
          </w:rPrChange>
        </w:rPr>
        <w:t xml:space="preserve"> analysiert</w:t>
      </w:r>
      <w:ins w:id="2127" w:author="Fabienne Schmaus" w:date="2026-05-11T12:48:00Z" w16du:dateUtc="2026-05-11T10:48:00Z">
        <w:r w:rsidR="00801104" w:rsidRPr="00801104">
          <w:rPr>
            <w:rFonts w:cstheme="minorHAnsi"/>
            <w:i/>
            <w:iCs/>
            <w:color w:val="000000" w:themeColor="text1"/>
            <w:rPrChange w:id="2128" w:author="Fabienne Schmaus" w:date="2026-05-11T12:49:00Z" w16du:dateUtc="2026-05-11T10:49:00Z">
              <w:rPr>
                <w:rFonts w:cstheme="minorHAnsi"/>
                <w:color w:val="000000" w:themeColor="text1"/>
              </w:rPr>
            </w:rPrChange>
          </w:rPr>
          <w:t>.</w:t>
        </w:r>
      </w:ins>
      <w:r w:rsidRPr="00801104">
        <w:rPr>
          <w:rFonts w:cstheme="minorHAnsi"/>
          <w:i/>
          <w:iCs/>
          <w:color w:val="000000" w:themeColor="text1"/>
          <w:rPrChange w:id="2129" w:author="Fabienne Schmaus" w:date="2026-05-11T12:49:00Z" w16du:dateUtc="2026-05-11T10:49:00Z">
            <w:rPr>
              <w:rFonts w:cstheme="minorHAnsi"/>
              <w:color w:val="000000" w:themeColor="text1"/>
            </w:rPr>
          </w:rPrChange>
        </w:rPr>
        <w:t xml:space="preserve"> </w:t>
      </w:r>
      <w:del w:id="2130" w:author="Fabienne Schmaus" w:date="2026-05-11T12:48:00Z" w16du:dateUtc="2026-05-11T10:48:00Z">
        <w:r w:rsidRPr="00801104" w:rsidDel="00801104">
          <w:rPr>
            <w:rFonts w:cstheme="minorHAnsi"/>
            <w:i/>
            <w:iCs/>
            <w:color w:val="000000" w:themeColor="text1"/>
            <w:rPrChange w:id="2131" w:author="Fabienne Schmaus" w:date="2026-05-11T12:49:00Z" w16du:dateUtc="2026-05-11T10:49:00Z">
              <w:rPr>
                <w:rFonts w:cstheme="minorHAnsi"/>
                <w:color w:val="000000" w:themeColor="text1"/>
              </w:rPr>
            </w:rPrChange>
          </w:rPr>
          <w:delText>– j</w:delText>
        </w:r>
      </w:del>
      <w:ins w:id="2132" w:author="Fabienne Schmaus" w:date="2026-05-11T12:48:00Z" w16du:dateUtc="2026-05-11T10:48:00Z">
        <w:r w:rsidR="00801104" w:rsidRPr="00801104">
          <w:rPr>
            <w:rFonts w:cstheme="minorHAnsi"/>
            <w:i/>
            <w:iCs/>
            <w:color w:val="000000" w:themeColor="text1"/>
            <w:rPrChange w:id="2133" w:author="Fabienne Schmaus" w:date="2026-05-11T12:49:00Z" w16du:dateUtc="2026-05-11T10:49:00Z">
              <w:rPr>
                <w:rFonts w:cstheme="minorHAnsi"/>
                <w:color w:val="000000" w:themeColor="text1"/>
              </w:rPr>
            </w:rPrChange>
          </w:rPr>
          <w:t>J</w:t>
        </w:r>
      </w:ins>
      <w:r w:rsidRPr="00801104">
        <w:rPr>
          <w:rFonts w:cstheme="minorHAnsi"/>
          <w:i/>
          <w:iCs/>
          <w:color w:val="000000" w:themeColor="text1"/>
          <w:rPrChange w:id="2134" w:author="Fabienne Schmaus" w:date="2026-05-11T12:49:00Z" w16du:dateUtc="2026-05-11T10:49:00Z">
            <w:rPr>
              <w:rFonts w:cstheme="minorHAnsi"/>
              <w:color w:val="000000" w:themeColor="text1"/>
            </w:rPr>
          </w:rPrChange>
        </w:rPr>
        <w:t>etzt dreht ihr den Spieß um</w:t>
      </w:r>
      <w:ins w:id="2135" w:author="Fabienne Schmaus" w:date="2026-05-11T12:48:00Z" w16du:dateUtc="2026-05-11T10:48:00Z">
        <w:r w:rsidR="00801104" w:rsidRPr="00801104">
          <w:rPr>
            <w:rFonts w:cstheme="minorHAnsi"/>
            <w:i/>
            <w:iCs/>
            <w:color w:val="000000" w:themeColor="text1"/>
            <w:rPrChange w:id="2136" w:author="Fabienne Schmaus" w:date="2026-05-11T12:49:00Z" w16du:dateUtc="2026-05-11T10:49:00Z">
              <w:rPr>
                <w:rFonts w:cstheme="minorHAnsi"/>
                <w:color w:val="000000" w:themeColor="text1"/>
              </w:rPr>
            </w:rPrChange>
          </w:rPr>
          <w:t>!</w:t>
        </w:r>
      </w:ins>
      <w:del w:id="2137" w:author="Fabienne Schmaus" w:date="2026-05-11T12:48:00Z" w16du:dateUtc="2026-05-11T10:48:00Z">
        <w:r w:rsidRPr="00801104" w:rsidDel="00801104">
          <w:rPr>
            <w:rFonts w:cstheme="minorHAnsi"/>
            <w:i/>
            <w:iCs/>
            <w:color w:val="000000" w:themeColor="text1"/>
            <w:rPrChange w:id="2138" w:author="Fabienne Schmaus" w:date="2026-05-11T12:49:00Z" w16du:dateUtc="2026-05-11T10:49:00Z">
              <w:rPr>
                <w:rFonts w:cstheme="minorHAnsi"/>
                <w:color w:val="000000" w:themeColor="text1"/>
              </w:rPr>
            </w:rPrChange>
          </w:rPr>
          <w:delText>.</w:delText>
        </w:r>
      </w:del>
      <w:r w:rsidRPr="00801104">
        <w:rPr>
          <w:rFonts w:cstheme="minorHAnsi"/>
          <w:i/>
          <w:iCs/>
          <w:color w:val="000000" w:themeColor="text1"/>
          <w:rPrChange w:id="2139" w:author="Fabienne Schmaus" w:date="2026-05-11T12:49:00Z" w16du:dateUtc="2026-05-11T10:49:00Z">
            <w:rPr>
              <w:rFonts w:cstheme="minorHAnsi"/>
              <w:color w:val="000000" w:themeColor="text1"/>
            </w:rPr>
          </w:rPrChange>
        </w:rPr>
        <w:t xml:space="preserve"> Im </w:t>
      </w:r>
      <w:r w:rsidRPr="00801104">
        <w:rPr>
          <w:rFonts w:cstheme="minorHAnsi"/>
          <w:b/>
          <w:bCs/>
          <w:i/>
          <w:iCs/>
          <w:color w:val="000000" w:themeColor="text1"/>
          <w:rPrChange w:id="2140" w:author="Fabienne Schmaus" w:date="2026-05-11T12:49:00Z" w16du:dateUtc="2026-05-11T10:49:00Z">
            <w:rPr>
              <w:rFonts w:cstheme="minorHAnsi"/>
              <w:b/>
              <w:bCs/>
              <w:color w:val="000000" w:themeColor="text1"/>
            </w:rPr>
          </w:rPrChange>
        </w:rPr>
        <w:t>Mythen-Labor</w:t>
      </w:r>
      <w:r w:rsidRPr="00801104">
        <w:rPr>
          <w:rFonts w:cstheme="minorHAnsi"/>
          <w:i/>
          <w:iCs/>
          <w:color w:val="000000" w:themeColor="text1"/>
          <w:rPrChange w:id="2141" w:author="Fabienne Schmaus" w:date="2026-05-11T12:49:00Z" w16du:dateUtc="2026-05-11T10:49:00Z">
            <w:rPr>
              <w:rFonts w:cstheme="minorHAnsi"/>
              <w:color w:val="000000" w:themeColor="text1"/>
            </w:rPr>
          </w:rPrChange>
        </w:rPr>
        <w:t xml:space="preserve"> baut ihr selbst einen viralen Gesundheits</w:t>
      </w:r>
      <w:ins w:id="2142" w:author="Fabienne Schmaus" w:date="2026-05-11T12:48:00Z" w16du:dateUtc="2026-05-11T10:48:00Z">
        <w:r w:rsidR="00801104" w:rsidRPr="00801104">
          <w:rPr>
            <w:rFonts w:cstheme="minorHAnsi"/>
            <w:i/>
            <w:iCs/>
            <w:color w:val="000000" w:themeColor="text1"/>
            <w:rPrChange w:id="2143" w:author="Fabienne Schmaus" w:date="2026-05-11T12:49:00Z" w16du:dateUtc="2026-05-11T10:49:00Z">
              <w:rPr>
                <w:rFonts w:cstheme="minorHAnsi"/>
                <w:color w:val="000000" w:themeColor="text1"/>
              </w:rPr>
            </w:rPrChange>
          </w:rPr>
          <w:t>p</w:t>
        </w:r>
      </w:ins>
      <w:del w:id="2144" w:author="Fabienne Schmaus" w:date="2026-05-11T12:48:00Z" w16du:dateUtc="2026-05-11T10:48:00Z">
        <w:r w:rsidRPr="00801104" w:rsidDel="00801104">
          <w:rPr>
            <w:rFonts w:cstheme="minorHAnsi"/>
            <w:i/>
            <w:iCs/>
            <w:color w:val="000000" w:themeColor="text1"/>
            <w:rPrChange w:id="2145" w:author="Fabienne Schmaus" w:date="2026-05-11T12:49:00Z" w16du:dateUtc="2026-05-11T10:49:00Z">
              <w:rPr>
                <w:rFonts w:cstheme="minorHAnsi"/>
                <w:color w:val="000000" w:themeColor="text1"/>
              </w:rPr>
            </w:rPrChange>
          </w:rPr>
          <w:delText>-P</w:delText>
        </w:r>
      </w:del>
      <w:r w:rsidRPr="00801104">
        <w:rPr>
          <w:rFonts w:cstheme="minorHAnsi"/>
          <w:i/>
          <w:iCs/>
          <w:color w:val="000000" w:themeColor="text1"/>
          <w:rPrChange w:id="2146" w:author="Fabienne Schmaus" w:date="2026-05-11T12:49:00Z" w16du:dateUtc="2026-05-11T10:49:00Z">
            <w:rPr>
              <w:rFonts w:cstheme="minorHAnsi"/>
              <w:color w:val="000000" w:themeColor="text1"/>
            </w:rPr>
          </w:rPrChange>
        </w:rPr>
        <w:t xml:space="preserve">ost mit eingebauten Manipulationsmechanismen. Auf der </w:t>
      </w:r>
      <w:r w:rsidRPr="00801104">
        <w:rPr>
          <w:rFonts w:cstheme="minorHAnsi"/>
          <w:b/>
          <w:bCs/>
          <w:i/>
          <w:iCs/>
          <w:color w:val="000000" w:themeColor="text1"/>
          <w:rPrChange w:id="2147" w:author="Fabienne Schmaus" w:date="2026-05-11T12:49:00Z" w16du:dateUtc="2026-05-11T10:49:00Z">
            <w:rPr>
              <w:rFonts w:cstheme="minorHAnsi"/>
              <w:b/>
              <w:bCs/>
              <w:color w:val="000000" w:themeColor="text1"/>
            </w:rPr>
          </w:rPrChange>
        </w:rPr>
        <w:t>Rückseite</w:t>
      </w:r>
      <w:r w:rsidRPr="00801104">
        <w:rPr>
          <w:rFonts w:cstheme="minorHAnsi"/>
          <w:i/>
          <w:iCs/>
          <w:color w:val="000000" w:themeColor="text1"/>
          <w:rPrChange w:id="2148" w:author="Fabienne Schmaus" w:date="2026-05-11T12:49:00Z" w16du:dateUtc="2026-05-11T10:49:00Z">
            <w:rPr>
              <w:rFonts w:cstheme="minorHAnsi"/>
              <w:color w:val="000000" w:themeColor="text1"/>
            </w:rPr>
          </w:rPrChange>
        </w:rPr>
        <w:t xml:space="preserve"> entlarvt ihr diese Mechanismen anschließend mit der </w:t>
      </w:r>
      <w:r w:rsidRPr="00801104">
        <w:rPr>
          <w:rFonts w:cstheme="minorHAnsi"/>
          <w:b/>
          <w:bCs/>
          <w:i/>
          <w:iCs/>
          <w:color w:val="000000" w:themeColor="text1"/>
          <w:rPrChange w:id="2149" w:author="Fabienne Schmaus" w:date="2026-05-11T12:49:00Z" w16du:dateUtc="2026-05-11T10:49:00Z">
            <w:rPr>
              <w:rFonts w:cstheme="minorHAnsi"/>
              <w:color w:val="000000" w:themeColor="text1"/>
            </w:rPr>
          </w:rPrChange>
        </w:rPr>
        <w:t>QQQQ-Methode</w:t>
      </w:r>
      <w:r w:rsidRPr="00801104">
        <w:rPr>
          <w:rFonts w:cstheme="minorHAnsi"/>
          <w:i/>
          <w:iCs/>
          <w:color w:val="000000" w:themeColor="text1"/>
          <w:rPrChange w:id="2150" w:author="Fabienne Schmaus" w:date="2026-05-11T12:49:00Z" w16du:dateUtc="2026-05-11T10:49:00Z">
            <w:rPr>
              <w:rFonts w:cstheme="minorHAnsi"/>
              <w:color w:val="000000" w:themeColor="text1"/>
            </w:rPr>
          </w:rPrChange>
        </w:rPr>
        <w:t>.</w:t>
      </w:r>
    </w:p>
    <w:tbl>
      <w:tblPr>
        <w:tblStyle w:val="Tabellenraster"/>
        <w:tblW w:w="10485" w:type="dxa"/>
        <w:tblLook w:val="04A0" w:firstRow="1" w:lastRow="0" w:firstColumn="1" w:lastColumn="0" w:noHBand="0" w:noVBand="1"/>
      </w:tblPr>
      <w:tblGrid>
        <w:gridCol w:w="6232"/>
        <w:gridCol w:w="4253"/>
      </w:tblGrid>
      <w:tr w:rsidR="00801104" w14:paraId="499C4F59" w14:textId="77777777" w:rsidTr="00801104">
        <w:tc>
          <w:tcPr>
            <w:tcW w:w="6232" w:type="dxa"/>
          </w:tcPr>
          <w:p w14:paraId="6A74DFC7" w14:textId="578BD559" w:rsidR="00801104" w:rsidRPr="00801104" w:rsidRDefault="00801104" w:rsidP="00801104">
            <w:pPr>
              <w:rPr>
                <w:rFonts w:cstheme="minorHAnsi"/>
                <w:color w:val="000000" w:themeColor="text1"/>
              </w:rPr>
            </w:pPr>
            <w:r w:rsidRPr="00DA6B7E">
              <w:rPr>
                <w:rFonts w:cstheme="minorHAnsi"/>
                <w:b/>
                <w:bCs/>
                <w:color w:val="000000" w:themeColor="text1"/>
              </w:rPr>
              <w:t>Warum das?</w:t>
            </w:r>
            <w:r w:rsidRPr="00DA6B7E">
              <w:rPr>
                <w:rFonts w:cstheme="minorHAnsi"/>
                <w:color w:val="000000" w:themeColor="text1"/>
              </w:rPr>
              <w:t xml:space="preserve"> Wer einen glaubwürdig wirkenden Mythos </w:t>
            </w:r>
            <w:r w:rsidRPr="00DA6B7E">
              <w:rPr>
                <w:rFonts w:cstheme="minorHAnsi"/>
                <w:i/>
                <w:iCs/>
                <w:color w:val="000000" w:themeColor="text1"/>
              </w:rPr>
              <w:t>konstruieren</w:t>
            </w:r>
            <w:r w:rsidRPr="00DA6B7E">
              <w:rPr>
                <w:rFonts w:cstheme="minorHAnsi"/>
                <w:color w:val="000000" w:themeColor="text1"/>
              </w:rPr>
              <w:t xml:space="preserve"> kann, durchschaut ihn auch besser. Ihr werdet </w:t>
            </w:r>
            <w:ins w:id="2151" w:author="Fabienne Schmaus" w:date="2026-05-11T09:17:00Z" w16du:dateUtc="2026-05-11T07:17:00Z">
              <w:r>
                <w:rPr>
                  <w:rFonts w:cstheme="minorHAnsi"/>
                  <w:color w:val="000000" w:themeColor="text1"/>
                </w:rPr>
                <w:t xml:space="preserve">auf einer Seite </w:t>
              </w:r>
            </w:ins>
            <w:r w:rsidRPr="00DA6B7E">
              <w:rPr>
                <w:rFonts w:cstheme="minorHAnsi"/>
                <w:color w:val="000000" w:themeColor="text1"/>
              </w:rPr>
              <w:t>zu Mythen-Bauer</w:t>
            </w:r>
            <w:del w:id="2152" w:author="Fabienne Schmaus" w:date="2026-05-11T09:16:00Z" w16du:dateUtc="2026-05-11T07:16:00Z">
              <w:r w:rsidRPr="00DA6B7E" w:rsidDel="00F7152F">
                <w:rPr>
                  <w:rFonts w:cstheme="minorHAnsi"/>
                  <w:color w:val="000000" w:themeColor="text1"/>
                </w:rPr>
                <w:delText>:</w:delText>
              </w:r>
            </w:del>
            <w:r w:rsidRPr="00DA6B7E">
              <w:rPr>
                <w:rFonts w:cstheme="minorHAnsi"/>
                <w:color w:val="000000" w:themeColor="text1"/>
              </w:rPr>
              <w:t>innen</w:t>
            </w:r>
            <w:ins w:id="2153" w:author="Fabienne Schmaus" w:date="2026-05-11T09:17:00Z" w16du:dateUtc="2026-05-11T07:17:00Z">
              <w:r>
                <w:rPr>
                  <w:rFonts w:cstheme="minorHAnsi"/>
                  <w:color w:val="000000" w:themeColor="text1"/>
                </w:rPr>
                <w:t xml:space="preserve"> und Mythen-Bauer, auf der anderen Seite zu </w:t>
              </w:r>
            </w:ins>
            <w:del w:id="2154" w:author="Fabienne Schmaus" w:date="2026-05-11T09:17:00Z" w16du:dateUtc="2026-05-11T07:17:00Z">
              <w:r w:rsidRPr="00DA6B7E" w:rsidDel="00F7152F">
                <w:rPr>
                  <w:rFonts w:cstheme="minorHAnsi"/>
                  <w:color w:val="000000" w:themeColor="text1"/>
                </w:rPr>
                <w:delText xml:space="preserve"> </w:delText>
              </w:r>
              <w:r w:rsidRPr="00DA6B7E" w:rsidDel="00F7152F">
                <w:rPr>
                  <w:rFonts w:cstheme="minorHAnsi"/>
                  <w:i/>
                  <w:iCs/>
                  <w:color w:val="000000" w:themeColor="text1"/>
                </w:rPr>
                <w:delText>und</w:delText>
              </w:r>
              <w:r w:rsidRPr="00DA6B7E" w:rsidDel="00F7152F">
                <w:rPr>
                  <w:rFonts w:cstheme="minorHAnsi"/>
                  <w:color w:val="000000" w:themeColor="text1"/>
                </w:rPr>
                <w:delText xml:space="preserve"> </w:delText>
              </w:r>
            </w:del>
            <w:r w:rsidRPr="00DA6B7E">
              <w:rPr>
                <w:rFonts w:cstheme="minorHAnsi"/>
                <w:color w:val="000000" w:themeColor="text1"/>
              </w:rPr>
              <w:t>Mythen-Aufklärer</w:t>
            </w:r>
            <w:del w:id="2155" w:author="Fabienne Schmaus" w:date="2026-05-11T09:17:00Z" w16du:dateUtc="2026-05-11T07:17:00Z">
              <w:r w:rsidRPr="00DA6B7E" w:rsidDel="00F7152F">
                <w:rPr>
                  <w:rFonts w:cstheme="minorHAnsi"/>
                  <w:color w:val="000000" w:themeColor="text1"/>
                </w:rPr>
                <w:delText>:</w:delText>
              </w:r>
            </w:del>
            <w:r w:rsidRPr="00DA6B7E">
              <w:rPr>
                <w:rFonts w:cstheme="minorHAnsi"/>
                <w:color w:val="000000" w:themeColor="text1"/>
              </w:rPr>
              <w:t xml:space="preserve">innen </w:t>
            </w:r>
            <w:del w:id="2156" w:author="Fabienne Schmaus" w:date="2026-05-11T09:17:00Z" w16du:dateUtc="2026-05-11T07:17:00Z">
              <w:r w:rsidRPr="00DA6B7E" w:rsidDel="00F7152F">
                <w:rPr>
                  <w:rFonts w:cstheme="minorHAnsi"/>
                  <w:color w:val="000000" w:themeColor="text1"/>
                </w:rPr>
                <w:delText>zugleich</w:delText>
              </w:r>
            </w:del>
            <w:ins w:id="2157" w:author="Fabienne Schmaus" w:date="2026-05-11T09:17:00Z" w16du:dateUtc="2026-05-11T07:17:00Z">
              <w:r>
                <w:rPr>
                  <w:rFonts w:cstheme="minorHAnsi"/>
                  <w:color w:val="000000" w:themeColor="text1"/>
                </w:rPr>
                <w:t>und Mythen-Aufklärer</w:t>
              </w:r>
            </w:ins>
            <w:r w:rsidRPr="00DA6B7E">
              <w:rPr>
                <w:rFonts w:cstheme="minorHAnsi"/>
                <w:color w:val="000000" w:themeColor="text1"/>
              </w:rPr>
              <w:t>.</w:t>
            </w:r>
          </w:p>
        </w:tc>
        <w:tc>
          <w:tcPr>
            <w:tcW w:w="4253" w:type="dxa"/>
            <w:shd w:val="clear" w:color="auto" w:fill="F7CAAC" w:themeFill="accent2" w:themeFillTint="66"/>
          </w:tcPr>
          <w:p w14:paraId="15B7DCBF" w14:textId="4D2B57CE" w:rsidR="00801104" w:rsidRDefault="00801104" w:rsidP="00801104">
            <w:pPr>
              <w:rPr>
                <w:rFonts w:cstheme="minorHAnsi"/>
                <w:color w:val="000000" w:themeColor="text1"/>
              </w:rPr>
            </w:pPr>
            <w:r w:rsidRPr="00801104">
              <w:rPr>
                <w:rFonts w:ascii="Segoe UI Emoji" w:hAnsi="Segoe UI Emoji" w:cs="Segoe UI Emoji"/>
                <w:b/>
                <w:bCs/>
                <w:color w:val="000000" w:themeColor="text1"/>
              </w:rPr>
              <w:t>⚠️</w:t>
            </w:r>
            <w:r w:rsidRPr="00801104">
              <w:rPr>
                <w:rFonts w:cstheme="minorHAnsi"/>
                <w:b/>
                <w:bCs/>
                <w:color w:val="000000" w:themeColor="text1"/>
              </w:rPr>
              <w:t xml:space="preserve"> Wichtig: </w:t>
            </w:r>
            <w:r w:rsidRPr="00801104">
              <w:rPr>
                <w:rFonts w:cstheme="minorHAnsi"/>
                <w:color w:val="000000" w:themeColor="text1"/>
              </w:rPr>
              <w:t>Eure Posts werden ausschließlich im Klassenkontext geteilt – sie dürfen nicht real auf Social Media veröffentlicht werden.</w:t>
            </w:r>
          </w:p>
        </w:tc>
      </w:tr>
    </w:tbl>
    <w:p w14:paraId="733F0653" w14:textId="77777777" w:rsidR="00801104" w:rsidRPr="00801104" w:rsidRDefault="00801104" w:rsidP="008A0BA9">
      <w:pPr>
        <w:rPr>
          <w:rFonts w:cstheme="minorHAnsi"/>
          <w:color w:val="000000" w:themeColor="text1"/>
        </w:rPr>
      </w:pPr>
    </w:p>
    <w:p w14:paraId="47509E59" w14:textId="7BC25B14" w:rsidR="008A0BA9" w:rsidRPr="00DA6B7E" w:rsidRDefault="008A0BA9" w:rsidP="008A0BA9">
      <w:pPr>
        <w:rPr>
          <w:rFonts w:cstheme="minorHAnsi"/>
          <w:b/>
          <w:bCs/>
          <w:color w:val="000000" w:themeColor="text1"/>
        </w:rPr>
      </w:pPr>
      <w:r w:rsidRPr="00DA6B7E">
        <w:rPr>
          <w:rFonts w:cstheme="minorHAnsi"/>
          <w:b/>
          <w:bCs/>
          <w:color w:val="000000" w:themeColor="text1"/>
        </w:rPr>
        <w:t>So geht ihr vor (6 Min.)</w:t>
      </w:r>
      <w:ins w:id="2158" w:author="Fabienne Schmaus" w:date="2026-05-11T12:50:00Z" w16du:dateUtc="2026-05-11T10:50:00Z">
        <w:r w:rsidR="00801104">
          <w:rPr>
            <w:rFonts w:cstheme="minorHAnsi"/>
            <w:b/>
            <w:bCs/>
            <w:color w:val="000000" w:themeColor="text1"/>
          </w:rPr>
          <w:t>:</w:t>
        </w:r>
      </w:ins>
    </w:p>
    <w:p w14:paraId="7AD79365" w14:textId="77777777" w:rsidR="008A0BA9" w:rsidRPr="00DA6B7E" w:rsidRDefault="008A0BA9" w:rsidP="008A0BA9">
      <w:pPr>
        <w:numPr>
          <w:ilvl w:val="0"/>
          <w:numId w:val="69"/>
        </w:numPr>
        <w:rPr>
          <w:rFonts w:cstheme="minorHAnsi"/>
          <w:color w:val="000000" w:themeColor="text1"/>
        </w:rPr>
      </w:pPr>
      <w:r w:rsidRPr="00DA6B7E">
        <w:rPr>
          <w:rFonts w:cstheme="minorHAnsi"/>
          <w:b/>
          <w:bCs/>
          <w:color w:val="000000" w:themeColor="text1"/>
        </w:rPr>
        <w:t>Thema wählen</w:t>
      </w:r>
      <w:r w:rsidRPr="00DA6B7E">
        <w:rPr>
          <w:rFonts w:cstheme="minorHAnsi"/>
          <w:color w:val="000000" w:themeColor="text1"/>
        </w:rPr>
        <w:t xml:space="preserve"> (1 Min.): Sucht euch ein Gesundheitsthema, das emotionalisiert – z. B. Detox, Schlaf, Workout, Schönheitspflege, Ernährung, Mental Health.</w:t>
      </w:r>
    </w:p>
    <w:p w14:paraId="3B3E8C71" w14:textId="0413C085" w:rsidR="008A0BA9" w:rsidRPr="00DA6B7E" w:rsidRDefault="008A0BA9" w:rsidP="008A0BA9">
      <w:pPr>
        <w:numPr>
          <w:ilvl w:val="0"/>
          <w:numId w:val="69"/>
        </w:numPr>
        <w:rPr>
          <w:rFonts w:cstheme="minorHAnsi"/>
          <w:color w:val="000000" w:themeColor="text1"/>
        </w:rPr>
      </w:pPr>
      <w:r w:rsidRPr="00DA6B7E">
        <w:rPr>
          <w:rFonts w:cstheme="minorHAnsi"/>
          <w:b/>
          <w:bCs/>
          <w:color w:val="000000" w:themeColor="text1"/>
        </w:rPr>
        <w:t>Vorderseite bauen</w:t>
      </w:r>
      <w:r w:rsidRPr="00DA6B7E">
        <w:rPr>
          <w:rFonts w:cstheme="minorHAnsi"/>
          <w:color w:val="000000" w:themeColor="text1"/>
        </w:rPr>
        <w:t xml:space="preserve"> (3 Min.): Entwickelt einen viralen Post</w:t>
      </w:r>
      <w:ins w:id="2159" w:author="Fabienne Schmaus" w:date="2026-05-11T12:51:00Z" w16du:dateUtc="2026-05-11T10:51:00Z">
        <w:r w:rsidR="00541181">
          <w:rPr>
            <w:rFonts w:cstheme="minorHAnsi"/>
            <w:color w:val="000000" w:themeColor="text1"/>
          </w:rPr>
          <w:t>:</w:t>
        </w:r>
        <w:r w:rsidR="00541181">
          <w:rPr>
            <w:rFonts w:cstheme="minorHAnsi"/>
            <w:color w:val="000000" w:themeColor="text1"/>
          </w:rPr>
          <w:br/>
        </w:r>
      </w:ins>
      <w:del w:id="2160" w:author="Fabienne Schmaus" w:date="2026-05-11T12:51:00Z" w16du:dateUtc="2026-05-11T10:51:00Z">
        <w:r w:rsidRPr="00DA6B7E" w:rsidDel="00541181">
          <w:rPr>
            <w:rFonts w:cstheme="minorHAnsi"/>
            <w:color w:val="000000" w:themeColor="text1"/>
          </w:rPr>
          <w:delText xml:space="preserve"> – </w:delText>
        </w:r>
      </w:del>
      <w:r w:rsidRPr="00DA6B7E">
        <w:rPr>
          <w:rFonts w:cstheme="minorHAnsi"/>
          <w:color w:val="000000" w:themeColor="text1"/>
        </w:rPr>
        <w:t>Behauptung + Bild</w:t>
      </w:r>
      <w:ins w:id="2161" w:author="Fabienne Schmaus" w:date="2026-05-11T12:51:00Z" w16du:dateUtc="2026-05-11T10:51:00Z">
        <w:r w:rsidR="00541181">
          <w:rPr>
            <w:rFonts w:cstheme="minorHAnsi"/>
            <w:color w:val="000000" w:themeColor="text1"/>
          </w:rPr>
          <w:t xml:space="preserve">idee oder </w:t>
        </w:r>
      </w:ins>
      <w:del w:id="2162" w:author="Fabienne Schmaus" w:date="2026-05-11T12:51:00Z" w16du:dateUtc="2026-05-11T10:51:00Z">
        <w:r w:rsidRPr="00DA6B7E" w:rsidDel="00541181">
          <w:rPr>
            <w:rFonts w:cstheme="minorHAnsi"/>
            <w:color w:val="000000" w:themeColor="text1"/>
          </w:rPr>
          <w:delText>-/</w:delText>
        </w:r>
      </w:del>
      <w:r w:rsidRPr="00DA6B7E">
        <w:rPr>
          <w:rFonts w:cstheme="minorHAnsi"/>
          <w:color w:val="000000" w:themeColor="text1"/>
        </w:rPr>
        <w:t>Captionidee + Hashtag(s) + Plattform</w:t>
      </w:r>
      <w:ins w:id="2163" w:author="Fabienne Schmaus" w:date="2026-05-11T12:51:00Z" w16du:dateUtc="2026-05-11T10:51:00Z">
        <w:r w:rsidR="00541181">
          <w:rPr>
            <w:rFonts w:cstheme="minorHAnsi"/>
            <w:color w:val="000000" w:themeColor="text1"/>
          </w:rPr>
          <w:br/>
        </w:r>
      </w:ins>
      <w:del w:id="2164" w:author="Fabienne Schmaus" w:date="2026-05-11T12:51:00Z" w16du:dateUtc="2026-05-11T10:51:00Z">
        <w:r w:rsidRPr="00DA6B7E" w:rsidDel="00541181">
          <w:rPr>
            <w:rFonts w:cstheme="minorHAnsi"/>
            <w:color w:val="000000" w:themeColor="text1"/>
          </w:rPr>
          <w:delText xml:space="preserve">. </w:delText>
        </w:r>
      </w:del>
      <w:r w:rsidRPr="00DA6B7E">
        <w:rPr>
          <w:rFonts w:cstheme="minorHAnsi"/>
          <w:color w:val="000000" w:themeColor="text1"/>
        </w:rPr>
        <w:t>B</w:t>
      </w:r>
      <w:ins w:id="2165" w:author="Fabienne Schmaus" w:date="2026-05-11T12:51:00Z" w16du:dateUtc="2026-05-11T10:51:00Z">
        <w:r w:rsidR="00541181">
          <w:rPr>
            <w:rFonts w:cstheme="minorHAnsi"/>
            <w:color w:val="000000" w:themeColor="text1"/>
          </w:rPr>
          <w:t>aut b</w:t>
        </w:r>
      </w:ins>
      <w:r w:rsidRPr="00DA6B7E">
        <w:rPr>
          <w:rFonts w:cstheme="minorHAnsi"/>
          <w:color w:val="000000" w:themeColor="text1"/>
        </w:rPr>
        <w:t>ewusst Manipulationsmechanismen ein</w:t>
      </w:r>
      <w:del w:id="2166" w:author="Fabienne Schmaus" w:date="2026-05-11T12:51:00Z" w16du:dateUtc="2026-05-11T10:51:00Z">
        <w:r w:rsidRPr="00DA6B7E" w:rsidDel="00541181">
          <w:rPr>
            <w:rFonts w:cstheme="minorHAnsi"/>
            <w:color w:val="000000" w:themeColor="text1"/>
          </w:rPr>
          <w:delText>bauen</w:delText>
        </w:r>
      </w:del>
      <w:r w:rsidRPr="00DA6B7E">
        <w:rPr>
          <w:rFonts w:cstheme="minorHAnsi"/>
          <w:color w:val="000000" w:themeColor="text1"/>
        </w:rPr>
        <w:t>.</w:t>
      </w:r>
    </w:p>
    <w:p w14:paraId="699EA38A" w14:textId="5C10B544" w:rsidR="008A0BA9" w:rsidRPr="00DA6B7E" w:rsidRDefault="008A0BA9" w:rsidP="008A0BA9">
      <w:pPr>
        <w:numPr>
          <w:ilvl w:val="0"/>
          <w:numId w:val="69"/>
        </w:numPr>
        <w:rPr>
          <w:rFonts w:cstheme="minorHAnsi"/>
          <w:color w:val="000000" w:themeColor="text1"/>
        </w:rPr>
      </w:pPr>
      <w:r w:rsidRPr="00DA6B7E">
        <w:rPr>
          <w:rFonts w:cstheme="minorHAnsi"/>
          <w:b/>
          <w:bCs/>
          <w:color w:val="000000" w:themeColor="text1"/>
        </w:rPr>
        <w:t>Rückseite ausfüllen</w:t>
      </w:r>
      <w:r w:rsidRPr="00DA6B7E">
        <w:rPr>
          <w:rFonts w:cstheme="minorHAnsi"/>
          <w:color w:val="000000" w:themeColor="text1"/>
        </w:rPr>
        <w:t xml:space="preserve"> (2 Min.): Markiert auf der Auflösungs</w:t>
      </w:r>
      <w:ins w:id="2167" w:author="Fabienne Schmaus" w:date="2026-05-11T12:51:00Z" w16du:dateUtc="2026-05-11T10:51:00Z">
        <w:r w:rsidR="00541181">
          <w:rPr>
            <w:rFonts w:cstheme="minorHAnsi"/>
            <w:color w:val="000000" w:themeColor="text1"/>
          </w:rPr>
          <w:t>s</w:t>
        </w:r>
      </w:ins>
      <w:del w:id="2168" w:author="Fabienne Schmaus" w:date="2026-05-11T12:51:00Z" w16du:dateUtc="2026-05-11T10:51:00Z">
        <w:r w:rsidRPr="00DA6B7E" w:rsidDel="00541181">
          <w:rPr>
            <w:rFonts w:cstheme="minorHAnsi"/>
            <w:color w:val="000000" w:themeColor="text1"/>
          </w:rPr>
          <w:delText>-S</w:delText>
        </w:r>
      </w:del>
      <w:r w:rsidRPr="00DA6B7E">
        <w:rPr>
          <w:rFonts w:cstheme="minorHAnsi"/>
          <w:color w:val="000000" w:themeColor="text1"/>
        </w:rPr>
        <w:t xml:space="preserve">eite, welche QQQQ-Schwächen ihr eingebaut habt </w:t>
      </w:r>
      <w:del w:id="2169" w:author="Fabienne Schmaus" w:date="2026-05-11T12:51:00Z" w16du:dateUtc="2026-05-11T10:51:00Z">
        <w:r w:rsidRPr="00DA6B7E" w:rsidDel="00541181">
          <w:rPr>
            <w:rFonts w:cstheme="minorHAnsi"/>
            <w:color w:val="000000" w:themeColor="text1"/>
          </w:rPr>
          <w:delText xml:space="preserve">– </w:delText>
        </w:r>
      </w:del>
      <w:r w:rsidRPr="00DA6B7E">
        <w:rPr>
          <w:rFonts w:cstheme="minorHAnsi"/>
          <w:color w:val="000000" w:themeColor="text1"/>
        </w:rPr>
        <w:t>und benennt sie kurz.</w:t>
      </w:r>
    </w:p>
    <w:p w14:paraId="122A7D04" w14:textId="77777777" w:rsidR="00541181" w:rsidRDefault="00541181" w:rsidP="008A0BA9">
      <w:pPr>
        <w:rPr>
          <w:ins w:id="2170" w:author="Fabienne Schmaus" w:date="2026-05-11T12:51:00Z" w16du:dateUtc="2026-05-11T10:51:00Z"/>
          <w:rFonts w:cstheme="minorHAnsi"/>
          <w:b/>
          <w:bCs/>
          <w:color w:val="000000" w:themeColor="text1"/>
        </w:rPr>
      </w:pPr>
    </w:p>
    <w:p w14:paraId="05F4D2D5" w14:textId="7412D962" w:rsidR="008A0BA9" w:rsidRPr="00DA6B7E" w:rsidRDefault="008A0BA9" w:rsidP="008A0BA9">
      <w:pPr>
        <w:rPr>
          <w:rFonts w:cstheme="minorHAnsi"/>
          <w:b/>
          <w:bCs/>
          <w:color w:val="000000" w:themeColor="text1"/>
        </w:rPr>
      </w:pPr>
      <w:r w:rsidRPr="00DA6B7E">
        <w:rPr>
          <w:rFonts w:cstheme="minorHAnsi"/>
          <w:b/>
          <w:bCs/>
          <w:color w:val="000000" w:themeColor="text1"/>
        </w:rPr>
        <w:t>VORDERSEITE – Der Mythos</w:t>
      </w:r>
    </w:p>
    <w:p w14:paraId="1C48E5DC" w14:textId="50B0F948" w:rsidR="008A0BA9" w:rsidRPr="00DA6B7E" w:rsidRDefault="008A0BA9" w:rsidP="008A0BA9">
      <w:pPr>
        <w:rPr>
          <w:rFonts w:cstheme="minorHAnsi"/>
          <w:color w:val="000000" w:themeColor="text1"/>
        </w:rPr>
      </w:pPr>
      <w:r w:rsidRPr="00DA6B7E">
        <w:rPr>
          <w:rFonts w:cstheme="minorHAnsi"/>
          <w:b/>
          <w:bCs/>
          <w:color w:val="000000" w:themeColor="text1"/>
        </w:rPr>
        <w:t>Plattform:</w:t>
      </w:r>
      <w:r w:rsidRPr="00DA6B7E">
        <w:rPr>
          <w:rFonts w:cstheme="minorHAnsi"/>
          <w:color w:val="000000" w:themeColor="text1"/>
        </w:rPr>
        <w:t xml:space="preserve"> </w:t>
      </w:r>
      <w:r w:rsidRPr="00DA6B7E">
        <w:rPr>
          <w:rFonts w:ascii="Segoe UI Symbol" w:hAnsi="Segoe UI Symbol" w:cs="Segoe UI Symbol"/>
          <w:color w:val="000000" w:themeColor="text1"/>
        </w:rPr>
        <w:t>☐</w:t>
      </w:r>
      <w:r w:rsidRPr="00DA6B7E">
        <w:rPr>
          <w:rFonts w:cstheme="minorHAnsi"/>
          <w:color w:val="000000" w:themeColor="text1"/>
        </w:rPr>
        <w:t xml:space="preserve"> Instagram</w:t>
      </w:r>
      <w:ins w:id="2171" w:author="Fabienne Schmaus" w:date="2026-05-11T12:52:00Z" w16du:dateUtc="2026-05-11T10:52:00Z">
        <w:r w:rsidR="00541181">
          <w:rPr>
            <w:rFonts w:cstheme="minorHAnsi"/>
            <w:color w:val="000000" w:themeColor="text1"/>
          </w:rPr>
          <w:tab/>
        </w:r>
      </w:ins>
      <w:del w:id="2172" w:author="Fabienne Schmaus" w:date="2026-05-11T12:52:00Z" w16du:dateUtc="2026-05-11T10:52:00Z">
        <w:r w:rsidRPr="00DA6B7E" w:rsidDel="00541181">
          <w:rPr>
            <w:rFonts w:cstheme="minorHAnsi"/>
            <w:color w:val="000000" w:themeColor="text1"/>
          </w:rPr>
          <w:delText xml:space="preserve"> </w:delText>
        </w:r>
        <w:r w:rsidRPr="00DA6B7E" w:rsidDel="00541181">
          <w:rPr>
            <w:rFonts w:ascii="Calibri" w:hAnsi="Calibri" w:cs="Calibri"/>
            <w:color w:val="000000" w:themeColor="text1"/>
          </w:rPr>
          <w:delText>  </w:delText>
        </w:r>
        <w:r w:rsidRPr="00DA6B7E" w:rsidDel="00541181">
          <w:rPr>
            <w:rFonts w:cstheme="minorHAnsi"/>
            <w:color w:val="000000" w:themeColor="text1"/>
          </w:rPr>
          <w:delText xml:space="preserve"> </w:delText>
        </w:r>
      </w:del>
      <w:r w:rsidRPr="00DA6B7E">
        <w:rPr>
          <w:rFonts w:ascii="Segoe UI Symbol" w:hAnsi="Segoe UI Symbol" w:cs="Segoe UI Symbol"/>
          <w:color w:val="000000" w:themeColor="text1"/>
        </w:rPr>
        <w:t>☐</w:t>
      </w:r>
      <w:r w:rsidRPr="00DA6B7E">
        <w:rPr>
          <w:rFonts w:cstheme="minorHAnsi"/>
          <w:color w:val="000000" w:themeColor="text1"/>
        </w:rPr>
        <w:t xml:space="preserve"> TikTok</w:t>
      </w:r>
      <w:ins w:id="2173" w:author="Fabienne Schmaus" w:date="2026-05-11T12:52:00Z" w16du:dateUtc="2026-05-11T10:52:00Z">
        <w:r w:rsidR="00541181">
          <w:rPr>
            <w:rFonts w:cstheme="minorHAnsi"/>
            <w:color w:val="000000" w:themeColor="text1"/>
          </w:rPr>
          <w:tab/>
        </w:r>
      </w:ins>
      <w:del w:id="2174" w:author="Fabienne Schmaus" w:date="2026-05-11T12:52:00Z" w16du:dateUtc="2026-05-11T10:52:00Z">
        <w:r w:rsidRPr="00DA6B7E" w:rsidDel="00541181">
          <w:rPr>
            <w:rFonts w:cstheme="minorHAnsi"/>
            <w:color w:val="000000" w:themeColor="text1"/>
          </w:rPr>
          <w:delText xml:space="preserve"> </w:delText>
        </w:r>
        <w:r w:rsidRPr="00DA6B7E" w:rsidDel="00541181">
          <w:rPr>
            <w:rFonts w:ascii="Calibri" w:hAnsi="Calibri" w:cs="Calibri"/>
            <w:color w:val="000000" w:themeColor="text1"/>
          </w:rPr>
          <w:delText>  </w:delText>
        </w:r>
        <w:r w:rsidRPr="00DA6B7E" w:rsidDel="00541181">
          <w:rPr>
            <w:rFonts w:cstheme="minorHAnsi"/>
            <w:color w:val="000000" w:themeColor="text1"/>
          </w:rPr>
          <w:delText xml:space="preserve"> </w:delText>
        </w:r>
      </w:del>
      <w:r w:rsidRPr="00DA6B7E">
        <w:rPr>
          <w:rFonts w:ascii="Segoe UI Symbol" w:hAnsi="Segoe UI Symbol" w:cs="Segoe UI Symbol"/>
          <w:color w:val="000000" w:themeColor="text1"/>
        </w:rPr>
        <w:t>☐</w:t>
      </w:r>
      <w:r w:rsidRPr="00DA6B7E">
        <w:rPr>
          <w:rFonts w:cstheme="minorHAnsi"/>
          <w:color w:val="000000" w:themeColor="text1"/>
        </w:rPr>
        <w:t xml:space="preserve"> YouTube Shorts</w:t>
      </w:r>
      <w:ins w:id="2175" w:author="Fabienne Schmaus" w:date="2026-05-11T12:52:00Z" w16du:dateUtc="2026-05-11T10:52:00Z">
        <w:r w:rsidR="00541181">
          <w:rPr>
            <w:rFonts w:cstheme="minorHAnsi"/>
            <w:color w:val="000000" w:themeColor="text1"/>
          </w:rPr>
          <w:tab/>
        </w:r>
      </w:ins>
      <w:del w:id="2176" w:author="Fabienne Schmaus" w:date="2026-05-11T12:52:00Z" w16du:dateUtc="2026-05-11T10:52:00Z">
        <w:r w:rsidRPr="00DA6B7E" w:rsidDel="00541181">
          <w:rPr>
            <w:rFonts w:cstheme="minorHAnsi"/>
            <w:color w:val="000000" w:themeColor="text1"/>
          </w:rPr>
          <w:delText xml:space="preserve"> </w:delText>
        </w:r>
        <w:r w:rsidRPr="00DA6B7E" w:rsidDel="00541181">
          <w:rPr>
            <w:rFonts w:ascii="Calibri" w:hAnsi="Calibri" w:cs="Calibri"/>
            <w:color w:val="000000" w:themeColor="text1"/>
          </w:rPr>
          <w:delText>  </w:delText>
        </w:r>
        <w:r w:rsidRPr="00DA6B7E" w:rsidDel="00541181">
          <w:rPr>
            <w:rFonts w:cstheme="minorHAnsi"/>
            <w:color w:val="000000" w:themeColor="text1"/>
          </w:rPr>
          <w:delText xml:space="preserve"> </w:delText>
        </w:r>
      </w:del>
      <w:r w:rsidRPr="00DA6B7E">
        <w:rPr>
          <w:rFonts w:ascii="Segoe UI Symbol" w:hAnsi="Segoe UI Symbol" w:cs="Segoe UI Symbol"/>
          <w:color w:val="000000" w:themeColor="text1"/>
        </w:rPr>
        <w:t>☐</w:t>
      </w:r>
      <w:r w:rsidRPr="00DA6B7E">
        <w:rPr>
          <w:rFonts w:cstheme="minorHAnsi"/>
          <w:color w:val="000000" w:themeColor="text1"/>
        </w:rPr>
        <w:t xml:space="preserve"> Facebook</w:t>
      </w:r>
      <w:ins w:id="2177" w:author="Fabienne Schmaus" w:date="2026-05-11T12:52:00Z" w16du:dateUtc="2026-05-11T10:52:00Z">
        <w:r w:rsidR="00541181">
          <w:rPr>
            <w:rFonts w:cstheme="minorHAnsi"/>
            <w:color w:val="000000" w:themeColor="text1"/>
          </w:rPr>
          <w:tab/>
        </w:r>
      </w:ins>
      <w:del w:id="2178" w:author="Fabienne Schmaus" w:date="2026-05-11T12:52:00Z" w16du:dateUtc="2026-05-11T10:52:00Z">
        <w:r w:rsidRPr="00DA6B7E" w:rsidDel="00541181">
          <w:rPr>
            <w:rFonts w:cstheme="minorHAnsi"/>
            <w:color w:val="000000" w:themeColor="text1"/>
          </w:rPr>
          <w:delText xml:space="preserve"> </w:delText>
        </w:r>
        <w:r w:rsidRPr="00DA6B7E" w:rsidDel="00541181">
          <w:rPr>
            <w:rFonts w:ascii="Calibri" w:hAnsi="Calibri" w:cs="Calibri"/>
            <w:color w:val="000000" w:themeColor="text1"/>
          </w:rPr>
          <w:delText>  </w:delText>
        </w:r>
        <w:r w:rsidRPr="00DA6B7E" w:rsidDel="00541181">
          <w:rPr>
            <w:rFonts w:cstheme="minorHAnsi"/>
            <w:color w:val="000000" w:themeColor="text1"/>
          </w:rPr>
          <w:delText xml:space="preserve"> </w:delText>
        </w:r>
      </w:del>
      <w:r w:rsidRPr="00DA6B7E">
        <w:rPr>
          <w:rFonts w:ascii="Segoe UI Symbol" w:hAnsi="Segoe UI Symbol" w:cs="Segoe UI Symbol"/>
          <w:color w:val="000000" w:themeColor="text1"/>
        </w:rPr>
        <w:t>☐</w:t>
      </w:r>
      <w:r w:rsidRPr="00DA6B7E">
        <w:rPr>
          <w:rFonts w:cstheme="minorHAnsi"/>
          <w:color w:val="000000" w:themeColor="text1"/>
        </w:rPr>
        <w:t xml:space="preserve"> andere: </w:t>
      </w:r>
      <w:r w:rsidRPr="00DA6B7E">
        <w:rPr>
          <w:rFonts w:cstheme="minorHAnsi"/>
          <w:b/>
          <w:bCs/>
          <w:color w:val="000000" w:themeColor="text1"/>
        </w:rPr>
        <w:t>_</w:t>
      </w:r>
      <w:ins w:id="2179" w:author="Fabienne Schmaus" w:date="2026-05-11T12:52:00Z" w16du:dateUtc="2026-05-11T10:52:00Z">
        <w:r w:rsidR="00541181">
          <w:rPr>
            <w:rFonts w:cstheme="minorHAnsi"/>
            <w:b/>
            <w:bCs/>
            <w:color w:val="000000" w:themeColor="text1"/>
          </w:rPr>
          <w:t>__________</w:t>
        </w:r>
      </w:ins>
      <w:r w:rsidRPr="00DA6B7E">
        <w:rPr>
          <w:rFonts w:cstheme="minorHAnsi"/>
          <w:b/>
          <w:bCs/>
          <w:color w:val="000000" w:themeColor="text1"/>
        </w:rPr>
        <w:t>__</w:t>
      </w:r>
    </w:p>
    <w:p w14:paraId="33A6F068" w14:textId="6381D8D9" w:rsidR="008A0BA9" w:rsidRPr="00DA6B7E" w:rsidRDefault="008A0BA9" w:rsidP="008A0BA9">
      <w:pPr>
        <w:rPr>
          <w:rFonts w:cstheme="minorHAnsi"/>
          <w:color w:val="000000" w:themeColor="text1"/>
          <w:lang w:val="en-US"/>
        </w:rPr>
      </w:pPr>
      <w:r w:rsidRPr="00DA6B7E">
        <w:rPr>
          <w:rFonts w:cstheme="minorHAnsi"/>
          <w:b/>
          <w:bCs/>
          <w:color w:val="000000" w:themeColor="text1"/>
          <w:lang w:val="en-US"/>
        </w:rPr>
        <w:t>Account-Name (fiktiv):</w:t>
      </w:r>
      <w:r w:rsidRPr="00DA6B7E">
        <w:rPr>
          <w:rFonts w:cstheme="minorHAnsi"/>
          <w:color w:val="000000" w:themeColor="text1"/>
          <w:lang w:val="en-US"/>
        </w:rPr>
        <w:t xml:space="preserve"> @</w:t>
      </w:r>
      <w:r w:rsidRPr="00DA6B7E">
        <w:rPr>
          <w:rFonts w:cstheme="minorHAnsi"/>
          <w:b/>
          <w:bCs/>
          <w:color w:val="000000" w:themeColor="text1"/>
          <w:lang w:val="en-US"/>
        </w:rPr>
        <w:t>__</w:t>
      </w:r>
      <w:ins w:id="2180" w:author="Fabienne Schmaus" w:date="2026-05-11T12:52:00Z" w16du:dateUtc="2026-05-11T10:52:00Z">
        <w:r w:rsidR="00541181">
          <w:rPr>
            <w:rFonts w:cstheme="minorHAnsi"/>
            <w:b/>
            <w:bCs/>
            <w:color w:val="000000" w:themeColor="text1"/>
            <w:lang w:val="en-US"/>
          </w:rPr>
          <w:t>__________</w:t>
        </w:r>
      </w:ins>
      <w:r w:rsidRPr="00DA6B7E">
        <w:rPr>
          <w:rFonts w:cstheme="minorHAnsi"/>
          <w:b/>
          <w:bCs/>
          <w:color w:val="000000" w:themeColor="text1"/>
          <w:lang w:val="en-US"/>
        </w:rPr>
        <w:t>__</w:t>
      </w:r>
    </w:p>
    <w:p w14:paraId="26618433" w14:textId="40C9BD41" w:rsidR="008A0BA9" w:rsidRPr="00DA6B7E" w:rsidRDefault="008A0BA9" w:rsidP="008A0BA9">
      <w:pPr>
        <w:rPr>
          <w:rFonts w:cstheme="minorHAnsi"/>
          <w:color w:val="000000" w:themeColor="text1"/>
          <w:lang w:val="en-US"/>
        </w:rPr>
      </w:pPr>
      <w:r w:rsidRPr="00DA6B7E">
        <w:rPr>
          <w:rFonts w:cstheme="minorHAnsi"/>
          <w:b/>
          <w:bCs/>
          <w:color w:val="000000" w:themeColor="text1"/>
          <w:lang w:val="en-US"/>
        </w:rPr>
        <w:t>Profil-Beschreibung in 1 Zeile</w:t>
      </w:r>
      <w:r w:rsidRPr="00DA6B7E">
        <w:rPr>
          <w:rFonts w:cstheme="minorHAnsi"/>
          <w:color w:val="000000" w:themeColor="text1"/>
          <w:lang w:val="en-US"/>
        </w:rPr>
        <w:t xml:space="preserve"> (z. B. </w:t>
      </w:r>
      <w:r>
        <w:rPr>
          <w:rFonts w:cstheme="minorHAnsi"/>
          <w:color w:val="000000" w:themeColor="text1"/>
          <w:lang w:val="en-US"/>
        </w:rPr>
        <w:t>„</w:t>
      </w:r>
      <w:r w:rsidRPr="00DA6B7E">
        <w:rPr>
          <w:rFonts w:cstheme="minorHAnsi"/>
          <w:color w:val="000000" w:themeColor="text1"/>
          <w:lang w:val="en-US"/>
        </w:rPr>
        <w:t>Wellness Coach | Mom of 2 | Affiliate ↓</w:t>
      </w:r>
      <w:r>
        <w:rPr>
          <w:rFonts w:cstheme="minorHAnsi"/>
          <w:color w:val="000000" w:themeColor="text1"/>
          <w:lang w:val="en-US"/>
        </w:rPr>
        <w:t>“</w:t>
      </w:r>
      <w:r w:rsidRPr="00DA6B7E">
        <w:rPr>
          <w:rFonts w:cstheme="minorHAnsi"/>
          <w:color w:val="000000" w:themeColor="text1"/>
          <w:lang w:val="en-US"/>
        </w:rPr>
        <w:t>):</w:t>
      </w:r>
    </w:p>
    <w:p w14:paraId="061957C5" w14:textId="0F4BBDC8" w:rsidR="008A0BA9" w:rsidRPr="00DA6B7E" w:rsidRDefault="008A0BA9" w:rsidP="008A0BA9">
      <w:pPr>
        <w:rPr>
          <w:rFonts w:cstheme="minorHAnsi"/>
          <w:color w:val="000000" w:themeColor="text1"/>
        </w:rPr>
      </w:pPr>
      <w:r>
        <w:rPr>
          <w:rFonts w:cstheme="minorHAnsi"/>
          <w:color w:val="000000" w:themeColor="text1"/>
        </w:rPr>
        <w:t>_________________________________________________________________________________</w:t>
      </w:r>
      <w:ins w:id="2181" w:author="Fabienne Schmaus" w:date="2026-05-11T12:53:00Z" w16du:dateUtc="2026-05-11T10:53:00Z">
        <w:r w:rsidR="00541181">
          <w:rPr>
            <w:rFonts w:cstheme="minorHAnsi"/>
            <w:color w:val="000000" w:themeColor="text1"/>
          </w:rPr>
          <w:t>_______</w:t>
        </w:r>
      </w:ins>
      <w:r>
        <w:rPr>
          <w:rFonts w:cstheme="minorHAnsi"/>
          <w:color w:val="000000" w:themeColor="text1"/>
        </w:rPr>
        <w:t>_______</w:t>
      </w:r>
    </w:p>
    <w:p w14:paraId="1548DFBC" w14:textId="70071835" w:rsidR="008A0BA9" w:rsidRPr="00DA6B7E" w:rsidRDefault="008A0BA9" w:rsidP="008A0BA9">
      <w:pPr>
        <w:rPr>
          <w:rFonts w:cstheme="minorHAnsi"/>
          <w:color w:val="000000" w:themeColor="text1"/>
        </w:rPr>
      </w:pPr>
      <w:r w:rsidRPr="00DA6B7E">
        <w:rPr>
          <w:rFonts w:cstheme="minorHAnsi"/>
          <w:b/>
          <w:bCs/>
          <w:color w:val="000000" w:themeColor="text1"/>
        </w:rPr>
        <w:t xml:space="preserve">Headline </w:t>
      </w:r>
      <w:del w:id="2182" w:author="Fabienne Schmaus" w:date="2026-05-11T10:12:00Z" w16du:dateUtc="2026-05-11T08:12:00Z">
        <w:r w:rsidRPr="00DA6B7E" w:rsidDel="000B38B7">
          <w:rPr>
            <w:rFonts w:cstheme="minorHAnsi"/>
            <w:b/>
            <w:bCs/>
            <w:color w:val="000000" w:themeColor="text1"/>
          </w:rPr>
          <w:delText xml:space="preserve">/ </w:delText>
        </w:r>
      </w:del>
      <w:ins w:id="2183" w:author="Fabienne Schmaus" w:date="2026-05-11T10:12:00Z" w16du:dateUtc="2026-05-11T08:12:00Z">
        <w:r w:rsidR="000B38B7">
          <w:rPr>
            <w:rFonts w:cstheme="minorHAnsi"/>
            <w:b/>
            <w:bCs/>
            <w:color w:val="000000" w:themeColor="text1"/>
          </w:rPr>
          <w:t>oder</w:t>
        </w:r>
        <w:r w:rsidR="000B38B7" w:rsidRPr="00DA6B7E">
          <w:rPr>
            <w:rFonts w:cstheme="minorHAnsi"/>
            <w:b/>
            <w:bCs/>
            <w:color w:val="000000" w:themeColor="text1"/>
          </w:rPr>
          <w:t xml:space="preserve"> </w:t>
        </w:r>
      </w:ins>
      <w:r w:rsidRPr="00DA6B7E">
        <w:rPr>
          <w:rFonts w:cstheme="minorHAnsi"/>
          <w:b/>
          <w:bCs/>
          <w:color w:val="000000" w:themeColor="text1"/>
        </w:rPr>
        <w:t>Hauptbehauptung</w:t>
      </w:r>
      <w:r w:rsidRPr="00DA6B7E">
        <w:rPr>
          <w:rFonts w:cstheme="minorHAnsi"/>
          <w:color w:val="000000" w:themeColor="text1"/>
        </w:rPr>
        <w:t xml:space="preserve"> (provokant, emotional, einfach):</w:t>
      </w:r>
    </w:p>
    <w:p w14:paraId="27BBE77F" w14:textId="51ECF0B7" w:rsidR="008A0BA9" w:rsidRPr="00DA6B7E" w:rsidRDefault="008A0BA9" w:rsidP="008A0BA9">
      <w:pPr>
        <w:rPr>
          <w:rFonts w:cstheme="minorHAnsi"/>
          <w:color w:val="000000" w:themeColor="text1"/>
        </w:rPr>
      </w:pPr>
      <w:r>
        <w:rPr>
          <w:rFonts w:cstheme="minorHAnsi"/>
          <w:color w:val="000000" w:themeColor="text1"/>
        </w:rPr>
        <w:t>________________________________________________________________________________________</w:t>
      </w:r>
      <w:ins w:id="2184" w:author="Fabienne Schmaus" w:date="2026-05-11T12:53:00Z" w16du:dateUtc="2026-05-11T10:53:00Z">
        <w:r w:rsidR="00541181">
          <w:rPr>
            <w:rFonts w:cstheme="minorHAnsi"/>
            <w:color w:val="000000" w:themeColor="text1"/>
          </w:rPr>
          <w:t>_______</w:t>
        </w:r>
      </w:ins>
    </w:p>
    <w:p w14:paraId="6EACAF74" w14:textId="7376BAF1" w:rsidR="008A0BA9" w:rsidRPr="00DA6B7E" w:rsidRDefault="008A0BA9" w:rsidP="008A0BA9">
      <w:pPr>
        <w:rPr>
          <w:rFonts w:cstheme="minorHAnsi"/>
          <w:color w:val="000000" w:themeColor="text1"/>
        </w:rPr>
      </w:pPr>
      <w:r w:rsidRPr="00DA6B7E">
        <w:rPr>
          <w:rFonts w:cstheme="minorHAnsi"/>
          <w:b/>
          <w:bCs/>
          <w:color w:val="000000" w:themeColor="text1"/>
        </w:rPr>
        <w:t xml:space="preserve">Bild- </w:t>
      </w:r>
      <w:del w:id="2185" w:author="Fabienne Schmaus" w:date="2026-05-11T10:12:00Z" w16du:dateUtc="2026-05-11T08:12:00Z">
        <w:r w:rsidRPr="00DA6B7E" w:rsidDel="000B38B7">
          <w:rPr>
            <w:rFonts w:cstheme="minorHAnsi"/>
            <w:b/>
            <w:bCs/>
            <w:color w:val="000000" w:themeColor="text1"/>
          </w:rPr>
          <w:delText xml:space="preserve">/ </w:delText>
        </w:r>
      </w:del>
      <w:ins w:id="2186" w:author="Fabienne Schmaus" w:date="2026-05-11T10:12:00Z" w16du:dateUtc="2026-05-11T08:12:00Z">
        <w:r w:rsidR="000B38B7">
          <w:rPr>
            <w:rFonts w:cstheme="minorHAnsi"/>
            <w:b/>
            <w:bCs/>
            <w:color w:val="000000" w:themeColor="text1"/>
          </w:rPr>
          <w:t>oder</w:t>
        </w:r>
        <w:r w:rsidR="000B38B7" w:rsidRPr="00DA6B7E">
          <w:rPr>
            <w:rFonts w:cstheme="minorHAnsi"/>
            <w:b/>
            <w:bCs/>
            <w:color w:val="000000" w:themeColor="text1"/>
          </w:rPr>
          <w:t xml:space="preserve"> </w:t>
        </w:r>
      </w:ins>
      <w:r w:rsidRPr="00DA6B7E">
        <w:rPr>
          <w:rFonts w:cstheme="minorHAnsi"/>
          <w:b/>
          <w:bCs/>
          <w:color w:val="000000" w:themeColor="text1"/>
        </w:rPr>
        <w:t>Videoidee</w:t>
      </w:r>
      <w:r w:rsidRPr="00DA6B7E">
        <w:rPr>
          <w:rFonts w:cstheme="minorHAnsi"/>
          <w:color w:val="000000" w:themeColor="text1"/>
        </w:rPr>
        <w:t xml:space="preserve"> (kurz beschreiben, z. B. </w:t>
      </w:r>
      <w:r>
        <w:rPr>
          <w:rFonts w:cstheme="minorHAnsi"/>
          <w:color w:val="000000" w:themeColor="text1"/>
        </w:rPr>
        <w:t>„</w:t>
      </w:r>
      <w:r w:rsidRPr="00DA6B7E">
        <w:rPr>
          <w:rFonts w:cstheme="minorHAnsi"/>
          <w:color w:val="000000" w:themeColor="text1"/>
        </w:rPr>
        <w:t>Vorher-Nachher</w:t>
      </w:r>
      <w:r>
        <w:rPr>
          <w:rFonts w:cstheme="minorHAnsi"/>
          <w:color w:val="000000" w:themeColor="text1"/>
        </w:rPr>
        <w:t>“</w:t>
      </w:r>
      <w:r w:rsidRPr="00DA6B7E">
        <w:rPr>
          <w:rFonts w:cstheme="minorHAnsi"/>
          <w:color w:val="000000" w:themeColor="text1"/>
        </w:rPr>
        <w:t xml:space="preserve">, </w:t>
      </w:r>
      <w:r>
        <w:rPr>
          <w:rFonts w:cstheme="minorHAnsi"/>
          <w:color w:val="000000" w:themeColor="text1"/>
        </w:rPr>
        <w:t>„</w:t>
      </w:r>
      <w:r w:rsidRPr="00DA6B7E">
        <w:rPr>
          <w:rFonts w:cstheme="minorHAnsi"/>
          <w:color w:val="000000" w:themeColor="text1"/>
        </w:rPr>
        <w:t>Nahaufnahme Glas Wasser</w:t>
      </w:r>
      <w:r>
        <w:rPr>
          <w:rFonts w:cstheme="minorHAnsi"/>
          <w:color w:val="000000" w:themeColor="text1"/>
        </w:rPr>
        <w:t>“</w:t>
      </w:r>
      <w:ins w:id="2187" w:author="Fabienne Schmaus" w:date="2026-05-11T12:52:00Z" w16du:dateUtc="2026-05-11T10:52:00Z">
        <w:r w:rsidR="00541181">
          <w:rPr>
            <w:rFonts w:cstheme="minorHAnsi"/>
            <w:color w:val="000000" w:themeColor="text1"/>
          </w:rPr>
          <w:t xml:space="preserve"> usw.</w:t>
        </w:r>
      </w:ins>
      <w:del w:id="2188" w:author="Fabienne Schmaus" w:date="2026-05-11T12:52:00Z" w16du:dateUtc="2026-05-11T10:52:00Z">
        <w:r w:rsidRPr="00DA6B7E" w:rsidDel="00541181">
          <w:rPr>
            <w:rFonts w:cstheme="minorHAnsi"/>
            <w:color w:val="000000" w:themeColor="text1"/>
          </w:rPr>
          <w:delText xml:space="preserve">, </w:delText>
        </w:r>
        <w:r w:rsidDel="00541181">
          <w:rPr>
            <w:rFonts w:cstheme="minorHAnsi"/>
            <w:color w:val="000000" w:themeColor="text1"/>
          </w:rPr>
          <w:delText>„</w:delText>
        </w:r>
        <w:r w:rsidRPr="00DA6B7E" w:rsidDel="00541181">
          <w:rPr>
            <w:rFonts w:cstheme="minorHAnsi"/>
            <w:color w:val="000000" w:themeColor="text1"/>
          </w:rPr>
          <w:delText>weiße T</w:delText>
        </w:r>
      </w:del>
      <w:del w:id="2189" w:author="Fabienne Schmaus" w:date="2026-05-11T12:53:00Z" w16du:dateUtc="2026-05-11T10:53:00Z">
        <w:r w:rsidRPr="00DA6B7E" w:rsidDel="00541181">
          <w:rPr>
            <w:rFonts w:cstheme="minorHAnsi"/>
            <w:color w:val="000000" w:themeColor="text1"/>
          </w:rPr>
          <w:delText>abletten in der Hand</w:delText>
        </w:r>
        <w:r w:rsidDel="00541181">
          <w:rPr>
            <w:rFonts w:cstheme="minorHAnsi"/>
            <w:color w:val="000000" w:themeColor="text1"/>
          </w:rPr>
          <w:delText>“</w:delText>
        </w:r>
      </w:del>
      <w:r w:rsidRPr="00DA6B7E">
        <w:rPr>
          <w:rFonts w:cstheme="minorHAnsi"/>
          <w:color w:val="000000" w:themeColor="text1"/>
        </w:rPr>
        <w:t>):</w:t>
      </w:r>
    </w:p>
    <w:p w14:paraId="71D3D772" w14:textId="4B8663D1" w:rsidR="008A0BA9" w:rsidRPr="00DA6B7E" w:rsidRDefault="008A0BA9" w:rsidP="008A0BA9">
      <w:pPr>
        <w:rPr>
          <w:rFonts w:cstheme="minorHAnsi"/>
          <w:color w:val="000000" w:themeColor="text1"/>
        </w:rPr>
      </w:pPr>
      <w:r>
        <w:rPr>
          <w:rFonts w:cstheme="minorHAnsi"/>
          <w:color w:val="000000" w:themeColor="text1"/>
        </w:rPr>
        <w:t>________________________________________________________________________________________</w:t>
      </w:r>
      <w:ins w:id="2190" w:author="Fabienne Schmaus" w:date="2026-05-11T12:53:00Z" w16du:dateUtc="2026-05-11T10:53:00Z">
        <w:r w:rsidR="00541181">
          <w:rPr>
            <w:rFonts w:cstheme="minorHAnsi"/>
            <w:color w:val="000000" w:themeColor="text1"/>
          </w:rPr>
          <w:t>_______</w:t>
        </w:r>
      </w:ins>
    </w:p>
    <w:p w14:paraId="66FD163D" w14:textId="5363FC1C" w:rsidR="008A0BA9" w:rsidRPr="00DA6B7E" w:rsidRDefault="008A0BA9" w:rsidP="008A0BA9">
      <w:pPr>
        <w:rPr>
          <w:rFonts w:cstheme="minorHAnsi"/>
          <w:color w:val="000000" w:themeColor="text1"/>
        </w:rPr>
      </w:pPr>
      <w:r w:rsidRPr="00DA6B7E">
        <w:rPr>
          <w:rFonts w:cstheme="minorHAnsi"/>
          <w:b/>
          <w:bCs/>
          <w:color w:val="000000" w:themeColor="text1"/>
        </w:rPr>
        <w:t xml:space="preserve">Caption </w:t>
      </w:r>
      <w:del w:id="2191" w:author="Fabienne Schmaus" w:date="2026-05-11T10:13:00Z" w16du:dateUtc="2026-05-11T08:13:00Z">
        <w:r w:rsidRPr="00DA6B7E" w:rsidDel="000B38B7">
          <w:rPr>
            <w:rFonts w:cstheme="minorHAnsi"/>
            <w:b/>
            <w:bCs/>
            <w:color w:val="000000" w:themeColor="text1"/>
          </w:rPr>
          <w:delText xml:space="preserve">/ </w:delText>
        </w:r>
      </w:del>
      <w:ins w:id="2192" w:author="Fabienne Schmaus" w:date="2026-05-11T10:13:00Z" w16du:dateUtc="2026-05-11T08:13:00Z">
        <w:r w:rsidR="000B38B7">
          <w:rPr>
            <w:rFonts w:cstheme="minorHAnsi"/>
            <w:b/>
            <w:bCs/>
            <w:color w:val="000000" w:themeColor="text1"/>
          </w:rPr>
          <w:t>oder</w:t>
        </w:r>
        <w:r w:rsidR="000B38B7" w:rsidRPr="00DA6B7E">
          <w:rPr>
            <w:rFonts w:cstheme="minorHAnsi"/>
            <w:b/>
            <w:bCs/>
            <w:color w:val="000000" w:themeColor="text1"/>
          </w:rPr>
          <w:t xml:space="preserve"> </w:t>
        </w:r>
      </w:ins>
      <w:r w:rsidRPr="00DA6B7E">
        <w:rPr>
          <w:rFonts w:cstheme="minorHAnsi"/>
          <w:b/>
          <w:bCs/>
          <w:color w:val="000000" w:themeColor="text1"/>
        </w:rPr>
        <w:t>Untertext</w:t>
      </w:r>
      <w:r w:rsidRPr="00DA6B7E">
        <w:rPr>
          <w:rFonts w:cstheme="minorHAnsi"/>
          <w:color w:val="000000" w:themeColor="text1"/>
        </w:rPr>
        <w:t xml:space="preserve"> (Erzählung, scheinbarer Beleg, Aufruf zum Handeln):</w:t>
      </w:r>
    </w:p>
    <w:p w14:paraId="164B1CAC" w14:textId="27E3FE67" w:rsidR="008A0BA9" w:rsidRPr="00DA6B7E" w:rsidRDefault="008A0BA9" w:rsidP="008A0BA9">
      <w:pPr>
        <w:rPr>
          <w:rFonts w:cstheme="minorHAnsi"/>
          <w:color w:val="000000" w:themeColor="text1"/>
        </w:rPr>
      </w:pPr>
      <w:r>
        <w:rPr>
          <w:rFonts w:cstheme="minorHAnsi"/>
          <w:color w:val="000000" w:themeColor="text1"/>
        </w:rPr>
        <w:t>________________________________________________________________________________________</w:t>
      </w:r>
      <w:ins w:id="2193" w:author="Fabienne Schmaus" w:date="2026-05-11T12:53:00Z" w16du:dateUtc="2026-05-11T10:53:00Z">
        <w:r w:rsidR="00541181">
          <w:rPr>
            <w:rFonts w:cstheme="minorHAnsi"/>
            <w:color w:val="000000" w:themeColor="text1"/>
          </w:rPr>
          <w:t>_______</w:t>
        </w:r>
      </w:ins>
    </w:p>
    <w:p w14:paraId="5A97A549" w14:textId="7C62E9DE" w:rsidR="008A0BA9" w:rsidRPr="00DA6B7E" w:rsidDel="00541181" w:rsidRDefault="008A0BA9" w:rsidP="008A0BA9">
      <w:pPr>
        <w:rPr>
          <w:del w:id="2194" w:author="Fabienne Schmaus" w:date="2026-05-11T12:53:00Z" w16du:dateUtc="2026-05-11T10:53:00Z"/>
          <w:rFonts w:cstheme="minorHAnsi"/>
          <w:color w:val="000000" w:themeColor="text1"/>
        </w:rPr>
      </w:pPr>
    </w:p>
    <w:p w14:paraId="06ACC135" w14:textId="5311F54A" w:rsidR="008A0BA9" w:rsidRPr="00DA6B7E" w:rsidRDefault="008A0BA9" w:rsidP="008A0BA9">
      <w:pPr>
        <w:rPr>
          <w:rFonts w:cstheme="minorHAnsi"/>
          <w:color w:val="000000" w:themeColor="text1"/>
        </w:rPr>
      </w:pPr>
      <w:r w:rsidRPr="00DA6B7E">
        <w:rPr>
          <w:rFonts w:cstheme="minorHAnsi"/>
          <w:b/>
          <w:bCs/>
          <w:color w:val="000000" w:themeColor="text1"/>
        </w:rPr>
        <w:t>Hashtags</w:t>
      </w:r>
      <w:r w:rsidRPr="00DA6B7E">
        <w:rPr>
          <w:rFonts w:cstheme="minorHAnsi"/>
          <w:color w:val="000000" w:themeColor="text1"/>
        </w:rPr>
        <w:t xml:space="preserve"> (3</w:t>
      </w:r>
      <w:ins w:id="2195" w:author="Fabienne Schmaus" w:date="2026-05-11T12:53:00Z" w16du:dateUtc="2026-05-11T10:53:00Z">
        <w:r w:rsidR="00541181">
          <w:rPr>
            <w:rFonts w:cstheme="minorHAnsi"/>
            <w:color w:val="000000" w:themeColor="text1"/>
          </w:rPr>
          <w:t> </w:t>
        </w:r>
      </w:ins>
      <w:r w:rsidRPr="00DA6B7E">
        <w:rPr>
          <w:rFonts w:cstheme="minorHAnsi"/>
          <w:color w:val="000000" w:themeColor="text1"/>
        </w:rPr>
        <w:t>–</w:t>
      </w:r>
      <w:ins w:id="2196" w:author="Fabienne Schmaus" w:date="2026-05-11T12:53:00Z" w16du:dateUtc="2026-05-11T10:53:00Z">
        <w:r w:rsidR="00541181">
          <w:rPr>
            <w:rFonts w:cstheme="minorHAnsi"/>
            <w:color w:val="000000" w:themeColor="text1"/>
          </w:rPr>
          <w:t xml:space="preserve"> </w:t>
        </w:r>
      </w:ins>
      <w:r w:rsidRPr="00DA6B7E">
        <w:rPr>
          <w:rFonts w:cstheme="minorHAnsi"/>
          <w:color w:val="000000" w:themeColor="text1"/>
        </w:rPr>
        <w:t>5 Stück): #</w:t>
      </w:r>
      <w:r w:rsidRPr="00DA6B7E">
        <w:rPr>
          <w:rFonts w:cstheme="minorHAnsi"/>
          <w:b/>
          <w:bCs/>
          <w:color w:val="000000" w:themeColor="text1"/>
        </w:rPr>
        <w:t>__</w:t>
      </w:r>
      <w:ins w:id="2197" w:author="Fabienne Schmaus" w:date="2026-05-11T12:53:00Z" w16du:dateUtc="2026-05-11T10:53:00Z">
        <w:r w:rsidR="00541181">
          <w:rPr>
            <w:rFonts w:cstheme="minorHAnsi"/>
            <w:b/>
            <w:bCs/>
            <w:color w:val="000000" w:themeColor="text1"/>
          </w:rPr>
          <w:t>_______</w:t>
        </w:r>
      </w:ins>
      <w:r w:rsidRPr="00DA6B7E">
        <w:rPr>
          <w:rFonts w:cstheme="minorHAnsi"/>
          <w:b/>
          <w:bCs/>
          <w:color w:val="000000" w:themeColor="text1"/>
        </w:rPr>
        <w:t>_</w:t>
      </w:r>
      <w:r w:rsidRPr="00DA6B7E">
        <w:rPr>
          <w:rFonts w:cstheme="minorHAnsi"/>
          <w:color w:val="000000" w:themeColor="text1"/>
        </w:rPr>
        <w:t xml:space="preserve"> #</w:t>
      </w:r>
      <w:r w:rsidRPr="00DA6B7E">
        <w:rPr>
          <w:rFonts w:cstheme="minorHAnsi"/>
          <w:b/>
          <w:bCs/>
          <w:color w:val="000000" w:themeColor="text1"/>
        </w:rPr>
        <w:t>_</w:t>
      </w:r>
      <w:ins w:id="2198" w:author="Fabienne Schmaus" w:date="2026-05-11T12:53:00Z" w16du:dateUtc="2026-05-11T10:53:00Z">
        <w:r w:rsidR="00541181">
          <w:rPr>
            <w:rFonts w:cstheme="minorHAnsi"/>
            <w:b/>
            <w:bCs/>
            <w:color w:val="000000" w:themeColor="text1"/>
          </w:rPr>
          <w:t>_______</w:t>
        </w:r>
      </w:ins>
      <w:r w:rsidRPr="00DA6B7E">
        <w:rPr>
          <w:rFonts w:cstheme="minorHAnsi"/>
          <w:b/>
          <w:bCs/>
          <w:color w:val="000000" w:themeColor="text1"/>
        </w:rPr>
        <w:t>__</w:t>
      </w:r>
      <w:r w:rsidRPr="00DA6B7E">
        <w:rPr>
          <w:rFonts w:cstheme="minorHAnsi"/>
          <w:color w:val="000000" w:themeColor="text1"/>
        </w:rPr>
        <w:t xml:space="preserve"> #</w:t>
      </w:r>
      <w:r w:rsidRPr="00DA6B7E">
        <w:rPr>
          <w:rFonts w:cstheme="minorHAnsi"/>
          <w:b/>
          <w:bCs/>
          <w:color w:val="000000" w:themeColor="text1"/>
        </w:rPr>
        <w:t>__</w:t>
      </w:r>
      <w:ins w:id="2199" w:author="Fabienne Schmaus" w:date="2026-05-11T12:53:00Z" w16du:dateUtc="2026-05-11T10:53:00Z">
        <w:r w:rsidR="00541181">
          <w:rPr>
            <w:rFonts w:cstheme="minorHAnsi"/>
            <w:b/>
            <w:bCs/>
            <w:color w:val="000000" w:themeColor="text1"/>
          </w:rPr>
          <w:t>_______</w:t>
        </w:r>
      </w:ins>
      <w:r w:rsidRPr="00DA6B7E">
        <w:rPr>
          <w:rFonts w:cstheme="minorHAnsi"/>
          <w:b/>
          <w:bCs/>
          <w:color w:val="000000" w:themeColor="text1"/>
        </w:rPr>
        <w:t>_</w:t>
      </w:r>
      <w:r w:rsidRPr="00DA6B7E">
        <w:rPr>
          <w:rFonts w:cstheme="minorHAnsi"/>
          <w:color w:val="000000" w:themeColor="text1"/>
        </w:rPr>
        <w:t xml:space="preserve"> #</w:t>
      </w:r>
      <w:r w:rsidRPr="00DA6B7E">
        <w:rPr>
          <w:rFonts w:cstheme="minorHAnsi"/>
          <w:b/>
          <w:bCs/>
          <w:color w:val="000000" w:themeColor="text1"/>
        </w:rPr>
        <w:t>_</w:t>
      </w:r>
      <w:ins w:id="2200" w:author="Fabienne Schmaus" w:date="2026-05-11T12:53:00Z" w16du:dateUtc="2026-05-11T10:53:00Z">
        <w:r w:rsidR="00541181">
          <w:rPr>
            <w:rFonts w:cstheme="minorHAnsi"/>
            <w:b/>
            <w:bCs/>
            <w:color w:val="000000" w:themeColor="text1"/>
          </w:rPr>
          <w:t>_______</w:t>
        </w:r>
      </w:ins>
      <w:r w:rsidRPr="00DA6B7E">
        <w:rPr>
          <w:rFonts w:cstheme="minorHAnsi"/>
          <w:b/>
          <w:bCs/>
          <w:color w:val="000000" w:themeColor="text1"/>
        </w:rPr>
        <w:t>__</w:t>
      </w:r>
      <w:r w:rsidRPr="00DA6B7E">
        <w:rPr>
          <w:rFonts w:cstheme="minorHAnsi"/>
          <w:color w:val="000000" w:themeColor="text1"/>
        </w:rPr>
        <w:t xml:space="preserve"> #</w:t>
      </w:r>
      <w:r w:rsidRPr="00DA6B7E">
        <w:rPr>
          <w:rFonts w:cstheme="minorHAnsi"/>
          <w:b/>
          <w:bCs/>
          <w:color w:val="000000" w:themeColor="text1"/>
        </w:rPr>
        <w:t>_</w:t>
      </w:r>
      <w:ins w:id="2201" w:author="Fabienne Schmaus" w:date="2026-05-11T12:53:00Z" w16du:dateUtc="2026-05-11T10:53:00Z">
        <w:r w:rsidR="00541181">
          <w:rPr>
            <w:rFonts w:cstheme="minorHAnsi"/>
            <w:b/>
            <w:bCs/>
            <w:color w:val="000000" w:themeColor="text1"/>
          </w:rPr>
          <w:t>_______</w:t>
        </w:r>
      </w:ins>
      <w:r w:rsidRPr="00DA6B7E">
        <w:rPr>
          <w:rFonts w:cstheme="minorHAnsi"/>
          <w:b/>
          <w:bCs/>
          <w:color w:val="000000" w:themeColor="text1"/>
        </w:rPr>
        <w:t>__</w:t>
      </w:r>
    </w:p>
    <w:p w14:paraId="2C7CC002" w14:textId="697CD5E2" w:rsidR="008A0BA9" w:rsidRPr="00DA6B7E" w:rsidRDefault="008A0BA9" w:rsidP="008A0BA9">
      <w:pPr>
        <w:rPr>
          <w:rFonts w:cstheme="minorHAnsi"/>
          <w:color w:val="000000" w:themeColor="text1"/>
        </w:rPr>
      </w:pPr>
      <w:r w:rsidRPr="00DA6B7E">
        <w:rPr>
          <w:rFonts w:cstheme="minorHAnsi"/>
          <w:b/>
          <w:bCs/>
          <w:color w:val="000000" w:themeColor="text1"/>
        </w:rPr>
        <w:lastRenderedPageBreak/>
        <w:t>Call-to-Action</w:t>
      </w:r>
      <w:r w:rsidRPr="00DA6B7E">
        <w:rPr>
          <w:rFonts w:cstheme="minorHAnsi"/>
          <w:color w:val="000000" w:themeColor="text1"/>
        </w:rPr>
        <w:t xml:space="preserve"> (z. B. </w:t>
      </w:r>
      <w:r>
        <w:rPr>
          <w:rFonts w:cstheme="minorHAnsi"/>
          <w:color w:val="000000" w:themeColor="text1"/>
        </w:rPr>
        <w:t>„</w:t>
      </w:r>
      <w:r w:rsidRPr="00DA6B7E">
        <w:rPr>
          <w:rFonts w:cstheme="minorHAnsi"/>
          <w:color w:val="000000" w:themeColor="text1"/>
        </w:rPr>
        <w:t>Link in Bio</w:t>
      </w:r>
      <w:r>
        <w:rPr>
          <w:rFonts w:cstheme="minorHAnsi"/>
          <w:color w:val="000000" w:themeColor="text1"/>
        </w:rPr>
        <w:t>“</w:t>
      </w:r>
      <w:r w:rsidRPr="00DA6B7E">
        <w:rPr>
          <w:rFonts w:cstheme="minorHAnsi"/>
          <w:color w:val="000000" w:themeColor="text1"/>
        </w:rPr>
        <w:t xml:space="preserve">, </w:t>
      </w:r>
      <w:r>
        <w:rPr>
          <w:rFonts w:cstheme="minorHAnsi"/>
          <w:color w:val="000000" w:themeColor="text1"/>
        </w:rPr>
        <w:t>„</w:t>
      </w:r>
      <w:r w:rsidRPr="00DA6B7E">
        <w:rPr>
          <w:rFonts w:cstheme="minorHAnsi"/>
          <w:color w:val="000000" w:themeColor="text1"/>
        </w:rPr>
        <w:t>Code XY für 20 % Rabatt</w:t>
      </w:r>
      <w:r>
        <w:rPr>
          <w:rFonts w:cstheme="minorHAnsi"/>
          <w:color w:val="000000" w:themeColor="text1"/>
        </w:rPr>
        <w:t>“</w:t>
      </w:r>
      <w:r w:rsidRPr="00DA6B7E">
        <w:rPr>
          <w:rFonts w:cstheme="minorHAnsi"/>
          <w:color w:val="000000" w:themeColor="text1"/>
        </w:rPr>
        <w:t xml:space="preserve">, </w:t>
      </w:r>
      <w:r>
        <w:rPr>
          <w:rFonts w:cstheme="minorHAnsi"/>
          <w:color w:val="000000" w:themeColor="text1"/>
        </w:rPr>
        <w:t>„</w:t>
      </w:r>
      <w:r w:rsidRPr="00DA6B7E">
        <w:rPr>
          <w:rFonts w:cstheme="minorHAnsi"/>
          <w:color w:val="000000" w:themeColor="text1"/>
        </w:rPr>
        <w:t>Speichern und teilen</w:t>
      </w:r>
      <w:r>
        <w:rPr>
          <w:rFonts w:cstheme="minorHAnsi"/>
          <w:color w:val="000000" w:themeColor="text1"/>
        </w:rPr>
        <w:t>“</w:t>
      </w:r>
      <w:r w:rsidRPr="00DA6B7E">
        <w:rPr>
          <w:rFonts w:cstheme="minorHAnsi"/>
          <w:color w:val="000000" w:themeColor="text1"/>
        </w:rPr>
        <w:t>):</w:t>
      </w:r>
    </w:p>
    <w:p w14:paraId="48DED794" w14:textId="77777777" w:rsidR="008A0BA9" w:rsidRPr="00DA6B7E" w:rsidRDefault="008A0BA9" w:rsidP="008A0BA9">
      <w:pPr>
        <w:rPr>
          <w:rFonts w:cstheme="minorHAnsi"/>
          <w:color w:val="000000" w:themeColor="text1"/>
        </w:rPr>
      </w:pPr>
      <w:r>
        <w:rPr>
          <w:rFonts w:cstheme="minorHAnsi"/>
          <w:color w:val="000000" w:themeColor="text1"/>
        </w:rPr>
        <w:t>________________________________________________________________________________________</w:t>
      </w:r>
    </w:p>
    <w:p w14:paraId="06EC64F4" w14:textId="73DB028C" w:rsidR="00541181" w:rsidRDefault="00541181" w:rsidP="00541181">
      <w:pPr>
        <w:rPr>
          <w:ins w:id="2202" w:author="Fabienne Schmaus" w:date="2026-05-11T12:55:00Z" w16du:dateUtc="2026-05-11T10:55:00Z"/>
          <w:rFonts w:cstheme="minorHAnsi"/>
          <w:b/>
          <w:bCs/>
          <w:color w:val="000000" w:themeColor="text1"/>
        </w:rPr>
      </w:pPr>
      <w:ins w:id="2203" w:author="Fabienne Schmaus" w:date="2026-05-11T12:55:00Z" w16du:dateUtc="2026-05-11T10:55:00Z">
        <w:r>
          <w:rPr>
            <w:rFonts w:cstheme="minorHAnsi"/>
            <w:b/>
            <w:bCs/>
            <w:color w:val="000000" w:themeColor="text1"/>
          </w:rPr>
          <w:t>_ _ _ _ _ _ _ _ _ _ _ _ _ _ _ _ _ _ _ _ _ _ _ _ _ _ _ _ _ _ _ _</w:t>
        </w:r>
      </w:ins>
      <w:ins w:id="2204" w:author="Fabienne Schmaus" w:date="2026-05-11T12:56:00Z" w16du:dateUtc="2026-05-11T10:56:00Z">
        <w:r>
          <w:rPr>
            <w:rFonts w:cstheme="minorHAnsi"/>
            <w:b/>
            <w:bCs/>
            <w:color w:val="000000" w:themeColor="text1"/>
          </w:rPr>
          <w:t xml:space="preserve"> </w:t>
        </w:r>
      </w:ins>
      <w:ins w:id="2205" w:author="Fabienne Schmaus" w:date="2026-05-11T12:55:00Z" w16du:dateUtc="2026-05-11T10:55:00Z">
        <w:r>
          <w:rPr>
            <w:rFonts w:cstheme="minorHAnsi"/>
            <w:b/>
            <w:bCs/>
            <w:color w:val="000000" w:themeColor="text1"/>
          </w:rPr>
          <w:t>_ _ _ _</w:t>
        </w:r>
      </w:ins>
    </w:p>
    <w:p w14:paraId="72D75481" w14:textId="63316D7F" w:rsidR="00541181" w:rsidDel="00541181" w:rsidRDefault="00541181" w:rsidP="008A0BA9">
      <w:pPr>
        <w:rPr>
          <w:del w:id="2206" w:author="Fabienne Schmaus" w:date="2026-05-11T12:56:00Z" w16du:dateUtc="2026-05-11T10:56:00Z"/>
          <w:rFonts w:cstheme="minorHAnsi"/>
          <w:b/>
          <w:bCs/>
          <w:color w:val="000000" w:themeColor="text1"/>
        </w:rPr>
      </w:pPr>
    </w:p>
    <w:p w14:paraId="288D5BE1" w14:textId="4D167D72" w:rsidR="008A0BA9" w:rsidRPr="00DA6B7E" w:rsidRDefault="008A0BA9" w:rsidP="008A0BA9">
      <w:pPr>
        <w:rPr>
          <w:rFonts w:cstheme="minorHAnsi"/>
          <w:b/>
          <w:bCs/>
          <w:color w:val="000000" w:themeColor="text1"/>
        </w:rPr>
      </w:pPr>
      <w:commentRangeStart w:id="2207"/>
      <w:r w:rsidRPr="00DA6B7E">
        <w:rPr>
          <w:rFonts w:cstheme="minorHAnsi"/>
          <w:b/>
          <w:bCs/>
          <w:color w:val="000000" w:themeColor="text1"/>
        </w:rPr>
        <w:t xml:space="preserve">RÜCKSEITE </w:t>
      </w:r>
      <w:commentRangeEnd w:id="2207"/>
      <w:r w:rsidR="00541181" w:rsidRPr="00DA6B7E">
        <w:rPr>
          <w:rStyle w:val="Kommentarzeichen"/>
          <w:rFonts w:cstheme="minorHAnsi"/>
          <w:b/>
          <w:bCs/>
          <w:color w:val="000000" w:themeColor="text1"/>
          <w:sz w:val="22"/>
          <w:szCs w:val="22"/>
        </w:rPr>
        <w:commentReference w:id="2207"/>
      </w:r>
      <w:r w:rsidRPr="00DA6B7E">
        <w:rPr>
          <w:rFonts w:cstheme="minorHAnsi"/>
          <w:b/>
          <w:bCs/>
          <w:color w:val="000000" w:themeColor="text1"/>
        </w:rPr>
        <w:t>– Die QQQQ-Auflösung</w:t>
      </w:r>
    </w:p>
    <w:p w14:paraId="520AA047" w14:textId="77777777" w:rsidR="008A0BA9" w:rsidRPr="00541181" w:rsidRDefault="008A0BA9" w:rsidP="008A0BA9">
      <w:pPr>
        <w:rPr>
          <w:rFonts w:cstheme="minorHAnsi"/>
          <w:i/>
          <w:iCs/>
          <w:color w:val="000000" w:themeColor="text1"/>
          <w:rPrChange w:id="2208" w:author="Fabienne Schmaus" w:date="2026-05-11T12:56:00Z" w16du:dateUtc="2026-05-11T10:56:00Z">
            <w:rPr>
              <w:rFonts w:cstheme="minorHAnsi"/>
              <w:color w:val="000000" w:themeColor="text1"/>
            </w:rPr>
          </w:rPrChange>
        </w:rPr>
      </w:pPr>
      <w:r w:rsidRPr="00541181">
        <w:rPr>
          <w:rFonts w:cstheme="minorHAnsi"/>
          <w:b/>
          <w:bCs/>
          <w:i/>
          <w:iCs/>
          <w:color w:val="000000" w:themeColor="text1"/>
          <w:rPrChange w:id="2209" w:author="Fabienne Schmaus" w:date="2026-05-11T12:56:00Z" w16du:dateUtc="2026-05-11T10:56:00Z">
            <w:rPr>
              <w:rFonts w:cstheme="minorHAnsi"/>
              <w:b/>
              <w:bCs/>
              <w:color w:val="000000" w:themeColor="text1"/>
            </w:rPr>
          </w:rPrChange>
        </w:rPr>
        <w:t>Welche Manipulationsmechanismen habt ihr eingebaut?</w:t>
      </w:r>
      <w:r w:rsidRPr="00541181">
        <w:rPr>
          <w:rFonts w:cstheme="minorHAnsi"/>
          <w:i/>
          <w:iCs/>
          <w:color w:val="000000" w:themeColor="text1"/>
          <w:rPrChange w:id="2210" w:author="Fabienne Schmaus" w:date="2026-05-11T12:56:00Z" w16du:dateUtc="2026-05-11T10:56:00Z">
            <w:rPr>
              <w:rFonts w:cstheme="minorHAnsi"/>
              <w:color w:val="000000" w:themeColor="text1"/>
            </w:rPr>
          </w:rPrChange>
        </w:rPr>
        <w:t xml:space="preserve"> Kreuzt an und benennt das jeweilige Element aus eurer Vorderseite.</w:t>
      </w:r>
    </w:p>
    <w:p w14:paraId="7CB39FF4" w14:textId="77777777" w:rsidR="008A0BA9" w:rsidRPr="00DA6B7E" w:rsidRDefault="008A0BA9" w:rsidP="008A0BA9">
      <w:pPr>
        <w:rPr>
          <w:rFonts w:cstheme="minorHAnsi"/>
          <w:b/>
          <w:bCs/>
          <w:color w:val="000000" w:themeColor="text1"/>
        </w:rPr>
      </w:pPr>
      <w:r w:rsidRPr="00DA6B7E">
        <w:rPr>
          <w:rFonts w:cstheme="minorHAnsi"/>
          <w:b/>
          <w:bCs/>
          <w:color w:val="000000" w:themeColor="text1"/>
        </w:rPr>
        <w:t>Q1 – Quelle (wer sagt das?)</w:t>
      </w:r>
    </w:p>
    <w:p w14:paraId="120C3D84" w14:textId="5D909FE1" w:rsidR="008A0BA9" w:rsidRPr="00541181" w:rsidRDefault="008A0BA9" w:rsidP="008A0BA9">
      <w:pPr>
        <w:rPr>
          <w:rFonts w:cstheme="minorHAnsi"/>
          <w:color w:val="000000" w:themeColor="text1"/>
        </w:rPr>
      </w:pPr>
      <w:r w:rsidRPr="00541181">
        <w:rPr>
          <w:rFonts w:ascii="Segoe UI Symbol" w:hAnsi="Segoe UI Symbol" w:cs="Segoe UI Symbol"/>
          <w:color w:val="000000" w:themeColor="text1"/>
        </w:rPr>
        <w:t>☐</w:t>
      </w:r>
      <w:r w:rsidRPr="00541181">
        <w:rPr>
          <w:rFonts w:cstheme="minorHAnsi"/>
          <w:color w:val="000000" w:themeColor="text1"/>
        </w:rPr>
        <w:t xml:space="preserve"> </w:t>
      </w:r>
      <w:r w:rsidR="00541181">
        <w:rPr>
          <w:rFonts w:cstheme="minorHAnsi"/>
          <w:color w:val="000000" w:themeColor="text1"/>
        </w:rPr>
        <w:t>A</w:t>
      </w:r>
      <w:r w:rsidRPr="00541181">
        <w:rPr>
          <w:rFonts w:cstheme="minorHAnsi"/>
          <w:color w:val="000000" w:themeColor="text1"/>
          <w:rPrChange w:id="2211" w:author="Fabienne Schmaus" w:date="2026-05-11T12:56:00Z" w16du:dateUtc="2026-05-11T10:56:00Z">
            <w:rPr>
              <w:rFonts w:cstheme="minorHAnsi"/>
              <w:b/>
              <w:bCs/>
              <w:color w:val="000000" w:themeColor="text1"/>
            </w:rPr>
          </w:rPrChange>
        </w:rPr>
        <w:t>nonyme oder nicht überprüfbare Quelle</w:t>
      </w:r>
      <w:r w:rsidRPr="00541181">
        <w:rPr>
          <w:rFonts w:cstheme="minorHAnsi"/>
          <w:color w:val="000000" w:themeColor="text1"/>
        </w:rPr>
        <w:t xml:space="preserve">   (z. B. „Eine Ärztin sagt …“ ohne Namen)</w:t>
      </w:r>
      <w:ins w:id="2212" w:author="Fabienne Schmaus" w:date="2026-05-11T12:56:00Z" w16du:dateUtc="2026-05-11T10:56:00Z">
        <w:r w:rsidR="00541181">
          <w:rPr>
            <w:rFonts w:cstheme="minorHAnsi"/>
            <w:color w:val="000000" w:themeColor="text1"/>
          </w:rPr>
          <w:br/>
        </w:r>
      </w:ins>
      <w:del w:id="2213" w:author="Fabienne Schmaus" w:date="2026-05-11T12:56:00Z" w16du:dateUtc="2026-05-11T10:56:00Z">
        <w:r w:rsidRPr="00541181" w:rsidDel="00541181">
          <w:rPr>
            <w:rFonts w:cstheme="minorHAnsi"/>
            <w:color w:val="000000" w:themeColor="text1"/>
          </w:rPr>
          <w:delText xml:space="preserve"> </w:delText>
        </w:r>
      </w:del>
      <w:r w:rsidRPr="00541181">
        <w:rPr>
          <w:rFonts w:ascii="Segoe UI Symbol" w:hAnsi="Segoe UI Symbol" w:cs="Segoe UI Symbol"/>
          <w:color w:val="000000" w:themeColor="text1"/>
        </w:rPr>
        <w:t>☐</w:t>
      </w:r>
      <w:r w:rsidRPr="00541181">
        <w:rPr>
          <w:rFonts w:cstheme="minorHAnsi"/>
          <w:color w:val="000000" w:themeColor="text1"/>
        </w:rPr>
        <w:t xml:space="preserve"> </w:t>
      </w:r>
      <w:r w:rsidRPr="00541181">
        <w:rPr>
          <w:rFonts w:cstheme="minorHAnsi"/>
          <w:color w:val="000000" w:themeColor="text1"/>
          <w:rPrChange w:id="2214" w:author="Fabienne Schmaus" w:date="2026-05-11T12:56:00Z" w16du:dateUtc="2026-05-11T10:56:00Z">
            <w:rPr>
              <w:rFonts w:cstheme="minorHAnsi"/>
              <w:b/>
              <w:bCs/>
              <w:color w:val="000000" w:themeColor="text1"/>
            </w:rPr>
          </w:rPrChange>
        </w:rPr>
        <w:t>Pseudo-Autorität</w:t>
      </w:r>
      <w:r w:rsidRPr="00541181">
        <w:rPr>
          <w:rFonts w:cstheme="minorHAnsi"/>
          <w:color w:val="000000" w:themeColor="text1"/>
        </w:rPr>
        <w:t xml:space="preserve">   (Selbsttitulierung wie „Coach“, „</w:t>
      </w:r>
      <w:ins w:id="2215" w:author="Fabienne Schmaus" w:date="2026-05-11T12:57:00Z" w16du:dateUtc="2026-05-11T10:57:00Z">
        <w:r w:rsidR="00541181">
          <w:rPr>
            <w:rFonts w:cstheme="minorHAnsi"/>
            <w:color w:val="000000" w:themeColor="text1"/>
          </w:rPr>
          <w:t xml:space="preserve">Expertin oder </w:t>
        </w:r>
      </w:ins>
      <w:r w:rsidRPr="00541181">
        <w:rPr>
          <w:rFonts w:cstheme="minorHAnsi"/>
          <w:color w:val="000000" w:themeColor="text1"/>
        </w:rPr>
        <w:t xml:space="preserve">Experte“ ohne anerkannten Abschluss) </w:t>
      </w:r>
      <w:ins w:id="2216" w:author="Fabienne Schmaus" w:date="2026-05-11T12:57:00Z" w16du:dateUtc="2026-05-11T10:57:00Z">
        <w:r w:rsidR="00541181">
          <w:rPr>
            <w:rFonts w:cstheme="minorHAnsi"/>
            <w:color w:val="000000" w:themeColor="text1"/>
          </w:rPr>
          <w:br/>
        </w:r>
      </w:ins>
      <w:r w:rsidRPr="00541181">
        <w:rPr>
          <w:rFonts w:ascii="Segoe UI Symbol" w:hAnsi="Segoe UI Symbol" w:cs="Segoe UI Symbol"/>
          <w:color w:val="000000" w:themeColor="text1"/>
        </w:rPr>
        <w:t>☐</w:t>
      </w:r>
      <w:r w:rsidRPr="00541181">
        <w:rPr>
          <w:rFonts w:cstheme="minorHAnsi"/>
          <w:color w:val="000000" w:themeColor="text1"/>
        </w:rPr>
        <w:t xml:space="preserve"> </w:t>
      </w:r>
      <w:r w:rsidR="00541181">
        <w:rPr>
          <w:rFonts w:cstheme="minorHAnsi"/>
          <w:color w:val="000000" w:themeColor="text1"/>
        </w:rPr>
        <w:t>K</w:t>
      </w:r>
      <w:r w:rsidRPr="00541181">
        <w:rPr>
          <w:rFonts w:cstheme="minorHAnsi"/>
          <w:color w:val="000000" w:themeColor="text1"/>
          <w:rPrChange w:id="2217" w:author="Fabienne Schmaus" w:date="2026-05-11T12:56:00Z" w16du:dateUtc="2026-05-11T10:56:00Z">
            <w:rPr>
              <w:rFonts w:cstheme="minorHAnsi"/>
              <w:b/>
              <w:bCs/>
              <w:color w:val="000000" w:themeColor="text1"/>
            </w:rPr>
          </w:rPrChange>
        </w:rPr>
        <w:t>ommerzielles Interesse verschleiert</w:t>
      </w:r>
      <w:del w:id="2218" w:author="Fabienne Schmaus" w:date="2026-05-11T12:57:00Z" w16du:dateUtc="2026-05-11T10:57:00Z">
        <w:r w:rsidRPr="00541181" w:rsidDel="00541181">
          <w:rPr>
            <w:rFonts w:cstheme="minorHAnsi"/>
            <w:color w:val="000000" w:themeColor="text1"/>
          </w:rPr>
          <w:delText xml:space="preserve">  </w:delText>
        </w:r>
      </w:del>
      <w:r w:rsidRPr="00541181">
        <w:rPr>
          <w:rFonts w:cstheme="minorHAnsi"/>
          <w:color w:val="000000" w:themeColor="text1"/>
        </w:rPr>
        <w:t xml:space="preserve"> (Affiliate-Link, Rabattcode, eigenes Produkt)</w:t>
      </w:r>
    </w:p>
    <w:p w14:paraId="7AA0BDC0" w14:textId="3C85D140" w:rsidR="008A0BA9" w:rsidRPr="00541181" w:rsidRDefault="008A0BA9" w:rsidP="008A0BA9">
      <w:pPr>
        <w:rPr>
          <w:rFonts w:cstheme="minorHAnsi"/>
          <w:color w:val="000000" w:themeColor="text1"/>
        </w:rPr>
      </w:pPr>
      <w:r w:rsidRPr="00541181">
        <w:rPr>
          <w:rFonts w:cstheme="minorHAnsi"/>
          <w:color w:val="000000" w:themeColor="text1"/>
          <w:rPrChange w:id="2219" w:author="Fabienne Schmaus" w:date="2026-05-11T12:57:00Z" w16du:dateUtc="2026-05-11T10:57:00Z">
            <w:rPr>
              <w:rFonts w:cstheme="minorHAnsi"/>
              <w:b/>
              <w:bCs/>
              <w:color w:val="000000" w:themeColor="text1"/>
            </w:rPr>
          </w:rPrChange>
        </w:rPr>
        <w:t>Konkretes Beispiel auf eurer Vorderseite:</w:t>
      </w:r>
      <w:r w:rsidRPr="00541181">
        <w:rPr>
          <w:rFonts w:cstheme="minorHAnsi"/>
          <w:color w:val="000000" w:themeColor="text1"/>
        </w:rPr>
        <w:t xml:space="preserve"> </w:t>
      </w:r>
      <w:r w:rsidRPr="00541181">
        <w:rPr>
          <w:rFonts w:cstheme="minorHAnsi"/>
          <w:color w:val="000000" w:themeColor="text1"/>
          <w:rPrChange w:id="2220" w:author="Fabienne Schmaus" w:date="2026-05-11T12:57:00Z" w16du:dateUtc="2026-05-11T10:57:00Z">
            <w:rPr>
              <w:rFonts w:cstheme="minorHAnsi"/>
              <w:b/>
              <w:bCs/>
              <w:color w:val="000000" w:themeColor="text1"/>
            </w:rPr>
          </w:rPrChange>
        </w:rPr>
        <w:t>__</w:t>
      </w:r>
      <w:ins w:id="2221" w:author="Fabienne Schmaus" w:date="2026-05-11T12:57:00Z" w16du:dateUtc="2026-05-11T10:57:00Z">
        <w:r w:rsidR="00541181" w:rsidRPr="00541181">
          <w:rPr>
            <w:rFonts w:cstheme="minorHAnsi"/>
            <w:color w:val="000000" w:themeColor="text1"/>
            <w:rPrChange w:id="2222" w:author="Fabienne Schmaus" w:date="2026-05-11T12:57:00Z" w16du:dateUtc="2026-05-11T10:57:00Z">
              <w:rPr>
                <w:rFonts w:cstheme="minorHAnsi"/>
                <w:b/>
                <w:bCs/>
                <w:color w:val="000000" w:themeColor="text1"/>
              </w:rPr>
            </w:rPrChange>
          </w:rPr>
          <w:t>____________</w:t>
        </w:r>
      </w:ins>
      <w:r w:rsidR="00541181">
        <w:rPr>
          <w:rFonts w:cstheme="minorHAnsi"/>
          <w:color w:val="000000" w:themeColor="text1"/>
        </w:rPr>
        <w:t>______________________</w:t>
      </w:r>
      <w:ins w:id="2223" w:author="Fabienne Schmaus" w:date="2026-05-11T12:57:00Z" w16du:dateUtc="2026-05-11T10:57:00Z">
        <w:r w:rsidR="00541181" w:rsidRPr="00541181">
          <w:rPr>
            <w:rFonts w:cstheme="minorHAnsi"/>
            <w:color w:val="000000" w:themeColor="text1"/>
            <w:rPrChange w:id="2224" w:author="Fabienne Schmaus" w:date="2026-05-11T12:57:00Z" w16du:dateUtc="2026-05-11T10:57:00Z">
              <w:rPr>
                <w:rFonts w:cstheme="minorHAnsi"/>
                <w:b/>
                <w:bCs/>
                <w:color w:val="000000" w:themeColor="text1"/>
              </w:rPr>
            </w:rPrChange>
          </w:rPr>
          <w:t>_____________________</w:t>
        </w:r>
      </w:ins>
      <w:r w:rsidRPr="00541181">
        <w:rPr>
          <w:rFonts w:cstheme="minorHAnsi"/>
          <w:color w:val="000000" w:themeColor="text1"/>
          <w:rPrChange w:id="2225" w:author="Fabienne Schmaus" w:date="2026-05-11T12:57:00Z" w16du:dateUtc="2026-05-11T10:57:00Z">
            <w:rPr>
              <w:rFonts w:cstheme="minorHAnsi"/>
              <w:b/>
              <w:bCs/>
              <w:color w:val="000000" w:themeColor="text1"/>
            </w:rPr>
          </w:rPrChange>
        </w:rPr>
        <w:t>___</w:t>
      </w:r>
    </w:p>
    <w:p w14:paraId="039C75ED" w14:textId="77777777" w:rsidR="008A0BA9" w:rsidRPr="00DA6B7E" w:rsidRDefault="008A0BA9" w:rsidP="008A0BA9">
      <w:pPr>
        <w:rPr>
          <w:rFonts w:cstheme="minorHAnsi"/>
          <w:b/>
          <w:bCs/>
          <w:color w:val="000000" w:themeColor="text1"/>
        </w:rPr>
      </w:pPr>
      <w:r w:rsidRPr="00DA6B7E">
        <w:rPr>
          <w:rFonts w:cstheme="minorHAnsi"/>
          <w:b/>
          <w:bCs/>
          <w:color w:val="000000" w:themeColor="text1"/>
        </w:rPr>
        <w:t>Q2 – Qualität (welche Belege?)</w:t>
      </w:r>
    </w:p>
    <w:p w14:paraId="2464AC4A" w14:textId="3CC8266F" w:rsidR="008A0BA9" w:rsidRPr="00541181" w:rsidRDefault="008A0BA9" w:rsidP="008A0BA9">
      <w:pPr>
        <w:rPr>
          <w:rFonts w:cstheme="minorHAnsi"/>
          <w:color w:val="000000" w:themeColor="text1"/>
        </w:rPr>
      </w:pPr>
      <w:r w:rsidRPr="00DA6B7E">
        <w:rPr>
          <w:rFonts w:ascii="Segoe UI Symbol" w:hAnsi="Segoe UI Symbol" w:cs="Segoe UI Symbol"/>
          <w:color w:val="000000" w:themeColor="text1"/>
        </w:rPr>
        <w:t>☐</w:t>
      </w:r>
      <w:r w:rsidRPr="00DA6B7E">
        <w:rPr>
          <w:rFonts w:cstheme="minorHAnsi"/>
          <w:color w:val="000000" w:themeColor="text1"/>
        </w:rPr>
        <w:t xml:space="preserve"> </w:t>
      </w:r>
      <w:r w:rsidR="00541181">
        <w:rPr>
          <w:rFonts w:cstheme="minorHAnsi"/>
          <w:color w:val="000000" w:themeColor="text1"/>
        </w:rPr>
        <w:t>F</w:t>
      </w:r>
      <w:r w:rsidRPr="00541181">
        <w:rPr>
          <w:rFonts w:cstheme="minorHAnsi"/>
          <w:color w:val="000000" w:themeColor="text1"/>
        </w:rPr>
        <w:t xml:space="preserve">ehlende oder vage Studienangabe („Studien zeigen …“ ohne Quelle) </w:t>
      </w:r>
      <w:r w:rsidR="00541181">
        <w:rPr>
          <w:rFonts w:cstheme="minorHAnsi"/>
          <w:color w:val="000000" w:themeColor="text1"/>
        </w:rPr>
        <w:br/>
      </w:r>
      <w:r w:rsidRPr="00541181">
        <w:rPr>
          <w:rFonts w:ascii="Segoe UI Symbol" w:hAnsi="Segoe UI Symbol" w:cs="Segoe UI Symbol"/>
          <w:color w:val="000000" w:themeColor="text1"/>
        </w:rPr>
        <w:t>☐</w:t>
      </w:r>
      <w:r w:rsidRPr="00541181">
        <w:rPr>
          <w:rFonts w:cstheme="minorHAnsi"/>
          <w:color w:val="000000" w:themeColor="text1"/>
        </w:rPr>
        <w:t xml:space="preserve"> </w:t>
      </w:r>
      <w:r w:rsidR="00541181">
        <w:rPr>
          <w:rFonts w:cstheme="minorHAnsi"/>
          <w:color w:val="000000" w:themeColor="text1"/>
        </w:rPr>
        <w:t>S</w:t>
      </w:r>
      <w:r w:rsidRPr="00541181">
        <w:rPr>
          <w:rFonts w:cstheme="minorHAnsi"/>
          <w:color w:val="000000" w:themeColor="text1"/>
        </w:rPr>
        <w:t xml:space="preserve">uggestive Zahl </w:t>
      </w:r>
      <w:del w:id="2226" w:author="Fabienne Schmaus" w:date="2026-05-11T10:13:00Z" w16du:dateUtc="2026-05-11T08:13:00Z">
        <w:r w:rsidRPr="00541181" w:rsidDel="000B38B7">
          <w:rPr>
            <w:rFonts w:cstheme="minorHAnsi"/>
            <w:color w:val="000000" w:themeColor="text1"/>
          </w:rPr>
          <w:delText xml:space="preserve">/ </w:delText>
        </w:r>
      </w:del>
      <w:ins w:id="2227" w:author="Fabienne Schmaus" w:date="2026-05-11T10:13:00Z" w16du:dateUtc="2026-05-11T08:13:00Z">
        <w:r w:rsidR="000B38B7" w:rsidRPr="00541181">
          <w:rPr>
            <w:rFonts w:cstheme="minorHAnsi"/>
            <w:color w:val="000000" w:themeColor="text1"/>
          </w:rPr>
          <w:t xml:space="preserve">oder </w:t>
        </w:r>
      </w:ins>
      <w:r w:rsidRPr="00541181">
        <w:rPr>
          <w:rFonts w:cstheme="minorHAnsi"/>
          <w:color w:val="000000" w:themeColor="text1"/>
        </w:rPr>
        <w:t>Prozentangabe (z. B. „87</w:t>
      </w:r>
      <w:r w:rsidR="00541181">
        <w:rPr>
          <w:rFonts w:cstheme="minorHAnsi"/>
          <w:color w:val="000000" w:themeColor="text1"/>
        </w:rPr>
        <w:t> </w:t>
      </w:r>
      <w:r w:rsidRPr="00541181">
        <w:rPr>
          <w:rFonts w:cstheme="minorHAnsi"/>
          <w:color w:val="000000" w:themeColor="text1"/>
        </w:rPr>
        <w:t xml:space="preserve">% entgiftet“) </w:t>
      </w:r>
      <w:r w:rsidR="00541181">
        <w:rPr>
          <w:rFonts w:cstheme="minorHAnsi"/>
          <w:color w:val="000000" w:themeColor="text1"/>
        </w:rPr>
        <w:br/>
      </w:r>
      <w:r w:rsidRPr="00541181">
        <w:rPr>
          <w:rFonts w:ascii="Segoe UI Symbol" w:hAnsi="Segoe UI Symbol" w:cs="Segoe UI Symbol"/>
          <w:color w:val="000000" w:themeColor="text1"/>
        </w:rPr>
        <w:t>☐</w:t>
      </w:r>
      <w:r w:rsidRPr="00541181">
        <w:rPr>
          <w:rFonts w:cstheme="minorHAnsi"/>
          <w:color w:val="000000" w:themeColor="text1"/>
        </w:rPr>
        <w:t xml:space="preserve"> Anekdote als Beweis   („Bei mir hat es funktioniert!“) </w:t>
      </w:r>
      <w:r w:rsidR="00541181">
        <w:rPr>
          <w:rFonts w:cstheme="minorHAnsi"/>
          <w:color w:val="000000" w:themeColor="text1"/>
        </w:rPr>
        <w:br/>
      </w:r>
      <w:r w:rsidRPr="00541181">
        <w:rPr>
          <w:rFonts w:ascii="Segoe UI Symbol" w:hAnsi="Segoe UI Symbol" w:cs="Segoe UI Symbol"/>
          <w:color w:val="000000" w:themeColor="text1"/>
        </w:rPr>
        <w:t>☐</w:t>
      </w:r>
      <w:r w:rsidRPr="00541181">
        <w:rPr>
          <w:rFonts w:cstheme="minorHAnsi"/>
          <w:color w:val="000000" w:themeColor="text1"/>
        </w:rPr>
        <w:t xml:space="preserve"> Cherry Picking   (nur passende Aspekte erwähnt, Gegenargumente ausgeblendet)</w:t>
      </w:r>
    </w:p>
    <w:p w14:paraId="7DCF069A" w14:textId="77777777" w:rsidR="00541181" w:rsidRPr="00541181" w:rsidRDefault="00541181" w:rsidP="00541181">
      <w:pPr>
        <w:rPr>
          <w:rFonts w:cstheme="minorHAnsi"/>
          <w:color w:val="000000" w:themeColor="text1"/>
        </w:rPr>
      </w:pPr>
      <w:r w:rsidRPr="00541181">
        <w:rPr>
          <w:rFonts w:cstheme="minorHAnsi"/>
          <w:color w:val="000000" w:themeColor="text1"/>
          <w:rPrChange w:id="2228" w:author="Fabienne Schmaus" w:date="2026-05-11T12:57:00Z" w16du:dateUtc="2026-05-11T10:57:00Z">
            <w:rPr>
              <w:rFonts w:cstheme="minorHAnsi"/>
              <w:b/>
              <w:bCs/>
              <w:color w:val="000000" w:themeColor="text1"/>
            </w:rPr>
          </w:rPrChange>
        </w:rPr>
        <w:t>Konkretes Beispiel auf eurer Vorderseite:</w:t>
      </w:r>
      <w:r w:rsidRPr="00541181">
        <w:rPr>
          <w:rFonts w:cstheme="minorHAnsi"/>
          <w:color w:val="000000" w:themeColor="text1"/>
        </w:rPr>
        <w:t xml:space="preserve"> </w:t>
      </w:r>
      <w:r w:rsidRPr="00541181">
        <w:rPr>
          <w:rFonts w:cstheme="minorHAnsi"/>
          <w:color w:val="000000" w:themeColor="text1"/>
          <w:rPrChange w:id="2229" w:author="Fabienne Schmaus" w:date="2026-05-11T12:57:00Z" w16du:dateUtc="2026-05-11T10:57:00Z">
            <w:rPr>
              <w:rFonts w:cstheme="minorHAnsi"/>
              <w:b/>
              <w:bCs/>
              <w:color w:val="000000" w:themeColor="text1"/>
            </w:rPr>
          </w:rPrChange>
        </w:rPr>
        <w:t>__</w:t>
      </w:r>
      <w:ins w:id="2230" w:author="Fabienne Schmaus" w:date="2026-05-11T12:57:00Z" w16du:dateUtc="2026-05-11T10:57:00Z">
        <w:r w:rsidRPr="00541181">
          <w:rPr>
            <w:rFonts w:cstheme="minorHAnsi"/>
            <w:color w:val="000000" w:themeColor="text1"/>
            <w:rPrChange w:id="2231" w:author="Fabienne Schmaus" w:date="2026-05-11T12:57:00Z" w16du:dateUtc="2026-05-11T10:57:00Z">
              <w:rPr>
                <w:rFonts w:cstheme="minorHAnsi"/>
                <w:b/>
                <w:bCs/>
                <w:color w:val="000000" w:themeColor="text1"/>
              </w:rPr>
            </w:rPrChange>
          </w:rPr>
          <w:t>____________</w:t>
        </w:r>
      </w:ins>
      <w:r>
        <w:rPr>
          <w:rFonts w:cstheme="minorHAnsi"/>
          <w:color w:val="000000" w:themeColor="text1"/>
        </w:rPr>
        <w:t>______________________</w:t>
      </w:r>
      <w:ins w:id="2232" w:author="Fabienne Schmaus" w:date="2026-05-11T12:57:00Z" w16du:dateUtc="2026-05-11T10:57:00Z">
        <w:r w:rsidRPr="00541181">
          <w:rPr>
            <w:rFonts w:cstheme="minorHAnsi"/>
            <w:color w:val="000000" w:themeColor="text1"/>
            <w:rPrChange w:id="2233" w:author="Fabienne Schmaus" w:date="2026-05-11T12:57:00Z" w16du:dateUtc="2026-05-11T10:57:00Z">
              <w:rPr>
                <w:rFonts w:cstheme="minorHAnsi"/>
                <w:b/>
                <w:bCs/>
                <w:color w:val="000000" w:themeColor="text1"/>
              </w:rPr>
            </w:rPrChange>
          </w:rPr>
          <w:t>_____________________</w:t>
        </w:r>
      </w:ins>
      <w:r w:rsidRPr="00541181">
        <w:rPr>
          <w:rFonts w:cstheme="minorHAnsi"/>
          <w:color w:val="000000" w:themeColor="text1"/>
          <w:rPrChange w:id="2234" w:author="Fabienne Schmaus" w:date="2026-05-11T12:57:00Z" w16du:dateUtc="2026-05-11T10:57:00Z">
            <w:rPr>
              <w:rFonts w:cstheme="minorHAnsi"/>
              <w:b/>
              <w:bCs/>
              <w:color w:val="000000" w:themeColor="text1"/>
            </w:rPr>
          </w:rPrChange>
        </w:rPr>
        <w:t>___</w:t>
      </w:r>
    </w:p>
    <w:p w14:paraId="34BF2939" w14:textId="77777777" w:rsidR="008A0BA9" w:rsidRPr="00DA6B7E" w:rsidRDefault="008A0BA9" w:rsidP="008A0BA9">
      <w:pPr>
        <w:rPr>
          <w:rFonts w:cstheme="minorHAnsi"/>
          <w:b/>
          <w:bCs/>
          <w:color w:val="000000" w:themeColor="text1"/>
        </w:rPr>
      </w:pPr>
      <w:r w:rsidRPr="00DA6B7E">
        <w:rPr>
          <w:rFonts w:cstheme="minorHAnsi"/>
          <w:b/>
          <w:bCs/>
          <w:color w:val="000000" w:themeColor="text1"/>
        </w:rPr>
        <w:t>Q3 – Querbezüge (was sagen andere?)</w:t>
      </w:r>
    </w:p>
    <w:p w14:paraId="249D4D38" w14:textId="6F2962E1" w:rsidR="008A0BA9" w:rsidRPr="00541181" w:rsidRDefault="008A0BA9" w:rsidP="008A0BA9">
      <w:pPr>
        <w:rPr>
          <w:rFonts w:cstheme="minorHAnsi"/>
          <w:color w:val="000000" w:themeColor="text1"/>
        </w:rPr>
      </w:pPr>
      <w:r w:rsidRPr="00541181">
        <w:rPr>
          <w:rFonts w:ascii="Segoe UI Symbol" w:hAnsi="Segoe UI Symbol" w:cs="Segoe UI Symbol"/>
          <w:color w:val="000000" w:themeColor="text1"/>
        </w:rPr>
        <w:t>☐</w:t>
      </w:r>
      <w:r w:rsidRPr="00541181">
        <w:rPr>
          <w:rFonts w:cstheme="minorHAnsi"/>
          <w:color w:val="000000" w:themeColor="text1"/>
        </w:rPr>
        <w:t xml:space="preserve"> </w:t>
      </w:r>
      <w:r w:rsidR="00541181">
        <w:rPr>
          <w:rFonts w:cstheme="minorHAnsi"/>
          <w:color w:val="000000" w:themeColor="text1"/>
        </w:rPr>
        <w:t>K</w:t>
      </w:r>
      <w:r w:rsidRPr="00541181">
        <w:rPr>
          <w:rFonts w:cstheme="minorHAnsi"/>
          <w:color w:val="000000" w:themeColor="text1"/>
        </w:rPr>
        <w:t xml:space="preserve">eine unabhängigen Quellen genannt </w:t>
      </w:r>
      <w:r w:rsidR="00541181">
        <w:rPr>
          <w:rFonts w:cstheme="minorHAnsi"/>
          <w:color w:val="000000" w:themeColor="text1"/>
        </w:rPr>
        <w:br/>
      </w:r>
      <w:r w:rsidRPr="00541181">
        <w:rPr>
          <w:rFonts w:ascii="Segoe UI Symbol" w:hAnsi="Segoe UI Symbol" w:cs="Segoe UI Symbol"/>
          <w:color w:val="000000" w:themeColor="text1"/>
        </w:rPr>
        <w:t>☐</w:t>
      </w:r>
      <w:r w:rsidRPr="00541181">
        <w:rPr>
          <w:rFonts w:cstheme="minorHAnsi"/>
          <w:color w:val="000000" w:themeColor="text1"/>
        </w:rPr>
        <w:t xml:space="preserve"> Suggestion eines Konsenses, der nicht existiert (z. B. „Alle wissen das“) </w:t>
      </w:r>
      <w:r w:rsidR="00541181">
        <w:rPr>
          <w:rFonts w:cstheme="minorHAnsi"/>
          <w:color w:val="000000" w:themeColor="text1"/>
        </w:rPr>
        <w:br/>
      </w:r>
      <w:r w:rsidRPr="00541181">
        <w:rPr>
          <w:rFonts w:ascii="Segoe UI Symbol" w:hAnsi="Segoe UI Symbol" w:cs="Segoe UI Symbol"/>
          <w:color w:val="000000" w:themeColor="text1"/>
        </w:rPr>
        <w:t>☐</w:t>
      </w:r>
      <w:r w:rsidRPr="00541181">
        <w:rPr>
          <w:rFonts w:cstheme="minorHAnsi"/>
          <w:color w:val="000000" w:themeColor="text1"/>
        </w:rPr>
        <w:t xml:space="preserve"> Echo-Kammer-Effekt (nur </w:t>
      </w:r>
      <w:del w:id="2235" w:author="Fabienne Schmaus" w:date="2026-05-11T09:18:00Z" w16du:dateUtc="2026-05-11T07:18:00Z">
        <w:r w:rsidRPr="00541181" w:rsidDel="00F7152F">
          <w:rPr>
            <w:rFonts w:cstheme="minorHAnsi"/>
            <w:color w:val="000000" w:themeColor="text1"/>
          </w:rPr>
          <w:delText>Bestätiger:innen</w:delText>
        </w:r>
      </w:del>
      <w:ins w:id="2236" w:author="Fabienne Schmaus" w:date="2026-05-11T09:18:00Z" w16du:dateUtc="2026-05-11T07:18:00Z">
        <w:r w:rsidR="00F7152F" w:rsidRPr="00541181">
          <w:rPr>
            <w:rFonts w:cstheme="minorHAnsi"/>
            <w:color w:val="000000" w:themeColor="text1"/>
          </w:rPr>
          <w:t>bestätigende Person</w:t>
        </w:r>
      </w:ins>
      <w:r w:rsidRPr="00541181">
        <w:rPr>
          <w:rFonts w:cstheme="minorHAnsi"/>
          <w:color w:val="000000" w:themeColor="text1"/>
        </w:rPr>
        <w:t xml:space="preserve"> zitiert, keine Kritik)</w:t>
      </w:r>
    </w:p>
    <w:p w14:paraId="6433FD92" w14:textId="77777777" w:rsidR="00541181" w:rsidRPr="00541181" w:rsidRDefault="00541181" w:rsidP="00541181">
      <w:pPr>
        <w:rPr>
          <w:rFonts w:cstheme="minorHAnsi"/>
          <w:color w:val="000000" w:themeColor="text1"/>
        </w:rPr>
      </w:pPr>
      <w:r w:rsidRPr="00541181">
        <w:rPr>
          <w:rFonts w:cstheme="minorHAnsi"/>
          <w:color w:val="000000" w:themeColor="text1"/>
          <w:rPrChange w:id="2237" w:author="Fabienne Schmaus" w:date="2026-05-11T12:57:00Z" w16du:dateUtc="2026-05-11T10:57:00Z">
            <w:rPr>
              <w:rFonts w:cstheme="minorHAnsi"/>
              <w:b/>
              <w:bCs/>
              <w:color w:val="000000" w:themeColor="text1"/>
            </w:rPr>
          </w:rPrChange>
        </w:rPr>
        <w:t>Konkretes Beispiel auf eurer Vorderseite:</w:t>
      </w:r>
      <w:r w:rsidRPr="00541181">
        <w:rPr>
          <w:rFonts w:cstheme="minorHAnsi"/>
          <w:color w:val="000000" w:themeColor="text1"/>
        </w:rPr>
        <w:t xml:space="preserve"> </w:t>
      </w:r>
      <w:r w:rsidRPr="00541181">
        <w:rPr>
          <w:rFonts w:cstheme="minorHAnsi"/>
          <w:color w:val="000000" w:themeColor="text1"/>
          <w:rPrChange w:id="2238" w:author="Fabienne Schmaus" w:date="2026-05-11T12:57:00Z" w16du:dateUtc="2026-05-11T10:57:00Z">
            <w:rPr>
              <w:rFonts w:cstheme="minorHAnsi"/>
              <w:b/>
              <w:bCs/>
              <w:color w:val="000000" w:themeColor="text1"/>
            </w:rPr>
          </w:rPrChange>
        </w:rPr>
        <w:t>__</w:t>
      </w:r>
      <w:ins w:id="2239" w:author="Fabienne Schmaus" w:date="2026-05-11T12:57:00Z" w16du:dateUtc="2026-05-11T10:57:00Z">
        <w:r w:rsidRPr="00541181">
          <w:rPr>
            <w:rFonts w:cstheme="minorHAnsi"/>
            <w:color w:val="000000" w:themeColor="text1"/>
            <w:rPrChange w:id="2240" w:author="Fabienne Schmaus" w:date="2026-05-11T12:57:00Z" w16du:dateUtc="2026-05-11T10:57:00Z">
              <w:rPr>
                <w:rFonts w:cstheme="minorHAnsi"/>
                <w:b/>
                <w:bCs/>
                <w:color w:val="000000" w:themeColor="text1"/>
              </w:rPr>
            </w:rPrChange>
          </w:rPr>
          <w:t>____________</w:t>
        </w:r>
      </w:ins>
      <w:r>
        <w:rPr>
          <w:rFonts w:cstheme="minorHAnsi"/>
          <w:color w:val="000000" w:themeColor="text1"/>
        </w:rPr>
        <w:t>______________________</w:t>
      </w:r>
      <w:ins w:id="2241" w:author="Fabienne Schmaus" w:date="2026-05-11T12:57:00Z" w16du:dateUtc="2026-05-11T10:57:00Z">
        <w:r w:rsidRPr="00541181">
          <w:rPr>
            <w:rFonts w:cstheme="minorHAnsi"/>
            <w:color w:val="000000" w:themeColor="text1"/>
            <w:rPrChange w:id="2242" w:author="Fabienne Schmaus" w:date="2026-05-11T12:57:00Z" w16du:dateUtc="2026-05-11T10:57:00Z">
              <w:rPr>
                <w:rFonts w:cstheme="minorHAnsi"/>
                <w:b/>
                <w:bCs/>
                <w:color w:val="000000" w:themeColor="text1"/>
              </w:rPr>
            </w:rPrChange>
          </w:rPr>
          <w:t>_____________________</w:t>
        </w:r>
      </w:ins>
      <w:r w:rsidRPr="00541181">
        <w:rPr>
          <w:rFonts w:cstheme="minorHAnsi"/>
          <w:color w:val="000000" w:themeColor="text1"/>
          <w:rPrChange w:id="2243" w:author="Fabienne Schmaus" w:date="2026-05-11T12:57:00Z" w16du:dateUtc="2026-05-11T10:57:00Z">
            <w:rPr>
              <w:rFonts w:cstheme="minorHAnsi"/>
              <w:b/>
              <w:bCs/>
              <w:color w:val="000000" w:themeColor="text1"/>
            </w:rPr>
          </w:rPrChange>
        </w:rPr>
        <w:t>___</w:t>
      </w:r>
    </w:p>
    <w:p w14:paraId="6B8DEC70" w14:textId="77777777" w:rsidR="008A0BA9" w:rsidRPr="00DA6B7E" w:rsidRDefault="008A0BA9" w:rsidP="008A0BA9">
      <w:pPr>
        <w:rPr>
          <w:rFonts w:cstheme="minorHAnsi"/>
          <w:b/>
          <w:bCs/>
          <w:color w:val="000000" w:themeColor="text1"/>
        </w:rPr>
      </w:pPr>
      <w:r w:rsidRPr="00DA6B7E">
        <w:rPr>
          <w:rFonts w:cstheme="minorHAnsi"/>
          <w:b/>
          <w:bCs/>
          <w:color w:val="000000" w:themeColor="text1"/>
        </w:rPr>
        <w:t>Q4 – Qualitätssiegel (vertrauenswürdige Stelle?)</w:t>
      </w:r>
    </w:p>
    <w:p w14:paraId="3EB46545" w14:textId="110DBA7B" w:rsidR="008A0BA9" w:rsidRPr="00541181" w:rsidRDefault="008A0BA9" w:rsidP="008A0BA9">
      <w:pPr>
        <w:rPr>
          <w:rFonts w:cstheme="minorHAnsi"/>
          <w:color w:val="000000" w:themeColor="text1"/>
        </w:rPr>
      </w:pPr>
      <w:r w:rsidRPr="00541181">
        <w:rPr>
          <w:rFonts w:ascii="Segoe UI Symbol" w:hAnsi="Segoe UI Symbol" w:cs="Segoe UI Symbol"/>
          <w:color w:val="000000" w:themeColor="text1"/>
        </w:rPr>
        <w:t>☐</w:t>
      </w:r>
      <w:r w:rsidRPr="00541181">
        <w:rPr>
          <w:rFonts w:cstheme="minorHAnsi"/>
          <w:color w:val="000000" w:themeColor="text1"/>
        </w:rPr>
        <w:t xml:space="preserve"> Scheinbares Siegel </w:t>
      </w:r>
      <w:del w:id="2244" w:author="Fabienne Schmaus" w:date="2026-05-11T10:13:00Z" w16du:dateUtc="2026-05-11T08:13:00Z">
        <w:r w:rsidRPr="00541181" w:rsidDel="000B38B7">
          <w:rPr>
            <w:rFonts w:cstheme="minorHAnsi"/>
            <w:color w:val="000000" w:themeColor="text1"/>
          </w:rPr>
          <w:delText xml:space="preserve">/ </w:delText>
        </w:r>
      </w:del>
      <w:ins w:id="2245" w:author="Fabienne Schmaus" w:date="2026-05-11T10:13:00Z" w16du:dateUtc="2026-05-11T08:13:00Z">
        <w:r w:rsidR="000B38B7" w:rsidRPr="00541181">
          <w:rPr>
            <w:rFonts w:cstheme="minorHAnsi"/>
            <w:color w:val="000000" w:themeColor="text1"/>
          </w:rPr>
          <w:t xml:space="preserve">oder </w:t>
        </w:r>
      </w:ins>
      <w:r w:rsidRPr="00541181">
        <w:rPr>
          <w:rFonts w:cstheme="minorHAnsi"/>
          <w:color w:val="000000" w:themeColor="text1"/>
        </w:rPr>
        <w:t xml:space="preserve">Pseudo-Logo (z. B. „Klinisch getestet“) </w:t>
      </w:r>
      <w:r w:rsidR="00541181">
        <w:rPr>
          <w:rFonts w:cstheme="minorHAnsi"/>
          <w:color w:val="000000" w:themeColor="text1"/>
        </w:rPr>
        <w:br/>
      </w:r>
      <w:r w:rsidRPr="00541181">
        <w:rPr>
          <w:rFonts w:ascii="Segoe UI Symbol" w:hAnsi="Segoe UI Symbol" w:cs="Segoe UI Symbol"/>
          <w:color w:val="000000" w:themeColor="text1"/>
        </w:rPr>
        <w:t>☐</w:t>
      </w:r>
      <w:r w:rsidRPr="00541181">
        <w:rPr>
          <w:rFonts w:cstheme="minorHAnsi"/>
          <w:color w:val="000000" w:themeColor="text1"/>
        </w:rPr>
        <w:t xml:space="preserve"> Werbung nicht gekennzeichnet (kein „#Werbung“, kein „Anzeige“) </w:t>
      </w:r>
      <w:r w:rsidR="00541181">
        <w:rPr>
          <w:rFonts w:cstheme="minorHAnsi"/>
          <w:color w:val="000000" w:themeColor="text1"/>
        </w:rPr>
        <w:br/>
      </w:r>
      <w:r w:rsidRPr="00541181">
        <w:rPr>
          <w:rFonts w:ascii="Segoe UI Symbol" w:hAnsi="Segoe UI Symbol" w:cs="Segoe UI Symbol"/>
          <w:color w:val="000000" w:themeColor="text1"/>
        </w:rPr>
        <w:t>☐</w:t>
      </w:r>
      <w:r w:rsidRPr="00541181">
        <w:rPr>
          <w:rFonts w:cstheme="minorHAnsi"/>
          <w:color w:val="000000" w:themeColor="text1"/>
        </w:rPr>
        <w:t xml:space="preserve"> Verstoß gegen EU-Kennzeichnungspflicht (Affiliate ohne Hinweis)</w:t>
      </w:r>
    </w:p>
    <w:p w14:paraId="44F00680" w14:textId="77777777" w:rsidR="00541181" w:rsidRPr="00541181" w:rsidRDefault="00541181" w:rsidP="00541181">
      <w:pPr>
        <w:rPr>
          <w:rFonts w:cstheme="minorHAnsi"/>
          <w:color w:val="000000" w:themeColor="text1"/>
        </w:rPr>
      </w:pPr>
      <w:r w:rsidRPr="00541181">
        <w:rPr>
          <w:rFonts w:cstheme="minorHAnsi"/>
          <w:color w:val="000000" w:themeColor="text1"/>
          <w:rPrChange w:id="2246" w:author="Fabienne Schmaus" w:date="2026-05-11T12:57:00Z" w16du:dateUtc="2026-05-11T10:57:00Z">
            <w:rPr>
              <w:rFonts w:cstheme="minorHAnsi"/>
              <w:b/>
              <w:bCs/>
              <w:color w:val="000000" w:themeColor="text1"/>
            </w:rPr>
          </w:rPrChange>
        </w:rPr>
        <w:t>Konkretes Beispiel auf eurer Vorderseite:</w:t>
      </w:r>
      <w:r w:rsidRPr="00541181">
        <w:rPr>
          <w:rFonts w:cstheme="minorHAnsi"/>
          <w:color w:val="000000" w:themeColor="text1"/>
        </w:rPr>
        <w:t xml:space="preserve"> </w:t>
      </w:r>
      <w:r w:rsidRPr="00541181">
        <w:rPr>
          <w:rFonts w:cstheme="minorHAnsi"/>
          <w:color w:val="000000" w:themeColor="text1"/>
          <w:rPrChange w:id="2247" w:author="Fabienne Schmaus" w:date="2026-05-11T12:57:00Z" w16du:dateUtc="2026-05-11T10:57:00Z">
            <w:rPr>
              <w:rFonts w:cstheme="minorHAnsi"/>
              <w:b/>
              <w:bCs/>
              <w:color w:val="000000" w:themeColor="text1"/>
            </w:rPr>
          </w:rPrChange>
        </w:rPr>
        <w:t>__</w:t>
      </w:r>
      <w:ins w:id="2248" w:author="Fabienne Schmaus" w:date="2026-05-11T12:57:00Z" w16du:dateUtc="2026-05-11T10:57:00Z">
        <w:r w:rsidRPr="00541181">
          <w:rPr>
            <w:rFonts w:cstheme="minorHAnsi"/>
            <w:color w:val="000000" w:themeColor="text1"/>
            <w:rPrChange w:id="2249" w:author="Fabienne Schmaus" w:date="2026-05-11T12:57:00Z" w16du:dateUtc="2026-05-11T10:57:00Z">
              <w:rPr>
                <w:rFonts w:cstheme="minorHAnsi"/>
                <w:b/>
                <w:bCs/>
                <w:color w:val="000000" w:themeColor="text1"/>
              </w:rPr>
            </w:rPrChange>
          </w:rPr>
          <w:t>____________</w:t>
        </w:r>
      </w:ins>
      <w:r>
        <w:rPr>
          <w:rFonts w:cstheme="minorHAnsi"/>
          <w:color w:val="000000" w:themeColor="text1"/>
        </w:rPr>
        <w:t>______________________</w:t>
      </w:r>
      <w:ins w:id="2250" w:author="Fabienne Schmaus" w:date="2026-05-11T12:57:00Z" w16du:dateUtc="2026-05-11T10:57:00Z">
        <w:r w:rsidRPr="00541181">
          <w:rPr>
            <w:rFonts w:cstheme="minorHAnsi"/>
            <w:color w:val="000000" w:themeColor="text1"/>
            <w:rPrChange w:id="2251" w:author="Fabienne Schmaus" w:date="2026-05-11T12:57:00Z" w16du:dateUtc="2026-05-11T10:57:00Z">
              <w:rPr>
                <w:rFonts w:cstheme="minorHAnsi"/>
                <w:b/>
                <w:bCs/>
                <w:color w:val="000000" w:themeColor="text1"/>
              </w:rPr>
            </w:rPrChange>
          </w:rPr>
          <w:t>_____________________</w:t>
        </w:r>
      </w:ins>
      <w:r w:rsidRPr="00541181">
        <w:rPr>
          <w:rFonts w:cstheme="minorHAnsi"/>
          <w:color w:val="000000" w:themeColor="text1"/>
          <w:rPrChange w:id="2252" w:author="Fabienne Schmaus" w:date="2026-05-11T12:57:00Z" w16du:dateUtc="2026-05-11T10:57:00Z">
            <w:rPr>
              <w:rFonts w:cstheme="minorHAnsi"/>
              <w:b/>
              <w:bCs/>
              <w:color w:val="000000" w:themeColor="text1"/>
            </w:rPr>
          </w:rPrChange>
        </w:rPr>
        <w:t>___</w:t>
      </w:r>
    </w:p>
    <w:p w14:paraId="4DEC2860" w14:textId="40152461" w:rsidR="008A0BA9" w:rsidRPr="00DA6B7E" w:rsidRDefault="008A0BA9" w:rsidP="008A0BA9">
      <w:pPr>
        <w:rPr>
          <w:rFonts w:cstheme="minorHAnsi"/>
          <w:b/>
          <w:bCs/>
          <w:color w:val="000000" w:themeColor="text1"/>
        </w:rPr>
      </w:pPr>
      <w:r w:rsidRPr="00DA6B7E">
        <w:rPr>
          <w:rFonts w:cstheme="minorHAnsi"/>
          <w:b/>
          <w:bCs/>
          <w:color w:val="000000" w:themeColor="text1"/>
        </w:rPr>
        <w:t xml:space="preserve">Eingebaute emotionale </w:t>
      </w:r>
      <w:del w:id="2253" w:author="Fabienne Schmaus" w:date="2026-05-11T10:13:00Z" w16du:dateUtc="2026-05-11T08:13:00Z">
        <w:r w:rsidRPr="00DA6B7E" w:rsidDel="000B38B7">
          <w:rPr>
            <w:rFonts w:cstheme="minorHAnsi"/>
            <w:b/>
            <w:bCs/>
            <w:color w:val="000000" w:themeColor="text1"/>
          </w:rPr>
          <w:delText xml:space="preserve">/ </w:delText>
        </w:r>
      </w:del>
      <w:ins w:id="2254" w:author="Fabienne Schmaus" w:date="2026-05-11T10:13:00Z" w16du:dateUtc="2026-05-11T08:13:00Z">
        <w:r w:rsidR="000B38B7">
          <w:rPr>
            <w:rFonts w:cstheme="minorHAnsi"/>
            <w:b/>
            <w:bCs/>
            <w:color w:val="000000" w:themeColor="text1"/>
          </w:rPr>
          <w:t>oder</w:t>
        </w:r>
        <w:r w:rsidR="000B38B7" w:rsidRPr="00DA6B7E">
          <w:rPr>
            <w:rFonts w:cstheme="minorHAnsi"/>
            <w:b/>
            <w:bCs/>
            <w:color w:val="000000" w:themeColor="text1"/>
          </w:rPr>
          <w:t xml:space="preserve"> </w:t>
        </w:r>
      </w:ins>
      <w:r w:rsidRPr="00DA6B7E">
        <w:rPr>
          <w:rFonts w:cstheme="minorHAnsi"/>
          <w:b/>
          <w:bCs/>
          <w:color w:val="000000" w:themeColor="text1"/>
        </w:rPr>
        <w:t>strukturelle Tricks</w:t>
      </w:r>
    </w:p>
    <w:p w14:paraId="77D5D352" w14:textId="358C6E95" w:rsidR="008A0BA9" w:rsidRPr="00541181" w:rsidRDefault="008A0BA9" w:rsidP="008A0BA9">
      <w:pPr>
        <w:rPr>
          <w:rFonts w:cstheme="minorHAnsi"/>
          <w:color w:val="000000" w:themeColor="text1"/>
        </w:rPr>
      </w:pPr>
      <w:r w:rsidRPr="00541181">
        <w:rPr>
          <w:rFonts w:ascii="Segoe UI Symbol" w:hAnsi="Segoe UI Symbol" w:cs="Segoe UI Symbol"/>
          <w:color w:val="000000" w:themeColor="text1"/>
        </w:rPr>
        <w:t>☐</w:t>
      </w:r>
      <w:r w:rsidRPr="00541181">
        <w:rPr>
          <w:rFonts w:cstheme="minorHAnsi"/>
          <w:color w:val="000000" w:themeColor="text1"/>
        </w:rPr>
        <w:t xml:space="preserve"> Angstframing (z. B. „Diese 5 Dinge zerstören dein Mikrobiom!“) </w:t>
      </w:r>
      <w:r w:rsidR="00541181">
        <w:rPr>
          <w:rFonts w:cstheme="minorHAnsi"/>
          <w:color w:val="000000" w:themeColor="text1"/>
        </w:rPr>
        <w:br/>
      </w:r>
      <w:r w:rsidRPr="00541181">
        <w:rPr>
          <w:rFonts w:ascii="Segoe UI Symbol" w:hAnsi="Segoe UI Symbol" w:cs="Segoe UI Symbol"/>
          <w:color w:val="000000" w:themeColor="text1"/>
        </w:rPr>
        <w:t>☐</w:t>
      </w:r>
      <w:r w:rsidRPr="00541181">
        <w:rPr>
          <w:rFonts w:cstheme="minorHAnsi"/>
          <w:color w:val="000000" w:themeColor="text1"/>
        </w:rPr>
        <w:t xml:space="preserve"> Hoffnung auf einfache Lösung (z. B. „In 2 Wochen 5 Kilo!“) </w:t>
      </w:r>
      <w:r w:rsidR="00541181">
        <w:rPr>
          <w:rFonts w:cstheme="minorHAnsi"/>
          <w:color w:val="000000" w:themeColor="text1"/>
        </w:rPr>
        <w:br/>
      </w:r>
      <w:r w:rsidRPr="00541181">
        <w:rPr>
          <w:rFonts w:ascii="Segoe UI Symbol" w:hAnsi="Segoe UI Symbol" w:cs="Segoe UI Symbol"/>
          <w:color w:val="000000" w:themeColor="text1"/>
        </w:rPr>
        <w:t>☐</w:t>
      </w:r>
      <w:r w:rsidRPr="00541181">
        <w:rPr>
          <w:rFonts w:cstheme="minorHAnsi"/>
          <w:color w:val="000000" w:themeColor="text1"/>
        </w:rPr>
        <w:t xml:space="preserve"> Sozialer Beweis (Follower-Zahlen, Likes, „12.000 zufriedene Kundinnen“) </w:t>
      </w:r>
      <w:r w:rsidR="00541181">
        <w:rPr>
          <w:rFonts w:cstheme="minorHAnsi"/>
          <w:color w:val="000000" w:themeColor="text1"/>
        </w:rPr>
        <w:br/>
      </w:r>
      <w:r w:rsidRPr="00541181">
        <w:rPr>
          <w:rFonts w:ascii="Segoe UI Symbol" w:hAnsi="Segoe UI Symbol" w:cs="Segoe UI Symbol"/>
          <w:color w:val="000000" w:themeColor="text1"/>
        </w:rPr>
        <w:t>☐</w:t>
      </w:r>
      <w:r w:rsidRPr="00541181">
        <w:rPr>
          <w:rFonts w:cstheme="minorHAnsi"/>
          <w:color w:val="000000" w:themeColor="text1"/>
        </w:rPr>
        <w:t xml:space="preserve"> Körperideal-Trigger (Vorher-Nachher, „Glow“, makellose Haut) </w:t>
      </w:r>
      <w:r w:rsidR="00541181">
        <w:rPr>
          <w:rFonts w:cstheme="minorHAnsi"/>
          <w:color w:val="000000" w:themeColor="text1"/>
        </w:rPr>
        <w:br/>
      </w:r>
      <w:r w:rsidRPr="00541181">
        <w:rPr>
          <w:rFonts w:ascii="Segoe UI Symbol" w:hAnsi="Segoe UI Symbol" w:cs="Segoe UI Symbol"/>
          <w:color w:val="000000" w:themeColor="text1"/>
        </w:rPr>
        <w:t>☐</w:t>
      </w:r>
      <w:r w:rsidRPr="00541181">
        <w:rPr>
          <w:rFonts w:cstheme="minorHAnsi"/>
          <w:color w:val="000000" w:themeColor="text1"/>
        </w:rPr>
        <w:t xml:space="preserve"> Illusory Truth Effect (Wiederholung erzeugt Wahrheits-Eindruck) </w:t>
      </w:r>
      <w:r w:rsidR="00541181">
        <w:rPr>
          <w:rFonts w:cstheme="minorHAnsi"/>
          <w:color w:val="000000" w:themeColor="text1"/>
        </w:rPr>
        <w:br/>
      </w:r>
      <w:r w:rsidRPr="00541181">
        <w:rPr>
          <w:rFonts w:ascii="Segoe UI Symbol" w:hAnsi="Segoe UI Symbol" w:cs="Segoe UI Symbol"/>
          <w:color w:val="000000" w:themeColor="text1"/>
        </w:rPr>
        <w:t>☐</w:t>
      </w:r>
      <w:r w:rsidRPr="00541181">
        <w:rPr>
          <w:rFonts w:cstheme="minorHAnsi"/>
          <w:color w:val="000000" w:themeColor="text1"/>
        </w:rPr>
        <w:t xml:space="preserve"> Naturalistic Fallacy („Natürlich = gesund“, „Keine Chemie!“)</w:t>
      </w:r>
    </w:p>
    <w:p w14:paraId="6118F8EF" w14:textId="771AFF53" w:rsidR="008A0BA9" w:rsidRPr="00DA6B7E" w:rsidRDefault="008A0BA9" w:rsidP="008A0BA9">
      <w:pPr>
        <w:rPr>
          <w:rFonts w:cstheme="minorHAnsi"/>
          <w:color w:val="000000" w:themeColor="text1"/>
        </w:rPr>
      </w:pPr>
      <w:r w:rsidRPr="00DA6B7E">
        <w:rPr>
          <w:rFonts w:cstheme="minorHAnsi"/>
          <w:b/>
          <w:bCs/>
          <w:color w:val="000000" w:themeColor="text1"/>
        </w:rPr>
        <w:t xml:space="preserve">Welcher Trick ist euer </w:t>
      </w:r>
      <w:r>
        <w:rPr>
          <w:rFonts w:cstheme="minorHAnsi"/>
          <w:b/>
          <w:bCs/>
          <w:color w:val="000000" w:themeColor="text1"/>
        </w:rPr>
        <w:t>„</w:t>
      </w:r>
      <w:r w:rsidRPr="00DA6B7E">
        <w:rPr>
          <w:rFonts w:cstheme="minorHAnsi"/>
          <w:b/>
          <w:bCs/>
          <w:color w:val="000000" w:themeColor="text1"/>
        </w:rPr>
        <w:t>Hauptwirkstoff</w:t>
      </w:r>
      <w:r>
        <w:rPr>
          <w:rFonts w:cstheme="minorHAnsi"/>
          <w:b/>
          <w:bCs/>
          <w:color w:val="000000" w:themeColor="text1"/>
        </w:rPr>
        <w:t>“</w:t>
      </w:r>
      <w:ins w:id="2255" w:author="Fabienne Schmaus" w:date="2026-05-11T13:02:00Z" w16du:dateUtc="2026-05-11T11:02:00Z">
        <w:r w:rsidR="00A230F4">
          <w:rPr>
            <w:rFonts w:cstheme="minorHAnsi"/>
            <w:b/>
            <w:bCs/>
            <w:color w:val="000000" w:themeColor="text1"/>
          </w:rPr>
          <w:t>? U</w:t>
        </w:r>
      </w:ins>
      <w:del w:id="2256" w:author="Fabienne Schmaus" w:date="2026-05-11T13:02:00Z" w16du:dateUtc="2026-05-11T11:02:00Z">
        <w:r w:rsidRPr="00DA6B7E" w:rsidDel="00A230F4">
          <w:rPr>
            <w:rFonts w:cstheme="minorHAnsi"/>
            <w:b/>
            <w:bCs/>
            <w:color w:val="000000" w:themeColor="text1"/>
          </w:rPr>
          <w:delText xml:space="preserve"> – u</w:delText>
        </w:r>
      </w:del>
      <w:r w:rsidRPr="00DA6B7E">
        <w:rPr>
          <w:rFonts w:cstheme="minorHAnsi"/>
          <w:b/>
          <w:bCs/>
          <w:color w:val="000000" w:themeColor="text1"/>
        </w:rPr>
        <w:t>nd warum?</w:t>
      </w:r>
    </w:p>
    <w:p w14:paraId="1612C451" w14:textId="7524AF47" w:rsidR="008A0BA9" w:rsidRPr="00DA6B7E" w:rsidRDefault="008A0BA9" w:rsidP="008A0BA9">
      <w:pPr>
        <w:rPr>
          <w:rFonts w:cstheme="minorHAnsi"/>
          <w:color w:val="000000" w:themeColor="text1"/>
        </w:rPr>
      </w:pPr>
      <w:r>
        <w:rPr>
          <w:rFonts w:cstheme="minorHAnsi"/>
          <w:color w:val="000000" w:themeColor="text1"/>
        </w:rPr>
        <w:t>___________________________________</w:t>
      </w:r>
      <w:r w:rsidR="00A230F4">
        <w:rPr>
          <w:rFonts w:cstheme="minorHAnsi"/>
          <w:color w:val="000000" w:themeColor="text1"/>
        </w:rPr>
        <w:t>______</w:t>
      </w:r>
      <w:r>
        <w:rPr>
          <w:rFonts w:cstheme="minorHAnsi"/>
          <w:color w:val="000000" w:themeColor="text1"/>
        </w:rPr>
        <w:t>_____________________________________________________</w:t>
      </w:r>
    </w:p>
    <w:p w14:paraId="69020295" w14:textId="77777777" w:rsidR="008A0BA9" w:rsidRPr="00DA6B7E" w:rsidRDefault="008A0BA9" w:rsidP="008A0BA9">
      <w:pPr>
        <w:rPr>
          <w:rFonts w:cstheme="minorHAnsi"/>
          <w:color w:val="000000" w:themeColor="text1"/>
        </w:rPr>
      </w:pPr>
    </w:p>
    <w:p w14:paraId="0D29FFF3" w14:textId="2A961FB8" w:rsidR="008A0BA9" w:rsidRPr="00DA6B7E" w:rsidRDefault="008A0BA9" w:rsidP="008A0BA9">
      <w:pPr>
        <w:rPr>
          <w:rFonts w:cstheme="minorHAnsi"/>
          <w:b/>
          <w:bCs/>
          <w:color w:val="000000" w:themeColor="text1"/>
        </w:rPr>
      </w:pPr>
      <w:r w:rsidRPr="00DA6B7E">
        <w:rPr>
          <w:rFonts w:cstheme="minorHAnsi"/>
          <w:b/>
          <w:bCs/>
          <w:color w:val="000000" w:themeColor="text1"/>
        </w:rPr>
        <w:t>Selbstreflexion (1 Satz pro Frage)</w:t>
      </w:r>
      <w:r w:rsidR="00A230F4">
        <w:rPr>
          <w:rFonts w:cstheme="minorHAnsi"/>
          <w:b/>
          <w:bCs/>
          <w:color w:val="000000" w:themeColor="text1"/>
        </w:rPr>
        <w:t>:</w:t>
      </w:r>
    </w:p>
    <w:p w14:paraId="1F4CBD62" w14:textId="355D345A" w:rsidR="008A0BA9" w:rsidRPr="00A230F4" w:rsidRDefault="008A0BA9" w:rsidP="00A230F4">
      <w:pPr>
        <w:numPr>
          <w:ilvl w:val="0"/>
          <w:numId w:val="70"/>
        </w:numPr>
        <w:tabs>
          <w:tab w:val="clear" w:pos="720"/>
          <w:tab w:val="num" w:pos="284"/>
        </w:tabs>
        <w:ind w:left="284" w:hanging="284"/>
        <w:rPr>
          <w:rFonts w:cstheme="minorHAnsi"/>
          <w:color w:val="000000" w:themeColor="text1"/>
        </w:rPr>
      </w:pPr>
      <w:r w:rsidRPr="00A230F4">
        <w:rPr>
          <w:rFonts w:cstheme="minorHAnsi"/>
          <w:color w:val="000000" w:themeColor="text1"/>
        </w:rPr>
        <w:t>Welche eurer Mechanismen würde am wahrscheinlichsten viral gehen</w:t>
      </w:r>
      <w:ins w:id="2257" w:author="Fabienne Schmaus" w:date="2026-05-11T13:02:00Z" w16du:dateUtc="2026-05-11T11:02:00Z">
        <w:r w:rsidR="00A230F4">
          <w:rPr>
            <w:rFonts w:cstheme="minorHAnsi"/>
            <w:color w:val="000000" w:themeColor="text1"/>
          </w:rPr>
          <w:t>? U</w:t>
        </w:r>
      </w:ins>
      <w:del w:id="2258" w:author="Fabienne Schmaus" w:date="2026-05-11T13:02:00Z" w16du:dateUtc="2026-05-11T11:02:00Z">
        <w:r w:rsidRPr="00A230F4" w:rsidDel="00A230F4">
          <w:rPr>
            <w:rFonts w:cstheme="minorHAnsi"/>
            <w:color w:val="000000" w:themeColor="text1"/>
          </w:rPr>
          <w:delText xml:space="preserve"> – u</w:delText>
        </w:r>
      </w:del>
      <w:r w:rsidRPr="00A230F4">
        <w:rPr>
          <w:rFonts w:cstheme="minorHAnsi"/>
          <w:color w:val="000000" w:themeColor="text1"/>
        </w:rPr>
        <w:t>nd warum?</w:t>
      </w:r>
    </w:p>
    <w:p w14:paraId="4604C454" w14:textId="43083DFC" w:rsidR="008A0BA9" w:rsidRPr="00A230F4" w:rsidRDefault="008A0BA9" w:rsidP="00A230F4">
      <w:pPr>
        <w:numPr>
          <w:ilvl w:val="0"/>
          <w:numId w:val="70"/>
        </w:numPr>
        <w:tabs>
          <w:tab w:val="clear" w:pos="720"/>
          <w:tab w:val="num" w:pos="284"/>
        </w:tabs>
        <w:ind w:left="284" w:hanging="284"/>
        <w:rPr>
          <w:rFonts w:cstheme="minorHAnsi"/>
          <w:color w:val="000000" w:themeColor="text1"/>
        </w:rPr>
      </w:pPr>
      <w:r w:rsidRPr="00A230F4">
        <w:rPr>
          <w:rFonts w:cstheme="minorHAnsi"/>
          <w:color w:val="000000" w:themeColor="text1"/>
        </w:rPr>
        <w:t>Welcher Mechanismus war am leichtesten einzubauen</w:t>
      </w:r>
      <w:ins w:id="2259" w:author="Fabienne Schmaus" w:date="2026-05-11T13:02:00Z" w16du:dateUtc="2026-05-11T11:02:00Z">
        <w:r w:rsidR="00A230F4">
          <w:rPr>
            <w:rFonts w:cstheme="minorHAnsi"/>
            <w:color w:val="000000" w:themeColor="text1"/>
          </w:rPr>
          <w:t>? W</w:t>
        </w:r>
      </w:ins>
      <w:del w:id="2260" w:author="Fabienne Schmaus" w:date="2026-05-11T13:02:00Z" w16du:dateUtc="2026-05-11T11:02:00Z">
        <w:r w:rsidRPr="00A230F4" w:rsidDel="00A230F4">
          <w:rPr>
            <w:rFonts w:cstheme="minorHAnsi"/>
            <w:color w:val="000000" w:themeColor="text1"/>
          </w:rPr>
          <w:delText xml:space="preserve"> – und w</w:delText>
        </w:r>
      </w:del>
      <w:r w:rsidRPr="00A230F4">
        <w:rPr>
          <w:rFonts w:cstheme="minorHAnsi"/>
          <w:color w:val="000000" w:themeColor="text1"/>
        </w:rPr>
        <w:t>as sagt das aus?</w:t>
      </w:r>
    </w:p>
    <w:p w14:paraId="75E577A8" w14:textId="616B78EC" w:rsidR="008A0BA9" w:rsidRPr="00A230F4" w:rsidDel="00A230F4" w:rsidRDefault="008A0BA9" w:rsidP="00A230F4">
      <w:pPr>
        <w:numPr>
          <w:ilvl w:val="0"/>
          <w:numId w:val="70"/>
        </w:numPr>
        <w:tabs>
          <w:tab w:val="clear" w:pos="720"/>
          <w:tab w:val="num" w:pos="284"/>
        </w:tabs>
        <w:ind w:left="284" w:hanging="284"/>
        <w:rPr>
          <w:del w:id="2261" w:author="Fabienne Schmaus" w:date="2026-05-11T13:02:00Z" w16du:dateUtc="2026-05-11T11:02:00Z"/>
          <w:rFonts w:cstheme="minorHAnsi"/>
          <w:color w:val="000000" w:themeColor="text1"/>
        </w:rPr>
      </w:pPr>
      <w:r w:rsidRPr="00A230F4">
        <w:rPr>
          <w:rFonts w:cstheme="minorHAnsi"/>
          <w:color w:val="000000" w:themeColor="text1"/>
        </w:rPr>
        <w:t>Was wäre der beste „Faktencheck-Konter“ gegen euren Post in einem Satz?</w:t>
      </w:r>
    </w:p>
    <w:p w14:paraId="648DE437" w14:textId="77777777" w:rsidR="008A0BA9" w:rsidRPr="00B8654C" w:rsidRDefault="008A0BA9">
      <w:pPr>
        <w:numPr>
          <w:ilvl w:val="0"/>
          <w:numId w:val="70"/>
        </w:numPr>
        <w:tabs>
          <w:tab w:val="clear" w:pos="720"/>
          <w:tab w:val="num" w:pos="284"/>
        </w:tabs>
        <w:ind w:left="284" w:hanging="284"/>
        <w:rPr>
          <w:ins w:id="2262" w:author="Fabienne Schmaus" w:date="2026-05-11T08:57:00Z" w16du:dateUtc="2026-05-11T06:57:00Z"/>
          <w:rFonts w:cstheme="minorHAnsi"/>
          <w:color w:val="000000" w:themeColor="text1"/>
        </w:rPr>
        <w:pPrChange w:id="2263" w:author="Fabienne Schmaus" w:date="2026-05-11T13:02:00Z" w16du:dateUtc="2026-05-11T11:02:00Z">
          <w:pPr/>
        </w:pPrChange>
      </w:pPr>
      <w:ins w:id="2264" w:author="Fabienne Schmaus" w:date="2026-05-11T08:57:00Z" w16du:dateUtc="2026-05-11T06:57:00Z">
        <w:r w:rsidRPr="00B8654C">
          <w:rPr>
            <w:rFonts w:cstheme="minorHAnsi"/>
            <w:color w:val="000000" w:themeColor="text1"/>
          </w:rPr>
          <w:br w:type="page"/>
        </w:r>
      </w:ins>
    </w:p>
    <w:p w14:paraId="327906A5" w14:textId="77777777" w:rsidR="008A0BA9" w:rsidRPr="00837C6B" w:rsidRDefault="008A0BA9" w:rsidP="008A0BA9">
      <w:pPr>
        <w:spacing w:after="0" w:line="276" w:lineRule="auto"/>
        <w:rPr>
          <w:ins w:id="2265" w:author="Fabienne Schmaus" w:date="2026-05-11T08:58:00Z" w16du:dateUtc="2026-05-11T06:58:00Z"/>
          <w:rFonts w:cstheme="minorHAnsi"/>
          <w:sz w:val="24"/>
          <w:szCs w:val="24"/>
        </w:rPr>
      </w:pPr>
      <w:ins w:id="2266" w:author="Fabienne Schmaus" w:date="2026-05-11T08:58:00Z" w16du:dateUtc="2026-05-11T06:58:00Z">
        <w:r w:rsidRPr="00837C6B">
          <w:rPr>
            <w:rFonts w:cstheme="minorHAnsi"/>
            <w:sz w:val="24"/>
            <w:szCs w:val="24"/>
            <w:highlight w:val="yellow"/>
          </w:rPr>
          <w:lastRenderedPageBreak/>
          <w:t>((</w:t>
        </w:r>
        <w:r>
          <w:rPr>
            <w:rFonts w:cstheme="minorHAnsi"/>
            <w:sz w:val="24"/>
            <w:szCs w:val="24"/>
            <w:highlight w:val="yellow"/>
          </w:rPr>
          <w:t>Seite xx</w:t>
        </w:r>
        <w:r w:rsidRPr="00162B31">
          <w:rPr>
            <w:rFonts w:cstheme="minorHAnsi"/>
            <w:sz w:val="24"/>
            <w:szCs w:val="24"/>
            <w:highlight w:val="yellow"/>
          </w:rPr>
          <w:t>)) ((Arbeitsblatt bitte luftig gestalten: Zielgruppe ist die Grundschule!))</w:t>
        </w:r>
      </w:ins>
    </w:p>
    <w:p w14:paraId="6800BAA9" w14:textId="77777777" w:rsidR="008A0BA9" w:rsidRPr="00B8654C" w:rsidDel="00ED0210" w:rsidRDefault="008A0BA9" w:rsidP="008A0BA9">
      <w:pPr>
        <w:rPr>
          <w:del w:id="2267" w:author="Fabienne Schmaus" w:date="2026-05-11T08:58:00Z" w16du:dateUtc="2026-05-11T06:58:00Z"/>
          <w:rFonts w:cstheme="minorHAnsi"/>
          <w:color w:val="000000" w:themeColor="text1"/>
          <w:sz w:val="24"/>
          <w:szCs w:val="24"/>
          <w:rPrChange w:id="2268" w:author="Fabienne Schmaus" w:date="2026-05-11T13:03:00Z" w16du:dateUtc="2026-05-11T11:03:00Z">
            <w:rPr>
              <w:del w:id="2269" w:author="Fabienne Schmaus" w:date="2026-05-11T08:58:00Z" w16du:dateUtc="2026-05-11T06:58:00Z"/>
              <w:rFonts w:cstheme="minorHAnsi"/>
              <w:color w:val="000000" w:themeColor="text1"/>
            </w:rPr>
          </w:rPrChange>
        </w:rPr>
      </w:pPr>
      <w:ins w:id="2270" w:author="Fabienne Schmaus" w:date="2026-05-11T08:58:00Z" w16du:dateUtc="2026-05-11T06:58:00Z">
        <w:r w:rsidRPr="00B8654C">
          <w:rPr>
            <w:rFonts w:cstheme="minorHAnsi"/>
            <w:b/>
            <w:bCs/>
            <w:sz w:val="24"/>
            <w:szCs w:val="24"/>
          </w:rPr>
          <w:t xml:space="preserve">Primarstufe – Arbeitsblatt </w:t>
        </w:r>
      </w:ins>
    </w:p>
    <w:p w14:paraId="7F05D39C" w14:textId="77777777" w:rsidR="008A0BA9" w:rsidRPr="00B8654C" w:rsidDel="00ED0210" w:rsidRDefault="008A0BA9" w:rsidP="008A0BA9">
      <w:pPr>
        <w:rPr>
          <w:del w:id="2271" w:author="Fabienne Schmaus" w:date="2026-05-11T08:58:00Z" w16du:dateUtc="2026-05-11T06:58:00Z"/>
          <w:rFonts w:cstheme="minorHAnsi"/>
          <w:color w:val="000000" w:themeColor="text1"/>
          <w:sz w:val="24"/>
          <w:szCs w:val="24"/>
          <w:rPrChange w:id="2272" w:author="Fabienne Schmaus" w:date="2026-05-11T13:03:00Z" w16du:dateUtc="2026-05-11T11:03:00Z">
            <w:rPr>
              <w:del w:id="2273" w:author="Fabienne Schmaus" w:date="2026-05-11T08:58:00Z" w16du:dateUtc="2026-05-11T06:58:00Z"/>
              <w:rFonts w:cstheme="minorHAnsi"/>
              <w:color w:val="000000" w:themeColor="text1"/>
            </w:rPr>
          </w:rPrChange>
        </w:rPr>
      </w:pPr>
    </w:p>
    <w:p w14:paraId="1D940F4B" w14:textId="77777777" w:rsidR="008A0BA9" w:rsidRPr="00B8654C" w:rsidDel="00ED0210" w:rsidRDefault="008A0BA9" w:rsidP="008A0BA9">
      <w:pPr>
        <w:rPr>
          <w:del w:id="2274" w:author="Fabienne Schmaus" w:date="2026-05-11T08:58:00Z" w16du:dateUtc="2026-05-11T06:58:00Z"/>
          <w:rFonts w:cstheme="minorHAnsi"/>
          <w:color w:val="000000" w:themeColor="text1"/>
          <w:sz w:val="24"/>
          <w:szCs w:val="24"/>
          <w:rPrChange w:id="2275" w:author="Fabienne Schmaus" w:date="2026-05-11T13:03:00Z" w16du:dateUtc="2026-05-11T11:03:00Z">
            <w:rPr>
              <w:del w:id="2276" w:author="Fabienne Schmaus" w:date="2026-05-11T08:58:00Z" w16du:dateUtc="2026-05-11T06:58:00Z"/>
              <w:rFonts w:cstheme="minorHAnsi"/>
              <w:color w:val="000000" w:themeColor="text1"/>
            </w:rPr>
          </w:rPrChange>
        </w:rPr>
      </w:pPr>
    </w:p>
    <w:p w14:paraId="3E3FCEAB" w14:textId="1F5E4D2B" w:rsidR="008A0BA9" w:rsidRPr="00B8654C" w:rsidRDefault="008A0BA9" w:rsidP="008A0BA9">
      <w:pPr>
        <w:rPr>
          <w:rFonts w:cstheme="minorHAnsi"/>
          <w:color w:val="000000" w:themeColor="text1"/>
          <w:sz w:val="24"/>
          <w:szCs w:val="24"/>
          <w:rPrChange w:id="2277" w:author="Fabienne Schmaus" w:date="2026-05-11T13:03:00Z" w16du:dateUtc="2026-05-11T11:03:00Z">
            <w:rPr>
              <w:rFonts w:cstheme="minorHAnsi"/>
              <w:b/>
              <w:bCs/>
              <w:color w:val="000000" w:themeColor="text1"/>
            </w:rPr>
          </w:rPrChange>
        </w:rPr>
      </w:pPr>
      <w:del w:id="2278" w:author="Fabienne Schmaus" w:date="2026-05-11T08:58:00Z" w16du:dateUtc="2026-05-11T06:58:00Z">
        <w:r w:rsidRPr="00B8654C" w:rsidDel="00ED0210">
          <w:rPr>
            <w:rFonts w:cstheme="minorHAnsi"/>
            <w:b/>
            <w:bCs/>
            <w:color w:val="000000" w:themeColor="text1"/>
            <w:sz w:val="24"/>
            <w:szCs w:val="24"/>
            <w:rPrChange w:id="2279" w:author="Fabienne Schmaus" w:date="2026-05-11T13:03:00Z" w16du:dateUtc="2026-05-11T11:03:00Z">
              <w:rPr>
                <w:rFonts w:cstheme="minorHAnsi"/>
                <w:b/>
                <w:bCs/>
                <w:color w:val="000000" w:themeColor="text1"/>
              </w:rPr>
            </w:rPrChange>
          </w:rPr>
          <w:delText xml:space="preserve">Primarstufe Arbeitsblatt </w:delText>
        </w:r>
      </w:del>
      <w:r w:rsidRPr="00B8654C">
        <w:rPr>
          <w:rFonts w:cstheme="minorHAnsi"/>
          <w:b/>
          <w:bCs/>
          <w:color w:val="000000" w:themeColor="text1"/>
          <w:sz w:val="24"/>
          <w:szCs w:val="24"/>
          <w:rPrChange w:id="2280" w:author="Fabienne Schmaus" w:date="2026-05-11T13:03:00Z" w16du:dateUtc="2026-05-11T11:03:00Z">
            <w:rPr>
              <w:rFonts w:cstheme="minorHAnsi"/>
              <w:b/>
              <w:bCs/>
              <w:color w:val="000000" w:themeColor="text1"/>
            </w:rPr>
          </w:rPrChange>
        </w:rPr>
        <w:t>1</w:t>
      </w:r>
      <w:ins w:id="2281" w:author="Fabienne Schmaus" w:date="2026-05-11T13:03:00Z" w16du:dateUtc="2026-05-11T11:03:00Z">
        <w:r w:rsidR="00B8654C" w:rsidRPr="00B8654C">
          <w:rPr>
            <w:rFonts w:cstheme="minorHAnsi"/>
            <w:b/>
            <w:bCs/>
            <w:color w:val="000000" w:themeColor="text1"/>
            <w:sz w:val="24"/>
            <w:szCs w:val="24"/>
            <w:rPrChange w:id="2282" w:author="Fabienne Schmaus" w:date="2026-05-11T13:03:00Z" w16du:dateUtc="2026-05-11T11:03:00Z">
              <w:rPr>
                <w:rFonts w:cstheme="minorHAnsi"/>
                <w:b/>
                <w:bCs/>
                <w:color w:val="000000" w:themeColor="text1"/>
              </w:rPr>
            </w:rPrChange>
          </w:rPr>
          <w:br/>
        </w:r>
      </w:ins>
      <w:del w:id="2283" w:author="Fabienne Schmaus" w:date="2026-05-11T09:01:00Z" w16du:dateUtc="2026-05-11T07:01:00Z">
        <w:r w:rsidRPr="00B8654C" w:rsidDel="00DB6F53">
          <w:rPr>
            <w:rFonts w:cstheme="minorHAnsi"/>
            <w:color w:val="000000" w:themeColor="text1"/>
            <w:sz w:val="24"/>
            <w:szCs w:val="24"/>
            <w:rPrChange w:id="2284" w:author="Fabienne Schmaus" w:date="2026-05-11T13:03:00Z" w16du:dateUtc="2026-05-11T11:03:00Z">
              <w:rPr>
                <w:rFonts w:cstheme="minorHAnsi"/>
                <w:b/>
                <w:bCs/>
                <w:color w:val="000000" w:themeColor="text1"/>
              </w:rPr>
            </w:rPrChange>
          </w:rPr>
          <w:delText xml:space="preserve">: </w:delText>
        </w:r>
      </w:del>
      <w:r w:rsidRPr="00B8654C">
        <w:rPr>
          <w:rFonts w:cstheme="minorHAnsi"/>
          <w:color w:val="000000" w:themeColor="text1"/>
          <w:sz w:val="24"/>
          <w:szCs w:val="24"/>
          <w:rPrChange w:id="2285" w:author="Fabienne Schmaus" w:date="2026-05-11T13:03:00Z" w16du:dateUtc="2026-05-11T11:03:00Z">
            <w:rPr>
              <w:rFonts w:cstheme="minorHAnsi"/>
              <w:b/>
              <w:bCs/>
              <w:color w:val="000000" w:themeColor="text1"/>
            </w:rPr>
          </w:rPrChange>
        </w:rPr>
        <w:t>Lenas Geschichte</w:t>
      </w:r>
    </w:p>
    <w:tbl>
      <w:tblPr>
        <w:tblStyle w:val="Tabellenraster"/>
        <w:tblW w:w="0" w:type="auto"/>
        <w:tblLook w:val="04A0" w:firstRow="1" w:lastRow="0" w:firstColumn="1" w:lastColumn="0" w:noHBand="0" w:noVBand="1"/>
      </w:tblPr>
      <w:tblGrid>
        <w:gridCol w:w="10456"/>
      </w:tblGrid>
      <w:tr w:rsidR="00B8654C" w14:paraId="37652A52" w14:textId="77777777" w:rsidTr="00B8654C">
        <w:trPr>
          <w:ins w:id="2286" w:author="Fabienne Schmaus" w:date="2026-05-11T13:03:00Z"/>
        </w:trPr>
        <w:tc>
          <w:tcPr>
            <w:tcW w:w="10456" w:type="dxa"/>
          </w:tcPr>
          <w:p w14:paraId="20D5EBD7" w14:textId="77777777" w:rsidR="00B8654C" w:rsidRPr="002B6746" w:rsidRDefault="00B8654C" w:rsidP="00B8654C">
            <w:pPr>
              <w:rPr>
                <w:rFonts w:cstheme="minorHAnsi"/>
                <w:b/>
                <w:bCs/>
                <w:color w:val="000000" w:themeColor="text1"/>
              </w:rPr>
            </w:pPr>
            <w:commentRangeStart w:id="2287"/>
            <w:commentRangeStart w:id="2288"/>
            <w:r w:rsidRPr="002B6746">
              <w:rPr>
                <w:rFonts w:cstheme="minorHAnsi"/>
                <w:b/>
                <w:bCs/>
                <w:color w:val="000000" w:themeColor="text1"/>
              </w:rPr>
              <w:t>Lena und das Wundergetränk</w:t>
            </w:r>
            <w:commentRangeEnd w:id="2287"/>
            <w:r w:rsidRPr="002B6746">
              <w:rPr>
                <w:rStyle w:val="Kommentarzeichen"/>
                <w:rFonts w:cstheme="minorHAnsi"/>
                <w:b/>
                <w:bCs/>
                <w:color w:val="000000" w:themeColor="text1"/>
                <w:sz w:val="22"/>
                <w:szCs w:val="22"/>
              </w:rPr>
              <w:commentReference w:id="2287"/>
            </w:r>
            <w:commentRangeEnd w:id="2288"/>
            <w:r w:rsidRPr="002B6746">
              <w:rPr>
                <w:rStyle w:val="Kommentarzeichen"/>
                <w:rFonts w:cstheme="minorHAnsi"/>
                <w:b/>
                <w:bCs/>
                <w:color w:val="000000" w:themeColor="text1"/>
                <w:sz w:val="22"/>
                <w:szCs w:val="22"/>
              </w:rPr>
              <w:commentReference w:id="2288"/>
            </w:r>
          </w:p>
          <w:p w14:paraId="49C54FD3" w14:textId="77777777" w:rsidR="00B8654C" w:rsidRPr="002B6746" w:rsidRDefault="00B8654C" w:rsidP="00B8654C">
            <w:pPr>
              <w:rPr>
                <w:rFonts w:cstheme="minorHAnsi"/>
                <w:color w:val="000000" w:themeColor="text1"/>
              </w:rPr>
            </w:pPr>
            <w:r w:rsidRPr="002B6746">
              <w:rPr>
                <w:rFonts w:cstheme="minorHAnsi"/>
                <w:color w:val="000000" w:themeColor="text1"/>
              </w:rPr>
              <w:t>Lena ist neun Jahre alt und geht in die dritte Klasse. Sie hat eine beste Freundin, Mia, und einen kleinen Bruder, der manchmal nervt. Wie viele Kinder schaut Lena nach den Hausaufgaben gerne kurze Videos auf dem Tablet ihrer Mutter.</w:t>
            </w:r>
          </w:p>
          <w:p w14:paraId="31943EC0" w14:textId="77777777" w:rsidR="00B8654C" w:rsidRPr="002B6746" w:rsidRDefault="00B8654C" w:rsidP="00B8654C">
            <w:pPr>
              <w:rPr>
                <w:rFonts w:cstheme="minorHAnsi"/>
                <w:color w:val="000000" w:themeColor="text1"/>
              </w:rPr>
            </w:pPr>
            <w:r w:rsidRPr="002B6746">
              <w:rPr>
                <w:rFonts w:cstheme="minorHAnsi"/>
                <w:color w:val="000000" w:themeColor="text1"/>
              </w:rPr>
              <w:t xml:space="preserve">An einem Mittwochnachmittag stößt Lena auf einen bunten Clip. Eine fröhliche junge Frau hält eine grüne Flasche in die Kamera. Sie lächelt breit und sagt: </w:t>
            </w:r>
            <w:r>
              <w:rPr>
                <w:rFonts w:cstheme="minorHAnsi"/>
                <w:color w:val="000000" w:themeColor="text1"/>
              </w:rPr>
              <w:t>„</w:t>
            </w:r>
            <w:r w:rsidRPr="002B6746">
              <w:rPr>
                <w:rFonts w:cstheme="minorHAnsi"/>
                <w:color w:val="000000" w:themeColor="text1"/>
              </w:rPr>
              <w:t>Dieses Getränk – das macht dich nie wieder krank! Ich trinke es jeden Tag. Schaut mal, wie fit ich bin!</w:t>
            </w:r>
            <w:r>
              <w:rPr>
                <w:rFonts w:cstheme="minorHAnsi"/>
                <w:color w:val="000000" w:themeColor="text1"/>
              </w:rPr>
              <w:t>“</w:t>
            </w:r>
            <w:r w:rsidRPr="002B6746">
              <w:rPr>
                <w:rFonts w:cstheme="minorHAnsi"/>
                <w:color w:val="000000" w:themeColor="text1"/>
              </w:rPr>
              <w:t xml:space="preserve"> Die Frau hüpft, lacht, dreht sich. Im Hintergrund glitzert die Sonne. Alles sieht wunderschön und stark aus.</w:t>
            </w:r>
          </w:p>
          <w:p w14:paraId="1F381136" w14:textId="77777777" w:rsidR="00B8654C" w:rsidRPr="002B6746" w:rsidRDefault="00B8654C" w:rsidP="00B8654C">
            <w:pPr>
              <w:rPr>
                <w:rFonts w:cstheme="minorHAnsi"/>
                <w:color w:val="000000" w:themeColor="text1"/>
              </w:rPr>
            </w:pPr>
            <w:r w:rsidRPr="002B6746">
              <w:rPr>
                <w:rFonts w:cstheme="minorHAnsi"/>
                <w:color w:val="000000" w:themeColor="text1"/>
              </w:rPr>
              <w:t xml:space="preserve">Lena ist beeindruckt. Sie findet das toll. </w:t>
            </w:r>
            <w:r>
              <w:rPr>
                <w:rFonts w:cstheme="minorHAnsi"/>
                <w:color w:val="000000" w:themeColor="text1"/>
              </w:rPr>
              <w:t>„</w:t>
            </w:r>
            <w:r w:rsidRPr="002B6746">
              <w:rPr>
                <w:rFonts w:cstheme="minorHAnsi"/>
                <w:color w:val="000000" w:themeColor="text1"/>
              </w:rPr>
              <w:t>Wenn das stimmt</w:t>
            </w:r>
            <w:r>
              <w:rPr>
                <w:rFonts w:cstheme="minorHAnsi"/>
                <w:color w:val="000000" w:themeColor="text1"/>
              </w:rPr>
              <w:t>“</w:t>
            </w:r>
            <w:r w:rsidRPr="002B6746">
              <w:rPr>
                <w:rFonts w:cstheme="minorHAnsi"/>
                <w:color w:val="000000" w:themeColor="text1"/>
              </w:rPr>
              <w:t xml:space="preserve">, denkt sie, </w:t>
            </w:r>
            <w:r>
              <w:rPr>
                <w:rFonts w:cstheme="minorHAnsi"/>
                <w:color w:val="000000" w:themeColor="text1"/>
              </w:rPr>
              <w:t>„</w:t>
            </w:r>
            <w:r w:rsidRPr="002B6746">
              <w:rPr>
                <w:rFonts w:cstheme="minorHAnsi"/>
                <w:color w:val="000000" w:themeColor="text1"/>
              </w:rPr>
              <w:t>dann brauche ich nie wieder zur Ärztin zu gehen!</w:t>
            </w:r>
            <w:r>
              <w:rPr>
                <w:rFonts w:cstheme="minorHAnsi"/>
                <w:color w:val="000000" w:themeColor="text1"/>
              </w:rPr>
              <w:t>“</w:t>
            </w:r>
          </w:p>
          <w:p w14:paraId="44F906B4" w14:textId="77777777" w:rsidR="00B8654C" w:rsidRPr="002B6746" w:rsidRDefault="00B8654C" w:rsidP="00B8654C">
            <w:pPr>
              <w:rPr>
                <w:rFonts w:cstheme="minorHAnsi"/>
                <w:color w:val="000000" w:themeColor="text1"/>
              </w:rPr>
            </w:pPr>
            <w:r w:rsidRPr="002B6746">
              <w:rPr>
                <w:rFonts w:cstheme="minorHAnsi"/>
                <w:color w:val="000000" w:themeColor="text1"/>
              </w:rPr>
              <w:t xml:space="preserve">Am nächsten Morgen erzählt Lena ihrer besten Freundin Mia auf dem Schulhof davon: </w:t>
            </w:r>
            <w:r>
              <w:rPr>
                <w:rFonts w:cstheme="minorHAnsi"/>
                <w:color w:val="000000" w:themeColor="text1"/>
              </w:rPr>
              <w:t>„</w:t>
            </w:r>
            <w:r w:rsidRPr="002B6746">
              <w:rPr>
                <w:rFonts w:cstheme="minorHAnsi"/>
                <w:color w:val="000000" w:themeColor="text1"/>
              </w:rPr>
              <w:t>Stell dir vor, es gibt ein Getränk, davon wird man nie wieder krank!</w:t>
            </w:r>
            <w:r>
              <w:rPr>
                <w:rFonts w:cstheme="minorHAnsi"/>
                <w:color w:val="000000" w:themeColor="text1"/>
              </w:rPr>
              <w:t>“</w:t>
            </w:r>
            <w:r w:rsidRPr="002B6746">
              <w:rPr>
                <w:rFonts w:cstheme="minorHAnsi"/>
                <w:color w:val="000000" w:themeColor="text1"/>
              </w:rPr>
              <w:t xml:space="preserve"> Mia macht große Augen. Sie glaubt es sofort. Lena erzählt das ja so überzeugt – und Lena weiß doch immer, was gerade angesagt ist.</w:t>
            </w:r>
          </w:p>
          <w:p w14:paraId="2083092D" w14:textId="77777777" w:rsidR="00B8654C" w:rsidRPr="002B6746" w:rsidRDefault="00B8654C" w:rsidP="00B8654C">
            <w:pPr>
              <w:rPr>
                <w:rFonts w:cstheme="minorHAnsi"/>
                <w:color w:val="000000" w:themeColor="text1"/>
              </w:rPr>
            </w:pPr>
            <w:r w:rsidRPr="002B6746">
              <w:rPr>
                <w:rFonts w:cstheme="minorHAnsi"/>
                <w:color w:val="000000" w:themeColor="text1"/>
              </w:rPr>
              <w:t xml:space="preserve">Mittags zu Hause sitzt Mia mit ihrer Mutter am Küchentisch. </w:t>
            </w:r>
            <w:r>
              <w:rPr>
                <w:rFonts w:cstheme="minorHAnsi"/>
                <w:color w:val="000000" w:themeColor="text1"/>
              </w:rPr>
              <w:t>„</w:t>
            </w:r>
            <w:r w:rsidRPr="002B6746">
              <w:rPr>
                <w:rFonts w:cstheme="minorHAnsi"/>
                <w:color w:val="000000" w:themeColor="text1"/>
              </w:rPr>
              <w:t>Mama, Lena hat erzählt, dass es ein Getränk gibt, von dem man nie krank wird!</w:t>
            </w:r>
            <w:r>
              <w:rPr>
                <w:rFonts w:cstheme="minorHAnsi"/>
                <w:color w:val="000000" w:themeColor="text1"/>
              </w:rPr>
              <w:t>“</w:t>
            </w:r>
            <w:r w:rsidRPr="002B6746">
              <w:rPr>
                <w:rFonts w:cstheme="minorHAnsi"/>
                <w:color w:val="000000" w:themeColor="text1"/>
              </w:rPr>
              <w:t xml:space="preserve"> Mias Mutter schaut auf, etwas erstaunt. </w:t>
            </w:r>
            <w:r>
              <w:rPr>
                <w:rFonts w:cstheme="minorHAnsi"/>
                <w:color w:val="000000" w:themeColor="text1"/>
              </w:rPr>
              <w:t>„</w:t>
            </w:r>
            <w:r w:rsidRPr="002B6746">
              <w:rPr>
                <w:rFonts w:cstheme="minorHAnsi"/>
                <w:color w:val="000000" w:themeColor="text1"/>
              </w:rPr>
              <w:t>Wirklich? Wo hat sie das her?</w:t>
            </w:r>
            <w:r>
              <w:rPr>
                <w:rFonts w:cstheme="minorHAnsi"/>
                <w:color w:val="000000" w:themeColor="text1"/>
              </w:rPr>
              <w:t>“</w:t>
            </w:r>
            <w:r w:rsidRPr="002B6746">
              <w:rPr>
                <w:rFonts w:cstheme="minorHAnsi"/>
                <w:color w:val="000000" w:themeColor="text1"/>
              </w:rPr>
              <w:t xml:space="preserve"> – </w:t>
            </w:r>
            <w:r>
              <w:rPr>
                <w:rFonts w:cstheme="minorHAnsi"/>
                <w:color w:val="000000" w:themeColor="text1"/>
              </w:rPr>
              <w:t>„</w:t>
            </w:r>
            <w:r w:rsidRPr="002B6746">
              <w:rPr>
                <w:rFonts w:cstheme="minorHAnsi"/>
                <w:color w:val="000000" w:themeColor="text1"/>
              </w:rPr>
              <w:t>Aus einem Video.</w:t>
            </w:r>
            <w:r>
              <w:rPr>
                <w:rFonts w:cstheme="minorHAnsi"/>
                <w:color w:val="000000" w:themeColor="text1"/>
              </w:rPr>
              <w:t>“</w:t>
            </w:r>
            <w:r w:rsidRPr="002B6746">
              <w:rPr>
                <w:rFonts w:cstheme="minorHAnsi"/>
                <w:color w:val="000000" w:themeColor="text1"/>
              </w:rPr>
              <w:t xml:space="preserve"> Die Mutter zögert kurz. Aber Mia findet es so wichtig. Und wenn Lena das sagt … Am Wochenende kauft die Mutter eine Flasche von dem Getränk. Für die ganze Familie.</w:t>
            </w:r>
          </w:p>
          <w:p w14:paraId="5E03B865" w14:textId="77777777" w:rsidR="00B8654C" w:rsidRPr="002B6746" w:rsidRDefault="00B8654C" w:rsidP="00B8654C">
            <w:pPr>
              <w:rPr>
                <w:rFonts w:cstheme="minorHAnsi"/>
                <w:color w:val="000000" w:themeColor="text1"/>
              </w:rPr>
            </w:pPr>
            <w:r w:rsidRPr="002B6746">
              <w:rPr>
                <w:rFonts w:cstheme="minorHAnsi"/>
                <w:color w:val="000000" w:themeColor="text1"/>
              </w:rPr>
              <w:t>Drei Wochen später wird Mias kleiner Bruder trotzdem krank. Erkältung, Husten, drei Tage Bett. Mia ist verwirrt. Hatte das Getränk nicht versprochen, dass keiner mehr krank wird?</w:t>
            </w:r>
          </w:p>
          <w:p w14:paraId="4FC5EB9C" w14:textId="0789C127" w:rsidR="00B8654C" w:rsidRPr="002B6746" w:rsidDel="00B8654C" w:rsidRDefault="00B8654C" w:rsidP="00B8654C">
            <w:pPr>
              <w:rPr>
                <w:del w:id="2289" w:author="Fabienne Schmaus" w:date="2026-05-11T13:04:00Z" w16du:dateUtc="2026-05-11T11:04:00Z"/>
                <w:rFonts w:cstheme="minorHAnsi"/>
                <w:color w:val="000000" w:themeColor="text1"/>
              </w:rPr>
            </w:pPr>
            <w:commentRangeStart w:id="2290"/>
            <w:commentRangeStart w:id="2291"/>
            <w:r w:rsidRPr="002B6746">
              <w:rPr>
                <w:rFonts w:cstheme="minorHAnsi"/>
                <w:color w:val="000000" w:themeColor="text1"/>
              </w:rPr>
              <w:t>Aber stimmt das eigentlich überhaupt, was Lena im Video gesehen hat? Hat irgendjemand nachgefragt? Die Frau im Video, Lena, Mia, die Mutter, der kleine Bruder? Wer hätte fragen können</w:t>
            </w:r>
            <w:ins w:id="2292" w:author="Fabienne Schmaus" w:date="2026-05-11T13:04:00Z" w16du:dateUtc="2026-05-11T11:04:00Z">
              <w:r>
                <w:rPr>
                  <w:rFonts w:cstheme="minorHAnsi"/>
                  <w:color w:val="000000" w:themeColor="text1"/>
                </w:rPr>
                <w:t>? U</w:t>
              </w:r>
            </w:ins>
            <w:del w:id="2293" w:author="Fabienne Schmaus" w:date="2026-05-11T13:04:00Z" w16du:dateUtc="2026-05-11T11:04:00Z">
              <w:r w:rsidRPr="002B6746" w:rsidDel="00B8654C">
                <w:rPr>
                  <w:rFonts w:cstheme="minorHAnsi"/>
                  <w:color w:val="000000" w:themeColor="text1"/>
                </w:rPr>
                <w:delText xml:space="preserve"> – u</w:delText>
              </w:r>
            </w:del>
            <w:r w:rsidRPr="002B6746">
              <w:rPr>
                <w:rFonts w:cstheme="minorHAnsi"/>
                <w:color w:val="000000" w:themeColor="text1"/>
              </w:rPr>
              <w:t>nd bei wem?</w:t>
            </w:r>
            <w:commentRangeEnd w:id="2290"/>
            <w:r w:rsidRPr="002B6746">
              <w:rPr>
                <w:rStyle w:val="Kommentarzeichen"/>
                <w:rFonts w:cstheme="minorHAnsi"/>
                <w:color w:val="000000" w:themeColor="text1"/>
                <w:sz w:val="22"/>
                <w:szCs w:val="22"/>
              </w:rPr>
              <w:commentReference w:id="2290"/>
            </w:r>
            <w:commentRangeEnd w:id="2291"/>
            <w:r w:rsidRPr="002B6746">
              <w:rPr>
                <w:rStyle w:val="Kommentarzeichen"/>
                <w:rFonts w:cstheme="minorHAnsi"/>
                <w:color w:val="000000" w:themeColor="text1"/>
                <w:sz w:val="22"/>
                <w:szCs w:val="22"/>
              </w:rPr>
              <w:commentReference w:id="2291"/>
            </w:r>
          </w:p>
          <w:p w14:paraId="76EC8F3E" w14:textId="6F5158FC" w:rsidR="00B8654C" w:rsidRPr="002B6746" w:rsidDel="00B8654C" w:rsidRDefault="00B8654C" w:rsidP="00B8654C">
            <w:pPr>
              <w:rPr>
                <w:del w:id="2294" w:author="Fabienne Schmaus" w:date="2026-05-11T13:04:00Z" w16du:dateUtc="2026-05-11T11:04:00Z"/>
                <w:rFonts w:cstheme="minorHAnsi"/>
                <w:color w:val="000000" w:themeColor="text1"/>
              </w:rPr>
            </w:pPr>
            <w:del w:id="2295" w:author="Fabienne Schmaus" w:date="2026-05-11T13:04:00Z" w16du:dateUtc="2026-05-11T11:04:00Z">
              <w:r w:rsidRPr="002B6746" w:rsidDel="00B8654C">
                <w:rPr>
                  <w:rFonts w:cstheme="minorHAnsi"/>
                  <w:i/>
                  <w:iCs/>
                  <w:color w:val="000000" w:themeColor="text1"/>
                </w:rPr>
                <w:delText>(338 Wörter)</w:delText>
              </w:r>
            </w:del>
          </w:p>
          <w:p w14:paraId="4B19C9F2" w14:textId="77777777" w:rsidR="00B8654C" w:rsidRDefault="00B8654C" w:rsidP="008A0BA9">
            <w:pPr>
              <w:rPr>
                <w:ins w:id="2296" w:author="Fabienne Schmaus" w:date="2026-05-11T13:03:00Z" w16du:dateUtc="2026-05-11T11:03:00Z"/>
                <w:rFonts w:cstheme="minorHAnsi"/>
                <w:color w:val="000000" w:themeColor="text1"/>
              </w:rPr>
            </w:pPr>
          </w:p>
        </w:tc>
      </w:tr>
    </w:tbl>
    <w:p w14:paraId="079A7609" w14:textId="77777777" w:rsidR="00B8654C" w:rsidRPr="00B8654C" w:rsidRDefault="00B8654C" w:rsidP="008A0BA9">
      <w:pPr>
        <w:rPr>
          <w:ins w:id="2297" w:author="Fabienne Schmaus" w:date="2026-05-11T13:03:00Z" w16du:dateUtc="2026-05-11T11:03:00Z"/>
          <w:rFonts w:cstheme="minorHAnsi"/>
          <w:color w:val="000000" w:themeColor="text1"/>
          <w:rPrChange w:id="2298" w:author="Fabienne Schmaus" w:date="2026-05-11T13:03:00Z" w16du:dateUtc="2026-05-11T11:03:00Z">
            <w:rPr>
              <w:ins w:id="2299" w:author="Fabienne Schmaus" w:date="2026-05-11T13:03:00Z" w16du:dateUtc="2026-05-11T11:03:00Z"/>
              <w:rFonts w:cstheme="minorHAnsi"/>
              <w:b/>
              <w:bCs/>
              <w:color w:val="000000" w:themeColor="text1"/>
            </w:rPr>
          </w:rPrChange>
        </w:rPr>
      </w:pPr>
    </w:p>
    <w:p w14:paraId="2CFA31BB" w14:textId="3CD57C9E" w:rsidR="008A0BA9" w:rsidRPr="00B8654C" w:rsidRDefault="00B8654C" w:rsidP="008A0BA9">
      <w:pPr>
        <w:rPr>
          <w:rFonts w:cstheme="minorHAnsi"/>
          <w:i/>
          <w:iCs/>
          <w:color w:val="000000" w:themeColor="text1"/>
        </w:rPr>
      </w:pPr>
      <w:ins w:id="2300" w:author="Fabienne Schmaus" w:date="2026-05-11T13:05:00Z" w16du:dateUtc="2026-05-11T11:05:00Z">
        <w:r w:rsidRPr="00B8654C">
          <w:rPr>
            <w:rFonts w:cstheme="minorHAnsi"/>
            <w:i/>
            <w:iCs/>
            <w:color w:val="000000" w:themeColor="text1"/>
          </w:rPr>
          <w:t xml:space="preserve">Beantworte die </w:t>
        </w:r>
        <w:commentRangeStart w:id="2301"/>
        <w:r w:rsidRPr="00B8654C">
          <w:rPr>
            <w:rFonts w:cstheme="minorHAnsi"/>
            <w:i/>
            <w:iCs/>
            <w:color w:val="000000" w:themeColor="text1"/>
          </w:rPr>
          <w:t>Fragen</w:t>
        </w:r>
      </w:ins>
      <w:commentRangeEnd w:id="2301"/>
      <w:r w:rsidRPr="00B8654C">
        <w:rPr>
          <w:rStyle w:val="Kommentarzeichen"/>
          <w:rFonts w:cstheme="minorHAnsi"/>
          <w:i/>
          <w:iCs/>
          <w:color w:val="000000" w:themeColor="text1"/>
          <w:sz w:val="22"/>
          <w:szCs w:val="22"/>
        </w:rPr>
        <w:commentReference w:id="2301"/>
      </w:r>
      <w:ins w:id="2302" w:author="Fabienne Schmaus" w:date="2026-05-11T13:05:00Z" w16du:dateUtc="2026-05-11T11:05:00Z">
        <w:r w:rsidRPr="00B8654C">
          <w:rPr>
            <w:rFonts w:cstheme="minorHAnsi"/>
            <w:i/>
            <w:iCs/>
            <w:color w:val="000000" w:themeColor="text1"/>
          </w:rPr>
          <w:t>.</w:t>
        </w:r>
      </w:ins>
      <w:del w:id="2303" w:author="Fabienne Schmaus" w:date="2026-05-11T13:05:00Z" w16du:dateUtc="2026-05-11T11:05:00Z">
        <w:r w:rsidR="008A0BA9" w:rsidRPr="00B8654C" w:rsidDel="00B8654C">
          <w:rPr>
            <w:rFonts w:cstheme="minorHAnsi"/>
            <w:i/>
            <w:iCs/>
            <w:color w:val="000000" w:themeColor="text1"/>
          </w:rPr>
          <w:delText>Gesprächsfragen im Sitzkreis (unverändert übernommen, ergänzt)</w:delText>
        </w:r>
      </w:del>
    </w:p>
    <w:p w14:paraId="15528D02" w14:textId="541779FB" w:rsidR="008A0BA9" w:rsidRPr="00B8654C" w:rsidRDefault="008A0BA9" w:rsidP="008A0BA9">
      <w:pPr>
        <w:numPr>
          <w:ilvl w:val="0"/>
          <w:numId w:val="71"/>
        </w:numPr>
        <w:rPr>
          <w:rFonts w:cstheme="minorHAnsi"/>
          <w:color w:val="000000" w:themeColor="text1"/>
        </w:rPr>
      </w:pPr>
      <w:r>
        <w:rPr>
          <w:rFonts w:cstheme="minorHAnsi"/>
          <w:i/>
          <w:iCs/>
          <w:color w:val="000000" w:themeColor="text1"/>
        </w:rPr>
        <w:t>„</w:t>
      </w:r>
      <w:r w:rsidRPr="00B8654C">
        <w:rPr>
          <w:rFonts w:cstheme="minorHAnsi"/>
          <w:color w:val="000000" w:themeColor="text1"/>
        </w:rPr>
        <w:t>Was ist hier passiert? Erzählt es nochmal mit euren Worten.“</w:t>
      </w:r>
    </w:p>
    <w:p w14:paraId="1AF83070" w14:textId="704AF791" w:rsidR="008A0BA9" w:rsidRPr="00B8654C" w:rsidRDefault="008A0BA9" w:rsidP="008A0BA9">
      <w:pPr>
        <w:numPr>
          <w:ilvl w:val="0"/>
          <w:numId w:val="71"/>
        </w:numPr>
        <w:rPr>
          <w:rFonts w:cstheme="minorHAnsi"/>
          <w:color w:val="000000" w:themeColor="text1"/>
        </w:rPr>
      </w:pPr>
      <w:r w:rsidRPr="00B8654C">
        <w:rPr>
          <w:rFonts w:cstheme="minorHAnsi"/>
          <w:color w:val="000000" w:themeColor="text1"/>
        </w:rPr>
        <w:t>„Wer hat es Mias Mutter erzählt – und wer hat es eigentlich zuerst gesagt?“</w:t>
      </w:r>
    </w:p>
    <w:p w14:paraId="3E6700B2" w14:textId="0363B7A5" w:rsidR="008A0BA9" w:rsidRPr="00B8654C" w:rsidRDefault="008A0BA9" w:rsidP="008A0BA9">
      <w:pPr>
        <w:numPr>
          <w:ilvl w:val="0"/>
          <w:numId w:val="71"/>
        </w:numPr>
        <w:rPr>
          <w:rFonts w:cstheme="minorHAnsi"/>
          <w:color w:val="000000" w:themeColor="text1"/>
        </w:rPr>
      </w:pPr>
      <w:r w:rsidRPr="00B8654C">
        <w:rPr>
          <w:rFonts w:cstheme="minorHAnsi"/>
          <w:color w:val="000000" w:themeColor="text1"/>
        </w:rPr>
        <w:t>„Hat irgendjemand geprüft, ob das stimmt?“</w:t>
      </w:r>
    </w:p>
    <w:p w14:paraId="1092757F" w14:textId="4D9C393F" w:rsidR="008A0BA9" w:rsidRPr="00B8654C" w:rsidRDefault="008A0BA9" w:rsidP="008A0BA9">
      <w:pPr>
        <w:numPr>
          <w:ilvl w:val="0"/>
          <w:numId w:val="71"/>
        </w:numPr>
        <w:rPr>
          <w:rFonts w:cstheme="minorHAnsi"/>
          <w:color w:val="000000" w:themeColor="text1"/>
        </w:rPr>
      </w:pPr>
      <w:r w:rsidRPr="00B8654C">
        <w:rPr>
          <w:rFonts w:cstheme="minorHAnsi"/>
          <w:color w:val="000000" w:themeColor="text1"/>
        </w:rPr>
        <w:t>„Wer hätte fragen können – und bei wem?“</w:t>
      </w:r>
    </w:p>
    <w:p w14:paraId="5DB251E4" w14:textId="12E4A3AC" w:rsidR="008A0BA9" w:rsidRPr="00B8654C" w:rsidRDefault="008A0BA9" w:rsidP="008A0BA9">
      <w:pPr>
        <w:numPr>
          <w:ilvl w:val="0"/>
          <w:numId w:val="71"/>
        </w:numPr>
        <w:rPr>
          <w:rFonts w:cstheme="minorHAnsi"/>
          <w:color w:val="000000" w:themeColor="text1"/>
        </w:rPr>
      </w:pPr>
      <w:r w:rsidRPr="00B8654C">
        <w:rPr>
          <w:rFonts w:cstheme="minorHAnsi"/>
          <w:color w:val="000000" w:themeColor="text1"/>
        </w:rPr>
        <w:t>„Warum hat Lena der Frau im Video geglaubt, glaubt ihr?“ (neu, optional)</w:t>
      </w:r>
    </w:p>
    <w:p w14:paraId="1CFC7FFB" w14:textId="6F1F49E1" w:rsidR="008A0BA9" w:rsidRPr="00B8654C" w:rsidRDefault="008A0BA9" w:rsidP="008A0BA9">
      <w:pPr>
        <w:numPr>
          <w:ilvl w:val="0"/>
          <w:numId w:val="71"/>
        </w:numPr>
        <w:rPr>
          <w:rFonts w:cstheme="minorHAnsi"/>
          <w:color w:val="000000" w:themeColor="text1"/>
        </w:rPr>
      </w:pPr>
      <w:commentRangeStart w:id="2304"/>
      <w:r w:rsidRPr="00B8654C">
        <w:rPr>
          <w:rFonts w:cstheme="minorHAnsi"/>
          <w:color w:val="000000" w:themeColor="text1"/>
        </w:rPr>
        <w:t>*</w:t>
      </w:r>
      <w:commentRangeEnd w:id="2304"/>
      <w:r w:rsidR="00B8654C" w:rsidRPr="00B8654C">
        <w:rPr>
          <w:rStyle w:val="Kommentarzeichen"/>
          <w:rFonts w:cstheme="minorHAnsi"/>
          <w:color w:val="000000" w:themeColor="text1"/>
          <w:sz w:val="22"/>
          <w:szCs w:val="22"/>
        </w:rPr>
        <w:commentReference w:id="2304"/>
      </w:r>
      <w:r w:rsidRPr="00B8654C">
        <w:rPr>
          <w:rFonts w:cstheme="minorHAnsi"/>
          <w:color w:val="000000" w:themeColor="text1"/>
        </w:rPr>
        <w:t>“Kennst du das auch? Hat dir schon mal jemand etwas erzählt, das dann nicht stimmte?“</w:t>
      </w:r>
    </w:p>
    <w:p w14:paraId="1DC68618" w14:textId="77777777" w:rsidR="008A0BA9" w:rsidRPr="00B8654C" w:rsidRDefault="008A0BA9" w:rsidP="008A0BA9">
      <w:pPr>
        <w:rPr>
          <w:rFonts w:cstheme="minorHAnsi"/>
          <w:b/>
          <w:bCs/>
          <w:color w:val="000000" w:themeColor="text1"/>
        </w:rPr>
      </w:pPr>
    </w:p>
    <w:p w14:paraId="64130C40" w14:textId="77777777" w:rsidR="008A0BA9" w:rsidRDefault="008A0BA9" w:rsidP="008A0BA9">
      <w:pPr>
        <w:rPr>
          <w:rFonts w:cstheme="minorHAnsi"/>
          <w:b/>
          <w:bCs/>
          <w:color w:val="000000" w:themeColor="text1"/>
        </w:rPr>
      </w:pPr>
    </w:p>
    <w:p w14:paraId="49C9E2AB" w14:textId="77777777" w:rsidR="008A0BA9" w:rsidRDefault="008A0BA9" w:rsidP="008A0BA9">
      <w:pPr>
        <w:rPr>
          <w:rFonts w:cstheme="minorHAnsi"/>
          <w:b/>
          <w:bCs/>
          <w:color w:val="000000" w:themeColor="text1"/>
        </w:rPr>
      </w:pPr>
      <w:r>
        <w:rPr>
          <w:rFonts w:cstheme="minorHAnsi"/>
          <w:b/>
          <w:bCs/>
          <w:color w:val="000000" w:themeColor="text1"/>
        </w:rPr>
        <w:br w:type="page"/>
      </w:r>
    </w:p>
    <w:p w14:paraId="4810AF71" w14:textId="77777777" w:rsidR="008A0BA9" w:rsidRPr="00837C6B" w:rsidRDefault="008A0BA9" w:rsidP="008A0BA9">
      <w:pPr>
        <w:spacing w:after="0" w:line="276" w:lineRule="auto"/>
        <w:rPr>
          <w:ins w:id="2305" w:author="Fabienne Schmaus" w:date="2026-05-11T09:01:00Z" w16du:dateUtc="2026-05-11T07:01:00Z"/>
          <w:rFonts w:cstheme="minorHAnsi"/>
          <w:sz w:val="24"/>
          <w:szCs w:val="24"/>
        </w:rPr>
      </w:pPr>
      <w:ins w:id="2306" w:author="Fabienne Schmaus" w:date="2026-05-11T09:01:00Z" w16du:dateUtc="2026-05-11T07:01:00Z">
        <w:r w:rsidRPr="00837C6B">
          <w:rPr>
            <w:rFonts w:cstheme="minorHAnsi"/>
            <w:sz w:val="24"/>
            <w:szCs w:val="24"/>
            <w:highlight w:val="yellow"/>
          </w:rPr>
          <w:lastRenderedPageBreak/>
          <w:t>((</w:t>
        </w:r>
        <w:r>
          <w:rPr>
            <w:rFonts w:cstheme="minorHAnsi"/>
            <w:sz w:val="24"/>
            <w:szCs w:val="24"/>
            <w:highlight w:val="yellow"/>
          </w:rPr>
          <w:t>Seite xx</w:t>
        </w:r>
        <w:r w:rsidRPr="00162B31">
          <w:rPr>
            <w:rFonts w:cstheme="minorHAnsi"/>
            <w:sz w:val="24"/>
            <w:szCs w:val="24"/>
            <w:highlight w:val="yellow"/>
          </w:rPr>
          <w:t>)) ((Arbeitsblatt bitte luftig gestalten: Zielgruppe ist die Grundschule!))</w:t>
        </w:r>
      </w:ins>
    </w:p>
    <w:p w14:paraId="0F78FC5B" w14:textId="09CA44D0" w:rsidR="008A0BA9" w:rsidRPr="00B8654C" w:rsidRDefault="008A0BA9" w:rsidP="008A0BA9">
      <w:pPr>
        <w:rPr>
          <w:rFonts w:cstheme="minorHAnsi"/>
          <w:color w:val="000000" w:themeColor="text1"/>
        </w:rPr>
      </w:pPr>
      <w:ins w:id="2307" w:author="Fabienne Schmaus" w:date="2026-05-11T09:01:00Z" w16du:dateUtc="2026-05-11T07:01:00Z">
        <w:r w:rsidRPr="00837C6B">
          <w:rPr>
            <w:rFonts w:cstheme="minorHAnsi"/>
            <w:b/>
            <w:bCs/>
            <w:sz w:val="24"/>
            <w:szCs w:val="24"/>
          </w:rPr>
          <w:t>Primarstufe – Arbeitsblatt</w:t>
        </w:r>
        <w:r w:rsidRPr="008B18AC" w:rsidDel="00DB6F53">
          <w:rPr>
            <w:rFonts w:cstheme="minorHAnsi"/>
            <w:b/>
            <w:bCs/>
            <w:color w:val="000000" w:themeColor="text1"/>
          </w:rPr>
          <w:t xml:space="preserve"> </w:t>
        </w:r>
      </w:ins>
      <w:del w:id="2308" w:author="Fabienne Schmaus" w:date="2026-05-11T09:01:00Z" w16du:dateUtc="2026-05-11T07:01:00Z">
        <w:r w:rsidRPr="008B18AC" w:rsidDel="00DB6F53">
          <w:rPr>
            <w:rFonts w:cstheme="minorHAnsi"/>
            <w:b/>
            <w:bCs/>
            <w:color w:val="000000" w:themeColor="text1"/>
          </w:rPr>
          <w:delText>Primarstufe A</w:delText>
        </w:r>
        <w:r w:rsidDel="00DB6F53">
          <w:rPr>
            <w:rFonts w:cstheme="minorHAnsi"/>
            <w:b/>
            <w:bCs/>
            <w:color w:val="000000" w:themeColor="text1"/>
          </w:rPr>
          <w:delText>rbeitsblatt</w:delText>
        </w:r>
        <w:r w:rsidRPr="008B18AC" w:rsidDel="00DB6F53">
          <w:rPr>
            <w:rFonts w:cstheme="minorHAnsi"/>
            <w:b/>
            <w:bCs/>
            <w:color w:val="000000" w:themeColor="text1"/>
          </w:rPr>
          <w:delText xml:space="preserve"> </w:delText>
        </w:r>
      </w:del>
      <w:r>
        <w:rPr>
          <w:rFonts w:cstheme="minorHAnsi"/>
          <w:b/>
          <w:bCs/>
          <w:color w:val="000000" w:themeColor="text1"/>
        </w:rPr>
        <w:t>2</w:t>
      </w:r>
      <w:r w:rsidR="00B8654C">
        <w:rPr>
          <w:rFonts w:cstheme="minorHAnsi"/>
          <w:b/>
          <w:bCs/>
          <w:color w:val="000000" w:themeColor="text1"/>
        </w:rPr>
        <w:br/>
      </w:r>
      <w:r w:rsidRPr="00B8654C">
        <w:rPr>
          <w:rFonts w:cstheme="minorHAnsi"/>
          <w:color w:val="000000" w:themeColor="text1"/>
        </w:rPr>
        <w:t>Die drei Detektiv-Fragen</w:t>
      </w:r>
      <w:r w:rsidR="00B8654C" w:rsidRPr="00B8654C">
        <w:rPr>
          <w:rFonts w:cstheme="minorHAnsi"/>
          <w:color w:val="000000" w:themeColor="text1"/>
        </w:rPr>
        <w:t xml:space="preserve"> – Stimmt das wirklich?</w:t>
      </w:r>
    </w:p>
    <w:p w14:paraId="2F75EBFA" w14:textId="51775E49" w:rsidR="008A0BA9" w:rsidRPr="00B8654C" w:rsidRDefault="008A0BA9" w:rsidP="008A0BA9">
      <w:pPr>
        <w:rPr>
          <w:rFonts w:cstheme="minorHAnsi"/>
          <w:i/>
          <w:iCs/>
          <w:color w:val="000000" w:themeColor="text1"/>
        </w:rPr>
      </w:pPr>
      <w:r w:rsidRPr="00B8654C">
        <w:rPr>
          <w:rFonts w:cstheme="minorHAnsi"/>
          <w:i/>
          <w:iCs/>
          <w:color w:val="000000" w:themeColor="text1"/>
        </w:rPr>
        <w:t xml:space="preserve">Wenn du hörst, dass etwas gesund </w:t>
      </w:r>
      <w:r w:rsidR="00B8654C">
        <w:rPr>
          <w:rFonts w:cstheme="minorHAnsi"/>
          <w:i/>
          <w:iCs/>
          <w:color w:val="000000" w:themeColor="text1"/>
        </w:rPr>
        <w:t>ist, dann stell dir immer diese Fragen.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9"/>
        <w:gridCol w:w="7767"/>
      </w:tblGrid>
      <w:tr w:rsidR="00B8654C" w:rsidRPr="008B18AC" w14:paraId="7E816009" w14:textId="77777777" w:rsidTr="00B8654C">
        <w:trPr>
          <w:tblHeader/>
          <w:tblCellSpacing w:w="15" w:type="dxa"/>
        </w:trPr>
        <w:tc>
          <w:tcPr>
            <w:tcW w:w="2644" w:type="dxa"/>
            <w:vAlign w:val="center"/>
            <w:hideMark/>
          </w:tcPr>
          <w:p w14:paraId="1981ADAB" w14:textId="17C1AB11" w:rsidR="00B8654C" w:rsidRPr="008B18AC" w:rsidRDefault="00B8654C" w:rsidP="008422CD">
            <w:pPr>
              <w:rPr>
                <w:rFonts w:cstheme="minorHAnsi"/>
                <w:b/>
                <w:bCs/>
                <w:color w:val="000000" w:themeColor="text1"/>
              </w:rPr>
            </w:pPr>
            <w:r w:rsidRPr="008B18AC">
              <w:rPr>
                <w:rFonts w:cstheme="minorHAnsi"/>
                <w:b/>
                <w:bCs/>
                <w:color w:val="000000" w:themeColor="text1"/>
              </w:rPr>
              <w:t>Frage</w:t>
            </w:r>
            <w:r>
              <w:rPr>
                <w:rFonts w:cstheme="minorHAnsi"/>
                <w:b/>
                <w:bCs/>
                <w:color w:val="000000" w:themeColor="text1"/>
              </w:rPr>
              <w:t>n</w:t>
            </w:r>
          </w:p>
        </w:tc>
        <w:tc>
          <w:tcPr>
            <w:tcW w:w="7722" w:type="dxa"/>
            <w:vAlign w:val="center"/>
            <w:hideMark/>
          </w:tcPr>
          <w:p w14:paraId="1EF029D4" w14:textId="77777777" w:rsidR="00B8654C" w:rsidRPr="008B18AC" w:rsidRDefault="00B8654C" w:rsidP="008422CD">
            <w:pPr>
              <w:rPr>
                <w:rFonts w:cstheme="minorHAnsi"/>
                <w:b/>
                <w:bCs/>
                <w:color w:val="000000" w:themeColor="text1"/>
              </w:rPr>
            </w:pPr>
            <w:r w:rsidRPr="008B18AC">
              <w:rPr>
                <w:rFonts w:cstheme="minorHAnsi"/>
                <w:b/>
                <w:bCs/>
                <w:color w:val="000000" w:themeColor="text1"/>
              </w:rPr>
              <w:t>Was bedeutet das?</w:t>
            </w:r>
          </w:p>
        </w:tc>
      </w:tr>
      <w:tr w:rsidR="00B8654C" w:rsidRPr="008B18AC" w14:paraId="14ABEF1D" w14:textId="77777777" w:rsidTr="00B8654C">
        <w:trPr>
          <w:tblCellSpacing w:w="15" w:type="dxa"/>
        </w:trPr>
        <w:tc>
          <w:tcPr>
            <w:tcW w:w="2644" w:type="dxa"/>
            <w:vAlign w:val="center"/>
            <w:hideMark/>
          </w:tcPr>
          <w:p w14:paraId="07C90B17" w14:textId="77777777" w:rsidR="00B8654C" w:rsidRPr="00B8654C" w:rsidRDefault="00B8654C" w:rsidP="008422CD">
            <w:pPr>
              <w:rPr>
                <w:rFonts w:cstheme="minorHAnsi"/>
                <w:color w:val="000000" w:themeColor="text1"/>
              </w:rPr>
            </w:pPr>
            <w:r w:rsidRPr="00B8654C">
              <w:rPr>
                <w:rFonts w:cstheme="minorHAnsi"/>
                <w:color w:val="000000" w:themeColor="text1"/>
              </w:rPr>
              <w:t>Wer sagt das?</w:t>
            </w:r>
          </w:p>
        </w:tc>
        <w:tc>
          <w:tcPr>
            <w:tcW w:w="7722" w:type="dxa"/>
            <w:vAlign w:val="center"/>
            <w:hideMark/>
          </w:tcPr>
          <w:p w14:paraId="46BB25F4" w14:textId="613F0103" w:rsidR="00B8654C" w:rsidRPr="008B18AC" w:rsidRDefault="00B8654C" w:rsidP="008422CD">
            <w:pPr>
              <w:rPr>
                <w:rFonts w:cstheme="minorHAnsi"/>
                <w:color w:val="000000" w:themeColor="text1"/>
              </w:rPr>
            </w:pPr>
            <w:r w:rsidRPr="008B18AC">
              <w:rPr>
                <w:rFonts w:cstheme="minorHAnsi"/>
                <w:color w:val="000000" w:themeColor="text1"/>
              </w:rPr>
              <w:t xml:space="preserve">Mama, </w:t>
            </w:r>
            <w:r>
              <w:rPr>
                <w:rFonts w:cstheme="minorHAnsi"/>
                <w:color w:val="000000" w:themeColor="text1"/>
              </w:rPr>
              <w:t xml:space="preserve">Papa, </w:t>
            </w:r>
            <w:r w:rsidRPr="008B18AC">
              <w:rPr>
                <w:rFonts w:cstheme="minorHAnsi"/>
                <w:color w:val="000000" w:themeColor="text1"/>
              </w:rPr>
              <w:t>ein</w:t>
            </w:r>
            <w:r>
              <w:rPr>
                <w:rFonts w:cstheme="minorHAnsi"/>
                <w:color w:val="000000" w:themeColor="text1"/>
              </w:rPr>
              <w:t>e Ärztin oder ein</w:t>
            </w:r>
            <w:r w:rsidRPr="008B18AC">
              <w:rPr>
                <w:rFonts w:cstheme="minorHAnsi"/>
                <w:color w:val="000000" w:themeColor="text1"/>
              </w:rPr>
              <w:t xml:space="preserve"> Arzt, jemand im Internet, ein</w:t>
            </w:r>
            <w:r>
              <w:rPr>
                <w:rFonts w:cstheme="minorHAnsi"/>
                <w:color w:val="000000" w:themeColor="text1"/>
              </w:rPr>
              <w:t>e Freundin oder ein</w:t>
            </w:r>
            <w:r w:rsidRPr="008B18AC">
              <w:rPr>
                <w:rFonts w:cstheme="minorHAnsi"/>
                <w:color w:val="000000" w:themeColor="text1"/>
              </w:rPr>
              <w:t xml:space="preserve"> Freund?</w:t>
            </w:r>
          </w:p>
        </w:tc>
      </w:tr>
      <w:tr w:rsidR="00B8654C" w:rsidRPr="008B18AC" w14:paraId="236D65F2" w14:textId="77777777" w:rsidTr="00B8654C">
        <w:trPr>
          <w:tblCellSpacing w:w="15" w:type="dxa"/>
        </w:trPr>
        <w:tc>
          <w:tcPr>
            <w:tcW w:w="2644" w:type="dxa"/>
            <w:vAlign w:val="center"/>
            <w:hideMark/>
          </w:tcPr>
          <w:p w14:paraId="75A30ECD" w14:textId="77777777" w:rsidR="00B8654C" w:rsidRPr="00B8654C" w:rsidRDefault="00B8654C" w:rsidP="008422CD">
            <w:pPr>
              <w:rPr>
                <w:rFonts w:cstheme="minorHAnsi"/>
                <w:color w:val="000000" w:themeColor="text1"/>
              </w:rPr>
            </w:pPr>
            <w:r w:rsidRPr="00B8654C">
              <w:rPr>
                <w:rFonts w:cstheme="minorHAnsi"/>
                <w:color w:val="000000" w:themeColor="text1"/>
              </w:rPr>
              <w:t>Warum sagt die Person das?</w:t>
            </w:r>
          </w:p>
        </w:tc>
        <w:tc>
          <w:tcPr>
            <w:tcW w:w="7722" w:type="dxa"/>
            <w:vAlign w:val="center"/>
            <w:hideMark/>
          </w:tcPr>
          <w:p w14:paraId="0B7BB221" w14:textId="0567A7D6" w:rsidR="00B8654C" w:rsidRPr="008B18AC" w:rsidRDefault="00B8654C" w:rsidP="008422CD">
            <w:pPr>
              <w:rPr>
                <w:rFonts w:cstheme="minorHAnsi"/>
                <w:color w:val="000000" w:themeColor="text1"/>
              </w:rPr>
            </w:pPr>
            <w:r w:rsidRPr="008B18AC">
              <w:rPr>
                <w:rFonts w:cstheme="minorHAnsi"/>
                <w:color w:val="000000" w:themeColor="text1"/>
              </w:rPr>
              <w:t xml:space="preserve">Will mir </w:t>
            </w:r>
            <w:r>
              <w:rPr>
                <w:rFonts w:cstheme="minorHAnsi"/>
                <w:color w:val="000000" w:themeColor="text1"/>
              </w:rPr>
              <w:t xml:space="preserve">diese Person </w:t>
            </w:r>
            <w:r w:rsidRPr="008B18AC">
              <w:rPr>
                <w:rFonts w:cstheme="minorHAnsi"/>
                <w:color w:val="000000" w:themeColor="text1"/>
              </w:rPr>
              <w:t>helfen? Will sie etwas verkaufen? Will sie wichtig wirken?</w:t>
            </w:r>
          </w:p>
        </w:tc>
      </w:tr>
      <w:tr w:rsidR="00B8654C" w:rsidRPr="008B18AC" w14:paraId="1E67728D" w14:textId="77777777" w:rsidTr="00B8654C">
        <w:trPr>
          <w:tblCellSpacing w:w="15" w:type="dxa"/>
        </w:trPr>
        <w:tc>
          <w:tcPr>
            <w:tcW w:w="2644" w:type="dxa"/>
            <w:vAlign w:val="center"/>
            <w:hideMark/>
          </w:tcPr>
          <w:p w14:paraId="319FE382" w14:textId="77777777" w:rsidR="00B8654C" w:rsidRPr="00B8654C" w:rsidRDefault="00B8654C" w:rsidP="008422CD">
            <w:pPr>
              <w:rPr>
                <w:rFonts w:cstheme="minorHAnsi"/>
                <w:color w:val="000000" w:themeColor="text1"/>
              </w:rPr>
            </w:pPr>
            <w:r w:rsidRPr="00B8654C">
              <w:rPr>
                <w:rFonts w:cstheme="minorHAnsi"/>
                <w:color w:val="000000" w:themeColor="text1"/>
              </w:rPr>
              <w:t>Fragt noch jemand anders?</w:t>
            </w:r>
          </w:p>
        </w:tc>
        <w:tc>
          <w:tcPr>
            <w:tcW w:w="7722" w:type="dxa"/>
            <w:vAlign w:val="center"/>
            <w:hideMark/>
          </w:tcPr>
          <w:p w14:paraId="5DE7BDC1" w14:textId="22A3E32B" w:rsidR="00B8654C" w:rsidRPr="008B18AC" w:rsidRDefault="00B8654C" w:rsidP="008422CD">
            <w:pPr>
              <w:rPr>
                <w:rFonts w:cstheme="minorHAnsi"/>
                <w:color w:val="000000" w:themeColor="text1"/>
              </w:rPr>
            </w:pPr>
            <w:r w:rsidRPr="008B18AC">
              <w:rPr>
                <w:rFonts w:cstheme="minorHAnsi"/>
                <w:color w:val="000000" w:themeColor="text1"/>
              </w:rPr>
              <w:t xml:space="preserve">Was sagt eine andere </w:t>
            </w:r>
            <w:r>
              <w:rPr>
                <w:rFonts w:cstheme="minorHAnsi"/>
                <w:color w:val="000000" w:themeColor="text1"/>
              </w:rPr>
              <w:t>e</w:t>
            </w:r>
            <w:r w:rsidRPr="008B18AC">
              <w:rPr>
                <w:rFonts w:cstheme="minorHAnsi"/>
                <w:color w:val="000000" w:themeColor="text1"/>
              </w:rPr>
              <w:t>rwachsene Person dazu</w:t>
            </w:r>
            <w:r>
              <w:rPr>
                <w:rFonts w:cstheme="minorHAnsi"/>
                <w:color w:val="000000" w:themeColor="text1"/>
              </w:rPr>
              <w:t>, z. B. eine Ärztin oder ein</w:t>
            </w:r>
            <w:r w:rsidRPr="008B18AC">
              <w:rPr>
                <w:rFonts w:cstheme="minorHAnsi"/>
                <w:color w:val="000000" w:themeColor="text1"/>
              </w:rPr>
              <w:t xml:space="preserve"> Arzt,</w:t>
            </w:r>
            <w:r>
              <w:rPr>
                <w:rFonts w:cstheme="minorHAnsi"/>
                <w:color w:val="000000" w:themeColor="text1"/>
              </w:rPr>
              <w:t xml:space="preserve"> eine </w:t>
            </w:r>
            <w:r w:rsidRPr="008B18AC">
              <w:rPr>
                <w:rFonts w:cstheme="minorHAnsi"/>
                <w:color w:val="000000" w:themeColor="text1"/>
              </w:rPr>
              <w:t>Lehrerin</w:t>
            </w:r>
            <w:r>
              <w:rPr>
                <w:rFonts w:cstheme="minorHAnsi"/>
                <w:color w:val="000000" w:themeColor="text1"/>
              </w:rPr>
              <w:t xml:space="preserve"> oder ein Lehrer</w:t>
            </w:r>
            <w:r w:rsidRPr="008B18AC">
              <w:rPr>
                <w:rFonts w:cstheme="minorHAnsi"/>
                <w:color w:val="000000" w:themeColor="text1"/>
              </w:rPr>
              <w:t xml:space="preserve">, </w:t>
            </w:r>
            <w:r>
              <w:rPr>
                <w:rFonts w:cstheme="minorHAnsi"/>
                <w:color w:val="000000" w:themeColor="text1"/>
              </w:rPr>
              <w:t xml:space="preserve">meine </w:t>
            </w:r>
            <w:r w:rsidRPr="008B18AC">
              <w:rPr>
                <w:rFonts w:cstheme="minorHAnsi"/>
                <w:color w:val="000000" w:themeColor="text1"/>
              </w:rPr>
              <w:t>Eltern?</w:t>
            </w:r>
          </w:p>
        </w:tc>
      </w:tr>
    </w:tbl>
    <w:p w14:paraId="01A2521C" w14:textId="77777777" w:rsidR="008A0BA9" w:rsidRPr="008B18AC" w:rsidRDefault="008A0BA9" w:rsidP="008A0BA9">
      <w:pPr>
        <w:rPr>
          <w:rFonts w:cstheme="minorHAnsi"/>
          <w:color w:val="000000" w:themeColor="text1"/>
        </w:rPr>
      </w:pPr>
    </w:p>
    <w:p w14:paraId="4B34A934" w14:textId="77777777" w:rsidR="008A0BA9" w:rsidRPr="008B18AC" w:rsidRDefault="008A0BA9" w:rsidP="008A0BA9">
      <w:pPr>
        <w:rPr>
          <w:rFonts w:cstheme="minorHAnsi"/>
          <w:b/>
          <w:bCs/>
          <w:color w:val="000000" w:themeColor="text1"/>
        </w:rPr>
      </w:pPr>
      <w:commentRangeStart w:id="2309"/>
      <w:r w:rsidRPr="008B18AC">
        <w:rPr>
          <w:rFonts w:cstheme="minorHAnsi"/>
          <w:b/>
          <w:bCs/>
          <w:color w:val="000000" w:themeColor="text1"/>
        </w:rPr>
        <w:t xml:space="preserve">Szenario </w:t>
      </w:r>
      <w:commentRangeEnd w:id="2309"/>
      <w:r w:rsidR="005D58FE" w:rsidRPr="008B18AC">
        <w:rPr>
          <w:rStyle w:val="Kommentarzeichen"/>
          <w:rFonts w:cstheme="minorHAnsi"/>
          <w:b/>
          <w:bCs/>
          <w:color w:val="000000" w:themeColor="text1"/>
          <w:sz w:val="22"/>
          <w:szCs w:val="22"/>
        </w:rPr>
        <w:commentReference w:id="2309"/>
      </w:r>
      <w:r w:rsidRPr="008B18AC">
        <w:rPr>
          <w:rFonts w:cstheme="minorHAnsi"/>
          <w:b/>
          <w:bCs/>
          <w:color w:val="000000" w:themeColor="text1"/>
        </w:rPr>
        <w:t>1</w:t>
      </w:r>
    </w:p>
    <w:p w14:paraId="3E4C101A" w14:textId="71E4CCFD" w:rsidR="008A0BA9" w:rsidRPr="008B18AC" w:rsidRDefault="008A0BA9" w:rsidP="008A0BA9">
      <w:pPr>
        <w:rPr>
          <w:rFonts w:cstheme="minorHAnsi"/>
          <w:color w:val="000000" w:themeColor="text1"/>
        </w:rPr>
      </w:pPr>
      <w:r w:rsidRPr="008B18AC">
        <w:rPr>
          <w:rFonts w:cstheme="minorHAnsi"/>
          <w:i/>
          <w:iCs/>
          <w:color w:val="000000" w:themeColor="text1"/>
        </w:rPr>
        <w:t xml:space="preserve">Dein Freund Tom sagt: </w:t>
      </w:r>
      <w:r>
        <w:rPr>
          <w:rFonts w:cstheme="minorHAnsi"/>
          <w:i/>
          <w:iCs/>
          <w:color w:val="000000" w:themeColor="text1"/>
        </w:rPr>
        <w:t>„</w:t>
      </w:r>
      <w:r w:rsidRPr="008B18AC">
        <w:rPr>
          <w:rFonts w:cstheme="minorHAnsi"/>
          <w:i/>
          <w:iCs/>
          <w:color w:val="000000" w:themeColor="text1"/>
        </w:rPr>
        <w:t>Wenn du jeden Tag Gummibärchen isst, wirst du nie krank</w:t>
      </w:r>
      <w:r w:rsidR="005D58FE">
        <w:rPr>
          <w:rFonts w:cstheme="minorHAnsi"/>
          <w:i/>
          <w:iCs/>
          <w:color w:val="000000" w:themeColor="text1"/>
        </w:rPr>
        <w:t>,</w:t>
      </w:r>
      <w:r w:rsidRPr="008B18AC">
        <w:rPr>
          <w:rFonts w:cstheme="minorHAnsi"/>
          <w:i/>
          <w:iCs/>
          <w:color w:val="000000" w:themeColor="text1"/>
        </w:rPr>
        <w:t xml:space="preserve"> weil da Vitamine drin sind! Das hat er in einem Video gesehen.</w:t>
      </w:r>
      <w:r>
        <w:rPr>
          <w:rFonts w:cstheme="minorHAnsi"/>
          <w:i/>
          <w:iCs/>
          <w:color w:val="000000" w:themeColor="text1"/>
        </w:rPr>
        <w:t>“</w:t>
      </w:r>
    </w:p>
    <w:p w14:paraId="07127D15" w14:textId="77777777" w:rsidR="008A0BA9" w:rsidRPr="008B18AC" w:rsidRDefault="008A0BA9" w:rsidP="008A0BA9">
      <w:pPr>
        <w:rPr>
          <w:rFonts w:cstheme="minorHAnsi"/>
          <w:color w:val="000000" w:themeColor="text1"/>
        </w:rPr>
      </w:pPr>
      <w:r w:rsidRPr="008B18AC">
        <w:rPr>
          <w:rFonts w:cstheme="minorHAnsi"/>
          <w:b/>
          <w:bCs/>
          <w:color w:val="000000" w:themeColor="text1"/>
        </w:rPr>
        <w:t>Wer sagt das?</w:t>
      </w:r>
    </w:p>
    <w:p w14:paraId="6B55349E" w14:textId="6670FB71" w:rsidR="008A0BA9" w:rsidRPr="008B18AC" w:rsidRDefault="008A0BA9" w:rsidP="005D58FE">
      <w:pPr>
        <w:tabs>
          <w:tab w:val="left" w:pos="3969"/>
        </w:tabs>
        <w:rPr>
          <w:rFonts w:cstheme="minorHAnsi"/>
          <w:color w:val="000000" w:themeColor="text1"/>
        </w:rPr>
      </w:pPr>
      <w:r w:rsidRPr="008B18AC">
        <w:rPr>
          <w:rFonts w:ascii="Segoe UI Symbol" w:hAnsi="Segoe UI Symbol" w:cs="Segoe UI Symbol"/>
          <w:color w:val="000000" w:themeColor="text1"/>
        </w:rPr>
        <w:t>☐</w:t>
      </w:r>
      <w:r w:rsidRPr="008B18AC">
        <w:rPr>
          <w:rFonts w:cstheme="minorHAnsi"/>
          <w:color w:val="000000" w:themeColor="text1"/>
        </w:rPr>
        <w:t xml:space="preserve"> Ein</w:t>
      </w:r>
      <w:del w:id="2310" w:author="Fabienne Schmaus" w:date="2026-05-11T10:13:00Z" w16du:dateUtc="2026-05-11T08:13:00Z">
        <w:r w:rsidRPr="008B18AC" w:rsidDel="000B38B7">
          <w:rPr>
            <w:rFonts w:cstheme="minorHAnsi"/>
            <w:color w:val="000000" w:themeColor="text1"/>
          </w:rPr>
          <w:delText xml:space="preserve"> Arzt oder ein</w:delText>
        </w:r>
      </w:del>
      <w:r w:rsidRPr="008B18AC">
        <w:rPr>
          <w:rFonts w:cstheme="minorHAnsi"/>
          <w:color w:val="000000" w:themeColor="text1"/>
        </w:rPr>
        <w:t>e Ärztin</w:t>
      </w:r>
      <w:ins w:id="2311" w:author="Fabienne Schmaus" w:date="2026-05-11T10:13:00Z" w16du:dateUtc="2026-05-11T08:13:00Z">
        <w:r w:rsidR="000B38B7">
          <w:rPr>
            <w:rFonts w:cstheme="minorHAnsi"/>
            <w:color w:val="000000" w:themeColor="text1"/>
          </w:rPr>
          <w:t xml:space="preserve"> oder ein</w:t>
        </w:r>
      </w:ins>
      <w:r w:rsidR="005D58FE">
        <w:rPr>
          <w:rFonts w:cstheme="minorHAnsi"/>
          <w:color w:val="000000" w:themeColor="text1"/>
        </w:rPr>
        <w:t xml:space="preserve"> Arzt</w:t>
      </w:r>
      <w:r w:rsidR="005D58FE">
        <w:rPr>
          <w:rFonts w:cstheme="minorHAnsi"/>
          <w:color w:val="000000" w:themeColor="text1"/>
        </w:rPr>
        <w:tab/>
      </w:r>
      <w:r w:rsidRPr="008B18AC">
        <w:rPr>
          <w:rFonts w:ascii="Segoe UI Symbol" w:hAnsi="Segoe UI Symbol" w:cs="Segoe UI Symbol"/>
          <w:color w:val="000000" w:themeColor="text1"/>
        </w:rPr>
        <w:t>☐</w:t>
      </w:r>
      <w:r w:rsidRPr="008B18AC">
        <w:rPr>
          <w:rFonts w:cstheme="minorHAnsi"/>
          <w:color w:val="000000" w:themeColor="text1"/>
        </w:rPr>
        <w:t xml:space="preserve"> Ein</w:t>
      </w:r>
      <w:del w:id="2312" w:author="Fabienne Schmaus" w:date="2026-05-11T10:13:00Z" w16du:dateUtc="2026-05-11T08:13:00Z">
        <w:r w:rsidRPr="008B18AC" w:rsidDel="000B38B7">
          <w:rPr>
            <w:rFonts w:cstheme="minorHAnsi"/>
            <w:color w:val="000000" w:themeColor="text1"/>
          </w:rPr>
          <w:delText xml:space="preserve"> Freund / ein</w:delText>
        </w:r>
      </w:del>
      <w:r w:rsidRPr="008B18AC">
        <w:rPr>
          <w:rFonts w:cstheme="minorHAnsi"/>
          <w:color w:val="000000" w:themeColor="text1"/>
        </w:rPr>
        <w:t>e Freundin</w:t>
      </w:r>
      <w:ins w:id="2313" w:author="Fabienne Schmaus" w:date="2026-05-11T10:13:00Z" w16du:dateUtc="2026-05-11T08:13:00Z">
        <w:r w:rsidR="000B38B7">
          <w:rPr>
            <w:rFonts w:cstheme="minorHAnsi"/>
            <w:color w:val="000000" w:themeColor="text1"/>
          </w:rPr>
          <w:t xml:space="preserve"> oder ein Freund</w:t>
        </w:r>
      </w:ins>
      <w:r w:rsidRPr="008B18AC">
        <w:rPr>
          <w:rFonts w:cstheme="minorHAnsi"/>
          <w:color w:val="000000" w:themeColor="text1"/>
        </w:rPr>
        <w:t xml:space="preserve"> </w:t>
      </w:r>
      <w:r w:rsidR="005D58FE">
        <w:rPr>
          <w:rFonts w:cstheme="minorHAnsi"/>
          <w:color w:val="000000" w:themeColor="text1"/>
        </w:rPr>
        <w:br/>
      </w:r>
      <w:r w:rsidRPr="008B18AC">
        <w:rPr>
          <w:rFonts w:ascii="Segoe UI Symbol" w:hAnsi="Segoe UI Symbol" w:cs="Segoe UI Symbol"/>
          <w:color w:val="000000" w:themeColor="text1"/>
        </w:rPr>
        <w:t>☐</w:t>
      </w:r>
      <w:r w:rsidRPr="008B18AC">
        <w:rPr>
          <w:rFonts w:cstheme="minorHAnsi"/>
          <w:color w:val="000000" w:themeColor="text1"/>
        </w:rPr>
        <w:t xml:space="preserve"> Jemand im Internet</w:t>
      </w:r>
      <w:r w:rsidR="005D58FE">
        <w:rPr>
          <w:rFonts w:cstheme="minorHAnsi"/>
          <w:color w:val="000000" w:themeColor="text1"/>
        </w:rPr>
        <w:tab/>
      </w:r>
      <w:r w:rsidRPr="008B18AC">
        <w:rPr>
          <w:rFonts w:ascii="Segoe UI Symbol" w:hAnsi="Segoe UI Symbol" w:cs="Segoe UI Symbol"/>
          <w:color w:val="000000" w:themeColor="text1"/>
        </w:rPr>
        <w:t>☐</w:t>
      </w:r>
      <w:r w:rsidRPr="008B18AC">
        <w:rPr>
          <w:rFonts w:cstheme="minorHAnsi"/>
          <w:color w:val="000000" w:themeColor="text1"/>
        </w:rPr>
        <w:t xml:space="preserve"> Ein</w:t>
      </w:r>
      <w:ins w:id="2314" w:author="Fabienne Schmaus" w:date="2026-05-11T10:14:00Z" w16du:dateUtc="2026-05-11T08:14:00Z">
        <w:r w:rsidR="000B38B7">
          <w:rPr>
            <w:rFonts w:cstheme="minorHAnsi"/>
            <w:color w:val="000000" w:themeColor="text1"/>
          </w:rPr>
          <w:t>e</w:t>
        </w:r>
      </w:ins>
      <w:r w:rsidRPr="008B18AC">
        <w:rPr>
          <w:rFonts w:cstheme="minorHAnsi"/>
          <w:color w:val="000000" w:themeColor="text1"/>
        </w:rPr>
        <w:t xml:space="preserve"> </w:t>
      </w:r>
      <w:del w:id="2315" w:author="Fabienne Schmaus" w:date="2026-05-11T10:14:00Z" w16du:dateUtc="2026-05-11T08:14:00Z">
        <w:r w:rsidRPr="008B18AC" w:rsidDel="000B38B7">
          <w:rPr>
            <w:rFonts w:cstheme="minorHAnsi"/>
            <w:color w:val="000000" w:themeColor="text1"/>
          </w:rPr>
          <w:delText>Erwachsener</w:delText>
        </w:r>
      </w:del>
      <w:r w:rsidR="005D58FE">
        <w:rPr>
          <w:rFonts w:cstheme="minorHAnsi"/>
          <w:color w:val="000000" w:themeColor="text1"/>
        </w:rPr>
        <w:t>e</w:t>
      </w:r>
      <w:ins w:id="2316" w:author="Fabienne Schmaus" w:date="2026-05-11T10:14:00Z" w16du:dateUtc="2026-05-11T08:14:00Z">
        <w:r w:rsidR="000B38B7" w:rsidRPr="008B18AC">
          <w:rPr>
            <w:rFonts w:cstheme="minorHAnsi"/>
            <w:color w:val="000000" w:themeColor="text1"/>
          </w:rPr>
          <w:t>rwachsene</w:t>
        </w:r>
        <w:r w:rsidR="000B38B7">
          <w:rPr>
            <w:rFonts w:cstheme="minorHAnsi"/>
            <w:color w:val="000000" w:themeColor="text1"/>
          </w:rPr>
          <w:t xml:space="preserve"> Person</w:t>
        </w:r>
      </w:ins>
      <w:r w:rsidRPr="008B18AC">
        <w:rPr>
          <w:rFonts w:cstheme="minorHAnsi"/>
          <w:color w:val="000000" w:themeColor="text1"/>
        </w:rPr>
        <w:t xml:space="preserve">, </w:t>
      </w:r>
      <w:del w:id="2317" w:author="Fabienne Schmaus" w:date="2026-05-11T10:14:00Z" w16du:dateUtc="2026-05-11T08:14:00Z">
        <w:r w:rsidRPr="008B18AC" w:rsidDel="000B38B7">
          <w:rPr>
            <w:rFonts w:cstheme="minorHAnsi"/>
            <w:color w:val="000000" w:themeColor="text1"/>
          </w:rPr>
          <w:delText xml:space="preserve">der </w:delText>
        </w:r>
      </w:del>
      <w:ins w:id="2318" w:author="Fabienne Schmaus" w:date="2026-05-11T10:14:00Z" w16du:dateUtc="2026-05-11T08:14:00Z">
        <w:r w:rsidR="000B38B7" w:rsidRPr="008B18AC">
          <w:rPr>
            <w:rFonts w:cstheme="minorHAnsi"/>
            <w:color w:val="000000" w:themeColor="text1"/>
          </w:rPr>
          <w:t>d</w:t>
        </w:r>
        <w:r w:rsidR="000B38B7">
          <w:rPr>
            <w:rFonts w:cstheme="minorHAnsi"/>
            <w:color w:val="000000" w:themeColor="text1"/>
          </w:rPr>
          <w:t>ie</w:t>
        </w:r>
        <w:r w:rsidR="000B38B7" w:rsidRPr="008B18AC">
          <w:rPr>
            <w:rFonts w:cstheme="minorHAnsi"/>
            <w:color w:val="000000" w:themeColor="text1"/>
          </w:rPr>
          <w:t xml:space="preserve"> </w:t>
        </w:r>
      </w:ins>
      <w:r w:rsidRPr="008B18AC">
        <w:rPr>
          <w:rFonts w:cstheme="minorHAnsi"/>
          <w:color w:val="000000" w:themeColor="text1"/>
        </w:rPr>
        <w:t>sich auskennt</w:t>
      </w:r>
    </w:p>
    <w:p w14:paraId="3ED06EC2" w14:textId="77777777" w:rsidR="008A0BA9" w:rsidRPr="008B18AC" w:rsidRDefault="008A0BA9" w:rsidP="008A0BA9">
      <w:pPr>
        <w:rPr>
          <w:rFonts w:cstheme="minorHAnsi"/>
          <w:color w:val="000000" w:themeColor="text1"/>
        </w:rPr>
      </w:pPr>
      <w:r w:rsidRPr="008B18AC">
        <w:rPr>
          <w:rFonts w:cstheme="minorHAnsi"/>
          <w:b/>
          <w:bCs/>
          <w:color w:val="000000" w:themeColor="text1"/>
        </w:rPr>
        <w:t>Warum sagt Tom das wohl?</w:t>
      </w:r>
    </w:p>
    <w:p w14:paraId="5D35EEE7" w14:textId="56F34DD4" w:rsidR="008A0BA9" w:rsidRPr="008B18AC" w:rsidRDefault="008A0BA9" w:rsidP="005D58FE">
      <w:pPr>
        <w:tabs>
          <w:tab w:val="left" w:pos="2268"/>
          <w:tab w:val="left" w:pos="6379"/>
        </w:tabs>
        <w:rPr>
          <w:rFonts w:cstheme="minorHAnsi"/>
          <w:color w:val="000000" w:themeColor="text1"/>
        </w:rPr>
      </w:pPr>
      <w:r w:rsidRPr="008B18AC">
        <w:rPr>
          <w:rFonts w:ascii="Segoe UI Symbol" w:hAnsi="Segoe UI Symbol" w:cs="Segoe UI Symbol"/>
          <w:color w:val="000000" w:themeColor="text1"/>
        </w:rPr>
        <w:t>☐</w:t>
      </w:r>
      <w:r w:rsidRPr="008B18AC">
        <w:rPr>
          <w:rFonts w:cstheme="minorHAnsi"/>
          <w:color w:val="000000" w:themeColor="text1"/>
        </w:rPr>
        <w:t xml:space="preserve"> Er will mir helfen</w:t>
      </w:r>
      <w:ins w:id="2319" w:author="Fabienne Schmaus" w:date="2026-05-11T13:13:00Z" w16du:dateUtc="2026-05-11T11:13:00Z">
        <w:r w:rsidR="005D58FE">
          <w:rPr>
            <w:rFonts w:cstheme="minorHAnsi"/>
            <w:color w:val="000000" w:themeColor="text1"/>
          </w:rPr>
          <w:t>.</w:t>
        </w:r>
      </w:ins>
      <w:r w:rsidR="005D58FE">
        <w:rPr>
          <w:rFonts w:cstheme="minorHAnsi"/>
          <w:color w:val="000000" w:themeColor="text1"/>
        </w:rPr>
        <w:tab/>
      </w:r>
      <w:r w:rsidRPr="008B18AC">
        <w:rPr>
          <w:rFonts w:ascii="Segoe UI Symbol" w:hAnsi="Segoe UI Symbol" w:cs="Segoe UI Symbol"/>
          <w:color w:val="000000" w:themeColor="text1"/>
        </w:rPr>
        <w:t>☐</w:t>
      </w:r>
      <w:r w:rsidRPr="008B18AC">
        <w:rPr>
          <w:rFonts w:cstheme="minorHAnsi"/>
          <w:color w:val="000000" w:themeColor="text1"/>
        </w:rPr>
        <w:t xml:space="preserve"> Er findet es cool und teilt es weiter</w:t>
      </w:r>
      <w:ins w:id="2320" w:author="Fabienne Schmaus" w:date="2026-05-11T13:13:00Z" w16du:dateUtc="2026-05-11T11:13:00Z">
        <w:r w:rsidR="005D58FE">
          <w:rPr>
            <w:rFonts w:cstheme="minorHAnsi"/>
            <w:color w:val="000000" w:themeColor="text1"/>
          </w:rPr>
          <w:t>.</w:t>
        </w:r>
        <w:r w:rsidR="005D58FE">
          <w:rPr>
            <w:rFonts w:cstheme="minorHAnsi"/>
            <w:color w:val="000000" w:themeColor="text1"/>
          </w:rPr>
          <w:tab/>
        </w:r>
      </w:ins>
      <w:del w:id="2321" w:author="Fabienne Schmaus" w:date="2026-05-11T13:13:00Z" w16du:dateUtc="2026-05-11T11:13:00Z">
        <w:r w:rsidRPr="008B18AC" w:rsidDel="005D58FE">
          <w:rPr>
            <w:rFonts w:cstheme="minorHAnsi"/>
            <w:color w:val="000000" w:themeColor="text1"/>
          </w:rPr>
          <w:delText xml:space="preserve"> </w:delText>
        </w:r>
      </w:del>
      <w:r w:rsidRPr="008B18AC">
        <w:rPr>
          <w:rFonts w:ascii="Segoe UI Symbol" w:hAnsi="Segoe UI Symbol" w:cs="Segoe UI Symbol"/>
          <w:color w:val="000000" w:themeColor="text1"/>
        </w:rPr>
        <w:t>☐</w:t>
      </w:r>
      <w:r w:rsidRPr="008B18AC">
        <w:rPr>
          <w:rFonts w:cstheme="minorHAnsi"/>
          <w:color w:val="000000" w:themeColor="text1"/>
        </w:rPr>
        <w:t xml:space="preserve"> Er will etwas verkaufen</w:t>
      </w:r>
      <w:ins w:id="2322" w:author="Fabienne Schmaus" w:date="2026-05-11T13:13:00Z" w16du:dateUtc="2026-05-11T11:13:00Z">
        <w:r w:rsidR="005D58FE">
          <w:rPr>
            <w:rFonts w:cstheme="minorHAnsi"/>
            <w:color w:val="000000" w:themeColor="text1"/>
          </w:rPr>
          <w:t>.</w:t>
        </w:r>
      </w:ins>
    </w:p>
    <w:p w14:paraId="791AF95E" w14:textId="04D38566" w:rsidR="008A0BA9" w:rsidRPr="008B18AC" w:rsidRDefault="008A0BA9" w:rsidP="008A0BA9">
      <w:pPr>
        <w:rPr>
          <w:rFonts w:cstheme="minorHAnsi"/>
          <w:color w:val="000000" w:themeColor="text1"/>
        </w:rPr>
      </w:pPr>
      <w:r w:rsidRPr="008B18AC">
        <w:rPr>
          <w:rFonts w:cstheme="minorHAnsi"/>
          <w:b/>
          <w:bCs/>
          <w:color w:val="000000" w:themeColor="text1"/>
        </w:rPr>
        <w:t>Würdest du deinen Eltern</w:t>
      </w:r>
      <w:ins w:id="2323" w:author="Fabienne Schmaus" w:date="2026-05-11T13:13:00Z" w16du:dateUtc="2026-05-11T11:13:00Z">
        <w:r w:rsidR="005D58FE">
          <w:rPr>
            <w:rFonts w:cstheme="minorHAnsi"/>
            <w:b/>
            <w:bCs/>
            <w:color w:val="000000" w:themeColor="text1"/>
          </w:rPr>
          <w:t>, deiner</w:t>
        </w:r>
      </w:ins>
      <w:del w:id="2324" w:author="Fabienne Schmaus" w:date="2026-05-11T13:13:00Z" w16du:dateUtc="2026-05-11T11:13:00Z">
        <w:r w:rsidRPr="008B18AC" w:rsidDel="005D58FE">
          <w:rPr>
            <w:rFonts w:cstheme="minorHAnsi"/>
            <w:b/>
            <w:bCs/>
            <w:color w:val="000000" w:themeColor="text1"/>
          </w:rPr>
          <w:delText xml:space="preserve"> oder der</w:delText>
        </w:r>
      </w:del>
      <w:r w:rsidRPr="008B18AC">
        <w:rPr>
          <w:rFonts w:cstheme="minorHAnsi"/>
          <w:b/>
          <w:bCs/>
          <w:color w:val="000000" w:themeColor="text1"/>
        </w:rPr>
        <w:t xml:space="preserve"> Lehrerin </w:t>
      </w:r>
      <w:ins w:id="2325" w:author="Fabienne Schmaus" w:date="2026-05-11T13:13:00Z" w16du:dateUtc="2026-05-11T11:13:00Z">
        <w:r w:rsidR="005D58FE">
          <w:rPr>
            <w:rFonts w:cstheme="minorHAnsi"/>
            <w:b/>
            <w:bCs/>
            <w:color w:val="000000" w:themeColor="text1"/>
          </w:rPr>
          <w:t xml:space="preserve">oder deinem Lehrer </w:t>
        </w:r>
      </w:ins>
      <w:r w:rsidRPr="008B18AC">
        <w:rPr>
          <w:rFonts w:cstheme="minorHAnsi"/>
          <w:b/>
          <w:bCs/>
          <w:color w:val="000000" w:themeColor="text1"/>
        </w:rPr>
        <w:t>davon erzählen und nachfragen?</w:t>
      </w:r>
    </w:p>
    <w:p w14:paraId="1ADD891B" w14:textId="50FD38C1" w:rsidR="008A0BA9" w:rsidRPr="008B18AC" w:rsidRDefault="008A0BA9" w:rsidP="008A0BA9">
      <w:pPr>
        <w:rPr>
          <w:rFonts w:cstheme="minorHAnsi"/>
          <w:color w:val="000000" w:themeColor="text1"/>
        </w:rPr>
      </w:pPr>
      <w:r w:rsidRPr="008B18AC">
        <w:rPr>
          <w:rFonts w:ascii="Segoe UI Symbol" w:hAnsi="Segoe UI Symbol" w:cs="Segoe UI Symbol"/>
          <w:color w:val="000000" w:themeColor="text1"/>
        </w:rPr>
        <w:t>☐</w:t>
      </w:r>
      <w:r w:rsidRPr="008B18AC">
        <w:rPr>
          <w:rFonts w:cstheme="minorHAnsi"/>
          <w:color w:val="000000" w:themeColor="text1"/>
        </w:rPr>
        <w:t xml:space="preserve"> Ja</w:t>
      </w:r>
      <w:ins w:id="2326" w:author="Fabienne Schmaus" w:date="2026-05-11T13:13:00Z" w16du:dateUtc="2026-05-11T11:13:00Z">
        <w:r w:rsidR="005D58FE">
          <w:rPr>
            <w:rFonts w:cstheme="minorHAnsi"/>
            <w:color w:val="000000" w:themeColor="text1"/>
          </w:rPr>
          <w:tab/>
        </w:r>
      </w:ins>
      <w:del w:id="2327" w:author="Fabienne Schmaus" w:date="2026-05-11T13:13:00Z" w16du:dateUtc="2026-05-11T11:13:00Z">
        <w:r w:rsidRPr="008B18AC" w:rsidDel="005D58FE">
          <w:rPr>
            <w:rFonts w:cstheme="minorHAnsi"/>
            <w:color w:val="000000" w:themeColor="text1"/>
          </w:rPr>
          <w:delText xml:space="preserve">     </w:delText>
        </w:r>
      </w:del>
      <w:r w:rsidRPr="008B18AC">
        <w:rPr>
          <w:rFonts w:ascii="Segoe UI Symbol" w:hAnsi="Segoe UI Symbol" w:cs="Segoe UI Symbol"/>
          <w:color w:val="000000" w:themeColor="text1"/>
        </w:rPr>
        <w:t>☐</w:t>
      </w:r>
      <w:r w:rsidRPr="008B18AC">
        <w:rPr>
          <w:rFonts w:cstheme="minorHAnsi"/>
          <w:color w:val="000000" w:themeColor="text1"/>
        </w:rPr>
        <w:t xml:space="preserve"> Nein</w:t>
      </w:r>
      <w:ins w:id="2328" w:author="Fabienne Schmaus" w:date="2026-05-11T13:13:00Z" w16du:dateUtc="2026-05-11T11:13:00Z">
        <w:r w:rsidR="005D58FE">
          <w:rPr>
            <w:rFonts w:cstheme="minorHAnsi"/>
            <w:color w:val="000000" w:themeColor="text1"/>
          </w:rPr>
          <w:tab/>
        </w:r>
      </w:ins>
      <w:del w:id="2329" w:author="Fabienne Schmaus" w:date="2026-05-11T13:13:00Z" w16du:dateUtc="2026-05-11T11:13:00Z">
        <w:r w:rsidRPr="008B18AC" w:rsidDel="005D58FE">
          <w:rPr>
            <w:rFonts w:cstheme="minorHAnsi"/>
            <w:color w:val="000000" w:themeColor="text1"/>
          </w:rPr>
          <w:delText xml:space="preserve"> </w:delText>
        </w:r>
      </w:del>
      <w:del w:id="2330" w:author="Fabienne Schmaus" w:date="2026-05-11T13:14:00Z" w16du:dateUtc="2026-05-11T11:14:00Z">
        <w:r w:rsidRPr="008B18AC" w:rsidDel="005D58FE">
          <w:rPr>
            <w:rFonts w:ascii="Calibri" w:hAnsi="Calibri" w:cs="Calibri"/>
            <w:color w:val="000000" w:themeColor="text1"/>
          </w:rPr>
          <w:delText>   </w:delText>
        </w:r>
        <w:r w:rsidRPr="008B18AC" w:rsidDel="005D58FE">
          <w:rPr>
            <w:rFonts w:cstheme="minorHAnsi"/>
            <w:color w:val="000000" w:themeColor="text1"/>
          </w:rPr>
          <w:delText xml:space="preserve"> </w:delText>
        </w:r>
      </w:del>
      <w:r w:rsidRPr="008B18AC">
        <w:rPr>
          <w:rFonts w:ascii="Segoe UI Symbol" w:hAnsi="Segoe UI Symbol" w:cs="Segoe UI Symbol"/>
          <w:color w:val="000000" w:themeColor="text1"/>
        </w:rPr>
        <w:t>☐</w:t>
      </w:r>
      <w:r w:rsidRPr="008B18AC">
        <w:rPr>
          <w:rFonts w:cstheme="minorHAnsi"/>
          <w:color w:val="000000" w:themeColor="text1"/>
        </w:rPr>
        <w:t xml:space="preserve"> Vielleicht</w:t>
      </w:r>
    </w:p>
    <w:p w14:paraId="3FE19152" w14:textId="498AD1CB" w:rsidR="008A0BA9" w:rsidRPr="008B18AC" w:rsidRDefault="008A0BA9" w:rsidP="008A0BA9">
      <w:pPr>
        <w:rPr>
          <w:rFonts w:cstheme="minorHAnsi"/>
          <w:color w:val="000000" w:themeColor="text1"/>
        </w:rPr>
      </w:pPr>
      <w:r w:rsidRPr="008B18AC">
        <w:rPr>
          <w:rFonts w:cstheme="minorHAnsi"/>
          <w:b/>
          <w:bCs/>
          <w:color w:val="000000" w:themeColor="text1"/>
        </w:rPr>
        <w:t>Was denkst du: Stimmt das?</w:t>
      </w:r>
      <w:ins w:id="2331" w:author="Fabienne Schmaus" w:date="2026-05-11T13:14:00Z" w16du:dateUtc="2026-05-11T11:14:00Z">
        <w:r w:rsidR="005D58FE">
          <w:rPr>
            <w:rFonts w:cstheme="minorHAnsi"/>
            <w:b/>
            <w:bCs/>
            <w:color w:val="000000" w:themeColor="text1"/>
          </w:rPr>
          <w:t xml:space="preserve"> </w:t>
        </w:r>
      </w:ins>
      <w:del w:id="2332" w:author="Fabienne Schmaus" w:date="2026-05-11T13:14:00Z" w16du:dateUtc="2026-05-11T11:14:00Z">
        <w:r w:rsidRPr="008B18AC" w:rsidDel="005D58FE">
          <w:rPr>
            <w:rFonts w:cstheme="minorHAnsi"/>
            <w:color w:val="000000" w:themeColor="text1"/>
          </w:rPr>
          <w:delText xml:space="preserve"> </w:delText>
        </w:r>
      </w:del>
      <w:r w:rsidRPr="008B18AC">
        <w:rPr>
          <w:rFonts w:cstheme="minorHAnsi"/>
          <w:b/>
          <w:bCs/>
          <w:color w:val="000000" w:themeColor="text1"/>
        </w:rPr>
        <w:t>_</w:t>
      </w:r>
      <w:ins w:id="2333" w:author="Fabienne Schmaus" w:date="2026-05-11T13:14:00Z" w16du:dateUtc="2026-05-11T11:14:00Z">
        <w:r w:rsidR="005D58FE">
          <w:rPr>
            <w:rFonts w:cstheme="minorHAnsi"/>
            <w:b/>
            <w:bCs/>
            <w:color w:val="000000" w:themeColor="text1"/>
          </w:rPr>
          <w:t>____________________________________________________________________</w:t>
        </w:r>
      </w:ins>
      <w:r w:rsidRPr="008B18AC">
        <w:rPr>
          <w:rFonts w:cstheme="minorHAnsi"/>
          <w:b/>
          <w:bCs/>
          <w:color w:val="000000" w:themeColor="text1"/>
        </w:rPr>
        <w:t>__</w:t>
      </w:r>
    </w:p>
    <w:p w14:paraId="4B90DFB0" w14:textId="77777777" w:rsidR="008A0BA9" w:rsidRPr="008B18AC" w:rsidRDefault="008A0BA9" w:rsidP="008A0BA9">
      <w:pPr>
        <w:rPr>
          <w:rFonts w:cstheme="minorHAnsi"/>
          <w:color w:val="000000" w:themeColor="text1"/>
        </w:rPr>
      </w:pPr>
    </w:p>
    <w:p w14:paraId="0FE2482B" w14:textId="77777777" w:rsidR="008A0BA9" w:rsidRPr="008B18AC" w:rsidRDefault="008A0BA9" w:rsidP="008A0BA9">
      <w:pPr>
        <w:rPr>
          <w:rFonts w:cstheme="minorHAnsi"/>
          <w:b/>
          <w:bCs/>
          <w:color w:val="000000" w:themeColor="text1"/>
        </w:rPr>
      </w:pPr>
      <w:r w:rsidRPr="008B18AC">
        <w:rPr>
          <w:rFonts w:cstheme="minorHAnsi"/>
          <w:b/>
          <w:bCs/>
          <w:color w:val="000000" w:themeColor="text1"/>
        </w:rPr>
        <w:t>Szenario 2</w:t>
      </w:r>
    </w:p>
    <w:p w14:paraId="76F75C4E" w14:textId="7A033E9D" w:rsidR="008A0BA9" w:rsidRPr="008B18AC" w:rsidRDefault="008A0BA9" w:rsidP="008A0BA9">
      <w:pPr>
        <w:rPr>
          <w:rFonts w:cstheme="minorHAnsi"/>
          <w:color w:val="000000" w:themeColor="text1"/>
        </w:rPr>
      </w:pPr>
      <w:r w:rsidRPr="008B18AC">
        <w:rPr>
          <w:rFonts w:cstheme="minorHAnsi"/>
          <w:i/>
          <w:iCs/>
          <w:color w:val="000000" w:themeColor="text1"/>
        </w:rPr>
        <w:t xml:space="preserve">Im Internet sieht deine Schwester ein Video: Eine Frau verkauft einen Tee und sagt: </w:t>
      </w:r>
      <w:r>
        <w:rPr>
          <w:rFonts w:cstheme="minorHAnsi"/>
          <w:i/>
          <w:iCs/>
          <w:color w:val="000000" w:themeColor="text1"/>
        </w:rPr>
        <w:t>„</w:t>
      </w:r>
      <w:r w:rsidRPr="008B18AC">
        <w:rPr>
          <w:rFonts w:cstheme="minorHAnsi"/>
          <w:i/>
          <w:iCs/>
          <w:color w:val="000000" w:themeColor="text1"/>
        </w:rPr>
        <w:t>Mit diesem Tee wirst du nie müde und nie krank!</w:t>
      </w:r>
      <w:r>
        <w:rPr>
          <w:rFonts w:cstheme="minorHAnsi"/>
          <w:i/>
          <w:iCs/>
          <w:color w:val="000000" w:themeColor="text1"/>
        </w:rPr>
        <w:t>“</w:t>
      </w:r>
      <w:r w:rsidRPr="008B18AC">
        <w:rPr>
          <w:rFonts w:cstheme="minorHAnsi"/>
          <w:i/>
          <w:iCs/>
          <w:color w:val="000000" w:themeColor="text1"/>
        </w:rPr>
        <w:t xml:space="preserve"> Über 50.000 Menschen haben das Video geliked.</w:t>
      </w:r>
    </w:p>
    <w:p w14:paraId="0A9D0F81" w14:textId="77777777" w:rsidR="008A0BA9" w:rsidRPr="008B18AC" w:rsidRDefault="008A0BA9" w:rsidP="008A0BA9">
      <w:pPr>
        <w:rPr>
          <w:rFonts w:cstheme="minorHAnsi"/>
          <w:color w:val="000000" w:themeColor="text1"/>
        </w:rPr>
      </w:pPr>
      <w:r w:rsidRPr="008B18AC">
        <w:rPr>
          <w:rFonts w:cstheme="minorHAnsi"/>
          <w:b/>
          <w:bCs/>
          <w:color w:val="000000" w:themeColor="text1"/>
        </w:rPr>
        <w:t>Wer sagt das?</w:t>
      </w:r>
    </w:p>
    <w:p w14:paraId="46688262" w14:textId="2851EEB9" w:rsidR="008A0BA9" w:rsidRPr="008B18AC" w:rsidRDefault="008A0BA9" w:rsidP="008A0BA9">
      <w:pPr>
        <w:rPr>
          <w:rFonts w:cstheme="minorHAnsi"/>
          <w:color w:val="000000" w:themeColor="text1"/>
        </w:rPr>
      </w:pPr>
      <w:r w:rsidRPr="008B18AC">
        <w:rPr>
          <w:rFonts w:ascii="Segoe UI Symbol" w:hAnsi="Segoe UI Symbol" w:cs="Segoe UI Symbol"/>
          <w:color w:val="000000" w:themeColor="text1"/>
        </w:rPr>
        <w:t>☐</w:t>
      </w:r>
      <w:r w:rsidRPr="008B18AC">
        <w:rPr>
          <w:rFonts w:cstheme="minorHAnsi"/>
          <w:color w:val="000000" w:themeColor="text1"/>
        </w:rPr>
        <w:t xml:space="preserve"> Eine Ärztin oder ein Arzt</w:t>
      </w:r>
      <w:ins w:id="2334" w:author="Fabienne Schmaus" w:date="2026-05-11T13:14:00Z" w16du:dateUtc="2026-05-11T11:14:00Z">
        <w:r w:rsidR="005D58FE">
          <w:rPr>
            <w:rFonts w:cstheme="minorHAnsi"/>
            <w:color w:val="000000" w:themeColor="text1"/>
          </w:rPr>
          <w:tab/>
        </w:r>
      </w:ins>
      <w:del w:id="2335" w:author="Fabienne Schmaus" w:date="2026-05-11T13:14:00Z" w16du:dateUtc="2026-05-11T11:14:00Z">
        <w:r w:rsidRPr="008B18AC" w:rsidDel="005D58FE">
          <w:rPr>
            <w:rFonts w:cstheme="minorHAnsi"/>
            <w:color w:val="000000" w:themeColor="text1"/>
          </w:rPr>
          <w:delText xml:space="preserve"> </w:delText>
        </w:r>
      </w:del>
      <w:r w:rsidRPr="008B18AC">
        <w:rPr>
          <w:rFonts w:ascii="Segoe UI Symbol" w:hAnsi="Segoe UI Symbol" w:cs="Segoe UI Symbol"/>
          <w:color w:val="000000" w:themeColor="text1"/>
        </w:rPr>
        <w:t>☐</w:t>
      </w:r>
      <w:r w:rsidRPr="008B18AC">
        <w:rPr>
          <w:rFonts w:cstheme="minorHAnsi"/>
          <w:color w:val="000000" w:themeColor="text1"/>
        </w:rPr>
        <w:t xml:space="preserve"> Eine Frau, die etwas verkaufen will</w:t>
      </w:r>
      <w:ins w:id="2336" w:author="Fabienne Schmaus" w:date="2026-05-11T13:14:00Z" w16du:dateUtc="2026-05-11T11:14:00Z">
        <w:r w:rsidR="005D58FE">
          <w:rPr>
            <w:rFonts w:cstheme="minorHAnsi"/>
            <w:color w:val="000000" w:themeColor="text1"/>
          </w:rPr>
          <w:tab/>
        </w:r>
      </w:ins>
      <w:del w:id="2337" w:author="Fabienne Schmaus" w:date="2026-05-11T13:14:00Z" w16du:dateUtc="2026-05-11T11:14:00Z">
        <w:r w:rsidRPr="008B18AC" w:rsidDel="005D58FE">
          <w:rPr>
            <w:rFonts w:cstheme="minorHAnsi"/>
            <w:color w:val="000000" w:themeColor="text1"/>
          </w:rPr>
          <w:delText xml:space="preserve"> </w:delText>
        </w:r>
      </w:del>
      <w:r w:rsidRPr="008B18AC">
        <w:rPr>
          <w:rFonts w:ascii="Segoe UI Symbol" w:hAnsi="Segoe UI Symbol" w:cs="Segoe UI Symbol"/>
          <w:color w:val="000000" w:themeColor="text1"/>
        </w:rPr>
        <w:t>☐</w:t>
      </w:r>
      <w:r w:rsidRPr="008B18AC">
        <w:rPr>
          <w:rFonts w:cstheme="minorHAnsi"/>
          <w:color w:val="000000" w:themeColor="text1"/>
        </w:rPr>
        <w:t xml:space="preserve"> Jemand, der sich sehr gut auskennt</w:t>
      </w:r>
    </w:p>
    <w:p w14:paraId="325EBE1F" w14:textId="77777777" w:rsidR="008A0BA9" w:rsidRPr="008B18AC" w:rsidRDefault="008A0BA9" w:rsidP="008A0BA9">
      <w:pPr>
        <w:rPr>
          <w:rFonts w:cstheme="minorHAnsi"/>
          <w:color w:val="000000" w:themeColor="text1"/>
        </w:rPr>
      </w:pPr>
      <w:r w:rsidRPr="008B18AC">
        <w:rPr>
          <w:rFonts w:cstheme="minorHAnsi"/>
          <w:b/>
          <w:bCs/>
          <w:color w:val="000000" w:themeColor="text1"/>
        </w:rPr>
        <w:t>Warum sagt die Frau das wohl?</w:t>
      </w:r>
    </w:p>
    <w:p w14:paraId="77B080E7" w14:textId="6119F6B3" w:rsidR="008A0BA9" w:rsidRPr="008B18AC" w:rsidRDefault="008A0BA9" w:rsidP="005D58FE">
      <w:pPr>
        <w:tabs>
          <w:tab w:val="left" w:pos="2268"/>
          <w:tab w:val="left" w:pos="6379"/>
        </w:tabs>
        <w:rPr>
          <w:rFonts w:cstheme="minorHAnsi"/>
          <w:color w:val="000000" w:themeColor="text1"/>
        </w:rPr>
      </w:pPr>
      <w:r w:rsidRPr="008B18AC">
        <w:rPr>
          <w:rFonts w:ascii="Segoe UI Symbol" w:hAnsi="Segoe UI Symbol" w:cs="Segoe UI Symbol"/>
          <w:color w:val="000000" w:themeColor="text1"/>
        </w:rPr>
        <w:t>☐</w:t>
      </w:r>
      <w:r w:rsidRPr="008B18AC">
        <w:rPr>
          <w:rFonts w:cstheme="minorHAnsi"/>
          <w:color w:val="000000" w:themeColor="text1"/>
        </w:rPr>
        <w:t xml:space="preserve"> Sie will uns helfen</w:t>
      </w:r>
      <w:ins w:id="2338" w:author="Fabienne Schmaus" w:date="2026-05-11T13:15:00Z" w16du:dateUtc="2026-05-11T11:15:00Z">
        <w:r w:rsidR="005D58FE">
          <w:rPr>
            <w:rFonts w:cstheme="minorHAnsi"/>
            <w:color w:val="000000" w:themeColor="text1"/>
          </w:rPr>
          <w:t>.</w:t>
        </w:r>
        <w:r w:rsidR="005D58FE">
          <w:rPr>
            <w:rFonts w:cstheme="minorHAnsi"/>
            <w:color w:val="000000" w:themeColor="text1"/>
          </w:rPr>
          <w:tab/>
        </w:r>
      </w:ins>
      <w:del w:id="2339" w:author="Fabienne Schmaus" w:date="2026-05-11T13:15:00Z" w16du:dateUtc="2026-05-11T11:15:00Z">
        <w:r w:rsidRPr="008B18AC" w:rsidDel="005D58FE">
          <w:rPr>
            <w:rFonts w:cstheme="minorHAnsi"/>
            <w:color w:val="000000" w:themeColor="text1"/>
          </w:rPr>
          <w:delText xml:space="preserve"> </w:delText>
        </w:r>
      </w:del>
      <w:r w:rsidRPr="008B18AC">
        <w:rPr>
          <w:rFonts w:ascii="Segoe UI Symbol" w:hAnsi="Segoe UI Symbol" w:cs="Segoe UI Symbol"/>
          <w:color w:val="000000" w:themeColor="text1"/>
        </w:rPr>
        <w:t>☐</w:t>
      </w:r>
      <w:r w:rsidRPr="008B18AC">
        <w:rPr>
          <w:rFonts w:cstheme="minorHAnsi"/>
          <w:color w:val="000000" w:themeColor="text1"/>
        </w:rPr>
        <w:t xml:space="preserve"> Sie will den Tee verkaufen</w:t>
      </w:r>
      <w:ins w:id="2340" w:author="Fabienne Schmaus" w:date="2026-05-11T13:15:00Z" w16du:dateUtc="2026-05-11T11:15:00Z">
        <w:r w:rsidR="005D58FE">
          <w:rPr>
            <w:rFonts w:cstheme="minorHAnsi"/>
            <w:color w:val="000000" w:themeColor="text1"/>
          </w:rPr>
          <w:t>.</w:t>
        </w:r>
        <w:r w:rsidR="005D58FE">
          <w:rPr>
            <w:rFonts w:cstheme="minorHAnsi"/>
            <w:color w:val="000000" w:themeColor="text1"/>
          </w:rPr>
          <w:tab/>
        </w:r>
      </w:ins>
      <w:del w:id="2341" w:author="Fabienne Schmaus" w:date="2026-05-11T13:15:00Z" w16du:dateUtc="2026-05-11T11:15:00Z">
        <w:r w:rsidRPr="008B18AC" w:rsidDel="005D58FE">
          <w:rPr>
            <w:rFonts w:cstheme="minorHAnsi"/>
            <w:color w:val="000000" w:themeColor="text1"/>
          </w:rPr>
          <w:delText xml:space="preserve"> </w:delText>
        </w:r>
      </w:del>
      <w:r w:rsidRPr="008B18AC">
        <w:rPr>
          <w:rFonts w:ascii="Segoe UI Symbol" w:hAnsi="Segoe UI Symbol" w:cs="Segoe UI Symbol"/>
          <w:color w:val="000000" w:themeColor="text1"/>
        </w:rPr>
        <w:t>☐</w:t>
      </w:r>
      <w:r w:rsidRPr="008B18AC">
        <w:rPr>
          <w:rFonts w:cstheme="minorHAnsi"/>
          <w:color w:val="000000" w:themeColor="text1"/>
        </w:rPr>
        <w:t xml:space="preserve"> Sie wei</w:t>
      </w:r>
      <w:r w:rsidRPr="008B18AC">
        <w:rPr>
          <w:rFonts w:ascii="Calibri" w:hAnsi="Calibri" w:cs="Calibri"/>
          <w:color w:val="000000" w:themeColor="text1"/>
        </w:rPr>
        <w:t>ß</w:t>
      </w:r>
      <w:r w:rsidRPr="008B18AC">
        <w:rPr>
          <w:rFonts w:cstheme="minorHAnsi"/>
          <w:color w:val="000000" w:themeColor="text1"/>
        </w:rPr>
        <w:t xml:space="preserve"> es wirklich genau</w:t>
      </w:r>
      <w:ins w:id="2342" w:author="Fabienne Schmaus" w:date="2026-05-11T13:15:00Z" w16du:dateUtc="2026-05-11T11:15:00Z">
        <w:r w:rsidR="005D58FE">
          <w:rPr>
            <w:rFonts w:cstheme="minorHAnsi"/>
            <w:color w:val="000000" w:themeColor="text1"/>
          </w:rPr>
          <w:t>.</w:t>
        </w:r>
      </w:ins>
    </w:p>
    <w:p w14:paraId="494E0F5C" w14:textId="77777777" w:rsidR="008A0BA9" w:rsidRPr="008B18AC" w:rsidRDefault="008A0BA9" w:rsidP="008A0BA9">
      <w:pPr>
        <w:rPr>
          <w:rFonts w:cstheme="minorHAnsi"/>
          <w:color w:val="000000" w:themeColor="text1"/>
        </w:rPr>
      </w:pPr>
      <w:r w:rsidRPr="008B18AC">
        <w:rPr>
          <w:rFonts w:cstheme="minorHAnsi"/>
          <w:b/>
          <w:bCs/>
          <w:color w:val="000000" w:themeColor="text1"/>
        </w:rPr>
        <w:t>Hilft es, wenn viele Menschen das Video geliked haben?</w:t>
      </w:r>
    </w:p>
    <w:p w14:paraId="52B0168F" w14:textId="5A263501" w:rsidR="008A0BA9" w:rsidRPr="008B18AC" w:rsidRDefault="008A0BA9" w:rsidP="008A0BA9">
      <w:pPr>
        <w:rPr>
          <w:rFonts w:cstheme="minorHAnsi"/>
          <w:color w:val="000000" w:themeColor="text1"/>
        </w:rPr>
      </w:pPr>
      <w:r w:rsidRPr="008B18AC">
        <w:rPr>
          <w:rFonts w:ascii="Segoe UI Symbol" w:hAnsi="Segoe UI Symbol" w:cs="Segoe UI Symbol"/>
          <w:color w:val="000000" w:themeColor="text1"/>
        </w:rPr>
        <w:t>☐</w:t>
      </w:r>
      <w:r w:rsidRPr="008B18AC">
        <w:rPr>
          <w:rFonts w:cstheme="minorHAnsi"/>
          <w:color w:val="000000" w:themeColor="text1"/>
        </w:rPr>
        <w:t xml:space="preserve"> Ja, dann stimmt es bestimmt</w:t>
      </w:r>
      <w:ins w:id="2343" w:author="Fabienne Schmaus" w:date="2026-05-11T13:15:00Z" w16du:dateUtc="2026-05-11T11:15:00Z">
        <w:r w:rsidR="005D58FE">
          <w:rPr>
            <w:rFonts w:cstheme="minorHAnsi"/>
            <w:color w:val="000000" w:themeColor="text1"/>
          </w:rPr>
          <w:t>.</w:t>
        </w:r>
        <w:r w:rsidR="005D58FE">
          <w:rPr>
            <w:rFonts w:cstheme="minorHAnsi"/>
            <w:color w:val="000000" w:themeColor="text1"/>
          </w:rPr>
          <w:tab/>
        </w:r>
      </w:ins>
      <w:del w:id="2344" w:author="Fabienne Schmaus" w:date="2026-05-11T13:15:00Z" w16du:dateUtc="2026-05-11T11:15:00Z">
        <w:r w:rsidRPr="008B18AC" w:rsidDel="005D58FE">
          <w:rPr>
            <w:rFonts w:cstheme="minorHAnsi"/>
            <w:color w:val="000000" w:themeColor="text1"/>
          </w:rPr>
          <w:delText xml:space="preserve"> </w:delText>
        </w:r>
      </w:del>
      <w:r w:rsidRPr="008B18AC">
        <w:rPr>
          <w:rFonts w:ascii="Segoe UI Symbol" w:hAnsi="Segoe UI Symbol" w:cs="Segoe UI Symbol"/>
          <w:color w:val="000000" w:themeColor="text1"/>
        </w:rPr>
        <w:t>☐</w:t>
      </w:r>
      <w:r w:rsidRPr="008B18AC">
        <w:rPr>
          <w:rFonts w:cstheme="minorHAnsi"/>
          <w:color w:val="000000" w:themeColor="text1"/>
        </w:rPr>
        <w:t xml:space="preserve"> Nein, Likes sagen nicht, ob etwas stimmt</w:t>
      </w:r>
      <w:ins w:id="2345" w:author="Fabienne Schmaus" w:date="2026-05-11T13:15:00Z" w16du:dateUtc="2026-05-11T11:15:00Z">
        <w:r w:rsidR="005D58FE">
          <w:rPr>
            <w:rFonts w:cstheme="minorHAnsi"/>
            <w:color w:val="000000" w:themeColor="text1"/>
          </w:rPr>
          <w:t>.</w:t>
        </w:r>
        <w:r w:rsidR="005D58FE">
          <w:rPr>
            <w:rFonts w:cstheme="minorHAnsi"/>
            <w:color w:val="000000" w:themeColor="text1"/>
          </w:rPr>
          <w:tab/>
        </w:r>
      </w:ins>
      <w:del w:id="2346" w:author="Fabienne Schmaus" w:date="2026-05-11T13:15:00Z" w16du:dateUtc="2026-05-11T11:15:00Z">
        <w:r w:rsidRPr="008B18AC" w:rsidDel="005D58FE">
          <w:rPr>
            <w:rFonts w:cstheme="minorHAnsi"/>
            <w:color w:val="000000" w:themeColor="text1"/>
          </w:rPr>
          <w:delText xml:space="preserve"> </w:delText>
        </w:r>
      </w:del>
      <w:r w:rsidRPr="008B18AC">
        <w:rPr>
          <w:rFonts w:ascii="Segoe UI Symbol" w:hAnsi="Segoe UI Symbol" w:cs="Segoe UI Symbol"/>
          <w:color w:val="000000" w:themeColor="text1"/>
        </w:rPr>
        <w:t>☐</w:t>
      </w:r>
      <w:r w:rsidRPr="008B18AC">
        <w:rPr>
          <w:rFonts w:cstheme="minorHAnsi"/>
          <w:color w:val="000000" w:themeColor="text1"/>
        </w:rPr>
        <w:t xml:space="preserve"> Ich wei</w:t>
      </w:r>
      <w:r w:rsidRPr="008B18AC">
        <w:rPr>
          <w:rFonts w:ascii="Calibri" w:hAnsi="Calibri" w:cs="Calibri"/>
          <w:color w:val="000000" w:themeColor="text1"/>
        </w:rPr>
        <w:t>ß</w:t>
      </w:r>
      <w:r w:rsidRPr="008B18AC">
        <w:rPr>
          <w:rFonts w:cstheme="minorHAnsi"/>
          <w:color w:val="000000" w:themeColor="text1"/>
        </w:rPr>
        <w:t xml:space="preserve"> es nicht</w:t>
      </w:r>
      <w:ins w:id="2347" w:author="Fabienne Schmaus" w:date="2026-05-11T13:15:00Z" w16du:dateUtc="2026-05-11T11:15:00Z">
        <w:r w:rsidR="005D58FE">
          <w:rPr>
            <w:rFonts w:cstheme="minorHAnsi"/>
            <w:color w:val="000000" w:themeColor="text1"/>
          </w:rPr>
          <w:t>.</w:t>
        </w:r>
      </w:ins>
    </w:p>
    <w:p w14:paraId="669C260A" w14:textId="2A51234F" w:rsidR="008A0BA9" w:rsidRPr="008B18AC" w:rsidRDefault="005D58FE" w:rsidP="008A0BA9">
      <w:pPr>
        <w:rPr>
          <w:rFonts w:cstheme="minorHAnsi"/>
          <w:color w:val="000000" w:themeColor="text1"/>
        </w:rPr>
      </w:pPr>
      <w:r w:rsidRPr="005D58FE">
        <w:rPr>
          <w:rFonts w:cstheme="minorHAnsi"/>
          <w:b/>
          <w:bCs/>
          <w:color w:val="000000" w:themeColor="text1"/>
        </w:rPr>
        <w:t>Was denkst du: Stimmt das? _______________________________________________________________________</w:t>
      </w:r>
    </w:p>
    <w:p w14:paraId="7AFF984E" w14:textId="77777777" w:rsidR="005D58FE" w:rsidRDefault="005D58FE" w:rsidP="008A0BA9">
      <w:pPr>
        <w:rPr>
          <w:rFonts w:cstheme="minorHAnsi"/>
          <w:b/>
          <w:bCs/>
          <w:color w:val="000000" w:themeColor="text1"/>
        </w:rPr>
      </w:pPr>
    </w:p>
    <w:p w14:paraId="0F6C43B9" w14:textId="62A8A645" w:rsidR="008A0BA9" w:rsidRPr="008B18AC" w:rsidRDefault="008A0BA9" w:rsidP="008A0BA9">
      <w:pPr>
        <w:rPr>
          <w:rFonts w:cstheme="minorHAnsi"/>
          <w:b/>
          <w:bCs/>
          <w:color w:val="000000" w:themeColor="text1"/>
        </w:rPr>
      </w:pPr>
      <w:r w:rsidRPr="008B18AC">
        <w:rPr>
          <w:rFonts w:cstheme="minorHAnsi"/>
          <w:b/>
          <w:bCs/>
          <w:color w:val="000000" w:themeColor="text1"/>
        </w:rPr>
        <w:t>Szenario 3</w:t>
      </w:r>
    </w:p>
    <w:p w14:paraId="476ECDDF" w14:textId="4A676C43" w:rsidR="008A0BA9" w:rsidRPr="008B18AC" w:rsidRDefault="008A0BA9" w:rsidP="008A0BA9">
      <w:pPr>
        <w:rPr>
          <w:rFonts w:cstheme="minorHAnsi"/>
          <w:color w:val="000000" w:themeColor="text1"/>
        </w:rPr>
      </w:pPr>
      <w:r w:rsidRPr="008B18AC">
        <w:rPr>
          <w:rFonts w:cstheme="minorHAnsi"/>
          <w:i/>
          <w:iCs/>
          <w:color w:val="000000" w:themeColor="text1"/>
        </w:rPr>
        <w:t xml:space="preserve">Die Ärztin sagt beim Schulbesuch: </w:t>
      </w:r>
      <w:r>
        <w:rPr>
          <w:rFonts w:cstheme="minorHAnsi"/>
          <w:i/>
          <w:iCs/>
          <w:color w:val="000000" w:themeColor="text1"/>
        </w:rPr>
        <w:t>„</w:t>
      </w:r>
      <w:r w:rsidRPr="008B18AC">
        <w:rPr>
          <w:rFonts w:cstheme="minorHAnsi"/>
          <w:i/>
          <w:iCs/>
          <w:color w:val="000000" w:themeColor="text1"/>
        </w:rPr>
        <w:t>Kinder, die ausreichend schlafen, können sich besser konzentrieren und lernen. Das wissen wir aus vielen Untersuchungen mit Kindern weltweit.</w:t>
      </w:r>
      <w:r>
        <w:rPr>
          <w:rFonts w:cstheme="minorHAnsi"/>
          <w:i/>
          <w:iCs/>
          <w:color w:val="000000" w:themeColor="text1"/>
        </w:rPr>
        <w:t>“</w:t>
      </w:r>
    </w:p>
    <w:p w14:paraId="00DCD0A9" w14:textId="77777777" w:rsidR="008A0BA9" w:rsidRPr="008B18AC" w:rsidRDefault="008A0BA9" w:rsidP="008A0BA9">
      <w:pPr>
        <w:rPr>
          <w:rFonts w:cstheme="minorHAnsi"/>
          <w:color w:val="000000" w:themeColor="text1"/>
        </w:rPr>
      </w:pPr>
      <w:r w:rsidRPr="008B18AC">
        <w:rPr>
          <w:rFonts w:cstheme="minorHAnsi"/>
          <w:b/>
          <w:bCs/>
          <w:color w:val="000000" w:themeColor="text1"/>
        </w:rPr>
        <w:t>Wer sagt das?</w:t>
      </w:r>
    </w:p>
    <w:p w14:paraId="323DA568" w14:textId="5845D4E2" w:rsidR="008A0BA9" w:rsidRPr="008B18AC" w:rsidRDefault="008A0BA9">
      <w:pPr>
        <w:tabs>
          <w:tab w:val="left" w:pos="2268"/>
          <w:tab w:val="left" w:pos="5812"/>
        </w:tabs>
        <w:rPr>
          <w:rFonts w:cstheme="minorHAnsi"/>
          <w:color w:val="000000" w:themeColor="text1"/>
        </w:rPr>
        <w:pPrChange w:id="2348" w:author="Fabienne Schmaus" w:date="2026-05-11T13:16:00Z" w16du:dateUtc="2026-05-11T11:16:00Z">
          <w:pPr/>
        </w:pPrChange>
      </w:pPr>
      <w:r w:rsidRPr="008B18AC">
        <w:rPr>
          <w:rFonts w:ascii="Segoe UI Symbol" w:hAnsi="Segoe UI Symbol" w:cs="Segoe UI Symbol"/>
          <w:color w:val="000000" w:themeColor="text1"/>
        </w:rPr>
        <w:t>☐</w:t>
      </w:r>
      <w:r w:rsidRPr="008B18AC">
        <w:rPr>
          <w:rFonts w:cstheme="minorHAnsi"/>
          <w:color w:val="000000" w:themeColor="text1"/>
        </w:rPr>
        <w:t xml:space="preserve"> Jemand im Internet</w:t>
      </w:r>
      <w:r w:rsidR="005D58FE">
        <w:rPr>
          <w:rFonts w:cstheme="minorHAnsi"/>
          <w:color w:val="000000" w:themeColor="text1"/>
        </w:rPr>
        <w:tab/>
      </w:r>
      <w:r w:rsidRPr="008B18AC">
        <w:rPr>
          <w:rFonts w:ascii="Segoe UI Symbol" w:hAnsi="Segoe UI Symbol" w:cs="Segoe UI Symbol"/>
          <w:color w:val="000000" w:themeColor="text1"/>
        </w:rPr>
        <w:t>☐</w:t>
      </w:r>
      <w:r w:rsidRPr="008B18AC">
        <w:rPr>
          <w:rFonts w:cstheme="minorHAnsi"/>
          <w:color w:val="000000" w:themeColor="text1"/>
        </w:rPr>
        <w:t xml:space="preserve"> Eine </w:t>
      </w:r>
      <w:r w:rsidRPr="008B18AC">
        <w:rPr>
          <w:rFonts w:ascii="Calibri" w:hAnsi="Calibri" w:cs="Calibri"/>
          <w:color w:val="000000" w:themeColor="text1"/>
        </w:rPr>
        <w:t>Ä</w:t>
      </w:r>
      <w:r w:rsidRPr="008B18AC">
        <w:rPr>
          <w:rFonts w:cstheme="minorHAnsi"/>
          <w:color w:val="000000" w:themeColor="text1"/>
        </w:rPr>
        <w:t>rztin, die sich auskennt</w:t>
      </w:r>
      <w:r w:rsidR="005D58FE">
        <w:rPr>
          <w:rFonts w:cstheme="minorHAnsi"/>
          <w:color w:val="000000" w:themeColor="text1"/>
        </w:rPr>
        <w:tab/>
      </w:r>
      <w:r w:rsidRPr="008B18AC">
        <w:rPr>
          <w:rFonts w:ascii="Segoe UI Symbol" w:hAnsi="Segoe UI Symbol" w:cs="Segoe UI Symbol"/>
          <w:color w:val="000000" w:themeColor="text1"/>
        </w:rPr>
        <w:t>☐</w:t>
      </w:r>
      <w:r w:rsidRPr="008B18AC">
        <w:rPr>
          <w:rFonts w:cstheme="minorHAnsi"/>
          <w:color w:val="000000" w:themeColor="text1"/>
        </w:rPr>
        <w:t xml:space="preserve"> Ein</w:t>
      </w:r>
      <w:ins w:id="2349" w:author="Fabienne Schmaus" w:date="2026-05-11T13:16:00Z" w16du:dateUtc="2026-05-11T11:16:00Z">
        <w:r w:rsidR="005D58FE">
          <w:rPr>
            <w:rFonts w:cstheme="minorHAnsi"/>
            <w:color w:val="000000" w:themeColor="text1"/>
          </w:rPr>
          <w:t>e Freundin</w:t>
        </w:r>
      </w:ins>
      <w:del w:id="2350" w:author="Fabienne Schmaus" w:date="2026-05-11T13:16:00Z" w16du:dateUtc="2026-05-11T11:16:00Z">
        <w:r w:rsidRPr="008B18AC" w:rsidDel="005D58FE">
          <w:rPr>
            <w:rFonts w:cstheme="minorHAnsi"/>
            <w:color w:val="000000" w:themeColor="text1"/>
          </w:rPr>
          <w:delText xml:space="preserve"> Freund</w:delText>
        </w:r>
      </w:del>
    </w:p>
    <w:p w14:paraId="01FF619A" w14:textId="77777777" w:rsidR="008A0BA9" w:rsidRPr="008B18AC" w:rsidRDefault="008A0BA9" w:rsidP="008A0BA9">
      <w:pPr>
        <w:rPr>
          <w:rFonts w:cstheme="minorHAnsi"/>
          <w:color w:val="000000" w:themeColor="text1"/>
        </w:rPr>
      </w:pPr>
      <w:r w:rsidRPr="008B18AC">
        <w:rPr>
          <w:rFonts w:cstheme="minorHAnsi"/>
          <w:b/>
          <w:bCs/>
          <w:color w:val="000000" w:themeColor="text1"/>
        </w:rPr>
        <w:t>Warum sagt die Ärztin das wohl?</w:t>
      </w:r>
    </w:p>
    <w:p w14:paraId="3D4FEF41" w14:textId="388D2F65" w:rsidR="008A0BA9" w:rsidRPr="008B18AC" w:rsidRDefault="008A0BA9">
      <w:pPr>
        <w:tabs>
          <w:tab w:val="left" w:pos="2835"/>
          <w:tab w:val="left" w:pos="6804"/>
        </w:tabs>
        <w:rPr>
          <w:rFonts w:cstheme="minorHAnsi"/>
          <w:color w:val="000000" w:themeColor="text1"/>
        </w:rPr>
        <w:pPrChange w:id="2351" w:author="Fabienne Schmaus" w:date="2026-05-11T13:17:00Z" w16du:dateUtc="2026-05-11T11:17:00Z">
          <w:pPr/>
        </w:pPrChange>
      </w:pPr>
      <w:r w:rsidRPr="008B18AC">
        <w:rPr>
          <w:rFonts w:ascii="Segoe UI Symbol" w:hAnsi="Segoe UI Symbol" w:cs="Segoe UI Symbol"/>
          <w:color w:val="000000" w:themeColor="text1"/>
        </w:rPr>
        <w:t>☐</w:t>
      </w:r>
      <w:r w:rsidRPr="008B18AC">
        <w:rPr>
          <w:rFonts w:cstheme="minorHAnsi"/>
          <w:color w:val="000000" w:themeColor="text1"/>
        </w:rPr>
        <w:t xml:space="preserve"> Sie will etwas verkaufen</w:t>
      </w:r>
      <w:ins w:id="2352" w:author="Fabienne Schmaus" w:date="2026-05-11T13:17:00Z" w16du:dateUtc="2026-05-11T11:17:00Z">
        <w:r w:rsidR="005D58FE">
          <w:rPr>
            <w:rFonts w:cstheme="minorHAnsi"/>
            <w:color w:val="000000" w:themeColor="text1"/>
          </w:rPr>
          <w:t>.</w:t>
        </w:r>
        <w:r w:rsidR="005D58FE">
          <w:rPr>
            <w:rFonts w:cstheme="minorHAnsi"/>
            <w:color w:val="000000" w:themeColor="text1"/>
          </w:rPr>
          <w:tab/>
        </w:r>
      </w:ins>
      <w:del w:id="2353" w:author="Fabienne Schmaus" w:date="2026-05-11T13:17:00Z" w16du:dateUtc="2026-05-11T11:17:00Z">
        <w:r w:rsidRPr="008B18AC" w:rsidDel="005D58FE">
          <w:rPr>
            <w:rFonts w:cstheme="minorHAnsi"/>
            <w:color w:val="000000" w:themeColor="text1"/>
          </w:rPr>
          <w:delText xml:space="preserve"> </w:delText>
        </w:r>
      </w:del>
      <w:r w:rsidRPr="008B18AC">
        <w:rPr>
          <w:rFonts w:ascii="Segoe UI Symbol" w:hAnsi="Segoe UI Symbol" w:cs="Segoe UI Symbol"/>
          <w:color w:val="000000" w:themeColor="text1"/>
        </w:rPr>
        <w:t>☐</w:t>
      </w:r>
      <w:r w:rsidRPr="008B18AC">
        <w:rPr>
          <w:rFonts w:cstheme="minorHAnsi"/>
          <w:color w:val="000000" w:themeColor="text1"/>
        </w:rPr>
        <w:t xml:space="preserve"> Sie will uns helfen und erkl</w:t>
      </w:r>
      <w:r w:rsidRPr="008B18AC">
        <w:rPr>
          <w:rFonts w:ascii="Calibri" w:hAnsi="Calibri" w:cs="Calibri"/>
          <w:color w:val="000000" w:themeColor="text1"/>
        </w:rPr>
        <w:t>ä</w:t>
      </w:r>
      <w:r w:rsidRPr="008B18AC">
        <w:rPr>
          <w:rFonts w:cstheme="minorHAnsi"/>
          <w:color w:val="000000" w:themeColor="text1"/>
        </w:rPr>
        <w:t>rt, was sie wei</w:t>
      </w:r>
      <w:r w:rsidRPr="008B18AC">
        <w:rPr>
          <w:rFonts w:ascii="Calibri" w:hAnsi="Calibri" w:cs="Calibri"/>
          <w:color w:val="000000" w:themeColor="text1"/>
        </w:rPr>
        <w:t>ß</w:t>
      </w:r>
      <w:ins w:id="2354" w:author="Fabienne Schmaus" w:date="2026-05-11T13:17:00Z" w16du:dateUtc="2026-05-11T11:17:00Z">
        <w:r w:rsidR="005D58FE">
          <w:rPr>
            <w:rFonts w:ascii="Calibri" w:hAnsi="Calibri" w:cs="Calibri"/>
            <w:color w:val="000000" w:themeColor="text1"/>
          </w:rPr>
          <w:t>.</w:t>
        </w:r>
        <w:r w:rsidR="005D58FE">
          <w:rPr>
            <w:rFonts w:ascii="Calibri" w:hAnsi="Calibri" w:cs="Calibri"/>
            <w:color w:val="000000" w:themeColor="text1"/>
          </w:rPr>
          <w:tab/>
        </w:r>
      </w:ins>
      <w:del w:id="2355" w:author="Fabienne Schmaus" w:date="2026-05-11T13:17:00Z" w16du:dateUtc="2026-05-11T11:17:00Z">
        <w:r w:rsidRPr="008B18AC" w:rsidDel="005D58FE">
          <w:rPr>
            <w:rFonts w:cstheme="minorHAnsi"/>
            <w:color w:val="000000" w:themeColor="text1"/>
          </w:rPr>
          <w:delText xml:space="preserve"> </w:delText>
        </w:r>
      </w:del>
      <w:r w:rsidRPr="008B18AC">
        <w:rPr>
          <w:rFonts w:ascii="Segoe UI Symbol" w:hAnsi="Segoe UI Symbol" w:cs="Segoe UI Symbol"/>
          <w:color w:val="000000" w:themeColor="text1"/>
        </w:rPr>
        <w:t>☐</w:t>
      </w:r>
      <w:r w:rsidRPr="008B18AC">
        <w:rPr>
          <w:rFonts w:cstheme="minorHAnsi"/>
          <w:color w:val="000000" w:themeColor="text1"/>
        </w:rPr>
        <w:t xml:space="preserve"> Sie will wichtig wirken</w:t>
      </w:r>
      <w:ins w:id="2356" w:author="Fabienne Schmaus" w:date="2026-05-11T13:17:00Z" w16du:dateUtc="2026-05-11T11:17:00Z">
        <w:r w:rsidR="005D58FE">
          <w:rPr>
            <w:rFonts w:cstheme="minorHAnsi"/>
            <w:color w:val="000000" w:themeColor="text1"/>
          </w:rPr>
          <w:t>.</w:t>
        </w:r>
      </w:ins>
    </w:p>
    <w:p w14:paraId="3E9A6972" w14:textId="3CC7E8BB" w:rsidR="008A0BA9" w:rsidRPr="008B18AC" w:rsidRDefault="008A0BA9" w:rsidP="008A0BA9">
      <w:pPr>
        <w:rPr>
          <w:rFonts w:cstheme="minorHAnsi"/>
          <w:color w:val="000000" w:themeColor="text1"/>
        </w:rPr>
      </w:pPr>
      <w:r w:rsidRPr="008B18AC">
        <w:rPr>
          <w:rFonts w:cstheme="minorHAnsi"/>
          <w:b/>
          <w:bCs/>
          <w:color w:val="000000" w:themeColor="text1"/>
        </w:rPr>
        <w:t>Findest du das glaubwürdig</w:t>
      </w:r>
      <w:ins w:id="2357" w:author="Fabienne Schmaus" w:date="2026-05-11T13:17:00Z" w16du:dateUtc="2026-05-11T11:17:00Z">
        <w:r w:rsidR="005D58FE">
          <w:rPr>
            <w:rFonts w:cstheme="minorHAnsi"/>
            <w:b/>
            <w:bCs/>
            <w:color w:val="000000" w:themeColor="text1"/>
          </w:rPr>
          <w:t>? W</w:t>
        </w:r>
      </w:ins>
      <w:del w:id="2358" w:author="Fabienne Schmaus" w:date="2026-05-11T13:17:00Z" w16du:dateUtc="2026-05-11T11:17:00Z">
        <w:r w:rsidRPr="008B18AC" w:rsidDel="005D58FE">
          <w:rPr>
            <w:rFonts w:cstheme="minorHAnsi"/>
            <w:b/>
            <w:bCs/>
            <w:color w:val="000000" w:themeColor="text1"/>
          </w:rPr>
          <w:delText xml:space="preserve"> – w</w:delText>
        </w:r>
      </w:del>
      <w:r w:rsidRPr="008B18AC">
        <w:rPr>
          <w:rFonts w:cstheme="minorHAnsi"/>
          <w:b/>
          <w:bCs/>
          <w:color w:val="000000" w:themeColor="text1"/>
        </w:rPr>
        <w:t>arum?</w:t>
      </w:r>
      <w:r w:rsidRPr="008B18AC">
        <w:rPr>
          <w:rFonts w:cstheme="minorHAnsi"/>
          <w:color w:val="000000" w:themeColor="text1"/>
        </w:rPr>
        <w:t xml:space="preserve"> </w:t>
      </w:r>
      <w:r w:rsidRPr="008B18AC">
        <w:rPr>
          <w:rFonts w:cstheme="minorHAnsi"/>
          <w:b/>
          <w:bCs/>
          <w:color w:val="000000" w:themeColor="text1"/>
        </w:rPr>
        <w:t>__</w:t>
      </w:r>
      <w:ins w:id="2359" w:author="Fabienne Schmaus" w:date="2026-05-11T13:17:00Z" w16du:dateUtc="2026-05-11T11:17:00Z">
        <w:r w:rsidR="005D58FE">
          <w:rPr>
            <w:rFonts w:cstheme="minorHAnsi"/>
            <w:b/>
            <w:bCs/>
            <w:color w:val="000000" w:themeColor="text1"/>
          </w:rPr>
          <w:t>____________________________________________________________</w:t>
        </w:r>
      </w:ins>
      <w:r w:rsidRPr="008B18AC">
        <w:rPr>
          <w:rFonts w:cstheme="minorHAnsi"/>
          <w:b/>
          <w:bCs/>
          <w:color w:val="000000" w:themeColor="text1"/>
        </w:rPr>
        <w:t>_</w:t>
      </w:r>
    </w:p>
    <w:p w14:paraId="44CBFE86" w14:textId="784739D7" w:rsidR="00A12F29" w:rsidRDefault="00A12F29">
      <w:pPr>
        <w:rPr>
          <w:rFonts w:cstheme="minorHAnsi"/>
          <w:color w:val="000000" w:themeColor="text1"/>
        </w:rPr>
      </w:pPr>
      <w:r>
        <w:rPr>
          <w:rFonts w:cstheme="minorHAnsi"/>
          <w:color w:val="000000" w:themeColor="text1"/>
        </w:rPr>
        <w:br w:type="page"/>
      </w:r>
    </w:p>
    <w:p w14:paraId="467E27F3" w14:textId="77777777" w:rsidR="005D58FE" w:rsidRPr="008422CD" w:rsidRDefault="005D58FE" w:rsidP="005D58FE">
      <w:pPr>
        <w:rPr>
          <w:ins w:id="2360" w:author="Fabienne Schmaus" w:date="2026-05-11T13:18:00Z" w16du:dateUtc="2026-05-11T11:18:00Z"/>
          <w:rFonts w:cstheme="minorHAnsi"/>
        </w:rPr>
      </w:pPr>
      <w:ins w:id="2361" w:author="Fabienne Schmaus" w:date="2026-05-11T13:18:00Z" w16du:dateUtc="2026-05-11T11:18:00Z">
        <w:r w:rsidRPr="008422CD">
          <w:rPr>
            <w:rFonts w:cstheme="minorHAnsi"/>
            <w:highlight w:val="yellow"/>
          </w:rPr>
          <w:lastRenderedPageBreak/>
          <w:t xml:space="preserve">((Seite </w:t>
        </w:r>
        <w:r>
          <w:rPr>
            <w:rFonts w:cstheme="minorHAnsi"/>
            <w:highlight w:val="yellow"/>
          </w:rPr>
          <w:t>xx</w:t>
        </w:r>
        <w:r w:rsidRPr="008422CD">
          <w:rPr>
            <w:rFonts w:cstheme="minorHAnsi"/>
            <w:highlight w:val="yellow"/>
          </w:rPr>
          <w:t>))</w:t>
        </w:r>
      </w:ins>
    </w:p>
    <w:p w14:paraId="111F967A" w14:textId="77777777" w:rsidR="00A12F29" w:rsidRDefault="00A12F29" w:rsidP="00A12F29">
      <w:pPr>
        <w:spacing w:after="0" w:line="276" w:lineRule="auto"/>
        <w:rPr>
          <w:ins w:id="2362" w:author="Fabienne Schmaus" w:date="2026-05-08T15:23:00Z" w16du:dateUtc="2026-05-08T13:23:00Z"/>
          <w:rFonts w:cstheme="minorHAnsi"/>
          <w:b/>
          <w:bCs/>
          <w:sz w:val="24"/>
          <w:szCs w:val="24"/>
        </w:rPr>
      </w:pPr>
      <w:r w:rsidRPr="000E5D25">
        <w:rPr>
          <w:rFonts w:cstheme="minorHAnsi"/>
          <w:b/>
          <w:bCs/>
          <w:sz w:val="24"/>
          <w:szCs w:val="24"/>
        </w:rPr>
        <w:t>Anhang</w:t>
      </w:r>
    </w:p>
    <w:p w14:paraId="3D2ACDEB" w14:textId="77777777" w:rsidR="00A12F29" w:rsidRPr="000E5D25" w:rsidDel="003935DB" w:rsidRDefault="00A12F29" w:rsidP="00A12F29">
      <w:pPr>
        <w:spacing w:after="0" w:line="276" w:lineRule="auto"/>
        <w:rPr>
          <w:del w:id="2363" w:author="Fabienne Schmaus" w:date="2026-05-08T15:23:00Z" w16du:dateUtc="2026-05-08T13:23:00Z"/>
          <w:rFonts w:cstheme="minorHAnsi"/>
          <w:b/>
          <w:bCs/>
          <w:sz w:val="24"/>
          <w:szCs w:val="24"/>
        </w:rPr>
      </w:pPr>
      <w:del w:id="2364" w:author="Fabienne Schmaus" w:date="2026-05-08T15:23:00Z" w16du:dateUtc="2026-05-08T13:23:00Z">
        <w:r w:rsidRPr="000E5D25" w:rsidDel="003935DB">
          <w:rPr>
            <w:rFonts w:cstheme="minorHAnsi"/>
            <w:b/>
            <w:bCs/>
            <w:sz w:val="24"/>
            <w:szCs w:val="24"/>
          </w:rPr>
          <w:delText xml:space="preserve"> – </w:delText>
        </w:r>
      </w:del>
    </w:p>
    <w:p w14:paraId="2E2A88DD" w14:textId="77777777" w:rsidR="00A12F29" w:rsidRPr="000E5D25" w:rsidDel="003935DB" w:rsidRDefault="00A12F29" w:rsidP="00A12F29">
      <w:pPr>
        <w:spacing w:after="0" w:line="276" w:lineRule="auto"/>
        <w:rPr>
          <w:del w:id="2365" w:author="Fabienne Schmaus" w:date="2026-05-08T15:23:00Z" w16du:dateUtc="2026-05-08T13:23:00Z"/>
          <w:rFonts w:cstheme="minorHAnsi"/>
          <w:b/>
          <w:bCs/>
        </w:rPr>
      </w:pPr>
      <w:del w:id="2366" w:author="Fabienne Schmaus" w:date="2026-05-08T15:23:00Z" w16du:dateUtc="2026-05-08T13:23:00Z">
        <w:r w:rsidRPr="000E5D25" w:rsidDel="003935DB">
          <w:rPr>
            <w:rFonts w:cstheme="minorHAnsi"/>
            <w:b/>
            <w:bCs/>
          </w:rPr>
          <w:delText>Anhang 1 – Tools und Methoden</w:delText>
        </w:r>
      </w:del>
    </w:p>
    <w:p w14:paraId="30D14D9E" w14:textId="77777777" w:rsidR="00A12F29" w:rsidRPr="000E5D25" w:rsidDel="003935DB" w:rsidRDefault="00A12F29" w:rsidP="00A12F29">
      <w:pPr>
        <w:spacing w:after="0" w:line="276" w:lineRule="auto"/>
        <w:rPr>
          <w:del w:id="2367" w:author="Fabienne Schmaus" w:date="2026-05-08T15:23:00Z" w16du:dateUtc="2026-05-08T13:23:00Z"/>
          <w:rFonts w:cstheme="minorHAnsi"/>
          <w:color w:val="EE0000"/>
          <w:sz w:val="16"/>
          <w:szCs w:val="16"/>
        </w:rPr>
      </w:pPr>
    </w:p>
    <w:p w14:paraId="689B7D3D" w14:textId="77B408A0" w:rsidR="00A12F29" w:rsidRPr="000E5D25" w:rsidRDefault="00A12F29" w:rsidP="00A12F29">
      <w:pPr>
        <w:spacing w:after="0" w:line="276" w:lineRule="auto"/>
        <w:rPr>
          <w:rFonts w:cstheme="minorHAnsi"/>
          <w:b/>
          <w:bCs/>
        </w:rPr>
      </w:pPr>
      <w:commentRangeStart w:id="2368"/>
      <w:commentRangeStart w:id="2369"/>
      <w:r w:rsidRPr="000E5D25">
        <w:rPr>
          <w:rFonts w:cstheme="minorHAnsi"/>
          <w:b/>
          <w:bCs/>
        </w:rPr>
        <w:t xml:space="preserve">Anhang </w:t>
      </w:r>
      <w:commentRangeEnd w:id="2368"/>
      <w:r w:rsidRPr="000E5D25">
        <w:rPr>
          <w:rStyle w:val="Kommentarzeichen"/>
          <w:rFonts w:cstheme="minorHAnsi"/>
          <w:b/>
          <w:bCs/>
          <w:sz w:val="22"/>
          <w:szCs w:val="22"/>
        </w:rPr>
        <w:commentReference w:id="2368"/>
      </w:r>
      <w:commentRangeEnd w:id="2369"/>
      <w:r w:rsidR="00C63A93" w:rsidRPr="000E5D25">
        <w:rPr>
          <w:rStyle w:val="Kommentarzeichen"/>
          <w:rFonts w:cstheme="minorHAnsi"/>
          <w:b/>
          <w:bCs/>
          <w:sz w:val="22"/>
          <w:szCs w:val="22"/>
        </w:rPr>
        <w:commentReference w:id="2369"/>
      </w:r>
      <w:r w:rsidRPr="000E5D25">
        <w:rPr>
          <w:rFonts w:cstheme="minorHAnsi"/>
          <w:b/>
          <w:bCs/>
        </w:rPr>
        <w:t>1 – 11 Behauptungen (</w:t>
      </w:r>
      <w:ins w:id="2370" w:author="Fabienne Schmaus" w:date="2026-05-11T13:23:00Z" w16du:dateUtc="2026-05-11T11:23:00Z">
        <w:r w:rsidR="0037444B" w:rsidRPr="0037444B">
          <w:rPr>
            <w:rFonts w:cstheme="minorHAnsi"/>
            <w:b/>
            <w:bCs/>
          </w:rPr>
          <w:t>Übersicht mit Auflösung</w:t>
        </w:r>
      </w:ins>
      <w:del w:id="2371" w:author="Fabienne Schmaus" w:date="2026-05-11T13:23:00Z" w16du:dateUtc="2026-05-11T11:23:00Z">
        <w:r w:rsidRPr="000E5D25" w:rsidDel="0037444B">
          <w:rPr>
            <w:rFonts w:cstheme="minorHAnsi"/>
            <w:b/>
            <w:bCs/>
          </w:rPr>
          <w:delText>nur für die Lehrkraft</w:delText>
        </w:r>
      </w:del>
      <w:r w:rsidRPr="000E5D25">
        <w:rPr>
          <w:rFonts w:cstheme="minorHAnsi"/>
          <w:b/>
          <w:bCs/>
        </w:rPr>
        <w:t>)</w:t>
      </w:r>
    </w:p>
    <w:p w14:paraId="691BBA24" w14:textId="35E2C43F" w:rsidR="00A12F29" w:rsidRPr="000E5D25" w:rsidRDefault="00A12F29" w:rsidP="00A12F29">
      <w:pPr>
        <w:spacing w:after="0" w:line="276" w:lineRule="auto"/>
        <w:rPr>
          <w:rFonts w:cstheme="minorHAnsi"/>
          <w:b/>
          <w:bCs/>
        </w:rPr>
      </w:pPr>
    </w:p>
    <w:tbl>
      <w:tblPr>
        <w:tblStyle w:val="Tabellenraster"/>
        <w:tblW w:w="0" w:type="auto"/>
        <w:tblLook w:val="04A0" w:firstRow="1" w:lastRow="0" w:firstColumn="1" w:lastColumn="0" w:noHBand="0" w:noVBand="1"/>
      </w:tblPr>
      <w:tblGrid>
        <w:gridCol w:w="10456"/>
      </w:tblGrid>
      <w:tr w:rsidR="0037444B" w14:paraId="529B9869" w14:textId="77777777" w:rsidTr="0037444B">
        <w:tc>
          <w:tcPr>
            <w:tcW w:w="10456" w:type="dxa"/>
          </w:tcPr>
          <w:p w14:paraId="18B79F4E" w14:textId="77777777" w:rsidR="0037444B" w:rsidRDefault="0037444B" w:rsidP="0037444B">
            <w:pPr>
              <w:spacing w:line="276" w:lineRule="auto"/>
              <w:rPr>
                <w:ins w:id="2372" w:author="Fabienne Schmaus" w:date="2026-05-11T13:23:00Z" w16du:dateUtc="2026-05-11T11:23:00Z"/>
                <w:rFonts w:cstheme="minorHAnsi"/>
                <w:b/>
                <w:bCs/>
              </w:rPr>
            </w:pPr>
            <w:r w:rsidRPr="000E5D25">
              <w:rPr>
                <w:rFonts w:cstheme="minorHAnsi"/>
                <w:b/>
                <w:bCs/>
              </w:rPr>
              <w:t>Hinweis zur Verwendung</w:t>
            </w:r>
          </w:p>
          <w:p w14:paraId="1821806E" w14:textId="77777777" w:rsidR="0037444B" w:rsidRPr="000E5D25" w:rsidDel="0037444B" w:rsidRDefault="0037444B" w:rsidP="0037444B">
            <w:pPr>
              <w:spacing w:line="276" w:lineRule="auto"/>
              <w:rPr>
                <w:del w:id="2373" w:author="Fabienne Schmaus" w:date="2026-05-11T13:23:00Z" w16du:dateUtc="2026-05-11T11:23:00Z"/>
                <w:moveTo w:id="2374" w:author="Fabienne Schmaus" w:date="2026-05-11T13:23:00Z" w16du:dateUtc="2026-05-11T11:23:00Z"/>
                <w:rFonts w:cstheme="minorHAnsi"/>
              </w:rPr>
            </w:pPr>
            <w:moveToRangeStart w:id="2375" w:author="Fabienne Schmaus" w:date="2026-05-11T13:23:00Z" w:name="move229398250"/>
            <w:moveTo w:id="2376" w:author="Fabienne Schmaus" w:date="2026-05-11T13:23:00Z" w16du:dateUtc="2026-05-11T11:23:00Z">
              <w:r w:rsidRPr="008422CD">
                <w:rPr>
                  <w:rFonts w:cstheme="minorHAnsi"/>
                  <w:i/>
                  <w:iCs/>
                </w:rPr>
                <w:t>Hinweis:</w:t>
              </w:r>
              <w:r w:rsidRPr="000E5D25">
                <w:rPr>
                  <w:rFonts w:cstheme="minorHAnsi"/>
                </w:rPr>
                <w:t xml:space="preserve"> Diese Fassung ist nur für die Lehrkraft. Für die Projektion in Phase 1 die Original-Kacheln (mit Bild, Emojis und Hashtags) verwenden.</w:t>
              </w:r>
            </w:moveTo>
          </w:p>
          <w:moveToRangeEnd w:id="2375"/>
          <w:p w14:paraId="551C0BF4" w14:textId="77777777" w:rsidR="0037444B" w:rsidRPr="000E5D25" w:rsidRDefault="0037444B" w:rsidP="0037444B">
            <w:pPr>
              <w:spacing w:line="276" w:lineRule="auto"/>
              <w:rPr>
                <w:rFonts w:cstheme="minorHAnsi"/>
                <w:b/>
                <w:bCs/>
              </w:rPr>
            </w:pPr>
          </w:p>
          <w:p w14:paraId="1E5EDF7A" w14:textId="77777777" w:rsidR="0037444B" w:rsidRPr="000E5D25" w:rsidRDefault="0037444B" w:rsidP="0037444B">
            <w:pPr>
              <w:spacing w:line="276" w:lineRule="auto"/>
              <w:rPr>
                <w:rFonts w:cstheme="minorHAnsi"/>
              </w:rPr>
            </w:pPr>
            <w:commentRangeStart w:id="2377"/>
            <w:r w:rsidRPr="000E5D25">
              <w:rPr>
                <w:rFonts w:cstheme="minorHAnsi"/>
              </w:rPr>
              <w:t>Keine Auflösung in Phase 1! Spannung halten</w:t>
            </w:r>
            <w:ins w:id="2378" w:author="Fabienne Schmaus" w:date="2026-05-11T09:58:00Z" w16du:dateUtc="2026-05-11T07:58:00Z">
              <w:r>
                <w:rPr>
                  <w:rFonts w:cstheme="minorHAnsi"/>
                </w:rPr>
                <w:t>: D</w:t>
              </w:r>
            </w:ins>
            <w:del w:id="2379" w:author="Fabienne Schmaus" w:date="2026-05-11T09:58:00Z" w16du:dateUtc="2026-05-11T07:58:00Z">
              <w:r w:rsidRPr="000E5D25" w:rsidDel="00750E4B">
                <w:rPr>
                  <w:rFonts w:cstheme="minorHAnsi"/>
                </w:rPr>
                <w:delText xml:space="preserve"> – d</w:delText>
              </w:r>
            </w:del>
            <w:r w:rsidRPr="000E5D25">
              <w:rPr>
                <w:rFonts w:cstheme="minorHAnsi"/>
              </w:rPr>
              <w:t>ie Auflösung erfolgt schrittweise in Phase 3 (Faktencheck-Werkstatt) und Phase 6 (Quiz).</w:t>
            </w:r>
          </w:p>
          <w:p w14:paraId="38B005B1" w14:textId="77777777" w:rsidR="0037444B" w:rsidRPr="000E5D25" w:rsidRDefault="0037444B" w:rsidP="0037444B">
            <w:pPr>
              <w:spacing w:line="276" w:lineRule="auto"/>
              <w:rPr>
                <w:rFonts w:cstheme="minorHAnsi"/>
              </w:rPr>
            </w:pPr>
            <w:r w:rsidRPr="000E5D25">
              <w:rPr>
                <w:rFonts w:cstheme="minorHAnsi"/>
              </w:rPr>
              <w:t xml:space="preserve">4 der 11 Behauptungen kehren in </w:t>
            </w:r>
            <w:del w:id="2380" w:author="Fabienne Schmaus" w:date="2026-05-11T09:27:00Z" w16du:dateUtc="2026-05-11T07:27:00Z">
              <w:r w:rsidRPr="000E5D25" w:rsidDel="002A290B">
                <w:rPr>
                  <w:rFonts w:cstheme="minorHAnsi"/>
                </w:rPr>
                <w:delText>AB 3a–d</w:delText>
              </w:r>
            </w:del>
            <w:ins w:id="2381" w:author="Fabienne Schmaus" w:date="2026-05-11T09:27:00Z" w16du:dateUtc="2026-05-11T07:27:00Z">
              <w:r>
                <w:rPr>
                  <w:rFonts w:cstheme="minorHAnsi"/>
                </w:rPr>
                <w:t>Arbeitsblatt 3</w:t>
              </w:r>
            </w:ins>
            <w:r w:rsidRPr="000E5D25">
              <w:rPr>
                <w:rFonts w:cstheme="minorHAnsi"/>
              </w:rPr>
              <w:t xml:space="preserve"> vertieft wieder (gewollte Wiedererkennung).</w:t>
            </w:r>
          </w:p>
          <w:p w14:paraId="53D71DE2" w14:textId="77777777" w:rsidR="0037444B" w:rsidRPr="000E5D25" w:rsidRDefault="0037444B" w:rsidP="0037444B">
            <w:pPr>
              <w:spacing w:line="276" w:lineRule="auto"/>
              <w:rPr>
                <w:rFonts w:cstheme="minorHAnsi"/>
              </w:rPr>
            </w:pPr>
            <w:r w:rsidRPr="000E5D25">
              <w:rPr>
                <w:rFonts w:cstheme="minorHAnsi"/>
              </w:rPr>
              <w:t>6 der 11 Behauptungen sind echte Fakten</w:t>
            </w:r>
            <w:del w:id="2382" w:author="Fabienne Schmaus" w:date="2026-05-11T09:58:00Z" w16du:dateUtc="2026-05-11T07:58:00Z">
              <w:r w:rsidRPr="000E5D25" w:rsidDel="00750E4B">
                <w:rPr>
                  <w:rFonts w:cstheme="minorHAnsi"/>
                </w:rPr>
                <w:delText xml:space="preserve"> – d</w:delText>
              </w:r>
            </w:del>
            <w:ins w:id="2383" w:author="Fabienne Schmaus" w:date="2026-05-11T09:58:00Z" w16du:dateUtc="2026-05-11T07:58:00Z">
              <w:r>
                <w:rPr>
                  <w:rFonts w:cstheme="minorHAnsi"/>
                </w:rPr>
                <w:t>: D</w:t>
              </w:r>
            </w:ins>
            <w:r w:rsidRPr="000E5D25">
              <w:rPr>
                <w:rFonts w:cstheme="minorHAnsi"/>
              </w:rPr>
              <w:t>ie Mehrheit knüpft an psychische, soziale oder digitale Gesundheit an (Leitlinie 4: Gesundheitsbezug).</w:t>
            </w:r>
          </w:p>
          <w:p w14:paraId="7EA244FC" w14:textId="77777777" w:rsidR="0037444B" w:rsidRPr="000E5D25" w:rsidRDefault="0037444B" w:rsidP="0037444B">
            <w:pPr>
              <w:spacing w:line="276" w:lineRule="auto"/>
              <w:rPr>
                <w:rFonts w:cstheme="minorHAnsi"/>
              </w:rPr>
            </w:pPr>
            <w:r w:rsidRPr="000E5D25">
              <w:rPr>
                <w:rFonts w:cstheme="minorHAnsi"/>
              </w:rPr>
              <w:t>Fiktive Formulierungen. Keine konkreten Marken, Influencer</w:t>
            </w:r>
            <w:del w:id="2384" w:author="Fabienne Schmaus" w:date="2026-05-11T09:14:00Z" w16du:dateUtc="2026-05-11T07:14:00Z">
              <w:r w:rsidRPr="000E5D25" w:rsidDel="00F7152F">
                <w:rPr>
                  <w:rFonts w:cstheme="minorHAnsi"/>
                </w:rPr>
                <w:delText>:</w:delText>
              </w:r>
            </w:del>
            <w:r w:rsidRPr="000E5D25">
              <w:rPr>
                <w:rFonts w:cstheme="minorHAnsi"/>
              </w:rPr>
              <w:t>innen</w:t>
            </w:r>
            <w:ins w:id="2385" w:author="Fabienne Schmaus" w:date="2026-05-11T09:14:00Z" w16du:dateUtc="2026-05-11T07:14:00Z">
              <w:r>
                <w:rPr>
                  <w:rFonts w:cstheme="minorHAnsi"/>
                </w:rPr>
                <w:t xml:space="preserve"> und Influencer</w:t>
              </w:r>
            </w:ins>
            <w:r w:rsidRPr="000E5D25">
              <w:rPr>
                <w:rFonts w:cstheme="minorHAnsi"/>
              </w:rPr>
              <w:t>, Accounts oder Personen.</w:t>
            </w:r>
          </w:p>
          <w:p w14:paraId="3336A66E" w14:textId="6B7305F4" w:rsidR="0037444B" w:rsidRDefault="0037444B" w:rsidP="00A12F29">
            <w:pPr>
              <w:spacing w:line="276" w:lineRule="auto"/>
              <w:rPr>
                <w:rFonts w:cstheme="minorHAnsi"/>
              </w:rPr>
            </w:pPr>
            <w:r w:rsidRPr="000E5D25">
              <w:rPr>
                <w:rFonts w:cstheme="minorHAnsi"/>
              </w:rPr>
              <w:t>Behauptungen können bei Bedarf durch aktuelle Beispiele ersetzt werden</w:t>
            </w:r>
            <w:ins w:id="2386" w:author="Fabienne Schmaus" w:date="2026-05-11T09:58:00Z" w16du:dateUtc="2026-05-11T07:58:00Z">
              <w:r>
                <w:rPr>
                  <w:rFonts w:cstheme="minorHAnsi"/>
                </w:rPr>
                <w:t>:</w:t>
              </w:r>
            </w:ins>
            <w:del w:id="2387" w:author="Fabienne Schmaus" w:date="2026-05-11T09:58:00Z" w16du:dateUtc="2026-05-11T07:58:00Z">
              <w:r w:rsidRPr="000E5D25" w:rsidDel="00750E4B">
                <w:rPr>
                  <w:rFonts w:cstheme="minorHAnsi"/>
                </w:rPr>
                <w:delText xml:space="preserve"> –</w:delText>
              </w:r>
            </w:del>
            <w:r w:rsidRPr="000E5D25">
              <w:rPr>
                <w:rFonts w:cstheme="minorHAnsi"/>
              </w:rPr>
              <w:t xml:space="preserve"> Mischverhältnis (5 Fake</w:t>
            </w:r>
            <w:ins w:id="2388" w:author="Fabienne Schmaus" w:date="2026-05-11T09:58:00Z" w16du:dateUtc="2026-05-11T07:58:00Z">
              <w:r>
                <w:rPr>
                  <w:rFonts w:cstheme="minorHAnsi"/>
                </w:rPr>
                <w:t>s</w:t>
              </w:r>
            </w:ins>
            <w:r w:rsidRPr="000E5D25">
              <w:rPr>
                <w:rFonts w:cstheme="minorHAnsi"/>
              </w:rPr>
              <w:t xml:space="preserve"> </w:t>
            </w:r>
            <w:del w:id="2389" w:author="Fabienne Schmaus" w:date="2026-05-11T09:58:00Z" w16du:dateUtc="2026-05-11T07:58:00Z">
              <w:r w:rsidRPr="000E5D25" w:rsidDel="00750E4B">
                <w:rPr>
                  <w:rFonts w:cstheme="minorHAnsi"/>
                </w:rPr>
                <w:delText xml:space="preserve">/ </w:delText>
              </w:r>
            </w:del>
            <w:ins w:id="2390" w:author="Fabienne Schmaus" w:date="2026-05-11T09:58:00Z" w16du:dateUtc="2026-05-11T07:58:00Z">
              <w:r>
                <w:rPr>
                  <w:rFonts w:cstheme="minorHAnsi"/>
                </w:rPr>
                <w:t>zu</w:t>
              </w:r>
              <w:r w:rsidRPr="000E5D25">
                <w:rPr>
                  <w:rFonts w:cstheme="minorHAnsi"/>
                </w:rPr>
                <w:t xml:space="preserve"> </w:t>
              </w:r>
            </w:ins>
            <w:r w:rsidRPr="000E5D25">
              <w:rPr>
                <w:rFonts w:cstheme="minorHAnsi"/>
              </w:rPr>
              <w:t>6 Fakt</w:t>
            </w:r>
            <w:ins w:id="2391" w:author="Fabienne Schmaus" w:date="2026-05-11T09:58:00Z" w16du:dateUtc="2026-05-11T07:58:00Z">
              <w:r>
                <w:rPr>
                  <w:rFonts w:cstheme="minorHAnsi"/>
                </w:rPr>
                <w:t>en</w:t>
              </w:r>
            </w:ins>
            <w:r w:rsidRPr="000E5D25">
              <w:rPr>
                <w:rFonts w:cstheme="minorHAnsi"/>
              </w:rPr>
              <w:t>) sollte erhalten bleiben.</w:t>
            </w:r>
            <w:commentRangeEnd w:id="2377"/>
            <w:r>
              <w:rPr>
                <w:rStyle w:val="Kommentarzeichen"/>
                <w:rFonts w:cstheme="minorHAnsi"/>
                <w:sz w:val="22"/>
                <w:szCs w:val="22"/>
              </w:rPr>
              <w:commentReference w:id="2377"/>
            </w:r>
          </w:p>
        </w:tc>
      </w:tr>
    </w:tbl>
    <w:p w14:paraId="0B98915A" w14:textId="77777777" w:rsidR="00A12F29" w:rsidRPr="000E5D25" w:rsidRDefault="00A12F29" w:rsidP="00A12F29">
      <w:pPr>
        <w:spacing w:after="0" w:line="276" w:lineRule="auto"/>
        <w:rPr>
          <w:rFonts w:cstheme="minorHAnsi"/>
        </w:rPr>
      </w:pPr>
    </w:p>
    <w:p w14:paraId="770CE449" w14:textId="7B0F0191" w:rsidR="00A12F29" w:rsidRPr="000E5D25" w:rsidDel="0037444B" w:rsidRDefault="00A12F29" w:rsidP="0037444B">
      <w:pPr>
        <w:spacing w:after="0" w:line="360" w:lineRule="auto"/>
        <w:rPr>
          <w:del w:id="2392" w:author="Fabienne Schmaus" w:date="2026-05-11T13:24:00Z" w16du:dateUtc="2026-05-11T11:24:00Z"/>
          <w:rFonts w:cstheme="minorHAnsi"/>
        </w:rPr>
      </w:pPr>
      <w:del w:id="2393" w:author="Fabienne Schmaus" w:date="2026-05-11T13:24:00Z" w16du:dateUtc="2026-05-11T11:24:00Z">
        <w:r w:rsidRPr="000E5D25" w:rsidDel="0037444B">
          <w:rPr>
            <w:rFonts w:cstheme="minorHAnsi"/>
          </w:rPr>
          <w:delText>Die 11 Behauptungen – Lehrkraft-Übersicht mit Auflösung</w:delText>
        </w:r>
      </w:del>
    </w:p>
    <w:p w14:paraId="449EC65F" w14:textId="19ADDC01" w:rsidR="00A12F29" w:rsidRPr="000E5D25" w:rsidDel="0037444B" w:rsidRDefault="00A12F29" w:rsidP="0037444B">
      <w:pPr>
        <w:spacing w:after="0" w:line="360" w:lineRule="auto"/>
        <w:rPr>
          <w:del w:id="2394" w:author="Fabienne Schmaus" w:date="2026-05-11T13:24:00Z" w16du:dateUtc="2026-05-11T11:24:00Z"/>
          <w:moveFrom w:id="2395" w:author="Fabienne Schmaus" w:date="2026-05-11T13:23:00Z" w16du:dateUtc="2026-05-11T11:23:00Z"/>
          <w:rFonts w:cstheme="minorHAnsi"/>
        </w:rPr>
      </w:pPr>
      <w:moveFromRangeStart w:id="2396" w:author="Fabienne Schmaus" w:date="2026-05-11T13:23:00Z" w:name="move229398250"/>
      <w:moveFrom w:id="2397" w:author="Fabienne Schmaus" w:date="2026-05-11T13:23:00Z" w16du:dateUtc="2026-05-11T11:23:00Z">
        <w:del w:id="2398" w:author="Fabienne Schmaus" w:date="2026-05-11T13:24:00Z" w16du:dateUtc="2026-05-11T11:24:00Z">
          <w:r w:rsidRPr="00750E4B" w:rsidDel="0037444B">
            <w:rPr>
              <w:rFonts w:cstheme="minorHAnsi"/>
              <w:i/>
              <w:iCs/>
              <w:rPrChange w:id="2399" w:author="Fabienne Schmaus" w:date="2026-05-11T09:59:00Z" w16du:dateUtc="2026-05-11T07:59:00Z">
                <w:rPr>
                  <w:rFonts w:cstheme="minorHAnsi"/>
                </w:rPr>
              </w:rPrChange>
            </w:rPr>
            <w:delText>Hinweis:</w:delText>
          </w:r>
          <w:r w:rsidRPr="000E5D25" w:rsidDel="0037444B">
            <w:rPr>
              <w:rFonts w:cstheme="minorHAnsi"/>
            </w:rPr>
            <w:delText xml:space="preserve"> Diese Fassung ist nur für die Lehrkraft. Für die Projektion in Phase 1 die Original-Kacheln (mit Bild, Emojis und Hashtags) verwenden.</w:delText>
          </w:r>
        </w:del>
      </w:moveFrom>
    </w:p>
    <w:moveFromRangeEnd w:id="2396"/>
    <w:p w14:paraId="1A2CFC1C" w14:textId="2DAB8A60" w:rsidR="00A12F29" w:rsidRPr="000E5D25" w:rsidDel="0037444B" w:rsidRDefault="00A12F29" w:rsidP="0037444B">
      <w:pPr>
        <w:spacing w:after="0" w:line="360" w:lineRule="auto"/>
        <w:rPr>
          <w:del w:id="2400" w:author="Fabienne Schmaus" w:date="2026-05-11T13:24:00Z" w16du:dateUtc="2026-05-11T11:24:00Z"/>
          <w:rFonts w:cstheme="minorHAnsi"/>
        </w:rPr>
      </w:pPr>
    </w:p>
    <w:p w14:paraId="4AD09098" w14:textId="28E85A72" w:rsidR="00A12F29" w:rsidRPr="000E5D25" w:rsidDel="0037444B" w:rsidRDefault="00A12F29" w:rsidP="0037444B">
      <w:pPr>
        <w:spacing w:after="0" w:line="360" w:lineRule="auto"/>
        <w:rPr>
          <w:del w:id="2401" w:author="Fabienne Schmaus" w:date="2026-05-11T13:24:00Z" w16du:dateUtc="2026-05-11T11:24:00Z"/>
          <w:rFonts w:cstheme="minorHAnsi"/>
        </w:rPr>
      </w:pPr>
    </w:p>
    <w:p w14:paraId="3E47E991" w14:textId="77777777" w:rsidR="00A12F29" w:rsidRPr="00750E4B" w:rsidRDefault="00A12F29" w:rsidP="0037444B">
      <w:pPr>
        <w:spacing w:after="0" w:line="360" w:lineRule="auto"/>
        <w:rPr>
          <w:rFonts w:cstheme="minorHAnsi"/>
          <w:b/>
          <w:bCs/>
          <w:rPrChange w:id="2402" w:author="Fabienne Schmaus" w:date="2026-05-11T09:59:00Z" w16du:dateUtc="2026-05-11T07:59:00Z">
            <w:rPr>
              <w:rFonts w:cstheme="minorHAnsi"/>
            </w:rPr>
          </w:rPrChange>
        </w:rPr>
      </w:pPr>
      <w:r w:rsidRPr="00750E4B">
        <w:rPr>
          <w:rFonts w:cstheme="minorHAnsi"/>
          <w:b/>
          <w:bCs/>
          <w:rPrChange w:id="2403" w:author="Fabienne Schmaus" w:date="2026-05-11T09:59:00Z" w16du:dateUtc="2026-05-11T07:59:00Z">
            <w:rPr>
              <w:rFonts w:cstheme="minorHAnsi"/>
            </w:rPr>
          </w:rPrChange>
        </w:rPr>
        <w:t>1. „Detox-Tee reinigt deinen Körper von Giftstoffen“</w:t>
      </w:r>
    </w:p>
    <w:p w14:paraId="285B9BCF" w14:textId="77777777" w:rsidR="0037444B" w:rsidRDefault="00A12F29" w:rsidP="00A12F29">
      <w:pPr>
        <w:spacing w:after="0" w:line="276" w:lineRule="auto"/>
        <w:rPr>
          <w:rFonts w:cstheme="minorHAnsi"/>
        </w:rPr>
      </w:pPr>
      <w:r w:rsidRPr="00750E4B">
        <w:rPr>
          <w:rFonts w:cstheme="minorHAnsi"/>
          <w:i/>
          <w:iCs/>
          <w:rPrChange w:id="2404" w:author="Fabienne Schmaus" w:date="2026-05-11T09:59:00Z" w16du:dateUtc="2026-05-11T07:59:00Z">
            <w:rPr>
              <w:rFonts w:cstheme="minorHAnsi"/>
            </w:rPr>
          </w:rPrChange>
        </w:rPr>
        <w:t>Auflösung</w:t>
      </w:r>
      <w:del w:id="2405" w:author="Fabienne Schmaus" w:date="2026-05-11T09:58:00Z" w16du:dateUtc="2026-05-11T07:58:00Z">
        <w:r w:rsidRPr="00750E4B" w:rsidDel="00750E4B">
          <w:rPr>
            <w:rFonts w:cstheme="minorHAnsi"/>
            <w:i/>
            <w:iCs/>
            <w:rPrChange w:id="2406" w:author="Fabienne Schmaus" w:date="2026-05-11T09:59:00Z" w16du:dateUtc="2026-05-11T07:59:00Z">
              <w:rPr>
                <w:rFonts w:cstheme="minorHAnsi"/>
              </w:rPr>
            </w:rPrChange>
          </w:rPr>
          <w:delText xml:space="preserve"> –</w:delText>
        </w:r>
      </w:del>
      <w:ins w:id="2407" w:author="Fabienne Schmaus" w:date="2026-05-11T09:58:00Z" w16du:dateUtc="2026-05-11T07:58:00Z">
        <w:r w:rsidRPr="00750E4B">
          <w:rPr>
            <w:rFonts w:cstheme="minorHAnsi"/>
            <w:i/>
            <w:iCs/>
            <w:rPrChange w:id="2408" w:author="Fabienne Schmaus" w:date="2026-05-11T09:59:00Z" w16du:dateUtc="2026-05-11T07:59:00Z">
              <w:rPr>
                <w:rFonts w:cstheme="minorHAnsi"/>
              </w:rPr>
            </w:rPrChange>
          </w:rPr>
          <w:t>:</w:t>
        </w:r>
      </w:ins>
      <w:r w:rsidRPr="00786915">
        <w:rPr>
          <w:rFonts w:cstheme="minorHAnsi"/>
        </w:rPr>
        <w:t xml:space="preserve"> FAKE </w:t>
      </w:r>
      <w:ins w:id="2409" w:author="Fabienne Schmaus" w:date="2026-05-11T13:24:00Z" w16du:dateUtc="2026-05-11T11:24:00Z">
        <w:r w:rsidR="0037444B">
          <w:rPr>
            <w:rFonts w:cstheme="minorHAnsi"/>
          </w:rPr>
          <w:t xml:space="preserve">/ </w:t>
        </w:r>
      </w:ins>
      <w:r w:rsidRPr="00786915">
        <w:rPr>
          <w:rFonts w:cstheme="minorHAnsi"/>
        </w:rPr>
        <w:t xml:space="preserve">Leber und Nieren übernehmen die </w:t>
      </w:r>
      <w:r>
        <w:rPr>
          <w:rFonts w:cstheme="minorHAnsi"/>
        </w:rPr>
        <w:t>„</w:t>
      </w:r>
      <w:r w:rsidRPr="00786915">
        <w:rPr>
          <w:rFonts w:cstheme="minorHAnsi"/>
        </w:rPr>
        <w:t>Entgiftung</w:t>
      </w:r>
      <w:r>
        <w:rPr>
          <w:rFonts w:cstheme="minorHAnsi"/>
        </w:rPr>
        <w:t>“</w:t>
      </w:r>
      <w:r w:rsidRPr="00786915">
        <w:rPr>
          <w:rFonts w:cstheme="minorHAnsi"/>
        </w:rPr>
        <w:t>; kein Tee verstärkt diesen Prozess. Kommerzielles Marketing-Versprechen ohne wissenschaftliche Grundlage</w:t>
      </w:r>
      <w:ins w:id="2410" w:author="Fabienne Schmaus" w:date="2026-05-11T09:27:00Z" w16du:dateUtc="2026-05-11T07:27:00Z">
        <w:r>
          <w:rPr>
            <w:rFonts w:cstheme="minorHAnsi"/>
          </w:rPr>
          <w:t xml:space="preserve"> (siehe Arbeitsblatt </w:t>
        </w:r>
      </w:ins>
      <w:del w:id="2411" w:author="Fabienne Schmaus" w:date="2026-05-11T09:27:00Z" w16du:dateUtc="2026-05-11T07:27:00Z">
        <w:r w:rsidRPr="00786915" w:rsidDel="002A290B">
          <w:rPr>
            <w:rFonts w:cstheme="minorHAnsi"/>
          </w:rPr>
          <w:delText>. Bezug im LH3: → AB 3a (</w:delText>
        </w:r>
      </w:del>
      <w:ins w:id="2412" w:author="Fabienne Schmaus" w:date="2026-05-11T09:27:00Z" w16du:dateUtc="2026-05-11T07:27:00Z">
        <w:r>
          <w:rPr>
            <w:rFonts w:cstheme="minorHAnsi"/>
          </w:rPr>
          <w:t xml:space="preserve">3: </w:t>
        </w:r>
      </w:ins>
      <w:r w:rsidRPr="00786915">
        <w:rPr>
          <w:rFonts w:cstheme="minorHAnsi"/>
        </w:rPr>
        <w:t xml:space="preserve">Faktencheck mit QQQQ) </w:t>
      </w:r>
    </w:p>
    <w:p w14:paraId="67D82B0D" w14:textId="26A523D0" w:rsidR="00A12F29" w:rsidRPr="00786915" w:rsidRDefault="00A12F29" w:rsidP="00A12F29">
      <w:pPr>
        <w:spacing w:after="0" w:line="276" w:lineRule="auto"/>
        <w:rPr>
          <w:rFonts w:cstheme="minorHAnsi"/>
        </w:rPr>
      </w:pPr>
      <w:commentRangeStart w:id="2413"/>
      <w:commentRangeStart w:id="2414"/>
      <w:r w:rsidRPr="0037444B">
        <w:rPr>
          <w:rFonts w:cstheme="minorHAnsi"/>
          <w:i/>
          <w:iCs/>
        </w:rPr>
        <w:t>Quelle:</w:t>
      </w:r>
      <w:r w:rsidRPr="00786915">
        <w:rPr>
          <w:rFonts w:cstheme="minorHAnsi"/>
        </w:rPr>
        <w:t xml:space="preserve"> </w:t>
      </w:r>
      <w:commentRangeEnd w:id="2413"/>
      <w:r w:rsidR="00C63A93" w:rsidRPr="00786915">
        <w:rPr>
          <w:rStyle w:val="Kommentarzeichen"/>
          <w:rFonts w:cstheme="minorHAnsi"/>
          <w:sz w:val="22"/>
          <w:szCs w:val="22"/>
        </w:rPr>
        <w:commentReference w:id="2413"/>
      </w:r>
      <w:commentRangeEnd w:id="2414"/>
      <w:r w:rsidR="007A380D" w:rsidRPr="00786915">
        <w:rPr>
          <w:rStyle w:val="Kommentarzeichen"/>
          <w:rFonts w:cstheme="minorHAnsi"/>
          <w:sz w:val="22"/>
          <w:szCs w:val="22"/>
        </w:rPr>
        <w:commentReference w:id="2414"/>
      </w:r>
      <w:r w:rsidRPr="00786915">
        <w:rPr>
          <w:rFonts w:cstheme="minorHAnsi"/>
        </w:rPr>
        <w:t xml:space="preserve">Stiftung Warentest </w:t>
      </w:r>
      <w:r>
        <w:rPr>
          <w:rFonts w:cstheme="minorHAnsi"/>
        </w:rPr>
        <w:t>„</w:t>
      </w:r>
      <w:r w:rsidRPr="00786915">
        <w:rPr>
          <w:rFonts w:cstheme="minorHAnsi"/>
        </w:rPr>
        <w:t xml:space="preserve">Detox - Mythos Entgiften”; Verbraucherzentrale.de </w:t>
      </w:r>
      <w:r>
        <w:rPr>
          <w:rFonts w:cstheme="minorHAnsi"/>
        </w:rPr>
        <w:t>„</w:t>
      </w:r>
      <w:r w:rsidRPr="00786915">
        <w:rPr>
          <w:rFonts w:cstheme="minorHAnsi"/>
        </w:rPr>
        <w:t>Detox – überflüssig oder doch gesünder durch Entgiftung?”</w:t>
      </w:r>
    </w:p>
    <w:p w14:paraId="48F9C383" w14:textId="3B7C1393" w:rsidR="00112856" w:rsidRPr="00112856" w:rsidRDefault="00112856" w:rsidP="00112856">
      <w:pPr>
        <w:spacing w:before="120" w:after="0" w:line="360" w:lineRule="auto"/>
        <w:rPr>
          <w:ins w:id="2415" w:author="Michael Kohl" w:date="2026-05-20T15:06:00Z"/>
          <w:rFonts w:cstheme="minorHAnsi"/>
        </w:rPr>
      </w:pPr>
      <w:ins w:id="2416" w:author="Michael Kohl" w:date="2026-05-20T15:06:00Z">
        <w:r w:rsidRPr="00112856">
          <w:rPr>
            <w:rFonts w:cstheme="minorHAnsi"/>
          </w:rPr>
          <w:t>Stiftung Warentest (2018): Detox – Mythos Entgiften. Berlin: Stiftung Warentest.</w:t>
        </w:r>
        <w:r w:rsidRPr="00112856">
          <w:rPr>
            <w:rFonts w:cstheme="minorHAnsi"/>
            <w:i/>
            <w:iCs/>
          </w:rPr>
          <w:t xml:space="preserve"> </w:t>
        </w:r>
        <w:r w:rsidRPr="00112856">
          <w:rPr>
            <w:rFonts w:cstheme="minorHAnsi"/>
            <w:i/>
            <w:iCs/>
          </w:rPr>
          <w:fldChar w:fldCharType="begin"/>
        </w:r>
        <w:r w:rsidRPr="00112856">
          <w:rPr>
            <w:rFonts w:cstheme="minorHAnsi"/>
            <w:i/>
            <w:iCs/>
          </w:rPr>
          <w:instrText>HYPERLINK "https://www.test.de/Detox-Mythos-Entgiften-4715766-0/"</w:instrText>
        </w:r>
        <w:r w:rsidRPr="00112856">
          <w:rPr>
            <w:rFonts w:cstheme="minorHAnsi"/>
            <w:i/>
            <w:iCs/>
          </w:rPr>
        </w:r>
        <w:r w:rsidRPr="00112856">
          <w:rPr>
            <w:rFonts w:cstheme="minorHAnsi"/>
            <w:i/>
            <w:iCs/>
          </w:rPr>
          <w:fldChar w:fldCharType="separate"/>
        </w:r>
        <w:r w:rsidRPr="00112856">
          <w:rPr>
            <w:rStyle w:val="Hyperlink"/>
            <w:rFonts w:cstheme="minorHAnsi"/>
            <w:i/>
            <w:iCs/>
          </w:rPr>
          <w:t>https://www.test.de/Detox-Mythos-Entgiften-4715766-0/</w:t>
        </w:r>
      </w:ins>
      <w:ins w:id="2417" w:author="Michael Kohl" w:date="2026-05-20T15:06:00Z" w16du:dateUtc="2026-05-20T13:06:00Z">
        <w:r w:rsidRPr="00112856">
          <w:rPr>
            <w:rFonts w:cstheme="minorHAnsi"/>
          </w:rPr>
          <w:fldChar w:fldCharType="end"/>
        </w:r>
      </w:ins>
    </w:p>
    <w:p w14:paraId="6AF88795" w14:textId="1F850609" w:rsidR="00A12F29" w:rsidDel="00112856" w:rsidRDefault="00112856" w:rsidP="0037444B">
      <w:pPr>
        <w:spacing w:before="120" w:after="0" w:line="360" w:lineRule="auto"/>
        <w:rPr>
          <w:del w:id="2418" w:author="Fabienne Schmaus" w:date="2026-05-11T13:24:00Z" w16du:dateUtc="2026-05-11T11:24:00Z"/>
          <w:rFonts w:cstheme="minorHAnsi"/>
          <w:i/>
          <w:iCs/>
        </w:rPr>
      </w:pPr>
      <w:ins w:id="2419" w:author="Michael Kohl" w:date="2026-05-20T15:06:00Z">
        <w:r w:rsidRPr="00112856">
          <w:rPr>
            <w:rFonts w:cstheme="minorHAnsi"/>
          </w:rPr>
          <w:t xml:space="preserve">Verbraucherzentrale Bundesverband (o. J.): Detox – überflüssig oder doch gesünder durch Entgiftung? Berlin: Verbraucherzentrale Bundesverband. </w:t>
        </w:r>
      </w:ins>
      <w:ins w:id="2420" w:author="Michael Kohl" w:date="2026-05-20T15:07:00Z" w16du:dateUtc="2026-05-20T13:07:00Z">
        <w:r>
          <w:rPr>
            <w:rFonts w:cstheme="minorHAnsi"/>
            <w:i/>
            <w:iCs/>
          </w:rPr>
          <w:fldChar w:fldCharType="begin"/>
        </w:r>
        <w:r>
          <w:rPr>
            <w:rFonts w:cstheme="minorHAnsi"/>
            <w:i/>
            <w:iCs/>
          </w:rPr>
          <w:instrText>HYPERLINK "</w:instrText>
        </w:r>
        <w:r w:rsidRPr="00112856">
          <w:rPr>
            <w:rFonts w:cstheme="minorHAnsi"/>
            <w:i/>
            <w:iCs/>
          </w:rPr>
          <w:instrText>https://www.verbraucherzentrale.de/wissen/lebensmittel/nahrungsergaenzungsmittel/detox-ueberfluessig-oder-doch-gesuender-durch-entgiftung-25381</w:instrText>
        </w:r>
        <w:r>
          <w:rPr>
            <w:rFonts w:cstheme="minorHAnsi"/>
            <w:i/>
            <w:iCs/>
          </w:rPr>
          <w:instrText>"</w:instrText>
        </w:r>
        <w:r>
          <w:rPr>
            <w:rFonts w:cstheme="minorHAnsi"/>
            <w:i/>
            <w:iCs/>
          </w:rPr>
          <w:fldChar w:fldCharType="separate"/>
        </w:r>
        <w:r w:rsidRPr="00AC7BF1">
          <w:rPr>
            <w:rStyle w:val="Hyperlink"/>
            <w:rFonts w:cstheme="minorHAnsi"/>
            <w:i/>
            <w:iCs/>
          </w:rPr>
          <w:t>https://www.verbraucherzentrale.de/wissen/lebensmittel/nahrungsergaenzungsmittel/detox-ueberfluessig-oder-doch-gesuender-durch-entgiftung-25381</w:t>
        </w:r>
        <w:r>
          <w:rPr>
            <w:rFonts w:cstheme="minorHAnsi"/>
            <w:i/>
            <w:iCs/>
          </w:rPr>
          <w:fldChar w:fldCharType="end"/>
        </w:r>
      </w:ins>
    </w:p>
    <w:p w14:paraId="5B76549D" w14:textId="096B55DC" w:rsidR="00A12F29" w:rsidRPr="00786915" w:rsidDel="0037444B" w:rsidRDefault="00A12F29" w:rsidP="0037444B">
      <w:pPr>
        <w:spacing w:before="120" w:after="0" w:line="360" w:lineRule="auto"/>
        <w:rPr>
          <w:del w:id="2421" w:author="Fabienne Schmaus" w:date="2026-05-11T13:24:00Z" w16du:dateUtc="2026-05-11T11:24:00Z"/>
          <w:rFonts w:cstheme="minorHAnsi"/>
        </w:rPr>
      </w:pPr>
      <w:del w:id="2422" w:author="Fabienne Schmaus" w:date="2026-05-11T13:24:00Z" w16du:dateUtc="2026-05-11T11:24:00Z">
        <w:r w:rsidRPr="00786915" w:rsidDel="0037444B">
          <w:rPr>
            <w:rFonts w:cstheme="minorHAnsi"/>
          </w:rPr>
          <w:delText xml:space="preserve"> </w:delText>
        </w:r>
      </w:del>
    </w:p>
    <w:p w14:paraId="6599040B" w14:textId="473A24F9" w:rsidR="00A12F29" w:rsidRPr="00786915" w:rsidDel="0037444B" w:rsidRDefault="00A12F29" w:rsidP="0037444B">
      <w:pPr>
        <w:spacing w:before="120" w:after="0" w:line="360" w:lineRule="auto"/>
        <w:rPr>
          <w:del w:id="2423" w:author="Fabienne Schmaus" w:date="2026-05-11T13:24:00Z" w16du:dateUtc="2026-05-11T11:24:00Z"/>
          <w:rFonts w:cstheme="minorHAnsi"/>
        </w:rPr>
      </w:pPr>
      <w:del w:id="2424" w:author="Fabienne Schmaus" w:date="2026-05-11T13:24:00Z" w16du:dateUtc="2026-05-11T11:24:00Z">
        <w:r w:rsidRPr="00786915" w:rsidDel="0037444B">
          <w:rPr>
            <w:rFonts w:cstheme="minorHAnsi"/>
          </w:rPr>
          <w:delText xml:space="preserve"> </w:delText>
        </w:r>
      </w:del>
    </w:p>
    <w:p w14:paraId="3A3D013F" w14:textId="77777777" w:rsidR="00A12F29" w:rsidRPr="00750E4B" w:rsidRDefault="00A12F29" w:rsidP="0037444B">
      <w:pPr>
        <w:spacing w:before="120" w:after="0" w:line="360" w:lineRule="auto"/>
        <w:rPr>
          <w:rFonts w:cstheme="minorHAnsi"/>
          <w:b/>
          <w:bCs/>
          <w:rPrChange w:id="2425" w:author="Fabienne Schmaus" w:date="2026-05-11T10:00:00Z" w16du:dateUtc="2026-05-11T08:00:00Z">
            <w:rPr>
              <w:rFonts w:cstheme="minorHAnsi"/>
            </w:rPr>
          </w:rPrChange>
        </w:rPr>
      </w:pPr>
      <w:r w:rsidRPr="00750E4B">
        <w:rPr>
          <w:rFonts w:cstheme="minorHAnsi"/>
          <w:b/>
          <w:bCs/>
          <w:rPrChange w:id="2426" w:author="Fabienne Schmaus" w:date="2026-05-11T10:00:00Z" w16du:dateUtc="2026-05-11T08:00:00Z">
            <w:rPr>
              <w:rFonts w:cstheme="minorHAnsi"/>
            </w:rPr>
          </w:rPrChange>
        </w:rPr>
        <w:t>2. „30 Min. Tageslicht am Morgen verbessern Stimmung &amp; Schlaf nachweislich“</w:t>
      </w:r>
    </w:p>
    <w:p w14:paraId="39EADE18" w14:textId="0703E023" w:rsidR="0037444B" w:rsidRDefault="00A12F29" w:rsidP="00A12F29">
      <w:pPr>
        <w:spacing w:after="0" w:line="276" w:lineRule="auto"/>
        <w:rPr>
          <w:rFonts w:cstheme="minorHAnsi"/>
        </w:rPr>
      </w:pPr>
      <w:r w:rsidRPr="00750E4B">
        <w:rPr>
          <w:rFonts w:cstheme="minorHAnsi"/>
          <w:i/>
          <w:iCs/>
          <w:rPrChange w:id="2427" w:author="Fabienne Schmaus" w:date="2026-05-11T10:00:00Z" w16du:dateUtc="2026-05-11T08:00:00Z">
            <w:rPr>
              <w:rFonts w:cstheme="minorHAnsi"/>
            </w:rPr>
          </w:rPrChange>
        </w:rPr>
        <w:lastRenderedPageBreak/>
        <w:t>Auflösung</w:t>
      </w:r>
      <w:del w:id="2428" w:author="Fabienne Schmaus" w:date="2026-05-11T09:59:00Z" w16du:dateUtc="2026-05-11T07:59:00Z">
        <w:r w:rsidRPr="00750E4B" w:rsidDel="00750E4B">
          <w:rPr>
            <w:rFonts w:cstheme="minorHAnsi"/>
            <w:i/>
            <w:iCs/>
            <w:rPrChange w:id="2429" w:author="Fabienne Schmaus" w:date="2026-05-11T10:00:00Z" w16du:dateUtc="2026-05-11T08:00:00Z">
              <w:rPr>
                <w:rFonts w:cstheme="minorHAnsi"/>
              </w:rPr>
            </w:rPrChange>
          </w:rPr>
          <w:delText xml:space="preserve"> –</w:delText>
        </w:r>
      </w:del>
      <w:ins w:id="2430" w:author="Fabienne Schmaus" w:date="2026-05-11T09:59:00Z" w16du:dateUtc="2026-05-11T07:59:00Z">
        <w:r w:rsidRPr="00750E4B">
          <w:rPr>
            <w:rFonts w:cstheme="minorHAnsi"/>
            <w:i/>
            <w:iCs/>
            <w:rPrChange w:id="2431" w:author="Fabienne Schmaus" w:date="2026-05-11T10:00:00Z" w16du:dateUtc="2026-05-11T08:00:00Z">
              <w:rPr>
                <w:rFonts w:cstheme="minorHAnsi"/>
              </w:rPr>
            </w:rPrChange>
          </w:rPr>
          <w:t>:</w:t>
        </w:r>
      </w:ins>
      <w:r w:rsidRPr="00786915">
        <w:rPr>
          <w:rFonts w:cstheme="minorHAnsi"/>
        </w:rPr>
        <w:t xml:space="preserve"> FAKT </w:t>
      </w:r>
      <w:ins w:id="2432" w:author="Fabienne Schmaus" w:date="2026-05-11T13:24:00Z" w16du:dateUtc="2026-05-11T11:24:00Z">
        <w:r w:rsidR="0037444B">
          <w:rPr>
            <w:rFonts w:cstheme="minorHAnsi"/>
          </w:rPr>
          <w:t xml:space="preserve">/ </w:t>
        </w:r>
      </w:ins>
      <w:r w:rsidRPr="00786915">
        <w:rPr>
          <w:rFonts w:cstheme="minorHAnsi"/>
        </w:rPr>
        <w:t xml:space="preserve">Gut belegt: Morgenlicht stabilisiert den zirkadianen Rhythmus, unterdrückt die Melatonin-Produktion tagsüber, die abendliche Melatonin-Ausschüttung wird früher und stabiler; wirkt antidepressiv (Lichttherapie-Forschung). </w:t>
      </w:r>
      <w:commentRangeStart w:id="2433"/>
      <w:commentRangeStart w:id="2434"/>
      <w:del w:id="2435" w:author="Michael Kohl" w:date="2026-05-20T15:14:00Z" w16du:dateUtc="2026-05-20T13:14:00Z">
        <w:r w:rsidRPr="00786915" w:rsidDel="007A380D">
          <w:rPr>
            <w:rFonts w:cstheme="minorHAnsi"/>
          </w:rPr>
          <w:delText xml:space="preserve">Bezug im LH3: </w:delText>
        </w:r>
        <w:commentRangeEnd w:id="2433"/>
        <w:r w:rsidR="00C63A93" w:rsidRPr="00786915" w:rsidDel="007A380D">
          <w:rPr>
            <w:rStyle w:val="Kommentarzeichen"/>
            <w:rFonts w:cstheme="minorHAnsi"/>
            <w:sz w:val="22"/>
            <w:szCs w:val="22"/>
          </w:rPr>
          <w:commentReference w:id="2433"/>
        </w:r>
        <w:commentRangeEnd w:id="2434"/>
        <w:r w:rsidR="007A380D" w:rsidRPr="00786915" w:rsidDel="007A380D">
          <w:rPr>
            <w:rStyle w:val="Kommentarzeichen"/>
            <w:rFonts w:cstheme="minorHAnsi"/>
            <w:sz w:val="22"/>
            <w:szCs w:val="22"/>
          </w:rPr>
          <w:commentReference w:id="2434"/>
        </w:r>
      </w:del>
      <w:r w:rsidRPr="00786915">
        <w:rPr>
          <w:rFonts w:cstheme="minorHAnsi"/>
        </w:rPr>
        <w:t xml:space="preserve">Brücke zu psychischer Gesundheit </w:t>
      </w:r>
    </w:p>
    <w:p w14:paraId="5165B344" w14:textId="4CBB96BA" w:rsidR="00A12F29" w:rsidRPr="00786915" w:rsidDel="00112856" w:rsidRDefault="00A12F29" w:rsidP="00A12F29">
      <w:pPr>
        <w:spacing w:after="0" w:line="276" w:lineRule="auto"/>
        <w:rPr>
          <w:del w:id="2436" w:author="Michael Kohl" w:date="2026-05-20T15:08:00Z" w16du:dateUtc="2026-05-20T13:08:00Z"/>
          <w:rFonts w:cstheme="minorHAnsi"/>
        </w:rPr>
      </w:pPr>
      <w:r w:rsidRPr="0037444B">
        <w:rPr>
          <w:rFonts w:cstheme="minorHAnsi"/>
          <w:i/>
          <w:iCs/>
        </w:rPr>
        <w:t>Quelle:</w:t>
      </w:r>
      <w:r w:rsidRPr="00786915">
        <w:rPr>
          <w:rFonts w:cstheme="minorHAnsi"/>
        </w:rPr>
        <w:t xml:space="preserve"> </w:t>
      </w:r>
      <w:del w:id="2437" w:author="Michael Kohl" w:date="2026-05-20T15:08:00Z" w16du:dateUtc="2026-05-20T13:08:00Z">
        <w:r w:rsidRPr="00786915" w:rsidDel="00112856">
          <w:rPr>
            <w:rFonts w:cstheme="minorHAnsi"/>
          </w:rPr>
          <w:delText>Wirz-Justice et al., Chronotherapeutics for affective disorders, Karger 2013</w:delText>
        </w:r>
      </w:del>
    </w:p>
    <w:p w14:paraId="459B0853" w14:textId="6F7C80A4" w:rsidR="00A12F29" w:rsidRPr="00786915" w:rsidDel="0037444B" w:rsidRDefault="00A12F29" w:rsidP="00112856">
      <w:pPr>
        <w:spacing w:after="0" w:line="276" w:lineRule="auto"/>
        <w:rPr>
          <w:del w:id="2438" w:author="Fabienne Schmaus" w:date="2026-05-11T13:24:00Z" w16du:dateUtc="2026-05-11T11:24:00Z"/>
          <w:rFonts w:cstheme="minorHAnsi"/>
        </w:rPr>
        <w:pPrChange w:id="2439" w:author="Michael Kohl" w:date="2026-05-20T15:08:00Z" w16du:dateUtc="2026-05-20T13:08:00Z">
          <w:pPr>
            <w:spacing w:before="120" w:after="0" w:line="360" w:lineRule="auto"/>
          </w:pPr>
        </w:pPrChange>
      </w:pPr>
      <w:del w:id="2440" w:author="Fabienne Schmaus" w:date="2026-05-11T13:24:00Z" w16du:dateUtc="2026-05-11T11:24:00Z">
        <w:r w:rsidRPr="00112856" w:rsidDel="0037444B">
          <w:rPr>
            <w:rFonts w:cstheme="minorHAnsi"/>
            <w:lang w:val="en-US"/>
            <w:rPrChange w:id="2441" w:author="Michael Kohl" w:date="2026-05-20T15:08:00Z" w16du:dateUtc="2026-05-20T13:08:00Z">
              <w:rPr>
                <w:rFonts w:cstheme="minorHAnsi"/>
              </w:rPr>
            </w:rPrChange>
          </w:rPr>
          <w:delText xml:space="preserve"> </w:delText>
        </w:r>
      </w:del>
      <w:ins w:id="2442" w:author="Michael Kohl" w:date="2026-05-20T15:07:00Z">
        <w:r w:rsidR="00112856" w:rsidRPr="00112856">
          <w:rPr>
            <w:rFonts w:cstheme="minorHAnsi"/>
            <w:lang w:val="en-US"/>
            <w:rPrChange w:id="2443" w:author="Michael Kohl" w:date="2026-05-20T15:08:00Z" w16du:dateUtc="2026-05-20T13:08:00Z">
              <w:rPr>
                <w:rFonts w:cstheme="minorHAnsi"/>
              </w:rPr>
            </w:rPrChange>
          </w:rPr>
          <w:t xml:space="preserve">Wirz-Justice, Anna/Benedetti, Francesco/Terman, Michael (2013): Chronotherapeutics for Affective Disorders. A Clinician's Manual for Light and Wake Therapy. </w:t>
        </w:r>
        <w:r w:rsidR="00112856" w:rsidRPr="00112856">
          <w:rPr>
            <w:rFonts w:cstheme="minorHAnsi"/>
          </w:rPr>
          <w:t>2., überarb. Aufl., Basel: Karger.</w:t>
        </w:r>
      </w:ins>
    </w:p>
    <w:p w14:paraId="679B4313" w14:textId="580CC149" w:rsidR="00A12F29" w:rsidRPr="00786915" w:rsidDel="0037444B" w:rsidRDefault="00A12F29" w:rsidP="0037444B">
      <w:pPr>
        <w:spacing w:before="120" w:after="0" w:line="360" w:lineRule="auto"/>
        <w:rPr>
          <w:del w:id="2444" w:author="Fabienne Schmaus" w:date="2026-05-11T13:24:00Z" w16du:dateUtc="2026-05-11T11:24:00Z"/>
          <w:rFonts w:cstheme="minorHAnsi"/>
        </w:rPr>
      </w:pPr>
      <w:del w:id="2445" w:author="Fabienne Schmaus" w:date="2026-05-11T13:24:00Z" w16du:dateUtc="2026-05-11T11:24:00Z">
        <w:r w:rsidRPr="00786915" w:rsidDel="0037444B">
          <w:rPr>
            <w:rFonts w:cstheme="minorHAnsi"/>
          </w:rPr>
          <w:delText xml:space="preserve"> </w:delText>
        </w:r>
      </w:del>
    </w:p>
    <w:p w14:paraId="4A691175" w14:textId="77777777" w:rsidR="00A12F29" w:rsidRPr="00750E4B" w:rsidRDefault="00A12F29" w:rsidP="0037444B">
      <w:pPr>
        <w:spacing w:before="120" w:after="0" w:line="360" w:lineRule="auto"/>
        <w:rPr>
          <w:rFonts w:cstheme="minorHAnsi"/>
          <w:b/>
          <w:bCs/>
          <w:rPrChange w:id="2446" w:author="Fabienne Schmaus" w:date="2026-05-11T10:00:00Z" w16du:dateUtc="2026-05-11T08:00:00Z">
            <w:rPr>
              <w:rFonts w:cstheme="minorHAnsi"/>
            </w:rPr>
          </w:rPrChange>
        </w:rPr>
      </w:pPr>
      <w:r w:rsidRPr="00750E4B">
        <w:rPr>
          <w:rFonts w:cstheme="minorHAnsi"/>
          <w:b/>
          <w:bCs/>
          <w:rPrChange w:id="2447" w:author="Fabienne Schmaus" w:date="2026-05-11T10:00:00Z" w16du:dateUtc="2026-05-11T08:00:00Z">
            <w:rPr>
              <w:rFonts w:cstheme="minorHAnsi"/>
            </w:rPr>
          </w:rPrChange>
        </w:rPr>
        <w:t>3. „8 Gläser Wasser am Tag = klare Haut, keine Pickel“</w:t>
      </w:r>
    </w:p>
    <w:p w14:paraId="2FF81C0D" w14:textId="77777777" w:rsidR="0037444B" w:rsidRDefault="00A12F29" w:rsidP="00A12F29">
      <w:pPr>
        <w:spacing w:after="0" w:line="276" w:lineRule="auto"/>
        <w:rPr>
          <w:rFonts w:cstheme="minorHAnsi"/>
        </w:rPr>
      </w:pPr>
      <w:r w:rsidRPr="00750E4B">
        <w:rPr>
          <w:rFonts w:cstheme="minorHAnsi"/>
          <w:i/>
          <w:iCs/>
          <w:rPrChange w:id="2448" w:author="Fabienne Schmaus" w:date="2026-05-11T10:00:00Z" w16du:dateUtc="2026-05-11T08:00:00Z">
            <w:rPr>
              <w:rFonts w:cstheme="minorHAnsi"/>
            </w:rPr>
          </w:rPrChange>
        </w:rPr>
        <w:t>Auflösung</w:t>
      </w:r>
      <w:del w:id="2449" w:author="Fabienne Schmaus" w:date="2026-05-11T09:59:00Z" w16du:dateUtc="2026-05-11T07:59:00Z">
        <w:r w:rsidRPr="00750E4B" w:rsidDel="00750E4B">
          <w:rPr>
            <w:rFonts w:cstheme="minorHAnsi"/>
            <w:i/>
            <w:iCs/>
            <w:rPrChange w:id="2450" w:author="Fabienne Schmaus" w:date="2026-05-11T10:00:00Z" w16du:dateUtc="2026-05-11T08:00:00Z">
              <w:rPr>
                <w:rFonts w:cstheme="minorHAnsi"/>
              </w:rPr>
            </w:rPrChange>
          </w:rPr>
          <w:delText xml:space="preserve"> –</w:delText>
        </w:r>
      </w:del>
      <w:ins w:id="2451" w:author="Fabienne Schmaus" w:date="2026-05-11T09:59:00Z" w16du:dateUtc="2026-05-11T07:59:00Z">
        <w:r w:rsidRPr="00750E4B">
          <w:rPr>
            <w:rFonts w:cstheme="minorHAnsi"/>
            <w:i/>
            <w:iCs/>
            <w:rPrChange w:id="2452" w:author="Fabienne Schmaus" w:date="2026-05-11T10:00:00Z" w16du:dateUtc="2026-05-11T08:00:00Z">
              <w:rPr>
                <w:rFonts w:cstheme="minorHAnsi"/>
              </w:rPr>
            </w:rPrChange>
          </w:rPr>
          <w:t>:</w:t>
        </w:r>
      </w:ins>
      <w:r w:rsidRPr="00786915">
        <w:rPr>
          <w:rFonts w:cstheme="minorHAnsi"/>
        </w:rPr>
        <w:t xml:space="preserve"> FAKE / Vereinfachung Wasserbedarf ist individuell (Körpergröße, Aktivität, Klima); die </w:t>
      </w:r>
      <w:r>
        <w:rPr>
          <w:rFonts w:cstheme="minorHAnsi"/>
        </w:rPr>
        <w:t>„</w:t>
      </w:r>
      <w:r w:rsidRPr="00786915">
        <w:rPr>
          <w:rFonts w:cstheme="minorHAnsi"/>
        </w:rPr>
        <w:t>8-Gläser-Regel</w:t>
      </w:r>
      <w:r>
        <w:rPr>
          <w:rFonts w:cstheme="minorHAnsi"/>
        </w:rPr>
        <w:t>“</w:t>
      </w:r>
      <w:r w:rsidRPr="00786915">
        <w:rPr>
          <w:rFonts w:cstheme="minorHAnsi"/>
        </w:rPr>
        <w:t xml:space="preserve"> hat keine wissenschaftliche Grundlage. Kein direkter Beleg für Hautwirkung. </w:t>
      </w:r>
      <w:del w:id="2453" w:author="Fabienne Schmaus" w:date="2026-05-11T09:27:00Z" w16du:dateUtc="2026-05-11T07:27:00Z">
        <w:r w:rsidRPr="00786915" w:rsidDel="002A290B">
          <w:rPr>
            <w:rFonts w:cstheme="minorHAnsi"/>
          </w:rPr>
          <w:delText>Bezug im LH3: → AB 3b (</w:delText>
        </w:r>
      </w:del>
      <w:ins w:id="2454" w:author="Fabienne Schmaus" w:date="2026-05-11T09:27:00Z" w16du:dateUtc="2026-05-11T07:27:00Z">
        <w:r>
          <w:rPr>
            <w:rFonts w:cstheme="minorHAnsi"/>
          </w:rPr>
          <w:t xml:space="preserve">(siehe Arbeitsblatt 3: </w:t>
        </w:r>
      </w:ins>
      <w:r w:rsidRPr="00786915">
        <w:rPr>
          <w:rFonts w:cstheme="minorHAnsi"/>
        </w:rPr>
        <w:t xml:space="preserve">Faktencheck mit QQQQ) </w:t>
      </w:r>
    </w:p>
    <w:p w14:paraId="3BCFA260" w14:textId="350C0046" w:rsidR="00A12F29" w:rsidRPr="005B5BEC" w:rsidRDefault="00A12F29" w:rsidP="00A12F29">
      <w:pPr>
        <w:spacing w:after="0" w:line="276" w:lineRule="auto"/>
        <w:rPr>
          <w:rFonts w:cstheme="minorHAnsi"/>
          <w:lang w:val="en-US"/>
          <w:rPrChange w:id="2455" w:author="Michael Kohl" w:date="2026-05-20T12:03:00Z" w16du:dateUtc="2026-05-20T10:03:00Z">
            <w:rPr>
              <w:rFonts w:cstheme="minorHAnsi"/>
            </w:rPr>
          </w:rPrChange>
        </w:rPr>
      </w:pPr>
      <w:r w:rsidRPr="005B5BEC">
        <w:rPr>
          <w:rFonts w:cstheme="minorHAnsi"/>
          <w:i/>
          <w:iCs/>
          <w:lang w:val="en-US"/>
          <w:rPrChange w:id="2456" w:author="Michael Kohl" w:date="2026-05-20T12:03:00Z" w16du:dateUtc="2026-05-20T10:03:00Z">
            <w:rPr>
              <w:rFonts w:cstheme="minorHAnsi"/>
              <w:i/>
              <w:iCs/>
            </w:rPr>
          </w:rPrChange>
        </w:rPr>
        <w:t>Quelle:</w:t>
      </w:r>
      <w:r w:rsidRPr="005B5BEC">
        <w:rPr>
          <w:rFonts w:cstheme="minorHAnsi"/>
          <w:lang w:val="en-US"/>
          <w:rPrChange w:id="2457" w:author="Michael Kohl" w:date="2026-05-20T12:03:00Z" w16du:dateUtc="2026-05-20T10:03:00Z">
            <w:rPr>
              <w:rFonts w:cstheme="minorHAnsi"/>
            </w:rPr>
          </w:rPrChange>
        </w:rPr>
        <w:t xml:space="preserve"> </w:t>
      </w:r>
      <w:ins w:id="2458" w:author="Michael Kohl" w:date="2026-05-20T15:08:00Z">
        <w:r w:rsidR="00112856" w:rsidRPr="00112856">
          <w:rPr>
            <w:rFonts w:cstheme="minorHAnsi"/>
            <w:lang w:val="en-US"/>
            <w:rPrChange w:id="2459" w:author="Michael Kohl" w:date="2026-05-20T15:08:00Z" w16du:dateUtc="2026-05-20T13:08:00Z">
              <w:rPr>
                <w:rFonts w:cstheme="minorHAnsi"/>
              </w:rPr>
            </w:rPrChange>
          </w:rPr>
          <w:t>Negoianu, Dan/Goldfarb, Stanley (2008): Just Add Water. In: Journal of the American Society of Nephrology, Bd. 19, Nr. 6, S. 1041–1043.</w:t>
        </w:r>
      </w:ins>
      <w:del w:id="2460" w:author="Michael Kohl" w:date="2026-05-20T15:08:00Z" w16du:dateUtc="2026-05-20T13:08:00Z">
        <w:r w:rsidRPr="005B5BEC" w:rsidDel="00112856">
          <w:rPr>
            <w:rFonts w:cstheme="minorHAnsi"/>
            <w:lang w:val="en-US"/>
            <w:rPrChange w:id="2461" w:author="Michael Kohl" w:date="2026-05-20T12:03:00Z" w16du:dateUtc="2026-05-20T10:03:00Z">
              <w:rPr>
                <w:rFonts w:cstheme="minorHAnsi"/>
              </w:rPr>
            </w:rPrChange>
          </w:rPr>
          <w:delText>Negoianu &amp; Goldfarb, Just Add Water, J Am Soc Nephrol 2008</w:delText>
        </w:r>
      </w:del>
    </w:p>
    <w:p w14:paraId="279513CB" w14:textId="7EC6D041" w:rsidR="00A12F29" w:rsidRPr="00786915" w:rsidDel="0037444B" w:rsidRDefault="00A12F29" w:rsidP="0037444B">
      <w:pPr>
        <w:spacing w:before="120" w:after="0" w:line="360" w:lineRule="auto"/>
        <w:rPr>
          <w:del w:id="2462" w:author="Fabienne Schmaus" w:date="2026-05-11T13:24:00Z" w16du:dateUtc="2026-05-11T11:24:00Z"/>
          <w:rFonts w:cstheme="minorHAnsi"/>
        </w:rPr>
      </w:pPr>
      <w:del w:id="2463" w:author="Fabienne Schmaus" w:date="2026-05-11T13:24:00Z" w16du:dateUtc="2026-05-11T11:24:00Z">
        <w:r w:rsidRPr="00786915" w:rsidDel="0037444B">
          <w:rPr>
            <w:rFonts w:cstheme="minorHAnsi"/>
          </w:rPr>
          <w:delText xml:space="preserve"> </w:delText>
        </w:r>
      </w:del>
    </w:p>
    <w:p w14:paraId="1D252133" w14:textId="3D02533F" w:rsidR="00A12F29" w:rsidRPr="00786915" w:rsidDel="0037444B" w:rsidRDefault="00A12F29" w:rsidP="0037444B">
      <w:pPr>
        <w:spacing w:before="120" w:after="0" w:line="360" w:lineRule="auto"/>
        <w:rPr>
          <w:del w:id="2464" w:author="Fabienne Schmaus" w:date="2026-05-11T13:24:00Z" w16du:dateUtc="2026-05-11T11:24:00Z"/>
          <w:rFonts w:cstheme="minorHAnsi"/>
        </w:rPr>
      </w:pPr>
      <w:del w:id="2465" w:author="Fabienne Schmaus" w:date="2026-05-11T13:24:00Z" w16du:dateUtc="2026-05-11T11:24:00Z">
        <w:r w:rsidRPr="00786915" w:rsidDel="0037444B">
          <w:rPr>
            <w:rFonts w:cstheme="minorHAnsi"/>
          </w:rPr>
          <w:delText xml:space="preserve"> </w:delText>
        </w:r>
      </w:del>
    </w:p>
    <w:p w14:paraId="34775BD3" w14:textId="77777777" w:rsidR="00A12F29" w:rsidRPr="00750E4B" w:rsidRDefault="00A12F29" w:rsidP="0037444B">
      <w:pPr>
        <w:spacing w:before="120" w:after="0" w:line="360" w:lineRule="auto"/>
        <w:rPr>
          <w:rFonts w:cstheme="minorHAnsi"/>
          <w:b/>
          <w:bCs/>
          <w:rPrChange w:id="2466" w:author="Fabienne Schmaus" w:date="2026-05-11T10:00:00Z" w16du:dateUtc="2026-05-11T08:00:00Z">
            <w:rPr>
              <w:rFonts w:cstheme="minorHAnsi"/>
            </w:rPr>
          </w:rPrChange>
        </w:rPr>
      </w:pPr>
      <w:r w:rsidRPr="00750E4B">
        <w:rPr>
          <w:rFonts w:cstheme="minorHAnsi"/>
          <w:b/>
          <w:bCs/>
          <w:rPrChange w:id="2467" w:author="Fabienne Schmaus" w:date="2026-05-11T10:00:00Z" w16du:dateUtc="2026-05-11T08:00:00Z">
            <w:rPr>
              <w:rFonts w:cstheme="minorHAnsi"/>
            </w:rPr>
          </w:rPrChange>
        </w:rPr>
        <w:t>4. „30 Min. Bewegung am Tag senken nachweislich das Risiko für Depressionen“</w:t>
      </w:r>
    </w:p>
    <w:p w14:paraId="5A3E0516" w14:textId="5874B458" w:rsidR="0037444B" w:rsidRDefault="00A12F29" w:rsidP="00A12F29">
      <w:pPr>
        <w:spacing w:after="0" w:line="276" w:lineRule="auto"/>
        <w:rPr>
          <w:rFonts w:cstheme="minorHAnsi"/>
        </w:rPr>
      </w:pPr>
      <w:r w:rsidRPr="00750E4B">
        <w:rPr>
          <w:rFonts w:cstheme="minorHAnsi"/>
          <w:i/>
          <w:iCs/>
          <w:rPrChange w:id="2468" w:author="Fabienne Schmaus" w:date="2026-05-11T10:00:00Z" w16du:dateUtc="2026-05-11T08:00:00Z">
            <w:rPr>
              <w:rFonts w:cstheme="minorHAnsi"/>
            </w:rPr>
          </w:rPrChange>
        </w:rPr>
        <w:t>Auflösung</w:t>
      </w:r>
      <w:del w:id="2469" w:author="Fabienne Schmaus" w:date="2026-05-11T09:59:00Z" w16du:dateUtc="2026-05-11T07:59:00Z">
        <w:r w:rsidRPr="00750E4B" w:rsidDel="00750E4B">
          <w:rPr>
            <w:rFonts w:cstheme="minorHAnsi"/>
            <w:i/>
            <w:iCs/>
            <w:rPrChange w:id="2470" w:author="Fabienne Schmaus" w:date="2026-05-11T10:00:00Z" w16du:dateUtc="2026-05-11T08:00:00Z">
              <w:rPr>
                <w:rFonts w:cstheme="minorHAnsi"/>
              </w:rPr>
            </w:rPrChange>
          </w:rPr>
          <w:delText xml:space="preserve"> –</w:delText>
        </w:r>
      </w:del>
      <w:ins w:id="2471" w:author="Fabienne Schmaus" w:date="2026-05-11T09:59:00Z" w16du:dateUtc="2026-05-11T07:59:00Z">
        <w:r w:rsidRPr="00750E4B">
          <w:rPr>
            <w:rFonts w:cstheme="minorHAnsi"/>
            <w:i/>
            <w:iCs/>
            <w:rPrChange w:id="2472" w:author="Fabienne Schmaus" w:date="2026-05-11T10:00:00Z" w16du:dateUtc="2026-05-11T08:00:00Z">
              <w:rPr>
                <w:rFonts w:cstheme="minorHAnsi"/>
              </w:rPr>
            </w:rPrChange>
          </w:rPr>
          <w:t>:</w:t>
        </w:r>
      </w:ins>
      <w:r w:rsidRPr="00786915">
        <w:rPr>
          <w:rFonts w:cstheme="minorHAnsi"/>
        </w:rPr>
        <w:t xml:space="preserve"> FAKT </w:t>
      </w:r>
      <w:ins w:id="2473" w:author="Fabienne Schmaus" w:date="2026-05-11T13:24:00Z" w16du:dateUtc="2026-05-11T11:24:00Z">
        <w:r w:rsidR="0037444B">
          <w:rPr>
            <w:rFonts w:cstheme="minorHAnsi"/>
          </w:rPr>
          <w:t xml:space="preserve">/ </w:t>
        </w:r>
      </w:ins>
      <w:r w:rsidRPr="00786915">
        <w:rPr>
          <w:rFonts w:cstheme="minorHAnsi"/>
        </w:rPr>
        <w:t xml:space="preserve">Sehr gut belegt: Metaanalysen (z. B. Schuch 2018, Pearce 2022) zeigen, dass schon moderate Alltagsbewegung das Depressionsrisiko deutlich senkt – auch unabhängig vom Sportniveau. </w:t>
      </w:r>
      <w:commentRangeStart w:id="2474"/>
      <w:commentRangeStart w:id="2475"/>
      <w:del w:id="2476" w:author="Michael Kohl" w:date="2026-05-20T15:15:00Z" w16du:dateUtc="2026-05-20T13:15:00Z">
        <w:r w:rsidRPr="00786915" w:rsidDel="007A380D">
          <w:rPr>
            <w:rFonts w:cstheme="minorHAnsi"/>
          </w:rPr>
          <w:delText xml:space="preserve">Bezug im LH3: </w:delText>
        </w:r>
      </w:del>
      <w:r w:rsidRPr="00786915">
        <w:rPr>
          <w:rFonts w:cstheme="minorHAnsi"/>
        </w:rPr>
        <w:t xml:space="preserve">Brücke </w:t>
      </w:r>
      <w:commentRangeEnd w:id="2474"/>
      <w:r w:rsidR="00C63A93" w:rsidRPr="00786915">
        <w:rPr>
          <w:rStyle w:val="Kommentarzeichen"/>
          <w:rFonts w:cstheme="minorHAnsi"/>
          <w:sz w:val="22"/>
          <w:szCs w:val="22"/>
        </w:rPr>
        <w:commentReference w:id="2474"/>
      </w:r>
      <w:commentRangeEnd w:id="2475"/>
      <w:r w:rsidR="007A380D" w:rsidRPr="00786915">
        <w:rPr>
          <w:rStyle w:val="Kommentarzeichen"/>
          <w:rFonts w:cstheme="minorHAnsi"/>
          <w:sz w:val="22"/>
          <w:szCs w:val="22"/>
        </w:rPr>
        <w:commentReference w:id="2475"/>
      </w:r>
      <w:r w:rsidRPr="00786915">
        <w:rPr>
          <w:rFonts w:cstheme="minorHAnsi"/>
        </w:rPr>
        <w:t xml:space="preserve">zu körperlicher + psychischer Gesundheit </w:t>
      </w:r>
    </w:p>
    <w:p w14:paraId="111C29B6" w14:textId="77777777" w:rsidR="00112856" w:rsidRPr="00112856" w:rsidRDefault="00A12F29" w:rsidP="00A12F29">
      <w:pPr>
        <w:spacing w:after="0" w:line="276" w:lineRule="auto"/>
        <w:rPr>
          <w:ins w:id="2477" w:author="Michael Kohl" w:date="2026-05-20T15:09:00Z" w16du:dateUtc="2026-05-20T13:09:00Z"/>
          <w:rFonts w:cstheme="minorHAnsi"/>
          <w:lang w:val="en-US"/>
          <w:rPrChange w:id="2478" w:author="Michael Kohl" w:date="2026-05-20T15:09:00Z" w16du:dateUtc="2026-05-20T13:09:00Z">
            <w:rPr>
              <w:ins w:id="2479" w:author="Michael Kohl" w:date="2026-05-20T15:09:00Z" w16du:dateUtc="2026-05-20T13:09:00Z"/>
              <w:rFonts w:cstheme="minorHAnsi"/>
            </w:rPr>
          </w:rPrChange>
        </w:rPr>
      </w:pPr>
      <w:r w:rsidRPr="00112856">
        <w:rPr>
          <w:rFonts w:cstheme="minorHAnsi"/>
          <w:i/>
          <w:iCs/>
          <w:lang w:val="en-US"/>
          <w:rPrChange w:id="2480" w:author="Michael Kohl" w:date="2026-05-20T15:09:00Z" w16du:dateUtc="2026-05-20T13:09:00Z">
            <w:rPr>
              <w:rFonts w:cstheme="minorHAnsi"/>
              <w:i/>
              <w:iCs/>
            </w:rPr>
          </w:rPrChange>
        </w:rPr>
        <w:t>Quelle:</w:t>
      </w:r>
      <w:r w:rsidRPr="00112856">
        <w:rPr>
          <w:rFonts w:cstheme="minorHAnsi"/>
          <w:lang w:val="en-US"/>
          <w:rPrChange w:id="2481" w:author="Michael Kohl" w:date="2026-05-20T15:09:00Z" w16du:dateUtc="2026-05-20T13:09:00Z">
            <w:rPr>
              <w:rFonts w:cstheme="minorHAnsi"/>
            </w:rPr>
          </w:rPrChange>
        </w:rPr>
        <w:t xml:space="preserve"> </w:t>
      </w:r>
      <w:ins w:id="2482" w:author="Michael Kohl" w:date="2026-05-20T15:09:00Z">
        <w:r w:rsidR="00112856" w:rsidRPr="00112856">
          <w:rPr>
            <w:rFonts w:cstheme="minorHAnsi"/>
            <w:lang w:val="en-US"/>
            <w:rPrChange w:id="2483" w:author="Michael Kohl" w:date="2026-05-20T15:09:00Z" w16du:dateUtc="2026-05-20T13:09:00Z">
              <w:rPr>
                <w:rFonts w:cstheme="minorHAnsi"/>
              </w:rPr>
            </w:rPrChange>
          </w:rPr>
          <w:t>Schuch, Felipe B./Vancampfort, Davy/Firth, Joseph u. a. (2018): Physical Activity and Incident Depression. A Meta-Analysis of Prospective Cohort Studies. In: The American Journal of Psychiatry, Bd. 175, Nr. 7, S. 631–648.</w:t>
        </w:r>
      </w:ins>
    </w:p>
    <w:p w14:paraId="620A6D44" w14:textId="5B862543" w:rsidR="00A12F29" w:rsidRPr="00112856" w:rsidDel="00112856" w:rsidRDefault="00112856" w:rsidP="00A12F29">
      <w:pPr>
        <w:spacing w:after="0" w:line="276" w:lineRule="auto"/>
        <w:rPr>
          <w:del w:id="2484" w:author="Michael Kohl" w:date="2026-05-20T15:09:00Z" w16du:dateUtc="2026-05-20T13:09:00Z"/>
          <w:rFonts w:cstheme="minorHAnsi"/>
          <w:lang w:val="en-US"/>
          <w:rPrChange w:id="2485" w:author="Michael Kohl" w:date="2026-05-20T15:09:00Z" w16du:dateUtc="2026-05-20T13:09:00Z">
            <w:rPr>
              <w:del w:id="2486" w:author="Michael Kohl" w:date="2026-05-20T15:09:00Z" w16du:dateUtc="2026-05-20T13:09:00Z"/>
              <w:rFonts w:cstheme="minorHAnsi"/>
            </w:rPr>
          </w:rPrChange>
        </w:rPr>
      </w:pPr>
      <w:ins w:id="2487" w:author="Michael Kohl" w:date="2026-05-20T15:09:00Z">
        <w:r w:rsidRPr="00112856">
          <w:rPr>
            <w:rFonts w:cstheme="minorHAnsi"/>
            <w:lang w:val="en-US"/>
            <w:rPrChange w:id="2488" w:author="Michael Kohl" w:date="2026-05-20T15:09:00Z" w16du:dateUtc="2026-05-20T13:09:00Z">
              <w:rPr>
                <w:rFonts w:cstheme="minorHAnsi"/>
              </w:rPr>
            </w:rPrChange>
          </w:rPr>
          <w:t>Pearce, Matthew/Garcia, Leandro/Abbas, Ali u. a. (2022): Association Between Physical Activity and Risk of Depression. A Systematic Review and Meta-analysis. In: JAMA Psychiatry, Bd. 79, Nr. 6, S. 550–559.</w:t>
        </w:r>
        <w:r w:rsidRPr="00112856" w:rsidDel="00112856">
          <w:rPr>
            <w:rFonts w:cstheme="minorHAnsi"/>
            <w:lang w:val="en-US"/>
            <w:rPrChange w:id="2489" w:author="Michael Kohl" w:date="2026-05-20T15:09:00Z" w16du:dateUtc="2026-05-20T13:09:00Z">
              <w:rPr>
                <w:rFonts w:cstheme="minorHAnsi"/>
              </w:rPr>
            </w:rPrChange>
          </w:rPr>
          <w:t xml:space="preserve"> </w:t>
        </w:r>
      </w:ins>
      <w:del w:id="2490" w:author="Michael Kohl" w:date="2026-05-20T15:09:00Z" w16du:dateUtc="2026-05-20T13:09:00Z">
        <w:r w:rsidR="00A12F29" w:rsidRPr="00112856" w:rsidDel="00112856">
          <w:rPr>
            <w:rFonts w:cstheme="minorHAnsi"/>
            <w:lang w:val="en-US"/>
            <w:rPrChange w:id="2491" w:author="Michael Kohl" w:date="2026-05-20T15:09:00Z" w16du:dateUtc="2026-05-20T13:09:00Z">
              <w:rPr>
                <w:rFonts w:cstheme="minorHAnsi"/>
              </w:rPr>
            </w:rPrChange>
          </w:rPr>
          <w:delText>Schuch et al., Physical Activity and Incident Depression, Am J Psychiatry 2018; Pearce et al., Association Between Physical Activity and Risk of Depression, JAMA Psychiatry 2022</w:delText>
        </w:r>
      </w:del>
    </w:p>
    <w:p w14:paraId="450EABB6" w14:textId="12236F39" w:rsidR="00A12F29" w:rsidRPr="00786915" w:rsidDel="0037444B" w:rsidRDefault="00A12F29" w:rsidP="00112856">
      <w:pPr>
        <w:spacing w:after="0" w:line="276" w:lineRule="auto"/>
        <w:rPr>
          <w:del w:id="2492" w:author="Fabienne Schmaus" w:date="2026-05-11T13:24:00Z" w16du:dateUtc="2026-05-11T11:24:00Z"/>
          <w:rFonts w:cstheme="minorHAnsi"/>
        </w:rPr>
      </w:pPr>
      <w:del w:id="2493" w:author="Fabienne Schmaus" w:date="2026-05-11T13:24:00Z" w16du:dateUtc="2026-05-11T11:24:00Z">
        <w:r w:rsidRPr="00786915" w:rsidDel="0037444B">
          <w:rPr>
            <w:rFonts w:cstheme="minorHAnsi"/>
          </w:rPr>
          <w:delText xml:space="preserve"> </w:delText>
        </w:r>
      </w:del>
    </w:p>
    <w:p w14:paraId="5EDE2F12" w14:textId="24F0B122" w:rsidR="00A12F29" w:rsidRPr="00786915" w:rsidDel="0037444B" w:rsidRDefault="00A12F29" w:rsidP="0037444B">
      <w:pPr>
        <w:spacing w:before="120" w:after="0" w:line="360" w:lineRule="auto"/>
        <w:rPr>
          <w:del w:id="2494" w:author="Fabienne Schmaus" w:date="2026-05-11T13:24:00Z" w16du:dateUtc="2026-05-11T11:24:00Z"/>
          <w:rFonts w:cstheme="minorHAnsi"/>
        </w:rPr>
      </w:pPr>
      <w:del w:id="2495" w:author="Fabienne Schmaus" w:date="2026-05-11T13:24:00Z" w16du:dateUtc="2026-05-11T11:24:00Z">
        <w:r w:rsidRPr="00786915" w:rsidDel="0037444B">
          <w:rPr>
            <w:rFonts w:cstheme="minorHAnsi"/>
          </w:rPr>
          <w:delText xml:space="preserve"> </w:delText>
        </w:r>
      </w:del>
    </w:p>
    <w:p w14:paraId="0CC0AA19" w14:textId="77777777" w:rsidR="00A12F29" w:rsidRPr="00750E4B" w:rsidRDefault="00A12F29" w:rsidP="0037444B">
      <w:pPr>
        <w:spacing w:before="120" w:after="0" w:line="360" w:lineRule="auto"/>
        <w:rPr>
          <w:rFonts w:cstheme="minorHAnsi"/>
          <w:b/>
          <w:bCs/>
          <w:rPrChange w:id="2496" w:author="Fabienne Schmaus" w:date="2026-05-11T10:00:00Z" w16du:dateUtc="2026-05-11T08:00:00Z">
            <w:rPr>
              <w:rFonts w:cstheme="minorHAnsi"/>
            </w:rPr>
          </w:rPrChange>
        </w:rPr>
      </w:pPr>
      <w:r w:rsidRPr="00750E4B">
        <w:rPr>
          <w:rFonts w:cstheme="minorHAnsi"/>
          <w:b/>
          <w:bCs/>
          <w:rPrChange w:id="2497" w:author="Fabienne Schmaus" w:date="2026-05-11T10:00:00Z" w16du:dateUtc="2026-05-11T08:00:00Z">
            <w:rPr>
              <w:rFonts w:cstheme="minorHAnsi"/>
            </w:rPr>
          </w:rPrChange>
        </w:rPr>
        <w:t>5. „Zucker macht euch krass hyperaktiv – deshalb dreht ihr nach Süßem auf!“</w:t>
      </w:r>
    </w:p>
    <w:p w14:paraId="7C7139BE" w14:textId="77777777" w:rsidR="0037444B" w:rsidRPr="005B5BEC" w:rsidRDefault="00A12F29" w:rsidP="00A12F29">
      <w:pPr>
        <w:spacing w:after="0" w:line="276" w:lineRule="auto"/>
        <w:rPr>
          <w:rFonts w:cstheme="minorHAnsi"/>
          <w:lang w:val="en-US"/>
          <w:rPrChange w:id="2498" w:author="Michael Kohl" w:date="2026-05-20T12:03:00Z" w16du:dateUtc="2026-05-20T10:03:00Z">
            <w:rPr>
              <w:rFonts w:cstheme="minorHAnsi"/>
            </w:rPr>
          </w:rPrChange>
        </w:rPr>
      </w:pPr>
      <w:r w:rsidRPr="00750E4B">
        <w:rPr>
          <w:rFonts w:cstheme="minorHAnsi"/>
          <w:i/>
          <w:iCs/>
          <w:rPrChange w:id="2499" w:author="Fabienne Schmaus" w:date="2026-05-11T10:00:00Z" w16du:dateUtc="2026-05-11T08:00:00Z">
            <w:rPr>
              <w:rFonts w:cstheme="minorHAnsi"/>
            </w:rPr>
          </w:rPrChange>
        </w:rPr>
        <w:t>Auflösung</w:t>
      </w:r>
      <w:ins w:id="2500" w:author="Fabienne Schmaus" w:date="2026-05-11T10:00:00Z" w16du:dateUtc="2026-05-11T08:00:00Z">
        <w:r w:rsidRPr="00750E4B">
          <w:rPr>
            <w:rFonts w:cstheme="minorHAnsi"/>
            <w:i/>
            <w:iCs/>
            <w:rPrChange w:id="2501" w:author="Fabienne Schmaus" w:date="2026-05-11T10:00:00Z" w16du:dateUtc="2026-05-11T08:00:00Z">
              <w:rPr>
                <w:rFonts w:cstheme="minorHAnsi"/>
              </w:rPr>
            </w:rPrChange>
          </w:rPr>
          <w:t>:</w:t>
        </w:r>
      </w:ins>
      <w:del w:id="2502" w:author="Fabienne Schmaus" w:date="2026-05-11T10:00:00Z" w16du:dateUtc="2026-05-11T08:00:00Z">
        <w:r w:rsidRPr="00750E4B" w:rsidDel="00750E4B">
          <w:rPr>
            <w:rFonts w:cstheme="minorHAnsi"/>
            <w:i/>
            <w:iCs/>
            <w:rPrChange w:id="2503" w:author="Fabienne Schmaus" w:date="2026-05-11T10:00:00Z" w16du:dateUtc="2026-05-11T08:00:00Z">
              <w:rPr>
                <w:rFonts w:cstheme="minorHAnsi"/>
              </w:rPr>
            </w:rPrChange>
          </w:rPr>
          <w:delText xml:space="preserve"> –</w:delText>
        </w:r>
      </w:del>
      <w:r w:rsidRPr="00786915">
        <w:rPr>
          <w:rFonts w:cstheme="minorHAnsi"/>
        </w:rPr>
        <w:t xml:space="preserve"> FAKE </w:t>
      </w:r>
      <w:ins w:id="2504" w:author="Fabienne Schmaus" w:date="2026-05-11T13:24:00Z" w16du:dateUtc="2026-05-11T11:24:00Z">
        <w:r w:rsidR="0037444B">
          <w:rPr>
            <w:rFonts w:cstheme="minorHAnsi"/>
          </w:rPr>
          <w:t xml:space="preserve">/ </w:t>
        </w:r>
      </w:ins>
      <w:r w:rsidRPr="00786915">
        <w:rPr>
          <w:rFonts w:cstheme="minorHAnsi"/>
        </w:rPr>
        <w:t>Studien (u. a. Wolraich-Metaanalyse, JAMA 1995) widerlegen den kausalen Zusammenhang. Effekt liegt in der Erwartungshaltung der Eltern</w:t>
      </w:r>
      <w:del w:id="2505" w:author="Fabienne Schmaus" w:date="2026-05-11T10:09:00Z" w16du:dateUtc="2026-05-11T08:09:00Z">
        <w:r w:rsidRPr="00786915" w:rsidDel="0073079F">
          <w:rPr>
            <w:rFonts w:cstheme="minorHAnsi"/>
          </w:rPr>
          <w:delText>/</w:delText>
        </w:r>
      </w:del>
      <w:ins w:id="2506" w:author="Fabienne Schmaus" w:date="2026-05-11T10:09:00Z" w16du:dateUtc="2026-05-11T08:09:00Z">
        <w:r>
          <w:rPr>
            <w:rFonts w:cstheme="minorHAnsi"/>
          </w:rPr>
          <w:t xml:space="preserve"> oder der </w:t>
        </w:r>
      </w:ins>
      <w:r w:rsidRPr="00786915">
        <w:rPr>
          <w:rFonts w:cstheme="minorHAnsi"/>
        </w:rPr>
        <w:t xml:space="preserve">Beobachtenden. </w:t>
      </w:r>
      <w:ins w:id="2507" w:author="Fabienne Schmaus" w:date="2026-05-11T09:28:00Z" w16du:dateUtc="2026-05-11T07:28:00Z">
        <w:r w:rsidRPr="005B5BEC">
          <w:rPr>
            <w:rFonts w:cstheme="minorHAnsi"/>
            <w:lang w:val="en-US"/>
            <w:rPrChange w:id="2508" w:author="Michael Kohl" w:date="2026-05-20T12:03:00Z" w16du:dateUtc="2026-05-20T10:03:00Z">
              <w:rPr>
                <w:rFonts w:cstheme="minorHAnsi"/>
              </w:rPr>
            </w:rPrChange>
          </w:rPr>
          <w:t xml:space="preserve">(siehe Arbeitsblatt 3: </w:t>
        </w:r>
      </w:ins>
      <w:del w:id="2509" w:author="Fabienne Schmaus" w:date="2026-05-11T09:28:00Z" w16du:dateUtc="2026-05-11T07:28:00Z">
        <w:r w:rsidRPr="005B5BEC" w:rsidDel="002A290B">
          <w:rPr>
            <w:rFonts w:cstheme="minorHAnsi"/>
            <w:lang w:val="en-US"/>
            <w:rPrChange w:id="2510" w:author="Michael Kohl" w:date="2026-05-20T12:03:00Z" w16du:dateUtc="2026-05-20T10:03:00Z">
              <w:rPr>
                <w:rFonts w:cstheme="minorHAnsi"/>
              </w:rPr>
            </w:rPrChange>
          </w:rPr>
          <w:delText>Bezug im LH3: → AB 3c (</w:delText>
        </w:r>
      </w:del>
      <w:r w:rsidRPr="005B5BEC">
        <w:rPr>
          <w:rFonts w:cstheme="minorHAnsi"/>
          <w:lang w:val="en-US"/>
          <w:rPrChange w:id="2511" w:author="Michael Kohl" w:date="2026-05-20T12:03:00Z" w16du:dateUtc="2026-05-20T10:03:00Z">
            <w:rPr>
              <w:rFonts w:cstheme="minorHAnsi"/>
            </w:rPr>
          </w:rPrChange>
        </w:rPr>
        <w:t xml:space="preserve">Faktencheck mit QQQQ) </w:t>
      </w:r>
    </w:p>
    <w:p w14:paraId="00F3FAC3" w14:textId="77777777" w:rsidR="00112856" w:rsidRPr="00112856" w:rsidRDefault="00A12F29" w:rsidP="00112856">
      <w:pPr>
        <w:spacing w:after="0" w:line="276" w:lineRule="auto"/>
        <w:rPr>
          <w:ins w:id="2512" w:author="Michael Kohl" w:date="2026-05-20T15:09:00Z"/>
          <w:rFonts w:cstheme="minorHAnsi"/>
          <w:lang w:val="en-US"/>
          <w:rPrChange w:id="2513" w:author="Michael Kohl" w:date="2026-05-20T15:09:00Z" w16du:dateUtc="2026-05-20T13:09:00Z">
            <w:rPr>
              <w:ins w:id="2514" w:author="Michael Kohl" w:date="2026-05-20T15:09:00Z"/>
              <w:rFonts w:cstheme="minorHAnsi"/>
            </w:rPr>
          </w:rPrChange>
        </w:rPr>
      </w:pPr>
      <w:r w:rsidRPr="005B5BEC">
        <w:rPr>
          <w:rFonts w:cstheme="minorHAnsi"/>
          <w:i/>
          <w:iCs/>
          <w:lang w:val="en-US"/>
          <w:rPrChange w:id="2515" w:author="Michael Kohl" w:date="2026-05-20T12:03:00Z" w16du:dateUtc="2026-05-20T10:03:00Z">
            <w:rPr>
              <w:rFonts w:cstheme="minorHAnsi"/>
              <w:i/>
              <w:iCs/>
            </w:rPr>
          </w:rPrChange>
        </w:rPr>
        <w:t>Quelle:</w:t>
      </w:r>
      <w:r w:rsidRPr="005B5BEC">
        <w:rPr>
          <w:rFonts w:cstheme="minorHAnsi"/>
          <w:lang w:val="en-US"/>
          <w:rPrChange w:id="2516" w:author="Michael Kohl" w:date="2026-05-20T12:03:00Z" w16du:dateUtc="2026-05-20T10:03:00Z">
            <w:rPr>
              <w:rFonts w:cstheme="minorHAnsi"/>
            </w:rPr>
          </w:rPrChange>
        </w:rPr>
        <w:t xml:space="preserve"> </w:t>
      </w:r>
    </w:p>
    <w:p w14:paraId="055C2E4F" w14:textId="77777777" w:rsidR="00112856" w:rsidRPr="00112856" w:rsidRDefault="00112856" w:rsidP="00112856">
      <w:pPr>
        <w:spacing w:after="0" w:line="276" w:lineRule="auto"/>
        <w:rPr>
          <w:ins w:id="2517" w:author="Michael Kohl" w:date="2026-05-20T15:09:00Z"/>
          <w:rFonts w:cstheme="minorHAnsi"/>
        </w:rPr>
      </w:pPr>
      <w:ins w:id="2518" w:author="Michael Kohl" w:date="2026-05-20T15:09:00Z">
        <w:r w:rsidRPr="00112856">
          <w:rPr>
            <w:rFonts w:cstheme="minorHAnsi"/>
            <w:lang w:val="en-US"/>
            <w:rPrChange w:id="2519" w:author="Michael Kohl" w:date="2026-05-20T15:09:00Z" w16du:dateUtc="2026-05-20T13:09:00Z">
              <w:rPr>
                <w:rFonts w:cstheme="minorHAnsi"/>
              </w:rPr>
            </w:rPrChange>
          </w:rPr>
          <w:t xml:space="preserve">Wolraich, Mark L./Wilson, David B./White, J. Wade (1995): The Effect of Sugar on Behavior or Cognition in Children. </w:t>
        </w:r>
        <w:r w:rsidRPr="00112856">
          <w:rPr>
            <w:rFonts w:cstheme="minorHAnsi"/>
          </w:rPr>
          <w:t>A Meta-analysis. In: JAMA, Bd. 274, Nr. 20, S. 1617–1621.</w:t>
        </w:r>
      </w:ins>
    </w:p>
    <w:p w14:paraId="564A2B6A" w14:textId="3C694F9C" w:rsidR="00A12F29" w:rsidRPr="005B5BEC" w:rsidDel="00112856" w:rsidRDefault="00A12F29" w:rsidP="00112856">
      <w:pPr>
        <w:spacing w:before="120" w:after="0" w:line="360" w:lineRule="auto"/>
        <w:rPr>
          <w:del w:id="2520" w:author="Michael Kohl" w:date="2026-05-20T15:09:00Z" w16du:dateUtc="2026-05-20T13:09:00Z"/>
          <w:rFonts w:cstheme="minorHAnsi"/>
          <w:lang w:val="en-US"/>
          <w:rPrChange w:id="2521" w:author="Michael Kohl" w:date="2026-05-20T12:03:00Z" w16du:dateUtc="2026-05-20T10:03:00Z">
            <w:rPr>
              <w:del w:id="2522" w:author="Michael Kohl" w:date="2026-05-20T15:09:00Z" w16du:dateUtc="2026-05-20T13:09:00Z"/>
              <w:rFonts w:cstheme="minorHAnsi"/>
            </w:rPr>
          </w:rPrChange>
        </w:rPr>
      </w:pPr>
      <w:del w:id="2523" w:author="Michael Kohl" w:date="2026-05-20T15:09:00Z" w16du:dateUtc="2026-05-20T13:09:00Z">
        <w:r w:rsidRPr="005B5BEC" w:rsidDel="00112856">
          <w:rPr>
            <w:rFonts w:cstheme="minorHAnsi"/>
            <w:lang w:val="en-US"/>
            <w:rPrChange w:id="2524" w:author="Michael Kohl" w:date="2026-05-20T12:03:00Z" w16du:dateUtc="2026-05-20T10:03:00Z">
              <w:rPr>
                <w:rFonts w:cstheme="minorHAnsi"/>
              </w:rPr>
            </w:rPrChange>
          </w:rPr>
          <w:delText>Wolraich et al., The effect of sugar on behavior or cognition in children: A meta-analysis, JAMA 1995</w:delText>
        </w:r>
      </w:del>
    </w:p>
    <w:p w14:paraId="76707365" w14:textId="51A5B171" w:rsidR="00A12F29" w:rsidRPr="00786915" w:rsidDel="0037444B" w:rsidRDefault="00A12F29" w:rsidP="00112856">
      <w:pPr>
        <w:spacing w:after="0" w:line="276" w:lineRule="auto"/>
        <w:rPr>
          <w:del w:id="2525" w:author="Fabienne Schmaus" w:date="2026-05-11T13:24:00Z" w16du:dateUtc="2026-05-11T11:24:00Z"/>
          <w:rFonts w:cstheme="minorHAnsi"/>
        </w:rPr>
      </w:pPr>
      <w:del w:id="2526" w:author="Fabienne Schmaus" w:date="2026-05-11T13:24:00Z" w16du:dateUtc="2026-05-11T11:24:00Z">
        <w:r w:rsidRPr="00786915" w:rsidDel="0037444B">
          <w:rPr>
            <w:rFonts w:cstheme="minorHAnsi"/>
          </w:rPr>
          <w:delText xml:space="preserve"> </w:delText>
        </w:r>
      </w:del>
    </w:p>
    <w:p w14:paraId="5307ED7D" w14:textId="1C85CE56" w:rsidR="00A12F29" w:rsidRPr="00786915" w:rsidDel="0037444B" w:rsidRDefault="00A12F29" w:rsidP="0037444B">
      <w:pPr>
        <w:spacing w:before="120" w:after="0" w:line="360" w:lineRule="auto"/>
        <w:rPr>
          <w:del w:id="2527" w:author="Fabienne Schmaus" w:date="2026-05-11T13:24:00Z" w16du:dateUtc="2026-05-11T11:24:00Z"/>
          <w:rFonts w:cstheme="minorHAnsi"/>
        </w:rPr>
      </w:pPr>
      <w:del w:id="2528" w:author="Fabienne Schmaus" w:date="2026-05-11T13:24:00Z" w16du:dateUtc="2026-05-11T11:24:00Z">
        <w:r w:rsidRPr="00786915" w:rsidDel="0037444B">
          <w:rPr>
            <w:rFonts w:cstheme="minorHAnsi"/>
          </w:rPr>
          <w:delText xml:space="preserve"> </w:delText>
        </w:r>
      </w:del>
    </w:p>
    <w:p w14:paraId="722EC1BA" w14:textId="77777777" w:rsidR="00A12F29" w:rsidRPr="00750E4B" w:rsidRDefault="00A12F29" w:rsidP="0037444B">
      <w:pPr>
        <w:spacing w:before="120" w:after="0" w:line="360" w:lineRule="auto"/>
        <w:rPr>
          <w:rFonts w:cstheme="minorHAnsi"/>
          <w:b/>
          <w:bCs/>
          <w:rPrChange w:id="2529" w:author="Fabienne Schmaus" w:date="2026-05-11T10:00:00Z" w16du:dateUtc="2026-05-11T08:00:00Z">
            <w:rPr>
              <w:rFonts w:cstheme="minorHAnsi"/>
            </w:rPr>
          </w:rPrChange>
        </w:rPr>
      </w:pPr>
      <w:r w:rsidRPr="00750E4B">
        <w:rPr>
          <w:rFonts w:cstheme="minorHAnsi"/>
          <w:b/>
          <w:bCs/>
          <w:rPrChange w:id="2530" w:author="Fabienne Schmaus" w:date="2026-05-11T10:00:00Z" w16du:dateUtc="2026-05-11T08:00:00Z">
            <w:rPr>
              <w:rFonts w:cstheme="minorHAnsi"/>
            </w:rPr>
          </w:rPrChange>
        </w:rPr>
        <w:t>6. „Echte Freund</w:t>
      </w:r>
      <w:del w:id="2531" w:author="Fabienne Schmaus" w:date="2026-05-11T09:14:00Z" w16du:dateUtc="2026-05-11T07:14:00Z">
        <w:r w:rsidRPr="00750E4B" w:rsidDel="00F7152F">
          <w:rPr>
            <w:rFonts w:cstheme="minorHAnsi"/>
            <w:b/>
            <w:bCs/>
            <w:rPrChange w:id="2532" w:author="Fabienne Schmaus" w:date="2026-05-11T10:00:00Z" w16du:dateUtc="2026-05-11T08:00:00Z">
              <w:rPr>
                <w:rFonts w:cstheme="minorHAnsi"/>
              </w:rPr>
            </w:rPrChange>
          </w:rPr>
          <w:delText>:</w:delText>
        </w:r>
      </w:del>
      <w:r w:rsidRPr="00750E4B">
        <w:rPr>
          <w:rFonts w:cstheme="minorHAnsi"/>
          <w:b/>
          <w:bCs/>
          <w:rPrChange w:id="2533" w:author="Fabienne Schmaus" w:date="2026-05-11T10:00:00Z" w16du:dateUtc="2026-05-11T08:00:00Z">
            <w:rPr>
              <w:rFonts w:cstheme="minorHAnsi"/>
            </w:rPr>
          </w:rPrChange>
        </w:rPr>
        <w:t xml:space="preserve">innen </w:t>
      </w:r>
      <w:ins w:id="2534" w:author="Fabienne Schmaus" w:date="2026-05-11T09:14:00Z" w16du:dateUtc="2026-05-11T07:14:00Z">
        <w:r w:rsidRPr="00750E4B">
          <w:rPr>
            <w:rFonts w:cstheme="minorHAnsi"/>
            <w:b/>
            <w:bCs/>
            <w:rPrChange w:id="2535" w:author="Fabienne Schmaus" w:date="2026-05-11T10:00:00Z" w16du:dateUtc="2026-05-11T08:00:00Z">
              <w:rPr>
                <w:rFonts w:cstheme="minorHAnsi"/>
              </w:rPr>
            </w:rPrChange>
          </w:rPr>
          <w:t xml:space="preserve">und Freunde </w:t>
        </w:r>
      </w:ins>
      <w:r w:rsidRPr="00750E4B">
        <w:rPr>
          <w:rFonts w:cstheme="minorHAnsi"/>
          <w:b/>
          <w:bCs/>
          <w:rPrChange w:id="2536" w:author="Fabienne Schmaus" w:date="2026-05-11T10:00:00Z" w16du:dateUtc="2026-05-11T08:00:00Z">
            <w:rPr>
              <w:rFonts w:cstheme="minorHAnsi"/>
            </w:rPr>
          </w:rPrChange>
        </w:rPr>
        <w:t>sind für deine Gesundheit so wichtig wie Sport“</w:t>
      </w:r>
    </w:p>
    <w:p w14:paraId="3050C6B2" w14:textId="5CA7B4A9" w:rsidR="0037444B" w:rsidRDefault="00A12F29" w:rsidP="00A12F29">
      <w:pPr>
        <w:spacing w:after="0" w:line="276" w:lineRule="auto"/>
        <w:rPr>
          <w:rFonts w:cstheme="minorHAnsi"/>
        </w:rPr>
      </w:pPr>
      <w:r w:rsidRPr="00750E4B">
        <w:rPr>
          <w:rFonts w:cstheme="minorHAnsi"/>
          <w:i/>
          <w:iCs/>
          <w:rPrChange w:id="2537" w:author="Fabienne Schmaus" w:date="2026-05-11T10:00:00Z" w16du:dateUtc="2026-05-11T08:00:00Z">
            <w:rPr>
              <w:rFonts w:cstheme="minorHAnsi"/>
            </w:rPr>
          </w:rPrChange>
        </w:rPr>
        <w:lastRenderedPageBreak/>
        <w:t>Auflösung</w:t>
      </w:r>
      <w:ins w:id="2538" w:author="Fabienne Schmaus" w:date="2026-05-11T10:00:00Z" w16du:dateUtc="2026-05-11T08:00:00Z">
        <w:r w:rsidRPr="00750E4B">
          <w:rPr>
            <w:rFonts w:cstheme="minorHAnsi"/>
            <w:i/>
            <w:iCs/>
            <w:rPrChange w:id="2539" w:author="Fabienne Schmaus" w:date="2026-05-11T10:00:00Z" w16du:dateUtc="2026-05-11T08:00:00Z">
              <w:rPr>
                <w:rFonts w:cstheme="minorHAnsi"/>
              </w:rPr>
            </w:rPrChange>
          </w:rPr>
          <w:t>:</w:t>
        </w:r>
      </w:ins>
      <w:del w:id="2540" w:author="Fabienne Schmaus" w:date="2026-05-11T10:00:00Z" w16du:dateUtc="2026-05-11T08:00:00Z">
        <w:r w:rsidRPr="00750E4B" w:rsidDel="00750E4B">
          <w:rPr>
            <w:rFonts w:cstheme="minorHAnsi"/>
            <w:i/>
            <w:iCs/>
            <w:rPrChange w:id="2541" w:author="Fabienne Schmaus" w:date="2026-05-11T10:00:00Z" w16du:dateUtc="2026-05-11T08:00:00Z">
              <w:rPr>
                <w:rFonts w:cstheme="minorHAnsi"/>
              </w:rPr>
            </w:rPrChange>
          </w:rPr>
          <w:delText xml:space="preserve"> –</w:delText>
        </w:r>
      </w:del>
      <w:r w:rsidRPr="00786915">
        <w:rPr>
          <w:rFonts w:cstheme="minorHAnsi"/>
        </w:rPr>
        <w:t xml:space="preserve"> FAKT </w:t>
      </w:r>
      <w:ins w:id="2542" w:author="Fabienne Schmaus" w:date="2026-05-11T13:25:00Z" w16du:dateUtc="2026-05-11T11:25:00Z">
        <w:r w:rsidR="0037444B">
          <w:rPr>
            <w:rFonts w:cstheme="minorHAnsi"/>
          </w:rPr>
          <w:t xml:space="preserve">/ </w:t>
        </w:r>
      </w:ins>
      <w:r w:rsidRPr="00786915">
        <w:rPr>
          <w:rFonts w:cstheme="minorHAnsi"/>
        </w:rPr>
        <w:t xml:space="preserve">Holt-Lunstad-Metaanalyse (PLoS Medicine 2010): Soziale Bindungen sind für die Gesundheit ähnlich relevant wie Bewegung oder Nichtrauchen. Mortalitätsrisiko bei Einsamkeit deutlich erhöht. </w:t>
      </w:r>
      <w:commentRangeStart w:id="2543"/>
      <w:commentRangeStart w:id="2544"/>
      <w:del w:id="2545" w:author="Michael Kohl" w:date="2026-05-20T15:15:00Z" w16du:dateUtc="2026-05-20T13:15:00Z">
        <w:r w:rsidRPr="00786915" w:rsidDel="007A380D">
          <w:rPr>
            <w:rFonts w:cstheme="minorHAnsi"/>
          </w:rPr>
          <w:delText xml:space="preserve">Bezug im LH3: </w:delText>
        </w:r>
      </w:del>
      <w:r w:rsidRPr="00786915">
        <w:rPr>
          <w:rFonts w:cstheme="minorHAnsi"/>
        </w:rPr>
        <w:t>Brücke</w:t>
      </w:r>
      <w:commentRangeEnd w:id="2543"/>
      <w:r w:rsidR="00C63A93" w:rsidRPr="00786915">
        <w:rPr>
          <w:rStyle w:val="Kommentarzeichen"/>
          <w:rFonts w:cstheme="minorHAnsi"/>
          <w:sz w:val="22"/>
          <w:szCs w:val="22"/>
        </w:rPr>
        <w:commentReference w:id="2543"/>
      </w:r>
      <w:commentRangeEnd w:id="2544"/>
      <w:r w:rsidR="007A380D" w:rsidRPr="00786915">
        <w:rPr>
          <w:rStyle w:val="Kommentarzeichen"/>
          <w:rFonts w:cstheme="minorHAnsi"/>
          <w:sz w:val="22"/>
          <w:szCs w:val="22"/>
        </w:rPr>
        <w:commentReference w:id="2544"/>
      </w:r>
      <w:r w:rsidRPr="00786915">
        <w:rPr>
          <w:rFonts w:cstheme="minorHAnsi"/>
        </w:rPr>
        <w:t xml:space="preserve"> zu sozialer Gesundheit </w:t>
      </w:r>
    </w:p>
    <w:p w14:paraId="06CAFD4D" w14:textId="7A718FA8" w:rsidR="00A12F29" w:rsidRPr="005B5BEC" w:rsidRDefault="00A12F29" w:rsidP="00A12F29">
      <w:pPr>
        <w:spacing w:after="0" w:line="276" w:lineRule="auto"/>
        <w:rPr>
          <w:rFonts w:cstheme="minorHAnsi"/>
          <w:lang w:val="en-US"/>
          <w:rPrChange w:id="2546" w:author="Michael Kohl" w:date="2026-05-20T12:03:00Z" w16du:dateUtc="2026-05-20T10:03:00Z">
            <w:rPr>
              <w:rFonts w:cstheme="minorHAnsi"/>
            </w:rPr>
          </w:rPrChange>
        </w:rPr>
      </w:pPr>
      <w:r w:rsidRPr="005B5BEC">
        <w:rPr>
          <w:rFonts w:cstheme="minorHAnsi"/>
          <w:i/>
          <w:iCs/>
          <w:lang w:val="en-US"/>
          <w:rPrChange w:id="2547" w:author="Michael Kohl" w:date="2026-05-20T12:03:00Z" w16du:dateUtc="2026-05-20T10:03:00Z">
            <w:rPr>
              <w:rFonts w:cstheme="minorHAnsi"/>
              <w:i/>
              <w:iCs/>
            </w:rPr>
          </w:rPrChange>
        </w:rPr>
        <w:t>Quelle:</w:t>
      </w:r>
      <w:r w:rsidRPr="005B5BEC">
        <w:rPr>
          <w:rFonts w:cstheme="minorHAnsi"/>
          <w:lang w:val="en-US"/>
          <w:rPrChange w:id="2548" w:author="Michael Kohl" w:date="2026-05-20T12:03:00Z" w16du:dateUtc="2026-05-20T10:03:00Z">
            <w:rPr>
              <w:rFonts w:cstheme="minorHAnsi"/>
            </w:rPr>
          </w:rPrChange>
        </w:rPr>
        <w:t xml:space="preserve"> </w:t>
      </w:r>
      <w:ins w:id="2549" w:author="Michael Kohl" w:date="2026-05-20T15:09:00Z">
        <w:r w:rsidR="00112856" w:rsidRPr="00112856">
          <w:rPr>
            <w:rFonts w:cstheme="minorHAnsi"/>
            <w:lang w:val="en-US"/>
            <w:rPrChange w:id="2550" w:author="Michael Kohl" w:date="2026-05-20T15:09:00Z" w16du:dateUtc="2026-05-20T13:09:00Z">
              <w:rPr>
                <w:rFonts w:cstheme="minorHAnsi"/>
              </w:rPr>
            </w:rPrChange>
          </w:rPr>
          <w:t>Holt-Lunstad, Julianne/Smith, Timothy B./Layton, J. Bradley (2010): Social Relationships and Mortality Risk. A Meta-analytic Review. In: PLoS Medicine, Bd. 7, Nr. 7, e1000316.</w:t>
        </w:r>
      </w:ins>
      <w:del w:id="2551" w:author="Michael Kohl" w:date="2026-05-20T15:09:00Z" w16du:dateUtc="2026-05-20T13:09:00Z">
        <w:r w:rsidRPr="005B5BEC" w:rsidDel="00112856">
          <w:rPr>
            <w:rFonts w:cstheme="minorHAnsi"/>
            <w:lang w:val="en-US"/>
            <w:rPrChange w:id="2552" w:author="Michael Kohl" w:date="2026-05-20T12:03:00Z" w16du:dateUtc="2026-05-20T10:03:00Z">
              <w:rPr>
                <w:rFonts w:cstheme="minorHAnsi"/>
              </w:rPr>
            </w:rPrChange>
          </w:rPr>
          <w:delText>Holt-Lunstad et al., Social Relationships and Mortality Risk: A Meta-analytic Review, PLoS Medicine 2010</w:delText>
        </w:r>
      </w:del>
    </w:p>
    <w:p w14:paraId="346428D9" w14:textId="09BF2B3A" w:rsidR="00A12F29" w:rsidRPr="00786915" w:rsidDel="0037444B" w:rsidRDefault="00A12F29" w:rsidP="0037444B">
      <w:pPr>
        <w:spacing w:before="120" w:after="0" w:line="360" w:lineRule="auto"/>
        <w:rPr>
          <w:del w:id="2553" w:author="Fabienne Schmaus" w:date="2026-05-11T13:24:00Z" w16du:dateUtc="2026-05-11T11:24:00Z"/>
          <w:rFonts w:cstheme="minorHAnsi"/>
        </w:rPr>
      </w:pPr>
      <w:del w:id="2554" w:author="Fabienne Schmaus" w:date="2026-05-11T13:24:00Z" w16du:dateUtc="2026-05-11T11:24:00Z">
        <w:r w:rsidRPr="00786915" w:rsidDel="0037444B">
          <w:rPr>
            <w:rFonts w:cstheme="minorHAnsi"/>
          </w:rPr>
          <w:delText xml:space="preserve"> </w:delText>
        </w:r>
      </w:del>
    </w:p>
    <w:p w14:paraId="017FD751" w14:textId="7EB096DB" w:rsidR="00A12F29" w:rsidRPr="00786915" w:rsidDel="0037444B" w:rsidRDefault="00A12F29" w:rsidP="0037444B">
      <w:pPr>
        <w:spacing w:before="120" w:after="0" w:line="360" w:lineRule="auto"/>
        <w:rPr>
          <w:del w:id="2555" w:author="Fabienne Schmaus" w:date="2026-05-11T13:24:00Z" w16du:dateUtc="2026-05-11T11:24:00Z"/>
          <w:rFonts w:cstheme="minorHAnsi"/>
        </w:rPr>
      </w:pPr>
      <w:del w:id="2556" w:author="Fabienne Schmaus" w:date="2026-05-11T13:24:00Z" w16du:dateUtc="2026-05-11T11:24:00Z">
        <w:r w:rsidRPr="00786915" w:rsidDel="0037444B">
          <w:rPr>
            <w:rFonts w:cstheme="minorHAnsi"/>
          </w:rPr>
          <w:delText xml:space="preserve"> </w:delText>
        </w:r>
      </w:del>
    </w:p>
    <w:p w14:paraId="2073E0AC" w14:textId="77777777" w:rsidR="00A12F29" w:rsidRPr="00750E4B" w:rsidRDefault="00A12F29" w:rsidP="0037444B">
      <w:pPr>
        <w:spacing w:before="120" w:after="0" w:line="360" w:lineRule="auto"/>
        <w:rPr>
          <w:rFonts w:cstheme="minorHAnsi"/>
          <w:b/>
          <w:bCs/>
          <w:rPrChange w:id="2557" w:author="Fabienne Schmaus" w:date="2026-05-11T10:00:00Z" w16du:dateUtc="2026-05-11T08:00:00Z">
            <w:rPr>
              <w:rFonts w:cstheme="minorHAnsi"/>
            </w:rPr>
          </w:rPrChange>
        </w:rPr>
      </w:pPr>
      <w:r w:rsidRPr="00750E4B">
        <w:rPr>
          <w:rFonts w:cstheme="minorHAnsi"/>
          <w:b/>
          <w:bCs/>
          <w:rPrChange w:id="2558" w:author="Fabienne Schmaus" w:date="2026-05-11T10:00:00Z" w16du:dateUtc="2026-05-11T08:00:00Z">
            <w:rPr>
              <w:rFonts w:cstheme="minorHAnsi"/>
            </w:rPr>
          </w:rPrChange>
        </w:rPr>
        <w:t>7. „Vitamin C jeden Tag → nie wieder Erkältung“</w:t>
      </w:r>
    </w:p>
    <w:p w14:paraId="20F843B3" w14:textId="77777777" w:rsidR="0037444B" w:rsidRDefault="00A12F29" w:rsidP="00A12F29">
      <w:pPr>
        <w:spacing w:after="0" w:line="276" w:lineRule="auto"/>
        <w:rPr>
          <w:rFonts w:cstheme="minorHAnsi"/>
        </w:rPr>
      </w:pPr>
      <w:r w:rsidRPr="00750E4B">
        <w:rPr>
          <w:rFonts w:cstheme="minorHAnsi"/>
          <w:i/>
          <w:iCs/>
          <w:rPrChange w:id="2559" w:author="Fabienne Schmaus" w:date="2026-05-11T10:00:00Z" w16du:dateUtc="2026-05-11T08:00:00Z">
            <w:rPr>
              <w:rFonts w:cstheme="minorHAnsi"/>
            </w:rPr>
          </w:rPrChange>
        </w:rPr>
        <w:t>Auflösung</w:t>
      </w:r>
      <w:ins w:id="2560" w:author="Fabienne Schmaus" w:date="2026-05-11T10:00:00Z" w16du:dateUtc="2026-05-11T08:00:00Z">
        <w:r w:rsidRPr="00750E4B">
          <w:rPr>
            <w:rFonts w:cstheme="minorHAnsi"/>
            <w:i/>
            <w:iCs/>
            <w:rPrChange w:id="2561" w:author="Fabienne Schmaus" w:date="2026-05-11T10:00:00Z" w16du:dateUtc="2026-05-11T08:00:00Z">
              <w:rPr>
                <w:rFonts w:cstheme="minorHAnsi"/>
              </w:rPr>
            </w:rPrChange>
          </w:rPr>
          <w:t>:</w:t>
        </w:r>
      </w:ins>
      <w:del w:id="2562" w:author="Fabienne Schmaus" w:date="2026-05-11T10:00:00Z" w16du:dateUtc="2026-05-11T08:00:00Z">
        <w:r w:rsidRPr="00750E4B" w:rsidDel="00750E4B">
          <w:rPr>
            <w:rFonts w:cstheme="minorHAnsi"/>
            <w:i/>
            <w:iCs/>
            <w:rPrChange w:id="2563" w:author="Fabienne Schmaus" w:date="2026-05-11T10:00:00Z" w16du:dateUtc="2026-05-11T08:00:00Z">
              <w:rPr>
                <w:rFonts w:cstheme="minorHAnsi"/>
              </w:rPr>
            </w:rPrChange>
          </w:rPr>
          <w:delText xml:space="preserve"> –</w:delText>
        </w:r>
      </w:del>
      <w:r w:rsidRPr="00786915">
        <w:rPr>
          <w:rFonts w:cstheme="minorHAnsi"/>
        </w:rPr>
        <w:t xml:space="preserve"> FAKE / schwache Evidenz Cochrane-Review: Vitamin-C-Supplementierung verkürzt Erkältungen in der Normalbevölkerung kaum messbar; verhindert Erkältungen nicht. Kultureller Glaube &gt; Studienlage. </w:t>
      </w:r>
      <w:ins w:id="2564" w:author="Fabienne Schmaus" w:date="2026-05-11T09:28:00Z" w16du:dateUtc="2026-05-11T07:28:00Z">
        <w:r>
          <w:rPr>
            <w:rFonts w:cstheme="minorHAnsi"/>
          </w:rPr>
          <w:t xml:space="preserve">(siehe Arbeitsblatt 3: </w:t>
        </w:r>
      </w:ins>
      <w:del w:id="2565" w:author="Fabienne Schmaus" w:date="2026-05-11T09:28:00Z" w16du:dateUtc="2026-05-11T07:28:00Z">
        <w:r w:rsidRPr="00786915" w:rsidDel="002A290B">
          <w:rPr>
            <w:rFonts w:cstheme="minorHAnsi"/>
          </w:rPr>
          <w:delText>Bezug im LH3: → AB 3d (</w:delText>
        </w:r>
      </w:del>
      <w:r w:rsidRPr="00786915">
        <w:rPr>
          <w:rFonts w:cstheme="minorHAnsi"/>
        </w:rPr>
        <w:t xml:space="preserve">Faktencheck mit QQQQ) </w:t>
      </w:r>
    </w:p>
    <w:p w14:paraId="187EDA57" w14:textId="211C4406" w:rsidR="00A12F29" w:rsidRPr="00112856" w:rsidDel="00112856" w:rsidRDefault="00A12F29" w:rsidP="00A12F29">
      <w:pPr>
        <w:spacing w:after="0" w:line="276" w:lineRule="auto"/>
        <w:rPr>
          <w:del w:id="2566" w:author="Michael Kohl" w:date="2026-05-20T15:10:00Z" w16du:dateUtc="2026-05-20T13:10:00Z"/>
          <w:rFonts w:cstheme="minorHAnsi"/>
          <w:lang w:val="en-US"/>
          <w:rPrChange w:id="2567" w:author="Michael Kohl" w:date="2026-05-20T15:10:00Z" w16du:dateUtc="2026-05-20T13:10:00Z">
            <w:rPr>
              <w:del w:id="2568" w:author="Michael Kohl" w:date="2026-05-20T15:10:00Z" w16du:dateUtc="2026-05-20T13:10:00Z"/>
              <w:rFonts w:cstheme="minorHAnsi"/>
            </w:rPr>
          </w:rPrChange>
        </w:rPr>
      </w:pPr>
      <w:r w:rsidRPr="00112856">
        <w:rPr>
          <w:rFonts w:cstheme="minorHAnsi"/>
          <w:i/>
          <w:iCs/>
          <w:lang w:val="en-US"/>
          <w:rPrChange w:id="2569" w:author="Michael Kohl" w:date="2026-05-20T15:10:00Z" w16du:dateUtc="2026-05-20T13:10:00Z">
            <w:rPr>
              <w:rFonts w:cstheme="minorHAnsi"/>
              <w:i/>
              <w:iCs/>
            </w:rPr>
          </w:rPrChange>
        </w:rPr>
        <w:t>Quelle:</w:t>
      </w:r>
      <w:r w:rsidRPr="00112856">
        <w:rPr>
          <w:rFonts w:cstheme="minorHAnsi"/>
          <w:lang w:val="en-US"/>
          <w:rPrChange w:id="2570" w:author="Michael Kohl" w:date="2026-05-20T15:10:00Z" w16du:dateUtc="2026-05-20T13:10:00Z">
            <w:rPr>
              <w:rFonts w:cstheme="minorHAnsi"/>
            </w:rPr>
          </w:rPrChange>
        </w:rPr>
        <w:t xml:space="preserve"> </w:t>
      </w:r>
      <w:ins w:id="2571" w:author="Michael Kohl" w:date="2026-05-20T15:10:00Z">
        <w:r w:rsidR="00112856" w:rsidRPr="00112856">
          <w:rPr>
            <w:rFonts w:cstheme="minorHAnsi"/>
            <w:lang w:val="en-US"/>
            <w:rPrChange w:id="2572" w:author="Michael Kohl" w:date="2026-05-20T15:10:00Z" w16du:dateUtc="2026-05-20T13:10:00Z">
              <w:rPr>
                <w:rFonts w:cstheme="minorHAnsi"/>
              </w:rPr>
            </w:rPrChange>
          </w:rPr>
          <w:t>Hemilä, Harri/Chalker, Elizabeth (2013): Vitamin C for Preventing and Treating the Common Cold. In: Cochrane Database of Systematic Reviews, 2013, Heft 1, Art.-Nr. CD000980.</w:t>
        </w:r>
      </w:ins>
      <w:del w:id="2573" w:author="Michael Kohl" w:date="2026-05-20T15:10:00Z" w16du:dateUtc="2026-05-20T13:10:00Z">
        <w:r w:rsidRPr="00112856" w:rsidDel="00112856">
          <w:rPr>
            <w:rFonts w:cstheme="minorHAnsi"/>
            <w:lang w:val="en-US"/>
            <w:rPrChange w:id="2574" w:author="Michael Kohl" w:date="2026-05-20T15:10:00Z" w16du:dateUtc="2026-05-20T13:10:00Z">
              <w:rPr>
                <w:rFonts w:cstheme="minorHAnsi"/>
              </w:rPr>
            </w:rPrChange>
          </w:rPr>
          <w:delText>Hemilä &amp; Chalker, Vitamin C for preventing and treating the common cold, Cochrane Review 2013</w:delText>
        </w:r>
      </w:del>
    </w:p>
    <w:p w14:paraId="558AEEE5" w14:textId="1AD0A87B" w:rsidR="00A12F29" w:rsidRPr="00786915" w:rsidDel="0037444B" w:rsidRDefault="00A12F29" w:rsidP="00112856">
      <w:pPr>
        <w:spacing w:after="0" w:line="276" w:lineRule="auto"/>
        <w:rPr>
          <w:del w:id="2575" w:author="Fabienne Schmaus" w:date="2026-05-11T13:25:00Z" w16du:dateUtc="2026-05-11T11:25:00Z"/>
          <w:rFonts w:cstheme="minorHAnsi"/>
        </w:rPr>
      </w:pPr>
      <w:del w:id="2576" w:author="Fabienne Schmaus" w:date="2026-05-11T13:25:00Z" w16du:dateUtc="2026-05-11T11:25:00Z">
        <w:r w:rsidRPr="00786915" w:rsidDel="0037444B">
          <w:rPr>
            <w:rFonts w:cstheme="minorHAnsi"/>
          </w:rPr>
          <w:delText xml:space="preserve"> </w:delText>
        </w:r>
      </w:del>
    </w:p>
    <w:p w14:paraId="4DFB9AA0" w14:textId="251C5561" w:rsidR="00A12F29" w:rsidRPr="00786915" w:rsidDel="0037444B" w:rsidRDefault="00A12F29" w:rsidP="0037444B">
      <w:pPr>
        <w:spacing w:before="120" w:after="0" w:line="360" w:lineRule="auto"/>
        <w:rPr>
          <w:del w:id="2577" w:author="Fabienne Schmaus" w:date="2026-05-11T13:25:00Z" w16du:dateUtc="2026-05-11T11:25:00Z"/>
          <w:rFonts w:cstheme="minorHAnsi"/>
        </w:rPr>
      </w:pPr>
      <w:del w:id="2578" w:author="Fabienne Schmaus" w:date="2026-05-11T13:25:00Z" w16du:dateUtc="2026-05-11T11:25:00Z">
        <w:r w:rsidRPr="00786915" w:rsidDel="0037444B">
          <w:rPr>
            <w:rFonts w:cstheme="minorHAnsi"/>
          </w:rPr>
          <w:delText xml:space="preserve"> </w:delText>
        </w:r>
      </w:del>
    </w:p>
    <w:p w14:paraId="4867BC99" w14:textId="77777777" w:rsidR="00A12F29" w:rsidRPr="00750E4B" w:rsidRDefault="00A12F29" w:rsidP="0037444B">
      <w:pPr>
        <w:spacing w:before="120" w:after="0" w:line="360" w:lineRule="auto"/>
        <w:rPr>
          <w:rFonts w:cstheme="minorHAnsi"/>
          <w:b/>
          <w:bCs/>
          <w:rPrChange w:id="2579" w:author="Fabienne Schmaus" w:date="2026-05-11T10:01:00Z" w16du:dateUtc="2026-05-11T08:01:00Z">
            <w:rPr>
              <w:rFonts w:cstheme="minorHAnsi"/>
            </w:rPr>
          </w:rPrChange>
        </w:rPr>
      </w:pPr>
      <w:r w:rsidRPr="00750E4B">
        <w:rPr>
          <w:rFonts w:cstheme="minorHAnsi"/>
          <w:b/>
          <w:bCs/>
          <w:rPrChange w:id="2580" w:author="Fabienne Schmaus" w:date="2026-05-11T10:01:00Z" w16du:dateUtc="2026-05-11T08:01:00Z">
            <w:rPr>
              <w:rFonts w:cstheme="minorHAnsi"/>
            </w:rPr>
          </w:rPrChange>
        </w:rPr>
        <w:t>8. „Handy weglegen 1h vor dem Schlaf verbessert die Schlafqualität messbar“</w:t>
      </w:r>
    </w:p>
    <w:p w14:paraId="56F89BA2" w14:textId="0BA069CF" w:rsidR="0037444B" w:rsidRDefault="00A12F29" w:rsidP="00A12F29">
      <w:pPr>
        <w:spacing w:after="0" w:line="276" w:lineRule="auto"/>
        <w:rPr>
          <w:rFonts w:cstheme="minorHAnsi"/>
        </w:rPr>
      </w:pPr>
      <w:r w:rsidRPr="00750E4B">
        <w:rPr>
          <w:rFonts w:cstheme="minorHAnsi"/>
          <w:i/>
          <w:iCs/>
          <w:rPrChange w:id="2581" w:author="Fabienne Schmaus" w:date="2026-05-11T10:01:00Z" w16du:dateUtc="2026-05-11T08:01:00Z">
            <w:rPr>
              <w:rFonts w:cstheme="minorHAnsi"/>
            </w:rPr>
          </w:rPrChange>
        </w:rPr>
        <w:t>Auflösung</w:t>
      </w:r>
      <w:ins w:id="2582" w:author="Fabienne Schmaus" w:date="2026-05-11T10:01:00Z" w16du:dateUtc="2026-05-11T08:01:00Z">
        <w:r w:rsidRPr="00750E4B">
          <w:rPr>
            <w:rFonts w:cstheme="minorHAnsi"/>
            <w:i/>
            <w:iCs/>
            <w:rPrChange w:id="2583" w:author="Fabienne Schmaus" w:date="2026-05-11T10:01:00Z" w16du:dateUtc="2026-05-11T08:01:00Z">
              <w:rPr>
                <w:rFonts w:cstheme="minorHAnsi"/>
              </w:rPr>
            </w:rPrChange>
          </w:rPr>
          <w:t>:</w:t>
        </w:r>
      </w:ins>
      <w:del w:id="2584" w:author="Fabienne Schmaus" w:date="2026-05-11T10:01:00Z" w16du:dateUtc="2026-05-11T08:01:00Z">
        <w:r w:rsidRPr="00750E4B" w:rsidDel="00750E4B">
          <w:rPr>
            <w:rFonts w:cstheme="minorHAnsi"/>
            <w:i/>
            <w:iCs/>
            <w:rPrChange w:id="2585" w:author="Fabienne Schmaus" w:date="2026-05-11T10:01:00Z" w16du:dateUtc="2026-05-11T08:01:00Z">
              <w:rPr>
                <w:rFonts w:cstheme="minorHAnsi"/>
              </w:rPr>
            </w:rPrChange>
          </w:rPr>
          <w:delText xml:space="preserve"> –</w:delText>
        </w:r>
      </w:del>
      <w:r w:rsidRPr="00786915">
        <w:rPr>
          <w:rFonts w:cstheme="minorHAnsi"/>
        </w:rPr>
        <w:t xml:space="preserve"> FAKT Robust belegt: Bildschirmzeit kurz vor dem Schlaf verzögert das Einschlafen, verkürzt Tiefschlafphasen, verschlechtert subjektive Schlafqualität. </w:t>
      </w:r>
      <w:commentRangeStart w:id="2586"/>
      <w:commentRangeStart w:id="2587"/>
      <w:del w:id="2588" w:author="Michael Kohl" w:date="2026-05-20T15:15:00Z" w16du:dateUtc="2026-05-20T13:15:00Z">
        <w:r w:rsidRPr="00786915" w:rsidDel="007A380D">
          <w:rPr>
            <w:rFonts w:cstheme="minorHAnsi"/>
          </w:rPr>
          <w:delText xml:space="preserve">Bezug im LH3: </w:delText>
        </w:r>
      </w:del>
      <w:r w:rsidRPr="00786915">
        <w:rPr>
          <w:rFonts w:cstheme="minorHAnsi"/>
        </w:rPr>
        <w:t xml:space="preserve">Brücke </w:t>
      </w:r>
      <w:commentRangeEnd w:id="2586"/>
      <w:r w:rsidR="00C63A93" w:rsidRPr="00786915">
        <w:rPr>
          <w:rStyle w:val="Kommentarzeichen"/>
          <w:rFonts w:cstheme="minorHAnsi"/>
          <w:sz w:val="22"/>
          <w:szCs w:val="22"/>
        </w:rPr>
        <w:commentReference w:id="2586"/>
      </w:r>
      <w:commentRangeEnd w:id="2587"/>
      <w:r w:rsidR="007A380D" w:rsidRPr="00786915">
        <w:rPr>
          <w:rStyle w:val="Kommentarzeichen"/>
          <w:rFonts w:cstheme="minorHAnsi"/>
          <w:sz w:val="22"/>
          <w:szCs w:val="22"/>
        </w:rPr>
        <w:commentReference w:id="2587"/>
      </w:r>
      <w:r w:rsidRPr="00786915">
        <w:rPr>
          <w:rFonts w:cstheme="minorHAnsi"/>
        </w:rPr>
        <w:t xml:space="preserve">zu digitaler Gesundheit </w:t>
      </w:r>
    </w:p>
    <w:p w14:paraId="4EBB1691" w14:textId="2A7FF79C" w:rsidR="00A12F29" w:rsidRPr="00112856" w:rsidDel="0037444B" w:rsidRDefault="00A12F29" w:rsidP="00A12F29">
      <w:pPr>
        <w:spacing w:after="0" w:line="276" w:lineRule="auto"/>
        <w:rPr>
          <w:del w:id="2589" w:author="Fabienne Schmaus" w:date="2026-05-11T13:25:00Z" w16du:dateUtc="2026-05-11T11:25:00Z"/>
          <w:rFonts w:cstheme="minorHAnsi"/>
          <w:lang w:val="en-US"/>
          <w:rPrChange w:id="2590" w:author="Michael Kohl" w:date="2026-05-20T15:10:00Z" w16du:dateUtc="2026-05-20T13:10:00Z">
            <w:rPr>
              <w:del w:id="2591" w:author="Fabienne Schmaus" w:date="2026-05-11T13:25:00Z" w16du:dateUtc="2026-05-11T11:25:00Z"/>
              <w:rFonts w:cstheme="minorHAnsi"/>
            </w:rPr>
          </w:rPrChange>
        </w:rPr>
      </w:pPr>
      <w:r w:rsidRPr="00112856">
        <w:rPr>
          <w:rFonts w:cstheme="minorHAnsi"/>
          <w:i/>
          <w:iCs/>
          <w:lang w:val="en-US"/>
          <w:rPrChange w:id="2592" w:author="Michael Kohl" w:date="2026-05-20T15:10:00Z" w16du:dateUtc="2026-05-20T13:10:00Z">
            <w:rPr>
              <w:rFonts w:cstheme="minorHAnsi"/>
              <w:i/>
              <w:iCs/>
            </w:rPr>
          </w:rPrChange>
        </w:rPr>
        <w:t>Quelle:</w:t>
      </w:r>
      <w:r w:rsidRPr="00112856">
        <w:rPr>
          <w:rFonts w:cstheme="minorHAnsi"/>
          <w:lang w:val="en-US"/>
          <w:rPrChange w:id="2593" w:author="Michael Kohl" w:date="2026-05-20T15:10:00Z" w16du:dateUtc="2026-05-20T13:10:00Z">
            <w:rPr>
              <w:rFonts w:cstheme="minorHAnsi"/>
            </w:rPr>
          </w:rPrChange>
        </w:rPr>
        <w:t xml:space="preserve"> </w:t>
      </w:r>
      <w:ins w:id="2594" w:author="Michael Kohl" w:date="2026-05-20T15:10:00Z">
        <w:r w:rsidR="00112856" w:rsidRPr="00112856">
          <w:rPr>
            <w:rFonts w:cstheme="minorHAnsi"/>
            <w:lang w:val="en-US"/>
            <w:rPrChange w:id="2595" w:author="Michael Kohl" w:date="2026-05-20T15:10:00Z" w16du:dateUtc="2026-05-20T13:10:00Z">
              <w:rPr>
                <w:rFonts w:cstheme="minorHAnsi"/>
              </w:rPr>
            </w:rPrChange>
          </w:rPr>
          <w:t>Hale, Lauren/Guan, Stanford (2015): Screen Time and Sleep among School-aged Children and Adolescents. A Systematic Literature Review. In: Sleep Medicine Reviews, Bd. 21, S. 50–58.</w:t>
        </w:r>
      </w:ins>
      <w:del w:id="2596" w:author="Michael Kohl" w:date="2026-05-20T15:10:00Z" w16du:dateUtc="2026-05-20T13:10:00Z">
        <w:r w:rsidRPr="00112856" w:rsidDel="00112856">
          <w:rPr>
            <w:rFonts w:cstheme="minorHAnsi"/>
            <w:lang w:val="en-US"/>
            <w:rPrChange w:id="2597" w:author="Michael Kohl" w:date="2026-05-20T15:10:00Z" w16du:dateUtc="2026-05-20T13:10:00Z">
              <w:rPr>
                <w:rFonts w:cstheme="minorHAnsi"/>
              </w:rPr>
            </w:rPrChange>
          </w:rPr>
          <w:delText>Hale &amp; Guan, Screen time and sleep among school-aged children, Sleep Med Rev 2015</w:delText>
        </w:r>
      </w:del>
    </w:p>
    <w:p w14:paraId="7A5DA279" w14:textId="63584985" w:rsidR="00A12F29" w:rsidRPr="00112856" w:rsidDel="0037444B" w:rsidRDefault="00A12F29" w:rsidP="00A12F29">
      <w:pPr>
        <w:spacing w:after="0" w:line="276" w:lineRule="auto"/>
        <w:rPr>
          <w:del w:id="2598" w:author="Fabienne Schmaus" w:date="2026-05-11T13:25:00Z" w16du:dateUtc="2026-05-11T11:25:00Z"/>
          <w:rFonts w:cstheme="minorHAnsi"/>
          <w:lang w:val="en-US"/>
          <w:rPrChange w:id="2599" w:author="Michael Kohl" w:date="2026-05-20T15:10:00Z" w16du:dateUtc="2026-05-20T13:10:00Z">
            <w:rPr>
              <w:del w:id="2600" w:author="Fabienne Schmaus" w:date="2026-05-11T13:25:00Z" w16du:dateUtc="2026-05-11T11:25:00Z"/>
              <w:rFonts w:cstheme="minorHAnsi"/>
            </w:rPr>
          </w:rPrChange>
        </w:rPr>
      </w:pPr>
      <w:del w:id="2601" w:author="Fabienne Schmaus" w:date="2026-05-11T13:25:00Z" w16du:dateUtc="2026-05-11T11:25:00Z">
        <w:r w:rsidRPr="00112856" w:rsidDel="0037444B">
          <w:rPr>
            <w:rFonts w:cstheme="minorHAnsi"/>
            <w:lang w:val="en-US"/>
            <w:rPrChange w:id="2602" w:author="Michael Kohl" w:date="2026-05-20T15:10:00Z" w16du:dateUtc="2026-05-20T13:10:00Z">
              <w:rPr>
                <w:rFonts w:cstheme="minorHAnsi"/>
              </w:rPr>
            </w:rPrChange>
          </w:rPr>
          <w:delText xml:space="preserve"> </w:delText>
        </w:r>
      </w:del>
    </w:p>
    <w:p w14:paraId="752EE813" w14:textId="77777777" w:rsidR="00A12F29" w:rsidRPr="00112856" w:rsidRDefault="00A12F29" w:rsidP="00A12F29">
      <w:pPr>
        <w:spacing w:after="0" w:line="276" w:lineRule="auto"/>
        <w:rPr>
          <w:rFonts w:cstheme="minorHAnsi"/>
          <w:lang w:val="en-US"/>
          <w:rPrChange w:id="2603" w:author="Michael Kohl" w:date="2026-05-20T15:10:00Z" w16du:dateUtc="2026-05-20T13:10:00Z">
            <w:rPr>
              <w:rFonts w:cstheme="minorHAnsi"/>
            </w:rPr>
          </w:rPrChange>
        </w:rPr>
      </w:pPr>
      <w:r w:rsidRPr="00112856">
        <w:rPr>
          <w:rFonts w:cstheme="minorHAnsi"/>
          <w:lang w:val="en-US"/>
          <w:rPrChange w:id="2604" w:author="Michael Kohl" w:date="2026-05-20T15:10:00Z" w16du:dateUtc="2026-05-20T13:10:00Z">
            <w:rPr>
              <w:rFonts w:cstheme="minorHAnsi"/>
            </w:rPr>
          </w:rPrChange>
        </w:rPr>
        <w:t xml:space="preserve"> </w:t>
      </w:r>
    </w:p>
    <w:p w14:paraId="238A254D" w14:textId="77777777" w:rsidR="00A12F29" w:rsidRPr="00750E4B" w:rsidRDefault="00A12F29" w:rsidP="0037444B">
      <w:pPr>
        <w:spacing w:before="120" w:after="0" w:line="360" w:lineRule="auto"/>
        <w:rPr>
          <w:rFonts w:cstheme="minorHAnsi"/>
          <w:b/>
          <w:bCs/>
          <w:rPrChange w:id="2605" w:author="Fabienne Schmaus" w:date="2026-05-11T10:01:00Z" w16du:dateUtc="2026-05-11T08:01:00Z">
            <w:rPr>
              <w:rFonts w:cstheme="minorHAnsi"/>
            </w:rPr>
          </w:rPrChange>
        </w:rPr>
      </w:pPr>
      <w:r w:rsidRPr="00750E4B">
        <w:rPr>
          <w:rFonts w:cstheme="minorHAnsi"/>
          <w:b/>
          <w:bCs/>
          <w:rPrChange w:id="2606" w:author="Fabienne Schmaus" w:date="2026-05-11T10:01:00Z" w16du:dateUtc="2026-05-11T08:01:00Z">
            <w:rPr>
              <w:rFonts w:cstheme="minorHAnsi"/>
            </w:rPr>
          </w:rPrChange>
        </w:rPr>
        <w:t>9. „Eiswasser am Morgen pusht den Stoffwechsel &amp; verbrennt Fett“</w:t>
      </w:r>
    </w:p>
    <w:p w14:paraId="315740FE" w14:textId="27FC6306" w:rsidR="0037444B" w:rsidRDefault="00A12F29" w:rsidP="00A12F29">
      <w:pPr>
        <w:spacing w:after="0" w:line="276" w:lineRule="auto"/>
        <w:rPr>
          <w:rFonts w:cstheme="minorHAnsi"/>
        </w:rPr>
      </w:pPr>
      <w:r w:rsidRPr="00750E4B">
        <w:rPr>
          <w:rFonts w:cstheme="minorHAnsi"/>
          <w:i/>
          <w:iCs/>
          <w:rPrChange w:id="2607" w:author="Fabienne Schmaus" w:date="2026-05-11T10:01:00Z" w16du:dateUtc="2026-05-11T08:01:00Z">
            <w:rPr>
              <w:rFonts w:cstheme="minorHAnsi"/>
            </w:rPr>
          </w:rPrChange>
        </w:rPr>
        <w:t>Auflösung</w:t>
      </w:r>
      <w:ins w:id="2608" w:author="Fabienne Schmaus" w:date="2026-05-11T10:01:00Z" w16du:dateUtc="2026-05-11T08:01:00Z">
        <w:r w:rsidRPr="00750E4B">
          <w:rPr>
            <w:rFonts w:cstheme="minorHAnsi"/>
            <w:i/>
            <w:iCs/>
            <w:rPrChange w:id="2609" w:author="Fabienne Schmaus" w:date="2026-05-11T10:01:00Z" w16du:dateUtc="2026-05-11T08:01:00Z">
              <w:rPr>
                <w:rFonts w:cstheme="minorHAnsi"/>
              </w:rPr>
            </w:rPrChange>
          </w:rPr>
          <w:t>:</w:t>
        </w:r>
      </w:ins>
      <w:del w:id="2610" w:author="Fabienne Schmaus" w:date="2026-05-11T10:01:00Z" w16du:dateUtc="2026-05-11T08:01:00Z">
        <w:r w:rsidRPr="00750E4B" w:rsidDel="00750E4B">
          <w:rPr>
            <w:rFonts w:cstheme="minorHAnsi"/>
            <w:i/>
            <w:iCs/>
            <w:rPrChange w:id="2611" w:author="Fabienne Schmaus" w:date="2026-05-11T10:01:00Z" w16du:dateUtc="2026-05-11T08:01:00Z">
              <w:rPr>
                <w:rFonts w:cstheme="minorHAnsi"/>
              </w:rPr>
            </w:rPrChange>
          </w:rPr>
          <w:delText xml:space="preserve"> –</w:delText>
        </w:r>
      </w:del>
      <w:r w:rsidRPr="00786915">
        <w:rPr>
          <w:rFonts w:cstheme="minorHAnsi"/>
        </w:rPr>
        <w:t xml:space="preserve"> FAKE TikTok-</w:t>
      </w:r>
      <w:r>
        <w:rPr>
          <w:rFonts w:cstheme="minorHAnsi"/>
        </w:rPr>
        <w:t>“</w:t>
      </w:r>
      <w:r w:rsidRPr="00786915">
        <w:rPr>
          <w:rFonts w:cstheme="minorHAnsi"/>
        </w:rPr>
        <w:t>Ice Water Hack</w:t>
      </w:r>
      <w:r>
        <w:rPr>
          <w:rFonts w:cstheme="minorHAnsi"/>
        </w:rPr>
        <w:t>“</w:t>
      </w:r>
      <w:r w:rsidRPr="00786915">
        <w:rPr>
          <w:rFonts w:cstheme="minorHAnsi"/>
        </w:rPr>
        <w:t>: Der Körper verbraucht minimal Energie zum Erwärmen des Wassers (~10</w:t>
      </w:r>
      <w:ins w:id="2612" w:author="Fabienne Schmaus" w:date="2026-05-11T10:09:00Z" w16du:dateUtc="2026-05-11T08:09:00Z">
        <w:r>
          <w:rPr>
            <w:rFonts w:cstheme="minorHAnsi"/>
          </w:rPr>
          <w:t> </w:t>
        </w:r>
      </w:ins>
      <w:del w:id="2613" w:author="Fabienne Schmaus" w:date="2026-05-11T10:09:00Z" w16du:dateUtc="2026-05-11T08:09:00Z">
        <w:r w:rsidRPr="00786915" w:rsidDel="0073079F">
          <w:rPr>
            <w:rFonts w:cstheme="minorHAnsi"/>
          </w:rPr>
          <w:delText xml:space="preserve"> </w:delText>
        </w:r>
      </w:del>
      <w:r w:rsidRPr="00786915">
        <w:rPr>
          <w:rFonts w:cstheme="minorHAnsi"/>
        </w:rPr>
        <w:t>kcal</w:t>
      </w:r>
      <w:del w:id="2614" w:author="Fabienne Schmaus" w:date="2026-05-11T10:09:00Z" w16du:dateUtc="2026-05-11T08:09:00Z">
        <w:r w:rsidRPr="00786915" w:rsidDel="0073079F">
          <w:rPr>
            <w:rFonts w:cstheme="minorHAnsi"/>
          </w:rPr>
          <w:delText>/</w:delText>
        </w:r>
      </w:del>
      <w:ins w:id="2615" w:author="Fabienne Schmaus" w:date="2026-05-11T10:09:00Z" w16du:dateUtc="2026-05-11T08:09:00Z">
        <w:r>
          <w:rPr>
            <w:rFonts w:cstheme="minorHAnsi"/>
          </w:rPr>
          <w:t xml:space="preserve"> pro </w:t>
        </w:r>
      </w:ins>
      <w:r w:rsidRPr="00786915">
        <w:rPr>
          <w:rFonts w:cstheme="minorHAnsi"/>
        </w:rPr>
        <w:t xml:space="preserve">Glas), kein relevanter Fettverbrennungseffekt. Risiko: Aufmerksamkeit weg von echten Verhaltensänderungen. </w:t>
      </w:r>
      <w:commentRangeStart w:id="2616"/>
      <w:commentRangeStart w:id="2617"/>
      <w:del w:id="2618" w:author="Michael Kohl" w:date="2026-05-20T15:15:00Z" w16du:dateUtc="2026-05-20T13:15:00Z">
        <w:r w:rsidRPr="00786915" w:rsidDel="007A380D">
          <w:rPr>
            <w:rFonts w:cstheme="minorHAnsi"/>
          </w:rPr>
          <w:delText>Bezug im LH3:</w:delText>
        </w:r>
      </w:del>
      <w:ins w:id="2619" w:author="Michael Kohl" w:date="2026-05-20T15:15:00Z" w16du:dateUtc="2026-05-20T13:15:00Z">
        <w:r w:rsidR="007A380D">
          <w:rPr>
            <w:rFonts w:cstheme="minorHAnsi"/>
          </w:rPr>
          <w:t>Brück</w:t>
        </w:r>
      </w:ins>
      <w:ins w:id="2620" w:author="Michael Kohl" w:date="2026-05-20T15:16:00Z" w16du:dateUtc="2026-05-20T13:16:00Z">
        <w:r w:rsidR="007A380D">
          <w:rPr>
            <w:rFonts w:cstheme="minorHAnsi"/>
          </w:rPr>
          <w:t>e zu</w:t>
        </w:r>
      </w:ins>
      <w:r w:rsidRPr="00786915">
        <w:rPr>
          <w:rFonts w:cstheme="minorHAnsi"/>
        </w:rPr>
        <w:t xml:space="preserve"> TikTok-Trend</w:t>
      </w:r>
      <w:del w:id="2621" w:author="Fabienne Schmaus" w:date="2026-05-11T13:35:00Z" w16du:dateUtc="2026-05-11T11:35:00Z">
        <w:r w:rsidRPr="00786915" w:rsidDel="00C63A93">
          <w:rPr>
            <w:rFonts w:cstheme="minorHAnsi"/>
          </w:rPr>
          <w:delText>, im LH3-Text erwähnt</w:delText>
        </w:r>
      </w:del>
      <w:r w:rsidRPr="00786915">
        <w:rPr>
          <w:rFonts w:cstheme="minorHAnsi"/>
        </w:rPr>
        <w:t xml:space="preserve"> </w:t>
      </w:r>
      <w:commentRangeEnd w:id="2616"/>
      <w:r w:rsidR="00C63A93">
        <w:rPr>
          <w:rStyle w:val="Kommentarzeichen"/>
          <w:rFonts w:cstheme="minorHAnsi"/>
          <w:sz w:val="22"/>
          <w:szCs w:val="22"/>
        </w:rPr>
        <w:commentReference w:id="2616"/>
      </w:r>
      <w:commentRangeEnd w:id="2617"/>
      <w:r w:rsidR="007A380D">
        <w:rPr>
          <w:rStyle w:val="Kommentarzeichen"/>
          <w:rFonts w:cstheme="minorHAnsi"/>
          <w:sz w:val="22"/>
          <w:szCs w:val="22"/>
        </w:rPr>
        <w:commentReference w:id="2617"/>
      </w:r>
    </w:p>
    <w:p w14:paraId="08FB5782" w14:textId="77777777" w:rsidR="00112856" w:rsidRPr="00112856" w:rsidRDefault="00A12F29" w:rsidP="00112856">
      <w:pPr>
        <w:spacing w:after="0" w:line="276" w:lineRule="auto"/>
        <w:rPr>
          <w:ins w:id="2622" w:author="Michael Kohl" w:date="2026-05-20T15:10:00Z"/>
          <w:rFonts w:cstheme="minorHAnsi"/>
        </w:rPr>
      </w:pPr>
      <w:r w:rsidRPr="00112856">
        <w:rPr>
          <w:rFonts w:cstheme="minorHAnsi"/>
          <w:i/>
          <w:iCs/>
        </w:rPr>
        <w:t>Quelle:</w:t>
      </w:r>
      <w:r w:rsidRPr="00112856">
        <w:rPr>
          <w:rFonts w:cstheme="minorHAnsi"/>
        </w:rPr>
        <w:t xml:space="preserve"> </w:t>
      </w:r>
    </w:p>
    <w:p w14:paraId="0E0FEA3B" w14:textId="77777777" w:rsidR="00112856" w:rsidRPr="00112856" w:rsidRDefault="00112856" w:rsidP="00112856">
      <w:pPr>
        <w:spacing w:after="0" w:line="276" w:lineRule="auto"/>
        <w:rPr>
          <w:ins w:id="2623" w:author="Michael Kohl" w:date="2026-05-20T15:10:00Z"/>
          <w:rFonts w:cstheme="minorHAnsi"/>
          <w:lang w:val="en-US"/>
          <w:rPrChange w:id="2624" w:author="Michael Kohl" w:date="2026-05-20T15:11:00Z" w16du:dateUtc="2026-05-20T13:11:00Z">
            <w:rPr>
              <w:ins w:id="2625" w:author="Michael Kohl" w:date="2026-05-20T15:10:00Z"/>
              <w:rFonts w:cstheme="minorHAnsi"/>
            </w:rPr>
          </w:rPrChange>
        </w:rPr>
      </w:pPr>
      <w:ins w:id="2626" w:author="Michael Kohl" w:date="2026-05-20T15:10:00Z">
        <w:r w:rsidRPr="00112856">
          <w:rPr>
            <w:rFonts w:cstheme="minorHAnsi"/>
          </w:rPr>
          <w:t xml:space="preserve">Boschmann, Michael/Steiniger, Jochen/Hille, Uta u. a. (2003): Water-induced Thermogenesis. </w:t>
        </w:r>
        <w:r w:rsidRPr="00112856">
          <w:rPr>
            <w:rFonts w:cstheme="minorHAnsi"/>
            <w:lang w:val="en-US"/>
            <w:rPrChange w:id="2627" w:author="Michael Kohl" w:date="2026-05-20T15:11:00Z" w16du:dateUtc="2026-05-20T13:11:00Z">
              <w:rPr>
                <w:rFonts w:cstheme="minorHAnsi"/>
              </w:rPr>
            </w:rPrChange>
          </w:rPr>
          <w:t>In: The Journal of Clinical Endocrinology &amp; Metabolism, Bd. 88, Nr. 12, S. 6015–6019.</w:t>
        </w:r>
      </w:ins>
    </w:p>
    <w:p w14:paraId="13999634" w14:textId="10B5DF3B" w:rsidR="00112856" w:rsidRPr="00112856" w:rsidRDefault="00112856" w:rsidP="00112856">
      <w:pPr>
        <w:spacing w:after="0" w:line="276" w:lineRule="auto"/>
        <w:rPr>
          <w:ins w:id="2628" w:author="Michael Kohl" w:date="2026-05-20T15:10:00Z"/>
          <w:rFonts w:cstheme="minorHAnsi"/>
        </w:rPr>
      </w:pPr>
      <w:ins w:id="2629" w:author="Michael Kohl" w:date="2026-05-20T15:10:00Z">
        <w:r w:rsidRPr="00112856">
          <w:rPr>
            <w:rFonts w:cstheme="minorHAnsi"/>
            <w:lang w:val="en-US"/>
            <w:rPrChange w:id="2630" w:author="Michael Kohl" w:date="2026-05-20T15:11:00Z" w16du:dateUtc="2026-05-20T13:11:00Z">
              <w:rPr>
                <w:rFonts w:cstheme="minorHAnsi"/>
              </w:rPr>
            </w:rPrChange>
          </w:rPr>
          <w:t xml:space="preserve">Healthline Media (2025): What Is the Ice Hack Diet and Can It Help You Lose Weight? </w:t>
        </w:r>
        <w:r w:rsidRPr="00112856">
          <w:rPr>
            <w:rFonts w:cstheme="minorHAnsi"/>
          </w:rPr>
          <w:t xml:space="preserve">San Francisco: Healthline Media. </w:t>
        </w:r>
      </w:ins>
      <w:ins w:id="2631" w:author="Michael Kohl" w:date="2026-05-20T15:13:00Z" w16du:dateUtc="2026-05-20T13:13:00Z">
        <w:r w:rsidR="007A380D" w:rsidRPr="007A380D">
          <w:rPr>
            <w:rFonts w:cstheme="minorHAnsi"/>
          </w:rPr>
          <w:t>https://www.healthline.com/health/diet-and-weight-loss/ice-hack-diet</w:t>
        </w:r>
      </w:ins>
    </w:p>
    <w:p w14:paraId="05C5D351" w14:textId="06240849" w:rsidR="00A12F29" w:rsidRPr="00786915" w:rsidDel="00112856" w:rsidRDefault="00A12F29" w:rsidP="00112856">
      <w:pPr>
        <w:spacing w:before="120" w:after="0" w:line="360" w:lineRule="auto"/>
        <w:rPr>
          <w:del w:id="2632" w:author="Michael Kohl" w:date="2026-05-20T15:10:00Z" w16du:dateUtc="2026-05-20T13:10:00Z"/>
          <w:rFonts w:cstheme="minorHAnsi"/>
        </w:rPr>
      </w:pPr>
      <w:del w:id="2633" w:author="Michael Kohl" w:date="2026-05-20T15:10:00Z" w16du:dateUtc="2026-05-20T13:10:00Z">
        <w:r w:rsidRPr="005B5BEC" w:rsidDel="00112856">
          <w:rPr>
            <w:rFonts w:cstheme="minorHAnsi"/>
            <w:lang w:val="en-US"/>
            <w:rPrChange w:id="2634" w:author="Michael Kohl" w:date="2026-05-20T12:03:00Z" w16du:dateUtc="2026-05-20T10:03:00Z">
              <w:rPr>
                <w:rFonts w:cstheme="minorHAnsi"/>
              </w:rPr>
            </w:rPrChange>
          </w:rPr>
          <w:delText xml:space="preserve">Boschmann et al., Water-induced thermogenesis, J Clin Endocrinol Metab 2003 (Effekt minimal &amp; überschätzt); Healthline.com „What Is the Ice Hack Diet and Can It Help You Lose Weight?” </w:delText>
        </w:r>
        <w:r w:rsidRPr="00786915" w:rsidDel="00112856">
          <w:rPr>
            <w:rFonts w:cstheme="minorHAnsi"/>
          </w:rPr>
          <w:delText>2025</w:delText>
        </w:r>
      </w:del>
    </w:p>
    <w:p w14:paraId="114883D3" w14:textId="1C8530DA" w:rsidR="00A12F29" w:rsidRPr="00786915" w:rsidDel="0037444B" w:rsidRDefault="00A12F29" w:rsidP="00112856">
      <w:pPr>
        <w:spacing w:after="0" w:line="276" w:lineRule="auto"/>
        <w:rPr>
          <w:del w:id="2635" w:author="Fabienne Schmaus" w:date="2026-05-11T13:25:00Z" w16du:dateUtc="2026-05-11T11:25:00Z"/>
          <w:rFonts w:cstheme="minorHAnsi"/>
        </w:rPr>
      </w:pPr>
      <w:del w:id="2636" w:author="Fabienne Schmaus" w:date="2026-05-11T13:25:00Z" w16du:dateUtc="2026-05-11T11:25:00Z">
        <w:r w:rsidRPr="00786915" w:rsidDel="0037444B">
          <w:rPr>
            <w:rFonts w:cstheme="minorHAnsi"/>
          </w:rPr>
          <w:delText xml:space="preserve"> </w:delText>
        </w:r>
      </w:del>
    </w:p>
    <w:p w14:paraId="25F5EE60" w14:textId="68AB7D9D" w:rsidR="00A12F29" w:rsidRPr="00786915" w:rsidDel="0037444B" w:rsidRDefault="00A12F29" w:rsidP="0037444B">
      <w:pPr>
        <w:spacing w:before="120" w:after="0" w:line="360" w:lineRule="auto"/>
        <w:rPr>
          <w:del w:id="2637" w:author="Fabienne Schmaus" w:date="2026-05-11T13:25:00Z" w16du:dateUtc="2026-05-11T11:25:00Z"/>
          <w:rFonts w:cstheme="minorHAnsi"/>
        </w:rPr>
      </w:pPr>
      <w:del w:id="2638" w:author="Fabienne Schmaus" w:date="2026-05-11T13:25:00Z" w16du:dateUtc="2026-05-11T11:25:00Z">
        <w:r w:rsidRPr="00786915" w:rsidDel="0037444B">
          <w:rPr>
            <w:rFonts w:cstheme="minorHAnsi"/>
          </w:rPr>
          <w:delText xml:space="preserve"> </w:delText>
        </w:r>
      </w:del>
    </w:p>
    <w:p w14:paraId="66C69F9B" w14:textId="77777777" w:rsidR="00A12F29" w:rsidRPr="00750E4B" w:rsidRDefault="00A12F29" w:rsidP="0037444B">
      <w:pPr>
        <w:spacing w:before="120" w:after="0" w:line="360" w:lineRule="auto"/>
        <w:rPr>
          <w:rFonts w:cstheme="minorHAnsi"/>
          <w:b/>
          <w:bCs/>
          <w:rPrChange w:id="2639" w:author="Fabienne Schmaus" w:date="2026-05-11T10:01:00Z" w16du:dateUtc="2026-05-11T08:01:00Z">
            <w:rPr>
              <w:rFonts w:cstheme="minorHAnsi"/>
            </w:rPr>
          </w:rPrChange>
        </w:rPr>
      </w:pPr>
      <w:r w:rsidRPr="00750E4B">
        <w:rPr>
          <w:rFonts w:cstheme="minorHAnsi"/>
          <w:b/>
          <w:bCs/>
          <w:rPrChange w:id="2640" w:author="Fabienne Schmaus" w:date="2026-05-11T10:01:00Z" w16du:dateUtc="2026-05-11T08:01:00Z">
            <w:rPr>
              <w:rFonts w:cstheme="minorHAnsi"/>
            </w:rPr>
          </w:rPrChange>
        </w:rPr>
        <w:t>10. „Wer regelmäßig in ein Tagebuch schreibt, kommt nachweislich besser durch Stress“</w:t>
      </w:r>
    </w:p>
    <w:p w14:paraId="4715DFD7" w14:textId="688ECC03" w:rsidR="0037444B" w:rsidRDefault="00A12F29" w:rsidP="00A12F29">
      <w:pPr>
        <w:spacing w:after="0" w:line="276" w:lineRule="auto"/>
        <w:rPr>
          <w:rFonts w:cstheme="minorHAnsi"/>
        </w:rPr>
      </w:pPr>
      <w:r w:rsidRPr="00750E4B">
        <w:rPr>
          <w:rFonts w:cstheme="minorHAnsi"/>
          <w:i/>
          <w:iCs/>
          <w:rPrChange w:id="2641" w:author="Fabienne Schmaus" w:date="2026-05-11T10:01:00Z" w16du:dateUtc="2026-05-11T08:01:00Z">
            <w:rPr>
              <w:rFonts w:cstheme="minorHAnsi"/>
            </w:rPr>
          </w:rPrChange>
        </w:rPr>
        <w:lastRenderedPageBreak/>
        <w:t>Auflösung</w:t>
      </w:r>
      <w:ins w:id="2642" w:author="Fabienne Schmaus" w:date="2026-05-11T10:01:00Z" w16du:dateUtc="2026-05-11T08:01:00Z">
        <w:r w:rsidRPr="00750E4B">
          <w:rPr>
            <w:rFonts w:cstheme="minorHAnsi"/>
            <w:i/>
            <w:iCs/>
            <w:rPrChange w:id="2643" w:author="Fabienne Schmaus" w:date="2026-05-11T10:01:00Z" w16du:dateUtc="2026-05-11T08:01:00Z">
              <w:rPr>
                <w:rFonts w:cstheme="minorHAnsi"/>
              </w:rPr>
            </w:rPrChange>
          </w:rPr>
          <w:t>:</w:t>
        </w:r>
      </w:ins>
      <w:del w:id="2644" w:author="Fabienne Schmaus" w:date="2026-05-11T10:01:00Z" w16du:dateUtc="2026-05-11T08:01:00Z">
        <w:r w:rsidRPr="00750E4B" w:rsidDel="00750E4B">
          <w:rPr>
            <w:rFonts w:cstheme="minorHAnsi"/>
            <w:i/>
            <w:iCs/>
            <w:rPrChange w:id="2645" w:author="Fabienne Schmaus" w:date="2026-05-11T10:01:00Z" w16du:dateUtc="2026-05-11T08:01:00Z">
              <w:rPr>
                <w:rFonts w:cstheme="minorHAnsi"/>
              </w:rPr>
            </w:rPrChange>
          </w:rPr>
          <w:delText xml:space="preserve"> –</w:delText>
        </w:r>
      </w:del>
      <w:r w:rsidRPr="00786915">
        <w:rPr>
          <w:rFonts w:cstheme="minorHAnsi"/>
        </w:rPr>
        <w:t xml:space="preserve"> FAKT </w:t>
      </w:r>
      <w:r>
        <w:rPr>
          <w:rFonts w:cstheme="minorHAnsi"/>
        </w:rPr>
        <w:t>„</w:t>
      </w:r>
      <w:r w:rsidRPr="00786915">
        <w:rPr>
          <w:rFonts w:cstheme="minorHAnsi"/>
        </w:rPr>
        <w:t>Expressive Writing</w:t>
      </w:r>
      <w:r>
        <w:rPr>
          <w:rFonts w:cstheme="minorHAnsi"/>
        </w:rPr>
        <w:t>“</w:t>
      </w:r>
      <w:r w:rsidRPr="00786915">
        <w:rPr>
          <w:rFonts w:cstheme="minorHAnsi"/>
        </w:rPr>
        <w:t xml:space="preserve"> (Pennebaker seit 1986; Metaanalyse Frattaroli 2006): Regelmäßiges Aufschreiben von Gefühlen senkt Stress, verbessert Wohlbefinden</w:t>
      </w:r>
      <w:ins w:id="2646" w:author="Fabienne Schmaus" w:date="2026-05-11T10:02:00Z" w16du:dateUtc="2026-05-11T08:02:00Z">
        <w:r>
          <w:rPr>
            <w:rFonts w:cstheme="minorHAnsi"/>
          </w:rPr>
          <w:t>,</w:t>
        </w:r>
      </w:ins>
      <w:del w:id="2647" w:author="Fabienne Schmaus" w:date="2026-05-11T10:02:00Z" w16du:dateUtc="2026-05-11T08:02:00Z">
        <w:r w:rsidRPr="00786915" w:rsidDel="007B0BF3">
          <w:rPr>
            <w:rFonts w:cstheme="minorHAnsi"/>
          </w:rPr>
          <w:delText xml:space="preserve"> –</w:delText>
        </w:r>
      </w:del>
      <w:r w:rsidRPr="00786915">
        <w:rPr>
          <w:rFonts w:cstheme="minorHAnsi"/>
        </w:rPr>
        <w:t xml:space="preserve"> einfaches, kostenloses Coping-Tool. </w:t>
      </w:r>
      <w:commentRangeStart w:id="2648"/>
      <w:commentRangeStart w:id="2649"/>
      <w:del w:id="2650" w:author="Michael Kohl" w:date="2026-05-20T15:16:00Z" w16du:dateUtc="2026-05-20T13:16:00Z">
        <w:r w:rsidRPr="00786915" w:rsidDel="007A380D">
          <w:rPr>
            <w:rFonts w:cstheme="minorHAnsi"/>
          </w:rPr>
          <w:delText xml:space="preserve">Bezug im LH3: </w:delText>
        </w:r>
      </w:del>
      <w:r w:rsidRPr="00786915">
        <w:rPr>
          <w:rFonts w:cstheme="minorHAnsi"/>
        </w:rPr>
        <w:t>Brücke</w:t>
      </w:r>
      <w:commentRangeEnd w:id="2648"/>
      <w:r w:rsidR="00C63A93" w:rsidRPr="00786915">
        <w:rPr>
          <w:rStyle w:val="Kommentarzeichen"/>
          <w:rFonts w:cstheme="minorHAnsi"/>
          <w:sz w:val="22"/>
          <w:szCs w:val="22"/>
        </w:rPr>
        <w:commentReference w:id="2648"/>
      </w:r>
      <w:commentRangeEnd w:id="2649"/>
      <w:r w:rsidR="007A380D" w:rsidRPr="00786915">
        <w:rPr>
          <w:rStyle w:val="Kommentarzeichen"/>
          <w:rFonts w:cstheme="minorHAnsi"/>
          <w:sz w:val="22"/>
          <w:szCs w:val="22"/>
        </w:rPr>
        <w:commentReference w:id="2649"/>
      </w:r>
      <w:r w:rsidRPr="00786915">
        <w:rPr>
          <w:rFonts w:cstheme="minorHAnsi"/>
        </w:rPr>
        <w:t xml:space="preserve"> zu psychischer Gesundheit </w:t>
      </w:r>
    </w:p>
    <w:p w14:paraId="1C795625" w14:textId="77777777" w:rsidR="00112856" w:rsidRPr="00112856" w:rsidRDefault="00A12F29" w:rsidP="00112856">
      <w:pPr>
        <w:spacing w:after="0" w:line="276" w:lineRule="auto"/>
        <w:rPr>
          <w:ins w:id="2651" w:author="Michael Kohl" w:date="2026-05-20T15:11:00Z"/>
          <w:rFonts w:cstheme="minorHAnsi"/>
          <w:lang w:val="en-US"/>
          <w:rPrChange w:id="2652" w:author="Michael Kohl" w:date="2026-05-20T15:11:00Z" w16du:dateUtc="2026-05-20T13:11:00Z">
            <w:rPr>
              <w:ins w:id="2653" w:author="Michael Kohl" w:date="2026-05-20T15:11:00Z"/>
              <w:rFonts w:cstheme="minorHAnsi"/>
            </w:rPr>
          </w:rPrChange>
        </w:rPr>
      </w:pPr>
      <w:r w:rsidRPr="00112856">
        <w:rPr>
          <w:rFonts w:cstheme="minorHAnsi"/>
          <w:i/>
          <w:iCs/>
          <w:lang w:val="en-US"/>
          <w:rPrChange w:id="2654" w:author="Michael Kohl" w:date="2026-05-20T15:11:00Z" w16du:dateUtc="2026-05-20T13:11:00Z">
            <w:rPr>
              <w:rFonts w:cstheme="minorHAnsi"/>
              <w:i/>
              <w:iCs/>
            </w:rPr>
          </w:rPrChange>
        </w:rPr>
        <w:t>Quelle:</w:t>
      </w:r>
      <w:r w:rsidRPr="00112856">
        <w:rPr>
          <w:rFonts w:cstheme="minorHAnsi"/>
          <w:lang w:val="en-US"/>
          <w:rPrChange w:id="2655" w:author="Michael Kohl" w:date="2026-05-20T15:11:00Z" w16du:dateUtc="2026-05-20T13:11:00Z">
            <w:rPr>
              <w:rFonts w:cstheme="minorHAnsi"/>
            </w:rPr>
          </w:rPrChange>
        </w:rPr>
        <w:t xml:space="preserve"> </w:t>
      </w:r>
    </w:p>
    <w:p w14:paraId="31BAFE2C" w14:textId="77777777" w:rsidR="00112856" w:rsidRPr="00112856" w:rsidRDefault="00112856" w:rsidP="00112856">
      <w:pPr>
        <w:spacing w:after="0" w:line="276" w:lineRule="auto"/>
        <w:rPr>
          <w:ins w:id="2656" w:author="Michael Kohl" w:date="2026-05-20T15:11:00Z"/>
          <w:rFonts w:cstheme="minorHAnsi"/>
          <w:lang w:val="en-US"/>
          <w:rPrChange w:id="2657" w:author="Michael Kohl" w:date="2026-05-20T15:11:00Z" w16du:dateUtc="2026-05-20T13:11:00Z">
            <w:rPr>
              <w:ins w:id="2658" w:author="Michael Kohl" w:date="2026-05-20T15:11:00Z"/>
              <w:rFonts w:cstheme="minorHAnsi"/>
            </w:rPr>
          </w:rPrChange>
        </w:rPr>
      </w:pPr>
      <w:ins w:id="2659" w:author="Michael Kohl" w:date="2026-05-20T15:11:00Z">
        <w:r w:rsidRPr="00112856">
          <w:rPr>
            <w:rFonts w:cstheme="minorHAnsi"/>
            <w:lang w:val="en-US"/>
            <w:rPrChange w:id="2660" w:author="Michael Kohl" w:date="2026-05-20T15:11:00Z" w16du:dateUtc="2026-05-20T13:11:00Z">
              <w:rPr>
                <w:rFonts w:cstheme="minorHAnsi"/>
              </w:rPr>
            </w:rPrChange>
          </w:rPr>
          <w:t>Pennebaker, James W./Beall, Sandra K. (1986): Confronting a Traumatic Event. Toward an Understanding of Inhibition and Disease. In: Journal of Abnormal Psychology, Bd. 95, Nr. 3, S. 274–281.</w:t>
        </w:r>
      </w:ins>
    </w:p>
    <w:p w14:paraId="6DB5BC77" w14:textId="77777777" w:rsidR="00112856" w:rsidRPr="00112856" w:rsidRDefault="00112856" w:rsidP="00112856">
      <w:pPr>
        <w:spacing w:after="0" w:line="276" w:lineRule="auto"/>
        <w:rPr>
          <w:ins w:id="2661" w:author="Michael Kohl" w:date="2026-05-20T15:11:00Z"/>
          <w:rFonts w:cstheme="minorHAnsi"/>
        </w:rPr>
      </w:pPr>
      <w:ins w:id="2662" w:author="Michael Kohl" w:date="2026-05-20T15:11:00Z">
        <w:r w:rsidRPr="00112856">
          <w:rPr>
            <w:rFonts w:cstheme="minorHAnsi"/>
            <w:lang w:val="en-US"/>
            <w:rPrChange w:id="2663" w:author="Michael Kohl" w:date="2026-05-20T15:11:00Z" w16du:dateUtc="2026-05-20T13:11:00Z">
              <w:rPr>
                <w:rFonts w:cstheme="minorHAnsi"/>
              </w:rPr>
            </w:rPrChange>
          </w:rPr>
          <w:t xml:space="preserve">Frattaroli, Joanne (2006): Experimental Disclosure and Its Moderators. </w:t>
        </w:r>
        <w:r w:rsidRPr="00112856">
          <w:rPr>
            <w:rFonts w:cstheme="minorHAnsi"/>
          </w:rPr>
          <w:t>A Meta-Analysis. In: Psychological Bulletin, Bd. 132, Nr. 6, S. 823–865.</w:t>
        </w:r>
      </w:ins>
    </w:p>
    <w:p w14:paraId="6CE5E921" w14:textId="700C234E" w:rsidR="00A12F29" w:rsidRPr="00786915" w:rsidRDefault="00A12F29" w:rsidP="00A12F29">
      <w:pPr>
        <w:spacing w:after="0" w:line="276" w:lineRule="auto"/>
        <w:rPr>
          <w:rFonts w:cstheme="minorHAnsi"/>
        </w:rPr>
      </w:pPr>
      <w:del w:id="2664" w:author="Michael Kohl" w:date="2026-05-20T15:11:00Z" w16du:dateUtc="2026-05-20T13:11:00Z">
        <w:r w:rsidRPr="00786915" w:rsidDel="00112856">
          <w:rPr>
            <w:rFonts w:cstheme="minorHAnsi"/>
          </w:rPr>
          <w:delText>Pennebaker &amp; Beall, Confronting a traumatic event, J Abnorm Psychol 1986; Frattaroli, Experimental disclosure and its moderators: A meta-analysis, Psychol Bull 2006</w:delText>
        </w:r>
      </w:del>
    </w:p>
    <w:p w14:paraId="4B2D7F70" w14:textId="7303B4A0" w:rsidR="00A12F29" w:rsidRPr="00786915" w:rsidDel="0037444B" w:rsidRDefault="00A12F29" w:rsidP="0037444B">
      <w:pPr>
        <w:spacing w:before="120" w:after="0" w:line="360" w:lineRule="auto"/>
        <w:rPr>
          <w:del w:id="2665" w:author="Fabienne Schmaus" w:date="2026-05-11T13:25:00Z" w16du:dateUtc="2026-05-11T11:25:00Z"/>
          <w:rFonts w:cstheme="minorHAnsi"/>
        </w:rPr>
      </w:pPr>
      <w:del w:id="2666" w:author="Fabienne Schmaus" w:date="2026-05-11T13:25:00Z" w16du:dateUtc="2026-05-11T11:25:00Z">
        <w:r w:rsidRPr="00786915" w:rsidDel="0037444B">
          <w:rPr>
            <w:rFonts w:cstheme="minorHAnsi"/>
          </w:rPr>
          <w:delText xml:space="preserve"> </w:delText>
        </w:r>
      </w:del>
    </w:p>
    <w:p w14:paraId="2B7ECD9F" w14:textId="75C397A1" w:rsidR="00A12F29" w:rsidRPr="00786915" w:rsidDel="0037444B" w:rsidRDefault="00A12F29" w:rsidP="0037444B">
      <w:pPr>
        <w:spacing w:before="120" w:after="0" w:line="360" w:lineRule="auto"/>
        <w:rPr>
          <w:del w:id="2667" w:author="Fabienne Schmaus" w:date="2026-05-11T13:25:00Z" w16du:dateUtc="2026-05-11T11:25:00Z"/>
          <w:rFonts w:cstheme="minorHAnsi"/>
        </w:rPr>
      </w:pPr>
      <w:del w:id="2668" w:author="Fabienne Schmaus" w:date="2026-05-11T13:25:00Z" w16du:dateUtc="2026-05-11T11:25:00Z">
        <w:r w:rsidRPr="00786915" w:rsidDel="0037444B">
          <w:rPr>
            <w:rFonts w:cstheme="minorHAnsi"/>
          </w:rPr>
          <w:delText xml:space="preserve"> </w:delText>
        </w:r>
      </w:del>
    </w:p>
    <w:p w14:paraId="3AA30FC0" w14:textId="77777777" w:rsidR="00A12F29" w:rsidRPr="00750E4B" w:rsidRDefault="00A12F29" w:rsidP="0037444B">
      <w:pPr>
        <w:spacing w:before="120" w:after="0" w:line="360" w:lineRule="auto"/>
        <w:rPr>
          <w:rFonts w:cstheme="minorHAnsi"/>
          <w:b/>
          <w:bCs/>
          <w:rPrChange w:id="2669" w:author="Fabienne Schmaus" w:date="2026-05-11T10:01:00Z" w16du:dateUtc="2026-05-11T08:01:00Z">
            <w:rPr>
              <w:rFonts w:cstheme="minorHAnsi"/>
            </w:rPr>
          </w:rPrChange>
        </w:rPr>
      </w:pPr>
      <w:r w:rsidRPr="00750E4B">
        <w:rPr>
          <w:rFonts w:cstheme="minorHAnsi"/>
          <w:b/>
          <w:bCs/>
          <w:rPrChange w:id="2670" w:author="Fabienne Schmaus" w:date="2026-05-11T10:01:00Z" w16du:dateUtc="2026-05-11T08:01:00Z">
            <w:rPr>
              <w:rFonts w:cstheme="minorHAnsi"/>
            </w:rPr>
          </w:rPrChange>
        </w:rPr>
        <w:t>11. „Hustler</w:t>
      </w:r>
      <w:del w:id="2671" w:author="Fabienne Schmaus" w:date="2026-05-11T09:15:00Z" w16du:dateUtc="2026-05-11T07:15:00Z">
        <w:r w:rsidRPr="00750E4B" w:rsidDel="00F7152F">
          <w:rPr>
            <w:rFonts w:cstheme="minorHAnsi"/>
            <w:b/>
            <w:bCs/>
            <w:rPrChange w:id="2672" w:author="Fabienne Schmaus" w:date="2026-05-11T10:01:00Z" w16du:dateUtc="2026-05-11T08:01:00Z">
              <w:rPr>
                <w:rFonts w:cstheme="minorHAnsi"/>
              </w:rPr>
            </w:rPrChange>
          </w:rPr>
          <w:delText>:</w:delText>
        </w:r>
      </w:del>
      <w:r w:rsidRPr="00750E4B">
        <w:rPr>
          <w:rFonts w:cstheme="minorHAnsi"/>
          <w:b/>
          <w:bCs/>
          <w:rPrChange w:id="2673" w:author="Fabienne Schmaus" w:date="2026-05-11T10:01:00Z" w16du:dateUtc="2026-05-11T08:01:00Z">
            <w:rPr>
              <w:rFonts w:cstheme="minorHAnsi"/>
            </w:rPr>
          </w:rPrChange>
        </w:rPr>
        <w:t>innen</w:t>
      </w:r>
      <w:ins w:id="2674" w:author="Fabienne Schmaus" w:date="2026-05-11T09:15:00Z" w16du:dateUtc="2026-05-11T07:15:00Z">
        <w:r w:rsidRPr="00750E4B">
          <w:rPr>
            <w:rFonts w:cstheme="minorHAnsi"/>
            <w:b/>
            <w:bCs/>
            <w:rPrChange w:id="2675" w:author="Fabienne Schmaus" w:date="2026-05-11T10:01:00Z" w16du:dateUtc="2026-05-11T08:01:00Z">
              <w:rPr>
                <w:rFonts w:cstheme="minorHAnsi"/>
              </w:rPr>
            </w:rPrChange>
          </w:rPr>
          <w:t xml:space="preserve"> und Hustler</w:t>
        </w:r>
      </w:ins>
      <w:r w:rsidRPr="00750E4B">
        <w:rPr>
          <w:rFonts w:cstheme="minorHAnsi"/>
          <w:b/>
          <w:bCs/>
          <w:rPrChange w:id="2676" w:author="Fabienne Schmaus" w:date="2026-05-11T10:01:00Z" w16du:dateUtc="2026-05-11T08:01:00Z">
            <w:rPr>
              <w:rFonts w:cstheme="minorHAnsi"/>
            </w:rPr>
          </w:rPrChange>
        </w:rPr>
        <w:t xml:space="preserve"> schlafen nur 5 Stunden – wer mehr schläft, schafft weniger“</w:t>
      </w:r>
    </w:p>
    <w:p w14:paraId="1511CE14" w14:textId="547D8C73" w:rsidR="0037444B" w:rsidRDefault="00A12F29" w:rsidP="00A12F29">
      <w:pPr>
        <w:spacing w:after="0" w:line="276" w:lineRule="auto"/>
        <w:rPr>
          <w:rFonts w:cstheme="minorHAnsi"/>
          <w:lang w:val="en-US"/>
        </w:rPr>
      </w:pPr>
      <w:r w:rsidRPr="00750E4B">
        <w:rPr>
          <w:rFonts w:cstheme="minorHAnsi"/>
          <w:i/>
          <w:iCs/>
          <w:rPrChange w:id="2677" w:author="Fabienne Schmaus" w:date="2026-05-11T10:01:00Z" w16du:dateUtc="2026-05-11T08:01:00Z">
            <w:rPr>
              <w:rFonts w:cstheme="minorHAnsi"/>
            </w:rPr>
          </w:rPrChange>
        </w:rPr>
        <w:t>Auflösung</w:t>
      </w:r>
      <w:ins w:id="2678" w:author="Fabienne Schmaus" w:date="2026-05-11T10:01:00Z" w16du:dateUtc="2026-05-11T08:01:00Z">
        <w:r w:rsidRPr="00750E4B">
          <w:rPr>
            <w:rFonts w:cstheme="minorHAnsi"/>
            <w:i/>
            <w:iCs/>
            <w:rPrChange w:id="2679" w:author="Fabienne Schmaus" w:date="2026-05-11T10:01:00Z" w16du:dateUtc="2026-05-11T08:01:00Z">
              <w:rPr>
                <w:rFonts w:cstheme="minorHAnsi"/>
              </w:rPr>
            </w:rPrChange>
          </w:rPr>
          <w:t>:</w:t>
        </w:r>
      </w:ins>
      <w:del w:id="2680" w:author="Fabienne Schmaus" w:date="2026-05-11T10:01:00Z" w16du:dateUtc="2026-05-11T08:01:00Z">
        <w:r w:rsidRPr="00750E4B" w:rsidDel="00750E4B">
          <w:rPr>
            <w:rFonts w:cstheme="minorHAnsi"/>
            <w:i/>
            <w:iCs/>
            <w:rPrChange w:id="2681" w:author="Fabienne Schmaus" w:date="2026-05-11T10:01:00Z" w16du:dateUtc="2026-05-11T08:01:00Z">
              <w:rPr>
                <w:rFonts w:cstheme="minorHAnsi"/>
              </w:rPr>
            </w:rPrChange>
          </w:rPr>
          <w:delText xml:space="preserve"> –</w:delText>
        </w:r>
      </w:del>
      <w:r w:rsidRPr="00786915">
        <w:rPr>
          <w:rFonts w:cstheme="minorHAnsi"/>
        </w:rPr>
        <w:t xml:space="preserve"> FAKE Schlafforschung eindeutig: Unter ~7 h Schlaf sinken Konzentration, Reaktionszeit, emotionale Regulation. </w:t>
      </w:r>
      <w:r w:rsidRPr="005B5BEC">
        <w:rPr>
          <w:rFonts w:cstheme="minorHAnsi"/>
          <w:rPrChange w:id="2682" w:author="Michael Kohl" w:date="2026-05-20T12:03:00Z" w16du:dateUtc="2026-05-20T10:03:00Z">
            <w:rPr>
              <w:rFonts w:cstheme="minorHAnsi"/>
              <w:lang w:val="en-US"/>
            </w:rPr>
          </w:rPrChange>
        </w:rPr>
        <w:t>„Hustle“-Narrativ als Selbstoptimierungs-Mythos auf TikTok</w:t>
      </w:r>
      <w:del w:id="2683" w:author="Fabienne Schmaus" w:date="2026-05-11T10:09:00Z" w16du:dateUtc="2026-05-11T08:09:00Z">
        <w:r w:rsidRPr="005B5BEC" w:rsidDel="0073079F">
          <w:rPr>
            <w:rFonts w:cstheme="minorHAnsi"/>
            <w:rPrChange w:id="2684" w:author="Michael Kohl" w:date="2026-05-20T12:03:00Z" w16du:dateUtc="2026-05-20T10:03:00Z">
              <w:rPr>
                <w:rFonts w:cstheme="minorHAnsi"/>
                <w:lang w:val="en-US"/>
              </w:rPr>
            </w:rPrChange>
          </w:rPr>
          <w:delText>/</w:delText>
        </w:r>
      </w:del>
      <w:ins w:id="2685" w:author="Fabienne Schmaus" w:date="2026-05-11T10:09:00Z" w16du:dateUtc="2026-05-11T08:09:00Z">
        <w:r w:rsidRPr="005B5BEC">
          <w:rPr>
            <w:rFonts w:cstheme="minorHAnsi"/>
            <w:rPrChange w:id="2686" w:author="Michael Kohl" w:date="2026-05-20T12:03:00Z" w16du:dateUtc="2026-05-20T10:03:00Z">
              <w:rPr>
                <w:rFonts w:cstheme="minorHAnsi"/>
                <w:lang w:val="en-US"/>
              </w:rPr>
            </w:rPrChange>
          </w:rPr>
          <w:t xml:space="preserve"> oder </w:t>
        </w:r>
      </w:ins>
      <w:r w:rsidRPr="005B5BEC">
        <w:rPr>
          <w:rFonts w:cstheme="minorHAnsi"/>
          <w:rPrChange w:id="2687" w:author="Michael Kohl" w:date="2026-05-20T12:03:00Z" w16du:dateUtc="2026-05-20T10:03:00Z">
            <w:rPr>
              <w:rFonts w:cstheme="minorHAnsi"/>
              <w:lang w:val="en-US"/>
            </w:rPr>
          </w:rPrChange>
        </w:rPr>
        <w:t xml:space="preserve">Reels. </w:t>
      </w:r>
      <w:commentRangeStart w:id="2688"/>
      <w:commentRangeStart w:id="2689"/>
      <w:del w:id="2690" w:author="Michael Kohl" w:date="2026-05-20T15:16:00Z" w16du:dateUtc="2026-05-20T13:16:00Z">
        <w:r w:rsidRPr="005B5BEC" w:rsidDel="007A380D">
          <w:rPr>
            <w:rFonts w:cstheme="minorHAnsi"/>
            <w:rPrChange w:id="2691" w:author="Michael Kohl" w:date="2026-05-20T12:03:00Z" w16du:dateUtc="2026-05-20T10:03:00Z">
              <w:rPr>
                <w:rFonts w:cstheme="minorHAnsi"/>
                <w:lang w:val="en-US"/>
              </w:rPr>
            </w:rPrChange>
          </w:rPr>
          <w:delText xml:space="preserve">Bezug im LH3: </w:delText>
        </w:r>
      </w:del>
      <w:del w:id="2692" w:author="Fabienne Schmaus" w:date="2026-05-11T13:35:00Z" w16du:dateUtc="2026-05-11T11:35:00Z">
        <w:r w:rsidRPr="005B5BEC" w:rsidDel="00C63A93">
          <w:rPr>
            <w:rFonts w:cstheme="minorHAnsi"/>
            <w:rPrChange w:id="2693" w:author="Michael Kohl" w:date="2026-05-20T12:03:00Z" w16du:dateUtc="2026-05-20T10:03:00Z">
              <w:rPr>
                <w:rFonts w:cstheme="minorHAnsi"/>
                <w:lang w:val="en-US"/>
              </w:rPr>
            </w:rPrChange>
          </w:rPr>
          <w:delText xml:space="preserve">Sek II: </w:delText>
        </w:r>
      </w:del>
      <w:r w:rsidRPr="005B5BEC">
        <w:rPr>
          <w:rFonts w:cstheme="minorHAnsi"/>
          <w:rPrChange w:id="2694" w:author="Michael Kohl" w:date="2026-05-20T12:03:00Z" w16du:dateUtc="2026-05-20T10:03:00Z">
            <w:rPr>
              <w:rFonts w:cstheme="minorHAnsi"/>
              <w:lang w:val="en-US"/>
            </w:rPr>
          </w:rPrChange>
        </w:rPr>
        <w:t xml:space="preserve">Bezug </w:t>
      </w:r>
      <w:commentRangeEnd w:id="2688"/>
      <w:r w:rsidR="00C63A93" w:rsidRPr="005B5BEC">
        <w:rPr>
          <w:rStyle w:val="Kommentarzeichen"/>
          <w:rFonts w:cstheme="minorHAnsi"/>
          <w:sz w:val="22"/>
          <w:szCs w:val="22"/>
          <w:rPrChange w:id="2695" w:author="Michael Kohl" w:date="2026-05-20T12:03:00Z" w16du:dateUtc="2026-05-20T10:03:00Z">
            <w:rPr>
              <w:rStyle w:val="Kommentarzeichen"/>
              <w:rFonts w:cstheme="minorHAnsi"/>
              <w:sz w:val="22"/>
              <w:szCs w:val="22"/>
              <w:lang w:val="en-US"/>
            </w:rPr>
          </w:rPrChange>
        </w:rPr>
        <w:commentReference w:id="2688"/>
      </w:r>
      <w:commentRangeEnd w:id="2689"/>
      <w:r w:rsidR="007A380D" w:rsidRPr="005B5BEC">
        <w:rPr>
          <w:rStyle w:val="Kommentarzeichen"/>
          <w:rFonts w:cstheme="minorHAnsi"/>
          <w:sz w:val="22"/>
          <w:szCs w:val="22"/>
          <w:rPrChange w:id="2696" w:author="Michael Kohl" w:date="2026-05-20T12:03:00Z" w16du:dateUtc="2026-05-20T10:03:00Z">
            <w:rPr>
              <w:rStyle w:val="Kommentarzeichen"/>
              <w:rFonts w:cstheme="minorHAnsi"/>
              <w:sz w:val="22"/>
              <w:szCs w:val="22"/>
              <w:lang w:val="en-US"/>
            </w:rPr>
          </w:rPrChange>
        </w:rPr>
        <w:commentReference w:id="2689"/>
      </w:r>
      <w:r w:rsidRPr="005B5BEC">
        <w:rPr>
          <w:rFonts w:cstheme="minorHAnsi"/>
          <w:rPrChange w:id="2697" w:author="Michael Kohl" w:date="2026-05-20T12:03:00Z" w16du:dateUtc="2026-05-20T10:03:00Z">
            <w:rPr>
              <w:rFonts w:cstheme="minorHAnsi"/>
              <w:lang w:val="en-US"/>
            </w:rPr>
          </w:rPrChange>
        </w:rPr>
        <w:t xml:space="preserve">zu Selbstoptimierung </w:t>
      </w:r>
      <w:ins w:id="2698" w:author="Fabienne Schmaus" w:date="2026-05-11T13:35:00Z" w16du:dateUtc="2026-05-11T11:35:00Z">
        <w:r w:rsidR="00C63A93" w:rsidRPr="005B5BEC">
          <w:rPr>
            <w:rFonts w:cstheme="minorHAnsi"/>
            <w:rPrChange w:id="2699" w:author="Michael Kohl" w:date="2026-05-20T12:03:00Z" w16du:dateUtc="2026-05-20T10:03:00Z">
              <w:rPr>
                <w:rFonts w:cstheme="minorHAnsi"/>
                <w:lang w:val="en-US"/>
              </w:rPr>
            </w:rPrChange>
          </w:rPr>
          <w:t xml:space="preserve">(Sek. </w:t>
        </w:r>
        <w:r w:rsidR="00C63A93">
          <w:rPr>
            <w:rFonts w:cstheme="minorHAnsi"/>
            <w:lang w:val="en-US"/>
          </w:rPr>
          <w:t>II)</w:t>
        </w:r>
      </w:ins>
    </w:p>
    <w:p w14:paraId="4B19FEEB" w14:textId="77777777" w:rsidR="00112856" w:rsidRPr="007A380D" w:rsidRDefault="00A12F29" w:rsidP="00112856">
      <w:pPr>
        <w:spacing w:after="0" w:line="276" w:lineRule="auto"/>
        <w:rPr>
          <w:ins w:id="2700" w:author="Michael Kohl" w:date="2026-05-20T15:11:00Z"/>
          <w:rFonts w:cstheme="minorHAnsi"/>
          <w:lang w:val="en-US"/>
          <w:rPrChange w:id="2701" w:author="Michael Kohl" w:date="2026-05-20T15:13:00Z" w16du:dateUtc="2026-05-20T13:13:00Z">
            <w:rPr>
              <w:ins w:id="2702" w:author="Michael Kohl" w:date="2026-05-20T15:11:00Z"/>
              <w:rFonts w:cstheme="minorHAnsi"/>
            </w:rPr>
          </w:rPrChange>
        </w:rPr>
      </w:pPr>
      <w:r w:rsidRPr="0037444B">
        <w:rPr>
          <w:rFonts w:cstheme="minorHAnsi"/>
          <w:i/>
          <w:iCs/>
          <w:lang w:val="en-US"/>
        </w:rPr>
        <w:t>Quellen:</w:t>
      </w:r>
      <w:r w:rsidRPr="00786915">
        <w:rPr>
          <w:rFonts w:cstheme="minorHAnsi"/>
          <w:lang w:val="en-US"/>
        </w:rPr>
        <w:t xml:space="preserve"> </w:t>
      </w:r>
    </w:p>
    <w:p w14:paraId="3A92F43C" w14:textId="77777777" w:rsidR="00112856" w:rsidRPr="007A380D" w:rsidRDefault="00112856" w:rsidP="00112856">
      <w:pPr>
        <w:spacing w:after="0" w:line="276" w:lineRule="auto"/>
        <w:rPr>
          <w:ins w:id="2703" w:author="Michael Kohl" w:date="2026-05-20T15:11:00Z"/>
          <w:rFonts w:cstheme="minorHAnsi"/>
          <w:lang w:val="en-US"/>
          <w:rPrChange w:id="2704" w:author="Michael Kohl" w:date="2026-05-20T15:13:00Z" w16du:dateUtc="2026-05-20T13:13:00Z">
            <w:rPr>
              <w:ins w:id="2705" w:author="Michael Kohl" w:date="2026-05-20T15:11:00Z"/>
              <w:rFonts w:cstheme="minorHAnsi"/>
            </w:rPr>
          </w:rPrChange>
        </w:rPr>
      </w:pPr>
      <w:ins w:id="2706" w:author="Michael Kohl" w:date="2026-05-20T15:11:00Z">
        <w:r w:rsidRPr="007A380D">
          <w:rPr>
            <w:rFonts w:cstheme="minorHAnsi"/>
            <w:lang w:val="en-US"/>
            <w:rPrChange w:id="2707" w:author="Michael Kohl" w:date="2026-05-20T15:13:00Z" w16du:dateUtc="2026-05-20T13:13:00Z">
              <w:rPr>
                <w:rFonts w:cstheme="minorHAnsi"/>
              </w:rPr>
            </w:rPrChange>
          </w:rPr>
          <w:t>Short, Michelle A./Booth, Stephen A./Omar, Omar/Ostlundh, Linda/Arora, Teresa (2020): The Relationship Between Sleep Duration and Mood in Adolescents. A Systematic Review and Meta-analysis. In: Sleep Medicine Reviews, Bd. 52, Art.-Nr. 101311.</w:t>
        </w:r>
      </w:ins>
    </w:p>
    <w:p w14:paraId="32B06EC0" w14:textId="77777777" w:rsidR="00112856" w:rsidRPr="00112856" w:rsidRDefault="00112856" w:rsidP="00112856">
      <w:pPr>
        <w:spacing w:after="0" w:line="276" w:lineRule="auto"/>
        <w:rPr>
          <w:ins w:id="2708" w:author="Michael Kohl" w:date="2026-05-20T15:11:00Z"/>
          <w:rFonts w:cstheme="minorHAnsi"/>
        </w:rPr>
      </w:pPr>
      <w:ins w:id="2709" w:author="Michael Kohl" w:date="2026-05-20T15:11:00Z">
        <w:r w:rsidRPr="007A380D">
          <w:rPr>
            <w:rFonts w:cstheme="minorHAnsi"/>
            <w:lang w:val="en-US"/>
            <w:rPrChange w:id="2710" w:author="Michael Kohl" w:date="2026-05-20T15:13:00Z" w16du:dateUtc="2026-05-20T13:13:00Z">
              <w:rPr>
                <w:rFonts w:cstheme="minorHAnsi"/>
              </w:rPr>
            </w:rPrChange>
          </w:rPr>
          <w:t xml:space="preserve">Paruthi, Shalini/Brooks, Lee J./D'Ambrosio, Carolyn u. a. (2016): Recommended Amount of Sleep for Pediatric Populations. A Consensus Statement of the American Academy of Sleep Medicine. </w:t>
        </w:r>
        <w:r w:rsidRPr="00112856">
          <w:rPr>
            <w:rFonts w:cstheme="minorHAnsi"/>
          </w:rPr>
          <w:t>In: Journal of Clinical Sleep Medicine, Bd. 12, Nr. 6, S. 785–786.</w:t>
        </w:r>
      </w:ins>
    </w:p>
    <w:p w14:paraId="1C9FFB10" w14:textId="35958422" w:rsidR="00A12F29" w:rsidRPr="00786915" w:rsidDel="00112856" w:rsidRDefault="00A12F29" w:rsidP="00A12F29">
      <w:pPr>
        <w:spacing w:after="0" w:line="276" w:lineRule="auto"/>
        <w:rPr>
          <w:del w:id="2711" w:author="Michael Kohl" w:date="2026-05-20T15:11:00Z" w16du:dateUtc="2026-05-20T13:11:00Z"/>
          <w:rFonts w:cstheme="minorHAnsi"/>
          <w:lang w:val="en-US"/>
        </w:rPr>
      </w:pPr>
      <w:del w:id="2712" w:author="Michael Kohl" w:date="2026-05-20T15:11:00Z" w16du:dateUtc="2026-05-20T13:11:00Z">
        <w:r w:rsidRPr="00786915" w:rsidDel="00112856">
          <w:rPr>
            <w:rFonts w:cstheme="minorHAnsi"/>
            <w:lang w:val="en-US"/>
          </w:rPr>
          <w:delText>A. Short, The relationship between sleep duration and mood in adolescents 2020; S. Paruthi, Recommended Amount of Sleep for Pediatric Populations 2016</w:delText>
        </w:r>
      </w:del>
    </w:p>
    <w:p w14:paraId="406F6523" w14:textId="16DD50BD" w:rsidR="00A12F29" w:rsidRPr="00786915" w:rsidDel="00C63A93" w:rsidRDefault="00A12F29" w:rsidP="00A12F29">
      <w:pPr>
        <w:spacing w:after="0" w:line="276" w:lineRule="auto"/>
        <w:rPr>
          <w:del w:id="2713" w:author="Fabienne Schmaus" w:date="2026-05-11T13:36:00Z" w16du:dateUtc="2026-05-11T11:36:00Z"/>
          <w:rFonts w:cstheme="minorHAnsi"/>
          <w:lang w:val="en-US"/>
        </w:rPr>
      </w:pPr>
    </w:p>
    <w:p w14:paraId="0C87BEC5" w14:textId="77777777" w:rsidR="00A12F29" w:rsidRPr="00786915" w:rsidRDefault="00A12F29" w:rsidP="00A12F29">
      <w:pPr>
        <w:spacing w:after="0" w:line="276" w:lineRule="auto"/>
        <w:rPr>
          <w:rFonts w:cstheme="minorHAnsi"/>
          <w:lang w:val="en-US"/>
        </w:rPr>
      </w:pPr>
    </w:p>
    <w:p w14:paraId="4EAE30E1" w14:textId="679A20C2" w:rsidR="00A12F29" w:rsidRPr="000E5D25" w:rsidDel="00C325D0" w:rsidRDefault="00A12F29" w:rsidP="00A12F29">
      <w:pPr>
        <w:spacing w:after="0" w:line="276" w:lineRule="auto"/>
        <w:rPr>
          <w:del w:id="2714" w:author="Michael Kohl" w:date="2026-05-20T15:17:00Z" w16du:dateUtc="2026-05-20T13:17:00Z"/>
          <w:rFonts w:cstheme="minorHAnsi"/>
          <w:b/>
          <w:bCs/>
        </w:rPr>
      </w:pPr>
      <w:commentRangeStart w:id="2715"/>
      <w:commentRangeStart w:id="2716"/>
      <w:del w:id="2717" w:author="Michael Kohl" w:date="2026-05-20T15:17:00Z" w16du:dateUtc="2026-05-20T13:17:00Z">
        <w:r w:rsidRPr="000E5D25" w:rsidDel="00C325D0">
          <w:rPr>
            <w:rFonts w:cstheme="minorHAnsi"/>
            <w:b/>
            <w:bCs/>
          </w:rPr>
          <w:delText>Übersicht</w:delText>
        </w:r>
        <w:commentRangeEnd w:id="2715"/>
        <w:r w:rsidR="00C63A93" w:rsidRPr="000E5D25" w:rsidDel="00C325D0">
          <w:rPr>
            <w:rStyle w:val="Kommentarzeichen"/>
            <w:rFonts w:cstheme="minorHAnsi"/>
            <w:b/>
            <w:bCs/>
            <w:sz w:val="22"/>
            <w:szCs w:val="22"/>
          </w:rPr>
          <w:commentReference w:id="2715"/>
        </w:r>
        <w:commentRangeEnd w:id="2716"/>
        <w:r w:rsidR="00C325D0" w:rsidRPr="000E5D25" w:rsidDel="00C325D0">
          <w:rPr>
            <w:rStyle w:val="Kommentarzeichen"/>
            <w:rFonts w:cstheme="minorHAnsi"/>
            <w:b/>
            <w:bCs/>
            <w:sz w:val="22"/>
            <w:szCs w:val="22"/>
          </w:rPr>
          <w:commentReference w:id="2716"/>
        </w:r>
      </w:del>
    </w:p>
    <w:p w14:paraId="0B96131D" w14:textId="59BE92AA" w:rsidR="00A12F29" w:rsidRPr="000E5D25" w:rsidDel="00C325D0" w:rsidRDefault="00A12F29" w:rsidP="00A12F29">
      <w:pPr>
        <w:spacing w:after="0" w:line="276" w:lineRule="auto"/>
        <w:rPr>
          <w:del w:id="2718" w:author="Michael Kohl" w:date="2026-05-20T15:17:00Z" w16du:dateUtc="2026-05-20T13:17:00Z"/>
          <w:rFonts w:cstheme="minorHAnsi"/>
        </w:rPr>
      </w:pPr>
      <w:del w:id="2719" w:author="Michael Kohl" w:date="2026-05-20T15:17:00Z" w16du:dateUtc="2026-05-20T13:17:00Z">
        <w:r w:rsidRPr="000E5D25" w:rsidDel="00C325D0">
          <w:rPr>
            <w:rFonts w:cstheme="minorHAnsi"/>
          </w:rPr>
          <w:delText>Verteilung: 5 Fake</w:delText>
        </w:r>
      </w:del>
      <w:ins w:id="2720" w:author="Fabienne Schmaus" w:date="2026-05-11T10:02:00Z" w16du:dateUtc="2026-05-11T08:02:00Z">
        <w:del w:id="2721" w:author="Michael Kohl" w:date="2026-05-20T15:17:00Z" w16du:dateUtc="2026-05-20T13:17:00Z">
          <w:r w:rsidDel="00C325D0">
            <w:rPr>
              <w:rFonts w:cstheme="minorHAnsi"/>
            </w:rPr>
            <w:delText>s</w:delText>
          </w:r>
        </w:del>
      </w:ins>
      <w:del w:id="2722" w:author="Michael Kohl" w:date="2026-05-20T15:17:00Z" w16du:dateUtc="2026-05-20T13:17:00Z">
        <w:r w:rsidRPr="000E5D25" w:rsidDel="00C325D0">
          <w:rPr>
            <w:rFonts w:cstheme="minorHAnsi"/>
          </w:rPr>
          <w:delText xml:space="preserve"> / </w:delText>
        </w:r>
      </w:del>
      <w:ins w:id="2723" w:author="Fabienne Schmaus" w:date="2026-05-11T10:02:00Z" w16du:dateUtc="2026-05-11T08:02:00Z">
        <w:del w:id="2724" w:author="Michael Kohl" w:date="2026-05-20T15:17:00Z" w16du:dateUtc="2026-05-20T13:17:00Z">
          <w:r w:rsidDel="00C325D0">
            <w:rPr>
              <w:rFonts w:cstheme="minorHAnsi"/>
            </w:rPr>
            <w:delText>zu</w:delText>
          </w:r>
          <w:r w:rsidRPr="000E5D25" w:rsidDel="00C325D0">
            <w:rPr>
              <w:rFonts w:cstheme="minorHAnsi"/>
            </w:rPr>
            <w:delText xml:space="preserve"> </w:delText>
          </w:r>
        </w:del>
      </w:ins>
      <w:del w:id="2725" w:author="Michael Kohl" w:date="2026-05-20T15:17:00Z" w16du:dateUtc="2026-05-20T13:17:00Z">
        <w:r w:rsidRPr="000E5D25" w:rsidDel="00C325D0">
          <w:rPr>
            <w:rFonts w:cstheme="minorHAnsi"/>
          </w:rPr>
          <w:delText>6 Fakt</w:delText>
        </w:r>
      </w:del>
      <w:ins w:id="2726" w:author="Fabienne Schmaus" w:date="2026-05-11T10:02:00Z" w16du:dateUtc="2026-05-11T08:02:00Z">
        <w:del w:id="2727" w:author="Michael Kohl" w:date="2026-05-20T15:17:00Z" w16du:dateUtc="2026-05-20T13:17:00Z">
          <w:r w:rsidDel="00C325D0">
            <w:rPr>
              <w:rFonts w:cstheme="minorHAnsi"/>
            </w:rPr>
            <w:delText>en</w:delText>
          </w:r>
        </w:del>
      </w:ins>
      <w:del w:id="2728" w:author="Michael Kohl" w:date="2026-05-20T15:17:00Z" w16du:dateUtc="2026-05-20T13:17:00Z">
        <w:r w:rsidRPr="000E5D25" w:rsidDel="00C325D0">
          <w:rPr>
            <w:rFonts w:cstheme="minorHAnsi"/>
          </w:rPr>
          <w:delText xml:space="preserve"> – bewusst leicht zugunsten der Fakten gewichtet. Didaktische Botschaft: Faktencheck heißt prüfen, nicht misstrauen. Die 6 Fakten zeigen: Es gibt durchaus belastbare Gesundheitsinfos im Netz</w:delText>
        </w:r>
      </w:del>
      <w:ins w:id="2729" w:author="Fabienne Schmaus" w:date="2026-05-11T10:02:00Z" w16du:dateUtc="2026-05-11T08:02:00Z">
        <w:del w:id="2730" w:author="Michael Kohl" w:date="2026-05-20T15:17:00Z" w16du:dateUtc="2026-05-20T13:17:00Z">
          <w:r w:rsidDel="00C325D0">
            <w:rPr>
              <w:rFonts w:cstheme="minorHAnsi"/>
            </w:rPr>
            <w:delText>. N</w:delText>
          </w:r>
        </w:del>
      </w:ins>
      <w:del w:id="2731" w:author="Michael Kohl" w:date="2026-05-20T15:17:00Z" w16du:dateUtc="2026-05-20T13:17:00Z">
        <w:r w:rsidRPr="000E5D25" w:rsidDel="00C325D0">
          <w:rPr>
            <w:rFonts w:cstheme="minorHAnsi"/>
          </w:rPr>
          <w:delText xml:space="preserve"> – nur muss man sie von den Mythen trennen können.</w:delText>
        </w:r>
      </w:del>
    </w:p>
    <w:p w14:paraId="1767FE2E" w14:textId="77777777" w:rsidR="00A12F29" w:rsidRDefault="00A12F29" w:rsidP="00A12F29">
      <w:pPr>
        <w:spacing w:after="0" w:line="276" w:lineRule="auto"/>
        <w:rPr>
          <w:ins w:id="2732" w:author="Fabienne Schmaus" w:date="2026-05-11T13:37:00Z" w16du:dateUtc="2026-05-11T11:37:00Z"/>
          <w:rFonts w:cstheme="minorHAnsi"/>
        </w:rPr>
      </w:pPr>
    </w:p>
    <w:p w14:paraId="0B34AF74" w14:textId="2052D422" w:rsidR="00C63A93" w:rsidRPr="00C63A93" w:rsidRDefault="00C63A93">
      <w:pPr>
        <w:shd w:val="clear" w:color="auto" w:fill="FFF2CC" w:themeFill="accent4" w:themeFillTint="33"/>
        <w:tabs>
          <w:tab w:val="left" w:pos="273"/>
        </w:tabs>
        <w:spacing w:line="276" w:lineRule="auto"/>
        <w:rPr>
          <w:ins w:id="2733" w:author="Fabienne Schmaus" w:date="2026-05-11T13:38:00Z" w16du:dateUtc="2026-05-11T11:38:00Z"/>
          <w:rFonts w:cstheme="minorHAnsi"/>
          <w:b/>
          <w:bCs/>
        </w:rPr>
        <w:pPrChange w:id="2734" w:author="Fabienne Schmaus" w:date="2026-05-11T13:39:00Z" w16du:dateUtc="2026-05-11T11:39:00Z">
          <w:pPr>
            <w:spacing w:after="0" w:line="276" w:lineRule="auto"/>
          </w:pPr>
        </w:pPrChange>
      </w:pPr>
      <w:ins w:id="2735" w:author="Fabienne Schmaus" w:date="2026-05-11T13:37:00Z" w16du:dateUtc="2026-05-11T11:37:00Z">
        <w:r w:rsidRPr="00A92F61">
          <w:rPr>
            <w:rFonts w:ascii="Segoe UI Symbol" w:hAnsi="Segoe UI Symbol" w:cs="Segoe UI Symbol"/>
            <w:b/>
            <w:bCs/>
            <w:color w:val="000000" w:themeColor="text1"/>
          </w:rPr>
          <w:t>⚠</w:t>
        </w:r>
        <w:r w:rsidRPr="00A92F61">
          <w:rPr>
            <w:rFonts w:cstheme="minorHAnsi"/>
            <w:b/>
            <w:bCs/>
            <w:color w:val="000000" w:themeColor="text1"/>
          </w:rPr>
          <w:t xml:space="preserve"> INFOBOX // Achtung: </w:t>
        </w:r>
      </w:ins>
      <w:moveToRangeStart w:id="2736" w:author="Fabienne Schmaus" w:date="2026-05-11T13:37:00Z" w:name="move229399060"/>
      <w:r w:rsidRPr="00C63A93">
        <w:rPr>
          <w:rFonts w:cstheme="minorHAnsi"/>
          <w:b/>
          <w:bCs/>
          <w:color w:val="000000" w:themeColor="text1"/>
        </w:rPr>
        <w:t>Trigger-Vermeidung</w:t>
      </w:r>
      <w:moveFromRangeStart w:id="2737" w:author="Fabienne Schmaus" w:date="2026-05-11T13:37:00Z" w:name="move229399060"/>
      <w:moveToRangeEnd w:id="2736"/>
      <w:moveFrom w:id="2738" w:author="Fabienne Schmaus" w:date="2026-05-11T13:37:00Z" w16du:dateUtc="2026-05-11T11:37:00Z">
        <w:del w:id="2739" w:author="Fabienne Schmaus" w:date="2026-05-11T13:37:00Z" w16du:dateUtc="2026-05-11T11:37:00Z">
          <w:r w:rsidR="00A12F29" w:rsidRPr="000E5D25" w:rsidDel="00C63A93">
            <w:rPr>
              <w:rFonts w:cstheme="minorHAnsi"/>
              <w:b/>
              <w:bCs/>
            </w:rPr>
            <w:delText>Trigger-Vermeidung</w:delText>
          </w:r>
        </w:del>
      </w:moveFrom>
      <w:moveFromRangeEnd w:id="2737"/>
    </w:p>
    <w:p w14:paraId="5BF300DF" w14:textId="02B94B5F" w:rsidR="00A12F29" w:rsidDel="00C63A93" w:rsidRDefault="00C63A93" w:rsidP="00C63A93">
      <w:pPr>
        <w:pStyle w:val="Listenabsatz"/>
        <w:numPr>
          <w:ilvl w:val="0"/>
          <w:numId w:val="75"/>
        </w:numPr>
        <w:shd w:val="clear" w:color="auto" w:fill="FFF2CC" w:themeFill="accent4" w:themeFillTint="33"/>
        <w:spacing w:after="0" w:line="276" w:lineRule="auto"/>
        <w:rPr>
          <w:del w:id="2740" w:author="Fabienne Schmaus" w:date="2026-05-11T13:39:00Z" w16du:dateUtc="2026-05-11T11:39:00Z"/>
          <w:rFonts w:cstheme="minorHAnsi"/>
        </w:rPr>
      </w:pPr>
      <w:ins w:id="2741" w:author="Fabienne Schmaus" w:date="2026-05-11T13:38:00Z" w16du:dateUtc="2026-05-11T11:38:00Z">
        <w:r>
          <w:rPr>
            <w:rFonts w:cstheme="minorHAnsi"/>
          </w:rPr>
          <w:t>k</w:t>
        </w:r>
      </w:ins>
      <w:r w:rsidR="00A12F29" w:rsidRPr="00C63A93">
        <w:rPr>
          <w:rFonts w:cstheme="minorHAnsi"/>
        </w:rPr>
        <w:t>eine Diät-</w:t>
      </w:r>
      <w:ins w:id="2742" w:author="Fabienne Schmaus" w:date="2026-05-11T10:10:00Z" w16du:dateUtc="2026-05-11T08:10:00Z">
        <w:r w:rsidR="00A12F29" w:rsidRPr="00C63A93">
          <w:rPr>
            <w:rFonts w:cstheme="minorHAnsi"/>
          </w:rPr>
          <w:t xml:space="preserve">, </w:t>
        </w:r>
      </w:ins>
      <w:del w:id="2743" w:author="Fabienne Schmaus" w:date="2026-05-11T10:10:00Z" w16du:dateUtc="2026-05-11T08:10:00Z">
        <w:r w:rsidR="00A12F29" w:rsidRPr="00C63A93" w:rsidDel="0073079F">
          <w:rPr>
            <w:rFonts w:cstheme="minorHAnsi"/>
          </w:rPr>
          <w:delText>/</w:delText>
        </w:r>
      </w:del>
      <w:r w:rsidR="00A12F29" w:rsidRPr="00C63A93">
        <w:rPr>
          <w:rFonts w:cstheme="minorHAnsi"/>
        </w:rPr>
        <w:t>Gewichts-</w:t>
      </w:r>
      <w:ins w:id="2744" w:author="Fabienne Schmaus" w:date="2026-05-11T10:10:00Z" w16du:dateUtc="2026-05-11T08:10:00Z">
        <w:r w:rsidR="00A12F29" w:rsidRPr="00C63A93">
          <w:rPr>
            <w:rFonts w:cstheme="minorHAnsi"/>
          </w:rPr>
          <w:t xml:space="preserve"> oder </w:t>
        </w:r>
      </w:ins>
      <w:del w:id="2745" w:author="Fabienne Schmaus" w:date="2026-05-11T10:10:00Z" w16du:dateUtc="2026-05-11T08:10:00Z">
        <w:r w:rsidR="00A12F29" w:rsidRPr="00C63A93" w:rsidDel="0073079F">
          <w:rPr>
            <w:rFonts w:cstheme="minorHAnsi"/>
          </w:rPr>
          <w:delText>/</w:delText>
        </w:r>
      </w:del>
      <w:r w:rsidR="00A12F29" w:rsidRPr="00C63A93">
        <w:rPr>
          <w:rFonts w:cstheme="minorHAnsi"/>
        </w:rPr>
        <w:t xml:space="preserve">Körperbild-Behauptungen, die individuell triggern könnten (gehören in </w:t>
      </w:r>
      <w:commentRangeStart w:id="2746"/>
      <w:commentRangeStart w:id="2747"/>
      <w:r w:rsidR="00A12F29" w:rsidRPr="00C63A93">
        <w:rPr>
          <w:rFonts w:cstheme="minorHAnsi"/>
        </w:rPr>
        <w:t xml:space="preserve">Phase </w:t>
      </w:r>
      <w:del w:id="2748" w:author="Michael Kohl" w:date="2026-05-20T15:17:00Z" w16du:dateUtc="2026-05-20T13:17:00Z">
        <w:r w:rsidR="00A12F29" w:rsidRPr="00C63A93" w:rsidDel="00C325D0">
          <w:rPr>
            <w:rFonts w:cstheme="minorHAnsi"/>
          </w:rPr>
          <w:delText>4</w:delText>
        </w:r>
      </w:del>
      <w:ins w:id="2749" w:author="Michael Kohl" w:date="2026-05-20T15:17:00Z" w16du:dateUtc="2026-05-20T13:17:00Z">
        <w:r w:rsidR="00C325D0">
          <w:rPr>
            <w:rFonts w:cstheme="minorHAnsi"/>
          </w:rPr>
          <w:t>Vertiefung</w:t>
        </w:r>
      </w:ins>
      <w:r w:rsidR="00A12F29" w:rsidRPr="00C63A93">
        <w:rPr>
          <w:rFonts w:cstheme="minorHAnsi"/>
        </w:rPr>
        <w:t xml:space="preserve"> </w:t>
      </w:r>
      <w:commentRangeEnd w:id="2746"/>
      <w:r w:rsidRPr="00C63A93">
        <w:rPr>
          <w:rStyle w:val="Kommentarzeichen"/>
          <w:rFonts w:cstheme="minorHAnsi"/>
          <w:sz w:val="22"/>
          <w:szCs w:val="22"/>
        </w:rPr>
        <w:commentReference w:id="2746"/>
      </w:r>
      <w:commentRangeEnd w:id="2747"/>
      <w:r w:rsidR="00C325D0" w:rsidRPr="00C63A93">
        <w:rPr>
          <w:rStyle w:val="Kommentarzeichen"/>
          <w:rFonts w:cstheme="minorHAnsi"/>
          <w:sz w:val="22"/>
          <w:szCs w:val="22"/>
        </w:rPr>
        <w:commentReference w:id="2747"/>
      </w:r>
      <w:r w:rsidR="00A12F29" w:rsidRPr="00C63A93">
        <w:rPr>
          <w:rFonts w:cstheme="minorHAnsi"/>
        </w:rPr>
        <w:t>mit klarem didaktischen Rahmen)</w:t>
      </w:r>
    </w:p>
    <w:p w14:paraId="21BC5DF3" w14:textId="77777777" w:rsidR="00C63A93" w:rsidRPr="00C63A93" w:rsidRDefault="00C63A93">
      <w:pPr>
        <w:pStyle w:val="Listenabsatz"/>
        <w:numPr>
          <w:ilvl w:val="0"/>
          <w:numId w:val="75"/>
        </w:numPr>
        <w:shd w:val="clear" w:color="auto" w:fill="FFF2CC" w:themeFill="accent4" w:themeFillTint="33"/>
        <w:spacing w:after="0" w:line="276" w:lineRule="auto"/>
        <w:rPr>
          <w:ins w:id="2750" w:author="Fabienne Schmaus" w:date="2026-05-11T13:39:00Z" w16du:dateUtc="2026-05-11T11:39:00Z"/>
          <w:rFonts w:cstheme="minorHAnsi"/>
        </w:rPr>
        <w:pPrChange w:id="2751" w:author="Fabienne Schmaus" w:date="2026-05-11T13:38:00Z" w16du:dateUtc="2026-05-11T11:38:00Z">
          <w:pPr>
            <w:spacing w:after="0" w:line="276" w:lineRule="auto"/>
          </w:pPr>
        </w:pPrChange>
      </w:pPr>
    </w:p>
    <w:p w14:paraId="14754322" w14:textId="4F3F4D22" w:rsidR="00A12F29" w:rsidDel="00C63A93" w:rsidRDefault="00C63A93" w:rsidP="00C63A93">
      <w:pPr>
        <w:pStyle w:val="Listenabsatz"/>
        <w:numPr>
          <w:ilvl w:val="0"/>
          <w:numId w:val="75"/>
        </w:numPr>
        <w:shd w:val="clear" w:color="auto" w:fill="FFF2CC" w:themeFill="accent4" w:themeFillTint="33"/>
        <w:spacing w:after="0" w:line="276" w:lineRule="auto"/>
        <w:rPr>
          <w:del w:id="2752" w:author="Fabienne Schmaus" w:date="2026-05-11T13:39:00Z" w16du:dateUtc="2026-05-11T11:39:00Z"/>
          <w:rFonts w:cstheme="minorHAnsi"/>
        </w:rPr>
      </w:pPr>
      <w:ins w:id="2753" w:author="Fabienne Schmaus" w:date="2026-05-11T13:39:00Z" w16du:dateUtc="2026-05-11T11:39:00Z">
        <w:r>
          <w:rPr>
            <w:rFonts w:cstheme="minorHAnsi"/>
          </w:rPr>
          <w:t>k</w:t>
        </w:r>
      </w:ins>
      <w:del w:id="2754" w:author="Fabienne Schmaus" w:date="2026-05-11T13:39:00Z" w16du:dateUtc="2026-05-11T11:39:00Z">
        <w:r w:rsidR="00A12F29" w:rsidRPr="00C63A93" w:rsidDel="00C63A93">
          <w:rPr>
            <w:rFonts w:cstheme="minorHAnsi"/>
          </w:rPr>
          <w:delText>K</w:delText>
        </w:r>
      </w:del>
      <w:r w:rsidR="00A12F29" w:rsidRPr="00C63A93">
        <w:rPr>
          <w:rFonts w:cstheme="minorHAnsi"/>
        </w:rPr>
        <w:t>eine Krankheits- oder Medikamenten-Behauptungen</w:t>
      </w:r>
    </w:p>
    <w:p w14:paraId="6A855833" w14:textId="3F462B71" w:rsidR="00C63A93" w:rsidRPr="00C63A93" w:rsidRDefault="00C63A93">
      <w:pPr>
        <w:pStyle w:val="Listenabsatz"/>
        <w:numPr>
          <w:ilvl w:val="0"/>
          <w:numId w:val="75"/>
        </w:numPr>
        <w:shd w:val="clear" w:color="auto" w:fill="FFF2CC" w:themeFill="accent4" w:themeFillTint="33"/>
        <w:spacing w:after="0" w:line="276" w:lineRule="auto"/>
        <w:rPr>
          <w:ins w:id="2755" w:author="Fabienne Schmaus" w:date="2026-05-11T13:39:00Z" w16du:dateUtc="2026-05-11T11:39:00Z"/>
          <w:rFonts w:cstheme="minorHAnsi"/>
        </w:rPr>
        <w:pPrChange w:id="2756" w:author="Fabienne Schmaus" w:date="2026-05-11T13:39:00Z" w16du:dateUtc="2026-05-11T11:39:00Z">
          <w:pPr>
            <w:spacing w:after="0" w:line="276" w:lineRule="auto"/>
          </w:pPr>
        </w:pPrChange>
      </w:pPr>
    </w:p>
    <w:p w14:paraId="719D2AD8" w14:textId="06B8F15F" w:rsidR="00A12F29" w:rsidRPr="00C63A93" w:rsidRDefault="00C63A93">
      <w:pPr>
        <w:pStyle w:val="Listenabsatz"/>
        <w:numPr>
          <w:ilvl w:val="0"/>
          <w:numId w:val="75"/>
        </w:numPr>
        <w:shd w:val="clear" w:color="auto" w:fill="FFF2CC" w:themeFill="accent4" w:themeFillTint="33"/>
        <w:spacing w:after="0" w:line="276" w:lineRule="auto"/>
        <w:rPr>
          <w:rFonts w:cstheme="minorHAnsi"/>
        </w:rPr>
        <w:pPrChange w:id="2757" w:author="Fabienne Schmaus" w:date="2026-05-11T13:39:00Z" w16du:dateUtc="2026-05-11T11:39:00Z">
          <w:pPr>
            <w:spacing w:after="0" w:line="276" w:lineRule="auto"/>
          </w:pPr>
        </w:pPrChange>
      </w:pPr>
      <w:ins w:id="2758" w:author="Fabienne Schmaus" w:date="2026-05-11T13:39:00Z" w16du:dateUtc="2026-05-11T11:39:00Z">
        <w:r>
          <w:rPr>
            <w:rFonts w:cstheme="minorHAnsi"/>
          </w:rPr>
          <w:t>k</w:t>
        </w:r>
      </w:ins>
      <w:del w:id="2759" w:author="Fabienne Schmaus" w:date="2026-05-11T13:39:00Z" w16du:dateUtc="2026-05-11T11:39:00Z">
        <w:r w:rsidR="00A12F29" w:rsidRPr="00C63A93" w:rsidDel="00C63A93">
          <w:rPr>
            <w:rFonts w:cstheme="minorHAnsi"/>
          </w:rPr>
          <w:delText>K</w:delText>
        </w:r>
      </w:del>
      <w:r w:rsidR="00A12F29" w:rsidRPr="00C63A93">
        <w:rPr>
          <w:rFonts w:cstheme="minorHAnsi"/>
        </w:rPr>
        <w:t>eine Marken-, Account- oder Personennennung</w:t>
      </w:r>
    </w:p>
    <w:p w14:paraId="358182DA" w14:textId="61BDE7BB" w:rsidR="00A12F29" w:rsidRPr="00C63A93" w:rsidDel="00C63A93" w:rsidRDefault="00C63A93">
      <w:pPr>
        <w:pStyle w:val="Listenabsatz"/>
        <w:numPr>
          <w:ilvl w:val="0"/>
          <w:numId w:val="73"/>
        </w:numPr>
        <w:shd w:val="clear" w:color="auto" w:fill="FFF2CC" w:themeFill="accent4" w:themeFillTint="33"/>
        <w:spacing w:after="0" w:line="276" w:lineRule="auto"/>
        <w:rPr>
          <w:del w:id="2760" w:author="Fabienne Schmaus" w:date="2026-05-11T13:39:00Z" w16du:dateUtc="2026-05-11T11:39:00Z"/>
          <w:rFonts w:cstheme="minorHAnsi"/>
        </w:rPr>
        <w:pPrChange w:id="2761" w:author="Fabienne Schmaus" w:date="2026-05-11T13:38:00Z" w16du:dateUtc="2026-05-11T11:38:00Z">
          <w:pPr>
            <w:spacing w:after="0" w:line="276" w:lineRule="auto"/>
          </w:pPr>
        </w:pPrChange>
      </w:pPr>
      <w:ins w:id="2762" w:author="Fabienne Schmaus" w:date="2026-05-11T13:39:00Z" w16du:dateUtc="2026-05-11T11:39:00Z">
        <w:r>
          <w:rPr>
            <w:rFonts w:cstheme="minorHAnsi"/>
          </w:rPr>
          <w:t>k</w:t>
        </w:r>
      </w:ins>
      <w:del w:id="2763" w:author="Fabienne Schmaus" w:date="2026-05-11T13:39:00Z" w16du:dateUtc="2026-05-11T11:39:00Z">
        <w:r w:rsidR="00A12F29" w:rsidRPr="00C63A93" w:rsidDel="00C63A93">
          <w:rPr>
            <w:rFonts w:cstheme="minorHAnsi"/>
          </w:rPr>
          <w:delText>K</w:delText>
        </w:r>
      </w:del>
      <w:r w:rsidR="00A12F29" w:rsidRPr="00C63A93">
        <w:rPr>
          <w:rFonts w:cstheme="minorHAnsi"/>
        </w:rPr>
        <w:t>eine Aussagen zu Sucht</w:t>
      </w:r>
      <w:del w:id="2764" w:author="Fabienne Schmaus" w:date="2026-05-11T10:10:00Z" w16du:dateUtc="2026-05-11T08:10:00Z">
        <w:r w:rsidR="00A12F29" w:rsidRPr="00C63A93" w:rsidDel="0073079F">
          <w:rPr>
            <w:rFonts w:cstheme="minorHAnsi"/>
          </w:rPr>
          <w:delText>/</w:delText>
        </w:r>
      </w:del>
      <w:ins w:id="2765" w:author="Fabienne Schmaus" w:date="2026-05-11T10:10:00Z" w16du:dateUtc="2026-05-11T08:10:00Z">
        <w:r w:rsidR="00A12F29" w:rsidRPr="00C63A93">
          <w:rPr>
            <w:rFonts w:cstheme="minorHAnsi"/>
          </w:rPr>
          <w:t xml:space="preserve">, </w:t>
        </w:r>
      </w:ins>
      <w:r w:rsidR="00A12F29" w:rsidRPr="00C63A93">
        <w:rPr>
          <w:rFonts w:cstheme="minorHAnsi"/>
        </w:rPr>
        <w:t>Selbstverletzung</w:t>
      </w:r>
      <w:del w:id="2766" w:author="Fabienne Schmaus" w:date="2026-05-11T10:10:00Z" w16du:dateUtc="2026-05-11T08:10:00Z">
        <w:r w:rsidR="00A12F29" w:rsidRPr="00C63A93" w:rsidDel="0073079F">
          <w:rPr>
            <w:rFonts w:cstheme="minorHAnsi"/>
          </w:rPr>
          <w:delText>/</w:delText>
        </w:r>
      </w:del>
      <w:ins w:id="2767" w:author="Fabienne Schmaus" w:date="2026-05-11T10:10:00Z" w16du:dateUtc="2026-05-11T08:10:00Z">
        <w:r w:rsidR="00A12F29" w:rsidRPr="00C63A93">
          <w:rPr>
            <w:rFonts w:cstheme="minorHAnsi"/>
          </w:rPr>
          <w:t xml:space="preserve"> oder </w:t>
        </w:r>
      </w:ins>
      <w:r w:rsidR="00A12F29" w:rsidRPr="00C63A93">
        <w:rPr>
          <w:rFonts w:cstheme="minorHAnsi"/>
        </w:rPr>
        <w:t>Essstörungen</w:t>
      </w:r>
    </w:p>
    <w:p w14:paraId="2F8CBE38" w14:textId="77777777" w:rsidR="00A12F29" w:rsidRPr="00C63A93" w:rsidRDefault="00A12F29">
      <w:pPr>
        <w:pStyle w:val="Listenabsatz"/>
        <w:numPr>
          <w:ilvl w:val="0"/>
          <w:numId w:val="73"/>
        </w:numPr>
        <w:shd w:val="clear" w:color="auto" w:fill="FFF2CC" w:themeFill="accent4" w:themeFillTint="33"/>
        <w:spacing w:after="0" w:line="276" w:lineRule="auto"/>
        <w:rPr>
          <w:rFonts w:cstheme="minorHAnsi"/>
          <w:b/>
          <w:bCs/>
          <w:rPrChange w:id="2768" w:author="Fabienne Schmaus" w:date="2026-05-11T13:39:00Z" w16du:dateUtc="2026-05-11T11:39:00Z">
            <w:rPr/>
          </w:rPrChange>
        </w:rPr>
        <w:pPrChange w:id="2769" w:author="Fabienne Schmaus" w:date="2026-05-11T13:39:00Z" w16du:dateUtc="2026-05-11T11:39:00Z">
          <w:pPr/>
        </w:pPrChange>
      </w:pPr>
      <w:r w:rsidRPr="00C63A93">
        <w:rPr>
          <w:rFonts w:cstheme="minorHAnsi"/>
          <w:b/>
          <w:bCs/>
          <w:rPrChange w:id="2770" w:author="Fabienne Schmaus" w:date="2026-05-11T13:39:00Z" w16du:dateUtc="2026-05-11T11:39:00Z">
            <w:rPr/>
          </w:rPrChange>
        </w:rPr>
        <w:br w:type="page"/>
      </w:r>
    </w:p>
    <w:p w14:paraId="2B2693C9" w14:textId="1B6B69C8" w:rsidR="00184A86" w:rsidRDefault="00A12F29" w:rsidP="00A12F29">
      <w:pPr>
        <w:rPr>
          <w:ins w:id="2771" w:author="Fabienne Schmaus" w:date="2026-05-11T13:45:00Z" w16du:dateUtc="2026-05-11T11:45:00Z"/>
          <w:rFonts w:cstheme="minorHAnsi"/>
          <w:b/>
          <w:bCs/>
        </w:rPr>
      </w:pPr>
      <w:r w:rsidRPr="000E5D25">
        <w:rPr>
          <w:rFonts w:cstheme="minorHAnsi"/>
          <w:b/>
          <w:bCs/>
        </w:rPr>
        <w:lastRenderedPageBreak/>
        <w:t>Anhang 2</w:t>
      </w:r>
    </w:p>
    <w:p w14:paraId="456A2C35" w14:textId="5C12244B" w:rsidR="00A12F29" w:rsidRPr="00184A86" w:rsidRDefault="00A12F29" w:rsidP="00A12F29">
      <w:pPr>
        <w:rPr>
          <w:rFonts w:cstheme="minorHAnsi"/>
          <w:color w:val="000000" w:themeColor="text1"/>
        </w:rPr>
      </w:pPr>
      <w:r w:rsidRPr="00184A86">
        <w:rPr>
          <w:rFonts w:cstheme="minorHAnsi"/>
          <w:color w:val="000000" w:themeColor="text1"/>
        </w:rPr>
        <w:t xml:space="preserve">Kurzimpuls: Warum verbreiten sich </w:t>
      </w:r>
      <w:commentRangeStart w:id="2772"/>
      <w:commentRangeStart w:id="2773"/>
      <w:r w:rsidRPr="00184A86">
        <w:rPr>
          <w:rFonts w:cstheme="minorHAnsi"/>
          <w:color w:val="000000" w:themeColor="text1"/>
        </w:rPr>
        <w:t>Mythen</w:t>
      </w:r>
      <w:commentRangeEnd w:id="2772"/>
      <w:r w:rsidRPr="00184A86">
        <w:rPr>
          <w:rStyle w:val="Kommentarzeichen"/>
          <w:rFonts w:cstheme="minorHAnsi"/>
          <w:color w:val="000000" w:themeColor="text1"/>
          <w:sz w:val="22"/>
          <w:szCs w:val="22"/>
        </w:rPr>
        <w:commentReference w:id="2772"/>
      </w:r>
      <w:commentRangeEnd w:id="2773"/>
      <w:r w:rsidR="00184A86" w:rsidRPr="00184A86">
        <w:rPr>
          <w:rStyle w:val="Kommentarzeichen"/>
          <w:rFonts w:cstheme="minorHAnsi"/>
          <w:color w:val="000000" w:themeColor="text1"/>
          <w:sz w:val="22"/>
          <w:szCs w:val="22"/>
        </w:rPr>
        <w:commentReference w:id="2773"/>
      </w:r>
      <w:r w:rsidRPr="00184A86">
        <w:rPr>
          <w:rFonts w:cstheme="minorHAnsi"/>
          <w:color w:val="000000" w:themeColor="text1"/>
        </w:rPr>
        <w:t>?</w:t>
      </w:r>
    </w:p>
    <w:p w14:paraId="5F82F134" w14:textId="0449F687" w:rsidR="008A0BA9" w:rsidRPr="008B18AC" w:rsidRDefault="00184A86" w:rsidP="008A0BA9">
      <w:pPr>
        <w:rPr>
          <w:rFonts w:cstheme="minorHAnsi"/>
          <w:color w:val="000000" w:themeColor="text1"/>
        </w:rPr>
      </w:pPr>
      <w:r w:rsidRPr="000E5D25">
        <w:rPr>
          <w:rFonts w:cstheme="minorHAnsi"/>
          <w:noProof/>
          <w:color w:val="EE0000"/>
        </w:rPr>
        <w:drawing>
          <wp:anchor distT="0" distB="0" distL="114300" distR="114300" simplePos="0" relativeHeight="251659264" behindDoc="0" locked="0" layoutInCell="1" allowOverlap="1" wp14:anchorId="24835B82" wp14:editId="1D118837">
            <wp:simplePos x="0" y="0"/>
            <wp:positionH relativeFrom="margin">
              <wp:posOffset>3175</wp:posOffset>
            </wp:positionH>
            <wp:positionV relativeFrom="paragraph">
              <wp:posOffset>180340</wp:posOffset>
            </wp:positionV>
            <wp:extent cx="5198745" cy="8207375"/>
            <wp:effectExtent l="0" t="0" r="1905" b="3175"/>
            <wp:wrapTopAndBottom/>
            <wp:docPr id="92317888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178881" name=""/>
                    <pic:cNvPicPr/>
                  </pic:nvPicPr>
                  <pic:blipFill>
                    <a:blip r:embed="rId15">
                      <a:extLst>
                        <a:ext uri="{28A0092B-C50C-407E-A947-70E740481C1C}">
                          <a14:useLocalDpi xmlns:a14="http://schemas.microsoft.com/office/drawing/2010/main" val="0"/>
                        </a:ext>
                      </a:extLst>
                    </a:blip>
                    <a:stretch>
                      <a:fillRect/>
                    </a:stretch>
                  </pic:blipFill>
                  <pic:spPr>
                    <a:xfrm>
                      <a:off x="0" y="0"/>
                      <a:ext cx="5198745" cy="8207375"/>
                    </a:xfrm>
                    <a:prstGeom prst="rect">
                      <a:avLst/>
                    </a:prstGeom>
                  </pic:spPr>
                </pic:pic>
              </a:graphicData>
            </a:graphic>
            <wp14:sizeRelH relativeFrom="margin">
              <wp14:pctWidth>0</wp14:pctWidth>
            </wp14:sizeRelH>
            <wp14:sizeRelV relativeFrom="margin">
              <wp14:pctHeight>0</wp14:pctHeight>
            </wp14:sizeRelV>
          </wp:anchor>
        </w:drawing>
      </w:r>
    </w:p>
    <w:p w14:paraId="7DEF4D52" w14:textId="27923056" w:rsidR="008A0BA9" w:rsidDel="00184A86" w:rsidRDefault="008A0BA9">
      <w:pPr>
        <w:rPr>
          <w:del w:id="2774" w:author="Fabienne Schmaus" w:date="2026-05-11T13:50:00Z" w16du:dateUtc="2026-05-11T11:50:00Z"/>
          <w:rFonts w:cstheme="minorHAnsi"/>
          <w:highlight w:val="yellow"/>
        </w:rPr>
      </w:pPr>
    </w:p>
    <w:p w14:paraId="0DA9D0C2" w14:textId="77777777" w:rsidR="00184A86" w:rsidRDefault="00184A86">
      <w:pPr>
        <w:rPr>
          <w:rFonts w:cstheme="minorHAnsi"/>
          <w:highlight w:val="yellow"/>
        </w:rPr>
      </w:pPr>
      <w:r>
        <w:rPr>
          <w:rFonts w:cstheme="minorHAnsi"/>
          <w:highlight w:val="yellow"/>
        </w:rPr>
        <w:lastRenderedPageBreak/>
        <w:br w:type="page"/>
      </w:r>
    </w:p>
    <w:p w14:paraId="606474C2" w14:textId="25CE11D8" w:rsidR="00BA53A5" w:rsidRPr="003935DB" w:rsidDel="00184A86" w:rsidRDefault="00BA53A5" w:rsidP="00BA53A5">
      <w:pPr>
        <w:rPr>
          <w:del w:id="2775" w:author="Fabienne Schmaus" w:date="2026-05-11T13:50:00Z" w16du:dateUtc="2026-05-11T11:50:00Z"/>
          <w:rFonts w:cstheme="minorHAnsi"/>
        </w:rPr>
      </w:pPr>
      <w:del w:id="2776" w:author="Fabienne Schmaus" w:date="2026-05-11T13:50:00Z" w16du:dateUtc="2026-05-11T11:50:00Z">
        <w:r w:rsidRPr="003935DB" w:rsidDel="00184A86">
          <w:rPr>
            <w:rFonts w:cstheme="minorHAnsi"/>
            <w:highlight w:val="yellow"/>
          </w:rPr>
          <w:lastRenderedPageBreak/>
          <w:delText xml:space="preserve">((Seite </w:delText>
        </w:r>
      </w:del>
      <w:del w:id="2777" w:author="Fabienne Schmaus" w:date="2026-05-11T09:02:00Z" w16du:dateUtc="2026-05-11T07:02:00Z">
        <w:r w:rsidR="003F1E39" w:rsidRPr="003935DB" w:rsidDel="008A0BA9">
          <w:rPr>
            <w:rFonts w:cstheme="minorHAnsi"/>
            <w:highlight w:val="yellow"/>
          </w:rPr>
          <w:delText>2</w:delText>
        </w:r>
        <w:r w:rsidR="00D21301" w:rsidRPr="003935DB" w:rsidDel="008A0BA9">
          <w:rPr>
            <w:rFonts w:cstheme="minorHAnsi"/>
            <w:highlight w:val="yellow"/>
          </w:rPr>
          <w:delText>6</w:delText>
        </w:r>
      </w:del>
      <w:del w:id="2778" w:author="Fabienne Schmaus" w:date="2026-05-11T13:50:00Z" w16du:dateUtc="2026-05-11T11:50:00Z">
        <w:r w:rsidRPr="003935DB" w:rsidDel="00184A86">
          <w:rPr>
            <w:rFonts w:cstheme="minorHAnsi"/>
            <w:highlight w:val="yellow"/>
          </w:rPr>
          <w:delText>))</w:delText>
        </w:r>
      </w:del>
    </w:p>
    <w:p w14:paraId="722D2CD1" w14:textId="7EF0A739" w:rsidR="008B765F" w:rsidRPr="003935DB" w:rsidRDefault="008B765F" w:rsidP="00F76E66">
      <w:pPr>
        <w:spacing w:after="0" w:line="276" w:lineRule="auto"/>
        <w:rPr>
          <w:rFonts w:cstheme="minorHAnsi"/>
          <w:b/>
          <w:bCs/>
          <w:sz w:val="24"/>
          <w:szCs w:val="24"/>
        </w:rPr>
      </w:pPr>
      <w:commentRangeStart w:id="2779"/>
      <w:r w:rsidRPr="003935DB">
        <w:rPr>
          <w:rFonts w:cstheme="minorHAnsi"/>
          <w:b/>
          <w:bCs/>
          <w:sz w:val="24"/>
          <w:szCs w:val="24"/>
        </w:rPr>
        <w:t xml:space="preserve">Interessante </w:t>
      </w:r>
      <w:commentRangeEnd w:id="2779"/>
      <w:r w:rsidR="0018513C" w:rsidRPr="003935DB">
        <w:rPr>
          <w:rStyle w:val="Kommentarzeichen"/>
          <w:rFonts w:cstheme="minorHAnsi"/>
          <w:b/>
          <w:bCs/>
          <w:sz w:val="24"/>
          <w:szCs w:val="24"/>
        </w:rPr>
        <w:commentReference w:id="2779"/>
      </w:r>
      <w:r w:rsidRPr="003935DB">
        <w:rPr>
          <w:rFonts w:cstheme="minorHAnsi"/>
          <w:b/>
          <w:bCs/>
          <w:sz w:val="24"/>
          <w:szCs w:val="24"/>
        </w:rPr>
        <w:t xml:space="preserve">Links zum Thema </w:t>
      </w:r>
      <w:r w:rsidR="008A0BA9">
        <w:rPr>
          <w:rFonts w:cstheme="minorHAnsi"/>
          <w:b/>
          <w:bCs/>
          <w:sz w:val="24"/>
          <w:szCs w:val="24"/>
        </w:rPr>
        <w:t>„</w:t>
      </w:r>
      <w:r w:rsidR="000E5D25" w:rsidRPr="003935DB">
        <w:rPr>
          <w:rFonts w:cstheme="minorHAnsi"/>
          <w:b/>
          <w:bCs/>
          <w:sz w:val="24"/>
          <w:szCs w:val="24"/>
        </w:rPr>
        <w:t>Gesundheitsmythen im Netz</w:t>
      </w:r>
      <w:r w:rsidR="008A0BA9">
        <w:rPr>
          <w:rFonts w:cstheme="minorHAnsi"/>
          <w:b/>
          <w:bCs/>
          <w:sz w:val="24"/>
          <w:szCs w:val="24"/>
        </w:rPr>
        <w:t>“</w:t>
      </w:r>
    </w:p>
    <w:p w14:paraId="25BB607A" w14:textId="77777777" w:rsidR="00530233" w:rsidRPr="003935DB" w:rsidRDefault="00530233" w:rsidP="00F76E66">
      <w:pPr>
        <w:spacing w:after="0" w:line="276" w:lineRule="auto"/>
        <w:rPr>
          <w:rFonts w:cstheme="minorHAnsi"/>
        </w:rPr>
      </w:pPr>
    </w:p>
    <w:p w14:paraId="39E825FD" w14:textId="77777777" w:rsidR="00530233" w:rsidRPr="003935DB" w:rsidRDefault="00530233" w:rsidP="00F76E66">
      <w:pPr>
        <w:spacing w:after="0" w:line="276" w:lineRule="auto"/>
        <w:rPr>
          <w:rFonts w:cstheme="minorHAnsi"/>
        </w:rPr>
      </w:pPr>
    </w:p>
    <w:p w14:paraId="5297CDBE" w14:textId="77777777" w:rsidR="0018513C" w:rsidRPr="003935DB" w:rsidRDefault="0018513C" w:rsidP="0018513C">
      <w:pPr>
        <w:tabs>
          <w:tab w:val="left" w:pos="273"/>
        </w:tabs>
        <w:spacing w:line="276" w:lineRule="auto"/>
        <w:rPr>
          <w:rFonts w:cstheme="minorHAnsi"/>
          <w:highlight w:val="yellow"/>
        </w:rPr>
      </w:pPr>
    </w:p>
    <w:p w14:paraId="24BCD634" w14:textId="7337576F" w:rsidR="0018513C" w:rsidRPr="003935DB" w:rsidRDefault="0018513C" w:rsidP="0018513C">
      <w:pPr>
        <w:shd w:val="clear" w:color="auto" w:fill="FFF2CC" w:themeFill="accent4" w:themeFillTint="33"/>
        <w:tabs>
          <w:tab w:val="left" w:pos="273"/>
        </w:tabs>
        <w:spacing w:line="276" w:lineRule="auto"/>
        <w:rPr>
          <w:rFonts w:cstheme="minorHAnsi"/>
        </w:rPr>
      </w:pPr>
    </w:p>
    <w:tbl>
      <w:tblPr>
        <w:tblW w:w="9638" w:type="dxa"/>
        <w:tblCellMar>
          <w:top w:w="15" w:type="dxa"/>
          <w:left w:w="15" w:type="dxa"/>
          <w:bottom w:w="15" w:type="dxa"/>
          <w:right w:w="15" w:type="dxa"/>
        </w:tblCellMar>
        <w:tblLook w:val="04A0" w:firstRow="1" w:lastRow="0" w:firstColumn="1" w:lastColumn="0" w:noHBand="0" w:noVBand="1"/>
      </w:tblPr>
      <w:tblGrid>
        <w:gridCol w:w="2715"/>
        <w:gridCol w:w="3261"/>
        <w:gridCol w:w="3662"/>
      </w:tblGrid>
      <w:tr w:rsidR="0018513C" w:rsidRPr="003935DB" w14:paraId="4953A1FE" w14:textId="77777777" w:rsidTr="008422CD">
        <w:trPr>
          <w:tblHeader/>
        </w:trPr>
        <w:tc>
          <w:tcPr>
            <w:tcW w:w="2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725D1B" w14:textId="77777777" w:rsidR="0018513C" w:rsidRPr="003935DB" w:rsidRDefault="0018513C" w:rsidP="008422CD">
            <w:pPr>
              <w:shd w:val="clear" w:color="auto" w:fill="FFF2CC" w:themeFill="accent4" w:themeFillTint="33"/>
              <w:tabs>
                <w:tab w:val="left" w:pos="273"/>
              </w:tabs>
              <w:spacing w:after="0" w:line="276" w:lineRule="auto"/>
              <w:rPr>
                <w:rFonts w:cstheme="minorHAnsi"/>
              </w:rPr>
            </w:pPr>
            <w:r w:rsidRPr="003935DB">
              <w:rPr>
                <w:rFonts w:cstheme="minorHAnsi"/>
              </w:rPr>
              <w:t>Quelle</w:t>
            </w:r>
          </w:p>
        </w:tc>
        <w:tc>
          <w:tcPr>
            <w:tcW w:w="32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6ADB4D" w14:textId="77777777" w:rsidR="0018513C" w:rsidRPr="003935DB" w:rsidRDefault="0018513C" w:rsidP="008422CD">
            <w:pPr>
              <w:shd w:val="clear" w:color="auto" w:fill="FFF2CC" w:themeFill="accent4" w:themeFillTint="33"/>
              <w:tabs>
                <w:tab w:val="left" w:pos="273"/>
              </w:tabs>
              <w:spacing w:after="0" w:line="276" w:lineRule="auto"/>
              <w:rPr>
                <w:rFonts w:cstheme="minorHAnsi"/>
              </w:rPr>
            </w:pPr>
            <w:r w:rsidRPr="003935DB">
              <w:rPr>
                <w:rFonts w:cstheme="minorHAnsi"/>
              </w:rPr>
              <w:t>URL</w:t>
            </w:r>
          </w:p>
        </w:tc>
        <w:tc>
          <w:tcPr>
            <w:tcW w:w="36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6C1AF9" w14:textId="77777777" w:rsidR="0018513C" w:rsidRPr="003935DB" w:rsidRDefault="0018513C" w:rsidP="008422CD">
            <w:pPr>
              <w:shd w:val="clear" w:color="auto" w:fill="FFF2CC" w:themeFill="accent4" w:themeFillTint="33"/>
              <w:tabs>
                <w:tab w:val="left" w:pos="273"/>
              </w:tabs>
              <w:spacing w:after="0" w:line="276" w:lineRule="auto"/>
              <w:rPr>
                <w:rFonts w:cstheme="minorHAnsi"/>
              </w:rPr>
            </w:pPr>
            <w:r w:rsidRPr="003935DB">
              <w:rPr>
                <w:rFonts w:cstheme="minorHAnsi"/>
              </w:rPr>
              <w:t>Profil</w:t>
            </w:r>
          </w:p>
        </w:tc>
      </w:tr>
      <w:tr w:rsidR="0018513C" w:rsidRPr="003935DB" w14:paraId="68B96CC9" w14:textId="77777777" w:rsidTr="008422CD">
        <w:tc>
          <w:tcPr>
            <w:tcW w:w="2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7A5774" w14:textId="77777777" w:rsidR="0018513C" w:rsidRPr="003935DB" w:rsidRDefault="0018513C" w:rsidP="008422CD">
            <w:pPr>
              <w:shd w:val="clear" w:color="auto" w:fill="FFF2CC" w:themeFill="accent4" w:themeFillTint="33"/>
              <w:tabs>
                <w:tab w:val="left" w:pos="273"/>
              </w:tabs>
              <w:spacing w:after="0" w:line="276" w:lineRule="auto"/>
              <w:rPr>
                <w:rFonts w:cstheme="minorHAnsi"/>
              </w:rPr>
            </w:pPr>
            <w:r w:rsidRPr="003935DB">
              <w:rPr>
                <w:rFonts w:cstheme="minorHAnsi"/>
              </w:rPr>
              <w:t>IQWiG / gesundheitsinformation.de</w:t>
            </w:r>
          </w:p>
        </w:tc>
        <w:tc>
          <w:tcPr>
            <w:tcW w:w="32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79D03C" w14:textId="77777777" w:rsidR="0018513C" w:rsidRPr="003935DB" w:rsidRDefault="0018513C" w:rsidP="008422CD">
            <w:pPr>
              <w:shd w:val="clear" w:color="auto" w:fill="FFF2CC" w:themeFill="accent4" w:themeFillTint="33"/>
              <w:tabs>
                <w:tab w:val="left" w:pos="273"/>
              </w:tabs>
              <w:spacing w:after="0" w:line="276" w:lineRule="auto"/>
              <w:rPr>
                <w:rFonts w:cstheme="minorHAnsi"/>
              </w:rPr>
            </w:pPr>
            <w:r w:rsidRPr="003935DB">
              <w:rPr>
                <w:rFonts w:cstheme="minorHAnsi"/>
              </w:rPr>
              <w:t>gesundheitsinformation.de</w:t>
            </w:r>
          </w:p>
        </w:tc>
        <w:tc>
          <w:tcPr>
            <w:tcW w:w="36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36787E" w14:textId="77777777" w:rsidR="0018513C" w:rsidRPr="003935DB" w:rsidRDefault="0018513C" w:rsidP="008422CD">
            <w:pPr>
              <w:shd w:val="clear" w:color="auto" w:fill="FFF2CC" w:themeFill="accent4" w:themeFillTint="33"/>
              <w:tabs>
                <w:tab w:val="left" w:pos="273"/>
              </w:tabs>
              <w:spacing w:after="0" w:line="276" w:lineRule="auto"/>
              <w:rPr>
                <w:rFonts w:cstheme="minorHAnsi"/>
              </w:rPr>
            </w:pPr>
            <w:r w:rsidRPr="003935DB">
              <w:rPr>
                <w:rFonts w:cstheme="minorHAnsi"/>
              </w:rPr>
              <w:t>Unabhängige, evidenzbasierte Gesundheitsinfos</w:t>
            </w:r>
          </w:p>
        </w:tc>
      </w:tr>
      <w:tr w:rsidR="0018513C" w:rsidRPr="003935DB" w14:paraId="28E45149" w14:textId="77777777" w:rsidTr="008422CD">
        <w:trPr>
          <w:ins w:id="2780" w:author="Fabienne Schmaus" w:date="2026-05-11T11:17:00Z"/>
        </w:trPr>
        <w:tc>
          <w:tcPr>
            <w:tcW w:w="2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8F5454" w14:textId="77777777" w:rsidR="0018513C" w:rsidRPr="003935DB" w:rsidRDefault="0018513C" w:rsidP="008422CD">
            <w:pPr>
              <w:shd w:val="clear" w:color="auto" w:fill="FFF2CC" w:themeFill="accent4" w:themeFillTint="33"/>
              <w:tabs>
                <w:tab w:val="left" w:pos="273"/>
              </w:tabs>
              <w:spacing w:after="0" w:line="276" w:lineRule="auto"/>
              <w:rPr>
                <w:ins w:id="2781" w:author="Fabienne Schmaus" w:date="2026-05-11T11:17:00Z" w16du:dateUtc="2026-05-11T09:17:00Z"/>
                <w:rFonts w:cstheme="minorHAnsi"/>
              </w:rPr>
            </w:pPr>
          </w:p>
        </w:tc>
        <w:tc>
          <w:tcPr>
            <w:tcW w:w="32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A2F748" w14:textId="77777777" w:rsidR="0018513C" w:rsidRDefault="0018513C" w:rsidP="008422CD">
            <w:pPr>
              <w:tabs>
                <w:tab w:val="left" w:pos="273"/>
              </w:tabs>
              <w:spacing w:line="276" w:lineRule="auto"/>
              <w:rPr>
                <w:ins w:id="2782" w:author="Fabienne Schmaus" w:date="2026-05-11T11:17:00Z" w16du:dateUtc="2026-05-11T09:17:00Z"/>
                <w:rFonts w:cstheme="minorHAnsi"/>
              </w:rPr>
            </w:pPr>
            <w:ins w:id="2783" w:author="Fabienne Schmaus" w:date="2026-05-11T11:17:00Z" w16du:dateUtc="2026-05-11T09:17:00Z">
              <w:r>
                <w:rPr>
                  <w:rFonts w:cstheme="minorHAnsi"/>
                </w:rPr>
                <w:fldChar w:fldCharType="begin"/>
              </w:r>
              <w:r>
                <w:rPr>
                  <w:rFonts w:cstheme="minorHAnsi"/>
                </w:rPr>
                <w:instrText>HYPERLINK "http://www.</w:instrText>
              </w:r>
              <w:r w:rsidRPr="003935DB">
                <w:rPr>
                  <w:rFonts w:cstheme="minorHAnsi"/>
                </w:rPr>
                <w:instrText>bzga.de</w:instrText>
              </w:r>
              <w:r>
                <w:rPr>
                  <w:rFonts w:cstheme="minorHAnsi"/>
                </w:rPr>
                <w:instrText>"</w:instrText>
              </w:r>
              <w:r>
                <w:rPr>
                  <w:rFonts w:cstheme="minorHAnsi"/>
                </w:rPr>
              </w:r>
              <w:r>
                <w:rPr>
                  <w:rFonts w:cstheme="minorHAnsi"/>
                </w:rPr>
                <w:fldChar w:fldCharType="separate"/>
              </w:r>
              <w:r w:rsidRPr="00056795">
                <w:rPr>
                  <w:rStyle w:val="Hyperlink"/>
                  <w:rFonts w:cstheme="minorHAnsi"/>
                </w:rPr>
                <w:t>www.bzga.de</w:t>
              </w:r>
              <w:r>
                <w:rPr>
                  <w:rFonts w:cstheme="minorHAnsi"/>
                </w:rPr>
                <w:fldChar w:fldCharType="end"/>
              </w:r>
              <w:r>
                <w:rPr>
                  <w:rFonts w:cstheme="minorHAnsi"/>
                </w:rPr>
                <w:t xml:space="preserve"> </w:t>
              </w:r>
              <w:r w:rsidRPr="008422CD">
                <w:rPr>
                  <w:rFonts w:cstheme="minorHAnsi"/>
                  <w:highlight w:val="yellow"/>
                </w:rPr>
                <w:t>((Verlinkung auf: xx))</w:t>
              </w:r>
            </w:ins>
          </w:p>
          <w:p w14:paraId="33F533B0" w14:textId="77777777" w:rsidR="0018513C" w:rsidRPr="003935DB" w:rsidRDefault="0018513C" w:rsidP="008422CD">
            <w:pPr>
              <w:shd w:val="clear" w:color="auto" w:fill="FFF2CC" w:themeFill="accent4" w:themeFillTint="33"/>
              <w:tabs>
                <w:tab w:val="left" w:pos="273"/>
              </w:tabs>
              <w:spacing w:after="0" w:line="276" w:lineRule="auto"/>
              <w:rPr>
                <w:ins w:id="2784" w:author="Fabienne Schmaus" w:date="2026-05-11T11:17:00Z" w16du:dateUtc="2026-05-11T09:17:00Z"/>
                <w:rFonts w:cstheme="minorHAnsi"/>
              </w:rPr>
            </w:pPr>
          </w:p>
        </w:tc>
        <w:tc>
          <w:tcPr>
            <w:tcW w:w="36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CCB90F" w14:textId="77777777" w:rsidR="0018513C" w:rsidRPr="003935DB" w:rsidRDefault="0018513C" w:rsidP="008422CD">
            <w:pPr>
              <w:shd w:val="clear" w:color="auto" w:fill="FFF2CC" w:themeFill="accent4" w:themeFillTint="33"/>
              <w:tabs>
                <w:tab w:val="left" w:pos="273"/>
              </w:tabs>
              <w:spacing w:after="0" w:line="276" w:lineRule="auto"/>
              <w:rPr>
                <w:ins w:id="2785" w:author="Fabienne Schmaus" w:date="2026-05-11T11:17:00Z" w16du:dateUtc="2026-05-11T09:17:00Z"/>
                <w:rFonts w:cstheme="minorHAnsi"/>
              </w:rPr>
            </w:pPr>
          </w:p>
        </w:tc>
      </w:tr>
      <w:tr w:rsidR="0018513C" w:rsidRPr="003935DB" w14:paraId="4599A5DF" w14:textId="77777777" w:rsidTr="008422CD">
        <w:tc>
          <w:tcPr>
            <w:tcW w:w="2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0F3961" w14:textId="77777777" w:rsidR="0018513C" w:rsidRPr="003935DB" w:rsidRDefault="0018513C" w:rsidP="008422CD">
            <w:pPr>
              <w:shd w:val="clear" w:color="auto" w:fill="FFF2CC" w:themeFill="accent4" w:themeFillTint="33"/>
              <w:tabs>
                <w:tab w:val="left" w:pos="273"/>
              </w:tabs>
              <w:spacing w:after="0" w:line="276" w:lineRule="auto"/>
              <w:rPr>
                <w:rFonts w:cstheme="minorHAnsi"/>
              </w:rPr>
            </w:pPr>
            <w:r w:rsidRPr="003935DB">
              <w:rPr>
                <w:rFonts w:cstheme="minorHAnsi"/>
              </w:rPr>
              <w:t>Robert Koch-Institut (RKI)</w:t>
            </w:r>
          </w:p>
        </w:tc>
        <w:tc>
          <w:tcPr>
            <w:tcW w:w="32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19329B" w14:textId="77777777" w:rsidR="0018513C" w:rsidRPr="003935DB" w:rsidRDefault="0018513C" w:rsidP="008422CD">
            <w:pPr>
              <w:shd w:val="clear" w:color="auto" w:fill="FFF2CC" w:themeFill="accent4" w:themeFillTint="33"/>
              <w:tabs>
                <w:tab w:val="left" w:pos="273"/>
              </w:tabs>
              <w:spacing w:after="0" w:line="276" w:lineRule="auto"/>
              <w:rPr>
                <w:rFonts w:cstheme="minorHAnsi"/>
              </w:rPr>
            </w:pPr>
            <w:r w:rsidRPr="003935DB">
              <w:rPr>
                <w:rFonts w:cstheme="minorHAnsi"/>
              </w:rPr>
              <w:t>rki.de</w:t>
            </w:r>
          </w:p>
        </w:tc>
        <w:tc>
          <w:tcPr>
            <w:tcW w:w="36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B71B29" w14:textId="77777777" w:rsidR="0018513C" w:rsidRPr="003935DB" w:rsidRDefault="0018513C" w:rsidP="008422CD">
            <w:pPr>
              <w:shd w:val="clear" w:color="auto" w:fill="FFF2CC" w:themeFill="accent4" w:themeFillTint="33"/>
              <w:tabs>
                <w:tab w:val="left" w:pos="273"/>
              </w:tabs>
              <w:spacing w:after="0" w:line="276" w:lineRule="auto"/>
              <w:rPr>
                <w:rFonts w:cstheme="minorHAnsi"/>
              </w:rPr>
            </w:pPr>
            <w:r w:rsidRPr="003935DB">
              <w:rPr>
                <w:rFonts w:cstheme="minorHAnsi"/>
              </w:rPr>
              <w:t>Bundesinstitut für Infektions- &amp; nichtübertragbare Krankheiten</w:t>
            </w:r>
          </w:p>
        </w:tc>
      </w:tr>
      <w:tr w:rsidR="0018513C" w:rsidRPr="003935DB" w14:paraId="025D5550" w14:textId="77777777" w:rsidTr="008422CD">
        <w:tc>
          <w:tcPr>
            <w:tcW w:w="2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7D3BC6" w14:textId="77777777" w:rsidR="0018513C" w:rsidRPr="003935DB" w:rsidRDefault="0018513C" w:rsidP="008422CD">
            <w:pPr>
              <w:shd w:val="clear" w:color="auto" w:fill="FFF2CC" w:themeFill="accent4" w:themeFillTint="33"/>
              <w:tabs>
                <w:tab w:val="left" w:pos="273"/>
              </w:tabs>
              <w:spacing w:after="0" w:line="276" w:lineRule="auto"/>
              <w:rPr>
                <w:rFonts w:cstheme="minorHAnsi"/>
              </w:rPr>
            </w:pPr>
            <w:r w:rsidRPr="003935DB">
              <w:rPr>
                <w:rFonts w:cstheme="minorHAnsi"/>
              </w:rPr>
              <w:t>BIÖG</w:t>
            </w:r>
          </w:p>
        </w:tc>
        <w:tc>
          <w:tcPr>
            <w:tcW w:w="32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6AEAA8" w14:textId="77777777" w:rsidR="0018513C" w:rsidRPr="003935DB" w:rsidRDefault="0018513C" w:rsidP="008422CD">
            <w:pPr>
              <w:shd w:val="clear" w:color="auto" w:fill="FFF2CC" w:themeFill="accent4" w:themeFillTint="33"/>
              <w:tabs>
                <w:tab w:val="left" w:pos="273"/>
              </w:tabs>
              <w:spacing w:after="0" w:line="276" w:lineRule="auto"/>
              <w:rPr>
                <w:rFonts w:cstheme="minorHAnsi"/>
              </w:rPr>
            </w:pPr>
            <w:r w:rsidRPr="003935DB">
              <w:rPr>
                <w:rFonts w:cstheme="minorHAnsi"/>
              </w:rPr>
              <w:t>bioeg.de/</w:t>
            </w:r>
          </w:p>
        </w:tc>
        <w:tc>
          <w:tcPr>
            <w:tcW w:w="36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B8ECB2" w14:textId="77777777" w:rsidR="0018513C" w:rsidRPr="003935DB" w:rsidRDefault="0018513C" w:rsidP="008422CD">
            <w:pPr>
              <w:shd w:val="clear" w:color="auto" w:fill="FFF2CC" w:themeFill="accent4" w:themeFillTint="33"/>
              <w:tabs>
                <w:tab w:val="left" w:pos="273"/>
              </w:tabs>
              <w:spacing w:after="0" w:line="276" w:lineRule="auto"/>
              <w:rPr>
                <w:rFonts w:cstheme="minorHAnsi"/>
              </w:rPr>
            </w:pPr>
            <w:r w:rsidRPr="003935DB">
              <w:rPr>
                <w:rFonts w:cstheme="minorHAnsi"/>
              </w:rPr>
              <w:t xml:space="preserve">Prävention, Aufklärung, Jugendgesundheit </w:t>
            </w:r>
          </w:p>
        </w:tc>
      </w:tr>
      <w:tr w:rsidR="0018513C" w:rsidRPr="003935DB" w14:paraId="3FFF22EE" w14:textId="77777777" w:rsidTr="008422CD">
        <w:tc>
          <w:tcPr>
            <w:tcW w:w="2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9EA013" w14:textId="77777777" w:rsidR="0018513C" w:rsidRPr="003935DB" w:rsidRDefault="0018513C" w:rsidP="008422CD">
            <w:pPr>
              <w:shd w:val="clear" w:color="auto" w:fill="FFF2CC" w:themeFill="accent4" w:themeFillTint="33"/>
              <w:tabs>
                <w:tab w:val="left" w:pos="273"/>
              </w:tabs>
              <w:spacing w:after="0" w:line="276" w:lineRule="auto"/>
              <w:rPr>
                <w:rFonts w:cstheme="minorHAnsi"/>
              </w:rPr>
            </w:pPr>
            <w:r w:rsidRPr="003935DB">
              <w:rPr>
                <w:rFonts w:cstheme="minorHAnsi"/>
              </w:rPr>
              <w:t>BARMER Gesundheitsportal</w:t>
            </w:r>
          </w:p>
        </w:tc>
        <w:tc>
          <w:tcPr>
            <w:tcW w:w="32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6FD3B8" w14:textId="77777777" w:rsidR="0018513C" w:rsidRPr="003935DB" w:rsidRDefault="0018513C" w:rsidP="008422CD">
            <w:pPr>
              <w:shd w:val="clear" w:color="auto" w:fill="FFF2CC" w:themeFill="accent4" w:themeFillTint="33"/>
              <w:tabs>
                <w:tab w:val="left" w:pos="273"/>
              </w:tabs>
              <w:spacing w:after="0" w:line="276" w:lineRule="auto"/>
              <w:rPr>
                <w:rFonts w:cstheme="minorHAnsi"/>
              </w:rPr>
            </w:pPr>
            <w:r w:rsidRPr="003935DB">
              <w:rPr>
                <w:rFonts w:cstheme="minorHAnsi"/>
              </w:rPr>
              <w:t>barmer.de/gesundheit</w:t>
            </w:r>
          </w:p>
        </w:tc>
        <w:tc>
          <w:tcPr>
            <w:tcW w:w="36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1A0A04" w14:textId="77777777" w:rsidR="0018513C" w:rsidRPr="003935DB" w:rsidRDefault="0018513C" w:rsidP="008422CD">
            <w:pPr>
              <w:shd w:val="clear" w:color="auto" w:fill="FFF2CC" w:themeFill="accent4" w:themeFillTint="33"/>
              <w:tabs>
                <w:tab w:val="left" w:pos="273"/>
              </w:tabs>
              <w:spacing w:after="0" w:line="276" w:lineRule="auto"/>
              <w:rPr>
                <w:rFonts w:cstheme="minorHAnsi"/>
              </w:rPr>
            </w:pPr>
            <w:r w:rsidRPr="003935DB">
              <w:rPr>
                <w:rFonts w:cstheme="minorHAnsi"/>
              </w:rPr>
              <w:t>Krankenkassen-Gesundheitsinfos</w:t>
            </w:r>
          </w:p>
        </w:tc>
      </w:tr>
      <w:tr w:rsidR="0018513C" w:rsidRPr="003935DB" w14:paraId="0E5EFB17" w14:textId="77777777" w:rsidTr="008422CD">
        <w:tc>
          <w:tcPr>
            <w:tcW w:w="2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EBD862" w14:textId="77777777" w:rsidR="0018513C" w:rsidRPr="003935DB" w:rsidRDefault="0018513C" w:rsidP="008422CD">
            <w:pPr>
              <w:shd w:val="clear" w:color="auto" w:fill="FFF2CC" w:themeFill="accent4" w:themeFillTint="33"/>
              <w:tabs>
                <w:tab w:val="left" w:pos="273"/>
              </w:tabs>
              <w:spacing w:after="0" w:line="276" w:lineRule="auto"/>
              <w:rPr>
                <w:rFonts w:cstheme="minorHAnsi"/>
              </w:rPr>
            </w:pPr>
            <w:r w:rsidRPr="003935DB">
              <w:rPr>
                <w:rFonts w:cstheme="minorHAnsi"/>
              </w:rPr>
              <w:t>Stiftung Gesundheitswissen</w:t>
            </w:r>
          </w:p>
        </w:tc>
        <w:tc>
          <w:tcPr>
            <w:tcW w:w="32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D8EBDD" w14:textId="77777777" w:rsidR="0018513C" w:rsidRPr="003935DB" w:rsidRDefault="0018513C" w:rsidP="008422CD">
            <w:pPr>
              <w:shd w:val="clear" w:color="auto" w:fill="FFF2CC" w:themeFill="accent4" w:themeFillTint="33"/>
              <w:tabs>
                <w:tab w:val="left" w:pos="273"/>
              </w:tabs>
              <w:spacing w:after="0" w:line="276" w:lineRule="auto"/>
              <w:rPr>
                <w:rFonts w:cstheme="minorHAnsi"/>
              </w:rPr>
            </w:pPr>
            <w:r w:rsidRPr="003935DB">
              <w:rPr>
                <w:rFonts w:cstheme="minorHAnsi"/>
              </w:rPr>
              <w:t>stiftung-gesundheitswissen.de</w:t>
            </w:r>
          </w:p>
        </w:tc>
        <w:tc>
          <w:tcPr>
            <w:tcW w:w="36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DD42F8" w14:textId="77777777" w:rsidR="0018513C" w:rsidRPr="003935DB" w:rsidRDefault="0018513C" w:rsidP="008422CD">
            <w:pPr>
              <w:shd w:val="clear" w:color="auto" w:fill="FFF2CC" w:themeFill="accent4" w:themeFillTint="33"/>
              <w:tabs>
                <w:tab w:val="left" w:pos="273"/>
              </w:tabs>
              <w:spacing w:after="0" w:line="276" w:lineRule="auto"/>
              <w:rPr>
                <w:rFonts w:cstheme="minorHAnsi"/>
              </w:rPr>
            </w:pPr>
            <w:r w:rsidRPr="003935DB">
              <w:rPr>
                <w:rFonts w:cstheme="minorHAnsi"/>
              </w:rPr>
              <w:t>Patientenorientiert, qualitätsgeprüft</w:t>
            </w:r>
          </w:p>
        </w:tc>
      </w:tr>
      <w:tr w:rsidR="0018513C" w:rsidRPr="003935DB" w14:paraId="358FAFAC" w14:textId="77777777" w:rsidTr="008422CD">
        <w:tc>
          <w:tcPr>
            <w:tcW w:w="2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D35068" w14:textId="77777777" w:rsidR="0018513C" w:rsidRPr="003935DB" w:rsidRDefault="0018513C" w:rsidP="008422CD">
            <w:pPr>
              <w:shd w:val="clear" w:color="auto" w:fill="FFF2CC" w:themeFill="accent4" w:themeFillTint="33"/>
              <w:tabs>
                <w:tab w:val="left" w:pos="273"/>
              </w:tabs>
              <w:spacing w:after="0" w:line="276" w:lineRule="auto"/>
              <w:rPr>
                <w:rFonts w:cstheme="minorHAnsi"/>
              </w:rPr>
            </w:pPr>
            <w:r w:rsidRPr="003935DB">
              <w:rPr>
                <w:rFonts w:cstheme="minorHAnsi"/>
              </w:rPr>
              <w:t>Cochrane</w:t>
            </w:r>
          </w:p>
        </w:tc>
        <w:tc>
          <w:tcPr>
            <w:tcW w:w="32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C0A8AF" w14:textId="77777777" w:rsidR="0018513C" w:rsidRPr="003935DB" w:rsidRDefault="0018513C" w:rsidP="008422CD">
            <w:pPr>
              <w:shd w:val="clear" w:color="auto" w:fill="FFF2CC" w:themeFill="accent4" w:themeFillTint="33"/>
              <w:tabs>
                <w:tab w:val="left" w:pos="273"/>
              </w:tabs>
              <w:spacing w:after="0" w:line="276" w:lineRule="auto"/>
              <w:rPr>
                <w:rFonts w:cstheme="minorHAnsi"/>
              </w:rPr>
            </w:pPr>
            <w:r w:rsidRPr="003935DB">
              <w:rPr>
                <w:rFonts w:cstheme="minorHAnsi"/>
              </w:rPr>
              <w:t>cochrane.org</w:t>
            </w:r>
          </w:p>
        </w:tc>
        <w:tc>
          <w:tcPr>
            <w:tcW w:w="36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1401A3" w14:textId="77777777" w:rsidR="0018513C" w:rsidRPr="003935DB" w:rsidRDefault="0018513C" w:rsidP="008422CD">
            <w:pPr>
              <w:shd w:val="clear" w:color="auto" w:fill="FFF2CC" w:themeFill="accent4" w:themeFillTint="33"/>
              <w:tabs>
                <w:tab w:val="left" w:pos="273"/>
              </w:tabs>
              <w:spacing w:after="0" w:line="276" w:lineRule="auto"/>
              <w:rPr>
                <w:rFonts w:cstheme="minorHAnsi"/>
              </w:rPr>
            </w:pPr>
            <w:r w:rsidRPr="003935DB">
              <w:rPr>
                <w:rFonts w:cstheme="minorHAnsi"/>
              </w:rPr>
              <w:t>International, systematische Reviews</w:t>
            </w:r>
          </w:p>
        </w:tc>
      </w:tr>
      <w:tr w:rsidR="0018513C" w:rsidRPr="003935DB" w14:paraId="76417491" w14:textId="77777777" w:rsidTr="008422CD">
        <w:tc>
          <w:tcPr>
            <w:tcW w:w="2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5321B7" w14:textId="77777777" w:rsidR="0018513C" w:rsidRPr="003935DB" w:rsidRDefault="0018513C" w:rsidP="008422CD">
            <w:pPr>
              <w:shd w:val="clear" w:color="auto" w:fill="FFF2CC" w:themeFill="accent4" w:themeFillTint="33"/>
              <w:tabs>
                <w:tab w:val="left" w:pos="273"/>
              </w:tabs>
              <w:spacing w:after="0" w:line="276" w:lineRule="auto"/>
              <w:rPr>
                <w:rFonts w:cstheme="minorHAnsi"/>
              </w:rPr>
            </w:pPr>
            <w:r w:rsidRPr="003935DB">
              <w:rPr>
                <w:rFonts w:cstheme="minorHAnsi"/>
              </w:rPr>
              <w:t>DURCHBLICKT! QuellenChecker</w:t>
            </w:r>
          </w:p>
        </w:tc>
        <w:tc>
          <w:tcPr>
            <w:tcW w:w="32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414737" w14:textId="77777777" w:rsidR="0018513C" w:rsidRPr="003935DB" w:rsidRDefault="0018513C" w:rsidP="008422CD">
            <w:pPr>
              <w:shd w:val="clear" w:color="auto" w:fill="FFF2CC" w:themeFill="accent4" w:themeFillTint="33"/>
              <w:tabs>
                <w:tab w:val="left" w:pos="273"/>
              </w:tabs>
              <w:spacing w:after="0" w:line="276" w:lineRule="auto"/>
              <w:rPr>
                <w:rFonts w:cstheme="minorHAnsi"/>
              </w:rPr>
            </w:pPr>
            <w:r w:rsidRPr="003935DB">
              <w:rPr>
                <w:rFonts w:cstheme="minorHAnsi"/>
              </w:rPr>
              <w:t>durch-blickt.de xxxxx</w:t>
            </w:r>
          </w:p>
        </w:tc>
        <w:tc>
          <w:tcPr>
            <w:tcW w:w="36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55EBBD" w14:textId="77777777" w:rsidR="0018513C" w:rsidRPr="003935DB" w:rsidRDefault="0018513C" w:rsidP="008422CD">
            <w:pPr>
              <w:shd w:val="clear" w:color="auto" w:fill="FFF2CC" w:themeFill="accent4" w:themeFillTint="33"/>
              <w:tabs>
                <w:tab w:val="left" w:pos="273"/>
              </w:tabs>
              <w:spacing w:after="0" w:line="276" w:lineRule="auto"/>
              <w:rPr>
                <w:rFonts w:cstheme="minorHAnsi"/>
              </w:rPr>
            </w:pPr>
            <w:r w:rsidRPr="003935DB">
              <w:rPr>
                <w:rFonts w:cstheme="minorHAnsi"/>
              </w:rPr>
              <w:t>Interaktives Quellenprüf-Tool</w:t>
            </w:r>
          </w:p>
        </w:tc>
      </w:tr>
    </w:tbl>
    <w:p w14:paraId="4821E6BF" w14:textId="77777777" w:rsidR="0018513C" w:rsidRPr="003935DB" w:rsidRDefault="0018513C" w:rsidP="0018513C">
      <w:pPr>
        <w:tabs>
          <w:tab w:val="left" w:pos="273"/>
        </w:tabs>
        <w:spacing w:line="276" w:lineRule="auto"/>
        <w:rPr>
          <w:rFonts w:cstheme="minorHAnsi"/>
        </w:rPr>
      </w:pPr>
    </w:p>
    <w:p w14:paraId="4B104081" w14:textId="77777777" w:rsidR="00530233" w:rsidRPr="003935DB" w:rsidRDefault="00530233" w:rsidP="00F76E66">
      <w:pPr>
        <w:spacing w:after="0" w:line="276" w:lineRule="auto"/>
        <w:rPr>
          <w:rFonts w:cstheme="minorHAnsi"/>
        </w:rPr>
      </w:pPr>
    </w:p>
    <w:p w14:paraId="5215C91C" w14:textId="29DAD453" w:rsidR="00F76E66" w:rsidRPr="003935DB" w:rsidRDefault="00F76E66" w:rsidP="00F76E66">
      <w:pPr>
        <w:spacing w:after="0" w:line="276" w:lineRule="auto"/>
        <w:rPr>
          <w:rFonts w:cstheme="minorHAnsi"/>
        </w:rPr>
      </w:pPr>
      <w:r w:rsidRPr="003935DB">
        <w:rPr>
          <w:rFonts w:cstheme="minorHAnsi"/>
        </w:rPr>
        <w:br w:type="page"/>
      </w:r>
    </w:p>
    <w:p w14:paraId="38543241" w14:textId="4270BA70" w:rsidR="00EC3EBE" w:rsidRPr="003935DB" w:rsidRDefault="00EC3EBE" w:rsidP="008B765F">
      <w:pPr>
        <w:spacing w:after="0" w:line="276" w:lineRule="auto"/>
        <w:rPr>
          <w:rFonts w:cstheme="minorHAnsi"/>
        </w:rPr>
      </w:pPr>
      <w:r w:rsidRPr="003935DB">
        <w:rPr>
          <w:rFonts w:cstheme="minorHAnsi"/>
          <w:highlight w:val="yellow"/>
        </w:rPr>
        <w:lastRenderedPageBreak/>
        <w:t>((Seite Impressum einfügen // Änderungen in Gelb, der Rest ist unverändert))</w:t>
      </w:r>
    </w:p>
    <w:p w14:paraId="0C7A1665" w14:textId="77777777" w:rsidR="00EC3EBE" w:rsidRPr="003935DB" w:rsidRDefault="00EC3EBE" w:rsidP="008B765F">
      <w:pPr>
        <w:spacing w:after="0" w:line="276" w:lineRule="auto"/>
        <w:rPr>
          <w:rFonts w:cstheme="minorHAnsi"/>
        </w:rPr>
      </w:pPr>
    </w:p>
    <w:p w14:paraId="6AF2D05E" w14:textId="77777777" w:rsidR="00EC3EBE" w:rsidRPr="003935DB" w:rsidRDefault="00EC3EBE" w:rsidP="008B765F">
      <w:pPr>
        <w:spacing w:after="0" w:line="276" w:lineRule="auto"/>
        <w:rPr>
          <w:rFonts w:cstheme="minorHAnsi"/>
        </w:rPr>
      </w:pPr>
    </w:p>
    <w:p w14:paraId="11EEFF5B" w14:textId="77777777" w:rsidR="00EC3EBE" w:rsidRPr="003935DB" w:rsidRDefault="00EC3EBE" w:rsidP="008B765F">
      <w:pPr>
        <w:spacing w:after="0" w:line="276" w:lineRule="auto"/>
        <w:rPr>
          <w:rFonts w:cstheme="minorHAnsi"/>
        </w:rPr>
      </w:pPr>
    </w:p>
    <w:p w14:paraId="64A9FCE3" w14:textId="77777777" w:rsidR="00EC3EBE" w:rsidRPr="003935DB" w:rsidRDefault="00EC3EBE" w:rsidP="00EC3EBE">
      <w:pPr>
        <w:spacing w:after="0" w:line="276" w:lineRule="auto"/>
        <w:rPr>
          <w:rFonts w:cstheme="minorHAnsi"/>
          <w:b/>
          <w:bCs/>
        </w:rPr>
      </w:pPr>
      <w:r w:rsidRPr="003935DB">
        <w:rPr>
          <w:rFonts w:cstheme="minorHAnsi"/>
          <w:b/>
          <w:bCs/>
        </w:rPr>
        <w:t>Impressum</w:t>
      </w:r>
    </w:p>
    <w:p w14:paraId="68577338" w14:textId="1321D1B9" w:rsidR="00EC3EBE" w:rsidRPr="003935DB" w:rsidRDefault="00875401" w:rsidP="00875401">
      <w:pPr>
        <w:spacing w:after="0" w:line="276" w:lineRule="auto"/>
        <w:rPr>
          <w:rFonts w:cstheme="minorHAnsi"/>
        </w:rPr>
      </w:pPr>
      <w:r w:rsidRPr="003935DB">
        <w:rPr>
          <w:rFonts w:cstheme="minorHAnsi"/>
        </w:rPr>
        <w:t xml:space="preserve">1. </w:t>
      </w:r>
      <w:r w:rsidR="00EC3EBE" w:rsidRPr="003935DB">
        <w:rPr>
          <w:rFonts w:cstheme="minorHAnsi"/>
        </w:rPr>
        <w:t xml:space="preserve">Auflage </w:t>
      </w:r>
      <w:r w:rsidR="00EC3EBE" w:rsidRPr="003935DB">
        <w:rPr>
          <w:rFonts w:cstheme="minorHAnsi"/>
          <w:highlight w:val="yellow"/>
        </w:rPr>
        <w:t>xxx 2026</w:t>
      </w:r>
      <w:r w:rsidR="00EC3EBE" w:rsidRPr="003935DB">
        <w:rPr>
          <w:rFonts w:cstheme="minorHAnsi"/>
        </w:rPr>
        <w:t>. Das Werk und seine Teile sind urheberrechtlich geschützt. Jede Nutzung in anderen als den gesetzlich zugelassenen Fällen bedarf der vorherigen schriftlichen Einwilligung des Verlages. Abweichend hiervon ist die Vervielfältigung und Verbreitung des Werks und seiner Teile an Lernende zur Veranschaulichung des Unterrichts und zur Lehre an Bildungseinrichtungen durch Lehrende erlaubt.</w:t>
      </w:r>
    </w:p>
    <w:p w14:paraId="1A217CF8" w14:textId="77777777" w:rsidR="00EC3EBE" w:rsidRPr="003935DB" w:rsidRDefault="00EC3EBE" w:rsidP="00875401">
      <w:pPr>
        <w:spacing w:after="0" w:line="276" w:lineRule="auto"/>
        <w:rPr>
          <w:rFonts w:cstheme="minorHAnsi"/>
        </w:rPr>
      </w:pPr>
    </w:p>
    <w:p w14:paraId="7DEC149D" w14:textId="3FFD6289" w:rsidR="00EC3EBE" w:rsidRPr="003935DB" w:rsidRDefault="00EC3EBE" w:rsidP="00EC3EBE">
      <w:pPr>
        <w:spacing w:after="0" w:line="276" w:lineRule="auto"/>
        <w:rPr>
          <w:rFonts w:cstheme="minorHAnsi"/>
        </w:rPr>
      </w:pPr>
      <w:r w:rsidRPr="003935DB">
        <w:rPr>
          <w:rFonts w:cstheme="minorHAnsi"/>
        </w:rPr>
        <w:t xml:space="preserve">In diesem Werk sind nach dem MarkenG geschützte Marken und sonstige Kennzeichen für eine bessere Lesbarkeit nicht besonders kenntlich gemacht. Es kann also aus dem Fehlen eines entsprechenden Hinweises nicht geschlossen werden, dass es sich um einen freien Warennamen handelt. Haftungsnotiz: Auf verschiedenen Seiten dieses Heftes befinden sich Verweise (Links) auf Internetadressen. Trotz sorgfältiger inhaltlicher Kontrolle wird die Haftung für die Inhalte der externen Seiten ausgeschlossen. Für den Inhalt dieser externen Seiten sind ausschließlich die Betreiberinnen und Betreiber verantwortlich. Sollten Sie daher auf kostenpflichtige, illegale oder anstößige Seiten treffen, so bedauern wir dies ausdrücklich und bitten Sie, uns umgehend per E-Mail </w:t>
      </w:r>
      <w:r w:rsidRPr="003935DB">
        <w:rPr>
          <w:rFonts w:cstheme="minorHAnsi"/>
          <w:highlight w:val="yellow"/>
        </w:rPr>
        <w:t>(a.rapp@klett-mex.de)</w:t>
      </w:r>
      <w:r w:rsidRPr="003935DB">
        <w:rPr>
          <w:rFonts w:cstheme="minorHAnsi"/>
        </w:rPr>
        <w:t xml:space="preserve"> davon in Kenntnis zu setzen, damit bei Nachdruck der Nachweis gelöscht wird.</w:t>
      </w:r>
    </w:p>
    <w:p w14:paraId="262CDAAD" w14:textId="77777777" w:rsidR="00EC3EBE" w:rsidRPr="003935DB" w:rsidRDefault="00EC3EBE" w:rsidP="00EC3EBE">
      <w:pPr>
        <w:spacing w:after="0" w:line="276" w:lineRule="auto"/>
        <w:rPr>
          <w:rFonts w:cstheme="minorHAnsi"/>
        </w:rPr>
      </w:pPr>
    </w:p>
    <w:p w14:paraId="64DFD31A" w14:textId="7174BABD" w:rsidR="00EC3EBE" w:rsidRPr="003935DB" w:rsidRDefault="00EC3EBE" w:rsidP="00EC3EBE">
      <w:pPr>
        <w:spacing w:after="0" w:line="276" w:lineRule="auto"/>
        <w:rPr>
          <w:rFonts w:cstheme="minorHAnsi"/>
        </w:rPr>
      </w:pPr>
      <w:r w:rsidRPr="003935DB">
        <w:rPr>
          <w:rFonts w:cstheme="minorHAnsi"/>
          <w:b/>
          <w:bCs/>
        </w:rPr>
        <w:t>Autor:</w:t>
      </w:r>
      <w:r w:rsidRPr="003935DB">
        <w:rPr>
          <w:rFonts w:cstheme="minorHAnsi"/>
        </w:rPr>
        <w:t xml:space="preserve"> Michael Kohl</w:t>
      </w:r>
    </w:p>
    <w:p w14:paraId="79B28740" w14:textId="77777777" w:rsidR="00EC3EBE" w:rsidRPr="003935DB" w:rsidRDefault="00EC3EBE" w:rsidP="00EC3EBE">
      <w:pPr>
        <w:spacing w:after="0" w:line="276" w:lineRule="auto"/>
        <w:rPr>
          <w:rFonts w:cstheme="minorHAnsi"/>
        </w:rPr>
      </w:pPr>
      <w:r w:rsidRPr="003935DB">
        <w:rPr>
          <w:rFonts w:cstheme="minorHAnsi"/>
          <w:b/>
          <w:bCs/>
        </w:rPr>
        <w:t>Redaktion und Autorenkoordination:</w:t>
      </w:r>
      <w:r w:rsidRPr="003935DB">
        <w:rPr>
          <w:rFonts w:cstheme="minorHAnsi"/>
        </w:rPr>
        <w:t xml:space="preserve"> Fabienne Schmaus</w:t>
      </w:r>
    </w:p>
    <w:p w14:paraId="50FB974A" w14:textId="62DA86D8" w:rsidR="00EC3EBE" w:rsidRPr="003935DB" w:rsidRDefault="00EC3EBE" w:rsidP="00EC3EBE">
      <w:pPr>
        <w:spacing w:after="0" w:line="276" w:lineRule="auto"/>
        <w:rPr>
          <w:rFonts w:cstheme="minorHAnsi"/>
        </w:rPr>
      </w:pPr>
      <w:r w:rsidRPr="003935DB">
        <w:rPr>
          <w:rFonts w:cstheme="minorHAnsi"/>
          <w:b/>
          <w:bCs/>
        </w:rPr>
        <w:t>Projektkoordination:</w:t>
      </w:r>
      <w:r w:rsidRPr="003935DB">
        <w:rPr>
          <w:rFonts w:cstheme="minorHAnsi"/>
        </w:rPr>
        <w:t xml:space="preserve"> </w:t>
      </w:r>
      <w:r w:rsidRPr="003935DB">
        <w:rPr>
          <w:rFonts w:cstheme="minorHAnsi"/>
          <w:highlight w:val="yellow"/>
        </w:rPr>
        <w:t>Annkathrin Rapp</w:t>
      </w:r>
      <w:r w:rsidRPr="003935DB">
        <w:rPr>
          <w:rFonts w:cstheme="minorHAnsi"/>
        </w:rPr>
        <w:t>, Klett MEX GmbH</w:t>
      </w:r>
    </w:p>
    <w:p w14:paraId="5EE7C13B" w14:textId="77777777" w:rsidR="00EC3EBE" w:rsidRPr="003935DB" w:rsidRDefault="00EC3EBE" w:rsidP="00EC3EBE">
      <w:pPr>
        <w:spacing w:after="0" w:line="276" w:lineRule="auto"/>
        <w:rPr>
          <w:rFonts w:cstheme="minorHAnsi"/>
        </w:rPr>
      </w:pPr>
      <w:r w:rsidRPr="005B5BEC">
        <w:rPr>
          <w:rFonts w:cstheme="minorHAnsi"/>
          <w:b/>
          <w:bCs/>
          <w:lang w:val="en-US"/>
          <w:rPrChange w:id="2786" w:author="Michael Kohl" w:date="2026-05-20T12:03:00Z" w16du:dateUtc="2026-05-20T10:03:00Z">
            <w:rPr>
              <w:rFonts w:cstheme="minorHAnsi"/>
              <w:b/>
              <w:bCs/>
            </w:rPr>
          </w:rPrChange>
        </w:rPr>
        <w:t>Layout und Satz</w:t>
      </w:r>
      <w:r w:rsidRPr="005B5BEC">
        <w:rPr>
          <w:rFonts w:cstheme="minorHAnsi"/>
          <w:lang w:val="en-US"/>
          <w:rPrChange w:id="2787" w:author="Michael Kohl" w:date="2026-05-20T12:03:00Z" w16du:dateUtc="2026-05-20T10:03:00Z">
            <w:rPr>
              <w:rFonts w:cstheme="minorHAnsi"/>
            </w:rPr>
          </w:rPrChange>
        </w:rPr>
        <w:t xml:space="preserve">: We are Family GmbH &amp; Co. </w:t>
      </w:r>
      <w:r w:rsidRPr="003935DB">
        <w:rPr>
          <w:rFonts w:cstheme="minorHAnsi"/>
        </w:rPr>
        <w:t>KG, Stuttgart</w:t>
      </w:r>
    </w:p>
    <w:p w14:paraId="7BECDBFB" w14:textId="77777777" w:rsidR="00EC3EBE" w:rsidRPr="003935DB" w:rsidRDefault="00EC3EBE" w:rsidP="00EC3EBE">
      <w:pPr>
        <w:spacing w:after="0" w:line="276" w:lineRule="auto"/>
        <w:rPr>
          <w:rFonts w:cstheme="minorHAnsi"/>
        </w:rPr>
      </w:pPr>
      <w:r w:rsidRPr="003935DB">
        <w:rPr>
          <w:rFonts w:cstheme="minorHAnsi"/>
          <w:b/>
          <w:bCs/>
        </w:rPr>
        <w:t>Herausgeber:</w:t>
      </w:r>
      <w:r w:rsidRPr="003935DB">
        <w:rPr>
          <w:rFonts w:cstheme="minorHAnsi"/>
        </w:rPr>
        <w:t xml:space="preserve"> BARMER, Axel-Springer-Straße 44, 10969 Berlin</w:t>
      </w:r>
    </w:p>
    <w:p w14:paraId="48C02D6F" w14:textId="77777777" w:rsidR="00EC3EBE" w:rsidRPr="003935DB" w:rsidRDefault="00EC3EBE" w:rsidP="00EC3EBE">
      <w:pPr>
        <w:spacing w:after="0" w:line="276" w:lineRule="auto"/>
        <w:rPr>
          <w:rFonts w:cstheme="minorHAnsi"/>
        </w:rPr>
      </w:pPr>
      <w:r w:rsidRPr="003935DB">
        <w:rPr>
          <w:rFonts w:cstheme="minorHAnsi"/>
        </w:rPr>
        <w:t>Eine Zusammenarbeit der BARMER und der Klett MEX GmbH</w:t>
      </w:r>
    </w:p>
    <w:p w14:paraId="0F9BE1E8" w14:textId="77777777" w:rsidR="00EC3EBE" w:rsidRPr="003935DB" w:rsidRDefault="00EC3EBE" w:rsidP="00EC3EBE">
      <w:pPr>
        <w:spacing w:after="0" w:line="276" w:lineRule="auto"/>
        <w:rPr>
          <w:rFonts w:cstheme="minorHAnsi"/>
        </w:rPr>
      </w:pPr>
      <w:r w:rsidRPr="003935DB">
        <w:rPr>
          <w:rFonts w:cstheme="minorHAnsi"/>
        </w:rPr>
        <w:t>©BARMER, Berlin, Klett MEX GmbH, Stuttgart und We are Family GmbH &amp; Co. KG, Stuttgart.</w:t>
      </w:r>
    </w:p>
    <w:p w14:paraId="36559846" w14:textId="77777777" w:rsidR="00EC3EBE" w:rsidRPr="003935DB" w:rsidRDefault="00EC3EBE" w:rsidP="00EC3EBE">
      <w:pPr>
        <w:spacing w:after="0" w:line="276" w:lineRule="auto"/>
        <w:rPr>
          <w:rFonts w:cstheme="minorHAnsi"/>
        </w:rPr>
      </w:pPr>
    </w:p>
    <w:p w14:paraId="6A3627F1" w14:textId="7268B787" w:rsidR="00EC3EBE" w:rsidRPr="003935DB" w:rsidRDefault="00EC3EBE" w:rsidP="00EC3EBE">
      <w:pPr>
        <w:spacing w:after="0" w:line="276" w:lineRule="auto"/>
        <w:rPr>
          <w:rFonts w:cstheme="minorHAnsi"/>
          <w:b/>
          <w:bCs/>
        </w:rPr>
      </w:pPr>
      <w:r w:rsidRPr="003935DB">
        <w:rPr>
          <w:rFonts w:cstheme="minorHAnsi"/>
          <w:b/>
          <w:bCs/>
        </w:rPr>
        <w:t>Digital in eine gesunde Zukunft.</w:t>
      </w:r>
    </w:p>
    <w:p w14:paraId="6EDC1D17" w14:textId="3AA73E44" w:rsidR="00EC3EBE" w:rsidRPr="003935DB" w:rsidRDefault="00EC3EBE" w:rsidP="00EC3EBE">
      <w:pPr>
        <w:spacing w:after="0" w:line="276" w:lineRule="auto"/>
        <w:rPr>
          <w:rFonts w:cstheme="minorHAnsi"/>
        </w:rPr>
      </w:pPr>
      <w:r w:rsidRPr="003935DB">
        <w:rPr>
          <w:rFonts w:cstheme="minorHAnsi"/>
        </w:rPr>
        <w:t>Wir wollen die Chancen und Potenziale der Digitalisierung für unsere Gesundheit nutzen, indem wir digitale Kompetenz für selbstbestimmte Entscheidungen in allen Gesundheitsfragen vermitteln.</w:t>
      </w:r>
    </w:p>
    <w:p w14:paraId="4ED859C9" w14:textId="77777777" w:rsidR="00EC3EBE" w:rsidRPr="003935DB" w:rsidRDefault="00EC3EBE" w:rsidP="008B765F">
      <w:pPr>
        <w:spacing w:after="0" w:line="276" w:lineRule="auto"/>
        <w:rPr>
          <w:rFonts w:cstheme="minorHAnsi"/>
        </w:rPr>
      </w:pPr>
    </w:p>
    <w:p w14:paraId="5354B8AD" w14:textId="0EB6481C" w:rsidR="00EC3EBE" w:rsidRPr="003935DB" w:rsidRDefault="00EC3EBE" w:rsidP="008B765F">
      <w:pPr>
        <w:spacing w:after="0" w:line="276" w:lineRule="auto"/>
        <w:rPr>
          <w:rFonts w:cstheme="minorHAnsi"/>
        </w:rPr>
      </w:pPr>
      <w:r w:rsidRPr="003935DB">
        <w:rPr>
          <w:rFonts w:cstheme="minorHAnsi"/>
          <w:highlight w:val="yellow"/>
        </w:rPr>
        <w:t>((+ Logos))</w:t>
      </w:r>
    </w:p>
    <w:sectPr w:rsidR="00EC3EBE" w:rsidRPr="003935DB" w:rsidSect="003F1E39">
      <w:headerReference w:type="even" r:id="rId16"/>
      <w:headerReference w:type="default" r:id="rId17"/>
      <w:footerReference w:type="even" r:id="rId18"/>
      <w:footerReference w:type="default" r:id="rId19"/>
      <w:headerReference w:type="first" r:id="rId20"/>
      <w:footerReference w:type="first" r:id="rId21"/>
      <w:type w:val="continuous"/>
      <w:pgSz w:w="11906" w:h="16838"/>
      <w:pgMar w:top="720" w:right="720" w:bottom="720" w:left="72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1" w:author="Fabienne Schmaus" w:date="2026-05-08T13:36:00Z" w:initials="FS">
    <w:p w14:paraId="0A0DE84C" w14:textId="77777777" w:rsidR="002405B1" w:rsidRDefault="002405B1" w:rsidP="002405B1">
      <w:pPr>
        <w:pStyle w:val="Kommentartext"/>
      </w:pPr>
      <w:r>
        <w:rPr>
          <w:rStyle w:val="Kommentarzeichen"/>
        </w:rPr>
        <w:annotationRef/>
      </w:r>
      <w:r>
        <w:t>Im Abschnitt rechts zu DGK können wir nicht so kreativ arbeiten, ich habe die üblichen Definitionen übernommen</w:t>
      </w:r>
    </w:p>
  </w:comment>
  <w:comment w:id="42" w:author="Michael Kohl" w:date="2026-05-20T12:03:00Z" w:initials="MK">
    <w:p w14:paraId="0D7A609F" w14:textId="77777777" w:rsidR="005B5BEC" w:rsidRDefault="005B5BEC" w:rsidP="005B5BEC">
      <w:pPr>
        <w:pStyle w:val="Kommentartext"/>
      </w:pPr>
      <w:r>
        <w:rPr>
          <w:rStyle w:val="Kommentarzeichen"/>
        </w:rPr>
        <w:annotationRef/>
      </w:r>
      <w:r>
        <w:t>Alles klar</w:t>
      </w:r>
    </w:p>
  </w:comment>
  <w:comment w:id="96" w:author="Fabienne Schmaus" w:date="2026-05-08T13:39:00Z" w:initials="FS">
    <w:p w14:paraId="39D07DA3" w14:textId="77777777" w:rsidR="00364BA2" w:rsidRDefault="00D045AF" w:rsidP="00364BA2">
      <w:pPr>
        <w:pStyle w:val="Kommentartext"/>
        <w:numPr>
          <w:ilvl w:val="0"/>
          <w:numId w:val="72"/>
        </w:numPr>
      </w:pPr>
      <w:r>
        <w:rPr>
          <w:rStyle w:val="Kommentarzeichen"/>
        </w:rPr>
        <w:annotationRef/>
      </w:r>
      <w:r w:rsidR="00364BA2">
        <w:t>Ich würde hier schon etwas anbieten: Faktencheck von Barmer?</w:t>
      </w:r>
    </w:p>
  </w:comment>
  <w:comment w:id="97" w:author="Michael Kohl" w:date="2026-05-20T12:08:00Z" w:initials="MK">
    <w:p w14:paraId="555A1DEC" w14:textId="77777777" w:rsidR="005B5BEC" w:rsidRDefault="005B5BEC" w:rsidP="005B5BEC">
      <w:pPr>
        <w:pStyle w:val="Kommentartext"/>
      </w:pPr>
      <w:r>
        <w:rPr>
          <w:rStyle w:val="Kommentarzeichen"/>
        </w:rPr>
        <w:annotationRef/>
      </w:r>
      <w:r>
        <w:t>Drei Links eingefügt</w:t>
      </w:r>
    </w:p>
  </w:comment>
  <w:comment w:id="120" w:author="Michael Kohl" w:date="2026-05-04T09:11:00Z" w:initials="MK">
    <w:p w14:paraId="1FDAF904" w14:textId="07B1446D" w:rsidR="00E7471E" w:rsidRDefault="00E7471E" w:rsidP="00E7471E">
      <w:pPr>
        <w:pStyle w:val="Kommentartext"/>
      </w:pPr>
      <w:r>
        <w:rPr>
          <w:rStyle w:val="Kommentarzeichen"/>
        </w:rPr>
        <w:annotationRef/>
      </w:r>
      <w:r>
        <w:rPr>
          <w:b/>
          <w:bCs/>
        </w:rPr>
        <w:t xml:space="preserve">Eingearbeitetes Feedback aus dem Grobkonzept: </w:t>
      </w:r>
    </w:p>
    <w:p w14:paraId="2E8FBEC9" w14:textId="77777777" w:rsidR="00E7471E" w:rsidRDefault="00E7471E" w:rsidP="00E7471E">
      <w:pPr>
        <w:pStyle w:val="Kommentartext"/>
        <w:numPr>
          <w:ilvl w:val="0"/>
          <w:numId w:val="20"/>
        </w:numPr>
      </w:pPr>
      <w:r>
        <w:rPr>
          <w:b/>
          <w:bCs/>
        </w:rPr>
        <w:t xml:space="preserve">F1 – </w:t>
      </w:r>
      <w:r>
        <w:t>DURCHBLICKT!-QuellenChecker einbinden</w:t>
      </w:r>
      <w:r>
        <w:br/>
        <w:t>→ Phase 3: Tool-Demo im Plenum + optionale Tool-Anwendung in der Gruppenarbeit</w:t>
      </w:r>
    </w:p>
    <w:p w14:paraId="5B96DE90" w14:textId="77777777" w:rsidR="00E7471E" w:rsidRDefault="00E7471E" w:rsidP="00E7471E">
      <w:pPr>
        <w:pStyle w:val="Kommentartext"/>
        <w:numPr>
          <w:ilvl w:val="0"/>
          <w:numId w:val="20"/>
        </w:numPr>
      </w:pPr>
      <w:r>
        <w:rPr>
          <w:b/>
          <w:bCs/>
        </w:rPr>
        <w:t xml:space="preserve">F2 – </w:t>
      </w:r>
      <w:r>
        <w:t xml:space="preserve"> Exkurs „Gesundheitsmythen und KI"</w:t>
      </w:r>
      <w:r>
        <w:br/>
        <w:t>→ Phase 2 (Hinführung), Sek-II-Block: KI-generierte Falschinfos, Deepfakes, ChatGPT ohne Quellen</w:t>
      </w:r>
    </w:p>
    <w:p w14:paraId="45E52755" w14:textId="77777777" w:rsidR="00E7471E" w:rsidRDefault="00E7471E" w:rsidP="00E7471E">
      <w:pPr>
        <w:pStyle w:val="Kommentartext"/>
        <w:numPr>
          <w:ilvl w:val="0"/>
          <w:numId w:val="20"/>
        </w:numPr>
      </w:pPr>
      <w:r>
        <w:rPr>
          <w:b/>
          <w:bCs/>
        </w:rPr>
        <w:t xml:space="preserve">F3 – </w:t>
      </w:r>
      <w:r>
        <w:t xml:space="preserve"> Liste vertrauenswürdiger Gesundheitsquellen</w:t>
      </w:r>
      <w:r>
        <w:br/>
        <w:t>→ Phase 3 Mini-Infobox + neuer Abschnitt „Vertrauenswürdige Gesundheitsquellen" als Lehrkraft-Referenz</w:t>
      </w:r>
    </w:p>
    <w:p w14:paraId="0322CCBD" w14:textId="77777777" w:rsidR="00E7471E" w:rsidRDefault="00E7471E" w:rsidP="00E7471E">
      <w:pPr>
        <w:pStyle w:val="Kommentartext"/>
        <w:numPr>
          <w:ilvl w:val="0"/>
          <w:numId w:val="20"/>
        </w:numPr>
      </w:pPr>
      <w:r>
        <w:rPr>
          <w:b/>
          <w:bCs/>
        </w:rPr>
        <w:t xml:space="preserve">F4 – </w:t>
      </w:r>
      <w:r>
        <w:t xml:space="preserve"> Illusory Truth Effect (Phase 2, Sek II)</w:t>
      </w:r>
      <w:r>
        <w:br/>
        <w:t>→ Ergänzung in der Mechanismen-Liste der Sek-II-Spalte mit Kurzdefinition</w:t>
      </w:r>
    </w:p>
    <w:p w14:paraId="5C836027" w14:textId="77777777" w:rsidR="00E7471E" w:rsidRDefault="00E7471E" w:rsidP="00E7471E">
      <w:pPr>
        <w:pStyle w:val="Kommentartext"/>
        <w:numPr>
          <w:ilvl w:val="0"/>
          <w:numId w:val="20"/>
        </w:numPr>
      </w:pPr>
      <w:r>
        <w:rPr>
          <w:b/>
          <w:bCs/>
        </w:rPr>
        <w:t xml:space="preserve">F5 – </w:t>
      </w:r>
      <w:r>
        <w:t xml:space="preserve"> Mythen-Labor (von passiv zu aktiv)</w:t>
      </w:r>
      <w:r>
        <w:br/>
        <w:t>→ Neue Phase 6 (Transfer) als Sek-II-Variante; Sek I bleibt beim Quiz; Verlschiebung von Phase 2 nach Phase 6</w:t>
      </w:r>
    </w:p>
  </w:comment>
  <w:comment w:id="121" w:author="Fabienne Schmaus" w:date="2026-05-08T15:21:00Z" w:initials="FS">
    <w:p w14:paraId="51FDD533" w14:textId="77777777" w:rsidR="003935DB" w:rsidRDefault="003935DB" w:rsidP="003935DB">
      <w:pPr>
        <w:pStyle w:val="Kommentartext"/>
      </w:pPr>
      <w:r>
        <w:rPr>
          <w:rStyle w:val="Kommentarzeichen"/>
        </w:rPr>
        <w:annotationRef/>
      </w:r>
      <w:r>
        <w:t>Perfekt!</w:t>
      </w:r>
    </w:p>
  </w:comment>
  <w:comment w:id="166" w:author="Fabienne Schmaus" w:date="2026-05-11T11:56:00Z" w:initials="FS">
    <w:p w14:paraId="2A57E481" w14:textId="77777777" w:rsidR="00A31315" w:rsidRDefault="00A31315" w:rsidP="00A31315">
      <w:pPr>
        <w:pStyle w:val="Kommentartext"/>
      </w:pPr>
      <w:r>
        <w:rPr>
          <w:rStyle w:val="Kommentarzeichen"/>
        </w:rPr>
        <w:annotationRef/>
      </w:r>
      <w:r>
        <w:t>Analog zu LH2 habe ich reine Sek I oder Sek II-Abs gebaut.</w:t>
      </w:r>
    </w:p>
    <w:p w14:paraId="08E5F046" w14:textId="77777777" w:rsidR="00A31315" w:rsidRDefault="00A31315" w:rsidP="00A31315">
      <w:pPr>
        <w:pStyle w:val="Kommentartext"/>
      </w:pPr>
    </w:p>
    <w:p w14:paraId="137CB353" w14:textId="77777777" w:rsidR="00A31315" w:rsidRDefault="00A31315" w:rsidP="00A31315">
      <w:pPr>
        <w:pStyle w:val="Kommentartext"/>
      </w:pPr>
      <w:r>
        <w:t>Bitte die gleiche Formulierung wie bei LH2 verwenden, um zu erklären, dass wie Variante A und B haben und an der gleichen Stelle bei LH3 einfügen.</w:t>
      </w:r>
    </w:p>
  </w:comment>
  <w:comment w:id="167" w:author="Michael Kohl" w:date="2026-05-20T13:39:00Z" w:initials="MK">
    <w:p w14:paraId="312495AA" w14:textId="77777777" w:rsidR="00364EC9" w:rsidRDefault="008E3740" w:rsidP="00364EC9">
      <w:pPr>
        <w:pStyle w:val="Kommentartext"/>
      </w:pPr>
      <w:r>
        <w:rPr>
          <w:rStyle w:val="Kommentarzeichen"/>
        </w:rPr>
        <w:annotationRef/>
      </w:r>
      <w:r w:rsidR="00364EC9">
        <w:t>War nur bei AB1 nötig, oder hab ich was übersehen? Habs im EWH eingefügt wie bei LH2</w:t>
      </w:r>
    </w:p>
  </w:comment>
  <w:comment w:id="189" w:author="Michael Kohl" w:date="2026-05-08T07:57:00Z" w:initials="MK">
    <w:p w14:paraId="6466C312" w14:textId="77777777" w:rsidR="00FB2440" w:rsidRDefault="00FB2440" w:rsidP="00FB2440">
      <w:pPr>
        <w:pStyle w:val="Kommentartext"/>
      </w:pPr>
      <w:r>
        <w:rPr>
          <w:rStyle w:val="Kommentarzeichen"/>
        </w:rPr>
        <w:annotationRef/>
      </w:r>
      <w:r>
        <w:t>Kürzungspotential: Nur 2 Behauptungen (3c und 3d optional)</w:t>
      </w:r>
    </w:p>
  </w:comment>
  <w:comment w:id="190" w:author="Fabienne Schmaus" w:date="2026-05-11T08:13:00Z" w:initials="FS">
    <w:p w14:paraId="04C1327A" w14:textId="77777777" w:rsidR="00FA1ABC" w:rsidRDefault="00FA1ABC" w:rsidP="00FA1ABC">
      <w:pPr>
        <w:pStyle w:val="Kommentartext"/>
      </w:pPr>
      <w:r>
        <w:rPr>
          <w:rStyle w:val="Kommentarzeichen"/>
        </w:rPr>
        <w:annotationRef/>
      </w:r>
      <w:r>
        <w:t>Ich würde es so probieren - ich denke, dass es machbar ist.</w:t>
      </w:r>
    </w:p>
  </w:comment>
  <w:comment w:id="191" w:author="Michael Kohl" w:date="2026-05-20T13:39:00Z" w:initials="MK">
    <w:p w14:paraId="2410EDAE" w14:textId="223C7132" w:rsidR="008E3740" w:rsidRDefault="008E3740" w:rsidP="008E3740">
      <w:pPr>
        <w:pStyle w:val="Kommentartext"/>
      </w:pPr>
      <w:r>
        <w:rPr>
          <w:rStyle w:val="Kommentarzeichen"/>
        </w:rPr>
        <w:annotationRef/>
      </w:r>
      <w:r>
        <w:t>OK</w:t>
      </w:r>
    </w:p>
  </w:comment>
  <w:comment w:id="274" w:author="Michael Kohl" w:date="2026-05-08T07:37:00Z" w:initials="MK">
    <w:p w14:paraId="3211B622" w14:textId="77777777" w:rsidR="0024370D" w:rsidRDefault="00255667" w:rsidP="0024370D">
      <w:pPr>
        <w:pStyle w:val="Kommentartext"/>
      </w:pPr>
      <w:r>
        <w:rPr>
          <w:rStyle w:val="Kommentarzeichen"/>
        </w:rPr>
        <w:annotationRef/>
      </w:r>
      <w:r w:rsidR="0024370D">
        <w:rPr>
          <w:color w:val="000000"/>
        </w:rPr>
        <w:t>Noch Platz für Notizen in AB einbauen?</w:t>
      </w:r>
    </w:p>
  </w:comment>
  <w:comment w:id="275" w:author="Fabienne Schmaus" w:date="2026-05-11T13:51:00Z" w:initials="FS">
    <w:p w14:paraId="1CACCF26" w14:textId="77777777" w:rsidR="0024370D" w:rsidRDefault="0024370D" w:rsidP="0024370D">
      <w:pPr>
        <w:pStyle w:val="Kommentartext"/>
      </w:pPr>
      <w:r>
        <w:rPr>
          <w:rStyle w:val="Kommentarzeichen"/>
        </w:rPr>
        <w:annotationRef/>
      </w:r>
      <w:r>
        <w:t>Eigentlich nicht, ich habe die Arbeitsblätter allgemein schon gestrafft - sonst wird alles viel zu lang.</w:t>
      </w:r>
    </w:p>
  </w:comment>
  <w:comment w:id="276" w:author="Michael Kohl" w:date="2026-05-20T13:42:00Z" w:initials="MK">
    <w:p w14:paraId="251FA84B" w14:textId="77777777" w:rsidR="00AF51A5" w:rsidRDefault="00AF51A5" w:rsidP="00AF51A5">
      <w:pPr>
        <w:pStyle w:val="Kommentartext"/>
      </w:pPr>
      <w:r>
        <w:rPr>
          <w:rStyle w:val="Kommentarzeichen"/>
        </w:rPr>
        <w:annotationRef/>
      </w:r>
      <w:r>
        <w:t>Passt</w:t>
      </w:r>
    </w:p>
  </w:comment>
  <w:comment w:id="341" w:author="Michael Kohl" w:date="2026-05-08T07:56:00Z" w:initials="MK">
    <w:p w14:paraId="54B4112D" w14:textId="39EE2442" w:rsidR="00FB2440" w:rsidRDefault="00FB2440" w:rsidP="00FB2440">
      <w:pPr>
        <w:pStyle w:val="Kommentartext"/>
      </w:pPr>
      <w:r>
        <w:rPr>
          <w:rStyle w:val="Kommentarzeichen"/>
        </w:rPr>
        <w:annotationRef/>
      </w:r>
      <w:r>
        <w:t>Hier Kürzungspotential. Quizkarten könnten in der LH mitgeliefert werden für Sek1. Sek2 könnte nur Vorderseite Arbeitsblatt machen. Rückseite als Hausaufgabe?</w:t>
      </w:r>
    </w:p>
  </w:comment>
  <w:comment w:id="342" w:author="Fabienne Schmaus" w:date="2026-05-11T13:54:00Z" w:initials="FS">
    <w:p w14:paraId="07F7F08C" w14:textId="77777777" w:rsidR="00B95A6A" w:rsidRDefault="00B95A6A" w:rsidP="00B95A6A">
      <w:pPr>
        <w:pStyle w:val="Kommentartext"/>
      </w:pPr>
      <w:r>
        <w:rPr>
          <w:rStyle w:val="Kommentarzeichen"/>
        </w:rPr>
        <w:annotationRef/>
      </w:r>
      <w:r>
        <w:t>Ich würde nicht kürzen hier - ich finde Hausaufgaben bei diesem Projekt nicht so gut, weil es ein Zusatzangebot der Schule ist.</w:t>
      </w:r>
    </w:p>
  </w:comment>
  <w:comment w:id="343" w:author="Michael Kohl" w:date="2026-05-20T13:40:00Z" w:initials="MK">
    <w:p w14:paraId="7E22697A" w14:textId="77777777" w:rsidR="00AF51A5" w:rsidRDefault="00AF51A5" w:rsidP="00AF51A5">
      <w:pPr>
        <w:pStyle w:val="Kommentartext"/>
      </w:pPr>
      <w:r>
        <w:rPr>
          <w:rStyle w:val="Kommentarzeichen"/>
        </w:rPr>
        <w:annotationRef/>
      </w:r>
      <w:r>
        <w:t>Durch Zusammenlegen von Erarbeitung 2 und Vertiefung haben wir hier keine Kürzung nötig denk ich</w:t>
      </w:r>
    </w:p>
  </w:comment>
  <w:comment w:id="398" w:author="Fabienne Schmaus" w:date="2026-05-11T08:55:00Z" w:initials="FS">
    <w:p w14:paraId="21AD0778" w14:textId="77777777" w:rsidR="004D1202" w:rsidRDefault="004D1202" w:rsidP="004D1202">
      <w:pPr>
        <w:pStyle w:val="Kommentartext"/>
      </w:pPr>
      <w:r>
        <w:rPr>
          <w:rStyle w:val="Kommentarzeichen"/>
        </w:rPr>
        <w:annotationRef/>
      </w:r>
      <w:r>
        <w:t>Wo sind diese Leitfragen? Hier ergänzen</w:t>
      </w:r>
    </w:p>
  </w:comment>
  <w:comment w:id="401" w:author="Michael Kohl" w:date="2026-05-20T14:33:00Z" w:initials="MK">
    <w:p w14:paraId="22317B0F" w14:textId="77777777" w:rsidR="00E172D4" w:rsidRDefault="00E172D4" w:rsidP="00E172D4">
      <w:pPr>
        <w:pStyle w:val="Kommentartext"/>
      </w:pPr>
      <w:r>
        <w:rPr>
          <w:rStyle w:val="Kommentarzeichen"/>
        </w:rPr>
        <w:annotationRef/>
      </w:r>
      <w:r>
        <w:t>dGK-Bezug</w:t>
      </w:r>
    </w:p>
  </w:comment>
  <w:comment w:id="407" w:author="Michael Kohl" w:date="2026-05-06T17:23:00Z" w:initials="MK">
    <w:p w14:paraId="71F289E1" w14:textId="77777777" w:rsidR="00B23466" w:rsidRDefault="00B23466" w:rsidP="00B23466">
      <w:pPr>
        <w:pStyle w:val="Kommentartext"/>
      </w:pPr>
      <w:r>
        <w:rPr>
          <w:rStyle w:val="Kommentarzeichen"/>
        </w:rPr>
        <w:annotationRef/>
      </w:r>
      <w:r>
        <w:t>Hab ich als html Datei, falls gewünscht müsste man das noch als powerpoint erstellen</w:t>
      </w:r>
    </w:p>
  </w:comment>
  <w:comment w:id="408" w:author="Fabienne Schmaus" w:date="2026-05-11T13:52:00Z" w:initials="FS">
    <w:p w14:paraId="6616213A" w14:textId="77777777" w:rsidR="00B95A6A" w:rsidRDefault="00B95A6A" w:rsidP="00B95A6A">
      <w:pPr>
        <w:pStyle w:val="Kommentartext"/>
      </w:pPr>
      <w:r>
        <w:rPr>
          <w:rStyle w:val="Kommentarzeichen"/>
        </w:rPr>
        <w:annotationRef/>
      </w:r>
      <w:r>
        <w:t>Es ist nicht immer ganz klar, was wrf braucht oder nicht. Belassen wir es erstmal bei der html-Datei. Sie melden sich schon.</w:t>
      </w:r>
    </w:p>
  </w:comment>
  <w:comment w:id="409" w:author="Michael Kohl" w:date="2026-05-20T12:57:00Z" w:initials="MK">
    <w:p w14:paraId="1C949D7C" w14:textId="77777777" w:rsidR="002F6311" w:rsidRDefault="002F6311" w:rsidP="002F6311">
      <w:pPr>
        <w:pStyle w:val="Kommentartext"/>
      </w:pPr>
      <w:r>
        <w:rPr>
          <w:rStyle w:val="Kommentarzeichen"/>
        </w:rPr>
        <w:annotationRef/>
      </w:r>
      <w:r>
        <w:t>Hab ich dir als Anhang in der Mail mitgeschickt</w:t>
      </w:r>
    </w:p>
  </w:comment>
  <w:comment w:id="425" w:author="Fabienne Schmaus" w:date="2026-05-11T09:09:00Z" w:initials="FS">
    <w:p w14:paraId="0B6E4672" w14:textId="77777777" w:rsidR="008A0BA9" w:rsidRDefault="008A0BA9" w:rsidP="008A0BA9">
      <w:pPr>
        <w:pStyle w:val="Kommentartext"/>
      </w:pPr>
      <w:r>
        <w:rPr>
          <w:rStyle w:val="Kommentarzeichen"/>
        </w:rPr>
        <w:annotationRef/>
      </w:r>
      <w:r>
        <w:t>Was bedeuten diese Sternchen?</w:t>
      </w:r>
    </w:p>
  </w:comment>
  <w:comment w:id="426" w:author="Michael Kohl" w:date="2026-05-20T12:15:00Z" w:initials="MK">
    <w:p w14:paraId="20898B11" w14:textId="77777777" w:rsidR="00DC5430" w:rsidRDefault="00DC5430" w:rsidP="00DC5430">
      <w:pPr>
        <w:pStyle w:val="Kommentartext"/>
      </w:pPr>
      <w:r>
        <w:rPr>
          <w:rStyle w:val="Kommentarzeichen"/>
        </w:rPr>
        <w:annotationRef/>
      </w:r>
      <w:r>
        <w:t>Wieder beim kopieren von Markdown zu Word übrig geblieben ☹️</w:t>
      </w:r>
    </w:p>
  </w:comment>
  <w:comment w:id="503" w:author="Michael Kohl" w:date="2026-05-06T17:26:00Z" w:initials="MK">
    <w:p w14:paraId="657BA387" w14:textId="77777777" w:rsidR="00B23466" w:rsidRDefault="00B23466" w:rsidP="00B23466">
      <w:pPr>
        <w:pStyle w:val="Kommentartext"/>
      </w:pPr>
      <w:r>
        <w:rPr>
          <w:rStyle w:val="Kommentarzeichen"/>
        </w:rPr>
        <w:annotationRef/>
      </w:r>
      <w:r>
        <w:t>Nur erzählen oder brauchen wir da Bildmaterial?</w:t>
      </w:r>
    </w:p>
  </w:comment>
  <w:comment w:id="504" w:author="Fabienne Schmaus" w:date="2026-05-11T10:22:00Z" w:initials="FS">
    <w:p w14:paraId="5EF78E21" w14:textId="77777777" w:rsidR="006204D6" w:rsidRDefault="006204D6" w:rsidP="006204D6">
      <w:pPr>
        <w:pStyle w:val="Kommentartext"/>
      </w:pPr>
      <w:r>
        <w:rPr>
          <w:rStyle w:val="Kommentarzeichen"/>
        </w:rPr>
        <w:annotationRef/>
      </w:r>
      <w:r>
        <w:t>Nein, es passt so, sonst wird es zu lang. Aber dieser Satz / Diese Zeile ist nicht ganz klar. Was muss hier genau die Lehrkraft tun im Plenum?</w:t>
      </w:r>
    </w:p>
  </w:comment>
  <w:comment w:id="505" w:author="Michael Kohl" w:date="2026-05-20T12:20:00Z" w:initials="MK">
    <w:p w14:paraId="1C079231" w14:textId="77777777" w:rsidR="00DC5430" w:rsidRDefault="00DC5430" w:rsidP="00DC5430">
      <w:pPr>
        <w:pStyle w:val="Kommentartext"/>
      </w:pPr>
      <w:r>
        <w:rPr>
          <w:rStyle w:val="Kommentarzeichen"/>
        </w:rPr>
        <w:annotationRef/>
      </w:r>
      <w:r>
        <w:t>Kurzer frontaler Impuls</w:t>
      </w:r>
    </w:p>
  </w:comment>
  <w:comment w:id="533" w:author="Fabienne Schmaus" w:date="2026-05-11T10:25:00Z" w:initials="FS">
    <w:p w14:paraId="4DCD50B2" w14:textId="77777777" w:rsidR="00F73BCB" w:rsidRDefault="00F73BCB" w:rsidP="00F73BCB">
      <w:pPr>
        <w:pStyle w:val="Kommentartext"/>
      </w:pPr>
      <w:r>
        <w:rPr>
          <w:rStyle w:val="Kommentarzeichen"/>
        </w:rPr>
        <w:annotationRef/>
      </w:r>
      <w:r>
        <w:t>Nich ein paar Infos dazu?</w:t>
      </w:r>
    </w:p>
  </w:comment>
  <w:comment w:id="555" w:author="Fabienne Schmaus" w:date="2026-05-11T10:27:00Z" w:initials="FS">
    <w:p w14:paraId="4FEA6662" w14:textId="77777777" w:rsidR="00F73BCB" w:rsidRDefault="00F73BCB" w:rsidP="00F73BCB">
      <w:pPr>
        <w:pStyle w:val="Kommentartext"/>
      </w:pPr>
      <w:r>
        <w:rPr>
          <w:rStyle w:val="Kommentarzeichen"/>
        </w:rPr>
        <w:annotationRef/>
      </w:r>
      <w:r>
        <w:t>Kannst du einen Link hier einfügen?</w:t>
      </w:r>
    </w:p>
  </w:comment>
  <w:comment w:id="556" w:author="Michael Kohl" w:date="2026-05-20T13:59:00Z" w:initials="MK">
    <w:p w14:paraId="651619A5" w14:textId="77777777" w:rsidR="00733B92" w:rsidRDefault="00733B92" w:rsidP="00733B92">
      <w:pPr>
        <w:pStyle w:val="Kommentartext"/>
      </w:pPr>
      <w:r>
        <w:rPr>
          <w:rStyle w:val="Kommentarzeichen"/>
        </w:rPr>
        <w:annotationRef/>
      </w:r>
      <w:r>
        <w:t xml:space="preserve">Universitär: </w:t>
      </w:r>
      <w:hyperlink r:id="rId1" w:history="1">
        <w:r w:rsidRPr="00EF4F1D">
          <w:rPr>
            <w:rStyle w:val="Hyperlink"/>
          </w:rPr>
          <w:t>https://www.uni-marburg.de/de/fb04/team-heck/forschung/der-illusory-truth-effect</w:t>
        </w:r>
      </w:hyperlink>
    </w:p>
  </w:comment>
  <w:comment w:id="557" w:author="Michael Kohl" w:date="2026-05-20T13:59:00Z" w:initials="MK">
    <w:p w14:paraId="19D26BD4" w14:textId="6E9A8B1C" w:rsidR="00733B92" w:rsidRDefault="00733B92" w:rsidP="00733B92">
      <w:pPr>
        <w:pStyle w:val="Kommentartext"/>
      </w:pPr>
      <w:r>
        <w:rPr>
          <w:rStyle w:val="Kommentarzeichen"/>
        </w:rPr>
        <w:annotationRef/>
      </w:r>
      <w:r>
        <w:t xml:space="preserve">Ausführlicher: </w:t>
      </w:r>
      <w:hyperlink r:id="rId2" w:history="1">
        <w:r w:rsidRPr="00E758DE">
          <w:rPr>
            <w:rStyle w:val="Hyperlink"/>
          </w:rPr>
          <w:t>https://anwaltspraxis-magazin.de/kanzleimagazin/in-sachen-glaubwuerdigkeit-der-illusory-truth-effect/</w:t>
        </w:r>
      </w:hyperlink>
    </w:p>
  </w:comment>
  <w:comment w:id="575" w:author="Michael Kohl" w:date="2026-05-20T13:49:00Z" w:initials="MK">
    <w:p w14:paraId="3472A34C" w14:textId="77777777" w:rsidR="00AF51A5" w:rsidRDefault="00AF51A5" w:rsidP="00AF51A5">
      <w:pPr>
        <w:pStyle w:val="Kommentartext"/>
      </w:pPr>
      <w:r>
        <w:rPr>
          <w:rStyle w:val="Kommentarzeichen"/>
        </w:rPr>
        <w:annotationRef/>
      </w:r>
      <w:r>
        <w:t>dGK-Bezug herstellen?</w:t>
      </w:r>
    </w:p>
  </w:comment>
  <w:comment w:id="591" w:author="Michael Kohl" w:date="2026-05-04T12:14:00Z" w:initials="MK">
    <w:p w14:paraId="4B608E25" w14:textId="77777777" w:rsidR="00B74884" w:rsidRDefault="00B74884" w:rsidP="000F50E7">
      <w:pPr>
        <w:pStyle w:val="Kommentartext"/>
      </w:pPr>
      <w:r>
        <w:rPr>
          <w:rStyle w:val="Kommentarzeichen"/>
        </w:rPr>
        <w:annotationRef/>
      </w:r>
      <w:r>
        <w:t>Als QR Code mit aufs Arbeitsblatt?</w:t>
      </w:r>
    </w:p>
  </w:comment>
  <w:comment w:id="592" w:author="Fabienne Schmaus" w:date="2026-05-11T10:29:00Z" w:initials="FS">
    <w:p w14:paraId="5239F4E9" w14:textId="77777777" w:rsidR="00B74884" w:rsidRDefault="00B74884" w:rsidP="00F73BCB">
      <w:pPr>
        <w:pStyle w:val="Kommentartext"/>
      </w:pPr>
      <w:r>
        <w:rPr>
          <w:rStyle w:val="Kommentarzeichen"/>
        </w:rPr>
        <w:annotationRef/>
      </w:r>
      <w:r>
        <w:t>Hm… als Link müsste es im EWT reichen.</w:t>
      </w:r>
    </w:p>
  </w:comment>
  <w:comment w:id="593" w:author="Michael Kohl" w:date="2026-05-20T14:03:00Z" w:initials="MK">
    <w:p w14:paraId="5B83308E" w14:textId="77777777" w:rsidR="00242F78" w:rsidRDefault="00242F78" w:rsidP="00242F78">
      <w:pPr>
        <w:pStyle w:val="Kommentartext"/>
      </w:pPr>
      <w:r>
        <w:rPr>
          <w:rStyle w:val="Kommentarzeichen"/>
        </w:rPr>
        <w:annotationRef/>
      </w:r>
      <w:r>
        <w:t xml:space="preserve">OK, der Quellenchecker ist noch nicht brauchbar. Ich hab dazu Anka geschrieben. Muss Barmer sagen, ob das drin bleiben soll. Hier meine Mail an Anka dazu: </w:t>
      </w:r>
      <w:r>
        <w:rPr>
          <w:color w:val="222222"/>
          <w:highlight w:val="white"/>
        </w:rPr>
        <w:br/>
      </w:r>
      <w:r>
        <w:rPr>
          <w:b/>
          <w:bCs/>
          <w:color w:val="1F1F1F"/>
          <w:highlight w:val="white"/>
        </w:rPr>
        <w:t>Michael Kohl</w:t>
      </w:r>
      <w:r>
        <w:rPr>
          <w:b/>
          <w:bCs/>
          <w:color w:val="5F6368"/>
          <w:highlight w:val="white"/>
        </w:rPr>
        <w:t> </w:t>
      </w:r>
      <w:r>
        <w:rPr>
          <w:b/>
          <w:bCs/>
          <w:color w:val="5E5E5E"/>
          <w:highlight w:val="white"/>
        </w:rPr>
        <w:t>&lt;michaelkohl71@gmail.com&gt;</w:t>
      </w:r>
    </w:p>
    <w:p w14:paraId="52EA9D90" w14:textId="77777777" w:rsidR="00242F78" w:rsidRDefault="00242F78" w:rsidP="00242F78">
      <w:pPr>
        <w:pStyle w:val="Kommentartext"/>
      </w:pPr>
      <w:r>
        <w:rPr>
          <w:color w:val="5E5E5E"/>
          <w:highlight w:val="white"/>
        </w:rPr>
        <w:t>Mo., 4. Mai, 15:41</w:t>
      </w:r>
    </w:p>
    <w:p w14:paraId="0DAB7F52" w14:textId="77777777" w:rsidR="00242F78" w:rsidRDefault="00242F78" w:rsidP="00242F78">
      <w:pPr>
        <w:pStyle w:val="Kommentartext"/>
      </w:pPr>
      <w:r>
        <w:rPr>
          <w:color w:val="5E5E5E"/>
          <w:highlight w:val="white"/>
        </w:rPr>
        <w:t>an Annkathrin</w:t>
      </w:r>
    </w:p>
    <w:p w14:paraId="074036BF" w14:textId="6D2E3BF8" w:rsidR="00242F78" w:rsidRDefault="00242F78" w:rsidP="00242F78">
      <w:pPr>
        <w:pStyle w:val="Kommentartext"/>
      </w:pPr>
      <w:r>
        <w:rPr>
          <w:noProof/>
        </w:rPr>
        <w:drawing>
          <wp:inline distT="0" distB="0" distL="0" distR="0" wp14:anchorId="21BF9600" wp14:editId="310DB23A">
            <wp:extent cx="9525" cy="9525"/>
            <wp:effectExtent l="0" t="0" r="0" b="0"/>
            <wp:docPr id="1408445608" name="Grafik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445608" name="Grafik 1408445608" descr="image"/>
                    <pic:cNvPicPr/>
                  </pic:nvPicPr>
                  <pic:blipFill>
                    <a:blip r:embed="rId3"/>
                    <a:stretch>
                      <a:fillRect/>
                    </a:stretch>
                  </pic:blipFill>
                  <pic:spPr>
                    <a:xfrm>
                      <a:off x="0" y="0"/>
                      <a:ext cx="9525" cy="9525"/>
                    </a:xfrm>
                    <a:prstGeom prst="rect">
                      <a:avLst/>
                    </a:prstGeom>
                  </pic:spPr>
                </pic:pic>
              </a:graphicData>
            </a:graphic>
          </wp:inline>
        </w:drawing>
      </w:r>
    </w:p>
    <w:p w14:paraId="4580FB94" w14:textId="77777777" w:rsidR="00242F78" w:rsidRDefault="00242F78" w:rsidP="00242F78">
      <w:pPr>
        <w:pStyle w:val="Kommentartext"/>
        <w:ind w:left="80"/>
      </w:pPr>
      <w:r>
        <w:rPr>
          <w:color w:val="222222"/>
          <w:highlight w:val="white"/>
        </w:rPr>
        <w:t>Hallo Anka,zusammen mit ChatGPT hab ich folgendes zusammengestellt:</w:t>
      </w:r>
    </w:p>
    <w:p w14:paraId="00402D78" w14:textId="77777777" w:rsidR="00242F78" w:rsidRDefault="00242F78" w:rsidP="00242F78">
      <w:pPr>
        <w:pStyle w:val="Kommentartext"/>
        <w:numPr>
          <w:ilvl w:val="0"/>
          <w:numId w:val="76"/>
        </w:numPr>
      </w:pPr>
      <w:r>
        <w:rPr>
          <w:color w:val="222222"/>
          <w:highlight w:val="white"/>
        </w:rPr>
        <w:br/>
        <w:t>Bei der Nutzung des QuellenCheckers ist mir aufgefallen, dass die aktuellen Fragen zwar inhaltlich sinnvoll sind, in ihrer Form jedoch nicht optimal zum vorgesehenen Ankreuz-Format passen.</w:t>
      </w:r>
      <w:r>
        <w:rPr>
          <w:color w:val="222222"/>
          <w:highlight w:val="white"/>
        </w:rPr>
        <w:br/>
      </w:r>
      <w:r>
        <w:rPr>
          <w:color w:val="222222"/>
          <w:highlight w:val="white"/>
        </w:rPr>
        <w:br/>
        <w:t>Die Fragen sind teilweise:</w:t>
      </w:r>
      <w:r>
        <w:rPr>
          <w:color w:val="222222"/>
          <w:highlight w:val="white"/>
        </w:rPr>
        <w:br/>
        <w:t>mehrdeutig formuliert (z. B. „sachlich oder emotional“ – oft trifft beides zu),</w:t>
      </w:r>
    </w:p>
    <w:p w14:paraId="391CF9C2" w14:textId="77777777" w:rsidR="00242F78" w:rsidRDefault="00242F78" w:rsidP="00242F78">
      <w:pPr>
        <w:pStyle w:val="Kommentartext"/>
        <w:numPr>
          <w:ilvl w:val="0"/>
          <w:numId w:val="76"/>
        </w:numPr>
      </w:pPr>
      <w:r>
        <w:rPr>
          <w:color w:val="222222"/>
          <w:highlight w:val="white"/>
        </w:rPr>
        <w:t>mehrteilig aufgebaut (mehrere Aspekte in einer Frage),</w:t>
      </w:r>
    </w:p>
    <w:p w14:paraId="27A664EA" w14:textId="77777777" w:rsidR="00242F78" w:rsidRDefault="00242F78" w:rsidP="00242F78">
      <w:pPr>
        <w:pStyle w:val="Kommentartext"/>
        <w:numPr>
          <w:ilvl w:val="0"/>
          <w:numId w:val="76"/>
        </w:numPr>
      </w:pPr>
      <w:r>
        <w:rPr>
          <w:color w:val="222222"/>
          <w:highlight w:val="white"/>
        </w:rPr>
        <w:t>oder erfordern eine subjektive Einschätzung, die nicht eindeutig mit „Ja“ oder „Nein“ beantwortet werden kann.</w:t>
      </w:r>
    </w:p>
    <w:p w14:paraId="357A3A47" w14:textId="77777777" w:rsidR="00242F78" w:rsidRDefault="00242F78" w:rsidP="00242F78">
      <w:pPr>
        <w:pStyle w:val="Kommentartext"/>
        <w:numPr>
          <w:ilvl w:val="0"/>
          <w:numId w:val="76"/>
        </w:numPr>
      </w:pPr>
      <w:r>
        <w:rPr>
          <w:color w:val="222222"/>
          <w:highlight w:val="white"/>
        </w:rPr>
        <w:t>Das führt in der Praxis dazu, dass Nutzende unsicher sind:</w:t>
      </w:r>
      <w:r>
        <w:rPr>
          <w:color w:val="222222"/>
          <w:highlight w:val="white"/>
        </w:rPr>
        <w:br/>
        <w:t>Wann darf ich ein Kästchen ankreuzen?</w:t>
      </w:r>
    </w:p>
    <w:p w14:paraId="2D1A8465" w14:textId="77777777" w:rsidR="00242F78" w:rsidRDefault="00242F78" w:rsidP="00242F78">
      <w:pPr>
        <w:pStyle w:val="Kommentartext"/>
        <w:numPr>
          <w:ilvl w:val="0"/>
          <w:numId w:val="76"/>
        </w:numPr>
      </w:pPr>
      <w:r>
        <w:rPr>
          <w:color w:val="222222"/>
          <w:highlight w:val="white"/>
        </w:rPr>
        <w:t>Was gilt als „erfüllt“?</w:t>
      </w:r>
    </w:p>
    <w:p w14:paraId="6D55DEEB" w14:textId="77777777" w:rsidR="00242F78" w:rsidRDefault="00242F78" w:rsidP="00242F78">
      <w:pPr>
        <w:pStyle w:val="Kommentartext"/>
        <w:ind w:left="80"/>
      </w:pPr>
      <w:r>
        <w:rPr>
          <w:color w:val="222222"/>
          <w:highlight w:val="white"/>
        </w:rPr>
        <w:t>Dadurch dass das Ankreuzen eigentlich eine klare Entscheidung voraussetzt, die Fragen aber eher zum Nachdenken und Abwägen sind...</w:t>
      </w:r>
      <w:r>
        <w:rPr>
          <w:color w:val="222222"/>
          <w:highlight w:val="white"/>
        </w:rPr>
        <w:br/>
      </w:r>
      <w:r>
        <w:rPr>
          <w:color w:val="222222"/>
          <w:highlight w:val="white"/>
        </w:rPr>
        <w:br/>
        <w:t>Das Format (Checkbox) und die Formulierung der Fragen passen meiner Meinung nach aktuell nicht gut zusammen.</w:t>
      </w:r>
      <w:r>
        <w:rPr>
          <w:color w:val="222222"/>
          <w:highlight w:val="white"/>
        </w:rPr>
        <w:br/>
      </w:r>
      <w:r>
        <w:rPr>
          <w:color w:val="222222"/>
          <w:highlight w:val="white"/>
        </w:rPr>
        <w:br/>
      </w:r>
      <w:r>
        <w:rPr>
          <w:b/>
          <w:bCs/>
          <w:color w:val="222222"/>
          <w:highlight w:val="white"/>
        </w:rPr>
        <w:t>Vorschlag </w:t>
      </w:r>
    </w:p>
    <w:p w14:paraId="1255E179" w14:textId="77777777" w:rsidR="00242F78" w:rsidRDefault="00242F78" w:rsidP="00242F78">
      <w:pPr>
        <w:pStyle w:val="Kommentartext"/>
        <w:ind w:left="80"/>
      </w:pPr>
      <w:r>
        <w:rPr>
          <w:color w:val="222222"/>
          <w:highlight w:val="white"/>
        </w:rPr>
        <w:br/>
        <w:t>Um das bestehende Layout beizubehalten, würde ich die Fragen so umzuformulieren, dass sie eindeutig als positive, überprüfbare Kriterien funktionieren, sodass ein Häkchen immer bedeutet</w:t>
      </w:r>
      <w:r>
        <w:rPr>
          <w:color w:val="222222"/>
          <w:highlight w:val="white"/>
        </w:rPr>
        <w:br/>
        <w:t>"Das ist ein gutes Zeichen für die Vertrauenswürdigkeit"</w:t>
      </w:r>
      <w:r>
        <w:rPr>
          <w:color w:val="222222"/>
          <w:highlight w:val="white"/>
        </w:rPr>
        <w:br/>
      </w:r>
      <w:r>
        <w:rPr>
          <w:color w:val="222222"/>
          <w:highlight w:val="white"/>
        </w:rPr>
        <w:br/>
        <w:t>Beispiel </w:t>
      </w:r>
      <w:r>
        <w:rPr>
          <w:color w:val="222222"/>
          <w:highlight w:val="white"/>
        </w:rPr>
        <w:br/>
        <w:t>* ☐ Eine Autorin oder ein Autor ist klar genannt.</w:t>
      </w:r>
      <w:r>
        <w:rPr>
          <w:color w:val="222222"/>
          <w:highlight w:val="white"/>
        </w:rPr>
        <w:br/>
        <w:t>* ☐ Die Autorin / der Autor hat nachweislich weitere Beiträge zu diesem Thema veröffentlicht.</w:t>
      </w:r>
      <w:r>
        <w:rPr>
          <w:color w:val="222222"/>
          <w:highlight w:val="white"/>
        </w:rPr>
        <w:br/>
        <w:t>* ☐ Der Text enthält ein aktuelles Veröffentlichungsdatum.</w:t>
      </w:r>
      <w:r>
        <w:rPr>
          <w:color w:val="222222"/>
          <w:highlight w:val="white"/>
        </w:rPr>
        <w:br/>
        <w:t>* ☐ Es werden überprüfbare Quellen oder Links angegeben.</w:t>
      </w:r>
      <w:r>
        <w:rPr>
          <w:color w:val="222222"/>
          <w:highlight w:val="white"/>
        </w:rPr>
        <w:br/>
        <w:t>* ☐ Der Text ist überwiegend sachlich und nicht stark emotional formuliert.</w:t>
      </w:r>
      <w:r>
        <w:rPr>
          <w:color w:val="222222"/>
          <w:highlight w:val="white"/>
        </w:rPr>
        <w:br/>
        <w:t>* ☐ Der Text enthält kaum Rechtschreib- oder Grammatikfehler.</w:t>
      </w:r>
      <w:r>
        <w:rPr>
          <w:color w:val="222222"/>
          <w:highlight w:val="white"/>
        </w:rPr>
        <w:br/>
        <w:t>* ☐ Der Text wurde auf einer bekannten oder vertrauenswürdigen Website veröffentlicht.</w:t>
      </w:r>
      <w:r>
        <w:rPr>
          <w:color w:val="222222"/>
          <w:highlight w:val="white"/>
        </w:rPr>
        <w:br/>
        <w:t>* ☐ Der Text ist respektvoll und enthält keine Beleidigungen oder Diskriminierung.</w:t>
      </w:r>
      <w:r>
        <w:rPr>
          <w:color w:val="222222"/>
          <w:highlight w:val="white"/>
        </w:rPr>
        <w:br/>
      </w:r>
      <w:r>
        <w:rPr>
          <w:color w:val="222222"/>
          <w:highlight w:val="white"/>
        </w:rPr>
        <w:br/>
        <w:t>Ein kurzer Hinweis im Einleitungstext würde die Nutzung zusätzlich erleichtern: „Je mehr Kästchen du ankreuzen kannst, desto vertrauenswürdiger ist die Quelle.“</w:t>
      </w:r>
      <w:r>
        <w:rPr>
          <w:color w:val="222222"/>
          <w:highlight w:val="white"/>
        </w:rPr>
        <w:br/>
      </w:r>
      <w:r>
        <w:rPr>
          <w:color w:val="222222"/>
          <w:highlight w:val="white"/>
        </w:rPr>
        <w:br/>
        <w:t>Grüße</w:t>
      </w:r>
    </w:p>
    <w:p w14:paraId="03B79B6E" w14:textId="77777777" w:rsidR="00242F78" w:rsidRDefault="00242F78" w:rsidP="00242F78">
      <w:pPr>
        <w:pStyle w:val="Kommentartext"/>
        <w:ind w:left="80"/>
      </w:pPr>
      <w:r>
        <w:rPr>
          <w:color w:val="888888"/>
          <w:highlight w:val="white"/>
        </w:rPr>
        <w:t>Michael</w:t>
      </w:r>
      <w:r>
        <w:rPr>
          <w:color w:val="888888"/>
          <w:highlight w:val="white"/>
        </w:rPr>
        <w:br/>
      </w:r>
    </w:p>
    <w:p w14:paraId="35D26E7A" w14:textId="77777777" w:rsidR="00242F78" w:rsidRDefault="00242F78" w:rsidP="00242F78">
      <w:pPr>
        <w:pStyle w:val="Kommentartext"/>
        <w:ind w:left="80"/>
      </w:pPr>
    </w:p>
    <w:p w14:paraId="64E51BE7" w14:textId="77777777" w:rsidR="00242F78" w:rsidRDefault="00242F78" w:rsidP="00242F78">
      <w:pPr>
        <w:pStyle w:val="Kommentartext"/>
        <w:ind w:left="80"/>
      </w:pPr>
    </w:p>
    <w:p w14:paraId="446C681A" w14:textId="77777777" w:rsidR="00242F78" w:rsidRDefault="00242F78" w:rsidP="00242F78">
      <w:pPr>
        <w:pStyle w:val="Kommentartext"/>
        <w:ind w:left="80"/>
      </w:pPr>
    </w:p>
    <w:p w14:paraId="0DE2789A" w14:textId="77777777" w:rsidR="00242F78" w:rsidRDefault="00242F78" w:rsidP="00242F78">
      <w:pPr>
        <w:pStyle w:val="Kommentartext"/>
        <w:ind w:left="80"/>
      </w:pPr>
    </w:p>
    <w:p w14:paraId="5C430BDE" w14:textId="77777777" w:rsidR="00242F78" w:rsidRDefault="00242F78" w:rsidP="00242F78">
      <w:pPr>
        <w:pStyle w:val="Kommentartext"/>
        <w:ind w:left="80"/>
      </w:pPr>
    </w:p>
  </w:comment>
  <w:comment w:id="639" w:author="Fabienne Schmaus" w:date="2026-05-11T10:38:00Z" w:initials="FS">
    <w:p w14:paraId="1320A394" w14:textId="77777777" w:rsidR="0018513C" w:rsidRDefault="00460735" w:rsidP="0018513C">
      <w:pPr>
        <w:pStyle w:val="Kommentartext"/>
      </w:pPr>
      <w:r>
        <w:rPr>
          <w:rStyle w:val="Kommentarzeichen"/>
        </w:rPr>
        <w:annotationRef/>
      </w:r>
      <w:r w:rsidR="0018513C">
        <w:t>Hier überall bei xx brauchen wir eine konkrete Verlinkung auf eine bestimmte Seite.</w:t>
      </w:r>
    </w:p>
  </w:comment>
  <w:comment w:id="640" w:author="Michael Kohl" w:date="2026-05-20T14:06:00Z" w:initials="MK">
    <w:p w14:paraId="74C32720" w14:textId="77777777" w:rsidR="00242F78" w:rsidRDefault="00242F78" w:rsidP="00242F78">
      <w:pPr>
        <w:pStyle w:val="Kommentartext"/>
      </w:pPr>
      <w:r>
        <w:rPr>
          <w:rStyle w:val="Kommentarzeichen"/>
        </w:rPr>
        <w:annotationRef/>
      </w:r>
      <w:r>
        <w:t xml:space="preserve">Zur ersten Website hab ich zwei gute Links...vielleicht kann man beide reintun? 1) </w:t>
      </w:r>
      <w:hyperlink r:id="rId4" w:history="1">
        <w:r w:rsidRPr="00E12DB9">
          <w:rPr>
            <w:rStyle w:val="Hyperlink"/>
          </w:rPr>
          <w:t>https://www.gesundheitsinformation.de/themengebiete/informieren-und-entscheiden.html</w:t>
        </w:r>
      </w:hyperlink>
      <w:r>
        <w:t xml:space="preserve"> und 2) </w:t>
      </w:r>
      <w:hyperlink r:id="rId5" w:history="1">
        <w:r w:rsidRPr="00E12DB9">
          <w:rPr>
            <w:rStyle w:val="Hyperlink"/>
          </w:rPr>
          <w:t>https://www.gesundheitsinformation.de/themengebiete/was-ist-evidenzbasierte-medizin.html</w:t>
        </w:r>
      </w:hyperlink>
    </w:p>
  </w:comment>
  <w:comment w:id="641" w:author="Michael Kohl" w:date="2026-05-20T14:10:00Z" w:initials="MK">
    <w:p w14:paraId="3B3E1361" w14:textId="77777777" w:rsidR="00242F78" w:rsidRDefault="00242F78" w:rsidP="00242F78">
      <w:pPr>
        <w:pStyle w:val="Kommentartext"/>
      </w:pPr>
      <w:r>
        <w:rPr>
          <w:rStyle w:val="Kommentarzeichen"/>
        </w:rPr>
        <w:annotationRef/>
      </w:r>
      <w:r>
        <w:t xml:space="preserve">Auf der RKI Seite bin ich auf eine passende Seite aufmerksam geworden: </w:t>
      </w:r>
      <w:hyperlink r:id="rId6" w:history="1">
        <w:r w:rsidRPr="001701ED">
          <w:rPr>
            <w:rStyle w:val="Hyperlink"/>
          </w:rPr>
          <w:t>https://www.oeffentlichergesundheitsdienst.de/klaert-auf/gesundheitskompetenz</w:t>
        </w:r>
      </w:hyperlink>
    </w:p>
  </w:comment>
  <w:comment w:id="642" w:author="Michael Kohl" w:date="2026-05-20T14:16:00Z" w:initials="MK">
    <w:p w14:paraId="1F1714EA" w14:textId="77777777" w:rsidR="00CB5EC7" w:rsidRDefault="00CB5EC7" w:rsidP="00CB5EC7">
      <w:pPr>
        <w:pStyle w:val="Kommentartext"/>
      </w:pPr>
      <w:r>
        <w:rPr>
          <w:rStyle w:val="Kommentarzeichen"/>
        </w:rPr>
        <w:annotationRef/>
      </w:r>
      <w:r>
        <w:t xml:space="preserve">Bei cochrane hab ich mal die Seite mit den beliebtesten Artikeln genommen: </w:t>
      </w:r>
      <w:hyperlink r:id="rId7" w:history="1">
        <w:r w:rsidRPr="00A44837">
          <w:rPr>
            <w:rStyle w:val="Hyperlink"/>
          </w:rPr>
          <w:t>https://www.cochranelibrary.com/cochrane-clinical-answers-most-read</w:t>
        </w:r>
      </w:hyperlink>
    </w:p>
  </w:comment>
  <w:comment w:id="685" w:author="Fabienne Schmaus" w:date="2026-05-11T11:21:00Z" w:initials="FS">
    <w:p w14:paraId="0979E229" w14:textId="77777777" w:rsidR="0018513C" w:rsidRDefault="0018513C" w:rsidP="0018513C">
      <w:pPr>
        <w:pStyle w:val="Kommentartext"/>
      </w:pPr>
      <w:r>
        <w:rPr>
          <w:rStyle w:val="Kommentarzeichen"/>
        </w:rPr>
        <w:annotationRef/>
      </w:r>
      <w:r>
        <w:t xml:space="preserve">Ich habe hier drei „Highlights“ aus deiner Tabelle „Verlässliche Quellen“ herausgepickt und eingefügt, weil sie an dieser Stelle gut passen. </w:t>
      </w:r>
    </w:p>
    <w:p w14:paraId="23E60208" w14:textId="77777777" w:rsidR="0018513C" w:rsidRDefault="0018513C" w:rsidP="0018513C">
      <w:pPr>
        <w:pStyle w:val="Kommentartext"/>
      </w:pPr>
    </w:p>
    <w:p w14:paraId="4928741E" w14:textId="77777777" w:rsidR="0018513C" w:rsidRDefault="0018513C" w:rsidP="0018513C">
      <w:pPr>
        <w:pStyle w:val="Kommentartext"/>
      </w:pPr>
      <w:r>
        <w:t>Damit das EWT aber nicht zu lang wird, habe ich die Tabelle auf die Seite „Interessante Links“ geschoben - mit einem Kommentar.</w:t>
      </w:r>
    </w:p>
  </w:comment>
  <w:comment w:id="686" w:author="Michael Kohl" w:date="2026-05-20T14:17:00Z" w:initials="MK">
    <w:p w14:paraId="2A1175AE" w14:textId="77777777" w:rsidR="00CB5EC7" w:rsidRDefault="00CB5EC7" w:rsidP="00CB5EC7">
      <w:pPr>
        <w:pStyle w:val="Kommentartext"/>
      </w:pPr>
      <w:r>
        <w:rPr>
          <w:rStyle w:val="Kommentarzeichen"/>
        </w:rPr>
        <w:annotationRef/>
      </w:r>
      <w:r>
        <w:t>OK</w:t>
      </w:r>
    </w:p>
  </w:comment>
  <w:comment w:id="780" w:author="Fabienne Schmaus" w:date="2026-05-11T10:46:00Z" w:initials="FS">
    <w:p w14:paraId="083AD020" w14:textId="426C02D6" w:rsidR="003E32A0" w:rsidRDefault="003E32A0" w:rsidP="003E32A0">
      <w:pPr>
        <w:pStyle w:val="Kommentartext"/>
      </w:pPr>
      <w:r>
        <w:rPr>
          <w:rStyle w:val="Kommentarzeichen"/>
        </w:rPr>
        <w:annotationRef/>
      </w:r>
      <w:r>
        <w:t>Wir brauchen die Quelle dazu, ich habe die Infobox schon vorbereitet.</w:t>
      </w:r>
    </w:p>
  </w:comment>
  <w:comment w:id="781" w:author="Michael Kohl" w:date="2026-05-20T14:26:00Z" w:initials="MK">
    <w:p w14:paraId="35A7C9E7" w14:textId="77777777" w:rsidR="00D12BDC" w:rsidRDefault="00D12BDC" w:rsidP="00D12BDC">
      <w:pPr>
        <w:pStyle w:val="Kommentartext"/>
      </w:pPr>
      <w:r>
        <w:rPr>
          <w:rStyle w:val="Kommentarzeichen"/>
        </w:rPr>
        <w:annotationRef/>
      </w:r>
      <w:r>
        <w:t>eingefügt</w:t>
      </w:r>
    </w:p>
  </w:comment>
  <w:comment w:id="893" w:author="Fabienne Schmaus" w:date="2026-05-11T09:11:00Z" w:initials="FS">
    <w:p w14:paraId="4941807E" w14:textId="77777777" w:rsidR="00C72ED5" w:rsidRDefault="00C72ED5" w:rsidP="00F7152F">
      <w:pPr>
        <w:pStyle w:val="Kommentartext"/>
      </w:pPr>
      <w:r>
        <w:rPr>
          <w:rStyle w:val="Kommentarzeichen"/>
        </w:rPr>
        <w:annotationRef/>
      </w:r>
      <w:r>
        <w:t>– @Fabienne: Quellenauszüge auf AB 3 vorgeben/abdrucken? -&gt; Schüler:innen müssen nicht selbst recherchieren?)</w:t>
      </w:r>
    </w:p>
  </w:comment>
  <w:comment w:id="894" w:author="Fabienne Schmaus" w:date="2026-05-11T09:11:00Z" w:initials="FS">
    <w:p w14:paraId="70EB4E1E" w14:textId="77777777" w:rsidR="00C72ED5" w:rsidRDefault="00C72ED5" w:rsidP="00F7152F">
      <w:pPr>
        <w:pStyle w:val="Kommentartext"/>
      </w:pPr>
      <w:r>
        <w:rPr>
          <w:rStyle w:val="Kommentarzeichen"/>
        </w:rPr>
        <w:annotationRef/>
      </w:r>
      <w:r>
        <w:t>Ja, bitte auf AB</w:t>
      </w:r>
    </w:p>
  </w:comment>
  <w:comment w:id="932" w:author="Fabienne Schmaus" w:date="2026-05-11T09:11:00Z" w:initials="FS">
    <w:p w14:paraId="5499619C" w14:textId="77777777" w:rsidR="00F7152F" w:rsidRDefault="00F7152F" w:rsidP="00F7152F">
      <w:pPr>
        <w:pStyle w:val="Kommentartext"/>
      </w:pPr>
      <w:r>
        <w:rPr>
          <w:rStyle w:val="Kommentarzeichen"/>
        </w:rPr>
        <w:annotationRef/>
      </w:r>
      <w:r>
        <w:t>– @Fabienne: Quellenauszüge auf AB 3 vorgeben/abdrucken? -&gt; Schüler:innen müssen nicht selbst recherchieren?)</w:t>
      </w:r>
    </w:p>
  </w:comment>
  <w:comment w:id="933" w:author="Fabienne Schmaus" w:date="2026-05-11T09:11:00Z" w:initials="FS">
    <w:p w14:paraId="5EEC70D8" w14:textId="77777777" w:rsidR="00F7152F" w:rsidRDefault="00F7152F" w:rsidP="00F7152F">
      <w:pPr>
        <w:pStyle w:val="Kommentartext"/>
      </w:pPr>
      <w:r>
        <w:rPr>
          <w:rStyle w:val="Kommentarzeichen"/>
        </w:rPr>
        <w:annotationRef/>
      </w:r>
      <w:r>
        <w:t>Ja, bitte auf AB</w:t>
      </w:r>
    </w:p>
  </w:comment>
  <w:comment w:id="989" w:author="Fabienne Schmaus" w:date="2026-05-11T11:13:00Z" w:initials="FS">
    <w:p w14:paraId="58DAAB3E" w14:textId="77777777" w:rsidR="00C72ED5" w:rsidRDefault="00C72ED5" w:rsidP="00C72ED5">
      <w:pPr>
        <w:pStyle w:val="Kommentartext"/>
      </w:pPr>
      <w:r>
        <w:rPr>
          <w:rStyle w:val="Kommentarzeichen"/>
        </w:rPr>
        <w:annotationRef/>
      </w:r>
      <w:r>
        <w:t>2-er Gruppen??</w:t>
      </w:r>
    </w:p>
  </w:comment>
  <w:comment w:id="990" w:author="Michael Kohl" w:date="2026-05-20T14:27:00Z" w:initials="MK">
    <w:p w14:paraId="31290C2A" w14:textId="77777777" w:rsidR="00D12BDC" w:rsidRDefault="00D12BDC" w:rsidP="00D12BDC">
      <w:pPr>
        <w:pStyle w:val="Kommentartext"/>
      </w:pPr>
      <w:r>
        <w:rPr>
          <w:rStyle w:val="Kommentarzeichen"/>
        </w:rPr>
        <w:annotationRef/>
      </w:r>
      <w:r>
        <w:t>Meh...natürlich</w:t>
      </w:r>
    </w:p>
  </w:comment>
  <w:comment w:id="1022" w:author="Michael Kohl" w:date="2026-05-20T13:51:00Z" w:initials="MK">
    <w:p w14:paraId="210AA783" w14:textId="77777777" w:rsidR="00817E2A" w:rsidRDefault="00817E2A" w:rsidP="00817E2A">
      <w:pPr>
        <w:pStyle w:val="Kommentartext"/>
      </w:pPr>
      <w:r>
        <w:rPr>
          <w:rStyle w:val="Kommentarzeichen"/>
        </w:rPr>
        <w:annotationRef/>
      </w:r>
      <w:r>
        <w:t>dGK-Bezug herstellen?</w:t>
      </w:r>
    </w:p>
  </w:comment>
  <w:comment w:id="1023" w:author="Michael Kohl" w:date="2026-05-20T14:28:00Z" w:initials="MK">
    <w:p w14:paraId="1A32D5C3" w14:textId="77777777" w:rsidR="00D12BDC" w:rsidRDefault="00D12BDC" w:rsidP="00D12BDC">
      <w:pPr>
        <w:pStyle w:val="Kommentartext"/>
      </w:pPr>
      <w:r>
        <w:rPr>
          <w:rStyle w:val="Kommentarzeichen"/>
        </w:rPr>
        <w:annotationRef/>
      </w:r>
      <w:r>
        <w:t>Eher hier oder du stellst es ans ende der Phase...</w:t>
      </w:r>
    </w:p>
  </w:comment>
  <w:comment w:id="1177" w:author="Fabienne Schmaus" w:date="2026-05-11T11:30:00Z" w:initials="FS">
    <w:p w14:paraId="2659A2C6" w14:textId="77777777" w:rsidR="00A12F29" w:rsidRDefault="002A2BDA" w:rsidP="00A12F29">
      <w:pPr>
        <w:pStyle w:val="Kommentartext"/>
      </w:pPr>
      <w:r>
        <w:rPr>
          <w:rStyle w:val="Kommentarzeichen"/>
        </w:rPr>
        <w:annotationRef/>
      </w:r>
      <w:r w:rsidR="00A12F29">
        <w:t>Je nachdem wie die 2 Arbeitsphasen zusammenfügst, aber wir brauchen immer am Ende einer Arbeitsphase ein Schlusswort mit Bezug auf DGK.</w:t>
      </w:r>
    </w:p>
    <w:p w14:paraId="2183F637" w14:textId="77777777" w:rsidR="00A12F29" w:rsidRDefault="00A12F29" w:rsidP="00A12F29">
      <w:pPr>
        <w:pStyle w:val="Kommentartext"/>
      </w:pPr>
      <w:r>
        <w:t>Bitte am Ende jeder Arbeitsphase überprüfen.</w:t>
      </w:r>
    </w:p>
  </w:comment>
  <w:comment w:id="1178" w:author="Michael Kohl" w:date="2026-05-20T14:36:00Z" w:initials="MK">
    <w:p w14:paraId="67AD9D22" w14:textId="77777777" w:rsidR="00E172D4" w:rsidRDefault="00E172D4" w:rsidP="00E172D4">
      <w:pPr>
        <w:pStyle w:val="Kommentartext"/>
      </w:pPr>
      <w:r>
        <w:rPr>
          <w:rStyle w:val="Kommentarzeichen"/>
        </w:rPr>
        <w:annotationRef/>
      </w:r>
      <w:r>
        <w:t>Finds jetzt am Anfang de Phase für die Lehrkraft informativer als am Ende. Aber gerne umstellen.</w:t>
      </w:r>
    </w:p>
  </w:comment>
  <w:comment w:id="1198" w:author="Fabienne Schmaus" w:date="2026-05-11T11:31:00Z" w:initials="FS">
    <w:p w14:paraId="653943C6" w14:textId="6DB4387F" w:rsidR="002A2BDA" w:rsidRDefault="002A2BDA" w:rsidP="002A2BDA">
      <w:pPr>
        <w:pStyle w:val="Kommentartext"/>
      </w:pPr>
      <w:r>
        <w:rPr>
          <w:rStyle w:val="Kommentarzeichen"/>
        </w:rPr>
        <w:annotationRef/>
      </w:r>
      <w:r>
        <w:t>Welche?</w:t>
      </w:r>
    </w:p>
  </w:comment>
  <w:comment w:id="1199" w:author="Michael Kohl" w:date="2026-05-20T14:37:00Z" w:initials="MK">
    <w:p w14:paraId="727C18BA" w14:textId="77777777" w:rsidR="00E172D4" w:rsidRDefault="00E172D4" w:rsidP="00E172D4">
      <w:pPr>
        <w:pStyle w:val="Kommentartext"/>
      </w:pPr>
      <w:r>
        <w:rPr>
          <w:rStyle w:val="Kommentarzeichen"/>
        </w:rPr>
        <w:annotationRef/>
      </w:r>
      <w:r>
        <w:t>Hat sich erledigt durch das Zusammenfügen der Phasen Erarbeitung 2 und Vertiefung</w:t>
      </w:r>
    </w:p>
  </w:comment>
  <w:comment w:id="1369" w:author="Michael Kohl" w:date="2026-05-20T14:34:00Z" w:initials="MK">
    <w:p w14:paraId="415D2B2A" w14:textId="77777777" w:rsidR="00E172D4" w:rsidRDefault="00E172D4" w:rsidP="00E172D4">
      <w:pPr>
        <w:pStyle w:val="Kommentartext"/>
      </w:pPr>
      <w:r>
        <w:rPr>
          <w:rStyle w:val="Kommentarzeichen"/>
        </w:rPr>
        <w:annotationRef/>
      </w:r>
      <w:r>
        <w:t>dGK-Bezug</w:t>
      </w:r>
    </w:p>
  </w:comment>
  <w:comment w:id="1407" w:author="Fabienne Schmaus" w:date="2026-05-11T11:38:00Z" w:initials="FS">
    <w:p w14:paraId="4347E4A7" w14:textId="77777777" w:rsidR="0073491E" w:rsidRDefault="0073491E" w:rsidP="0073491E">
      <w:pPr>
        <w:pStyle w:val="Kommentartext"/>
      </w:pPr>
      <w:r>
        <w:rPr>
          <w:rStyle w:val="Kommentarzeichen"/>
        </w:rPr>
        <w:annotationRef/>
      </w:r>
      <w:r>
        <w:t>Da es nur Lösungshiinweise sind, würde ich ein platzsparendere Variante wählen. Diese Tabelle brauchen wir nicht, sodern nur die linke Spalte (Behauptung) und die zweite Spalte (Antwort), oder?</w:t>
      </w:r>
    </w:p>
    <w:p w14:paraId="287D67CA" w14:textId="77777777" w:rsidR="0073491E" w:rsidRDefault="0073491E" w:rsidP="0073491E">
      <w:pPr>
        <w:pStyle w:val="Kommentartext"/>
      </w:pPr>
      <w:r>
        <w:t>Bitte als Textform mit Bulletpoints.</w:t>
      </w:r>
    </w:p>
  </w:comment>
  <w:comment w:id="1408" w:author="Michael Kohl" w:date="2026-05-20T14:52:00Z" w:initials="MK">
    <w:p w14:paraId="3FCF5054" w14:textId="77777777" w:rsidR="003F3FC7" w:rsidRDefault="003F3FC7" w:rsidP="003F3FC7">
      <w:pPr>
        <w:pStyle w:val="Kommentartext"/>
      </w:pPr>
      <w:r>
        <w:rPr>
          <w:rStyle w:val="Kommentarzeichen"/>
        </w:rPr>
        <w:annotationRef/>
      </w:r>
      <w:r>
        <w:t>umgewandelt</w:t>
      </w:r>
    </w:p>
  </w:comment>
  <w:comment w:id="1639" w:author="Michael Kohl" w:date="2026-05-08T08:11:00Z" w:initials="MK">
    <w:p w14:paraId="4ABC7FB5" w14:textId="77777777" w:rsidR="00C9329C" w:rsidRDefault="00C9329C" w:rsidP="00C9329C">
      <w:pPr>
        <w:pStyle w:val="Kommentartext"/>
      </w:pPr>
      <w:r>
        <w:rPr>
          <w:rStyle w:val="Kommentarzeichen"/>
        </w:rPr>
        <w:annotationRef/>
      </w:r>
      <w:r>
        <w:t>Noch gestalten?</w:t>
      </w:r>
    </w:p>
  </w:comment>
  <w:comment w:id="1640" w:author="Fabienne Schmaus" w:date="2026-05-11T11:44:00Z" w:initials="FS">
    <w:p w14:paraId="7EB82BDE" w14:textId="77777777" w:rsidR="00A12F29" w:rsidRDefault="00A12F29" w:rsidP="00A12F29">
      <w:pPr>
        <w:pStyle w:val="Kommentartext"/>
      </w:pPr>
      <w:r>
        <w:rPr>
          <w:rStyle w:val="Kommentarzeichen"/>
        </w:rPr>
        <w:annotationRef/>
      </w:r>
      <w:r>
        <w:t>Nein, ist nicht nötig.</w:t>
      </w:r>
    </w:p>
  </w:comment>
  <w:comment w:id="1660" w:author="Fabienne Schmaus" w:date="2026-05-11T11:47:00Z" w:initials="FS">
    <w:p w14:paraId="5677CA1C" w14:textId="77777777" w:rsidR="00A12F29" w:rsidRDefault="00A12F29" w:rsidP="00A12F29">
      <w:pPr>
        <w:pStyle w:val="Kommentartext"/>
      </w:pPr>
      <w:r>
        <w:rPr>
          <w:rStyle w:val="Kommentarzeichen"/>
        </w:rPr>
        <w:annotationRef/>
      </w:r>
      <w:r>
        <w:t>Die wichtigsten in 2-3 Bulletpoints kurz auflisten?</w:t>
      </w:r>
    </w:p>
  </w:comment>
  <w:comment w:id="1661" w:author="Michael Kohl" w:date="2026-05-20T14:59:00Z" w:initials="MK">
    <w:p w14:paraId="4AB5926A" w14:textId="77777777" w:rsidR="003F3FC7" w:rsidRDefault="003F3FC7" w:rsidP="003F3FC7">
      <w:pPr>
        <w:pStyle w:val="Kommentartext"/>
      </w:pPr>
      <w:r>
        <w:rPr>
          <w:rStyle w:val="Kommentarzeichen"/>
        </w:rPr>
        <w:annotationRef/>
      </w:r>
      <w:r>
        <w:t>Einmal online, zweimal vor Ort</w:t>
      </w:r>
    </w:p>
  </w:comment>
  <w:comment w:id="1742" w:author="Fabienne Schmaus" w:date="2026-05-11T11:53:00Z" w:initials="FS">
    <w:p w14:paraId="6FAB2FFE" w14:textId="77777777" w:rsidR="00693926" w:rsidRDefault="00693926" w:rsidP="00693926">
      <w:pPr>
        <w:pStyle w:val="Kommentartext"/>
      </w:pPr>
      <w:r>
        <w:rPr>
          <w:rStyle w:val="Kommentarzeichen"/>
        </w:rPr>
        <w:annotationRef/>
      </w:r>
      <w:r>
        <w:t>Kannst du bitte im EWT überprüfen, dass alle 4 Fragen deutlich beantwortet wurden??</w:t>
      </w:r>
    </w:p>
  </w:comment>
  <w:comment w:id="1784" w:author="Fabienne Schmaus" w:date="2026-05-11T08:34:00Z" w:initials="FS">
    <w:p w14:paraId="60F038CA" w14:textId="77777777" w:rsidR="008A0BA9" w:rsidRDefault="008A0BA9" w:rsidP="005A0C5E">
      <w:pPr>
        <w:pStyle w:val="Kommentartext"/>
      </w:pPr>
      <w:r>
        <w:rPr>
          <w:rStyle w:val="Kommentarzeichen"/>
        </w:rPr>
        <w:annotationRef/>
      </w:r>
      <w:r>
        <w:t>Den Online-Test nehmen wir hier nicht auf: AB ist für die analoge Arbeit (Test im digitalen Angebot)</w:t>
      </w:r>
    </w:p>
  </w:comment>
  <w:comment w:id="1785" w:author="Michael Kohl" w:date="2026-05-20T14:59:00Z" w:initials="MK">
    <w:p w14:paraId="648C01DB" w14:textId="77777777" w:rsidR="003F3FC7" w:rsidRDefault="003F3FC7" w:rsidP="003F3FC7">
      <w:pPr>
        <w:pStyle w:val="Kommentartext"/>
      </w:pPr>
      <w:r>
        <w:rPr>
          <w:rStyle w:val="Kommentarzeichen"/>
        </w:rPr>
        <w:annotationRef/>
      </w:r>
      <w:r>
        <w:t>OK</w:t>
      </w:r>
    </w:p>
  </w:comment>
  <w:comment w:id="1819" w:author="Fabienne Schmaus" w:date="2026-05-11T12:21:00Z" w:initials="FS">
    <w:p w14:paraId="0EA0FFEC" w14:textId="77777777" w:rsidR="00CD6B49" w:rsidRDefault="00CD6B49" w:rsidP="00CD6B49">
      <w:pPr>
        <w:pStyle w:val="Kommentartext"/>
      </w:pPr>
      <w:r>
        <w:rPr>
          <w:rStyle w:val="Kommentarzeichen"/>
        </w:rPr>
        <w:annotationRef/>
      </w:r>
      <w:r>
        <w:t xml:space="preserve">Ich habe ein Problem hier mit den Quellen (zu Studien usw.): Wir könne sie nicht so stehen lassen, weil niemand sie finden kann. </w:t>
      </w:r>
      <w:r>
        <w:br/>
        <w:t>A. Wir bräuchten die vollständigen Quellenangaben.</w:t>
      </w:r>
      <w:r>
        <w:br/>
        <w:t>B. Wo können wir sie anbieten. Im Anhang??</w:t>
      </w:r>
    </w:p>
  </w:comment>
  <w:comment w:id="1846" w:author="Fabienne Schmaus" w:date="2026-05-11T12:11:00Z" w:initials="FS">
    <w:p w14:paraId="6D6982E1" w14:textId="77777777" w:rsidR="00325DBA" w:rsidRDefault="00325DBA" w:rsidP="00325DBA">
      <w:pPr>
        <w:pStyle w:val="Kommentartext"/>
      </w:pPr>
      <w:r>
        <w:rPr>
          <w:rStyle w:val="Kommentarzeichen"/>
        </w:rPr>
        <w:annotationRef/>
      </w:r>
      <w:r>
        <w:t>Brauchen wir das hier?</w:t>
      </w:r>
    </w:p>
  </w:comment>
  <w:comment w:id="1945" w:author="Michael Kohl" w:date="2026-05-08T07:51:00Z" w:initials="MK">
    <w:p w14:paraId="7ABF7C9D" w14:textId="77777777" w:rsidR="008A0BA9" w:rsidRDefault="008A0BA9" w:rsidP="00D05961">
      <w:pPr>
        <w:pStyle w:val="Kommentartext"/>
      </w:pPr>
      <w:r>
        <w:rPr>
          <w:rStyle w:val="Kommentarzeichen"/>
        </w:rPr>
        <w:annotationRef/>
      </w:r>
      <w:r>
        <w:t>In Anhang 1 sind ein paar Trigger-Vermeidungs-Infos...sind die Profile auf AB4 OK in dieser Hinsicht?</w:t>
      </w:r>
    </w:p>
  </w:comment>
  <w:comment w:id="1946" w:author="Fabienne Schmaus" w:date="2026-05-11T12:35:00Z" w:initials="FS">
    <w:p w14:paraId="1A2C7EF7" w14:textId="77777777" w:rsidR="00F577C5" w:rsidRDefault="00F577C5" w:rsidP="00F577C5">
      <w:pPr>
        <w:pStyle w:val="Kommentartext"/>
      </w:pPr>
      <w:r>
        <w:rPr>
          <w:rStyle w:val="Kommentarzeichen"/>
        </w:rPr>
        <w:annotationRef/>
      </w:r>
      <w:r>
        <w:t>Für mich reicht es, aber wrf wird sich schon dazu melden, wenn die Meldungen zu „milde“ sind.</w:t>
      </w:r>
    </w:p>
  </w:comment>
  <w:comment w:id="2207" w:author="Fabienne Schmaus" w:date="2026-05-11T12:55:00Z" w:initials="FS">
    <w:p w14:paraId="2A429959" w14:textId="77777777" w:rsidR="00541181" w:rsidRDefault="00541181" w:rsidP="00541181">
      <w:pPr>
        <w:pStyle w:val="Kommentartext"/>
      </w:pPr>
      <w:r>
        <w:rPr>
          <w:rStyle w:val="Kommentarzeichen"/>
        </w:rPr>
        <w:annotationRef/>
      </w:r>
      <w:r>
        <w:t>Brauchen wir ab hier eine neue Seite oder reicht es, das Blatt an einer gestrichelten Linie zu falten ?</w:t>
      </w:r>
    </w:p>
  </w:comment>
  <w:comment w:id="2287" w:author="Michael Kohl" w:date="2026-05-06T16:19:00Z" w:initials="MK">
    <w:p w14:paraId="6C4039FA" w14:textId="77777777" w:rsidR="00B8654C" w:rsidRDefault="00B8654C" w:rsidP="002B6746">
      <w:pPr>
        <w:pStyle w:val="Kommentartext"/>
      </w:pPr>
      <w:r>
        <w:rPr>
          <w:rStyle w:val="Kommentarzeichen"/>
        </w:rPr>
        <w:annotationRef/>
      </w:r>
      <w:r>
        <w:t>Als Bildergeschichte noch aufbereiten?</w:t>
      </w:r>
    </w:p>
  </w:comment>
  <w:comment w:id="2288" w:author="Fabienne Schmaus" w:date="2026-05-11T13:05:00Z" w:initials="FS">
    <w:p w14:paraId="4A483CAC" w14:textId="77777777" w:rsidR="00B8654C" w:rsidRDefault="00B8654C" w:rsidP="00B8654C">
      <w:pPr>
        <w:pStyle w:val="Kommentartext"/>
      </w:pPr>
      <w:r>
        <w:rPr>
          <w:rStyle w:val="Kommentarzeichen"/>
        </w:rPr>
        <w:annotationRef/>
      </w:r>
      <w:r>
        <w:t>Nein, es geht, da die Lehrkraft vorliest, aber wir brauchen ein Bild dazu. Gerne KI mit Quelle.</w:t>
      </w:r>
    </w:p>
  </w:comment>
  <w:comment w:id="2290" w:author="Michael Kohl" w:date="2026-05-06T16:19:00Z" w:initials="MK">
    <w:p w14:paraId="76FD20C8" w14:textId="77777777" w:rsidR="00B8654C" w:rsidRDefault="00B8654C" w:rsidP="002B6746">
      <w:pPr>
        <w:pStyle w:val="Kommentartext"/>
      </w:pPr>
      <w:r>
        <w:rPr>
          <w:rStyle w:val="Kommentarzeichen"/>
        </w:rPr>
        <w:annotationRef/>
      </w:r>
      <w:r>
        <w:t>Weglassen?</w:t>
      </w:r>
    </w:p>
  </w:comment>
  <w:comment w:id="2291" w:author="Fabienne Schmaus" w:date="2026-05-11T13:04:00Z" w:initials="FS">
    <w:p w14:paraId="13A6DB52" w14:textId="77777777" w:rsidR="00B8654C" w:rsidRDefault="00B8654C" w:rsidP="00B8654C">
      <w:pPr>
        <w:pStyle w:val="Kommentartext"/>
      </w:pPr>
      <w:r>
        <w:rPr>
          <w:rStyle w:val="Kommentarzeichen"/>
        </w:rPr>
        <w:annotationRef/>
      </w:r>
      <w:r>
        <w:t>Ich würde es drin lassen - ich denke noch darüber nach.</w:t>
      </w:r>
    </w:p>
  </w:comment>
  <w:comment w:id="2301" w:author="Fabienne Schmaus" w:date="2026-05-11T13:06:00Z" w:initials="FS">
    <w:p w14:paraId="4E74F475" w14:textId="77777777" w:rsidR="00B8654C" w:rsidRDefault="00B8654C" w:rsidP="00B8654C">
      <w:pPr>
        <w:pStyle w:val="Kommentartext"/>
      </w:pPr>
      <w:r>
        <w:rPr>
          <w:rStyle w:val="Kommentarzeichen"/>
        </w:rPr>
        <w:annotationRef/>
      </w:r>
      <w:r>
        <w:t>Gerne die Fragen nummerieren und bitte prüfen, ob wir die Antworten auf alle Fragen im EWT haben.</w:t>
      </w:r>
    </w:p>
  </w:comment>
  <w:comment w:id="2304" w:author="Fabienne Schmaus" w:date="2026-05-11T13:06:00Z" w:initials="FS">
    <w:p w14:paraId="7C7BEABE" w14:textId="77777777" w:rsidR="00B8654C" w:rsidRDefault="00B8654C" w:rsidP="00B8654C">
      <w:pPr>
        <w:pStyle w:val="Kommentartext"/>
      </w:pPr>
      <w:r>
        <w:rPr>
          <w:rStyle w:val="Kommentarzeichen"/>
        </w:rPr>
        <w:annotationRef/>
      </w:r>
      <w:r>
        <w:t>Warum Sternchen hier?</w:t>
      </w:r>
    </w:p>
  </w:comment>
  <w:comment w:id="2309" w:author="Fabienne Schmaus" w:date="2026-05-11T13:11:00Z" w:initials="FS">
    <w:p w14:paraId="5BAE30B2" w14:textId="77777777" w:rsidR="005D58FE" w:rsidRDefault="005D58FE" w:rsidP="005D58FE">
      <w:pPr>
        <w:pStyle w:val="Kommentartext"/>
      </w:pPr>
      <w:r>
        <w:rPr>
          <w:rStyle w:val="Kommentarzeichen"/>
        </w:rPr>
        <w:annotationRef/>
      </w:r>
      <w:r>
        <w:t>Ich denke, dass wir 1 von den 3 Szenarien streichen können. Es ist vielleicht zu lang - zu viele Gedanken</w:t>
      </w:r>
    </w:p>
  </w:comment>
  <w:comment w:id="2368" w:author="Michael Kohl" w:date="2026-05-07T16:08:00Z" w:initials="MK">
    <w:p w14:paraId="7DDE07A1" w14:textId="77777777" w:rsidR="00A12F29" w:rsidRDefault="00A12F29" w:rsidP="002C37F9">
      <w:pPr>
        <w:pStyle w:val="Kommentartext"/>
      </w:pPr>
      <w:r>
        <w:rPr>
          <w:rStyle w:val="Kommentarzeichen"/>
        </w:rPr>
        <w:annotationRef/>
      </w:r>
      <w:r>
        <w:t>Liegt auch als html vor</w:t>
      </w:r>
    </w:p>
  </w:comment>
  <w:comment w:id="2369" w:author="Fabienne Schmaus" w:date="2026-05-11T13:41:00Z" w:initials="FS">
    <w:p w14:paraId="5C6BBEB1" w14:textId="77777777" w:rsidR="00184A86" w:rsidRDefault="00C63A93" w:rsidP="00184A86">
      <w:pPr>
        <w:pStyle w:val="Kommentartext"/>
      </w:pPr>
      <w:r>
        <w:rPr>
          <w:rStyle w:val="Kommentarzeichen"/>
        </w:rPr>
        <w:annotationRef/>
      </w:r>
      <w:r w:rsidR="00184A86">
        <w:t>Wir braucht hier eine Info mit dem Link für die digitale Variante.</w:t>
      </w:r>
    </w:p>
    <w:p w14:paraId="2C7F82EA" w14:textId="77777777" w:rsidR="00184A86" w:rsidRDefault="00184A86" w:rsidP="00184A86">
      <w:pPr>
        <w:pStyle w:val="Kommentartext"/>
      </w:pPr>
    </w:p>
    <w:p w14:paraId="2AD8A785" w14:textId="77777777" w:rsidR="00184A86" w:rsidRDefault="00184A86" w:rsidP="00184A86">
      <w:pPr>
        <w:pStyle w:val="Kommentartext"/>
      </w:pPr>
      <w:r>
        <w:t>Kannst du mir für die Rechte geben, damit ich die Sprache vereinheitlichen kann (z.B. Gendern 😊)?</w:t>
      </w:r>
    </w:p>
  </w:comment>
  <w:comment w:id="2377" w:author="Fabienne Schmaus" w:date="2026-05-11T13:23:00Z" w:initials="FS">
    <w:p w14:paraId="0147C7D4" w14:textId="77777777" w:rsidR="0037444B" w:rsidRDefault="0037444B" w:rsidP="0037444B">
      <w:pPr>
        <w:pStyle w:val="Kommentartext"/>
      </w:pPr>
      <w:r>
        <w:rPr>
          <w:rStyle w:val="Kommentarzeichen"/>
        </w:rPr>
        <w:annotationRef/>
      </w:r>
      <w:r>
        <w:t>Es ist zu lang, nur 2-3 Sätze hier. Nur das, was mega wichtig ist.</w:t>
      </w:r>
    </w:p>
    <w:p w14:paraId="040476A9" w14:textId="77777777" w:rsidR="0037444B" w:rsidRDefault="0037444B" w:rsidP="0037444B">
      <w:pPr>
        <w:pStyle w:val="Kommentartext"/>
      </w:pPr>
      <w:r>
        <w:t>Bitte die Phase richtig benennen, also nicht 1-6, sondern Erarbeitung XY, Vertiefung XY usw., wenn nötig</w:t>
      </w:r>
    </w:p>
  </w:comment>
  <w:comment w:id="2413" w:author="Fabienne Schmaus" w:date="2026-05-11T13:31:00Z" w:initials="FS">
    <w:p w14:paraId="76C6C9BB" w14:textId="77777777" w:rsidR="00C63A93" w:rsidRDefault="00C63A93" w:rsidP="00C63A93">
      <w:pPr>
        <w:pStyle w:val="Kommentartext"/>
      </w:pPr>
      <w:r>
        <w:rPr>
          <w:rStyle w:val="Kommentarzeichen"/>
        </w:rPr>
        <w:annotationRef/>
      </w:r>
      <w:r>
        <w:t>Bitte in diesem Anhang alle Quellen überprüfen (ich kann sie nicht überprüfen) und in diesem Format eingeben:</w:t>
      </w:r>
    </w:p>
    <w:p w14:paraId="433610FB" w14:textId="77777777" w:rsidR="00C63A93" w:rsidRDefault="00C63A93" w:rsidP="00C63A93">
      <w:pPr>
        <w:pStyle w:val="Kommentartext"/>
      </w:pPr>
      <w:r>
        <w:rPr>
          <w:b/>
          <w:bCs/>
          <w:color w:val="000000"/>
        </w:rPr>
        <w:t xml:space="preserve">Monographie </w:t>
      </w:r>
    </w:p>
    <w:p w14:paraId="0C364561" w14:textId="77777777" w:rsidR="00C63A93" w:rsidRDefault="00C63A93" w:rsidP="00C63A93">
      <w:pPr>
        <w:pStyle w:val="Kommentartext"/>
      </w:pPr>
      <w:r>
        <w:rPr>
          <w:color w:val="000000"/>
        </w:rPr>
        <w:t xml:space="preserve">Name, Vorname (Erscheinungsjahr): Titel. Untertitel. Auflage, Ort: Verlag XY. </w:t>
      </w:r>
    </w:p>
    <w:p w14:paraId="191045B3" w14:textId="77777777" w:rsidR="00C63A93" w:rsidRDefault="00C63A93" w:rsidP="00C63A93">
      <w:pPr>
        <w:pStyle w:val="Kommentartext"/>
      </w:pPr>
    </w:p>
    <w:p w14:paraId="204EA4FE" w14:textId="77777777" w:rsidR="00C63A93" w:rsidRDefault="00C63A93" w:rsidP="00C63A93">
      <w:pPr>
        <w:pStyle w:val="Kommentartext"/>
      </w:pPr>
      <w:r>
        <w:rPr>
          <w:b/>
          <w:bCs/>
        </w:rPr>
        <w:t xml:space="preserve">Sammelband oder Beitrag aus Sammelband </w:t>
      </w:r>
      <w:r>
        <w:t xml:space="preserve">Nachname, Vorname (Jahr der Veröffentlichung): Titel. Untertitel. In: Herausgeber Vorname Herausgeber Nachname (Hrsg.1): Titel. Untertitel. Reihe, Band, Auflage, Erscheinungsort: Ver-lag, Seitenzahlbereich. </w:t>
      </w:r>
    </w:p>
    <w:p w14:paraId="041C6A43" w14:textId="77777777" w:rsidR="00C63A93" w:rsidRDefault="00C63A93" w:rsidP="00C63A93">
      <w:pPr>
        <w:pStyle w:val="Kommentartext"/>
      </w:pPr>
    </w:p>
    <w:p w14:paraId="5125327A" w14:textId="77777777" w:rsidR="00C63A93" w:rsidRDefault="00C63A93" w:rsidP="00C63A93">
      <w:pPr>
        <w:pStyle w:val="Kommentartext"/>
      </w:pPr>
      <w:r>
        <w:rPr>
          <w:b/>
          <w:bCs/>
          <w:color w:val="000000"/>
        </w:rPr>
        <w:t xml:space="preserve">Zeitschriftenbeitrag </w:t>
      </w:r>
    </w:p>
    <w:p w14:paraId="5FB33A8A" w14:textId="77777777" w:rsidR="00C63A93" w:rsidRDefault="00C63A93" w:rsidP="00C63A93">
      <w:pPr>
        <w:pStyle w:val="Kommentartext"/>
      </w:pPr>
      <w:r>
        <w:rPr>
          <w:color w:val="000000"/>
        </w:rPr>
        <w:t>Nachname, Vorname/Herausgebende Institution (Jahr der Veröffentlichung): Titel. Untertitel. Reihe, Report, Report-Nr. Erscheinungsort: Verlag/Herausgebende Institution .</w:t>
      </w:r>
    </w:p>
  </w:comment>
  <w:comment w:id="2414" w:author="Michael Kohl" w:date="2026-05-20T15:14:00Z" w:initials="MK">
    <w:p w14:paraId="161E6653" w14:textId="77777777" w:rsidR="007A380D" w:rsidRDefault="007A380D" w:rsidP="007A380D">
      <w:pPr>
        <w:pStyle w:val="Kommentartext"/>
      </w:pPr>
      <w:r>
        <w:rPr>
          <w:rStyle w:val="Kommentarzeichen"/>
        </w:rPr>
        <w:annotationRef/>
      </w:r>
      <w:r>
        <w:t>erledigt</w:t>
      </w:r>
    </w:p>
  </w:comment>
  <w:comment w:id="2433" w:author="Fabienne Schmaus" w:date="2026-05-11T13:33:00Z" w:initials="FS">
    <w:p w14:paraId="37F36598" w14:textId="77777777" w:rsidR="00C63A93" w:rsidRDefault="00C63A93" w:rsidP="00C63A93">
      <w:pPr>
        <w:pStyle w:val="Kommentartext"/>
      </w:pPr>
      <w:r>
        <w:rPr>
          <w:rStyle w:val="Kommentarzeichen"/>
        </w:rPr>
        <w:annotationRef/>
      </w:r>
      <w:r>
        <w:t>Das können wir so nicht stehen lassen: „LH3“ ist nur ein Arbeitstitel. Ich würde hier nur „Brücke zuxxx“ lassen. OK?</w:t>
      </w:r>
    </w:p>
  </w:comment>
  <w:comment w:id="2434" w:author="Michael Kohl" w:date="2026-05-20T15:14:00Z" w:initials="MK">
    <w:p w14:paraId="583203F0" w14:textId="77777777" w:rsidR="007A380D" w:rsidRDefault="007A380D" w:rsidP="007A380D">
      <w:pPr>
        <w:pStyle w:val="Kommentartext"/>
      </w:pPr>
      <w:r>
        <w:rPr>
          <w:rStyle w:val="Kommentarzeichen"/>
        </w:rPr>
        <w:annotationRef/>
      </w:r>
      <w:r>
        <w:t>ausgebessert</w:t>
      </w:r>
    </w:p>
  </w:comment>
  <w:comment w:id="2474" w:author="Fabienne Schmaus" w:date="2026-05-11T13:34:00Z" w:initials="FS">
    <w:p w14:paraId="27022401" w14:textId="77777777" w:rsidR="00C63A93" w:rsidRDefault="00C63A93" w:rsidP="00C63A93">
      <w:pPr>
        <w:pStyle w:val="Kommentartext"/>
      </w:pPr>
      <w:r>
        <w:rPr>
          <w:rStyle w:val="Kommentarzeichen"/>
        </w:rPr>
        <w:annotationRef/>
      </w:r>
      <w:r>
        <w:t>Das können wir so nicht stehen lassen: „LH3“ ist nur ein Arbeitstitel. Ich würde hier nur „Brücke zuxxx“ lassen. OK?</w:t>
      </w:r>
    </w:p>
  </w:comment>
  <w:comment w:id="2475" w:author="Michael Kohl" w:date="2026-05-20T15:15:00Z" w:initials="MK">
    <w:p w14:paraId="188F4B50" w14:textId="77777777" w:rsidR="007A380D" w:rsidRDefault="007A380D" w:rsidP="007A380D">
      <w:pPr>
        <w:pStyle w:val="Kommentartext"/>
      </w:pPr>
      <w:r>
        <w:rPr>
          <w:rStyle w:val="Kommentarzeichen"/>
        </w:rPr>
        <w:annotationRef/>
      </w:r>
      <w:r>
        <w:t>Ausgebessert</w:t>
      </w:r>
    </w:p>
  </w:comment>
  <w:comment w:id="2543" w:author="Fabienne Schmaus" w:date="2026-05-11T13:34:00Z" w:initials="FS">
    <w:p w14:paraId="60009A56" w14:textId="77777777" w:rsidR="00C63A93" w:rsidRDefault="00C63A93" w:rsidP="00C63A93">
      <w:pPr>
        <w:pStyle w:val="Kommentartext"/>
      </w:pPr>
      <w:r>
        <w:rPr>
          <w:rStyle w:val="Kommentarzeichen"/>
        </w:rPr>
        <w:annotationRef/>
      </w:r>
      <w:r>
        <w:t>Das können wir so nicht stehen lassen: „LH3“ ist nur ein Arbeitstitel. Ich würde hier nur „Brücke zuxxx“ lassen. OK?</w:t>
      </w:r>
    </w:p>
  </w:comment>
  <w:comment w:id="2544" w:author="Michael Kohl" w:date="2026-05-20T15:15:00Z" w:initials="MK">
    <w:p w14:paraId="370DBD2B" w14:textId="77777777" w:rsidR="007A380D" w:rsidRDefault="007A380D" w:rsidP="007A380D">
      <w:pPr>
        <w:pStyle w:val="Kommentartext"/>
      </w:pPr>
      <w:r>
        <w:rPr>
          <w:rStyle w:val="Kommentarzeichen"/>
        </w:rPr>
        <w:annotationRef/>
      </w:r>
      <w:r>
        <w:t>ausgebessert</w:t>
      </w:r>
    </w:p>
  </w:comment>
  <w:comment w:id="2586" w:author="Fabienne Schmaus" w:date="2026-05-11T13:34:00Z" w:initials="FS">
    <w:p w14:paraId="54348A13" w14:textId="77777777" w:rsidR="00C63A93" w:rsidRDefault="00C63A93" w:rsidP="00C63A93">
      <w:pPr>
        <w:pStyle w:val="Kommentartext"/>
      </w:pPr>
      <w:r>
        <w:rPr>
          <w:rStyle w:val="Kommentarzeichen"/>
        </w:rPr>
        <w:annotationRef/>
      </w:r>
      <w:r>
        <w:t>Das können wir so nicht stehen lassen: „LH3“ ist nur ein Arbeitstitel. Ich würde hier nur „Brücke zuxxx“ lassen. OK?</w:t>
      </w:r>
    </w:p>
  </w:comment>
  <w:comment w:id="2587" w:author="Michael Kohl" w:date="2026-05-20T15:15:00Z" w:initials="MK">
    <w:p w14:paraId="7EB71E98" w14:textId="77777777" w:rsidR="007A380D" w:rsidRDefault="007A380D" w:rsidP="007A380D">
      <w:pPr>
        <w:pStyle w:val="Kommentartext"/>
      </w:pPr>
      <w:r>
        <w:rPr>
          <w:rStyle w:val="Kommentarzeichen"/>
        </w:rPr>
        <w:annotationRef/>
      </w:r>
      <w:r>
        <w:t>ausgebessert</w:t>
      </w:r>
    </w:p>
  </w:comment>
  <w:comment w:id="2616" w:author="Fabienne Schmaus" w:date="2026-05-11T13:35:00Z" w:initials="FS">
    <w:p w14:paraId="731C25E8" w14:textId="77777777" w:rsidR="00C63A93" w:rsidRDefault="00C63A93" w:rsidP="00C63A93">
      <w:pPr>
        <w:pStyle w:val="Kommentartext"/>
      </w:pPr>
      <w:r>
        <w:rPr>
          <w:rStyle w:val="Kommentarzeichen"/>
        </w:rPr>
        <w:annotationRef/>
      </w:r>
      <w:r>
        <w:t>Hier eher nur : Brücke zu TikTok-Trend (oÄ)</w:t>
      </w:r>
    </w:p>
  </w:comment>
  <w:comment w:id="2617" w:author="Michael Kohl" w:date="2026-05-20T15:16:00Z" w:initials="MK">
    <w:p w14:paraId="4A8D16A8" w14:textId="77777777" w:rsidR="007A380D" w:rsidRDefault="007A380D" w:rsidP="007A380D">
      <w:pPr>
        <w:pStyle w:val="Kommentartext"/>
      </w:pPr>
      <w:r>
        <w:rPr>
          <w:rStyle w:val="Kommentarzeichen"/>
        </w:rPr>
        <w:annotationRef/>
      </w:r>
      <w:r>
        <w:t>ausgebessert</w:t>
      </w:r>
    </w:p>
  </w:comment>
  <w:comment w:id="2648" w:author="Fabienne Schmaus" w:date="2026-05-11T13:35:00Z" w:initials="FS">
    <w:p w14:paraId="2DDF2A9C" w14:textId="77777777" w:rsidR="00C63A93" w:rsidRDefault="00C63A93" w:rsidP="00C63A93">
      <w:pPr>
        <w:pStyle w:val="Kommentartext"/>
      </w:pPr>
      <w:r>
        <w:rPr>
          <w:rStyle w:val="Kommentarzeichen"/>
        </w:rPr>
        <w:annotationRef/>
      </w:r>
      <w:r>
        <w:t>Das können wir so nicht stehen lassen: „LH3“ ist nur ein Arbeitstitel. Ich würde hier nur „Brücke zuxxx“ lassen. OK?</w:t>
      </w:r>
    </w:p>
  </w:comment>
  <w:comment w:id="2649" w:author="Michael Kohl" w:date="2026-05-20T15:16:00Z" w:initials="MK">
    <w:p w14:paraId="06CE5342" w14:textId="77777777" w:rsidR="007A380D" w:rsidRDefault="007A380D" w:rsidP="007A380D">
      <w:pPr>
        <w:pStyle w:val="Kommentartext"/>
      </w:pPr>
      <w:r>
        <w:rPr>
          <w:rStyle w:val="Kommentarzeichen"/>
        </w:rPr>
        <w:annotationRef/>
      </w:r>
      <w:r>
        <w:t>ausgebessert</w:t>
      </w:r>
    </w:p>
  </w:comment>
  <w:comment w:id="2688" w:author="Fabienne Schmaus" w:date="2026-05-11T13:35:00Z" w:initials="FS">
    <w:p w14:paraId="700EFD98" w14:textId="77777777" w:rsidR="00C63A93" w:rsidRDefault="00C63A93" w:rsidP="00C63A93">
      <w:pPr>
        <w:pStyle w:val="Kommentartext"/>
      </w:pPr>
      <w:r>
        <w:rPr>
          <w:rStyle w:val="Kommentarzeichen"/>
        </w:rPr>
        <w:annotationRef/>
      </w:r>
      <w:r>
        <w:t>Das können wir so nicht stehen lassen: „LH3“ ist nur ein Arbeitstitel. Ich würde hier nur „Brücke zuxxx“ lassen. OK?</w:t>
      </w:r>
    </w:p>
  </w:comment>
  <w:comment w:id="2689" w:author="Michael Kohl" w:date="2026-05-20T15:16:00Z" w:initials="MK">
    <w:p w14:paraId="15DB6103" w14:textId="77777777" w:rsidR="007A380D" w:rsidRDefault="007A380D" w:rsidP="007A380D">
      <w:pPr>
        <w:pStyle w:val="Kommentartext"/>
      </w:pPr>
      <w:r>
        <w:rPr>
          <w:rStyle w:val="Kommentarzeichen"/>
        </w:rPr>
        <w:annotationRef/>
      </w:r>
      <w:r>
        <w:t>ausgebessert</w:t>
      </w:r>
    </w:p>
  </w:comment>
  <w:comment w:id="2715" w:author="Fabienne Schmaus" w:date="2026-05-11T13:36:00Z" w:initials="FS">
    <w:p w14:paraId="54061D8E" w14:textId="77777777" w:rsidR="00C63A93" w:rsidRDefault="00C63A93" w:rsidP="00C63A93">
      <w:pPr>
        <w:pStyle w:val="Kommentartext"/>
      </w:pPr>
      <w:r>
        <w:rPr>
          <w:rStyle w:val="Kommentarzeichen"/>
        </w:rPr>
        <w:annotationRef/>
      </w:r>
      <w:r>
        <w:t>Diesen Abschnitt können wir löschen.</w:t>
      </w:r>
    </w:p>
  </w:comment>
  <w:comment w:id="2716" w:author="Michael Kohl" w:date="2026-05-20T15:16:00Z" w:initials="MK">
    <w:p w14:paraId="16626DD1" w14:textId="77777777" w:rsidR="00C325D0" w:rsidRDefault="00C325D0" w:rsidP="00C325D0">
      <w:pPr>
        <w:pStyle w:val="Kommentartext"/>
      </w:pPr>
      <w:r>
        <w:rPr>
          <w:rStyle w:val="Kommentarzeichen"/>
        </w:rPr>
        <w:annotationRef/>
      </w:r>
      <w:r>
        <w:t>gelöscht</w:t>
      </w:r>
    </w:p>
  </w:comment>
  <w:comment w:id="2746" w:author="Fabienne Schmaus" w:date="2026-05-11T13:37:00Z" w:initials="FS">
    <w:p w14:paraId="3D50BA71" w14:textId="77777777" w:rsidR="00C63A93" w:rsidRDefault="00C63A93" w:rsidP="00C63A93">
      <w:pPr>
        <w:pStyle w:val="Kommentartext"/>
      </w:pPr>
      <w:r>
        <w:rPr>
          <w:rStyle w:val="Kommentarzeichen"/>
        </w:rPr>
        <w:annotationRef/>
      </w:r>
      <w:r>
        <w:t>Konkrete Phase benennen</w:t>
      </w:r>
    </w:p>
  </w:comment>
  <w:comment w:id="2747" w:author="Michael Kohl" w:date="2026-05-20T15:17:00Z" w:initials="MK">
    <w:p w14:paraId="7E25E11B" w14:textId="77777777" w:rsidR="00C325D0" w:rsidRDefault="00C325D0" w:rsidP="00C325D0">
      <w:pPr>
        <w:pStyle w:val="Kommentartext"/>
      </w:pPr>
      <w:r>
        <w:rPr>
          <w:rStyle w:val="Kommentarzeichen"/>
        </w:rPr>
        <w:annotationRef/>
      </w:r>
      <w:r>
        <w:t>Vertiefung</w:t>
      </w:r>
    </w:p>
  </w:comment>
  <w:comment w:id="2772" w:author="Michael Kohl" w:date="2026-05-06T17:33:00Z" w:initials="MK">
    <w:p w14:paraId="49D7ABFD" w14:textId="77777777" w:rsidR="00A12F29" w:rsidRDefault="00A12F29" w:rsidP="00DE72E6">
      <w:pPr>
        <w:pStyle w:val="Kommentartext"/>
      </w:pPr>
      <w:r>
        <w:rPr>
          <w:rStyle w:val="Kommentarzeichen"/>
        </w:rPr>
        <w:annotationRef/>
      </w:r>
      <w:r>
        <w:t>Liegt auch als html vor</w:t>
      </w:r>
    </w:p>
  </w:comment>
  <w:comment w:id="2773" w:author="Fabienne Schmaus" w:date="2026-05-11T13:48:00Z" w:initials="FS">
    <w:p w14:paraId="3D0D726C" w14:textId="77777777" w:rsidR="00184A86" w:rsidRDefault="00184A86" w:rsidP="00184A86">
      <w:pPr>
        <w:pStyle w:val="Kommentartext"/>
      </w:pPr>
      <w:r>
        <w:rPr>
          <w:rStyle w:val="Kommentarzeichen"/>
        </w:rPr>
        <w:annotationRef/>
      </w:r>
      <w:r>
        <w:t>Ehrlich gesagt, frage ich mich, ob wir diesen Anhang (inkl. Online-Version) wirklich brauchen. Es verlängert unnötig die LH, finde ich. Ich würde Anhang 2 nicht anbieten (auch wenn es leider bestimmt viel Arbeit war)</w:t>
      </w:r>
    </w:p>
  </w:comment>
  <w:comment w:id="2779" w:author="Fabienne Schmaus" w:date="2026-05-11T11:23:00Z" w:initials="FS">
    <w:p w14:paraId="3B6AEA0A" w14:textId="77777777" w:rsidR="0018513C" w:rsidRDefault="0018513C" w:rsidP="0018513C">
      <w:pPr>
        <w:pStyle w:val="Kommentartext"/>
      </w:pPr>
      <w:r>
        <w:rPr>
          <w:rStyle w:val="Kommentarzeichen"/>
        </w:rPr>
        <w:annotationRef/>
      </w:r>
      <w:r>
        <w:t>Hier bitte die Links auflisten, die im EWT vorkommen.</w:t>
      </w:r>
    </w:p>
    <w:p w14:paraId="0FA15BA0" w14:textId="77777777" w:rsidR="0018513C" w:rsidRDefault="0018513C" w:rsidP="0018513C">
      <w:pPr>
        <w:pStyle w:val="Kommentartext"/>
      </w:pPr>
    </w:p>
    <w:p w14:paraId="21B7E475" w14:textId="77777777" w:rsidR="0018513C" w:rsidRDefault="0018513C" w:rsidP="0018513C">
      <w:pPr>
        <w:pStyle w:val="Kommentartext"/>
      </w:pPr>
      <w:r>
        <w:t>Zusätzlich kommt noch der Abschnitt „Verlässliche Quellen“. Ich habe deine Tabelle hierherkopiert, damit die URLs nicht verloren gehen. Aber wir im EWT brauche ich konkrete Verlinkungen auf bestimmte Seiten.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A0DE84C" w15:done="0"/>
  <w15:commentEx w15:paraId="0D7A609F" w15:paraIdParent="0A0DE84C" w15:done="0"/>
  <w15:commentEx w15:paraId="39D07DA3" w15:done="0"/>
  <w15:commentEx w15:paraId="555A1DEC" w15:paraIdParent="39D07DA3" w15:done="0"/>
  <w15:commentEx w15:paraId="5C836027" w15:done="0"/>
  <w15:commentEx w15:paraId="51FDD533" w15:paraIdParent="5C836027" w15:done="0"/>
  <w15:commentEx w15:paraId="137CB353" w15:done="0"/>
  <w15:commentEx w15:paraId="312495AA" w15:paraIdParent="137CB353" w15:done="0"/>
  <w15:commentEx w15:paraId="6466C312" w15:done="0"/>
  <w15:commentEx w15:paraId="04C1327A" w15:paraIdParent="6466C312" w15:done="0"/>
  <w15:commentEx w15:paraId="2410EDAE" w15:paraIdParent="6466C312" w15:done="0"/>
  <w15:commentEx w15:paraId="3211B622" w15:done="0"/>
  <w15:commentEx w15:paraId="1CACCF26" w15:paraIdParent="3211B622" w15:done="0"/>
  <w15:commentEx w15:paraId="251FA84B" w15:paraIdParent="3211B622" w15:done="0"/>
  <w15:commentEx w15:paraId="54B4112D" w15:done="0"/>
  <w15:commentEx w15:paraId="07F7F08C" w15:paraIdParent="54B4112D" w15:done="0"/>
  <w15:commentEx w15:paraId="7E22697A" w15:paraIdParent="54B4112D" w15:done="0"/>
  <w15:commentEx w15:paraId="21AD0778" w15:done="0"/>
  <w15:commentEx w15:paraId="22317B0F" w15:done="0"/>
  <w15:commentEx w15:paraId="71F289E1" w15:done="0"/>
  <w15:commentEx w15:paraId="6616213A" w15:paraIdParent="71F289E1" w15:done="0"/>
  <w15:commentEx w15:paraId="1C949D7C" w15:paraIdParent="71F289E1" w15:done="0"/>
  <w15:commentEx w15:paraId="0B6E4672" w15:done="0"/>
  <w15:commentEx w15:paraId="20898B11" w15:paraIdParent="0B6E4672" w15:done="0"/>
  <w15:commentEx w15:paraId="657BA387" w15:done="0"/>
  <w15:commentEx w15:paraId="5EF78E21" w15:paraIdParent="657BA387" w15:done="0"/>
  <w15:commentEx w15:paraId="1C079231" w15:paraIdParent="657BA387" w15:done="0"/>
  <w15:commentEx w15:paraId="4DCD50B2" w15:done="0"/>
  <w15:commentEx w15:paraId="4FEA6662" w15:done="0"/>
  <w15:commentEx w15:paraId="651619A5" w15:paraIdParent="4FEA6662" w15:done="0"/>
  <w15:commentEx w15:paraId="19D26BD4" w15:paraIdParent="4FEA6662" w15:done="0"/>
  <w15:commentEx w15:paraId="3472A34C" w15:done="0"/>
  <w15:commentEx w15:paraId="4B608E25" w15:done="0"/>
  <w15:commentEx w15:paraId="5239F4E9" w15:paraIdParent="4B608E25" w15:done="0"/>
  <w15:commentEx w15:paraId="5C430BDE" w15:paraIdParent="4B608E25" w15:done="0"/>
  <w15:commentEx w15:paraId="1320A394" w15:done="0"/>
  <w15:commentEx w15:paraId="74C32720" w15:paraIdParent="1320A394" w15:done="0"/>
  <w15:commentEx w15:paraId="3B3E1361" w15:paraIdParent="1320A394" w15:done="0"/>
  <w15:commentEx w15:paraId="1F1714EA" w15:paraIdParent="1320A394" w15:done="0"/>
  <w15:commentEx w15:paraId="4928741E" w15:done="0"/>
  <w15:commentEx w15:paraId="2A1175AE" w15:paraIdParent="4928741E" w15:done="0"/>
  <w15:commentEx w15:paraId="083AD020" w15:done="0"/>
  <w15:commentEx w15:paraId="35A7C9E7" w15:paraIdParent="083AD020" w15:done="0"/>
  <w15:commentEx w15:paraId="4941807E" w15:done="0"/>
  <w15:commentEx w15:paraId="70EB4E1E" w15:paraIdParent="4941807E" w15:done="0"/>
  <w15:commentEx w15:paraId="5499619C" w15:done="0"/>
  <w15:commentEx w15:paraId="5EEC70D8" w15:paraIdParent="5499619C" w15:done="0"/>
  <w15:commentEx w15:paraId="58DAAB3E" w15:done="0"/>
  <w15:commentEx w15:paraId="31290C2A" w15:paraIdParent="58DAAB3E" w15:done="0"/>
  <w15:commentEx w15:paraId="210AA783" w15:done="0"/>
  <w15:commentEx w15:paraId="1A32D5C3" w15:paraIdParent="210AA783" w15:done="0"/>
  <w15:commentEx w15:paraId="2183F637" w15:done="0"/>
  <w15:commentEx w15:paraId="67AD9D22" w15:paraIdParent="2183F637" w15:done="0"/>
  <w15:commentEx w15:paraId="653943C6" w15:done="0"/>
  <w15:commentEx w15:paraId="727C18BA" w15:paraIdParent="653943C6" w15:done="0"/>
  <w15:commentEx w15:paraId="415D2B2A" w15:done="0"/>
  <w15:commentEx w15:paraId="287D67CA" w15:done="0"/>
  <w15:commentEx w15:paraId="3FCF5054" w15:paraIdParent="287D67CA" w15:done="0"/>
  <w15:commentEx w15:paraId="4ABC7FB5" w15:done="0"/>
  <w15:commentEx w15:paraId="7EB82BDE" w15:paraIdParent="4ABC7FB5" w15:done="0"/>
  <w15:commentEx w15:paraId="5677CA1C" w15:done="0"/>
  <w15:commentEx w15:paraId="4AB5926A" w15:paraIdParent="5677CA1C" w15:done="0"/>
  <w15:commentEx w15:paraId="6FAB2FFE" w15:done="0"/>
  <w15:commentEx w15:paraId="60F038CA" w15:done="0"/>
  <w15:commentEx w15:paraId="648C01DB" w15:paraIdParent="60F038CA" w15:done="0"/>
  <w15:commentEx w15:paraId="0EA0FFEC" w15:done="0"/>
  <w15:commentEx w15:paraId="6D6982E1" w15:done="0"/>
  <w15:commentEx w15:paraId="7ABF7C9D" w15:done="0"/>
  <w15:commentEx w15:paraId="1A2C7EF7" w15:paraIdParent="7ABF7C9D" w15:done="0"/>
  <w15:commentEx w15:paraId="2A429959" w15:done="0"/>
  <w15:commentEx w15:paraId="6C4039FA" w15:done="0"/>
  <w15:commentEx w15:paraId="4A483CAC" w15:paraIdParent="6C4039FA" w15:done="0"/>
  <w15:commentEx w15:paraId="76FD20C8" w15:done="0"/>
  <w15:commentEx w15:paraId="13A6DB52" w15:paraIdParent="76FD20C8" w15:done="0"/>
  <w15:commentEx w15:paraId="4E74F475" w15:done="0"/>
  <w15:commentEx w15:paraId="7C7BEABE" w15:done="0"/>
  <w15:commentEx w15:paraId="5BAE30B2" w15:done="0"/>
  <w15:commentEx w15:paraId="7DDE07A1" w15:done="0"/>
  <w15:commentEx w15:paraId="2AD8A785" w15:paraIdParent="7DDE07A1" w15:done="0"/>
  <w15:commentEx w15:paraId="040476A9" w15:done="0"/>
  <w15:commentEx w15:paraId="5FB33A8A" w15:done="0"/>
  <w15:commentEx w15:paraId="161E6653" w15:paraIdParent="5FB33A8A" w15:done="0"/>
  <w15:commentEx w15:paraId="37F36598" w15:done="0"/>
  <w15:commentEx w15:paraId="583203F0" w15:paraIdParent="37F36598" w15:done="0"/>
  <w15:commentEx w15:paraId="27022401" w15:done="0"/>
  <w15:commentEx w15:paraId="188F4B50" w15:paraIdParent="27022401" w15:done="0"/>
  <w15:commentEx w15:paraId="60009A56" w15:done="0"/>
  <w15:commentEx w15:paraId="370DBD2B" w15:paraIdParent="60009A56" w15:done="0"/>
  <w15:commentEx w15:paraId="54348A13" w15:done="0"/>
  <w15:commentEx w15:paraId="7EB71E98" w15:paraIdParent="54348A13" w15:done="0"/>
  <w15:commentEx w15:paraId="731C25E8" w15:done="0"/>
  <w15:commentEx w15:paraId="4A8D16A8" w15:paraIdParent="731C25E8" w15:done="0"/>
  <w15:commentEx w15:paraId="2DDF2A9C" w15:done="0"/>
  <w15:commentEx w15:paraId="06CE5342" w15:paraIdParent="2DDF2A9C" w15:done="0"/>
  <w15:commentEx w15:paraId="700EFD98" w15:done="0"/>
  <w15:commentEx w15:paraId="15DB6103" w15:paraIdParent="700EFD98" w15:done="0"/>
  <w15:commentEx w15:paraId="54061D8E" w15:done="0"/>
  <w15:commentEx w15:paraId="16626DD1" w15:paraIdParent="54061D8E" w15:done="0"/>
  <w15:commentEx w15:paraId="3D50BA71" w15:done="0"/>
  <w15:commentEx w15:paraId="7E25E11B" w15:paraIdParent="3D50BA71" w15:done="0"/>
  <w15:commentEx w15:paraId="49D7ABFD" w15:done="0"/>
  <w15:commentEx w15:paraId="3D0D726C" w15:paraIdParent="49D7ABFD" w15:done="0"/>
  <w15:commentEx w15:paraId="21B7E47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273B165" w16cex:dateUtc="2026-05-08T11:36:00Z"/>
  <w16cex:commentExtensible w16cex:durableId="2F366436" w16cex:dateUtc="2026-05-20T10:03:00Z"/>
  <w16cex:commentExtensible w16cex:durableId="0D822DAA" w16cex:dateUtc="2026-05-08T11:39:00Z"/>
  <w16cex:commentExtensible w16cex:durableId="28EE4FC3" w16cex:dateUtc="2026-05-20T10:08:00Z"/>
  <w16cex:commentExtensible w16cex:durableId="3FD6BECB" w16cex:dateUtc="2026-05-04T07:11:00Z"/>
  <w16cex:commentExtensible w16cex:durableId="7E4E3A2B" w16cex:dateUtc="2026-05-08T13:21:00Z"/>
  <w16cex:commentExtensible w16cex:durableId="14F5693C" w16cex:dateUtc="2026-05-11T09:56:00Z"/>
  <w16cex:commentExtensible w16cex:durableId="2B5B5133" w16cex:dateUtc="2026-05-20T11:39:00Z"/>
  <w16cex:commentExtensible w16cex:durableId="542800A9" w16cex:dateUtc="2026-05-08T05:57:00Z"/>
  <w16cex:commentExtensible w16cex:durableId="55540790" w16cex:dateUtc="2026-05-11T06:13:00Z"/>
  <w16cex:commentExtensible w16cex:durableId="09C52F4F" w16cex:dateUtc="2026-05-20T11:39:00Z"/>
  <w16cex:commentExtensible w16cex:durableId="61739B65" w16cex:dateUtc="2026-05-08T05:37:00Z"/>
  <w16cex:commentExtensible w16cex:durableId="0B5AB9E3" w16cex:dateUtc="2026-05-11T11:51:00Z"/>
  <w16cex:commentExtensible w16cex:durableId="5DEA2242" w16cex:dateUtc="2026-05-20T11:42:00Z"/>
  <w16cex:commentExtensible w16cex:durableId="72BFD688" w16cex:dateUtc="2026-05-08T05:56:00Z"/>
  <w16cex:commentExtensible w16cex:durableId="66299D1B" w16cex:dateUtc="2026-05-11T11:54:00Z"/>
  <w16cex:commentExtensible w16cex:durableId="1C28CF1B" w16cex:dateUtc="2026-05-20T11:40:00Z"/>
  <w16cex:commentExtensible w16cex:durableId="0C2E1003" w16cex:dateUtc="2026-05-11T06:55:00Z"/>
  <w16cex:commentExtensible w16cex:durableId="25FA226D" w16cex:dateUtc="2026-05-20T12:33:00Z"/>
  <w16cex:commentExtensible w16cex:durableId="0F913431" w16cex:dateUtc="2026-05-06T15:23:00Z"/>
  <w16cex:commentExtensible w16cex:durableId="022661A9" w16cex:dateUtc="2026-05-11T11:52:00Z"/>
  <w16cex:commentExtensible w16cex:durableId="08B4E06D" w16cex:dateUtc="2026-05-20T10:57:00Z"/>
  <w16cex:commentExtensible w16cex:durableId="6DE60DD7" w16cex:dateUtc="2026-05-11T07:09:00Z"/>
  <w16cex:commentExtensible w16cex:durableId="6C05F25E" w16cex:dateUtc="2026-05-20T10:15:00Z"/>
  <w16cex:commentExtensible w16cex:durableId="6130BE1F" w16cex:dateUtc="2026-05-06T15:26:00Z"/>
  <w16cex:commentExtensible w16cex:durableId="261933EE" w16cex:dateUtc="2026-05-11T08:22:00Z"/>
  <w16cex:commentExtensible w16cex:durableId="04EE8B12" w16cex:dateUtc="2026-05-20T10:20:00Z"/>
  <w16cex:commentExtensible w16cex:durableId="593A79E5" w16cex:dateUtc="2026-05-11T08:25:00Z"/>
  <w16cex:commentExtensible w16cex:durableId="75E975D9" w16cex:dateUtc="2026-05-11T08:27:00Z"/>
  <w16cex:commentExtensible w16cex:durableId="5631B24E" w16cex:dateUtc="2026-05-20T11:59:00Z"/>
  <w16cex:commentExtensible w16cex:durableId="4DBA4E47" w16cex:dateUtc="2026-05-20T11:59:00Z"/>
  <w16cex:commentExtensible w16cex:durableId="45AF3123" w16cex:dateUtc="2026-05-20T11:49:00Z"/>
  <w16cex:commentExtensible w16cex:durableId="2F012372" w16cex:dateUtc="2026-05-04T10:14:00Z"/>
  <w16cex:commentExtensible w16cex:durableId="46AC84A2" w16cex:dateUtc="2026-05-11T08:29:00Z"/>
  <w16cex:commentExtensible w16cex:durableId="5A774266" w16cex:dateUtc="2026-05-20T12:03:00Z"/>
  <w16cex:commentExtensible w16cex:durableId="63D5FCD6" w16cex:dateUtc="2026-05-11T08:38:00Z"/>
  <w16cex:commentExtensible w16cex:durableId="769A790B" w16cex:dateUtc="2026-05-20T12:06:00Z"/>
  <w16cex:commentExtensible w16cex:durableId="48931A47" w16cex:dateUtc="2026-05-20T12:10:00Z"/>
  <w16cex:commentExtensible w16cex:durableId="276F8225" w16cex:dateUtc="2026-05-20T12:16:00Z"/>
  <w16cex:commentExtensible w16cex:durableId="328100AF" w16cex:dateUtc="2026-05-11T09:21:00Z"/>
  <w16cex:commentExtensible w16cex:durableId="1892386A" w16cex:dateUtc="2026-05-20T12:17:00Z"/>
  <w16cex:commentExtensible w16cex:durableId="3CDB280A" w16cex:dateUtc="2026-05-11T08:46:00Z"/>
  <w16cex:commentExtensible w16cex:durableId="35312C91" w16cex:dateUtc="2026-05-20T12:26:00Z"/>
  <w16cex:commentExtensible w16cex:durableId="70BC185E" w16cex:dateUtc="2026-05-11T07:11:00Z"/>
  <w16cex:commentExtensible w16cex:durableId="7D537BD4" w16cex:dateUtc="2026-05-11T07:11:00Z"/>
  <w16cex:commentExtensible w16cex:durableId="61FD1498" w16cex:dateUtc="2026-05-11T07:11:00Z"/>
  <w16cex:commentExtensible w16cex:durableId="3F8D8AB2" w16cex:dateUtc="2026-05-11T07:11:00Z"/>
  <w16cex:commentExtensible w16cex:durableId="71C7EDAB" w16cex:dateUtc="2026-05-11T09:13:00Z"/>
  <w16cex:commentExtensible w16cex:durableId="0E3A44B2" w16cex:dateUtc="2026-05-20T12:27:00Z"/>
  <w16cex:commentExtensible w16cex:durableId="457EBBBE" w16cex:dateUtc="2026-05-20T11:51:00Z"/>
  <w16cex:commentExtensible w16cex:durableId="5843192C" w16cex:dateUtc="2026-05-20T12:28:00Z"/>
  <w16cex:commentExtensible w16cex:durableId="315003C7" w16cex:dateUtc="2026-05-11T09:30:00Z"/>
  <w16cex:commentExtensible w16cex:durableId="0504031D" w16cex:dateUtc="2026-05-20T12:36:00Z"/>
  <w16cex:commentExtensible w16cex:durableId="2795745F" w16cex:dateUtc="2026-05-11T09:31:00Z"/>
  <w16cex:commentExtensible w16cex:durableId="7FC7C14D" w16cex:dateUtc="2026-05-20T12:37:00Z"/>
  <w16cex:commentExtensible w16cex:durableId="6DB8CDC3" w16cex:dateUtc="2026-05-20T12:34:00Z"/>
  <w16cex:commentExtensible w16cex:durableId="3246124C" w16cex:dateUtc="2026-05-11T09:38:00Z"/>
  <w16cex:commentExtensible w16cex:durableId="31453AF7" w16cex:dateUtc="2026-05-20T12:52:00Z"/>
  <w16cex:commentExtensible w16cex:durableId="48952A75" w16cex:dateUtc="2026-05-08T06:11:00Z"/>
  <w16cex:commentExtensible w16cex:durableId="4071C230" w16cex:dateUtc="2026-05-11T09:44:00Z"/>
  <w16cex:commentExtensible w16cex:durableId="506EC851" w16cex:dateUtc="2026-05-11T09:47:00Z"/>
  <w16cex:commentExtensible w16cex:durableId="1E6366E9" w16cex:dateUtc="2026-05-20T12:59:00Z"/>
  <w16cex:commentExtensible w16cex:durableId="420C8EB1" w16cex:dateUtc="2026-05-11T09:53:00Z"/>
  <w16cex:commentExtensible w16cex:durableId="6AE3746E" w16cex:dateUtc="2026-05-11T06:34:00Z"/>
  <w16cex:commentExtensible w16cex:durableId="2A85F779" w16cex:dateUtc="2026-05-20T12:59:00Z"/>
  <w16cex:commentExtensible w16cex:durableId="6F3A1842" w16cex:dateUtc="2026-05-11T10:21:00Z"/>
  <w16cex:commentExtensible w16cex:durableId="5E7A6D90" w16cex:dateUtc="2026-05-11T10:11:00Z"/>
  <w16cex:commentExtensible w16cex:durableId="50345F35" w16cex:dateUtc="2026-05-08T05:51:00Z"/>
  <w16cex:commentExtensible w16cex:durableId="032F0A92" w16cex:dateUtc="2026-05-11T10:35:00Z"/>
  <w16cex:commentExtensible w16cex:durableId="0688D79C" w16cex:dateUtc="2026-05-11T10:55:00Z"/>
  <w16cex:commentExtensible w16cex:durableId="74002062" w16cex:dateUtc="2026-05-06T14:19:00Z"/>
  <w16cex:commentExtensible w16cex:durableId="133105D9" w16cex:dateUtc="2026-05-11T11:05:00Z"/>
  <w16cex:commentExtensible w16cex:durableId="6A4F022F" w16cex:dateUtc="2026-05-06T14:19:00Z"/>
  <w16cex:commentExtensible w16cex:durableId="4342D04F" w16cex:dateUtc="2026-05-11T11:04:00Z"/>
  <w16cex:commentExtensible w16cex:durableId="7DC90A61" w16cex:dateUtc="2026-05-11T11:06:00Z"/>
  <w16cex:commentExtensible w16cex:durableId="4FF2663B" w16cex:dateUtc="2026-05-11T11:06:00Z"/>
  <w16cex:commentExtensible w16cex:durableId="1915AD49" w16cex:dateUtc="2026-05-11T11:11:00Z"/>
  <w16cex:commentExtensible w16cex:durableId="7BD84BDF" w16cex:dateUtc="2026-05-07T14:08:00Z"/>
  <w16cex:commentExtensible w16cex:durableId="33335DF0" w16cex:dateUtc="2026-05-11T11:41:00Z"/>
  <w16cex:commentExtensible w16cex:durableId="022C9897" w16cex:dateUtc="2026-05-11T11:23:00Z"/>
  <w16cex:commentExtensible w16cex:durableId="5E060C4A" w16cex:dateUtc="2026-05-11T11:31:00Z"/>
  <w16cex:commentExtensible w16cex:durableId="1F3A2FB7" w16cex:dateUtc="2026-05-20T13:14:00Z"/>
  <w16cex:commentExtensible w16cex:durableId="405B76EF" w16cex:dateUtc="2026-05-11T11:33:00Z"/>
  <w16cex:commentExtensible w16cex:durableId="3D3B876A" w16cex:dateUtc="2026-05-20T13:14:00Z"/>
  <w16cex:commentExtensible w16cex:durableId="4E211DF8" w16cex:dateUtc="2026-05-11T11:34:00Z"/>
  <w16cex:commentExtensible w16cex:durableId="0A649A4F" w16cex:dateUtc="2026-05-20T13:15:00Z"/>
  <w16cex:commentExtensible w16cex:durableId="4D3D2A19" w16cex:dateUtc="2026-05-11T11:34:00Z"/>
  <w16cex:commentExtensible w16cex:durableId="4338817F" w16cex:dateUtc="2026-05-20T13:15:00Z"/>
  <w16cex:commentExtensible w16cex:durableId="7B6AE31E" w16cex:dateUtc="2026-05-11T11:34:00Z"/>
  <w16cex:commentExtensible w16cex:durableId="1BAABE24" w16cex:dateUtc="2026-05-20T13:15:00Z"/>
  <w16cex:commentExtensible w16cex:durableId="12F3B54F" w16cex:dateUtc="2026-05-11T11:35:00Z"/>
  <w16cex:commentExtensible w16cex:durableId="08C8C7AA" w16cex:dateUtc="2026-05-20T13:16:00Z"/>
  <w16cex:commentExtensible w16cex:durableId="5D00E6E8" w16cex:dateUtc="2026-05-11T11:35:00Z"/>
  <w16cex:commentExtensible w16cex:durableId="5786ADBF" w16cex:dateUtc="2026-05-20T13:16:00Z"/>
  <w16cex:commentExtensible w16cex:durableId="0BD7DC47" w16cex:dateUtc="2026-05-11T11:35:00Z"/>
  <w16cex:commentExtensible w16cex:durableId="33283D1A" w16cex:dateUtc="2026-05-20T13:16:00Z"/>
  <w16cex:commentExtensible w16cex:durableId="4789C0D9" w16cex:dateUtc="2026-05-11T11:36:00Z"/>
  <w16cex:commentExtensible w16cex:durableId="33C7576A" w16cex:dateUtc="2026-05-20T13:16:00Z"/>
  <w16cex:commentExtensible w16cex:durableId="1C5EF505" w16cex:dateUtc="2026-05-11T11:37:00Z"/>
  <w16cex:commentExtensible w16cex:durableId="71D2E636" w16cex:dateUtc="2026-05-20T13:17:00Z"/>
  <w16cex:commentExtensible w16cex:durableId="12BF5153" w16cex:dateUtc="2026-05-06T15:33:00Z"/>
  <w16cex:commentExtensible w16cex:durableId="0532931C" w16cex:dateUtc="2026-05-11T11:48:00Z"/>
  <w16cex:commentExtensible w16cex:durableId="4A09BD8D" w16cex:dateUtc="2026-05-11T09: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A0DE84C" w16cid:durableId="5273B165"/>
  <w16cid:commentId w16cid:paraId="0D7A609F" w16cid:durableId="2F366436"/>
  <w16cid:commentId w16cid:paraId="39D07DA3" w16cid:durableId="0D822DAA"/>
  <w16cid:commentId w16cid:paraId="555A1DEC" w16cid:durableId="28EE4FC3"/>
  <w16cid:commentId w16cid:paraId="5C836027" w16cid:durableId="3FD6BECB"/>
  <w16cid:commentId w16cid:paraId="51FDD533" w16cid:durableId="7E4E3A2B"/>
  <w16cid:commentId w16cid:paraId="137CB353" w16cid:durableId="14F5693C"/>
  <w16cid:commentId w16cid:paraId="312495AA" w16cid:durableId="2B5B5133"/>
  <w16cid:commentId w16cid:paraId="6466C312" w16cid:durableId="542800A9"/>
  <w16cid:commentId w16cid:paraId="04C1327A" w16cid:durableId="55540790"/>
  <w16cid:commentId w16cid:paraId="2410EDAE" w16cid:durableId="09C52F4F"/>
  <w16cid:commentId w16cid:paraId="3211B622" w16cid:durableId="61739B65"/>
  <w16cid:commentId w16cid:paraId="1CACCF26" w16cid:durableId="0B5AB9E3"/>
  <w16cid:commentId w16cid:paraId="251FA84B" w16cid:durableId="5DEA2242"/>
  <w16cid:commentId w16cid:paraId="54B4112D" w16cid:durableId="72BFD688"/>
  <w16cid:commentId w16cid:paraId="07F7F08C" w16cid:durableId="66299D1B"/>
  <w16cid:commentId w16cid:paraId="7E22697A" w16cid:durableId="1C28CF1B"/>
  <w16cid:commentId w16cid:paraId="21AD0778" w16cid:durableId="0C2E1003"/>
  <w16cid:commentId w16cid:paraId="22317B0F" w16cid:durableId="25FA226D"/>
  <w16cid:commentId w16cid:paraId="71F289E1" w16cid:durableId="0F913431"/>
  <w16cid:commentId w16cid:paraId="6616213A" w16cid:durableId="022661A9"/>
  <w16cid:commentId w16cid:paraId="1C949D7C" w16cid:durableId="08B4E06D"/>
  <w16cid:commentId w16cid:paraId="0B6E4672" w16cid:durableId="6DE60DD7"/>
  <w16cid:commentId w16cid:paraId="20898B11" w16cid:durableId="6C05F25E"/>
  <w16cid:commentId w16cid:paraId="657BA387" w16cid:durableId="6130BE1F"/>
  <w16cid:commentId w16cid:paraId="5EF78E21" w16cid:durableId="261933EE"/>
  <w16cid:commentId w16cid:paraId="1C079231" w16cid:durableId="04EE8B12"/>
  <w16cid:commentId w16cid:paraId="4DCD50B2" w16cid:durableId="593A79E5"/>
  <w16cid:commentId w16cid:paraId="4FEA6662" w16cid:durableId="75E975D9"/>
  <w16cid:commentId w16cid:paraId="651619A5" w16cid:durableId="5631B24E"/>
  <w16cid:commentId w16cid:paraId="19D26BD4" w16cid:durableId="4DBA4E47"/>
  <w16cid:commentId w16cid:paraId="3472A34C" w16cid:durableId="45AF3123"/>
  <w16cid:commentId w16cid:paraId="4B608E25" w16cid:durableId="2F012372"/>
  <w16cid:commentId w16cid:paraId="5239F4E9" w16cid:durableId="46AC84A2"/>
  <w16cid:commentId w16cid:paraId="5C430BDE" w16cid:durableId="5A774266"/>
  <w16cid:commentId w16cid:paraId="1320A394" w16cid:durableId="63D5FCD6"/>
  <w16cid:commentId w16cid:paraId="74C32720" w16cid:durableId="769A790B"/>
  <w16cid:commentId w16cid:paraId="3B3E1361" w16cid:durableId="48931A47"/>
  <w16cid:commentId w16cid:paraId="1F1714EA" w16cid:durableId="276F8225"/>
  <w16cid:commentId w16cid:paraId="4928741E" w16cid:durableId="328100AF"/>
  <w16cid:commentId w16cid:paraId="2A1175AE" w16cid:durableId="1892386A"/>
  <w16cid:commentId w16cid:paraId="083AD020" w16cid:durableId="3CDB280A"/>
  <w16cid:commentId w16cid:paraId="35A7C9E7" w16cid:durableId="35312C91"/>
  <w16cid:commentId w16cid:paraId="4941807E" w16cid:durableId="70BC185E"/>
  <w16cid:commentId w16cid:paraId="70EB4E1E" w16cid:durableId="7D537BD4"/>
  <w16cid:commentId w16cid:paraId="5499619C" w16cid:durableId="61FD1498"/>
  <w16cid:commentId w16cid:paraId="5EEC70D8" w16cid:durableId="3F8D8AB2"/>
  <w16cid:commentId w16cid:paraId="58DAAB3E" w16cid:durableId="71C7EDAB"/>
  <w16cid:commentId w16cid:paraId="31290C2A" w16cid:durableId="0E3A44B2"/>
  <w16cid:commentId w16cid:paraId="210AA783" w16cid:durableId="457EBBBE"/>
  <w16cid:commentId w16cid:paraId="1A32D5C3" w16cid:durableId="5843192C"/>
  <w16cid:commentId w16cid:paraId="2183F637" w16cid:durableId="315003C7"/>
  <w16cid:commentId w16cid:paraId="67AD9D22" w16cid:durableId="0504031D"/>
  <w16cid:commentId w16cid:paraId="653943C6" w16cid:durableId="2795745F"/>
  <w16cid:commentId w16cid:paraId="727C18BA" w16cid:durableId="7FC7C14D"/>
  <w16cid:commentId w16cid:paraId="415D2B2A" w16cid:durableId="6DB8CDC3"/>
  <w16cid:commentId w16cid:paraId="287D67CA" w16cid:durableId="3246124C"/>
  <w16cid:commentId w16cid:paraId="3FCF5054" w16cid:durableId="31453AF7"/>
  <w16cid:commentId w16cid:paraId="4ABC7FB5" w16cid:durableId="48952A75"/>
  <w16cid:commentId w16cid:paraId="7EB82BDE" w16cid:durableId="4071C230"/>
  <w16cid:commentId w16cid:paraId="5677CA1C" w16cid:durableId="506EC851"/>
  <w16cid:commentId w16cid:paraId="4AB5926A" w16cid:durableId="1E6366E9"/>
  <w16cid:commentId w16cid:paraId="6FAB2FFE" w16cid:durableId="420C8EB1"/>
  <w16cid:commentId w16cid:paraId="60F038CA" w16cid:durableId="6AE3746E"/>
  <w16cid:commentId w16cid:paraId="648C01DB" w16cid:durableId="2A85F779"/>
  <w16cid:commentId w16cid:paraId="0EA0FFEC" w16cid:durableId="6F3A1842"/>
  <w16cid:commentId w16cid:paraId="6D6982E1" w16cid:durableId="5E7A6D90"/>
  <w16cid:commentId w16cid:paraId="7ABF7C9D" w16cid:durableId="50345F35"/>
  <w16cid:commentId w16cid:paraId="1A2C7EF7" w16cid:durableId="032F0A92"/>
  <w16cid:commentId w16cid:paraId="2A429959" w16cid:durableId="0688D79C"/>
  <w16cid:commentId w16cid:paraId="6C4039FA" w16cid:durableId="74002062"/>
  <w16cid:commentId w16cid:paraId="4A483CAC" w16cid:durableId="133105D9"/>
  <w16cid:commentId w16cid:paraId="76FD20C8" w16cid:durableId="6A4F022F"/>
  <w16cid:commentId w16cid:paraId="13A6DB52" w16cid:durableId="4342D04F"/>
  <w16cid:commentId w16cid:paraId="4E74F475" w16cid:durableId="7DC90A61"/>
  <w16cid:commentId w16cid:paraId="7C7BEABE" w16cid:durableId="4FF2663B"/>
  <w16cid:commentId w16cid:paraId="5BAE30B2" w16cid:durableId="1915AD49"/>
  <w16cid:commentId w16cid:paraId="7DDE07A1" w16cid:durableId="7BD84BDF"/>
  <w16cid:commentId w16cid:paraId="2AD8A785" w16cid:durableId="33335DF0"/>
  <w16cid:commentId w16cid:paraId="040476A9" w16cid:durableId="022C9897"/>
  <w16cid:commentId w16cid:paraId="5FB33A8A" w16cid:durableId="5E060C4A"/>
  <w16cid:commentId w16cid:paraId="161E6653" w16cid:durableId="1F3A2FB7"/>
  <w16cid:commentId w16cid:paraId="37F36598" w16cid:durableId="405B76EF"/>
  <w16cid:commentId w16cid:paraId="583203F0" w16cid:durableId="3D3B876A"/>
  <w16cid:commentId w16cid:paraId="27022401" w16cid:durableId="4E211DF8"/>
  <w16cid:commentId w16cid:paraId="188F4B50" w16cid:durableId="0A649A4F"/>
  <w16cid:commentId w16cid:paraId="60009A56" w16cid:durableId="4D3D2A19"/>
  <w16cid:commentId w16cid:paraId="370DBD2B" w16cid:durableId="4338817F"/>
  <w16cid:commentId w16cid:paraId="54348A13" w16cid:durableId="7B6AE31E"/>
  <w16cid:commentId w16cid:paraId="7EB71E98" w16cid:durableId="1BAABE24"/>
  <w16cid:commentId w16cid:paraId="731C25E8" w16cid:durableId="12F3B54F"/>
  <w16cid:commentId w16cid:paraId="4A8D16A8" w16cid:durableId="08C8C7AA"/>
  <w16cid:commentId w16cid:paraId="2DDF2A9C" w16cid:durableId="5D00E6E8"/>
  <w16cid:commentId w16cid:paraId="06CE5342" w16cid:durableId="5786ADBF"/>
  <w16cid:commentId w16cid:paraId="700EFD98" w16cid:durableId="0BD7DC47"/>
  <w16cid:commentId w16cid:paraId="15DB6103" w16cid:durableId="33283D1A"/>
  <w16cid:commentId w16cid:paraId="54061D8E" w16cid:durableId="4789C0D9"/>
  <w16cid:commentId w16cid:paraId="16626DD1" w16cid:durableId="33C7576A"/>
  <w16cid:commentId w16cid:paraId="3D50BA71" w16cid:durableId="1C5EF505"/>
  <w16cid:commentId w16cid:paraId="7E25E11B" w16cid:durableId="71D2E636"/>
  <w16cid:commentId w16cid:paraId="49D7ABFD" w16cid:durableId="12BF5153"/>
  <w16cid:commentId w16cid:paraId="3D0D726C" w16cid:durableId="0532931C"/>
  <w16cid:commentId w16cid:paraId="21B7E475" w16cid:durableId="4A09BD8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2E305" w14:textId="77777777" w:rsidR="00003128" w:rsidRDefault="00003128" w:rsidP="00DE2E6C">
      <w:pPr>
        <w:spacing w:after="0" w:line="240" w:lineRule="auto"/>
      </w:pPr>
      <w:r>
        <w:separator/>
      </w:r>
    </w:p>
  </w:endnote>
  <w:endnote w:type="continuationSeparator" w:id="0">
    <w:p w14:paraId="2F92DC36" w14:textId="77777777" w:rsidR="00003128" w:rsidRDefault="00003128" w:rsidP="00DE2E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LiberationSerif-Bold">
    <w:altName w:val="Cambria"/>
    <w:panose1 w:val="00000000000000000000"/>
    <w:charset w:val="00"/>
    <w:family w:val="roman"/>
    <w:notTrueType/>
    <w:pitch w:val="default"/>
  </w:font>
  <w:font w:name="LiberationSerif-Italic">
    <w:altName w:val="Cambria"/>
    <w:panose1 w:val="00000000000000000000"/>
    <w:charset w:val="00"/>
    <w:family w:val="roman"/>
    <w:notTrueType/>
    <w:pitch w:val="default"/>
  </w:font>
  <w:font w:name="Calibri-Italic">
    <w:altName w:val="Calibri"/>
    <w:panose1 w:val="00000000000000000000"/>
    <w:charset w:val="00"/>
    <w:family w:val="roman"/>
    <w:notTrueType/>
    <w:pitch w:val="default"/>
  </w:font>
  <w:font w:name="BGEK Titillium">
    <w:altName w:val="Calibri"/>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69E33" w14:textId="77777777" w:rsidR="004F0EA8" w:rsidRDefault="004F0EA8">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74AF0" w14:textId="77777777" w:rsidR="004F0EA8" w:rsidRDefault="004F0EA8">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FF268" w14:textId="77777777" w:rsidR="004F0EA8" w:rsidRDefault="004F0EA8">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C475B6" w14:textId="77777777" w:rsidR="00003128" w:rsidRDefault="00003128" w:rsidP="00DE2E6C">
      <w:pPr>
        <w:spacing w:after="0" w:line="240" w:lineRule="auto"/>
      </w:pPr>
      <w:r>
        <w:separator/>
      </w:r>
    </w:p>
  </w:footnote>
  <w:footnote w:type="continuationSeparator" w:id="0">
    <w:p w14:paraId="56457F1F" w14:textId="77777777" w:rsidR="00003128" w:rsidRDefault="00003128" w:rsidP="00DE2E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63B68" w14:textId="77777777" w:rsidR="004F0EA8" w:rsidRDefault="004F0EA8">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CED56" w14:textId="1140870E" w:rsidR="00FB679F" w:rsidRPr="00DE2E6C" w:rsidRDefault="00FB679F" w:rsidP="00DE2E6C">
    <w:pPr>
      <w:rPr>
        <w:sz w:val="20"/>
        <w:szCs w:val="20"/>
      </w:rPr>
    </w:pPr>
    <w:r>
      <w:rPr>
        <w:sz w:val="20"/>
        <w:szCs w:val="20"/>
      </w:rPr>
      <w:t>Digitale Gesundheits</w:t>
    </w:r>
    <w:r w:rsidRPr="00DE2E6C">
      <w:rPr>
        <w:sz w:val="20"/>
        <w:szCs w:val="20"/>
      </w:rPr>
      <w:t>kompetenz –</w:t>
    </w:r>
    <w:r>
      <w:rPr>
        <w:sz w:val="20"/>
        <w:szCs w:val="20"/>
      </w:rPr>
      <w:t xml:space="preserve"> Handreichung</w:t>
    </w:r>
    <w:r w:rsidRPr="00DE2E6C">
      <w:rPr>
        <w:sz w:val="20"/>
        <w:szCs w:val="20"/>
      </w:rPr>
      <w:t xml:space="preserve"> </w:t>
    </w:r>
    <w:r>
      <w:rPr>
        <w:sz w:val="20"/>
        <w:szCs w:val="20"/>
      </w:rPr>
      <w:t xml:space="preserve">für </w:t>
    </w:r>
    <w:r w:rsidRPr="008D0DAD">
      <w:rPr>
        <w:sz w:val="20"/>
        <w:szCs w:val="20"/>
      </w:rPr>
      <w:t xml:space="preserve">Lehrkräfte – </w:t>
    </w:r>
    <w:r w:rsidR="004F0EA8" w:rsidRPr="004F0EA8">
      <w:rPr>
        <w:sz w:val="20"/>
        <w:szCs w:val="20"/>
      </w:rPr>
      <w:t>Gesundheitsmythen im Netz</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E8E15" w14:textId="77777777" w:rsidR="004F0EA8" w:rsidRDefault="004F0EA8">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7383A5C"/>
    <w:lvl w:ilvl="0">
      <w:start w:val="1"/>
      <w:numFmt w:val="bullet"/>
      <w:pStyle w:val="Aufzhlungszeichen"/>
      <w:lvlText w:val=""/>
      <w:lvlJc w:val="left"/>
      <w:pPr>
        <w:tabs>
          <w:tab w:val="num" w:pos="360"/>
        </w:tabs>
        <w:ind w:left="360" w:hanging="360"/>
      </w:pPr>
      <w:rPr>
        <w:rFonts w:ascii="Symbol" w:hAnsi="Symbol" w:hint="default"/>
      </w:rPr>
    </w:lvl>
  </w:abstractNum>
  <w:abstractNum w:abstractNumId="1" w15:restartNumberingAfterBreak="0">
    <w:nsid w:val="00C000FA"/>
    <w:multiLevelType w:val="multilevel"/>
    <w:tmpl w:val="135CF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8020AD"/>
    <w:multiLevelType w:val="multilevel"/>
    <w:tmpl w:val="3982A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20732"/>
    <w:multiLevelType w:val="multilevel"/>
    <w:tmpl w:val="6CCA2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5F088E"/>
    <w:multiLevelType w:val="multilevel"/>
    <w:tmpl w:val="3982A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7C409B"/>
    <w:multiLevelType w:val="multilevel"/>
    <w:tmpl w:val="9AE85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8D1F0B"/>
    <w:multiLevelType w:val="multilevel"/>
    <w:tmpl w:val="1DCA4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8F6664"/>
    <w:multiLevelType w:val="hybridMultilevel"/>
    <w:tmpl w:val="B846E47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0D2B4F6E"/>
    <w:multiLevelType w:val="multilevel"/>
    <w:tmpl w:val="0010A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AD499A"/>
    <w:multiLevelType w:val="multilevel"/>
    <w:tmpl w:val="BDE2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87565B"/>
    <w:multiLevelType w:val="multilevel"/>
    <w:tmpl w:val="2F600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5014FF"/>
    <w:multiLevelType w:val="multilevel"/>
    <w:tmpl w:val="4482B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D55B79"/>
    <w:multiLevelType w:val="multilevel"/>
    <w:tmpl w:val="16120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2A318D"/>
    <w:multiLevelType w:val="multilevel"/>
    <w:tmpl w:val="6E3EA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963D75"/>
    <w:multiLevelType w:val="multilevel"/>
    <w:tmpl w:val="CEB44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4E498A"/>
    <w:multiLevelType w:val="multilevel"/>
    <w:tmpl w:val="00028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944715"/>
    <w:multiLevelType w:val="multilevel"/>
    <w:tmpl w:val="7A384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916648"/>
    <w:multiLevelType w:val="hybridMultilevel"/>
    <w:tmpl w:val="67300D74"/>
    <w:lvl w:ilvl="0" w:tplc="82A6A84C">
      <w:start w:val="1"/>
      <w:numFmt w:val="bullet"/>
      <w:lvlText w:val=""/>
      <w:lvlJc w:val="left"/>
      <w:pPr>
        <w:ind w:left="1080" w:hanging="360"/>
      </w:pPr>
      <w:rPr>
        <w:rFonts w:ascii="Symbol" w:hAnsi="Symbol"/>
      </w:rPr>
    </w:lvl>
    <w:lvl w:ilvl="1" w:tplc="E9EA6BEE">
      <w:start w:val="1"/>
      <w:numFmt w:val="bullet"/>
      <w:lvlText w:val=""/>
      <w:lvlJc w:val="left"/>
      <w:pPr>
        <w:ind w:left="1080" w:hanging="360"/>
      </w:pPr>
      <w:rPr>
        <w:rFonts w:ascii="Symbol" w:hAnsi="Symbol"/>
      </w:rPr>
    </w:lvl>
    <w:lvl w:ilvl="2" w:tplc="264441B4">
      <w:start w:val="1"/>
      <w:numFmt w:val="bullet"/>
      <w:lvlText w:val=""/>
      <w:lvlJc w:val="left"/>
      <w:pPr>
        <w:ind w:left="1080" w:hanging="360"/>
      </w:pPr>
      <w:rPr>
        <w:rFonts w:ascii="Symbol" w:hAnsi="Symbol"/>
      </w:rPr>
    </w:lvl>
    <w:lvl w:ilvl="3" w:tplc="EA46FE60">
      <w:start w:val="1"/>
      <w:numFmt w:val="bullet"/>
      <w:lvlText w:val=""/>
      <w:lvlJc w:val="left"/>
      <w:pPr>
        <w:ind w:left="1080" w:hanging="360"/>
      </w:pPr>
      <w:rPr>
        <w:rFonts w:ascii="Symbol" w:hAnsi="Symbol"/>
      </w:rPr>
    </w:lvl>
    <w:lvl w:ilvl="4" w:tplc="3D5676E0">
      <w:start w:val="1"/>
      <w:numFmt w:val="bullet"/>
      <w:lvlText w:val=""/>
      <w:lvlJc w:val="left"/>
      <w:pPr>
        <w:ind w:left="1080" w:hanging="360"/>
      </w:pPr>
      <w:rPr>
        <w:rFonts w:ascii="Symbol" w:hAnsi="Symbol"/>
      </w:rPr>
    </w:lvl>
    <w:lvl w:ilvl="5" w:tplc="0DCE019A">
      <w:start w:val="1"/>
      <w:numFmt w:val="bullet"/>
      <w:lvlText w:val=""/>
      <w:lvlJc w:val="left"/>
      <w:pPr>
        <w:ind w:left="1080" w:hanging="360"/>
      </w:pPr>
      <w:rPr>
        <w:rFonts w:ascii="Symbol" w:hAnsi="Symbol"/>
      </w:rPr>
    </w:lvl>
    <w:lvl w:ilvl="6" w:tplc="B156BC98">
      <w:start w:val="1"/>
      <w:numFmt w:val="bullet"/>
      <w:lvlText w:val=""/>
      <w:lvlJc w:val="left"/>
      <w:pPr>
        <w:ind w:left="1080" w:hanging="360"/>
      </w:pPr>
      <w:rPr>
        <w:rFonts w:ascii="Symbol" w:hAnsi="Symbol"/>
      </w:rPr>
    </w:lvl>
    <w:lvl w:ilvl="7" w:tplc="8F448784">
      <w:start w:val="1"/>
      <w:numFmt w:val="bullet"/>
      <w:lvlText w:val=""/>
      <w:lvlJc w:val="left"/>
      <w:pPr>
        <w:ind w:left="1080" w:hanging="360"/>
      </w:pPr>
      <w:rPr>
        <w:rFonts w:ascii="Symbol" w:hAnsi="Symbol"/>
      </w:rPr>
    </w:lvl>
    <w:lvl w:ilvl="8" w:tplc="427883BC">
      <w:start w:val="1"/>
      <w:numFmt w:val="bullet"/>
      <w:lvlText w:val=""/>
      <w:lvlJc w:val="left"/>
      <w:pPr>
        <w:ind w:left="1080" w:hanging="360"/>
      </w:pPr>
      <w:rPr>
        <w:rFonts w:ascii="Symbol" w:hAnsi="Symbol"/>
      </w:rPr>
    </w:lvl>
  </w:abstractNum>
  <w:abstractNum w:abstractNumId="18" w15:restartNumberingAfterBreak="0">
    <w:nsid w:val="20580D97"/>
    <w:multiLevelType w:val="multilevel"/>
    <w:tmpl w:val="20BAF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2AD0645"/>
    <w:multiLevelType w:val="multilevel"/>
    <w:tmpl w:val="5608D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DD47B7"/>
    <w:multiLevelType w:val="multilevel"/>
    <w:tmpl w:val="E480B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965BAE"/>
    <w:multiLevelType w:val="multilevel"/>
    <w:tmpl w:val="CCB4D3A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B9A6021"/>
    <w:multiLevelType w:val="hybridMultilevel"/>
    <w:tmpl w:val="539AD572"/>
    <w:lvl w:ilvl="0" w:tplc="28F6B24A">
      <w:start w:val="1"/>
      <w:numFmt w:val="bullet"/>
      <w:lvlText w:val=""/>
      <w:lvlJc w:val="left"/>
      <w:pPr>
        <w:ind w:left="1460" w:hanging="360"/>
      </w:pPr>
      <w:rPr>
        <w:rFonts w:ascii="Symbol" w:hAnsi="Symbol"/>
      </w:rPr>
    </w:lvl>
    <w:lvl w:ilvl="1" w:tplc="7158D144">
      <w:start w:val="1"/>
      <w:numFmt w:val="bullet"/>
      <w:lvlText w:val=""/>
      <w:lvlJc w:val="left"/>
      <w:pPr>
        <w:ind w:left="1460" w:hanging="360"/>
      </w:pPr>
      <w:rPr>
        <w:rFonts w:ascii="Symbol" w:hAnsi="Symbol"/>
      </w:rPr>
    </w:lvl>
    <w:lvl w:ilvl="2" w:tplc="CD06F9CE">
      <w:start w:val="1"/>
      <w:numFmt w:val="bullet"/>
      <w:lvlText w:val=""/>
      <w:lvlJc w:val="left"/>
      <w:pPr>
        <w:ind w:left="1460" w:hanging="360"/>
      </w:pPr>
      <w:rPr>
        <w:rFonts w:ascii="Symbol" w:hAnsi="Symbol"/>
      </w:rPr>
    </w:lvl>
    <w:lvl w:ilvl="3" w:tplc="E4B2385E">
      <w:start w:val="1"/>
      <w:numFmt w:val="bullet"/>
      <w:lvlText w:val=""/>
      <w:lvlJc w:val="left"/>
      <w:pPr>
        <w:ind w:left="1460" w:hanging="360"/>
      </w:pPr>
      <w:rPr>
        <w:rFonts w:ascii="Symbol" w:hAnsi="Symbol"/>
      </w:rPr>
    </w:lvl>
    <w:lvl w:ilvl="4" w:tplc="EC006250">
      <w:start w:val="1"/>
      <w:numFmt w:val="bullet"/>
      <w:lvlText w:val=""/>
      <w:lvlJc w:val="left"/>
      <w:pPr>
        <w:ind w:left="1460" w:hanging="360"/>
      </w:pPr>
      <w:rPr>
        <w:rFonts w:ascii="Symbol" w:hAnsi="Symbol"/>
      </w:rPr>
    </w:lvl>
    <w:lvl w:ilvl="5" w:tplc="1D8843C8">
      <w:start w:val="1"/>
      <w:numFmt w:val="bullet"/>
      <w:lvlText w:val=""/>
      <w:lvlJc w:val="left"/>
      <w:pPr>
        <w:ind w:left="1460" w:hanging="360"/>
      </w:pPr>
      <w:rPr>
        <w:rFonts w:ascii="Symbol" w:hAnsi="Symbol"/>
      </w:rPr>
    </w:lvl>
    <w:lvl w:ilvl="6" w:tplc="AC888654">
      <w:start w:val="1"/>
      <w:numFmt w:val="bullet"/>
      <w:lvlText w:val=""/>
      <w:lvlJc w:val="left"/>
      <w:pPr>
        <w:ind w:left="1460" w:hanging="360"/>
      </w:pPr>
      <w:rPr>
        <w:rFonts w:ascii="Symbol" w:hAnsi="Symbol"/>
      </w:rPr>
    </w:lvl>
    <w:lvl w:ilvl="7" w:tplc="ADA4E6B6">
      <w:start w:val="1"/>
      <w:numFmt w:val="bullet"/>
      <w:lvlText w:val=""/>
      <w:lvlJc w:val="left"/>
      <w:pPr>
        <w:ind w:left="1460" w:hanging="360"/>
      </w:pPr>
      <w:rPr>
        <w:rFonts w:ascii="Symbol" w:hAnsi="Symbol"/>
      </w:rPr>
    </w:lvl>
    <w:lvl w:ilvl="8" w:tplc="5F24602C">
      <w:start w:val="1"/>
      <w:numFmt w:val="bullet"/>
      <w:lvlText w:val=""/>
      <w:lvlJc w:val="left"/>
      <w:pPr>
        <w:ind w:left="1460" w:hanging="360"/>
      </w:pPr>
      <w:rPr>
        <w:rFonts w:ascii="Symbol" w:hAnsi="Symbol"/>
      </w:rPr>
    </w:lvl>
  </w:abstractNum>
  <w:abstractNum w:abstractNumId="23" w15:restartNumberingAfterBreak="0">
    <w:nsid w:val="2C18615C"/>
    <w:multiLevelType w:val="hybridMultilevel"/>
    <w:tmpl w:val="BE1E212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2CB8555A"/>
    <w:multiLevelType w:val="multilevel"/>
    <w:tmpl w:val="3D869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D1670CB"/>
    <w:multiLevelType w:val="hybridMultilevel"/>
    <w:tmpl w:val="CEBED24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2DA25F35"/>
    <w:multiLevelType w:val="multilevel"/>
    <w:tmpl w:val="8DCAE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0E7AE5"/>
    <w:multiLevelType w:val="multilevel"/>
    <w:tmpl w:val="3982A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9C35D0"/>
    <w:multiLevelType w:val="multilevel"/>
    <w:tmpl w:val="135CF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0986213"/>
    <w:multiLevelType w:val="multilevel"/>
    <w:tmpl w:val="F87E9BC4"/>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0" w15:restartNumberingAfterBreak="0">
    <w:nsid w:val="31A668C5"/>
    <w:multiLevelType w:val="multilevel"/>
    <w:tmpl w:val="135CF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4821257"/>
    <w:multiLevelType w:val="multilevel"/>
    <w:tmpl w:val="B35EC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1225EA"/>
    <w:multiLevelType w:val="multilevel"/>
    <w:tmpl w:val="53DEE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5042CD"/>
    <w:multiLevelType w:val="hybridMultilevel"/>
    <w:tmpl w:val="113EE62C"/>
    <w:lvl w:ilvl="0" w:tplc="AB50AE54">
      <w:start w:val="1"/>
      <w:numFmt w:val="bullet"/>
      <w:lvlText w:val=""/>
      <w:lvlJc w:val="left"/>
      <w:pPr>
        <w:ind w:left="720" w:hanging="360"/>
      </w:pPr>
      <w:rPr>
        <w:rFonts w:ascii="Symbol" w:hAnsi="Symbol" w:hint="default"/>
        <w:color w:val="auto"/>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15:restartNumberingAfterBreak="0">
    <w:nsid w:val="3A3C4F0F"/>
    <w:multiLevelType w:val="multilevel"/>
    <w:tmpl w:val="8070E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534B1F"/>
    <w:multiLevelType w:val="multilevel"/>
    <w:tmpl w:val="3982A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E6351B"/>
    <w:multiLevelType w:val="multilevel"/>
    <w:tmpl w:val="02B63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4C682B"/>
    <w:multiLevelType w:val="multilevel"/>
    <w:tmpl w:val="EF145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D580DFC"/>
    <w:multiLevelType w:val="hybridMultilevel"/>
    <w:tmpl w:val="4D38C32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9" w15:restartNumberingAfterBreak="0">
    <w:nsid w:val="3F5F6929"/>
    <w:multiLevelType w:val="multilevel"/>
    <w:tmpl w:val="F6E8D4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CF16DA"/>
    <w:multiLevelType w:val="multilevel"/>
    <w:tmpl w:val="D62A9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396F9F"/>
    <w:multiLevelType w:val="multilevel"/>
    <w:tmpl w:val="D9145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DB4FE0"/>
    <w:multiLevelType w:val="hybridMultilevel"/>
    <w:tmpl w:val="2ECEFEC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3" w15:restartNumberingAfterBreak="0">
    <w:nsid w:val="480123B5"/>
    <w:multiLevelType w:val="hybridMultilevel"/>
    <w:tmpl w:val="A852041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4" w15:restartNumberingAfterBreak="0">
    <w:nsid w:val="497B28CF"/>
    <w:multiLevelType w:val="multilevel"/>
    <w:tmpl w:val="6A20B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A71726"/>
    <w:multiLevelType w:val="hybridMultilevel"/>
    <w:tmpl w:val="6DBC683A"/>
    <w:lvl w:ilvl="0" w:tplc="121C1A5A">
      <w:start w:val="1"/>
      <w:numFmt w:val="bullet"/>
      <w:lvlText w:val=""/>
      <w:lvlJc w:val="left"/>
      <w:pPr>
        <w:ind w:left="720" w:hanging="360"/>
      </w:pPr>
      <w:rPr>
        <w:rFonts w:ascii="Symbol" w:hAnsi="Symbol"/>
      </w:rPr>
    </w:lvl>
    <w:lvl w:ilvl="1" w:tplc="51689908">
      <w:start w:val="1"/>
      <w:numFmt w:val="bullet"/>
      <w:lvlText w:val=""/>
      <w:lvlJc w:val="left"/>
      <w:pPr>
        <w:ind w:left="720" w:hanging="360"/>
      </w:pPr>
      <w:rPr>
        <w:rFonts w:ascii="Symbol" w:hAnsi="Symbol"/>
      </w:rPr>
    </w:lvl>
    <w:lvl w:ilvl="2" w:tplc="2F3C67F8">
      <w:start w:val="1"/>
      <w:numFmt w:val="bullet"/>
      <w:lvlText w:val=""/>
      <w:lvlJc w:val="left"/>
      <w:pPr>
        <w:ind w:left="720" w:hanging="360"/>
      </w:pPr>
      <w:rPr>
        <w:rFonts w:ascii="Symbol" w:hAnsi="Symbol"/>
      </w:rPr>
    </w:lvl>
    <w:lvl w:ilvl="3" w:tplc="0488400C">
      <w:start w:val="1"/>
      <w:numFmt w:val="bullet"/>
      <w:lvlText w:val=""/>
      <w:lvlJc w:val="left"/>
      <w:pPr>
        <w:ind w:left="720" w:hanging="360"/>
      </w:pPr>
      <w:rPr>
        <w:rFonts w:ascii="Symbol" w:hAnsi="Symbol"/>
      </w:rPr>
    </w:lvl>
    <w:lvl w:ilvl="4" w:tplc="6700D884">
      <w:start w:val="1"/>
      <w:numFmt w:val="bullet"/>
      <w:lvlText w:val=""/>
      <w:lvlJc w:val="left"/>
      <w:pPr>
        <w:ind w:left="720" w:hanging="360"/>
      </w:pPr>
      <w:rPr>
        <w:rFonts w:ascii="Symbol" w:hAnsi="Symbol"/>
      </w:rPr>
    </w:lvl>
    <w:lvl w:ilvl="5" w:tplc="B756F6E0">
      <w:start w:val="1"/>
      <w:numFmt w:val="bullet"/>
      <w:lvlText w:val=""/>
      <w:lvlJc w:val="left"/>
      <w:pPr>
        <w:ind w:left="720" w:hanging="360"/>
      </w:pPr>
      <w:rPr>
        <w:rFonts w:ascii="Symbol" w:hAnsi="Symbol"/>
      </w:rPr>
    </w:lvl>
    <w:lvl w:ilvl="6" w:tplc="AA2AC004">
      <w:start w:val="1"/>
      <w:numFmt w:val="bullet"/>
      <w:lvlText w:val=""/>
      <w:lvlJc w:val="left"/>
      <w:pPr>
        <w:ind w:left="720" w:hanging="360"/>
      </w:pPr>
      <w:rPr>
        <w:rFonts w:ascii="Symbol" w:hAnsi="Symbol"/>
      </w:rPr>
    </w:lvl>
    <w:lvl w:ilvl="7" w:tplc="F95A87D0">
      <w:start w:val="1"/>
      <w:numFmt w:val="bullet"/>
      <w:lvlText w:val=""/>
      <w:lvlJc w:val="left"/>
      <w:pPr>
        <w:ind w:left="720" w:hanging="360"/>
      </w:pPr>
      <w:rPr>
        <w:rFonts w:ascii="Symbol" w:hAnsi="Symbol"/>
      </w:rPr>
    </w:lvl>
    <w:lvl w:ilvl="8" w:tplc="9E7A1EBC">
      <w:start w:val="1"/>
      <w:numFmt w:val="bullet"/>
      <w:lvlText w:val=""/>
      <w:lvlJc w:val="left"/>
      <w:pPr>
        <w:ind w:left="720" w:hanging="360"/>
      </w:pPr>
      <w:rPr>
        <w:rFonts w:ascii="Symbol" w:hAnsi="Symbol"/>
      </w:rPr>
    </w:lvl>
  </w:abstractNum>
  <w:abstractNum w:abstractNumId="46" w15:restartNumberingAfterBreak="0">
    <w:nsid w:val="4BC74A70"/>
    <w:multiLevelType w:val="multilevel"/>
    <w:tmpl w:val="CB5E8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D266E94"/>
    <w:multiLevelType w:val="multilevel"/>
    <w:tmpl w:val="D6761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137698C"/>
    <w:multiLevelType w:val="multilevel"/>
    <w:tmpl w:val="3982A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0302B8"/>
    <w:multiLevelType w:val="hybridMultilevel"/>
    <w:tmpl w:val="1AD0ECA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0" w15:restartNumberingAfterBreak="0">
    <w:nsid w:val="52CD444A"/>
    <w:multiLevelType w:val="multilevel"/>
    <w:tmpl w:val="3982A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3577FAF"/>
    <w:multiLevelType w:val="multilevel"/>
    <w:tmpl w:val="7708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6287C24"/>
    <w:multiLevelType w:val="multilevel"/>
    <w:tmpl w:val="67B4E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6E00B6A"/>
    <w:multiLevelType w:val="multilevel"/>
    <w:tmpl w:val="3E2A1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995774F"/>
    <w:multiLevelType w:val="multilevel"/>
    <w:tmpl w:val="B24ECEC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C4E76A7"/>
    <w:multiLevelType w:val="multilevel"/>
    <w:tmpl w:val="4D80A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CFE5296"/>
    <w:multiLevelType w:val="multilevel"/>
    <w:tmpl w:val="06B21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D473C9D"/>
    <w:multiLevelType w:val="multilevel"/>
    <w:tmpl w:val="238C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BD6A34"/>
    <w:multiLevelType w:val="multilevel"/>
    <w:tmpl w:val="227E7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46A6FE6"/>
    <w:multiLevelType w:val="multilevel"/>
    <w:tmpl w:val="3982A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5855948"/>
    <w:multiLevelType w:val="hybridMultilevel"/>
    <w:tmpl w:val="E5045AE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1" w15:restartNumberingAfterBreak="0">
    <w:nsid w:val="665A5BF6"/>
    <w:multiLevelType w:val="hybridMultilevel"/>
    <w:tmpl w:val="5DC024A4"/>
    <w:lvl w:ilvl="0" w:tplc="F5046306">
      <w:start w:val="1"/>
      <w:numFmt w:val="decimal"/>
      <w:lvlText w:val="%1."/>
      <w:lvlJc w:val="left"/>
      <w:pPr>
        <w:ind w:left="1020" w:hanging="360"/>
      </w:pPr>
    </w:lvl>
    <w:lvl w:ilvl="1" w:tplc="44C22600">
      <w:start w:val="1"/>
      <w:numFmt w:val="decimal"/>
      <w:lvlText w:val="%2."/>
      <w:lvlJc w:val="left"/>
      <w:pPr>
        <w:ind w:left="1020" w:hanging="360"/>
      </w:pPr>
    </w:lvl>
    <w:lvl w:ilvl="2" w:tplc="26D40114">
      <w:start w:val="1"/>
      <w:numFmt w:val="decimal"/>
      <w:lvlText w:val="%3."/>
      <w:lvlJc w:val="left"/>
      <w:pPr>
        <w:ind w:left="1020" w:hanging="360"/>
      </w:pPr>
    </w:lvl>
    <w:lvl w:ilvl="3" w:tplc="BCEC3DE4">
      <w:start w:val="1"/>
      <w:numFmt w:val="decimal"/>
      <w:lvlText w:val="%4."/>
      <w:lvlJc w:val="left"/>
      <w:pPr>
        <w:ind w:left="1020" w:hanging="360"/>
      </w:pPr>
    </w:lvl>
    <w:lvl w:ilvl="4" w:tplc="D6AE6AEC">
      <w:start w:val="1"/>
      <w:numFmt w:val="decimal"/>
      <w:lvlText w:val="%5."/>
      <w:lvlJc w:val="left"/>
      <w:pPr>
        <w:ind w:left="1020" w:hanging="360"/>
      </w:pPr>
    </w:lvl>
    <w:lvl w:ilvl="5" w:tplc="54ACA7A8">
      <w:start w:val="1"/>
      <w:numFmt w:val="decimal"/>
      <w:lvlText w:val="%6."/>
      <w:lvlJc w:val="left"/>
      <w:pPr>
        <w:ind w:left="1020" w:hanging="360"/>
      </w:pPr>
    </w:lvl>
    <w:lvl w:ilvl="6" w:tplc="4BC88C52">
      <w:start w:val="1"/>
      <w:numFmt w:val="decimal"/>
      <w:lvlText w:val="%7."/>
      <w:lvlJc w:val="left"/>
      <w:pPr>
        <w:ind w:left="1020" w:hanging="360"/>
      </w:pPr>
    </w:lvl>
    <w:lvl w:ilvl="7" w:tplc="AFFCECB8">
      <w:start w:val="1"/>
      <w:numFmt w:val="decimal"/>
      <w:lvlText w:val="%8."/>
      <w:lvlJc w:val="left"/>
      <w:pPr>
        <w:ind w:left="1020" w:hanging="360"/>
      </w:pPr>
    </w:lvl>
    <w:lvl w:ilvl="8" w:tplc="FEC45C6A">
      <w:start w:val="1"/>
      <w:numFmt w:val="decimal"/>
      <w:lvlText w:val="%9."/>
      <w:lvlJc w:val="left"/>
      <w:pPr>
        <w:ind w:left="1020" w:hanging="360"/>
      </w:pPr>
    </w:lvl>
  </w:abstractNum>
  <w:abstractNum w:abstractNumId="62" w15:restartNumberingAfterBreak="0">
    <w:nsid w:val="665C15BC"/>
    <w:multiLevelType w:val="multilevel"/>
    <w:tmpl w:val="E03CE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6744F5F"/>
    <w:multiLevelType w:val="hybridMultilevel"/>
    <w:tmpl w:val="4DF077C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4" w15:restartNumberingAfterBreak="0">
    <w:nsid w:val="6C804A78"/>
    <w:multiLevelType w:val="multilevel"/>
    <w:tmpl w:val="35CC2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F113B65"/>
    <w:multiLevelType w:val="hybridMultilevel"/>
    <w:tmpl w:val="8AF2DC4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6" w15:restartNumberingAfterBreak="0">
    <w:nsid w:val="6F9A28E9"/>
    <w:multiLevelType w:val="multilevel"/>
    <w:tmpl w:val="135CF266"/>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7" w15:restartNumberingAfterBreak="0">
    <w:nsid w:val="6FC40589"/>
    <w:multiLevelType w:val="multilevel"/>
    <w:tmpl w:val="EB26D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33F0509"/>
    <w:multiLevelType w:val="multilevel"/>
    <w:tmpl w:val="A28E9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35C560C"/>
    <w:multiLevelType w:val="multilevel"/>
    <w:tmpl w:val="B5FC2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6F31BAD"/>
    <w:multiLevelType w:val="multilevel"/>
    <w:tmpl w:val="02B89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8EE136A"/>
    <w:multiLevelType w:val="multilevel"/>
    <w:tmpl w:val="16120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9354613"/>
    <w:multiLevelType w:val="multilevel"/>
    <w:tmpl w:val="28F82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94C380F"/>
    <w:multiLevelType w:val="hybridMultilevel"/>
    <w:tmpl w:val="9470F23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4" w15:restartNumberingAfterBreak="0">
    <w:nsid w:val="7AD100DB"/>
    <w:multiLevelType w:val="hybridMultilevel"/>
    <w:tmpl w:val="1976174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5" w15:restartNumberingAfterBreak="0">
    <w:nsid w:val="7B412E9D"/>
    <w:multiLevelType w:val="multilevel"/>
    <w:tmpl w:val="CF9E6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C0345AE"/>
    <w:multiLevelType w:val="multilevel"/>
    <w:tmpl w:val="AC9A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FF47C3D"/>
    <w:multiLevelType w:val="multilevel"/>
    <w:tmpl w:val="EBACC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6135134">
    <w:abstractNumId w:val="33"/>
  </w:num>
  <w:num w:numId="2" w16cid:durableId="1125269462">
    <w:abstractNumId w:val="0"/>
  </w:num>
  <w:num w:numId="3" w16cid:durableId="1826781572">
    <w:abstractNumId w:val="72"/>
  </w:num>
  <w:num w:numId="4" w16cid:durableId="282925233">
    <w:abstractNumId w:val="10"/>
  </w:num>
  <w:num w:numId="5" w16cid:durableId="1117987762">
    <w:abstractNumId w:val="77"/>
  </w:num>
  <w:num w:numId="6" w16cid:durableId="627591430">
    <w:abstractNumId w:val="39"/>
  </w:num>
  <w:num w:numId="7" w16cid:durableId="1561093422">
    <w:abstractNumId w:val="37"/>
  </w:num>
  <w:num w:numId="8" w16cid:durableId="964578192">
    <w:abstractNumId w:val="69"/>
  </w:num>
  <w:num w:numId="9" w16cid:durableId="1054892071">
    <w:abstractNumId w:val="55"/>
  </w:num>
  <w:num w:numId="10" w16cid:durableId="1897013723">
    <w:abstractNumId w:val="8"/>
  </w:num>
  <w:num w:numId="11" w16cid:durableId="1115520805">
    <w:abstractNumId w:val="31"/>
  </w:num>
  <w:num w:numId="12" w16cid:durableId="1116680921">
    <w:abstractNumId w:val="14"/>
  </w:num>
  <w:num w:numId="13" w16cid:durableId="765150660">
    <w:abstractNumId w:val="42"/>
  </w:num>
  <w:num w:numId="14" w16cid:durableId="1082683121">
    <w:abstractNumId w:val="65"/>
  </w:num>
  <w:num w:numId="15" w16cid:durableId="1984381707">
    <w:abstractNumId w:val="38"/>
  </w:num>
  <w:num w:numId="16" w16cid:durableId="462507160">
    <w:abstractNumId w:val="23"/>
  </w:num>
  <w:num w:numId="17" w16cid:durableId="713625605">
    <w:abstractNumId w:val="43"/>
  </w:num>
  <w:num w:numId="18" w16cid:durableId="532110706">
    <w:abstractNumId w:val="25"/>
  </w:num>
  <w:num w:numId="19" w16cid:durableId="615645196">
    <w:abstractNumId w:val="17"/>
  </w:num>
  <w:num w:numId="20" w16cid:durableId="996610318">
    <w:abstractNumId w:val="45"/>
  </w:num>
  <w:num w:numId="21" w16cid:durableId="1088500761">
    <w:abstractNumId w:val="0"/>
  </w:num>
  <w:num w:numId="22" w16cid:durableId="1914385753">
    <w:abstractNumId w:val="41"/>
  </w:num>
  <w:num w:numId="23" w16cid:durableId="521208996">
    <w:abstractNumId w:val="16"/>
  </w:num>
  <w:num w:numId="24" w16cid:durableId="1644849491">
    <w:abstractNumId w:val="19"/>
  </w:num>
  <w:num w:numId="25" w16cid:durableId="542133278">
    <w:abstractNumId w:val="53"/>
  </w:num>
  <w:num w:numId="26" w16cid:durableId="2092460237">
    <w:abstractNumId w:val="24"/>
  </w:num>
  <w:num w:numId="27" w16cid:durableId="1124040114">
    <w:abstractNumId w:val="75"/>
  </w:num>
  <w:num w:numId="28" w16cid:durableId="273827591">
    <w:abstractNumId w:val="5"/>
  </w:num>
  <w:num w:numId="29" w16cid:durableId="1471551354">
    <w:abstractNumId w:val="67"/>
  </w:num>
  <w:num w:numId="30" w16cid:durableId="67658605">
    <w:abstractNumId w:val="44"/>
  </w:num>
  <w:num w:numId="31" w16cid:durableId="1067067082">
    <w:abstractNumId w:val="11"/>
  </w:num>
  <w:num w:numId="32" w16cid:durableId="1094588910">
    <w:abstractNumId w:val="56"/>
  </w:num>
  <w:num w:numId="33" w16cid:durableId="86510263">
    <w:abstractNumId w:val="59"/>
  </w:num>
  <w:num w:numId="34" w16cid:durableId="647828766">
    <w:abstractNumId w:val="46"/>
  </w:num>
  <w:num w:numId="35" w16cid:durableId="1190922258">
    <w:abstractNumId w:val="52"/>
  </w:num>
  <w:num w:numId="36" w16cid:durableId="736127763">
    <w:abstractNumId w:val="4"/>
  </w:num>
  <w:num w:numId="37" w16cid:durableId="2100175823">
    <w:abstractNumId w:val="50"/>
  </w:num>
  <w:num w:numId="38" w16cid:durableId="1958827751">
    <w:abstractNumId w:val="27"/>
  </w:num>
  <w:num w:numId="39" w16cid:durableId="2055695171">
    <w:abstractNumId w:val="48"/>
  </w:num>
  <w:num w:numId="40" w16cid:durableId="458186394">
    <w:abstractNumId w:val="35"/>
  </w:num>
  <w:num w:numId="41" w16cid:durableId="1350252317">
    <w:abstractNumId w:val="2"/>
  </w:num>
  <w:num w:numId="42" w16cid:durableId="294916100">
    <w:abstractNumId w:val="76"/>
  </w:num>
  <w:num w:numId="43" w16cid:durableId="164366368">
    <w:abstractNumId w:val="40"/>
  </w:num>
  <w:num w:numId="44" w16cid:durableId="1026904911">
    <w:abstractNumId w:val="54"/>
  </w:num>
  <w:num w:numId="45" w16cid:durableId="1699819161">
    <w:abstractNumId w:val="26"/>
  </w:num>
  <w:num w:numId="46" w16cid:durableId="1738624193">
    <w:abstractNumId w:val="57"/>
  </w:num>
  <w:num w:numId="47" w16cid:durableId="1500192593">
    <w:abstractNumId w:val="47"/>
  </w:num>
  <w:num w:numId="48" w16cid:durableId="1813134701">
    <w:abstractNumId w:val="3"/>
  </w:num>
  <w:num w:numId="49" w16cid:durableId="635450037">
    <w:abstractNumId w:val="6"/>
  </w:num>
  <w:num w:numId="50" w16cid:durableId="1097870664">
    <w:abstractNumId w:val="63"/>
  </w:num>
  <w:num w:numId="51" w16cid:durableId="663584026">
    <w:abstractNumId w:val="12"/>
  </w:num>
  <w:num w:numId="52" w16cid:durableId="900408558">
    <w:abstractNumId w:val="21"/>
  </w:num>
  <w:num w:numId="53" w16cid:durableId="971710075">
    <w:abstractNumId w:val="20"/>
  </w:num>
  <w:num w:numId="54" w16cid:durableId="1610889814">
    <w:abstractNumId w:val="68"/>
  </w:num>
  <w:num w:numId="55" w16cid:durableId="1091586220">
    <w:abstractNumId w:val="64"/>
  </w:num>
  <w:num w:numId="56" w16cid:durableId="824204278">
    <w:abstractNumId w:val="15"/>
  </w:num>
  <w:num w:numId="57" w16cid:durableId="1792672166">
    <w:abstractNumId w:val="58"/>
  </w:num>
  <w:num w:numId="58" w16cid:durableId="2102990730">
    <w:abstractNumId w:val="36"/>
  </w:num>
  <w:num w:numId="59" w16cid:durableId="1693415217">
    <w:abstractNumId w:val="32"/>
  </w:num>
  <w:num w:numId="60" w16cid:durableId="2141339007">
    <w:abstractNumId w:val="51"/>
  </w:num>
  <w:num w:numId="61" w16cid:durableId="136607980">
    <w:abstractNumId w:val="70"/>
  </w:num>
  <w:num w:numId="62" w16cid:durableId="673915462">
    <w:abstractNumId w:val="34"/>
  </w:num>
  <w:num w:numId="63" w16cid:durableId="1234851599">
    <w:abstractNumId w:val="13"/>
  </w:num>
  <w:num w:numId="64" w16cid:durableId="267396910">
    <w:abstractNumId w:val="18"/>
  </w:num>
  <w:num w:numId="65" w16cid:durableId="801461261">
    <w:abstractNumId w:val="29"/>
  </w:num>
  <w:num w:numId="66" w16cid:durableId="2073578483">
    <w:abstractNumId w:val="66"/>
  </w:num>
  <w:num w:numId="67" w16cid:durableId="936406547">
    <w:abstractNumId w:val="28"/>
  </w:num>
  <w:num w:numId="68" w16cid:durableId="1887526896">
    <w:abstractNumId w:val="9"/>
  </w:num>
  <w:num w:numId="69" w16cid:durableId="696657799">
    <w:abstractNumId w:val="1"/>
  </w:num>
  <w:num w:numId="70" w16cid:durableId="674461014">
    <w:abstractNumId w:val="30"/>
  </w:num>
  <w:num w:numId="71" w16cid:durableId="894320154">
    <w:abstractNumId w:val="62"/>
  </w:num>
  <w:num w:numId="72" w16cid:durableId="1603880201">
    <w:abstractNumId w:val="61"/>
  </w:num>
  <w:num w:numId="73" w16cid:durableId="1308901219">
    <w:abstractNumId w:val="74"/>
  </w:num>
  <w:num w:numId="74" w16cid:durableId="1797068673">
    <w:abstractNumId w:val="60"/>
  </w:num>
  <w:num w:numId="75" w16cid:durableId="3554344">
    <w:abstractNumId w:val="73"/>
  </w:num>
  <w:num w:numId="76" w16cid:durableId="1981228111">
    <w:abstractNumId w:val="22"/>
  </w:num>
  <w:num w:numId="77" w16cid:durableId="269167610">
    <w:abstractNumId w:val="49"/>
  </w:num>
  <w:num w:numId="78" w16cid:durableId="1873155373">
    <w:abstractNumId w:val="7"/>
  </w:num>
  <w:num w:numId="79" w16cid:durableId="148907634">
    <w:abstractNumId w:val="71"/>
  </w:num>
  <w:numIdMacAtCleanup w:val="7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bienne Schmaus">
    <w15:presenceInfo w15:providerId="None" w15:userId="Fabienne Schmaus"/>
  </w15:person>
  <w15:person w15:author="Michael Kohl">
    <w15:presenceInfo w15:providerId="Windows Live" w15:userId="1d6fefbaf845a2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trackRevision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E6C"/>
    <w:rsid w:val="000003B9"/>
    <w:rsid w:val="00000FD0"/>
    <w:rsid w:val="00001222"/>
    <w:rsid w:val="000012E7"/>
    <w:rsid w:val="00001A93"/>
    <w:rsid w:val="00001B00"/>
    <w:rsid w:val="00001D88"/>
    <w:rsid w:val="000027EC"/>
    <w:rsid w:val="00003128"/>
    <w:rsid w:val="000031A5"/>
    <w:rsid w:val="00003505"/>
    <w:rsid w:val="00003903"/>
    <w:rsid w:val="00006184"/>
    <w:rsid w:val="00006C95"/>
    <w:rsid w:val="00007733"/>
    <w:rsid w:val="00007820"/>
    <w:rsid w:val="00011BC7"/>
    <w:rsid w:val="00012669"/>
    <w:rsid w:val="00015428"/>
    <w:rsid w:val="000179AB"/>
    <w:rsid w:val="00017E9E"/>
    <w:rsid w:val="00023038"/>
    <w:rsid w:val="0002346A"/>
    <w:rsid w:val="000237D3"/>
    <w:rsid w:val="00023BFA"/>
    <w:rsid w:val="00023D05"/>
    <w:rsid w:val="000267AB"/>
    <w:rsid w:val="00027395"/>
    <w:rsid w:val="00030284"/>
    <w:rsid w:val="0003279F"/>
    <w:rsid w:val="0003344A"/>
    <w:rsid w:val="000351E4"/>
    <w:rsid w:val="00035648"/>
    <w:rsid w:val="00035B23"/>
    <w:rsid w:val="00035D98"/>
    <w:rsid w:val="00036133"/>
    <w:rsid w:val="00036C3C"/>
    <w:rsid w:val="0003745B"/>
    <w:rsid w:val="000375A8"/>
    <w:rsid w:val="000376B8"/>
    <w:rsid w:val="000379DE"/>
    <w:rsid w:val="00040285"/>
    <w:rsid w:val="0004121A"/>
    <w:rsid w:val="00041D84"/>
    <w:rsid w:val="00042D78"/>
    <w:rsid w:val="000442AC"/>
    <w:rsid w:val="0004526B"/>
    <w:rsid w:val="00045840"/>
    <w:rsid w:val="00045AF4"/>
    <w:rsid w:val="0005174B"/>
    <w:rsid w:val="000524C7"/>
    <w:rsid w:val="0005434A"/>
    <w:rsid w:val="00054714"/>
    <w:rsid w:val="00054F7C"/>
    <w:rsid w:val="00054F8A"/>
    <w:rsid w:val="000555D3"/>
    <w:rsid w:val="000568FF"/>
    <w:rsid w:val="00056908"/>
    <w:rsid w:val="000569F5"/>
    <w:rsid w:val="00056B07"/>
    <w:rsid w:val="00056C08"/>
    <w:rsid w:val="00057DF2"/>
    <w:rsid w:val="00060DBD"/>
    <w:rsid w:val="00061B2A"/>
    <w:rsid w:val="00064798"/>
    <w:rsid w:val="00064E0F"/>
    <w:rsid w:val="00064E9B"/>
    <w:rsid w:val="0006578F"/>
    <w:rsid w:val="00066012"/>
    <w:rsid w:val="00066A21"/>
    <w:rsid w:val="00066ABE"/>
    <w:rsid w:val="00066DCB"/>
    <w:rsid w:val="000674E2"/>
    <w:rsid w:val="000702A5"/>
    <w:rsid w:val="00070C32"/>
    <w:rsid w:val="00070D1D"/>
    <w:rsid w:val="00071235"/>
    <w:rsid w:val="00072175"/>
    <w:rsid w:val="0007322D"/>
    <w:rsid w:val="000740AF"/>
    <w:rsid w:val="0007414B"/>
    <w:rsid w:val="0007520B"/>
    <w:rsid w:val="00076456"/>
    <w:rsid w:val="000772A4"/>
    <w:rsid w:val="0008206B"/>
    <w:rsid w:val="00082D88"/>
    <w:rsid w:val="00083043"/>
    <w:rsid w:val="000847CB"/>
    <w:rsid w:val="00084C14"/>
    <w:rsid w:val="00085CE1"/>
    <w:rsid w:val="00085F1D"/>
    <w:rsid w:val="00086165"/>
    <w:rsid w:val="000911CA"/>
    <w:rsid w:val="00092AFE"/>
    <w:rsid w:val="0009387C"/>
    <w:rsid w:val="0009421F"/>
    <w:rsid w:val="0009488D"/>
    <w:rsid w:val="00097B83"/>
    <w:rsid w:val="000A0AB6"/>
    <w:rsid w:val="000A0CD3"/>
    <w:rsid w:val="000A0D4C"/>
    <w:rsid w:val="000A122D"/>
    <w:rsid w:val="000A1303"/>
    <w:rsid w:val="000A155D"/>
    <w:rsid w:val="000A19A9"/>
    <w:rsid w:val="000A292F"/>
    <w:rsid w:val="000A3028"/>
    <w:rsid w:val="000A5AD8"/>
    <w:rsid w:val="000B055D"/>
    <w:rsid w:val="000B0B32"/>
    <w:rsid w:val="000B1D3B"/>
    <w:rsid w:val="000B27CC"/>
    <w:rsid w:val="000B38B7"/>
    <w:rsid w:val="000B475C"/>
    <w:rsid w:val="000B4AE9"/>
    <w:rsid w:val="000B5F5A"/>
    <w:rsid w:val="000B6506"/>
    <w:rsid w:val="000B7306"/>
    <w:rsid w:val="000B77DB"/>
    <w:rsid w:val="000B7E84"/>
    <w:rsid w:val="000C12B8"/>
    <w:rsid w:val="000C1785"/>
    <w:rsid w:val="000C3B43"/>
    <w:rsid w:val="000C4F3E"/>
    <w:rsid w:val="000C5B1F"/>
    <w:rsid w:val="000C5FAD"/>
    <w:rsid w:val="000C64E6"/>
    <w:rsid w:val="000C6801"/>
    <w:rsid w:val="000C6F9D"/>
    <w:rsid w:val="000D1749"/>
    <w:rsid w:val="000D17BD"/>
    <w:rsid w:val="000D2691"/>
    <w:rsid w:val="000D5243"/>
    <w:rsid w:val="000D5A80"/>
    <w:rsid w:val="000D79FC"/>
    <w:rsid w:val="000E1512"/>
    <w:rsid w:val="000E194F"/>
    <w:rsid w:val="000E2212"/>
    <w:rsid w:val="000E2B6E"/>
    <w:rsid w:val="000E2DEF"/>
    <w:rsid w:val="000E37BF"/>
    <w:rsid w:val="000E3B42"/>
    <w:rsid w:val="000E5551"/>
    <w:rsid w:val="000E5D25"/>
    <w:rsid w:val="000E649C"/>
    <w:rsid w:val="000E6FB8"/>
    <w:rsid w:val="000F1A1B"/>
    <w:rsid w:val="000F257B"/>
    <w:rsid w:val="000F2865"/>
    <w:rsid w:val="000F4365"/>
    <w:rsid w:val="000F46F0"/>
    <w:rsid w:val="000F49E3"/>
    <w:rsid w:val="000F4B3C"/>
    <w:rsid w:val="000F50E7"/>
    <w:rsid w:val="000F5557"/>
    <w:rsid w:val="000F5F1A"/>
    <w:rsid w:val="000F6B39"/>
    <w:rsid w:val="000F6BC6"/>
    <w:rsid w:val="000F6CC1"/>
    <w:rsid w:val="000F7396"/>
    <w:rsid w:val="000F749C"/>
    <w:rsid w:val="001002B7"/>
    <w:rsid w:val="00101ECD"/>
    <w:rsid w:val="00104438"/>
    <w:rsid w:val="00104846"/>
    <w:rsid w:val="001067D4"/>
    <w:rsid w:val="001103BE"/>
    <w:rsid w:val="00110A50"/>
    <w:rsid w:val="00111335"/>
    <w:rsid w:val="001113E3"/>
    <w:rsid w:val="00112856"/>
    <w:rsid w:val="001151A5"/>
    <w:rsid w:val="0011717A"/>
    <w:rsid w:val="0011793E"/>
    <w:rsid w:val="001212C9"/>
    <w:rsid w:val="00121A47"/>
    <w:rsid w:val="00121D2C"/>
    <w:rsid w:val="00121E21"/>
    <w:rsid w:val="0012207B"/>
    <w:rsid w:val="00122A14"/>
    <w:rsid w:val="00125AA6"/>
    <w:rsid w:val="00125F84"/>
    <w:rsid w:val="001272A6"/>
    <w:rsid w:val="00130758"/>
    <w:rsid w:val="00130CF8"/>
    <w:rsid w:val="0013110C"/>
    <w:rsid w:val="001312D8"/>
    <w:rsid w:val="0013190B"/>
    <w:rsid w:val="00131991"/>
    <w:rsid w:val="00131DDC"/>
    <w:rsid w:val="001321BE"/>
    <w:rsid w:val="0013295E"/>
    <w:rsid w:val="00133A74"/>
    <w:rsid w:val="00133E39"/>
    <w:rsid w:val="00134844"/>
    <w:rsid w:val="00135020"/>
    <w:rsid w:val="001353E2"/>
    <w:rsid w:val="00135B2D"/>
    <w:rsid w:val="00140609"/>
    <w:rsid w:val="001422F6"/>
    <w:rsid w:val="00142F5F"/>
    <w:rsid w:val="00144748"/>
    <w:rsid w:val="00146108"/>
    <w:rsid w:val="001500C5"/>
    <w:rsid w:val="00151247"/>
    <w:rsid w:val="001535CC"/>
    <w:rsid w:val="001540CD"/>
    <w:rsid w:val="001545E1"/>
    <w:rsid w:val="00155698"/>
    <w:rsid w:val="00156007"/>
    <w:rsid w:val="00156AD6"/>
    <w:rsid w:val="00156C59"/>
    <w:rsid w:val="001571F0"/>
    <w:rsid w:val="0015767B"/>
    <w:rsid w:val="00161303"/>
    <w:rsid w:val="001629A7"/>
    <w:rsid w:val="00162B31"/>
    <w:rsid w:val="001631B6"/>
    <w:rsid w:val="001679F8"/>
    <w:rsid w:val="00167A32"/>
    <w:rsid w:val="001705C8"/>
    <w:rsid w:val="00170ABF"/>
    <w:rsid w:val="00170DF9"/>
    <w:rsid w:val="00170E13"/>
    <w:rsid w:val="0017174F"/>
    <w:rsid w:val="00172703"/>
    <w:rsid w:val="00173572"/>
    <w:rsid w:val="001739B1"/>
    <w:rsid w:val="0017472E"/>
    <w:rsid w:val="00174DC3"/>
    <w:rsid w:val="00174E17"/>
    <w:rsid w:val="0017517C"/>
    <w:rsid w:val="00175E8D"/>
    <w:rsid w:val="00175F84"/>
    <w:rsid w:val="001764B4"/>
    <w:rsid w:val="00176DD5"/>
    <w:rsid w:val="00176E66"/>
    <w:rsid w:val="001774AD"/>
    <w:rsid w:val="00177616"/>
    <w:rsid w:val="00177EFD"/>
    <w:rsid w:val="001809C4"/>
    <w:rsid w:val="001820EE"/>
    <w:rsid w:val="00182FD5"/>
    <w:rsid w:val="00183767"/>
    <w:rsid w:val="0018466A"/>
    <w:rsid w:val="00184A86"/>
    <w:rsid w:val="00184AAB"/>
    <w:rsid w:val="00184B84"/>
    <w:rsid w:val="0018513C"/>
    <w:rsid w:val="00185217"/>
    <w:rsid w:val="0018527D"/>
    <w:rsid w:val="00185544"/>
    <w:rsid w:val="00186A3D"/>
    <w:rsid w:val="00186D76"/>
    <w:rsid w:val="0018721F"/>
    <w:rsid w:val="00187928"/>
    <w:rsid w:val="00187EB1"/>
    <w:rsid w:val="00190034"/>
    <w:rsid w:val="00190793"/>
    <w:rsid w:val="001930FC"/>
    <w:rsid w:val="001947FB"/>
    <w:rsid w:val="00194BE5"/>
    <w:rsid w:val="00195814"/>
    <w:rsid w:val="00195D27"/>
    <w:rsid w:val="00195E58"/>
    <w:rsid w:val="00195F55"/>
    <w:rsid w:val="00197CDA"/>
    <w:rsid w:val="001A1AF1"/>
    <w:rsid w:val="001A2251"/>
    <w:rsid w:val="001A233C"/>
    <w:rsid w:val="001A4A5C"/>
    <w:rsid w:val="001A4A77"/>
    <w:rsid w:val="001A5075"/>
    <w:rsid w:val="001A5938"/>
    <w:rsid w:val="001A61B2"/>
    <w:rsid w:val="001A7CE6"/>
    <w:rsid w:val="001B06A5"/>
    <w:rsid w:val="001B1080"/>
    <w:rsid w:val="001B1368"/>
    <w:rsid w:val="001B164C"/>
    <w:rsid w:val="001B42F1"/>
    <w:rsid w:val="001B47E0"/>
    <w:rsid w:val="001B6D9E"/>
    <w:rsid w:val="001B71A2"/>
    <w:rsid w:val="001C05D0"/>
    <w:rsid w:val="001C134F"/>
    <w:rsid w:val="001C14EF"/>
    <w:rsid w:val="001C15D4"/>
    <w:rsid w:val="001C16A9"/>
    <w:rsid w:val="001C1F8A"/>
    <w:rsid w:val="001C23EF"/>
    <w:rsid w:val="001C2959"/>
    <w:rsid w:val="001C2A7A"/>
    <w:rsid w:val="001C2C4A"/>
    <w:rsid w:val="001C399E"/>
    <w:rsid w:val="001C3A27"/>
    <w:rsid w:val="001C4C82"/>
    <w:rsid w:val="001C5E8D"/>
    <w:rsid w:val="001C6161"/>
    <w:rsid w:val="001C6E3B"/>
    <w:rsid w:val="001D0467"/>
    <w:rsid w:val="001D057D"/>
    <w:rsid w:val="001D0CD9"/>
    <w:rsid w:val="001D1D0B"/>
    <w:rsid w:val="001D40EB"/>
    <w:rsid w:val="001D4AB6"/>
    <w:rsid w:val="001D5021"/>
    <w:rsid w:val="001D64D4"/>
    <w:rsid w:val="001D6690"/>
    <w:rsid w:val="001D74FB"/>
    <w:rsid w:val="001E0BE9"/>
    <w:rsid w:val="001E12B8"/>
    <w:rsid w:val="001E26E4"/>
    <w:rsid w:val="001E2B5B"/>
    <w:rsid w:val="001E4E36"/>
    <w:rsid w:val="001E5B31"/>
    <w:rsid w:val="001F0304"/>
    <w:rsid w:val="001F03C5"/>
    <w:rsid w:val="001F0B80"/>
    <w:rsid w:val="001F0FC0"/>
    <w:rsid w:val="001F2667"/>
    <w:rsid w:val="001F418A"/>
    <w:rsid w:val="001F7510"/>
    <w:rsid w:val="001F7A20"/>
    <w:rsid w:val="001F7A74"/>
    <w:rsid w:val="001F7E7D"/>
    <w:rsid w:val="00200107"/>
    <w:rsid w:val="00202380"/>
    <w:rsid w:val="0020299C"/>
    <w:rsid w:val="002048BF"/>
    <w:rsid w:val="00205612"/>
    <w:rsid w:val="00205F99"/>
    <w:rsid w:val="00207A01"/>
    <w:rsid w:val="00207EB9"/>
    <w:rsid w:val="00210E83"/>
    <w:rsid w:val="00211118"/>
    <w:rsid w:val="00212286"/>
    <w:rsid w:val="00212E72"/>
    <w:rsid w:val="00213937"/>
    <w:rsid w:val="002151F1"/>
    <w:rsid w:val="0021780E"/>
    <w:rsid w:val="00217E32"/>
    <w:rsid w:val="002214BF"/>
    <w:rsid w:val="00224380"/>
    <w:rsid w:val="00224650"/>
    <w:rsid w:val="00224699"/>
    <w:rsid w:val="00225440"/>
    <w:rsid w:val="0022545C"/>
    <w:rsid w:val="00225533"/>
    <w:rsid w:val="0022583F"/>
    <w:rsid w:val="00225C4B"/>
    <w:rsid w:val="00227FEA"/>
    <w:rsid w:val="00230142"/>
    <w:rsid w:val="00232242"/>
    <w:rsid w:val="002324A8"/>
    <w:rsid w:val="002331FF"/>
    <w:rsid w:val="00233360"/>
    <w:rsid w:val="00233BDB"/>
    <w:rsid w:val="00237E50"/>
    <w:rsid w:val="002405B1"/>
    <w:rsid w:val="00242A24"/>
    <w:rsid w:val="00242F78"/>
    <w:rsid w:val="00243207"/>
    <w:rsid w:val="0024370D"/>
    <w:rsid w:val="00245730"/>
    <w:rsid w:val="00246CE6"/>
    <w:rsid w:val="00246DF0"/>
    <w:rsid w:val="00246E18"/>
    <w:rsid w:val="0024735E"/>
    <w:rsid w:val="00247CF9"/>
    <w:rsid w:val="00250E4C"/>
    <w:rsid w:val="00251439"/>
    <w:rsid w:val="00251D27"/>
    <w:rsid w:val="00252DE3"/>
    <w:rsid w:val="00253182"/>
    <w:rsid w:val="00253FA3"/>
    <w:rsid w:val="00254C69"/>
    <w:rsid w:val="0025501D"/>
    <w:rsid w:val="00255356"/>
    <w:rsid w:val="00255667"/>
    <w:rsid w:val="00255BB9"/>
    <w:rsid w:val="0025715F"/>
    <w:rsid w:val="00260582"/>
    <w:rsid w:val="0026080A"/>
    <w:rsid w:val="00260816"/>
    <w:rsid w:val="00261E3D"/>
    <w:rsid w:val="00262054"/>
    <w:rsid w:val="00262C81"/>
    <w:rsid w:val="00264D3B"/>
    <w:rsid w:val="00265F5F"/>
    <w:rsid w:val="00266670"/>
    <w:rsid w:val="0026745A"/>
    <w:rsid w:val="0027013C"/>
    <w:rsid w:val="00270ABF"/>
    <w:rsid w:val="00271125"/>
    <w:rsid w:val="00271902"/>
    <w:rsid w:val="0027414A"/>
    <w:rsid w:val="0027615A"/>
    <w:rsid w:val="002762A9"/>
    <w:rsid w:val="00280ED6"/>
    <w:rsid w:val="00284806"/>
    <w:rsid w:val="00284A72"/>
    <w:rsid w:val="002853AD"/>
    <w:rsid w:val="0028656F"/>
    <w:rsid w:val="0029136F"/>
    <w:rsid w:val="0029390D"/>
    <w:rsid w:val="00297732"/>
    <w:rsid w:val="00297872"/>
    <w:rsid w:val="002A0531"/>
    <w:rsid w:val="002A0C3C"/>
    <w:rsid w:val="002A1115"/>
    <w:rsid w:val="002A1C9E"/>
    <w:rsid w:val="002A290B"/>
    <w:rsid w:val="002A2BDA"/>
    <w:rsid w:val="002A2C0A"/>
    <w:rsid w:val="002A3717"/>
    <w:rsid w:val="002A55F4"/>
    <w:rsid w:val="002A7A7A"/>
    <w:rsid w:val="002A7ABC"/>
    <w:rsid w:val="002B181F"/>
    <w:rsid w:val="002B27F4"/>
    <w:rsid w:val="002B2B97"/>
    <w:rsid w:val="002B2FAA"/>
    <w:rsid w:val="002B3960"/>
    <w:rsid w:val="002B5909"/>
    <w:rsid w:val="002B75A8"/>
    <w:rsid w:val="002C0757"/>
    <w:rsid w:val="002C0A05"/>
    <w:rsid w:val="002C0AF9"/>
    <w:rsid w:val="002C12B8"/>
    <w:rsid w:val="002C1726"/>
    <w:rsid w:val="002C2822"/>
    <w:rsid w:val="002C37F9"/>
    <w:rsid w:val="002C39FF"/>
    <w:rsid w:val="002C4A1D"/>
    <w:rsid w:val="002C5BB5"/>
    <w:rsid w:val="002C705E"/>
    <w:rsid w:val="002C7562"/>
    <w:rsid w:val="002C7E9A"/>
    <w:rsid w:val="002D10D7"/>
    <w:rsid w:val="002D1F99"/>
    <w:rsid w:val="002D440D"/>
    <w:rsid w:val="002D6E38"/>
    <w:rsid w:val="002D7920"/>
    <w:rsid w:val="002D7EA8"/>
    <w:rsid w:val="002E00A1"/>
    <w:rsid w:val="002E0434"/>
    <w:rsid w:val="002E29A4"/>
    <w:rsid w:val="002E3425"/>
    <w:rsid w:val="002E4B63"/>
    <w:rsid w:val="002E56AD"/>
    <w:rsid w:val="002E63CC"/>
    <w:rsid w:val="002F0360"/>
    <w:rsid w:val="002F0FA4"/>
    <w:rsid w:val="002F1598"/>
    <w:rsid w:val="002F1CB1"/>
    <w:rsid w:val="002F1D92"/>
    <w:rsid w:val="002F29E9"/>
    <w:rsid w:val="002F3402"/>
    <w:rsid w:val="002F47D0"/>
    <w:rsid w:val="002F5E1D"/>
    <w:rsid w:val="002F6311"/>
    <w:rsid w:val="002F76C0"/>
    <w:rsid w:val="003014DF"/>
    <w:rsid w:val="003039F4"/>
    <w:rsid w:val="00304C76"/>
    <w:rsid w:val="003061D9"/>
    <w:rsid w:val="00306EC2"/>
    <w:rsid w:val="00307546"/>
    <w:rsid w:val="0031077A"/>
    <w:rsid w:val="003118E1"/>
    <w:rsid w:val="00312D9F"/>
    <w:rsid w:val="00314B21"/>
    <w:rsid w:val="003154D2"/>
    <w:rsid w:val="00317B2A"/>
    <w:rsid w:val="003202AE"/>
    <w:rsid w:val="003204CA"/>
    <w:rsid w:val="00321832"/>
    <w:rsid w:val="00323656"/>
    <w:rsid w:val="00325139"/>
    <w:rsid w:val="0032545A"/>
    <w:rsid w:val="00325DBA"/>
    <w:rsid w:val="0032628D"/>
    <w:rsid w:val="003267F6"/>
    <w:rsid w:val="00327536"/>
    <w:rsid w:val="00327A73"/>
    <w:rsid w:val="00327F17"/>
    <w:rsid w:val="003302D4"/>
    <w:rsid w:val="003323F8"/>
    <w:rsid w:val="00333041"/>
    <w:rsid w:val="00333AB3"/>
    <w:rsid w:val="003354E5"/>
    <w:rsid w:val="00335D18"/>
    <w:rsid w:val="00337407"/>
    <w:rsid w:val="00337AD2"/>
    <w:rsid w:val="0034308F"/>
    <w:rsid w:val="00343FF7"/>
    <w:rsid w:val="00344C9D"/>
    <w:rsid w:val="003466F9"/>
    <w:rsid w:val="00346B0A"/>
    <w:rsid w:val="0034760B"/>
    <w:rsid w:val="00351286"/>
    <w:rsid w:val="00353F2F"/>
    <w:rsid w:val="0035514E"/>
    <w:rsid w:val="00356D3E"/>
    <w:rsid w:val="00357718"/>
    <w:rsid w:val="003578D1"/>
    <w:rsid w:val="00357FD6"/>
    <w:rsid w:val="00360B16"/>
    <w:rsid w:val="00361726"/>
    <w:rsid w:val="00362182"/>
    <w:rsid w:val="003631E8"/>
    <w:rsid w:val="00363309"/>
    <w:rsid w:val="0036414E"/>
    <w:rsid w:val="00364BA2"/>
    <w:rsid w:val="00364EC9"/>
    <w:rsid w:val="00365101"/>
    <w:rsid w:val="00365867"/>
    <w:rsid w:val="0036586E"/>
    <w:rsid w:val="00366D67"/>
    <w:rsid w:val="003701A9"/>
    <w:rsid w:val="003705DB"/>
    <w:rsid w:val="00370BFF"/>
    <w:rsid w:val="00371E27"/>
    <w:rsid w:val="00373C96"/>
    <w:rsid w:val="0037444B"/>
    <w:rsid w:val="00375728"/>
    <w:rsid w:val="00376263"/>
    <w:rsid w:val="00376613"/>
    <w:rsid w:val="003779D1"/>
    <w:rsid w:val="00380E42"/>
    <w:rsid w:val="00382599"/>
    <w:rsid w:val="00383496"/>
    <w:rsid w:val="00383C3E"/>
    <w:rsid w:val="003843DC"/>
    <w:rsid w:val="00384853"/>
    <w:rsid w:val="00392C0F"/>
    <w:rsid w:val="003935DB"/>
    <w:rsid w:val="00393697"/>
    <w:rsid w:val="00393F8F"/>
    <w:rsid w:val="003948DC"/>
    <w:rsid w:val="0039630B"/>
    <w:rsid w:val="003964EF"/>
    <w:rsid w:val="003A3238"/>
    <w:rsid w:val="003A39F7"/>
    <w:rsid w:val="003A43B4"/>
    <w:rsid w:val="003A4494"/>
    <w:rsid w:val="003A44F3"/>
    <w:rsid w:val="003A4806"/>
    <w:rsid w:val="003A4BA0"/>
    <w:rsid w:val="003A5BBA"/>
    <w:rsid w:val="003A5CF1"/>
    <w:rsid w:val="003A6C0C"/>
    <w:rsid w:val="003B0D1B"/>
    <w:rsid w:val="003B2442"/>
    <w:rsid w:val="003B3A0E"/>
    <w:rsid w:val="003B42AD"/>
    <w:rsid w:val="003B4C78"/>
    <w:rsid w:val="003B62F7"/>
    <w:rsid w:val="003B6A57"/>
    <w:rsid w:val="003B6FAE"/>
    <w:rsid w:val="003B7084"/>
    <w:rsid w:val="003B7EB4"/>
    <w:rsid w:val="003C030D"/>
    <w:rsid w:val="003C1C81"/>
    <w:rsid w:val="003C36C9"/>
    <w:rsid w:val="003C595F"/>
    <w:rsid w:val="003C642C"/>
    <w:rsid w:val="003C65E8"/>
    <w:rsid w:val="003C694E"/>
    <w:rsid w:val="003D0530"/>
    <w:rsid w:val="003D18F3"/>
    <w:rsid w:val="003D398E"/>
    <w:rsid w:val="003D3FEF"/>
    <w:rsid w:val="003D448E"/>
    <w:rsid w:val="003D4529"/>
    <w:rsid w:val="003D48FA"/>
    <w:rsid w:val="003D5551"/>
    <w:rsid w:val="003D56C8"/>
    <w:rsid w:val="003D56F7"/>
    <w:rsid w:val="003D571B"/>
    <w:rsid w:val="003D5AF1"/>
    <w:rsid w:val="003D7319"/>
    <w:rsid w:val="003D7887"/>
    <w:rsid w:val="003E0FDC"/>
    <w:rsid w:val="003E1309"/>
    <w:rsid w:val="003E1551"/>
    <w:rsid w:val="003E15FC"/>
    <w:rsid w:val="003E1C0C"/>
    <w:rsid w:val="003E32A0"/>
    <w:rsid w:val="003E3F0A"/>
    <w:rsid w:val="003E4D6A"/>
    <w:rsid w:val="003E56C7"/>
    <w:rsid w:val="003E6589"/>
    <w:rsid w:val="003E6B4D"/>
    <w:rsid w:val="003F0905"/>
    <w:rsid w:val="003F1729"/>
    <w:rsid w:val="003F1E39"/>
    <w:rsid w:val="003F23F5"/>
    <w:rsid w:val="003F3E88"/>
    <w:rsid w:val="003F3FC7"/>
    <w:rsid w:val="003F5506"/>
    <w:rsid w:val="003F694B"/>
    <w:rsid w:val="003F712A"/>
    <w:rsid w:val="003F737A"/>
    <w:rsid w:val="00401323"/>
    <w:rsid w:val="00402C9A"/>
    <w:rsid w:val="00402EEF"/>
    <w:rsid w:val="0040386F"/>
    <w:rsid w:val="00403DED"/>
    <w:rsid w:val="0040563E"/>
    <w:rsid w:val="00405BEB"/>
    <w:rsid w:val="0040776E"/>
    <w:rsid w:val="00410B1D"/>
    <w:rsid w:val="004113AA"/>
    <w:rsid w:val="004114EB"/>
    <w:rsid w:val="00411F11"/>
    <w:rsid w:val="00412D8D"/>
    <w:rsid w:val="00412DE0"/>
    <w:rsid w:val="004132B7"/>
    <w:rsid w:val="0041365D"/>
    <w:rsid w:val="00413EE1"/>
    <w:rsid w:val="0041431E"/>
    <w:rsid w:val="00414828"/>
    <w:rsid w:val="00414E01"/>
    <w:rsid w:val="00416E41"/>
    <w:rsid w:val="0041784E"/>
    <w:rsid w:val="00417915"/>
    <w:rsid w:val="00417B64"/>
    <w:rsid w:val="00420DA0"/>
    <w:rsid w:val="00422173"/>
    <w:rsid w:val="004226B2"/>
    <w:rsid w:val="004234DE"/>
    <w:rsid w:val="00423A7E"/>
    <w:rsid w:val="00423DAF"/>
    <w:rsid w:val="00424F42"/>
    <w:rsid w:val="00425635"/>
    <w:rsid w:val="004260E2"/>
    <w:rsid w:val="00426765"/>
    <w:rsid w:val="0042681E"/>
    <w:rsid w:val="00426EB8"/>
    <w:rsid w:val="00430F97"/>
    <w:rsid w:val="00431435"/>
    <w:rsid w:val="00431A40"/>
    <w:rsid w:val="00431AD2"/>
    <w:rsid w:val="00431C0C"/>
    <w:rsid w:val="0043547B"/>
    <w:rsid w:val="004359F8"/>
    <w:rsid w:val="004407D9"/>
    <w:rsid w:val="00441CB9"/>
    <w:rsid w:val="00442B1C"/>
    <w:rsid w:val="004431A6"/>
    <w:rsid w:val="004444B0"/>
    <w:rsid w:val="00444CC1"/>
    <w:rsid w:val="00445925"/>
    <w:rsid w:val="00450130"/>
    <w:rsid w:val="00450381"/>
    <w:rsid w:val="0045074D"/>
    <w:rsid w:val="0045078F"/>
    <w:rsid w:val="00450A17"/>
    <w:rsid w:val="004515D9"/>
    <w:rsid w:val="00451828"/>
    <w:rsid w:val="00451B65"/>
    <w:rsid w:val="00452D1C"/>
    <w:rsid w:val="00454E31"/>
    <w:rsid w:val="00455A0C"/>
    <w:rsid w:val="00455C96"/>
    <w:rsid w:val="00456CC9"/>
    <w:rsid w:val="00457DCE"/>
    <w:rsid w:val="004600F7"/>
    <w:rsid w:val="00460735"/>
    <w:rsid w:val="004619B0"/>
    <w:rsid w:val="00461DFA"/>
    <w:rsid w:val="0046486D"/>
    <w:rsid w:val="004657B5"/>
    <w:rsid w:val="00465BBC"/>
    <w:rsid w:val="00465DB6"/>
    <w:rsid w:val="004663F5"/>
    <w:rsid w:val="004666B8"/>
    <w:rsid w:val="00466705"/>
    <w:rsid w:val="00467B58"/>
    <w:rsid w:val="00467C34"/>
    <w:rsid w:val="00467D3F"/>
    <w:rsid w:val="00472CAE"/>
    <w:rsid w:val="004744A0"/>
    <w:rsid w:val="004745B9"/>
    <w:rsid w:val="00476B40"/>
    <w:rsid w:val="00480ECA"/>
    <w:rsid w:val="00481D98"/>
    <w:rsid w:val="00484081"/>
    <w:rsid w:val="004841C5"/>
    <w:rsid w:val="0048463C"/>
    <w:rsid w:val="00484D10"/>
    <w:rsid w:val="00485071"/>
    <w:rsid w:val="0048626D"/>
    <w:rsid w:val="00487F6F"/>
    <w:rsid w:val="004906E7"/>
    <w:rsid w:val="00490AD0"/>
    <w:rsid w:val="0049191D"/>
    <w:rsid w:val="004931E8"/>
    <w:rsid w:val="00493C3F"/>
    <w:rsid w:val="00495439"/>
    <w:rsid w:val="00495606"/>
    <w:rsid w:val="00495AC8"/>
    <w:rsid w:val="00496D35"/>
    <w:rsid w:val="004A02FC"/>
    <w:rsid w:val="004A06DD"/>
    <w:rsid w:val="004A2AF5"/>
    <w:rsid w:val="004A3477"/>
    <w:rsid w:val="004A39A2"/>
    <w:rsid w:val="004A4BDB"/>
    <w:rsid w:val="004A4C04"/>
    <w:rsid w:val="004A5100"/>
    <w:rsid w:val="004A79D4"/>
    <w:rsid w:val="004B019B"/>
    <w:rsid w:val="004B13C6"/>
    <w:rsid w:val="004B161A"/>
    <w:rsid w:val="004B1788"/>
    <w:rsid w:val="004B22DE"/>
    <w:rsid w:val="004B2AD1"/>
    <w:rsid w:val="004B3F36"/>
    <w:rsid w:val="004B4199"/>
    <w:rsid w:val="004B41F2"/>
    <w:rsid w:val="004B4579"/>
    <w:rsid w:val="004B55C3"/>
    <w:rsid w:val="004B5B24"/>
    <w:rsid w:val="004B67BD"/>
    <w:rsid w:val="004B683E"/>
    <w:rsid w:val="004B69F1"/>
    <w:rsid w:val="004B6CDA"/>
    <w:rsid w:val="004B7064"/>
    <w:rsid w:val="004B759E"/>
    <w:rsid w:val="004C2B76"/>
    <w:rsid w:val="004C3F8C"/>
    <w:rsid w:val="004C437B"/>
    <w:rsid w:val="004C47BB"/>
    <w:rsid w:val="004C6AB2"/>
    <w:rsid w:val="004C6CFA"/>
    <w:rsid w:val="004C7251"/>
    <w:rsid w:val="004D03B9"/>
    <w:rsid w:val="004D04A4"/>
    <w:rsid w:val="004D1202"/>
    <w:rsid w:val="004D265C"/>
    <w:rsid w:val="004D2E21"/>
    <w:rsid w:val="004D5915"/>
    <w:rsid w:val="004D656C"/>
    <w:rsid w:val="004D6ABF"/>
    <w:rsid w:val="004D705C"/>
    <w:rsid w:val="004D79CD"/>
    <w:rsid w:val="004E1F93"/>
    <w:rsid w:val="004E25C1"/>
    <w:rsid w:val="004E2CFE"/>
    <w:rsid w:val="004E3281"/>
    <w:rsid w:val="004E4274"/>
    <w:rsid w:val="004E4355"/>
    <w:rsid w:val="004E4DCF"/>
    <w:rsid w:val="004E50F8"/>
    <w:rsid w:val="004E51E4"/>
    <w:rsid w:val="004E5DD6"/>
    <w:rsid w:val="004E7D35"/>
    <w:rsid w:val="004E7FFE"/>
    <w:rsid w:val="004F0851"/>
    <w:rsid w:val="004F0EA8"/>
    <w:rsid w:val="004F13F0"/>
    <w:rsid w:val="004F214C"/>
    <w:rsid w:val="004F2B01"/>
    <w:rsid w:val="004F2F59"/>
    <w:rsid w:val="004F2F7A"/>
    <w:rsid w:val="004F59D3"/>
    <w:rsid w:val="004F67F6"/>
    <w:rsid w:val="004F7B2C"/>
    <w:rsid w:val="005013E0"/>
    <w:rsid w:val="005018EE"/>
    <w:rsid w:val="00501BB5"/>
    <w:rsid w:val="00501FB7"/>
    <w:rsid w:val="005025F8"/>
    <w:rsid w:val="00502826"/>
    <w:rsid w:val="0050442C"/>
    <w:rsid w:val="00504852"/>
    <w:rsid w:val="00504E16"/>
    <w:rsid w:val="00505E54"/>
    <w:rsid w:val="00506B07"/>
    <w:rsid w:val="0050713B"/>
    <w:rsid w:val="00507286"/>
    <w:rsid w:val="005105C3"/>
    <w:rsid w:val="00510855"/>
    <w:rsid w:val="0051092F"/>
    <w:rsid w:val="0051096D"/>
    <w:rsid w:val="005115C9"/>
    <w:rsid w:val="00513711"/>
    <w:rsid w:val="00515775"/>
    <w:rsid w:val="00515D6E"/>
    <w:rsid w:val="00516018"/>
    <w:rsid w:val="00522842"/>
    <w:rsid w:val="00522C11"/>
    <w:rsid w:val="005249E3"/>
    <w:rsid w:val="005256AA"/>
    <w:rsid w:val="00525A25"/>
    <w:rsid w:val="00525ADE"/>
    <w:rsid w:val="00525E53"/>
    <w:rsid w:val="005275BA"/>
    <w:rsid w:val="00527D0B"/>
    <w:rsid w:val="00530233"/>
    <w:rsid w:val="00530283"/>
    <w:rsid w:val="0053098B"/>
    <w:rsid w:val="005313AB"/>
    <w:rsid w:val="00531469"/>
    <w:rsid w:val="005319EE"/>
    <w:rsid w:val="00531F74"/>
    <w:rsid w:val="0053227A"/>
    <w:rsid w:val="00532F36"/>
    <w:rsid w:val="005331BE"/>
    <w:rsid w:val="00533B92"/>
    <w:rsid w:val="00533C4E"/>
    <w:rsid w:val="00533C6B"/>
    <w:rsid w:val="005345E4"/>
    <w:rsid w:val="00536CE4"/>
    <w:rsid w:val="00537C70"/>
    <w:rsid w:val="00540DC1"/>
    <w:rsid w:val="00541181"/>
    <w:rsid w:val="00542C7F"/>
    <w:rsid w:val="00543C7B"/>
    <w:rsid w:val="00543FD6"/>
    <w:rsid w:val="00544D15"/>
    <w:rsid w:val="00544EAC"/>
    <w:rsid w:val="00545567"/>
    <w:rsid w:val="00545784"/>
    <w:rsid w:val="005473BC"/>
    <w:rsid w:val="00550552"/>
    <w:rsid w:val="00550826"/>
    <w:rsid w:val="00550B13"/>
    <w:rsid w:val="005521DF"/>
    <w:rsid w:val="00552777"/>
    <w:rsid w:val="00554F2B"/>
    <w:rsid w:val="00555716"/>
    <w:rsid w:val="00555E80"/>
    <w:rsid w:val="00556165"/>
    <w:rsid w:val="0055675D"/>
    <w:rsid w:val="005567F9"/>
    <w:rsid w:val="00556BE3"/>
    <w:rsid w:val="00557871"/>
    <w:rsid w:val="00557DD4"/>
    <w:rsid w:val="005608D1"/>
    <w:rsid w:val="00561784"/>
    <w:rsid w:val="00561C61"/>
    <w:rsid w:val="00561CDE"/>
    <w:rsid w:val="0056204F"/>
    <w:rsid w:val="005624BB"/>
    <w:rsid w:val="00563042"/>
    <w:rsid w:val="005638B1"/>
    <w:rsid w:val="00563B8F"/>
    <w:rsid w:val="005656FF"/>
    <w:rsid w:val="00566E18"/>
    <w:rsid w:val="005671D6"/>
    <w:rsid w:val="005674EF"/>
    <w:rsid w:val="005701DD"/>
    <w:rsid w:val="00570CB8"/>
    <w:rsid w:val="0057151D"/>
    <w:rsid w:val="005719CC"/>
    <w:rsid w:val="00571BFD"/>
    <w:rsid w:val="00571C58"/>
    <w:rsid w:val="00571DE5"/>
    <w:rsid w:val="0057272D"/>
    <w:rsid w:val="005747A7"/>
    <w:rsid w:val="00574ACA"/>
    <w:rsid w:val="0057569F"/>
    <w:rsid w:val="00575C1F"/>
    <w:rsid w:val="00575CE5"/>
    <w:rsid w:val="005766DF"/>
    <w:rsid w:val="00582FD0"/>
    <w:rsid w:val="00583215"/>
    <w:rsid w:val="00583256"/>
    <w:rsid w:val="005841C4"/>
    <w:rsid w:val="0058440E"/>
    <w:rsid w:val="00584916"/>
    <w:rsid w:val="00584F37"/>
    <w:rsid w:val="005860B0"/>
    <w:rsid w:val="00586D00"/>
    <w:rsid w:val="00590020"/>
    <w:rsid w:val="005900FE"/>
    <w:rsid w:val="00592463"/>
    <w:rsid w:val="005925B3"/>
    <w:rsid w:val="00594CFE"/>
    <w:rsid w:val="005957EA"/>
    <w:rsid w:val="005968D3"/>
    <w:rsid w:val="005A0361"/>
    <w:rsid w:val="005A18B8"/>
    <w:rsid w:val="005A1DA6"/>
    <w:rsid w:val="005A2F63"/>
    <w:rsid w:val="005A2F9F"/>
    <w:rsid w:val="005A3174"/>
    <w:rsid w:val="005A3CF8"/>
    <w:rsid w:val="005A4540"/>
    <w:rsid w:val="005A4C26"/>
    <w:rsid w:val="005A586F"/>
    <w:rsid w:val="005A69CA"/>
    <w:rsid w:val="005A69DA"/>
    <w:rsid w:val="005A766B"/>
    <w:rsid w:val="005A7B9B"/>
    <w:rsid w:val="005B194D"/>
    <w:rsid w:val="005B2C28"/>
    <w:rsid w:val="005B3511"/>
    <w:rsid w:val="005B3BAB"/>
    <w:rsid w:val="005B5BEC"/>
    <w:rsid w:val="005B6DC6"/>
    <w:rsid w:val="005B722C"/>
    <w:rsid w:val="005C0191"/>
    <w:rsid w:val="005C44C5"/>
    <w:rsid w:val="005C580F"/>
    <w:rsid w:val="005C589D"/>
    <w:rsid w:val="005C5CF7"/>
    <w:rsid w:val="005C5CFC"/>
    <w:rsid w:val="005C65B8"/>
    <w:rsid w:val="005D0256"/>
    <w:rsid w:val="005D037A"/>
    <w:rsid w:val="005D1DB4"/>
    <w:rsid w:val="005D1F8C"/>
    <w:rsid w:val="005D267A"/>
    <w:rsid w:val="005D336B"/>
    <w:rsid w:val="005D3C62"/>
    <w:rsid w:val="005D43EC"/>
    <w:rsid w:val="005D4405"/>
    <w:rsid w:val="005D56D9"/>
    <w:rsid w:val="005D58FE"/>
    <w:rsid w:val="005D5944"/>
    <w:rsid w:val="005D5950"/>
    <w:rsid w:val="005D5D92"/>
    <w:rsid w:val="005D609B"/>
    <w:rsid w:val="005D6249"/>
    <w:rsid w:val="005D6D0D"/>
    <w:rsid w:val="005D6DA0"/>
    <w:rsid w:val="005D6DC5"/>
    <w:rsid w:val="005E1AD9"/>
    <w:rsid w:val="005E22A0"/>
    <w:rsid w:val="005E242F"/>
    <w:rsid w:val="005E26F5"/>
    <w:rsid w:val="005E373B"/>
    <w:rsid w:val="005E407F"/>
    <w:rsid w:val="005E64AB"/>
    <w:rsid w:val="005E6AC3"/>
    <w:rsid w:val="005F2430"/>
    <w:rsid w:val="005F2A9D"/>
    <w:rsid w:val="005F34E2"/>
    <w:rsid w:val="005F3D94"/>
    <w:rsid w:val="005F477C"/>
    <w:rsid w:val="005F4A80"/>
    <w:rsid w:val="005F4C4E"/>
    <w:rsid w:val="005F50BD"/>
    <w:rsid w:val="005F69F1"/>
    <w:rsid w:val="005F6BEF"/>
    <w:rsid w:val="005F784D"/>
    <w:rsid w:val="00600033"/>
    <w:rsid w:val="00603E75"/>
    <w:rsid w:val="00604C30"/>
    <w:rsid w:val="00605B22"/>
    <w:rsid w:val="00606749"/>
    <w:rsid w:val="00606FD8"/>
    <w:rsid w:val="00607CA3"/>
    <w:rsid w:val="00610B87"/>
    <w:rsid w:val="00611C15"/>
    <w:rsid w:val="0061212C"/>
    <w:rsid w:val="00612D78"/>
    <w:rsid w:val="0061430C"/>
    <w:rsid w:val="0061621A"/>
    <w:rsid w:val="00616C79"/>
    <w:rsid w:val="00617393"/>
    <w:rsid w:val="00617AB4"/>
    <w:rsid w:val="006204D6"/>
    <w:rsid w:val="00620E64"/>
    <w:rsid w:val="006211E4"/>
    <w:rsid w:val="00621333"/>
    <w:rsid w:val="00622AA5"/>
    <w:rsid w:val="00623B71"/>
    <w:rsid w:val="00623BFC"/>
    <w:rsid w:val="006248FB"/>
    <w:rsid w:val="00625DB6"/>
    <w:rsid w:val="00626172"/>
    <w:rsid w:val="00626338"/>
    <w:rsid w:val="006272F4"/>
    <w:rsid w:val="006301F4"/>
    <w:rsid w:val="006318FA"/>
    <w:rsid w:val="00633102"/>
    <w:rsid w:val="006337C2"/>
    <w:rsid w:val="00634196"/>
    <w:rsid w:val="006342D7"/>
    <w:rsid w:val="006349E6"/>
    <w:rsid w:val="0063544C"/>
    <w:rsid w:val="0063561E"/>
    <w:rsid w:val="00635D16"/>
    <w:rsid w:val="00635DCA"/>
    <w:rsid w:val="00636AAD"/>
    <w:rsid w:val="00637693"/>
    <w:rsid w:val="00637EE9"/>
    <w:rsid w:val="00637FC7"/>
    <w:rsid w:val="00640A08"/>
    <w:rsid w:val="00640C7A"/>
    <w:rsid w:val="006435F8"/>
    <w:rsid w:val="00643CF5"/>
    <w:rsid w:val="00645CB8"/>
    <w:rsid w:val="00646342"/>
    <w:rsid w:val="006465FA"/>
    <w:rsid w:val="006471C7"/>
    <w:rsid w:val="00647DF1"/>
    <w:rsid w:val="00652C31"/>
    <w:rsid w:val="00653D0C"/>
    <w:rsid w:val="00654588"/>
    <w:rsid w:val="00655405"/>
    <w:rsid w:val="00656135"/>
    <w:rsid w:val="00656477"/>
    <w:rsid w:val="00656888"/>
    <w:rsid w:val="00656F1F"/>
    <w:rsid w:val="0066100B"/>
    <w:rsid w:val="00661382"/>
    <w:rsid w:val="0066185B"/>
    <w:rsid w:val="0066295E"/>
    <w:rsid w:val="00662ADA"/>
    <w:rsid w:val="00662C56"/>
    <w:rsid w:val="006633BE"/>
    <w:rsid w:val="00663AD7"/>
    <w:rsid w:val="00664A4B"/>
    <w:rsid w:val="006669AF"/>
    <w:rsid w:val="00666A99"/>
    <w:rsid w:val="006677C7"/>
    <w:rsid w:val="00670C5B"/>
    <w:rsid w:val="006715A0"/>
    <w:rsid w:val="00671BA6"/>
    <w:rsid w:val="00671E5E"/>
    <w:rsid w:val="006741C3"/>
    <w:rsid w:val="00674278"/>
    <w:rsid w:val="00675204"/>
    <w:rsid w:val="006754DB"/>
    <w:rsid w:val="00676961"/>
    <w:rsid w:val="006772EB"/>
    <w:rsid w:val="0067792C"/>
    <w:rsid w:val="006800B1"/>
    <w:rsid w:val="00682110"/>
    <w:rsid w:val="006838B2"/>
    <w:rsid w:val="00683D52"/>
    <w:rsid w:val="00684AD1"/>
    <w:rsid w:val="00686955"/>
    <w:rsid w:val="00686A98"/>
    <w:rsid w:val="00690584"/>
    <w:rsid w:val="00690D50"/>
    <w:rsid w:val="006919E2"/>
    <w:rsid w:val="006927F5"/>
    <w:rsid w:val="00692A61"/>
    <w:rsid w:val="00693926"/>
    <w:rsid w:val="00694625"/>
    <w:rsid w:val="006953CB"/>
    <w:rsid w:val="00695CC8"/>
    <w:rsid w:val="006A006E"/>
    <w:rsid w:val="006A183F"/>
    <w:rsid w:val="006A1C65"/>
    <w:rsid w:val="006A1E1A"/>
    <w:rsid w:val="006A2147"/>
    <w:rsid w:val="006A38B2"/>
    <w:rsid w:val="006A512D"/>
    <w:rsid w:val="006A519A"/>
    <w:rsid w:val="006A582D"/>
    <w:rsid w:val="006A6979"/>
    <w:rsid w:val="006A7519"/>
    <w:rsid w:val="006B135C"/>
    <w:rsid w:val="006B2863"/>
    <w:rsid w:val="006B2FDB"/>
    <w:rsid w:val="006B3436"/>
    <w:rsid w:val="006B489F"/>
    <w:rsid w:val="006B48CA"/>
    <w:rsid w:val="006B6E6D"/>
    <w:rsid w:val="006C0E14"/>
    <w:rsid w:val="006C0FC0"/>
    <w:rsid w:val="006C10B7"/>
    <w:rsid w:val="006C2311"/>
    <w:rsid w:val="006C2C41"/>
    <w:rsid w:val="006C3359"/>
    <w:rsid w:val="006C3B22"/>
    <w:rsid w:val="006C3CC0"/>
    <w:rsid w:val="006C50AA"/>
    <w:rsid w:val="006C5BDB"/>
    <w:rsid w:val="006C5F4A"/>
    <w:rsid w:val="006C6855"/>
    <w:rsid w:val="006C76DA"/>
    <w:rsid w:val="006D08C9"/>
    <w:rsid w:val="006D15B7"/>
    <w:rsid w:val="006D27B4"/>
    <w:rsid w:val="006D389D"/>
    <w:rsid w:val="006D3C4F"/>
    <w:rsid w:val="006D44A1"/>
    <w:rsid w:val="006D514F"/>
    <w:rsid w:val="006D5591"/>
    <w:rsid w:val="006D5BD5"/>
    <w:rsid w:val="006D5EB2"/>
    <w:rsid w:val="006D60A9"/>
    <w:rsid w:val="006D68F7"/>
    <w:rsid w:val="006D6B7F"/>
    <w:rsid w:val="006E0671"/>
    <w:rsid w:val="006E180A"/>
    <w:rsid w:val="006E4707"/>
    <w:rsid w:val="006E58E0"/>
    <w:rsid w:val="006E6556"/>
    <w:rsid w:val="006E728B"/>
    <w:rsid w:val="006E734E"/>
    <w:rsid w:val="006F0552"/>
    <w:rsid w:val="006F123A"/>
    <w:rsid w:val="006F1287"/>
    <w:rsid w:val="006F1A75"/>
    <w:rsid w:val="006F27D3"/>
    <w:rsid w:val="006F2A11"/>
    <w:rsid w:val="006F30B5"/>
    <w:rsid w:val="006F31EB"/>
    <w:rsid w:val="006F3805"/>
    <w:rsid w:val="006F7DB9"/>
    <w:rsid w:val="00700941"/>
    <w:rsid w:val="0070158E"/>
    <w:rsid w:val="007021A3"/>
    <w:rsid w:val="00705F29"/>
    <w:rsid w:val="00706E44"/>
    <w:rsid w:val="00706FBE"/>
    <w:rsid w:val="00707DA0"/>
    <w:rsid w:val="007105B2"/>
    <w:rsid w:val="00711B41"/>
    <w:rsid w:val="00712584"/>
    <w:rsid w:val="00712EAB"/>
    <w:rsid w:val="00713AEB"/>
    <w:rsid w:val="0071418E"/>
    <w:rsid w:val="00716166"/>
    <w:rsid w:val="0071706B"/>
    <w:rsid w:val="00720B5E"/>
    <w:rsid w:val="007219C4"/>
    <w:rsid w:val="00721B3D"/>
    <w:rsid w:val="00721E80"/>
    <w:rsid w:val="00722F61"/>
    <w:rsid w:val="0072305C"/>
    <w:rsid w:val="007246D5"/>
    <w:rsid w:val="00725B28"/>
    <w:rsid w:val="00725E5E"/>
    <w:rsid w:val="00726D33"/>
    <w:rsid w:val="007278EA"/>
    <w:rsid w:val="007279BB"/>
    <w:rsid w:val="0073054B"/>
    <w:rsid w:val="0073079F"/>
    <w:rsid w:val="00730980"/>
    <w:rsid w:val="00732F06"/>
    <w:rsid w:val="00733748"/>
    <w:rsid w:val="00733B92"/>
    <w:rsid w:val="00733EB3"/>
    <w:rsid w:val="00734024"/>
    <w:rsid w:val="00734742"/>
    <w:rsid w:val="0073491E"/>
    <w:rsid w:val="00734F04"/>
    <w:rsid w:val="007356E7"/>
    <w:rsid w:val="007359B0"/>
    <w:rsid w:val="007364BA"/>
    <w:rsid w:val="0073678B"/>
    <w:rsid w:val="00737737"/>
    <w:rsid w:val="00737E6F"/>
    <w:rsid w:val="007424E3"/>
    <w:rsid w:val="0074364B"/>
    <w:rsid w:val="0074385D"/>
    <w:rsid w:val="00744D9E"/>
    <w:rsid w:val="007451DD"/>
    <w:rsid w:val="0074648B"/>
    <w:rsid w:val="007468BE"/>
    <w:rsid w:val="00747298"/>
    <w:rsid w:val="00750A9F"/>
    <w:rsid w:val="00750E4B"/>
    <w:rsid w:val="00750FA9"/>
    <w:rsid w:val="0075217B"/>
    <w:rsid w:val="00752C48"/>
    <w:rsid w:val="0075382D"/>
    <w:rsid w:val="00754BEE"/>
    <w:rsid w:val="00755248"/>
    <w:rsid w:val="00755CEC"/>
    <w:rsid w:val="007570C7"/>
    <w:rsid w:val="00760008"/>
    <w:rsid w:val="0076363A"/>
    <w:rsid w:val="00764188"/>
    <w:rsid w:val="0076437A"/>
    <w:rsid w:val="007643FE"/>
    <w:rsid w:val="00764931"/>
    <w:rsid w:val="007655FD"/>
    <w:rsid w:val="00766EFD"/>
    <w:rsid w:val="00767818"/>
    <w:rsid w:val="007700BF"/>
    <w:rsid w:val="00770D70"/>
    <w:rsid w:val="0077414B"/>
    <w:rsid w:val="00775017"/>
    <w:rsid w:val="00775493"/>
    <w:rsid w:val="00776316"/>
    <w:rsid w:val="00776493"/>
    <w:rsid w:val="007767EE"/>
    <w:rsid w:val="00776D0A"/>
    <w:rsid w:val="00776E13"/>
    <w:rsid w:val="007771E2"/>
    <w:rsid w:val="00777401"/>
    <w:rsid w:val="00784D93"/>
    <w:rsid w:val="007861A6"/>
    <w:rsid w:val="00786915"/>
    <w:rsid w:val="00790108"/>
    <w:rsid w:val="0079066C"/>
    <w:rsid w:val="007914C1"/>
    <w:rsid w:val="00791759"/>
    <w:rsid w:val="00791F25"/>
    <w:rsid w:val="00792187"/>
    <w:rsid w:val="0079229B"/>
    <w:rsid w:val="007956DA"/>
    <w:rsid w:val="007958E5"/>
    <w:rsid w:val="0079685D"/>
    <w:rsid w:val="00797058"/>
    <w:rsid w:val="00797097"/>
    <w:rsid w:val="0079799C"/>
    <w:rsid w:val="007A04B6"/>
    <w:rsid w:val="007A10FB"/>
    <w:rsid w:val="007A380D"/>
    <w:rsid w:val="007A41B8"/>
    <w:rsid w:val="007A443D"/>
    <w:rsid w:val="007A467C"/>
    <w:rsid w:val="007A47D3"/>
    <w:rsid w:val="007A52B0"/>
    <w:rsid w:val="007A68A6"/>
    <w:rsid w:val="007B04DF"/>
    <w:rsid w:val="007B0BF3"/>
    <w:rsid w:val="007B1617"/>
    <w:rsid w:val="007B2AE7"/>
    <w:rsid w:val="007B2CE6"/>
    <w:rsid w:val="007B4305"/>
    <w:rsid w:val="007B4468"/>
    <w:rsid w:val="007B50E3"/>
    <w:rsid w:val="007B517C"/>
    <w:rsid w:val="007B6D79"/>
    <w:rsid w:val="007B7893"/>
    <w:rsid w:val="007C03C5"/>
    <w:rsid w:val="007C13D7"/>
    <w:rsid w:val="007C230F"/>
    <w:rsid w:val="007C2928"/>
    <w:rsid w:val="007C3347"/>
    <w:rsid w:val="007C349F"/>
    <w:rsid w:val="007C3CB0"/>
    <w:rsid w:val="007C4076"/>
    <w:rsid w:val="007C46A1"/>
    <w:rsid w:val="007C51D9"/>
    <w:rsid w:val="007C5B4E"/>
    <w:rsid w:val="007C6395"/>
    <w:rsid w:val="007C6400"/>
    <w:rsid w:val="007C6687"/>
    <w:rsid w:val="007C685F"/>
    <w:rsid w:val="007C7F53"/>
    <w:rsid w:val="007D4363"/>
    <w:rsid w:val="007D4928"/>
    <w:rsid w:val="007D6959"/>
    <w:rsid w:val="007D718C"/>
    <w:rsid w:val="007D7947"/>
    <w:rsid w:val="007D7E93"/>
    <w:rsid w:val="007E0013"/>
    <w:rsid w:val="007E17B8"/>
    <w:rsid w:val="007E1A23"/>
    <w:rsid w:val="007E2BFD"/>
    <w:rsid w:val="007E31F3"/>
    <w:rsid w:val="007E4599"/>
    <w:rsid w:val="007E4C71"/>
    <w:rsid w:val="007E5755"/>
    <w:rsid w:val="007E6355"/>
    <w:rsid w:val="007E63BA"/>
    <w:rsid w:val="007E6D33"/>
    <w:rsid w:val="007E7556"/>
    <w:rsid w:val="007E763C"/>
    <w:rsid w:val="007F122C"/>
    <w:rsid w:val="007F27C1"/>
    <w:rsid w:val="007F2FBC"/>
    <w:rsid w:val="007F4197"/>
    <w:rsid w:val="007F5F7C"/>
    <w:rsid w:val="007F5F99"/>
    <w:rsid w:val="007F6449"/>
    <w:rsid w:val="007F6926"/>
    <w:rsid w:val="007F7AEC"/>
    <w:rsid w:val="007F7B7B"/>
    <w:rsid w:val="007F7D73"/>
    <w:rsid w:val="00801104"/>
    <w:rsid w:val="00802533"/>
    <w:rsid w:val="00804097"/>
    <w:rsid w:val="00804F1B"/>
    <w:rsid w:val="008053D0"/>
    <w:rsid w:val="00806248"/>
    <w:rsid w:val="008067FF"/>
    <w:rsid w:val="00806FD5"/>
    <w:rsid w:val="0080759A"/>
    <w:rsid w:val="00807634"/>
    <w:rsid w:val="00807CF5"/>
    <w:rsid w:val="008100B3"/>
    <w:rsid w:val="00810DF4"/>
    <w:rsid w:val="008117D2"/>
    <w:rsid w:val="0081240B"/>
    <w:rsid w:val="00812E8C"/>
    <w:rsid w:val="008133B2"/>
    <w:rsid w:val="00814699"/>
    <w:rsid w:val="00815C6D"/>
    <w:rsid w:val="00816035"/>
    <w:rsid w:val="0081611F"/>
    <w:rsid w:val="00817E2A"/>
    <w:rsid w:val="0082062E"/>
    <w:rsid w:val="0082064F"/>
    <w:rsid w:val="00821572"/>
    <w:rsid w:val="00824F4F"/>
    <w:rsid w:val="008251EF"/>
    <w:rsid w:val="0082571B"/>
    <w:rsid w:val="00825A16"/>
    <w:rsid w:val="00826D7A"/>
    <w:rsid w:val="00830183"/>
    <w:rsid w:val="00830DA9"/>
    <w:rsid w:val="00831DEE"/>
    <w:rsid w:val="00831E84"/>
    <w:rsid w:val="00831ECC"/>
    <w:rsid w:val="00832003"/>
    <w:rsid w:val="00834A7F"/>
    <w:rsid w:val="008357D8"/>
    <w:rsid w:val="00835DA7"/>
    <w:rsid w:val="00836655"/>
    <w:rsid w:val="00836D9B"/>
    <w:rsid w:val="00837C6B"/>
    <w:rsid w:val="008414B8"/>
    <w:rsid w:val="008422F8"/>
    <w:rsid w:val="008428D0"/>
    <w:rsid w:val="00843F52"/>
    <w:rsid w:val="0084560F"/>
    <w:rsid w:val="00845C65"/>
    <w:rsid w:val="00846B49"/>
    <w:rsid w:val="00847693"/>
    <w:rsid w:val="0085026A"/>
    <w:rsid w:val="00850989"/>
    <w:rsid w:val="00851340"/>
    <w:rsid w:val="0085204F"/>
    <w:rsid w:val="00852261"/>
    <w:rsid w:val="00852CF1"/>
    <w:rsid w:val="00854220"/>
    <w:rsid w:val="008542A2"/>
    <w:rsid w:val="008543DD"/>
    <w:rsid w:val="00856CE4"/>
    <w:rsid w:val="00857A0E"/>
    <w:rsid w:val="008611AE"/>
    <w:rsid w:val="008619B1"/>
    <w:rsid w:val="00861DCE"/>
    <w:rsid w:val="008638C9"/>
    <w:rsid w:val="008672F6"/>
    <w:rsid w:val="0086774E"/>
    <w:rsid w:val="00870444"/>
    <w:rsid w:val="00870C5D"/>
    <w:rsid w:val="00870E0A"/>
    <w:rsid w:val="0087187C"/>
    <w:rsid w:val="00871E82"/>
    <w:rsid w:val="00871FA5"/>
    <w:rsid w:val="00872087"/>
    <w:rsid w:val="00872790"/>
    <w:rsid w:val="0087522B"/>
    <w:rsid w:val="0087531C"/>
    <w:rsid w:val="00875401"/>
    <w:rsid w:val="00875A8C"/>
    <w:rsid w:val="00875C61"/>
    <w:rsid w:val="00875D20"/>
    <w:rsid w:val="008760F1"/>
    <w:rsid w:val="0088010D"/>
    <w:rsid w:val="0088028A"/>
    <w:rsid w:val="00880828"/>
    <w:rsid w:val="0088084B"/>
    <w:rsid w:val="00881436"/>
    <w:rsid w:val="00881B01"/>
    <w:rsid w:val="00881C3A"/>
    <w:rsid w:val="008845C1"/>
    <w:rsid w:val="00886242"/>
    <w:rsid w:val="00886EAD"/>
    <w:rsid w:val="00887549"/>
    <w:rsid w:val="008877FE"/>
    <w:rsid w:val="00890249"/>
    <w:rsid w:val="0089193B"/>
    <w:rsid w:val="00892C18"/>
    <w:rsid w:val="00894440"/>
    <w:rsid w:val="00894BA2"/>
    <w:rsid w:val="00894DF3"/>
    <w:rsid w:val="00895947"/>
    <w:rsid w:val="008968BA"/>
    <w:rsid w:val="008A06A7"/>
    <w:rsid w:val="008A08E2"/>
    <w:rsid w:val="008A0BA9"/>
    <w:rsid w:val="008A1986"/>
    <w:rsid w:val="008A204F"/>
    <w:rsid w:val="008A21C3"/>
    <w:rsid w:val="008A271D"/>
    <w:rsid w:val="008A4493"/>
    <w:rsid w:val="008A5AD5"/>
    <w:rsid w:val="008A5EF5"/>
    <w:rsid w:val="008A6BBD"/>
    <w:rsid w:val="008A725E"/>
    <w:rsid w:val="008A7FB4"/>
    <w:rsid w:val="008B005A"/>
    <w:rsid w:val="008B09B9"/>
    <w:rsid w:val="008B1B9F"/>
    <w:rsid w:val="008B2C9E"/>
    <w:rsid w:val="008B2D77"/>
    <w:rsid w:val="008B4479"/>
    <w:rsid w:val="008B6016"/>
    <w:rsid w:val="008B72FD"/>
    <w:rsid w:val="008B74B1"/>
    <w:rsid w:val="008B765F"/>
    <w:rsid w:val="008B76BF"/>
    <w:rsid w:val="008B79CC"/>
    <w:rsid w:val="008B7BEA"/>
    <w:rsid w:val="008C00F3"/>
    <w:rsid w:val="008C0DE8"/>
    <w:rsid w:val="008C23F9"/>
    <w:rsid w:val="008C2985"/>
    <w:rsid w:val="008C5107"/>
    <w:rsid w:val="008C59B5"/>
    <w:rsid w:val="008C6199"/>
    <w:rsid w:val="008C6CB7"/>
    <w:rsid w:val="008C71AA"/>
    <w:rsid w:val="008C73C6"/>
    <w:rsid w:val="008C7B9C"/>
    <w:rsid w:val="008D0347"/>
    <w:rsid w:val="008D0A1F"/>
    <w:rsid w:val="008D0DAD"/>
    <w:rsid w:val="008D38A2"/>
    <w:rsid w:val="008D4192"/>
    <w:rsid w:val="008D439A"/>
    <w:rsid w:val="008D43C5"/>
    <w:rsid w:val="008D4932"/>
    <w:rsid w:val="008D7E9C"/>
    <w:rsid w:val="008E26DE"/>
    <w:rsid w:val="008E3740"/>
    <w:rsid w:val="008E3C07"/>
    <w:rsid w:val="008E42E4"/>
    <w:rsid w:val="008E5DD0"/>
    <w:rsid w:val="008E64AA"/>
    <w:rsid w:val="008E740D"/>
    <w:rsid w:val="008E7AA5"/>
    <w:rsid w:val="008E7C1A"/>
    <w:rsid w:val="008F023B"/>
    <w:rsid w:val="008F0511"/>
    <w:rsid w:val="008F0C84"/>
    <w:rsid w:val="008F29DE"/>
    <w:rsid w:val="008F44CE"/>
    <w:rsid w:val="008F4B43"/>
    <w:rsid w:val="008F5B7F"/>
    <w:rsid w:val="008F63E0"/>
    <w:rsid w:val="008F69BB"/>
    <w:rsid w:val="008F78C2"/>
    <w:rsid w:val="0090097B"/>
    <w:rsid w:val="00900ADF"/>
    <w:rsid w:val="00900FF7"/>
    <w:rsid w:val="0090126B"/>
    <w:rsid w:val="00901E64"/>
    <w:rsid w:val="00902142"/>
    <w:rsid w:val="00902548"/>
    <w:rsid w:val="00905332"/>
    <w:rsid w:val="0090564C"/>
    <w:rsid w:val="00905CD7"/>
    <w:rsid w:val="00906778"/>
    <w:rsid w:val="009067BE"/>
    <w:rsid w:val="009078D9"/>
    <w:rsid w:val="00907988"/>
    <w:rsid w:val="00907E4C"/>
    <w:rsid w:val="009107AB"/>
    <w:rsid w:val="00910EAE"/>
    <w:rsid w:val="0091149D"/>
    <w:rsid w:val="00911577"/>
    <w:rsid w:val="00912060"/>
    <w:rsid w:val="0091395D"/>
    <w:rsid w:val="009142A5"/>
    <w:rsid w:val="00915D91"/>
    <w:rsid w:val="009161A1"/>
    <w:rsid w:val="0091621C"/>
    <w:rsid w:val="00917440"/>
    <w:rsid w:val="00917B34"/>
    <w:rsid w:val="0092022F"/>
    <w:rsid w:val="0092025D"/>
    <w:rsid w:val="00920F2E"/>
    <w:rsid w:val="00921D3F"/>
    <w:rsid w:val="009225D3"/>
    <w:rsid w:val="00922A13"/>
    <w:rsid w:val="00922FFC"/>
    <w:rsid w:val="00923767"/>
    <w:rsid w:val="0092395A"/>
    <w:rsid w:val="009242F6"/>
    <w:rsid w:val="00927044"/>
    <w:rsid w:val="0092783C"/>
    <w:rsid w:val="00927B2A"/>
    <w:rsid w:val="009308C1"/>
    <w:rsid w:val="0093232C"/>
    <w:rsid w:val="00934175"/>
    <w:rsid w:val="009347D6"/>
    <w:rsid w:val="00934D13"/>
    <w:rsid w:val="00937A98"/>
    <w:rsid w:val="00941CE3"/>
    <w:rsid w:val="00942E55"/>
    <w:rsid w:val="00943A71"/>
    <w:rsid w:val="00944094"/>
    <w:rsid w:val="00945416"/>
    <w:rsid w:val="00945BA3"/>
    <w:rsid w:val="00947F72"/>
    <w:rsid w:val="00950EC5"/>
    <w:rsid w:val="0095382B"/>
    <w:rsid w:val="00954804"/>
    <w:rsid w:val="00954EBD"/>
    <w:rsid w:val="00955834"/>
    <w:rsid w:val="00955B36"/>
    <w:rsid w:val="009562D3"/>
    <w:rsid w:val="009574B3"/>
    <w:rsid w:val="009600BF"/>
    <w:rsid w:val="00960549"/>
    <w:rsid w:val="0096144C"/>
    <w:rsid w:val="00962D2F"/>
    <w:rsid w:val="00962FDD"/>
    <w:rsid w:val="00964135"/>
    <w:rsid w:val="009647D0"/>
    <w:rsid w:val="00965B76"/>
    <w:rsid w:val="009668E7"/>
    <w:rsid w:val="00967552"/>
    <w:rsid w:val="00967741"/>
    <w:rsid w:val="00967DDD"/>
    <w:rsid w:val="00972AB5"/>
    <w:rsid w:val="009739F6"/>
    <w:rsid w:val="009758F8"/>
    <w:rsid w:val="00975FEE"/>
    <w:rsid w:val="0097650E"/>
    <w:rsid w:val="00976D7C"/>
    <w:rsid w:val="00977AE8"/>
    <w:rsid w:val="0098140C"/>
    <w:rsid w:val="00981716"/>
    <w:rsid w:val="0098186C"/>
    <w:rsid w:val="00984DFE"/>
    <w:rsid w:val="00985D22"/>
    <w:rsid w:val="00985F2A"/>
    <w:rsid w:val="00986511"/>
    <w:rsid w:val="0098697C"/>
    <w:rsid w:val="00986C79"/>
    <w:rsid w:val="009877D9"/>
    <w:rsid w:val="00987897"/>
    <w:rsid w:val="0099098C"/>
    <w:rsid w:val="00992416"/>
    <w:rsid w:val="009927FD"/>
    <w:rsid w:val="00992B30"/>
    <w:rsid w:val="00993D5B"/>
    <w:rsid w:val="009953AD"/>
    <w:rsid w:val="00995782"/>
    <w:rsid w:val="00996DB1"/>
    <w:rsid w:val="0099754D"/>
    <w:rsid w:val="00997E89"/>
    <w:rsid w:val="009A0BC6"/>
    <w:rsid w:val="009A0BF2"/>
    <w:rsid w:val="009A0D84"/>
    <w:rsid w:val="009A0E00"/>
    <w:rsid w:val="009A1193"/>
    <w:rsid w:val="009A305A"/>
    <w:rsid w:val="009A51CE"/>
    <w:rsid w:val="009A5638"/>
    <w:rsid w:val="009A6A6A"/>
    <w:rsid w:val="009A7276"/>
    <w:rsid w:val="009B0770"/>
    <w:rsid w:val="009B12D4"/>
    <w:rsid w:val="009B19AA"/>
    <w:rsid w:val="009B2596"/>
    <w:rsid w:val="009B2648"/>
    <w:rsid w:val="009B3A0E"/>
    <w:rsid w:val="009B4167"/>
    <w:rsid w:val="009B48D1"/>
    <w:rsid w:val="009B4E74"/>
    <w:rsid w:val="009B5A37"/>
    <w:rsid w:val="009B5AC8"/>
    <w:rsid w:val="009B5E9C"/>
    <w:rsid w:val="009B6057"/>
    <w:rsid w:val="009B7493"/>
    <w:rsid w:val="009B7B48"/>
    <w:rsid w:val="009B7EAD"/>
    <w:rsid w:val="009C1914"/>
    <w:rsid w:val="009C242B"/>
    <w:rsid w:val="009C24B5"/>
    <w:rsid w:val="009C2582"/>
    <w:rsid w:val="009C3949"/>
    <w:rsid w:val="009C410F"/>
    <w:rsid w:val="009C5316"/>
    <w:rsid w:val="009C64B9"/>
    <w:rsid w:val="009C6B3F"/>
    <w:rsid w:val="009C7602"/>
    <w:rsid w:val="009C7A60"/>
    <w:rsid w:val="009D0065"/>
    <w:rsid w:val="009D07E1"/>
    <w:rsid w:val="009D146E"/>
    <w:rsid w:val="009D289F"/>
    <w:rsid w:val="009D2C9A"/>
    <w:rsid w:val="009D450C"/>
    <w:rsid w:val="009D4796"/>
    <w:rsid w:val="009D551E"/>
    <w:rsid w:val="009D5B13"/>
    <w:rsid w:val="009D698B"/>
    <w:rsid w:val="009D6C01"/>
    <w:rsid w:val="009D72AE"/>
    <w:rsid w:val="009D72B2"/>
    <w:rsid w:val="009E065E"/>
    <w:rsid w:val="009E16E1"/>
    <w:rsid w:val="009E222F"/>
    <w:rsid w:val="009E2326"/>
    <w:rsid w:val="009E3212"/>
    <w:rsid w:val="009E37C4"/>
    <w:rsid w:val="009E4558"/>
    <w:rsid w:val="009E4DBB"/>
    <w:rsid w:val="009E5D1A"/>
    <w:rsid w:val="009E691F"/>
    <w:rsid w:val="009E74E5"/>
    <w:rsid w:val="009E77DD"/>
    <w:rsid w:val="009E7F1C"/>
    <w:rsid w:val="009F0E77"/>
    <w:rsid w:val="009F16FF"/>
    <w:rsid w:val="009F1CB4"/>
    <w:rsid w:val="009F237D"/>
    <w:rsid w:val="009F2A1A"/>
    <w:rsid w:val="009F3848"/>
    <w:rsid w:val="009F51ED"/>
    <w:rsid w:val="009F531D"/>
    <w:rsid w:val="009F54D2"/>
    <w:rsid w:val="009F5C14"/>
    <w:rsid w:val="009F669C"/>
    <w:rsid w:val="009F72C9"/>
    <w:rsid w:val="009F75AB"/>
    <w:rsid w:val="009F7E14"/>
    <w:rsid w:val="009F7F54"/>
    <w:rsid w:val="00A0120B"/>
    <w:rsid w:val="00A020D6"/>
    <w:rsid w:val="00A032B3"/>
    <w:rsid w:val="00A03586"/>
    <w:rsid w:val="00A03D49"/>
    <w:rsid w:val="00A03F10"/>
    <w:rsid w:val="00A053E5"/>
    <w:rsid w:val="00A07E8F"/>
    <w:rsid w:val="00A1021D"/>
    <w:rsid w:val="00A10EBC"/>
    <w:rsid w:val="00A110FC"/>
    <w:rsid w:val="00A12671"/>
    <w:rsid w:val="00A12AA0"/>
    <w:rsid w:val="00A12F29"/>
    <w:rsid w:val="00A14FDE"/>
    <w:rsid w:val="00A1768F"/>
    <w:rsid w:val="00A17D8E"/>
    <w:rsid w:val="00A17F23"/>
    <w:rsid w:val="00A206C0"/>
    <w:rsid w:val="00A20E38"/>
    <w:rsid w:val="00A2134E"/>
    <w:rsid w:val="00A22F9B"/>
    <w:rsid w:val="00A230F4"/>
    <w:rsid w:val="00A23D06"/>
    <w:rsid w:val="00A23F96"/>
    <w:rsid w:val="00A24EE4"/>
    <w:rsid w:val="00A24F99"/>
    <w:rsid w:val="00A25530"/>
    <w:rsid w:val="00A25B73"/>
    <w:rsid w:val="00A263B3"/>
    <w:rsid w:val="00A263DC"/>
    <w:rsid w:val="00A26698"/>
    <w:rsid w:val="00A30071"/>
    <w:rsid w:val="00A30251"/>
    <w:rsid w:val="00A31315"/>
    <w:rsid w:val="00A317B0"/>
    <w:rsid w:val="00A322BF"/>
    <w:rsid w:val="00A32DC8"/>
    <w:rsid w:val="00A353DE"/>
    <w:rsid w:val="00A36440"/>
    <w:rsid w:val="00A365ED"/>
    <w:rsid w:val="00A37A33"/>
    <w:rsid w:val="00A45657"/>
    <w:rsid w:val="00A45EE1"/>
    <w:rsid w:val="00A46A46"/>
    <w:rsid w:val="00A471F7"/>
    <w:rsid w:val="00A476B7"/>
    <w:rsid w:val="00A50451"/>
    <w:rsid w:val="00A50925"/>
    <w:rsid w:val="00A521B0"/>
    <w:rsid w:val="00A545DA"/>
    <w:rsid w:val="00A563C2"/>
    <w:rsid w:val="00A602C1"/>
    <w:rsid w:val="00A61256"/>
    <w:rsid w:val="00A61725"/>
    <w:rsid w:val="00A62248"/>
    <w:rsid w:val="00A6268C"/>
    <w:rsid w:val="00A62FF0"/>
    <w:rsid w:val="00A642B3"/>
    <w:rsid w:val="00A649AD"/>
    <w:rsid w:val="00A66414"/>
    <w:rsid w:val="00A666C4"/>
    <w:rsid w:val="00A716B0"/>
    <w:rsid w:val="00A73072"/>
    <w:rsid w:val="00A74178"/>
    <w:rsid w:val="00A741A2"/>
    <w:rsid w:val="00A74CF3"/>
    <w:rsid w:val="00A751A3"/>
    <w:rsid w:val="00A752EF"/>
    <w:rsid w:val="00A7694F"/>
    <w:rsid w:val="00A76CF4"/>
    <w:rsid w:val="00A76D3C"/>
    <w:rsid w:val="00A7713E"/>
    <w:rsid w:val="00A82323"/>
    <w:rsid w:val="00A8468A"/>
    <w:rsid w:val="00A8583D"/>
    <w:rsid w:val="00A86092"/>
    <w:rsid w:val="00A8624E"/>
    <w:rsid w:val="00A86476"/>
    <w:rsid w:val="00A86AC8"/>
    <w:rsid w:val="00A877C0"/>
    <w:rsid w:val="00A90C58"/>
    <w:rsid w:val="00A90F9C"/>
    <w:rsid w:val="00A9241B"/>
    <w:rsid w:val="00A92849"/>
    <w:rsid w:val="00A93E06"/>
    <w:rsid w:val="00A9449C"/>
    <w:rsid w:val="00A95B50"/>
    <w:rsid w:val="00A95D33"/>
    <w:rsid w:val="00AA07DD"/>
    <w:rsid w:val="00AA104B"/>
    <w:rsid w:val="00AA260C"/>
    <w:rsid w:val="00AA28DC"/>
    <w:rsid w:val="00AA3A7E"/>
    <w:rsid w:val="00AA46EA"/>
    <w:rsid w:val="00AA528F"/>
    <w:rsid w:val="00AA56DE"/>
    <w:rsid w:val="00AA6AB4"/>
    <w:rsid w:val="00AA71C5"/>
    <w:rsid w:val="00AB073E"/>
    <w:rsid w:val="00AB2990"/>
    <w:rsid w:val="00AB3179"/>
    <w:rsid w:val="00AB31C1"/>
    <w:rsid w:val="00AB494A"/>
    <w:rsid w:val="00AB4A25"/>
    <w:rsid w:val="00AB591A"/>
    <w:rsid w:val="00AB64BD"/>
    <w:rsid w:val="00AB6672"/>
    <w:rsid w:val="00AB6B17"/>
    <w:rsid w:val="00AB73CF"/>
    <w:rsid w:val="00AB75A1"/>
    <w:rsid w:val="00AB7E39"/>
    <w:rsid w:val="00AB7F77"/>
    <w:rsid w:val="00AC008F"/>
    <w:rsid w:val="00AC2D88"/>
    <w:rsid w:val="00AC3080"/>
    <w:rsid w:val="00AC33A3"/>
    <w:rsid w:val="00AC43DB"/>
    <w:rsid w:val="00AC5B1D"/>
    <w:rsid w:val="00AC68A2"/>
    <w:rsid w:val="00AC68BE"/>
    <w:rsid w:val="00AC68FC"/>
    <w:rsid w:val="00AD03D9"/>
    <w:rsid w:val="00AD0C44"/>
    <w:rsid w:val="00AD186E"/>
    <w:rsid w:val="00AD24C8"/>
    <w:rsid w:val="00AD2DF6"/>
    <w:rsid w:val="00AD3B38"/>
    <w:rsid w:val="00AD5FA0"/>
    <w:rsid w:val="00AD6C2A"/>
    <w:rsid w:val="00AD711A"/>
    <w:rsid w:val="00AE0C4B"/>
    <w:rsid w:val="00AE1229"/>
    <w:rsid w:val="00AE1BA6"/>
    <w:rsid w:val="00AE1E04"/>
    <w:rsid w:val="00AE204D"/>
    <w:rsid w:val="00AE37F6"/>
    <w:rsid w:val="00AE4528"/>
    <w:rsid w:val="00AE46A2"/>
    <w:rsid w:val="00AE5700"/>
    <w:rsid w:val="00AE5F0D"/>
    <w:rsid w:val="00AE7036"/>
    <w:rsid w:val="00AE76DA"/>
    <w:rsid w:val="00AF06A7"/>
    <w:rsid w:val="00AF0786"/>
    <w:rsid w:val="00AF1617"/>
    <w:rsid w:val="00AF2454"/>
    <w:rsid w:val="00AF2937"/>
    <w:rsid w:val="00AF2BCD"/>
    <w:rsid w:val="00AF2DA5"/>
    <w:rsid w:val="00AF309A"/>
    <w:rsid w:val="00AF315E"/>
    <w:rsid w:val="00AF4650"/>
    <w:rsid w:val="00AF51A5"/>
    <w:rsid w:val="00AF63B9"/>
    <w:rsid w:val="00AF693D"/>
    <w:rsid w:val="00AF71ED"/>
    <w:rsid w:val="00B00B33"/>
    <w:rsid w:val="00B01625"/>
    <w:rsid w:val="00B01CFA"/>
    <w:rsid w:val="00B02F73"/>
    <w:rsid w:val="00B032DF"/>
    <w:rsid w:val="00B03BA5"/>
    <w:rsid w:val="00B0538A"/>
    <w:rsid w:val="00B05F1E"/>
    <w:rsid w:val="00B071A7"/>
    <w:rsid w:val="00B072EB"/>
    <w:rsid w:val="00B07553"/>
    <w:rsid w:val="00B07809"/>
    <w:rsid w:val="00B122F6"/>
    <w:rsid w:val="00B12CDD"/>
    <w:rsid w:val="00B13116"/>
    <w:rsid w:val="00B142AC"/>
    <w:rsid w:val="00B14494"/>
    <w:rsid w:val="00B147F0"/>
    <w:rsid w:val="00B1504A"/>
    <w:rsid w:val="00B15CAC"/>
    <w:rsid w:val="00B15E1A"/>
    <w:rsid w:val="00B1767D"/>
    <w:rsid w:val="00B17FBE"/>
    <w:rsid w:val="00B207C9"/>
    <w:rsid w:val="00B2137F"/>
    <w:rsid w:val="00B224F1"/>
    <w:rsid w:val="00B23466"/>
    <w:rsid w:val="00B23B64"/>
    <w:rsid w:val="00B24E61"/>
    <w:rsid w:val="00B25583"/>
    <w:rsid w:val="00B30382"/>
    <w:rsid w:val="00B31A24"/>
    <w:rsid w:val="00B31FEA"/>
    <w:rsid w:val="00B34363"/>
    <w:rsid w:val="00B353EC"/>
    <w:rsid w:val="00B35535"/>
    <w:rsid w:val="00B37782"/>
    <w:rsid w:val="00B37DED"/>
    <w:rsid w:val="00B4160B"/>
    <w:rsid w:val="00B42AFC"/>
    <w:rsid w:val="00B42C83"/>
    <w:rsid w:val="00B44963"/>
    <w:rsid w:val="00B44E90"/>
    <w:rsid w:val="00B459B1"/>
    <w:rsid w:val="00B47806"/>
    <w:rsid w:val="00B5050F"/>
    <w:rsid w:val="00B51545"/>
    <w:rsid w:val="00B525CD"/>
    <w:rsid w:val="00B55137"/>
    <w:rsid w:val="00B559C3"/>
    <w:rsid w:val="00B55E0F"/>
    <w:rsid w:val="00B55EEA"/>
    <w:rsid w:val="00B578D7"/>
    <w:rsid w:val="00B5793E"/>
    <w:rsid w:val="00B60A4B"/>
    <w:rsid w:val="00B62051"/>
    <w:rsid w:val="00B642AF"/>
    <w:rsid w:val="00B659DE"/>
    <w:rsid w:val="00B65A68"/>
    <w:rsid w:val="00B66811"/>
    <w:rsid w:val="00B67045"/>
    <w:rsid w:val="00B70B48"/>
    <w:rsid w:val="00B7106B"/>
    <w:rsid w:val="00B71346"/>
    <w:rsid w:val="00B71969"/>
    <w:rsid w:val="00B72AA4"/>
    <w:rsid w:val="00B73D10"/>
    <w:rsid w:val="00B74884"/>
    <w:rsid w:val="00B75D30"/>
    <w:rsid w:val="00B765E3"/>
    <w:rsid w:val="00B76866"/>
    <w:rsid w:val="00B76869"/>
    <w:rsid w:val="00B76D4F"/>
    <w:rsid w:val="00B801EF"/>
    <w:rsid w:val="00B82037"/>
    <w:rsid w:val="00B846DE"/>
    <w:rsid w:val="00B846FD"/>
    <w:rsid w:val="00B85043"/>
    <w:rsid w:val="00B85ACB"/>
    <w:rsid w:val="00B85D40"/>
    <w:rsid w:val="00B8654C"/>
    <w:rsid w:val="00B86B32"/>
    <w:rsid w:val="00B877DC"/>
    <w:rsid w:val="00B87EF3"/>
    <w:rsid w:val="00B90E4E"/>
    <w:rsid w:val="00B91B5D"/>
    <w:rsid w:val="00B91C1C"/>
    <w:rsid w:val="00B92DBA"/>
    <w:rsid w:val="00B932F3"/>
    <w:rsid w:val="00B93B80"/>
    <w:rsid w:val="00B944EB"/>
    <w:rsid w:val="00B95A6A"/>
    <w:rsid w:val="00B96ADA"/>
    <w:rsid w:val="00B96EAC"/>
    <w:rsid w:val="00B9702C"/>
    <w:rsid w:val="00BA09B9"/>
    <w:rsid w:val="00BA1B50"/>
    <w:rsid w:val="00BA1E04"/>
    <w:rsid w:val="00BA2D34"/>
    <w:rsid w:val="00BA3479"/>
    <w:rsid w:val="00BA3B08"/>
    <w:rsid w:val="00BA3F12"/>
    <w:rsid w:val="00BA53A5"/>
    <w:rsid w:val="00BA5991"/>
    <w:rsid w:val="00BA62D7"/>
    <w:rsid w:val="00BA6569"/>
    <w:rsid w:val="00BA68F9"/>
    <w:rsid w:val="00BB00E2"/>
    <w:rsid w:val="00BB29D2"/>
    <w:rsid w:val="00BB2F75"/>
    <w:rsid w:val="00BB2FBC"/>
    <w:rsid w:val="00BB348C"/>
    <w:rsid w:val="00BB3F21"/>
    <w:rsid w:val="00BB48CE"/>
    <w:rsid w:val="00BB4955"/>
    <w:rsid w:val="00BB57DC"/>
    <w:rsid w:val="00BB58EA"/>
    <w:rsid w:val="00BB713C"/>
    <w:rsid w:val="00BB716D"/>
    <w:rsid w:val="00BC02E9"/>
    <w:rsid w:val="00BC2BF9"/>
    <w:rsid w:val="00BC383F"/>
    <w:rsid w:val="00BC4310"/>
    <w:rsid w:val="00BC53A2"/>
    <w:rsid w:val="00BC6378"/>
    <w:rsid w:val="00BC646D"/>
    <w:rsid w:val="00BC7286"/>
    <w:rsid w:val="00BD0FA1"/>
    <w:rsid w:val="00BD1C28"/>
    <w:rsid w:val="00BD2294"/>
    <w:rsid w:val="00BD2B37"/>
    <w:rsid w:val="00BD2C5D"/>
    <w:rsid w:val="00BD2F9B"/>
    <w:rsid w:val="00BD4D7E"/>
    <w:rsid w:val="00BD76BC"/>
    <w:rsid w:val="00BD7E36"/>
    <w:rsid w:val="00BE1EAF"/>
    <w:rsid w:val="00BE2032"/>
    <w:rsid w:val="00BE3071"/>
    <w:rsid w:val="00BE34DA"/>
    <w:rsid w:val="00BE3E2D"/>
    <w:rsid w:val="00BE40E2"/>
    <w:rsid w:val="00BE4615"/>
    <w:rsid w:val="00BE4A59"/>
    <w:rsid w:val="00BE5D57"/>
    <w:rsid w:val="00BE6574"/>
    <w:rsid w:val="00BE6679"/>
    <w:rsid w:val="00BE6CBB"/>
    <w:rsid w:val="00BE785B"/>
    <w:rsid w:val="00BF04EA"/>
    <w:rsid w:val="00BF055B"/>
    <w:rsid w:val="00BF0571"/>
    <w:rsid w:val="00BF0580"/>
    <w:rsid w:val="00BF05DD"/>
    <w:rsid w:val="00BF0E75"/>
    <w:rsid w:val="00BF23D1"/>
    <w:rsid w:val="00BF2C22"/>
    <w:rsid w:val="00BF4271"/>
    <w:rsid w:val="00BF4D0A"/>
    <w:rsid w:val="00BF6D51"/>
    <w:rsid w:val="00BF75CF"/>
    <w:rsid w:val="00BF76C8"/>
    <w:rsid w:val="00BF7872"/>
    <w:rsid w:val="00C00A3A"/>
    <w:rsid w:val="00C0168D"/>
    <w:rsid w:val="00C01AD3"/>
    <w:rsid w:val="00C030B9"/>
    <w:rsid w:val="00C03FD5"/>
    <w:rsid w:val="00C0507C"/>
    <w:rsid w:val="00C05692"/>
    <w:rsid w:val="00C06637"/>
    <w:rsid w:val="00C06C49"/>
    <w:rsid w:val="00C07640"/>
    <w:rsid w:val="00C11632"/>
    <w:rsid w:val="00C131E5"/>
    <w:rsid w:val="00C1392B"/>
    <w:rsid w:val="00C13AC0"/>
    <w:rsid w:val="00C14BB1"/>
    <w:rsid w:val="00C14CBC"/>
    <w:rsid w:val="00C16953"/>
    <w:rsid w:val="00C179CB"/>
    <w:rsid w:val="00C20AC9"/>
    <w:rsid w:val="00C21459"/>
    <w:rsid w:val="00C22377"/>
    <w:rsid w:val="00C223C1"/>
    <w:rsid w:val="00C23B6F"/>
    <w:rsid w:val="00C276FE"/>
    <w:rsid w:val="00C309E1"/>
    <w:rsid w:val="00C31A80"/>
    <w:rsid w:val="00C325D0"/>
    <w:rsid w:val="00C33259"/>
    <w:rsid w:val="00C3347E"/>
    <w:rsid w:val="00C3423C"/>
    <w:rsid w:val="00C35663"/>
    <w:rsid w:val="00C35BE0"/>
    <w:rsid w:val="00C35EE3"/>
    <w:rsid w:val="00C36D37"/>
    <w:rsid w:val="00C36D81"/>
    <w:rsid w:val="00C40359"/>
    <w:rsid w:val="00C403C7"/>
    <w:rsid w:val="00C40852"/>
    <w:rsid w:val="00C41B9B"/>
    <w:rsid w:val="00C41BFE"/>
    <w:rsid w:val="00C43DEB"/>
    <w:rsid w:val="00C44555"/>
    <w:rsid w:val="00C44F8A"/>
    <w:rsid w:val="00C4580A"/>
    <w:rsid w:val="00C4602A"/>
    <w:rsid w:val="00C46F31"/>
    <w:rsid w:val="00C47075"/>
    <w:rsid w:val="00C47A8E"/>
    <w:rsid w:val="00C516C8"/>
    <w:rsid w:val="00C521CA"/>
    <w:rsid w:val="00C534B5"/>
    <w:rsid w:val="00C53615"/>
    <w:rsid w:val="00C537D5"/>
    <w:rsid w:val="00C5515F"/>
    <w:rsid w:val="00C55C45"/>
    <w:rsid w:val="00C56D33"/>
    <w:rsid w:val="00C57126"/>
    <w:rsid w:val="00C573E6"/>
    <w:rsid w:val="00C60E54"/>
    <w:rsid w:val="00C61248"/>
    <w:rsid w:val="00C63353"/>
    <w:rsid w:val="00C63A93"/>
    <w:rsid w:val="00C6493E"/>
    <w:rsid w:val="00C65351"/>
    <w:rsid w:val="00C676FD"/>
    <w:rsid w:val="00C67AEC"/>
    <w:rsid w:val="00C67FAF"/>
    <w:rsid w:val="00C7000A"/>
    <w:rsid w:val="00C71267"/>
    <w:rsid w:val="00C72ED5"/>
    <w:rsid w:val="00C73848"/>
    <w:rsid w:val="00C73C89"/>
    <w:rsid w:val="00C753EB"/>
    <w:rsid w:val="00C7549A"/>
    <w:rsid w:val="00C75DD7"/>
    <w:rsid w:val="00C77E45"/>
    <w:rsid w:val="00C803F5"/>
    <w:rsid w:val="00C80C0B"/>
    <w:rsid w:val="00C815AC"/>
    <w:rsid w:val="00C828C3"/>
    <w:rsid w:val="00C82DAE"/>
    <w:rsid w:val="00C855EB"/>
    <w:rsid w:val="00C85798"/>
    <w:rsid w:val="00C864C6"/>
    <w:rsid w:val="00C86687"/>
    <w:rsid w:val="00C8684F"/>
    <w:rsid w:val="00C86C45"/>
    <w:rsid w:val="00C86F69"/>
    <w:rsid w:val="00C87256"/>
    <w:rsid w:val="00C92034"/>
    <w:rsid w:val="00C9303E"/>
    <w:rsid w:val="00C9329C"/>
    <w:rsid w:val="00C93EAA"/>
    <w:rsid w:val="00C979FD"/>
    <w:rsid w:val="00CA028B"/>
    <w:rsid w:val="00CA1153"/>
    <w:rsid w:val="00CA15C9"/>
    <w:rsid w:val="00CA2560"/>
    <w:rsid w:val="00CA28D3"/>
    <w:rsid w:val="00CA370E"/>
    <w:rsid w:val="00CA3725"/>
    <w:rsid w:val="00CA46D2"/>
    <w:rsid w:val="00CA49C4"/>
    <w:rsid w:val="00CA6C43"/>
    <w:rsid w:val="00CA6DDE"/>
    <w:rsid w:val="00CA7988"/>
    <w:rsid w:val="00CA7D74"/>
    <w:rsid w:val="00CB2667"/>
    <w:rsid w:val="00CB307E"/>
    <w:rsid w:val="00CB4BCA"/>
    <w:rsid w:val="00CB5EC7"/>
    <w:rsid w:val="00CB6EEF"/>
    <w:rsid w:val="00CC0071"/>
    <w:rsid w:val="00CC028D"/>
    <w:rsid w:val="00CC115E"/>
    <w:rsid w:val="00CC1921"/>
    <w:rsid w:val="00CC205B"/>
    <w:rsid w:val="00CC2105"/>
    <w:rsid w:val="00CC224C"/>
    <w:rsid w:val="00CC244A"/>
    <w:rsid w:val="00CC26A6"/>
    <w:rsid w:val="00CC6C1F"/>
    <w:rsid w:val="00CD0061"/>
    <w:rsid w:val="00CD1E73"/>
    <w:rsid w:val="00CD2583"/>
    <w:rsid w:val="00CD2AF1"/>
    <w:rsid w:val="00CD30AB"/>
    <w:rsid w:val="00CD32BD"/>
    <w:rsid w:val="00CD3382"/>
    <w:rsid w:val="00CD3B7E"/>
    <w:rsid w:val="00CD3B9B"/>
    <w:rsid w:val="00CD482D"/>
    <w:rsid w:val="00CD55B7"/>
    <w:rsid w:val="00CD5EC9"/>
    <w:rsid w:val="00CD6B49"/>
    <w:rsid w:val="00CD7007"/>
    <w:rsid w:val="00CD7B73"/>
    <w:rsid w:val="00CE1389"/>
    <w:rsid w:val="00CE1C5C"/>
    <w:rsid w:val="00CE39F5"/>
    <w:rsid w:val="00CE48AF"/>
    <w:rsid w:val="00CE5618"/>
    <w:rsid w:val="00CE5996"/>
    <w:rsid w:val="00CE70F0"/>
    <w:rsid w:val="00CF028C"/>
    <w:rsid w:val="00CF082D"/>
    <w:rsid w:val="00CF123F"/>
    <w:rsid w:val="00CF145F"/>
    <w:rsid w:val="00CF1FC0"/>
    <w:rsid w:val="00CF457E"/>
    <w:rsid w:val="00CF4CAB"/>
    <w:rsid w:val="00CF5E17"/>
    <w:rsid w:val="00D01A68"/>
    <w:rsid w:val="00D02235"/>
    <w:rsid w:val="00D026B6"/>
    <w:rsid w:val="00D02A69"/>
    <w:rsid w:val="00D02D52"/>
    <w:rsid w:val="00D03DBA"/>
    <w:rsid w:val="00D045AF"/>
    <w:rsid w:val="00D04615"/>
    <w:rsid w:val="00D04691"/>
    <w:rsid w:val="00D06AF5"/>
    <w:rsid w:val="00D11B4A"/>
    <w:rsid w:val="00D11C56"/>
    <w:rsid w:val="00D12B28"/>
    <w:rsid w:val="00D12BDC"/>
    <w:rsid w:val="00D1331A"/>
    <w:rsid w:val="00D13D78"/>
    <w:rsid w:val="00D15231"/>
    <w:rsid w:val="00D156A7"/>
    <w:rsid w:val="00D166A7"/>
    <w:rsid w:val="00D1671C"/>
    <w:rsid w:val="00D17181"/>
    <w:rsid w:val="00D17BBE"/>
    <w:rsid w:val="00D20206"/>
    <w:rsid w:val="00D21301"/>
    <w:rsid w:val="00D21478"/>
    <w:rsid w:val="00D21B4F"/>
    <w:rsid w:val="00D22151"/>
    <w:rsid w:val="00D24324"/>
    <w:rsid w:val="00D24484"/>
    <w:rsid w:val="00D24C02"/>
    <w:rsid w:val="00D26544"/>
    <w:rsid w:val="00D2715F"/>
    <w:rsid w:val="00D27BDB"/>
    <w:rsid w:val="00D34E90"/>
    <w:rsid w:val="00D34F16"/>
    <w:rsid w:val="00D3628F"/>
    <w:rsid w:val="00D363E6"/>
    <w:rsid w:val="00D36E2F"/>
    <w:rsid w:val="00D37408"/>
    <w:rsid w:val="00D37A42"/>
    <w:rsid w:val="00D37B66"/>
    <w:rsid w:val="00D37F2D"/>
    <w:rsid w:val="00D41AAD"/>
    <w:rsid w:val="00D41CD8"/>
    <w:rsid w:val="00D42660"/>
    <w:rsid w:val="00D4685B"/>
    <w:rsid w:val="00D47002"/>
    <w:rsid w:val="00D51547"/>
    <w:rsid w:val="00D5282D"/>
    <w:rsid w:val="00D53AA7"/>
    <w:rsid w:val="00D5643C"/>
    <w:rsid w:val="00D575E0"/>
    <w:rsid w:val="00D5786F"/>
    <w:rsid w:val="00D605AA"/>
    <w:rsid w:val="00D60BB4"/>
    <w:rsid w:val="00D60EEE"/>
    <w:rsid w:val="00D611E8"/>
    <w:rsid w:val="00D6130C"/>
    <w:rsid w:val="00D613CC"/>
    <w:rsid w:val="00D61CEC"/>
    <w:rsid w:val="00D61EC1"/>
    <w:rsid w:val="00D6298A"/>
    <w:rsid w:val="00D64566"/>
    <w:rsid w:val="00D646B0"/>
    <w:rsid w:val="00D651F9"/>
    <w:rsid w:val="00D65785"/>
    <w:rsid w:val="00D674ED"/>
    <w:rsid w:val="00D67DE6"/>
    <w:rsid w:val="00D67EBC"/>
    <w:rsid w:val="00D7080E"/>
    <w:rsid w:val="00D72069"/>
    <w:rsid w:val="00D72BAE"/>
    <w:rsid w:val="00D73486"/>
    <w:rsid w:val="00D73B0C"/>
    <w:rsid w:val="00D746DB"/>
    <w:rsid w:val="00D75EFC"/>
    <w:rsid w:val="00D76BDD"/>
    <w:rsid w:val="00D76C33"/>
    <w:rsid w:val="00D76EC8"/>
    <w:rsid w:val="00D81A76"/>
    <w:rsid w:val="00D8302C"/>
    <w:rsid w:val="00D8310B"/>
    <w:rsid w:val="00D83B0D"/>
    <w:rsid w:val="00D83F0C"/>
    <w:rsid w:val="00D84196"/>
    <w:rsid w:val="00D8522C"/>
    <w:rsid w:val="00D85984"/>
    <w:rsid w:val="00D85BB3"/>
    <w:rsid w:val="00D86376"/>
    <w:rsid w:val="00D86900"/>
    <w:rsid w:val="00D8727E"/>
    <w:rsid w:val="00D90B77"/>
    <w:rsid w:val="00D9115A"/>
    <w:rsid w:val="00D918D0"/>
    <w:rsid w:val="00D922B8"/>
    <w:rsid w:val="00D92C0D"/>
    <w:rsid w:val="00D96C0B"/>
    <w:rsid w:val="00D96C82"/>
    <w:rsid w:val="00DA069B"/>
    <w:rsid w:val="00DA28DB"/>
    <w:rsid w:val="00DA35FF"/>
    <w:rsid w:val="00DA4672"/>
    <w:rsid w:val="00DA468D"/>
    <w:rsid w:val="00DA62E9"/>
    <w:rsid w:val="00DA6526"/>
    <w:rsid w:val="00DB215B"/>
    <w:rsid w:val="00DB390C"/>
    <w:rsid w:val="00DB4C62"/>
    <w:rsid w:val="00DB4E05"/>
    <w:rsid w:val="00DB526D"/>
    <w:rsid w:val="00DB5B3C"/>
    <w:rsid w:val="00DB5BA0"/>
    <w:rsid w:val="00DB6FC9"/>
    <w:rsid w:val="00DC0918"/>
    <w:rsid w:val="00DC1113"/>
    <w:rsid w:val="00DC129F"/>
    <w:rsid w:val="00DC1767"/>
    <w:rsid w:val="00DC2C36"/>
    <w:rsid w:val="00DC5430"/>
    <w:rsid w:val="00DC5740"/>
    <w:rsid w:val="00DC5F00"/>
    <w:rsid w:val="00DC6002"/>
    <w:rsid w:val="00DC6A19"/>
    <w:rsid w:val="00DC6C24"/>
    <w:rsid w:val="00DC74ED"/>
    <w:rsid w:val="00DD1850"/>
    <w:rsid w:val="00DD1FAE"/>
    <w:rsid w:val="00DD3005"/>
    <w:rsid w:val="00DD409C"/>
    <w:rsid w:val="00DD60A6"/>
    <w:rsid w:val="00DD732A"/>
    <w:rsid w:val="00DD7A27"/>
    <w:rsid w:val="00DE22C8"/>
    <w:rsid w:val="00DE2E6C"/>
    <w:rsid w:val="00DE3D49"/>
    <w:rsid w:val="00DE4825"/>
    <w:rsid w:val="00DE50D5"/>
    <w:rsid w:val="00DE68C0"/>
    <w:rsid w:val="00DE71A0"/>
    <w:rsid w:val="00DE72E6"/>
    <w:rsid w:val="00DE7305"/>
    <w:rsid w:val="00DE7CCA"/>
    <w:rsid w:val="00DE7EE9"/>
    <w:rsid w:val="00DF03AD"/>
    <w:rsid w:val="00DF0EC0"/>
    <w:rsid w:val="00DF3CF0"/>
    <w:rsid w:val="00DF669F"/>
    <w:rsid w:val="00DF68FB"/>
    <w:rsid w:val="00DF7DF0"/>
    <w:rsid w:val="00E016DD"/>
    <w:rsid w:val="00E04018"/>
    <w:rsid w:val="00E04024"/>
    <w:rsid w:val="00E042E4"/>
    <w:rsid w:val="00E048CE"/>
    <w:rsid w:val="00E05B3C"/>
    <w:rsid w:val="00E05D06"/>
    <w:rsid w:val="00E05FBE"/>
    <w:rsid w:val="00E06B14"/>
    <w:rsid w:val="00E12175"/>
    <w:rsid w:val="00E12DCA"/>
    <w:rsid w:val="00E14347"/>
    <w:rsid w:val="00E147EA"/>
    <w:rsid w:val="00E14999"/>
    <w:rsid w:val="00E14C3E"/>
    <w:rsid w:val="00E1585E"/>
    <w:rsid w:val="00E1590F"/>
    <w:rsid w:val="00E15DC5"/>
    <w:rsid w:val="00E168DE"/>
    <w:rsid w:val="00E16DBE"/>
    <w:rsid w:val="00E17077"/>
    <w:rsid w:val="00E17192"/>
    <w:rsid w:val="00E172D4"/>
    <w:rsid w:val="00E20844"/>
    <w:rsid w:val="00E20ABE"/>
    <w:rsid w:val="00E21464"/>
    <w:rsid w:val="00E2256E"/>
    <w:rsid w:val="00E24D8E"/>
    <w:rsid w:val="00E25021"/>
    <w:rsid w:val="00E25ED4"/>
    <w:rsid w:val="00E26226"/>
    <w:rsid w:val="00E27965"/>
    <w:rsid w:val="00E27972"/>
    <w:rsid w:val="00E302CF"/>
    <w:rsid w:val="00E321F1"/>
    <w:rsid w:val="00E323AF"/>
    <w:rsid w:val="00E3365D"/>
    <w:rsid w:val="00E3517C"/>
    <w:rsid w:val="00E3592E"/>
    <w:rsid w:val="00E361B4"/>
    <w:rsid w:val="00E3677C"/>
    <w:rsid w:val="00E37CD6"/>
    <w:rsid w:val="00E406C3"/>
    <w:rsid w:val="00E409EE"/>
    <w:rsid w:val="00E40A1D"/>
    <w:rsid w:val="00E40B0A"/>
    <w:rsid w:val="00E40C63"/>
    <w:rsid w:val="00E40F24"/>
    <w:rsid w:val="00E4140B"/>
    <w:rsid w:val="00E416C1"/>
    <w:rsid w:val="00E41F4E"/>
    <w:rsid w:val="00E42E91"/>
    <w:rsid w:val="00E43A3A"/>
    <w:rsid w:val="00E43F0C"/>
    <w:rsid w:val="00E44543"/>
    <w:rsid w:val="00E45DFE"/>
    <w:rsid w:val="00E47D89"/>
    <w:rsid w:val="00E52103"/>
    <w:rsid w:val="00E528BC"/>
    <w:rsid w:val="00E52CB4"/>
    <w:rsid w:val="00E536CA"/>
    <w:rsid w:val="00E53C0D"/>
    <w:rsid w:val="00E540F8"/>
    <w:rsid w:val="00E54B0F"/>
    <w:rsid w:val="00E54CE2"/>
    <w:rsid w:val="00E54FA1"/>
    <w:rsid w:val="00E55943"/>
    <w:rsid w:val="00E563C3"/>
    <w:rsid w:val="00E567F9"/>
    <w:rsid w:val="00E578C4"/>
    <w:rsid w:val="00E60078"/>
    <w:rsid w:val="00E6125A"/>
    <w:rsid w:val="00E62F1F"/>
    <w:rsid w:val="00E63069"/>
    <w:rsid w:val="00E65762"/>
    <w:rsid w:val="00E66118"/>
    <w:rsid w:val="00E67F65"/>
    <w:rsid w:val="00E70FCF"/>
    <w:rsid w:val="00E72052"/>
    <w:rsid w:val="00E7471E"/>
    <w:rsid w:val="00E7507F"/>
    <w:rsid w:val="00E75D59"/>
    <w:rsid w:val="00E769FE"/>
    <w:rsid w:val="00E76F6F"/>
    <w:rsid w:val="00E77CDB"/>
    <w:rsid w:val="00E8030E"/>
    <w:rsid w:val="00E8102E"/>
    <w:rsid w:val="00E8166F"/>
    <w:rsid w:val="00E816F6"/>
    <w:rsid w:val="00E832A9"/>
    <w:rsid w:val="00E83743"/>
    <w:rsid w:val="00E84583"/>
    <w:rsid w:val="00E85499"/>
    <w:rsid w:val="00E85E0A"/>
    <w:rsid w:val="00E85E36"/>
    <w:rsid w:val="00E90B0F"/>
    <w:rsid w:val="00E92326"/>
    <w:rsid w:val="00E93518"/>
    <w:rsid w:val="00E94026"/>
    <w:rsid w:val="00E94A11"/>
    <w:rsid w:val="00E96239"/>
    <w:rsid w:val="00E96360"/>
    <w:rsid w:val="00E96831"/>
    <w:rsid w:val="00E972D5"/>
    <w:rsid w:val="00E9796C"/>
    <w:rsid w:val="00EA17C0"/>
    <w:rsid w:val="00EA18EE"/>
    <w:rsid w:val="00EA2DB5"/>
    <w:rsid w:val="00EA3D4F"/>
    <w:rsid w:val="00EA75FE"/>
    <w:rsid w:val="00EB06A0"/>
    <w:rsid w:val="00EB10CB"/>
    <w:rsid w:val="00EB1786"/>
    <w:rsid w:val="00EB1CD9"/>
    <w:rsid w:val="00EB2D96"/>
    <w:rsid w:val="00EB2DB4"/>
    <w:rsid w:val="00EB4BC9"/>
    <w:rsid w:val="00EB59D1"/>
    <w:rsid w:val="00EB5E22"/>
    <w:rsid w:val="00EB6FB4"/>
    <w:rsid w:val="00EC027B"/>
    <w:rsid w:val="00EC2C83"/>
    <w:rsid w:val="00EC2EA6"/>
    <w:rsid w:val="00EC30E7"/>
    <w:rsid w:val="00EC3580"/>
    <w:rsid w:val="00EC3EBE"/>
    <w:rsid w:val="00EC40EE"/>
    <w:rsid w:val="00EC4149"/>
    <w:rsid w:val="00EC4223"/>
    <w:rsid w:val="00EC440D"/>
    <w:rsid w:val="00EC4963"/>
    <w:rsid w:val="00EC59B1"/>
    <w:rsid w:val="00EC6828"/>
    <w:rsid w:val="00EC759D"/>
    <w:rsid w:val="00EC78E1"/>
    <w:rsid w:val="00ED0313"/>
    <w:rsid w:val="00ED09A1"/>
    <w:rsid w:val="00ED17FF"/>
    <w:rsid w:val="00ED273B"/>
    <w:rsid w:val="00ED3CE8"/>
    <w:rsid w:val="00ED484F"/>
    <w:rsid w:val="00ED497D"/>
    <w:rsid w:val="00ED6183"/>
    <w:rsid w:val="00ED70E1"/>
    <w:rsid w:val="00ED7A2A"/>
    <w:rsid w:val="00EE000F"/>
    <w:rsid w:val="00EE0BE4"/>
    <w:rsid w:val="00EE0EB2"/>
    <w:rsid w:val="00EE1454"/>
    <w:rsid w:val="00EE4DB1"/>
    <w:rsid w:val="00EE775F"/>
    <w:rsid w:val="00EE7882"/>
    <w:rsid w:val="00EE7E4B"/>
    <w:rsid w:val="00EF1F07"/>
    <w:rsid w:val="00EF2722"/>
    <w:rsid w:val="00EF297B"/>
    <w:rsid w:val="00EF5267"/>
    <w:rsid w:val="00EF58E7"/>
    <w:rsid w:val="00EF5FAD"/>
    <w:rsid w:val="00EF7C3D"/>
    <w:rsid w:val="00F00299"/>
    <w:rsid w:val="00F00352"/>
    <w:rsid w:val="00F0090F"/>
    <w:rsid w:val="00F009C4"/>
    <w:rsid w:val="00F01361"/>
    <w:rsid w:val="00F014A4"/>
    <w:rsid w:val="00F02BDB"/>
    <w:rsid w:val="00F02C94"/>
    <w:rsid w:val="00F06FD8"/>
    <w:rsid w:val="00F10211"/>
    <w:rsid w:val="00F10DC5"/>
    <w:rsid w:val="00F114A6"/>
    <w:rsid w:val="00F11CD3"/>
    <w:rsid w:val="00F137BE"/>
    <w:rsid w:val="00F13B57"/>
    <w:rsid w:val="00F1561E"/>
    <w:rsid w:val="00F156CB"/>
    <w:rsid w:val="00F163F1"/>
    <w:rsid w:val="00F165C0"/>
    <w:rsid w:val="00F166F2"/>
    <w:rsid w:val="00F16A01"/>
    <w:rsid w:val="00F20499"/>
    <w:rsid w:val="00F20508"/>
    <w:rsid w:val="00F20F08"/>
    <w:rsid w:val="00F23CCA"/>
    <w:rsid w:val="00F25058"/>
    <w:rsid w:val="00F25589"/>
    <w:rsid w:val="00F25750"/>
    <w:rsid w:val="00F25C23"/>
    <w:rsid w:val="00F26792"/>
    <w:rsid w:val="00F269C2"/>
    <w:rsid w:val="00F27507"/>
    <w:rsid w:val="00F27A22"/>
    <w:rsid w:val="00F30DE7"/>
    <w:rsid w:val="00F3101B"/>
    <w:rsid w:val="00F3217C"/>
    <w:rsid w:val="00F339B8"/>
    <w:rsid w:val="00F34232"/>
    <w:rsid w:val="00F36B92"/>
    <w:rsid w:val="00F36D52"/>
    <w:rsid w:val="00F37058"/>
    <w:rsid w:val="00F37840"/>
    <w:rsid w:val="00F37DE8"/>
    <w:rsid w:val="00F40489"/>
    <w:rsid w:val="00F40FB2"/>
    <w:rsid w:val="00F422D5"/>
    <w:rsid w:val="00F441D1"/>
    <w:rsid w:val="00F44405"/>
    <w:rsid w:val="00F45708"/>
    <w:rsid w:val="00F45833"/>
    <w:rsid w:val="00F4686F"/>
    <w:rsid w:val="00F47813"/>
    <w:rsid w:val="00F516B2"/>
    <w:rsid w:val="00F51CB1"/>
    <w:rsid w:val="00F52686"/>
    <w:rsid w:val="00F528B6"/>
    <w:rsid w:val="00F53575"/>
    <w:rsid w:val="00F53749"/>
    <w:rsid w:val="00F54191"/>
    <w:rsid w:val="00F577C5"/>
    <w:rsid w:val="00F600EA"/>
    <w:rsid w:val="00F60586"/>
    <w:rsid w:val="00F60743"/>
    <w:rsid w:val="00F60AC9"/>
    <w:rsid w:val="00F60D6A"/>
    <w:rsid w:val="00F63DD7"/>
    <w:rsid w:val="00F65174"/>
    <w:rsid w:val="00F658EE"/>
    <w:rsid w:val="00F66560"/>
    <w:rsid w:val="00F67049"/>
    <w:rsid w:val="00F71346"/>
    <w:rsid w:val="00F7152F"/>
    <w:rsid w:val="00F727E4"/>
    <w:rsid w:val="00F72A15"/>
    <w:rsid w:val="00F72CDB"/>
    <w:rsid w:val="00F72D05"/>
    <w:rsid w:val="00F73514"/>
    <w:rsid w:val="00F73BCB"/>
    <w:rsid w:val="00F7420F"/>
    <w:rsid w:val="00F76370"/>
    <w:rsid w:val="00F76E66"/>
    <w:rsid w:val="00F8043C"/>
    <w:rsid w:val="00F812C8"/>
    <w:rsid w:val="00F81B7F"/>
    <w:rsid w:val="00F825E3"/>
    <w:rsid w:val="00F8261D"/>
    <w:rsid w:val="00F84203"/>
    <w:rsid w:val="00F8530D"/>
    <w:rsid w:val="00F85583"/>
    <w:rsid w:val="00F92ECC"/>
    <w:rsid w:val="00F93123"/>
    <w:rsid w:val="00F936EB"/>
    <w:rsid w:val="00F940FA"/>
    <w:rsid w:val="00F95EB2"/>
    <w:rsid w:val="00F9703F"/>
    <w:rsid w:val="00FA028D"/>
    <w:rsid w:val="00FA04C3"/>
    <w:rsid w:val="00FA0920"/>
    <w:rsid w:val="00FA0DBF"/>
    <w:rsid w:val="00FA0FC6"/>
    <w:rsid w:val="00FA0FC9"/>
    <w:rsid w:val="00FA1092"/>
    <w:rsid w:val="00FA1ABC"/>
    <w:rsid w:val="00FA4348"/>
    <w:rsid w:val="00FA492C"/>
    <w:rsid w:val="00FA4C33"/>
    <w:rsid w:val="00FA67D7"/>
    <w:rsid w:val="00FA6937"/>
    <w:rsid w:val="00FB16E5"/>
    <w:rsid w:val="00FB23E7"/>
    <w:rsid w:val="00FB2440"/>
    <w:rsid w:val="00FB38C9"/>
    <w:rsid w:val="00FB3E17"/>
    <w:rsid w:val="00FB5D20"/>
    <w:rsid w:val="00FB679F"/>
    <w:rsid w:val="00FB67DE"/>
    <w:rsid w:val="00FC0060"/>
    <w:rsid w:val="00FC0389"/>
    <w:rsid w:val="00FC05E7"/>
    <w:rsid w:val="00FC0797"/>
    <w:rsid w:val="00FC0D9C"/>
    <w:rsid w:val="00FC1175"/>
    <w:rsid w:val="00FC149B"/>
    <w:rsid w:val="00FC2773"/>
    <w:rsid w:val="00FC29E9"/>
    <w:rsid w:val="00FC3993"/>
    <w:rsid w:val="00FC3D7F"/>
    <w:rsid w:val="00FC4213"/>
    <w:rsid w:val="00FC4569"/>
    <w:rsid w:val="00FC502A"/>
    <w:rsid w:val="00FC6C03"/>
    <w:rsid w:val="00FD17C6"/>
    <w:rsid w:val="00FD18C0"/>
    <w:rsid w:val="00FD1CEB"/>
    <w:rsid w:val="00FD1D97"/>
    <w:rsid w:val="00FD2530"/>
    <w:rsid w:val="00FD254B"/>
    <w:rsid w:val="00FD3CE9"/>
    <w:rsid w:val="00FD3F32"/>
    <w:rsid w:val="00FD405B"/>
    <w:rsid w:val="00FD5557"/>
    <w:rsid w:val="00FD5A7D"/>
    <w:rsid w:val="00FD60E8"/>
    <w:rsid w:val="00FD6185"/>
    <w:rsid w:val="00FD627A"/>
    <w:rsid w:val="00FD630F"/>
    <w:rsid w:val="00FD7818"/>
    <w:rsid w:val="00FE09BB"/>
    <w:rsid w:val="00FE2C04"/>
    <w:rsid w:val="00FE2C95"/>
    <w:rsid w:val="00FE35B8"/>
    <w:rsid w:val="00FE3F05"/>
    <w:rsid w:val="00FE6582"/>
    <w:rsid w:val="00FE69F2"/>
    <w:rsid w:val="00FE7DB8"/>
    <w:rsid w:val="00FF1717"/>
    <w:rsid w:val="00FF201A"/>
    <w:rsid w:val="00FF6C55"/>
    <w:rsid w:val="00FF72B5"/>
    <w:rsid w:val="00FF7721"/>
    <w:rsid w:val="00FF77B4"/>
    <w:rsid w:val="0863F5B7"/>
    <w:rsid w:val="1944DA06"/>
    <w:rsid w:val="202039FD"/>
    <w:rsid w:val="2615FC5E"/>
    <w:rsid w:val="2878204F"/>
    <w:rsid w:val="30CE0E2E"/>
    <w:rsid w:val="327E1956"/>
    <w:rsid w:val="378E88E7"/>
    <w:rsid w:val="43359A05"/>
    <w:rsid w:val="440FC919"/>
    <w:rsid w:val="4546C3DC"/>
    <w:rsid w:val="525BE9D9"/>
    <w:rsid w:val="5822247A"/>
    <w:rsid w:val="5D3922CE"/>
    <w:rsid w:val="62167F08"/>
    <w:rsid w:val="6FAFD953"/>
    <w:rsid w:val="72F3E29F"/>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B91DA8"/>
  <w15:chartTrackingRefBased/>
  <w15:docId w15:val="{6F0BDC81-2671-4590-85FF-79A6CA90A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9449C"/>
  </w:style>
  <w:style w:type="paragraph" w:styleId="berschrift1">
    <w:name w:val="heading 1"/>
    <w:basedOn w:val="Standard"/>
    <w:next w:val="Standard"/>
    <w:link w:val="berschrift1Zchn"/>
    <w:uiPriority w:val="9"/>
    <w:qFormat/>
    <w:rsid w:val="008B79C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4B6CD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link w:val="berschrift3Zchn"/>
    <w:uiPriority w:val="9"/>
    <w:qFormat/>
    <w:rsid w:val="00922A13"/>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paragraph" w:styleId="berschrift4">
    <w:name w:val="heading 4"/>
    <w:basedOn w:val="Standard"/>
    <w:next w:val="Standard"/>
    <w:link w:val="berschrift4Zchn"/>
    <w:uiPriority w:val="9"/>
    <w:semiHidden/>
    <w:unhideWhenUsed/>
    <w:qFormat/>
    <w:rsid w:val="00BE307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ervorhebung">
    <w:name w:val="Emphasis"/>
    <w:aliases w:val="kursiv"/>
    <w:basedOn w:val="Absatz-Standardschriftart"/>
    <w:uiPriority w:val="20"/>
    <w:qFormat/>
    <w:rsid w:val="009B2648"/>
    <w:rPr>
      <w:i/>
      <w:iCs/>
    </w:rPr>
  </w:style>
  <w:style w:type="paragraph" w:styleId="Kopfzeile">
    <w:name w:val="header"/>
    <w:basedOn w:val="Standard"/>
    <w:link w:val="KopfzeileZchn"/>
    <w:uiPriority w:val="99"/>
    <w:unhideWhenUsed/>
    <w:rsid w:val="00DE2E6C"/>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DE2E6C"/>
  </w:style>
  <w:style w:type="paragraph" w:styleId="Fuzeile">
    <w:name w:val="footer"/>
    <w:basedOn w:val="Standard"/>
    <w:link w:val="FuzeileZchn"/>
    <w:uiPriority w:val="99"/>
    <w:unhideWhenUsed/>
    <w:rsid w:val="00DE2E6C"/>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DE2E6C"/>
  </w:style>
  <w:style w:type="table" w:styleId="Tabellenraster">
    <w:name w:val="Table Grid"/>
    <w:basedOn w:val="NormaleTabelle"/>
    <w:uiPriority w:val="39"/>
    <w:rsid w:val="00DE2E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ommentarzeichen">
    <w:name w:val="annotation reference"/>
    <w:basedOn w:val="Absatz-Standardschriftart"/>
    <w:uiPriority w:val="99"/>
    <w:semiHidden/>
    <w:unhideWhenUsed/>
    <w:rsid w:val="00606FD8"/>
    <w:rPr>
      <w:sz w:val="16"/>
      <w:szCs w:val="16"/>
    </w:rPr>
  </w:style>
  <w:style w:type="paragraph" w:styleId="Kommentartext">
    <w:name w:val="annotation text"/>
    <w:basedOn w:val="Standard"/>
    <w:link w:val="KommentartextZchn"/>
    <w:uiPriority w:val="99"/>
    <w:unhideWhenUsed/>
    <w:rsid w:val="00606FD8"/>
    <w:pPr>
      <w:spacing w:line="240" w:lineRule="auto"/>
    </w:pPr>
    <w:rPr>
      <w:sz w:val="20"/>
      <w:szCs w:val="20"/>
    </w:rPr>
  </w:style>
  <w:style w:type="character" w:customStyle="1" w:styleId="KommentartextZchn">
    <w:name w:val="Kommentartext Zchn"/>
    <w:basedOn w:val="Absatz-Standardschriftart"/>
    <w:link w:val="Kommentartext"/>
    <w:uiPriority w:val="99"/>
    <w:rsid w:val="00606FD8"/>
    <w:rPr>
      <w:sz w:val="20"/>
      <w:szCs w:val="20"/>
    </w:rPr>
  </w:style>
  <w:style w:type="paragraph" w:styleId="Kommentarthema">
    <w:name w:val="annotation subject"/>
    <w:basedOn w:val="Kommentartext"/>
    <w:next w:val="Kommentartext"/>
    <w:link w:val="KommentarthemaZchn"/>
    <w:uiPriority w:val="99"/>
    <w:semiHidden/>
    <w:unhideWhenUsed/>
    <w:rsid w:val="00606FD8"/>
    <w:rPr>
      <w:b/>
      <w:bCs/>
    </w:rPr>
  </w:style>
  <w:style w:type="character" w:customStyle="1" w:styleId="KommentarthemaZchn">
    <w:name w:val="Kommentarthema Zchn"/>
    <w:basedOn w:val="KommentartextZchn"/>
    <w:link w:val="Kommentarthema"/>
    <w:uiPriority w:val="99"/>
    <w:semiHidden/>
    <w:rsid w:val="00606FD8"/>
    <w:rPr>
      <w:b/>
      <w:bCs/>
      <w:sz w:val="20"/>
      <w:szCs w:val="20"/>
    </w:rPr>
  </w:style>
  <w:style w:type="paragraph" w:customStyle="1" w:styleId="Default">
    <w:name w:val="Default"/>
    <w:rsid w:val="00606FD8"/>
    <w:pPr>
      <w:autoSpaceDE w:val="0"/>
      <w:autoSpaceDN w:val="0"/>
      <w:adjustRightInd w:val="0"/>
      <w:spacing w:after="0" w:line="240" w:lineRule="auto"/>
    </w:pPr>
    <w:rPr>
      <w:rFonts w:ascii="Calibri" w:hAnsi="Calibri" w:cs="Calibri"/>
      <w:color w:val="000000"/>
      <w:sz w:val="24"/>
      <w:szCs w:val="24"/>
    </w:rPr>
  </w:style>
  <w:style w:type="paragraph" w:styleId="Listenabsatz">
    <w:name w:val="List Paragraph"/>
    <w:basedOn w:val="Standard"/>
    <w:uiPriority w:val="34"/>
    <w:qFormat/>
    <w:rsid w:val="0021780E"/>
    <w:pPr>
      <w:ind w:left="720"/>
      <w:contextualSpacing/>
    </w:pPr>
  </w:style>
  <w:style w:type="paragraph" w:styleId="StandardWeb">
    <w:name w:val="Normal (Web)"/>
    <w:basedOn w:val="Standard"/>
    <w:uiPriority w:val="99"/>
    <w:unhideWhenUsed/>
    <w:rsid w:val="001540CD"/>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author-a-fz71znaaz84zz82zx93nz122zz65zz81zz82z0">
    <w:name w:val="author-a-fz71znaaz84zz82zx93nz122zz65zz81zz82z0"/>
    <w:basedOn w:val="Absatz-Standardschriftart"/>
    <w:rsid w:val="00D4685B"/>
  </w:style>
  <w:style w:type="character" w:styleId="Hyperlink">
    <w:name w:val="Hyperlink"/>
    <w:basedOn w:val="Absatz-Standardschriftart"/>
    <w:uiPriority w:val="99"/>
    <w:unhideWhenUsed/>
    <w:rsid w:val="00D4685B"/>
    <w:rPr>
      <w:color w:val="0000FF"/>
      <w:u w:val="single"/>
    </w:rPr>
  </w:style>
  <w:style w:type="character" w:styleId="NichtaufgelsteErwhnung">
    <w:name w:val="Unresolved Mention"/>
    <w:basedOn w:val="Absatz-Standardschriftart"/>
    <w:uiPriority w:val="99"/>
    <w:semiHidden/>
    <w:unhideWhenUsed/>
    <w:rsid w:val="00684AD1"/>
    <w:rPr>
      <w:color w:val="605E5C"/>
      <w:shd w:val="clear" w:color="auto" w:fill="E1DFDD"/>
    </w:rPr>
  </w:style>
  <w:style w:type="character" w:styleId="BesuchterLink">
    <w:name w:val="FollowedHyperlink"/>
    <w:basedOn w:val="Absatz-Standardschriftart"/>
    <w:uiPriority w:val="99"/>
    <w:semiHidden/>
    <w:unhideWhenUsed/>
    <w:rsid w:val="006D08C9"/>
    <w:rPr>
      <w:color w:val="954F72" w:themeColor="followedHyperlink"/>
      <w:u w:val="single"/>
    </w:rPr>
  </w:style>
  <w:style w:type="character" w:customStyle="1" w:styleId="fontstyle01">
    <w:name w:val="fontstyle01"/>
    <w:basedOn w:val="Absatz-Standardschriftart"/>
    <w:rsid w:val="00A76D3C"/>
    <w:rPr>
      <w:rFonts w:ascii="Calibri" w:hAnsi="Calibri" w:cs="Calibri" w:hint="default"/>
      <w:b w:val="0"/>
      <w:bCs w:val="0"/>
      <w:i w:val="0"/>
      <w:iCs w:val="0"/>
      <w:color w:val="231F20"/>
      <w:sz w:val="22"/>
      <w:szCs w:val="22"/>
    </w:rPr>
  </w:style>
  <w:style w:type="character" w:customStyle="1" w:styleId="berschrift3Zchn">
    <w:name w:val="Überschrift 3 Zchn"/>
    <w:basedOn w:val="Absatz-Standardschriftart"/>
    <w:link w:val="berschrift3"/>
    <w:uiPriority w:val="9"/>
    <w:rsid w:val="00922A13"/>
    <w:rPr>
      <w:rFonts w:ascii="Times New Roman" w:eastAsia="Times New Roman" w:hAnsi="Times New Roman" w:cs="Times New Roman"/>
      <w:b/>
      <w:bCs/>
      <w:sz w:val="27"/>
      <w:szCs w:val="27"/>
      <w:lang w:eastAsia="de-DE"/>
    </w:rPr>
  </w:style>
  <w:style w:type="character" w:customStyle="1" w:styleId="copyright-info">
    <w:name w:val="copyright-info"/>
    <w:basedOn w:val="Absatz-Standardschriftart"/>
    <w:rsid w:val="00922A13"/>
  </w:style>
  <w:style w:type="paragraph" w:customStyle="1" w:styleId="text">
    <w:name w:val="text"/>
    <w:basedOn w:val="Standard"/>
    <w:rsid w:val="00922A13"/>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922A13"/>
    <w:rPr>
      <w:b/>
      <w:bCs/>
    </w:rPr>
  </w:style>
  <w:style w:type="character" w:customStyle="1" w:styleId="berschrift2Zchn">
    <w:name w:val="Überschrift 2 Zchn"/>
    <w:basedOn w:val="Absatz-Standardschriftart"/>
    <w:link w:val="berschrift2"/>
    <w:uiPriority w:val="9"/>
    <w:rsid w:val="004B6CDA"/>
    <w:rPr>
      <w:rFonts w:asciiTheme="majorHAnsi" w:eastAsiaTheme="majorEastAsia" w:hAnsiTheme="majorHAnsi" w:cstheme="majorBidi"/>
      <w:color w:val="2F5496" w:themeColor="accent1" w:themeShade="BF"/>
      <w:sz w:val="26"/>
      <w:szCs w:val="26"/>
    </w:rPr>
  </w:style>
  <w:style w:type="paragraph" w:customStyle="1" w:styleId="text-center">
    <w:name w:val="text-center"/>
    <w:basedOn w:val="Standard"/>
    <w:rsid w:val="004B6CDA"/>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styleId="berarbeitung">
    <w:name w:val="Revision"/>
    <w:hidden/>
    <w:uiPriority w:val="99"/>
    <w:semiHidden/>
    <w:rsid w:val="00A17F23"/>
    <w:pPr>
      <w:spacing w:after="0" w:line="240" w:lineRule="auto"/>
    </w:pPr>
  </w:style>
  <w:style w:type="character" w:customStyle="1" w:styleId="cf01">
    <w:name w:val="cf01"/>
    <w:basedOn w:val="Absatz-Standardschriftart"/>
    <w:rsid w:val="007A10FB"/>
    <w:rPr>
      <w:rFonts w:ascii="Segoe UI" w:hAnsi="Segoe UI" w:cs="Segoe UI" w:hint="default"/>
      <w:sz w:val="18"/>
      <w:szCs w:val="18"/>
    </w:rPr>
  </w:style>
  <w:style w:type="character" w:customStyle="1" w:styleId="fontstyle21">
    <w:name w:val="fontstyle21"/>
    <w:basedOn w:val="Absatz-Standardschriftart"/>
    <w:rsid w:val="00CC0071"/>
    <w:rPr>
      <w:rFonts w:ascii="LiberationSerif-Bold" w:hAnsi="LiberationSerif-Bold" w:hint="default"/>
      <w:b/>
      <w:bCs/>
      <w:i w:val="0"/>
      <w:iCs w:val="0"/>
      <w:color w:val="000000"/>
      <w:sz w:val="24"/>
      <w:szCs w:val="24"/>
    </w:rPr>
  </w:style>
  <w:style w:type="character" w:customStyle="1" w:styleId="fontstyle41">
    <w:name w:val="fontstyle41"/>
    <w:basedOn w:val="Absatz-Standardschriftart"/>
    <w:rsid w:val="00CC0071"/>
    <w:rPr>
      <w:rFonts w:ascii="LiberationSerif-Italic" w:hAnsi="LiberationSerif-Italic" w:hint="default"/>
      <w:b w:val="0"/>
      <w:bCs w:val="0"/>
      <w:i/>
      <w:iCs/>
      <w:color w:val="000000"/>
      <w:sz w:val="24"/>
      <w:szCs w:val="24"/>
    </w:rPr>
  </w:style>
  <w:style w:type="character" w:customStyle="1" w:styleId="fontstyle31">
    <w:name w:val="fontstyle31"/>
    <w:basedOn w:val="Absatz-Standardschriftart"/>
    <w:rsid w:val="0088010D"/>
    <w:rPr>
      <w:rFonts w:ascii="Calibri-Italic" w:hAnsi="Calibri-Italic" w:hint="default"/>
      <w:b w:val="0"/>
      <w:bCs w:val="0"/>
      <w:i/>
      <w:iCs/>
      <w:color w:val="000000"/>
      <w:sz w:val="22"/>
      <w:szCs w:val="22"/>
    </w:rPr>
  </w:style>
  <w:style w:type="paragraph" w:styleId="Sprechblasentext">
    <w:name w:val="Balloon Text"/>
    <w:basedOn w:val="Standard"/>
    <w:link w:val="SprechblasentextZchn"/>
    <w:uiPriority w:val="99"/>
    <w:semiHidden/>
    <w:unhideWhenUsed/>
    <w:rsid w:val="00CF4CAB"/>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CF4CAB"/>
    <w:rPr>
      <w:rFonts w:ascii="Segoe UI" w:hAnsi="Segoe UI" w:cs="Segoe UI"/>
      <w:sz w:val="18"/>
      <w:szCs w:val="18"/>
    </w:rPr>
  </w:style>
  <w:style w:type="character" w:customStyle="1" w:styleId="berschrift1Zchn">
    <w:name w:val="Überschrift 1 Zchn"/>
    <w:basedOn w:val="Absatz-Standardschriftart"/>
    <w:link w:val="berschrift1"/>
    <w:uiPriority w:val="9"/>
    <w:rsid w:val="008B79CC"/>
    <w:rPr>
      <w:rFonts w:asciiTheme="majorHAnsi" w:eastAsiaTheme="majorEastAsia" w:hAnsiTheme="majorHAnsi" w:cstheme="majorBidi"/>
      <w:color w:val="2F5496" w:themeColor="accent1" w:themeShade="BF"/>
      <w:sz w:val="32"/>
      <w:szCs w:val="32"/>
    </w:rPr>
  </w:style>
  <w:style w:type="character" w:customStyle="1" w:styleId="highlighted">
    <w:name w:val="highlighted"/>
    <w:basedOn w:val="Absatz-Standardschriftart"/>
    <w:rsid w:val="00442B1C"/>
  </w:style>
  <w:style w:type="character" w:customStyle="1" w:styleId="bold">
    <w:name w:val="bold"/>
    <w:basedOn w:val="Absatz-Standardschriftart"/>
    <w:rsid w:val="008B1B9F"/>
  </w:style>
  <w:style w:type="paragraph" w:customStyle="1" w:styleId="pf0">
    <w:name w:val="pf0"/>
    <w:basedOn w:val="Standard"/>
    <w:rsid w:val="00C131E5"/>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cf11">
    <w:name w:val="cf11"/>
    <w:basedOn w:val="Absatz-Standardschriftart"/>
    <w:rsid w:val="00C131E5"/>
    <w:rPr>
      <w:rFonts w:ascii="Segoe UI" w:hAnsi="Segoe UI" w:cs="Segoe UI" w:hint="default"/>
      <w:sz w:val="18"/>
      <w:szCs w:val="18"/>
    </w:rPr>
  </w:style>
  <w:style w:type="character" w:customStyle="1" w:styleId="field">
    <w:name w:val="field"/>
    <w:basedOn w:val="Absatz-Standardschriftart"/>
    <w:rsid w:val="00C573E6"/>
  </w:style>
  <w:style w:type="paragraph" w:styleId="Funotentext">
    <w:name w:val="footnote text"/>
    <w:basedOn w:val="Standard"/>
    <w:link w:val="FunotentextZchn"/>
    <w:uiPriority w:val="99"/>
    <w:semiHidden/>
    <w:unhideWhenUsed/>
    <w:rsid w:val="008C6199"/>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8C6199"/>
    <w:rPr>
      <w:sz w:val="20"/>
      <w:szCs w:val="20"/>
    </w:rPr>
  </w:style>
  <w:style w:type="character" w:styleId="Funotenzeichen">
    <w:name w:val="footnote reference"/>
    <w:basedOn w:val="Absatz-Standardschriftart"/>
    <w:uiPriority w:val="99"/>
    <w:semiHidden/>
    <w:unhideWhenUsed/>
    <w:rsid w:val="008C6199"/>
    <w:rPr>
      <w:vertAlign w:val="superscript"/>
    </w:rPr>
  </w:style>
  <w:style w:type="paragraph" w:customStyle="1" w:styleId="trt0xe">
    <w:name w:val="trt0xe"/>
    <w:basedOn w:val="Standard"/>
    <w:rsid w:val="004A02FC"/>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A4">
    <w:name w:val="A4"/>
    <w:uiPriority w:val="99"/>
    <w:rsid w:val="009A0BF2"/>
    <w:rPr>
      <w:rFonts w:ascii="BGEK Titillium" w:hAnsi="BGEK Titillium" w:cs="BGEK Titillium"/>
      <w:color w:val="008506"/>
      <w:sz w:val="20"/>
      <w:szCs w:val="20"/>
      <w:u w:val="single"/>
    </w:rPr>
  </w:style>
  <w:style w:type="paragraph" w:customStyle="1" w:styleId="Pa6">
    <w:name w:val="Pa6"/>
    <w:basedOn w:val="Default"/>
    <w:next w:val="Default"/>
    <w:uiPriority w:val="99"/>
    <w:rsid w:val="008619B1"/>
    <w:pPr>
      <w:spacing w:line="241" w:lineRule="atLeast"/>
    </w:pPr>
    <w:rPr>
      <w:rFonts w:ascii="BGEK Titillium" w:hAnsi="BGEK Titillium" w:cstheme="minorBidi"/>
      <w:color w:val="auto"/>
    </w:rPr>
  </w:style>
  <w:style w:type="character" w:customStyle="1" w:styleId="berschrift4Zchn">
    <w:name w:val="Überschrift 4 Zchn"/>
    <w:basedOn w:val="Absatz-Standardschriftart"/>
    <w:link w:val="berschrift4"/>
    <w:uiPriority w:val="9"/>
    <w:semiHidden/>
    <w:rsid w:val="00BE3071"/>
    <w:rPr>
      <w:rFonts w:asciiTheme="majorHAnsi" w:eastAsiaTheme="majorEastAsia" w:hAnsiTheme="majorHAnsi" w:cstheme="majorBidi"/>
      <w:i/>
      <w:iCs/>
      <w:color w:val="2F5496" w:themeColor="accent1" w:themeShade="BF"/>
    </w:rPr>
  </w:style>
  <w:style w:type="paragraph" w:styleId="Aufzhlungszeichen">
    <w:name w:val="List Bullet"/>
    <w:basedOn w:val="Standard"/>
    <w:uiPriority w:val="99"/>
    <w:unhideWhenUsed/>
    <w:rsid w:val="001C16A9"/>
    <w:pPr>
      <w:numPr>
        <w:numId w:val="2"/>
      </w:numPr>
      <w:spacing w:after="200" w:line="276" w:lineRule="auto"/>
      <w:contextualSpacing/>
    </w:pPr>
    <w:rPr>
      <w:rFonts w:ascii="Arial" w:eastAsiaTheme="minorEastAsia" w:hAnsi="Arial"/>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11113">
      <w:bodyDiv w:val="1"/>
      <w:marLeft w:val="0"/>
      <w:marRight w:val="0"/>
      <w:marTop w:val="0"/>
      <w:marBottom w:val="0"/>
      <w:divBdr>
        <w:top w:val="none" w:sz="0" w:space="0" w:color="auto"/>
        <w:left w:val="none" w:sz="0" w:space="0" w:color="auto"/>
        <w:bottom w:val="none" w:sz="0" w:space="0" w:color="auto"/>
        <w:right w:val="none" w:sz="0" w:space="0" w:color="auto"/>
      </w:divBdr>
    </w:div>
    <w:div w:id="35395058">
      <w:bodyDiv w:val="1"/>
      <w:marLeft w:val="0"/>
      <w:marRight w:val="0"/>
      <w:marTop w:val="0"/>
      <w:marBottom w:val="0"/>
      <w:divBdr>
        <w:top w:val="none" w:sz="0" w:space="0" w:color="auto"/>
        <w:left w:val="none" w:sz="0" w:space="0" w:color="auto"/>
        <w:bottom w:val="none" w:sz="0" w:space="0" w:color="auto"/>
        <w:right w:val="none" w:sz="0" w:space="0" w:color="auto"/>
      </w:divBdr>
      <w:divsChild>
        <w:div w:id="1013145958">
          <w:marLeft w:val="0"/>
          <w:marRight w:val="0"/>
          <w:marTop w:val="0"/>
          <w:marBottom w:val="0"/>
          <w:divBdr>
            <w:top w:val="none" w:sz="0" w:space="0" w:color="auto"/>
            <w:left w:val="none" w:sz="0" w:space="0" w:color="auto"/>
            <w:bottom w:val="none" w:sz="0" w:space="0" w:color="auto"/>
            <w:right w:val="none" w:sz="0" w:space="0" w:color="auto"/>
          </w:divBdr>
          <w:divsChild>
            <w:div w:id="1939563448">
              <w:marLeft w:val="0"/>
              <w:marRight w:val="0"/>
              <w:marTop w:val="0"/>
              <w:marBottom w:val="0"/>
              <w:divBdr>
                <w:top w:val="none" w:sz="0" w:space="0" w:color="auto"/>
                <w:left w:val="none" w:sz="0" w:space="0" w:color="auto"/>
                <w:bottom w:val="none" w:sz="0" w:space="0" w:color="auto"/>
                <w:right w:val="none" w:sz="0" w:space="0" w:color="auto"/>
              </w:divBdr>
              <w:divsChild>
                <w:div w:id="842622165">
                  <w:marLeft w:val="0"/>
                  <w:marRight w:val="0"/>
                  <w:marTop w:val="0"/>
                  <w:marBottom w:val="0"/>
                  <w:divBdr>
                    <w:top w:val="none" w:sz="0" w:space="0" w:color="auto"/>
                    <w:left w:val="none" w:sz="0" w:space="0" w:color="auto"/>
                    <w:bottom w:val="none" w:sz="0" w:space="0" w:color="auto"/>
                    <w:right w:val="none" w:sz="0" w:space="0" w:color="auto"/>
                  </w:divBdr>
                  <w:divsChild>
                    <w:div w:id="1854297622">
                      <w:marLeft w:val="0"/>
                      <w:marRight w:val="0"/>
                      <w:marTop w:val="0"/>
                      <w:marBottom w:val="0"/>
                      <w:divBdr>
                        <w:top w:val="none" w:sz="0" w:space="0" w:color="auto"/>
                        <w:left w:val="none" w:sz="0" w:space="0" w:color="auto"/>
                        <w:bottom w:val="none" w:sz="0" w:space="0" w:color="auto"/>
                        <w:right w:val="none" w:sz="0" w:space="0" w:color="auto"/>
                      </w:divBdr>
                      <w:divsChild>
                        <w:div w:id="767039702">
                          <w:marLeft w:val="0"/>
                          <w:marRight w:val="0"/>
                          <w:marTop w:val="0"/>
                          <w:marBottom w:val="0"/>
                          <w:divBdr>
                            <w:top w:val="none" w:sz="0" w:space="0" w:color="auto"/>
                            <w:left w:val="none" w:sz="0" w:space="0" w:color="auto"/>
                            <w:bottom w:val="none" w:sz="0" w:space="0" w:color="auto"/>
                            <w:right w:val="none" w:sz="0" w:space="0" w:color="auto"/>
                          </w:divBdr>
                          <w:divsChild>
                            <w:div w:id="1710757083">
                              <w:marLeft w:val="0"/>
                              <w:marRight w:val="0"/>
                              <w:marTop w:val="0"/>
                              <w:marBottom w:val="0"/>
                              <w:divBdr>
                                <w:top w:val="none" w:sz="0" w:space="0" w:color="auto"/>
                                <w:left w:val="none" w:sz="0" w:space="0" w:color="auto"/>
                                <w:bottom w:val="none" w:sz="0" w:space="0" w:color="auto"/>
                                <w:right w:val="none" w:sz="0" w:space="0" w:color="auto"/>
                              </w:divBdr>
                              <w:divsChild>
                                <w:div w:id="161953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433471">
                          <w:marLeft w:val="0"/>
                          <w:marRight w:val="0"/>
                          <w:marTop w:val="0"/>
                          <w:marBottom w:val="0"/>
                          <w:divBdr>
                            <w:top w:val="none" w:sz="0" w:space="0" w:color="auto"/>
                            <w:left w:val="none" w:sz="0" w:space="0" w:color="auto"/>
                            <w:bottom w:val="none" w:sz="0" w:space="0" w:color="auto"/>
                            <w:right w:val="none" w:sz="0" w:space="0" w:color="auto"/>
                          </w:divBdr>
                          <w:divsChild>
                            <w:div w:id="843276828">
                              <w:marLeft w:val="0"/>
                              <w:marRight w:val="0"/>
                              <w:marTop w:val="0"/>
                              <w:marBottom w:val="0"/>
                              <w:divBdr>
                                <w:top w:val="none" w:sz="0" w:space="0" w:color="auto"/>
                                <w:left w:val="none" w:sz="0" w:space="0" w:color="auto"/>
                                <w:bottom w:val="none" w:sz="0" w:space="0" w:color="auto"/>
                                <w:right w:val="none" w:sz="0" w:space="0" w:color="auto"/>
                              </w:divBdr>
                              <w:divsChild>
                                <w:div w:id="1798598218">
                                  <w:marLeft w:val="0"/>
                                  <w:marRight w:val="0"/>
                                  <w:marTop w:val="0"/>
                                  <w:marBottom w:val="0"/>
                                  <w:divBdr>
                                    <w:top w:val="none" w:sz="0" w:space="0" w:color="auto"/>
                                    <w:left w:val="none" w:sz="0" w:space="0" w:color="auto"/>
                                    <w:bottom w:val="none" w:sz="0" w:space="0" w:color="auto"/>
                                    <w:right w:val="none" w:sz="0" w:space="0" w:color="auto"/>
                                  </w:divBdr>
                                </w:div>
                              </w:divsChild>
                            </w:div>
                            <w:div w:id="1472866510">
                              <w:marLeft w:val="0"/>
                              <w:marRight w:val="0"/>
                              <w:marTop w:val="0"/>
                              <w:marBottom w:val="0"/>
                              <w:divBdr>
                                <w:top w:val="none" w:sz="0" w:space="0" w:color="auto"/>
                                <w:left w:val="none" w:sz="0" w:space="0" w:color="auto"/>
                                <w:bottom w:val="none" w:sz="0" w:space="0" w:color="auto"/>
                                <w:right w:val="none" w:sz="0" w:space="0" w:color="auto"/>
                              </w:divBdr>
                              <w:divsChild>
                                <w:div w:id="6010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869607">
                          <w:marLeft w:val="0"/>
                          <w:marRight w:val="0"/>
                          <w:marTop w:val="0"/>
                          <w:marBottom w:val="0"/>
                          <w:divBdr>
                            <w:top w:val="none" w:sz="0" w:space="0" w:color="auto"/>
                            <w:left w:val="none" w:sz="0" w:space="0" w:color="auto"/>
                            <w:bottom w:val="none" w:sz="0" w:space="0" w:color="auto"/>
                            <w:right w:val="none" w:sz="0" w:space="0" w:color="auto"/>
                          </w:divBdr>
                          <w:divsChild>
                            <w:div w:id="520901445">
                              <w:marLeft w:val="0"/>
                              <w:marRight w:val="0"/>
                              <w:marTop w:val="0"/>
                              <w:marBottom w:val="0"/>
                              <w:divBdr>
                                <w:top w:val="none" w:sz="0" w:space="0" w:color="auto"/>
                                <w:left w:val="none" w:sz="0" w:space="0" w:color="auto"/>
                                <w:bottom w:val="none" w:sz="0" w:space="0" w:color="auto"/>
                                <w:right w:val="none" w:sz="0" w:space="0" w:color="auto"/>
                              </w:divBdr>
                            </w:div>
                            <w:div w:id="2060400449">
                              <w:marLeft w:val="0"/>
                              <w:marRight w:val="0"/>
                              <w:marTop w:val="0"/>
                              <w:marBottom w:val="0"/>
                              <w:divBdr>
                                <w:top w:val="none" w:sz="0" w:space="0" w:color="auto"/>
                                <w:left w:val="none" w:sz="0" w:space="0" w:color="auto"/>
                                <w:bottom w:val="none" w:sz="0" w:space="0" w:color="auto"/>
                                <w:right w:val="none" w:sz="0" w:space="0" w:color="auto"/>
                              </w:divBdr>
                              <w:divsChild>
                                <w:div w:id="123681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798368">
                          <w:marLeft w:val="0"/>
                          <w:marRight w:val="0"/>
                          <w:marTop w:val="0"/>
                          <w:marBottom w:val="0"/>
                          <w:divBdr>
                            <w:top w:val="none" w:sz="0" w:space="0" w:color="auto"/>
                            <w:left w:val="none" w:sz="0" w:space="0" w:color="auto"/>
                            <w:bottom w:val="none" w:sz="0" w:space="0" w:color="auto"/>
                            <w:right w:val="none" w:sz="0" w:space="0" w:color="auto"/>
                          </w:divBdr>
                          <w:divsChild>
                            <w:div w:id="255604035">
                              <w:marLeft w:val="0"/>
                              <w:marRight w:val="0"/>
                              <w:marTop w:val="0"/>
                              <w:marBottom w:val="0"/>
                              <w:divBdr>
                                <w:top w:val="none" w:sz="0" w:space="0" w:color="auto"/>
                                <w:left w:val="none" w:sz="0" w:space="0" w:color="auto"/>
                                <w:bottom w:val="none" w:sz="0" w:space="0" w:color="auto"/>
                                <w:right w:val="none" w:sz="0" w:space="0" w:color="auto"/>
                              </w:divBdr>
                              <w:divsChild>
                                <w:div w:id="1235428936">
                                  <w:marLeft w:val="0"/>
                                  <w:marRight w:val="0"/>
                                  <w:marTop w:val="0"/>
                                  <w:marBottom w:val="0"/>
                                  <w:divBdr>
                                    <w:top w:val="none" w:sz="0" w:space="0" w:color="auto"/>
                                    <w:left w:val="none" w:sz="0" w:space="0" w:color="auto"/>
                                    <w:bottom w:val="none" w:sz="0" w:space="0" w:color="auto"/>
                                    <w:right w:val="none" w:sz="0" w:space="0" w:color="auto"/>
                                  </w:divBdr>
                                </w:div>
                                <w:div w:id="1387142346">
                                  <w:marLeft w:val="0"/>
                                  <w:marRight w:val="0"/>
                                  <w:marTop w:val="0"/>
                                  <w:marBottom w:val="0"/>
                                  <w:divBdr>
                                    <w:top w:val="none" w:sz="0" w:space="0" w:color="auto"/>
                                    <w:left w:val="none" w:sz="0" w:space="0" w:color="auto"/>
                                    <w:bottom w:val="none" w:sz="0" w:space="0" w:color="auto"/>
                                    <w:right w:val="none" w:sz="0" w:space="0" w:color="auto"/>
                                  </w:divBdr>
                                  <w:divsChild>
                                    <w:div w:id="425617361">
                                      <w:marLeft w:val="0"/>
                                      <w:marRight w:val="0"/>
                                      <w:marTop w:val="0"/>
                                      <w:marBottom w:val="0"/>
                                      <w:divBdr>
                                        <w:top w:val="none" w:sz="0" w:space="0" w:color="auto"/>
                                        <w:left w:val="none" w:sz="0" w:space="0" w:color="auto"/>
                                        <w:bottom w:val="none" w:sz="0" w:space="0" w:color="auto"/>
                                        <w:right w:val="none" w:sz="0" w:space="0" w:color="auto"/>
                                      </w:divBdr>
                                    </w:div>
                                    <w:div w:id="1514219078">
                                      <w:marLeft w:val="0"/>
                                      <w:marRight w:val="0"/>
                                      <w:marTop w:val="0"/>
                                      <w:marBottom w:val="0"/>
                                      <w:divBdr>
                                        <w:top w:val="none" w:sz="0" w:space="0" w:color="auto"/>
                                        <w:left w:val="none" w:sz="0" w:space="0" w:color="auto"/>
                                        <w:bottom w:val="none" w:sz="0" w:space="0" w:color="auto"/>
                                        <w:right w:val="none" w:sz="0" w:space="0" w:color="auto"/>
                                      </w:divBdr>
                                    </w:div>
                                    <w:div w:id="131094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940933">
      <w:bodyDiv w:val="1"/>
      <w:marLeft w:val="0"/>
      <w:marRight w:val="0"/>
      <w:marTop w:val="0"/>
      <w:marBottom w:val="0"/>
      <w:divBdr>
        <w:top w:val="none" w:sz="0" w:space="0" w:color="auto"/>
        <w:left w:val="none" w:sz="0" w:space="0" w:color="auto"/>
        <w:bottom w:val="none" w:sz="0" w:space="0" w:color="auto"/>
        <w:right w:val="none" w:sz="0" w:space="0" w:color="auto"/>
      </w:divBdr>
    </w:div>
    <w:div w:id="110174016">
      <w:bodyDiv w:val="1"/>
      <w:marLeft w:val="0"/>
      <w:marRight w:val="0"/>
      <w:marTop w:val="0"/>
      <w:marBottom w:val="0"/>
      <w:divBdr>
        <w:top w:val="none" w:sz="0" w:space="0" w:color="auto"/>
        <w:left w:val="none" w:sz="0" w:space="0" w:color="auto"/>
        <w:bottom w:val="none" w:sz="0" w:space="0" w:color="auto"/>
        <w:right w:val="none" w:sz="0" w:space="0" w:color="auto"/>
      </w:divBdr>
      <w:divsChild>
        <w:div w:id="186062783">
          <w:marLeft w:val="386"/>
          <w:marRight w:val="386"/>
          <w:marTop w:val="0"/>
          <w:marBottom w:val="240"/>
          <w:divBdr>
            <w:top w:val="none" w:sz="0" w:space="0" w:color="auto"/>
            <w:left w:val="none" w:sz="0" w:space="0" w:color="auto"/>
            <w:bottom w:val="none" w:sz="0" w:space="0" w:color="auto"/>
            <w:right w:val="none" w:sz="0" w:space="0" w:color="auto"/>
          </w:divBdr>
        </w:div>
      </w:divsChild>
    </w:div>
    <w:div w:id="125318012">
      <w:bodyDiv w:val="1"/>
      <w:marLeft w:val="0"/>
      <w:marRight w:val="0"/>
      <w:marTop w:val="0"/>
      <w:marBottom w:val="0"/>
      <w:divBdr>
        <w:top w:val="none" w:sz="0" w:space="0" w:color="auto"/>
        <w:left w:val="none" w:sz="0" w:space="0" w:color="auto"/>
        <w:bottom w:val="none" w:sz="0" w:space="0" w:color="auto"/>
        <w:right w:val="none" w:sz="0" w:space="0" w:color="auto"/>
      </w:divBdr>
    </w:div>
    <w:div w:id="165949111">
      <w:bodyDiv w:val="1"/>
      <w:marLeft w:val="0"/>
      <w:marRight w:val="0"/>
      <w:marTop w:val="0"/>
      <w:marBottom w:val="0"/>
      <w:divBdr>
        <w:top w:val="none" w:sz="0" w:space="0" w:color="auto"/>
        <w:left w:val="none" w:sz="0" w:space="0" w:color="auto"/>
        <w:bottom w:val="none" w:sz="0" w:space="0" w:color="auto"/>
        <w:right w:val="none" w:sz="0" w:space="0" w:color="auto"/>
      </w:divBdr>
    </w:div>
    <w:div w:id="182744678">
      <w:bodyDiv w:val="1"/>
      <w:marLeft w:val="0"/>
      <w:marRight w:val="0"/>
      <w:marTop w:val="0"/>
      <w:marBottom w:val="0"/>
      <w:divBdr>
        <w:top w:val="none" w:sz="0" w:space="0" w:color="auto"/>
        <w:left w:val="none" w:sz="0" w:space="0" w:color="auto"/>
        <w:bottom w:val="none" w:sz="0" w:space="0" w:color="auto"/>
        <w:right w:val="none" w:sz="0" w:space="0" w:color="auto"/>
      </w:divBdr>
    </w:div>
    <w:div w:id="234366965">
      <w:bodyDiv w:val="1"/>
      <w:marLeft w:val="0"/>
      <w:marRight w:val="0"/>
      <w:marTop w:val="0"/>
      <w:marBottom w:val="0"/>
      <w:divBdr>
        <w:top w:val="none" w:sz="0" w:space="0" w:color="auto"/>
        <w:left w:val="none" w:sz="0" w:space="0" w:color="auto"/>
        <w:bottom w:val="none" w:sz="0" w:space="0" w:color="auto"/>
        <w:right w:val="none" w:sz="0" w:space="0" w:color="auto"/>
      </w:divBdr>
    </w:div>
    <w:div w:id="234633703">
      <w:bodyDiv w:val="1"/>
      <w:marLeft w:val="0"/>
      <w:marRight w:val="0"/>
      <w:marTop w:val="0"/>
      <w:marBottom w:val="0"/>
      <w:divBdr>
        <w:top w:val="none" w:sz="0" w:space="0" w:color="auto"/>
        <w:left w:val="none" w:sz="0" w:space="0" w:color="auto"/>
        <w:bottom w:val="none" w:sz="0" w:space="0" w:color="auto"/>
        <w:right w:val="none" w:sz="0" w:space="0" w:color="auto"/>
      </w:divBdr>
      <w:divsChild>
        <w:div w:id="292446738">
          <w:marLeft w:val="0"/>
          <w:marRight w:val="0"/>
          <w:marTop w:val="0"/>
          <w:marBottom w:val="0"/>
          <w:divBdr>
            <w:top w:val="none" w:sz="0" w:space="0" w:color="auto"/>
            <w:left w:val="none" w:sz="0" w:space="0" w:color="auto"/>
            <w:bottom w:val="none" w:sz="0" w:space="0" w:color="auto"/>
            <w:right w:val="none" w:sz="0" w:space="0" w:color="auto"/>
          </w:divBdr>
        </w:div>
        <w:div w:id="1791392577">
          <w:marLeft w:val="0"/>
          <w:marRight w:val="0"/>
          <w:marTop w:val="0"/>
          <w:marBottom w:val="0"/>
          <w:divBdr>
            <w:top w:val="none" w:sz="0" w:space="0" w:color="auto"/>
            <w:left w:val="none" w:sz="0" w:space="0" w:color="auto"/>
            <w:bottom w:val="none" w:sz="0" w:space="0" w:color="auto"/>
            <w:right w:val="none" w:sz="0" w:space="0" w:color="auto"/>
          </w:divBdr>
        </w:div>
      </w:divsChild>
    </w:div>
    <w:div w:id="242646148">
      <w:bodyDiv w:val="1"/>
      <w:marLeft w:val="0"/>
      <w:marRight w:val="0"/>
      <w:marTop w:val="0"/>
      <w:marBottom w:val="0"/>
      <w:divBdr>
        <w:top w:val="none" w:sz="0" w:space="0" w:color="auto"/>
        <w:left w:val="none" w:sz="0" w:space="0" w:color="auto"/>
        <w:bottom w:val="none" w:sz="0" w:space="0" w:color="auto"/>
        <w:right w:val="none" w:sz="0" w:space="0" w:color="auto"/>
      </w:divBdr>
    </w:div>
    <w:div w:id="252470471">
      <w:bodyDiv w:val="1"/>
      <w:marLeft w:val="0"/>
      <w:marRight w:val="0"/>
      <w:marTop w:val="0"/>
      <w:marBottom w:val="0"/>
      <w:divBdr>
        <w:top w:val="none" w:sz="0" w:space="0" w:color="auto"/>
        <w:left w:val="none" w:sz="0" w:space="0" w:color="auto"/>
        <w:bottom w:val="none" w:sz="0" w:space="0" w:color="auto"/>
        <w:right w:val="none" w:sz="0" w:space="0" w:color="auto"/>
      </w:divBdr>
    </w:div>
    <w:div w:id="299190033">
      <w:bodyDiv w:val="1"/>
      <w:marLeft w:val="0"/>
      <w:marRight w:val="0"/>
      <w:marTop w:val="0"/>
      <w:marBottom w:val="0"/>
      <w:divBdr>
        <w:top w:val="none" w:sz="0" w:space="0" w:color="auto"/>
        <w:left w:val="none" w:sz="0" w:space="0" w:color="auto"/>
        <w:bottom w:val="none" w:sz="0" w:space="0" w:color="auto"/>
        <w:right w:val="none" w:sz="0" w:space="0" w:color="auto"/>
      </w:divBdr>
    </w:div>
    <w:div w:id="345835019">
      <w:bodyDiv w:val="1"/>
      <w:marLeft w:val="0"/>
      <w:marRight w:val="0"/>
      <w:marTop w:val="0"/>
      <w:marBottom w:val="0"/>
      <w:divBdr>
        <w:top w:val="none" w:sz="0" w:space="0" w:color="auto"/>
        <w:left w:val="none" w:sz="0" w:space="0" w:color="auto"/>
        <w:bottom w:val="none" w:sz="0" w:space="0" w:color="auto"/>
        <w:right w:val="none" w:sz="0" w:space="0" w:color="auto"/>
      </w:divBdr>
    </w:div>
    <w:div w:id="357048674">
      <w:bodyDiv w:val="1"/>
      <w:marLeft w:val="0"/>
      <w:marRight w:val="0"/>
      <w:marTop w:val="0"/>
      <w:marBottom w:val="0"/>
      <w:divBdr>
        <w:top w:val="none" w:sz="0" w:space="0" w:color="auto"/>
        <w:left w:val="none" w:sz="0" w:space="0" w:color="auto"/>
        <w:bottom w:val="none" w:sz="0" w:space="0" w:color="auto"/>
        <w:right w:val="none" w:sz="0" w:space="0" w:color="auto"/>
      </w:divBdr>
    </w:div>
    <w:div w:id="388454819">
      <w:bodyDiv w:val="1"/>
      <w:marLeft w:val="0"/>
      <w:marRight w:val="0"/>
      <w:marTop w:val="0"/>
      <w:marBottom w:val="0"/>
      <w:divBdr>
        <w:top w:val="none" w:sz="0" w:space="0" w:color="auto"/>
        <w:left w:val="none" w:sz="0" w:space="0" w:color="auto"/>
        <w:bottom w:val="none" w:sz="0" w:space="0" w:color="auto"/>
        <w:right w:val="none" w:sz="0" w:space="0" w:color="auto"/>
      </w:divBdr>
    </w:div>
    <w:div w:id="439683652">
      <w:bodyDiv w:val="1"/>
      <w:marLeft w:val="0"/>
      <w:marRight w:val="0"/>
      <w:marTop w:val="0"/>
      <w:marBottom w:val="0"/>
      <w:divBdr>
        <w:top w:val="none" w:sz="0" w:space="0" w:color="auto"/>
        <w:left w:val="none" w:sz="0" w:space="0" w:color="auto"/>
        <w:bottom w:val="none" w:sz="0" w:space="0" w:color="auto"/>
        <w:right w:val="none" w:sz="0" w:space="0" w:color="auto"/>
      </w:divBdr>
    </w:div>
    <w:div w:id="453671576">
      <w:bodyDiv w:val="1"/>
      <w:marLeft w:val="0"/>
      <w:marRight w:val="0"/>
      <w:marTop w:val="0"/>
      <w:marBottom w:val="0"/>
      <w:divBdr>
        <w:top w:val="none" w:sz="0" w:space="0" w:color="auto"/>
        <w:left w:val="none" w:sz="0" w:space="0" w:color="auto"/>
        <w:bottom w:val="none" w:sz="0" w:space="0" w:color="auto"/>
        <w:right w:val="none" w:sz="0" w:space="0" w:color="auto"/>
      </w:divBdr>
      <w:divsChild>
        <w:div w:id="408234649">
          <w:marLeft w:val="0"/>
          <w:marRight w:val="0"/>
          <w:marTop w:val="0"/>
          <w:marBottom w:val="0"/>
          <w:divBdr>
            <w:top w:val="none" w:sz="0" w:space="0" w:color="auto"/>
            <w:left w:val="none" w:sz="0" w:space="0" w:color="auto"/>
            <w:bottom w:val="none" w:sz="0" w:space="0" w:color="auto"/>
            <w:right w:val="none" w:sz="0" w:space="0" w:color="auto"/>
          </w:divBdr>
        </w:div>
        <w:div w:id="1423526788">
          <w:marLeft w:val="0"/>
          <w:marRight w:val="0"/>
          <w:marTop w:val="0"/>
          <w:marBottom w:val="0"/>
          <w:divBdr>
            <w:top w:val="none" w:sz="0" w:space="0" w:color="auto"/>
            <w:left w:val="none" w:sz="0" w:space="0" w:color="auto"/>
            <w:bottom w:val="none" w:sz="0" w:space="0" w:color="auto"/>
            <w:right w:val="none" w:sz="0" w:space="0" w:color="auto"/>
          </w:divBdr>
        </w:div>
        <w:div w:id="716516769">
          <w:marLeft w:val="0"/>
          <w:marRight w:val="0"/>
          <w:marTop w:val="0"/>
          <w:marBottom w:val="0"/>
          <w:divBdr>
            <w:top w:val="none" w:sz="0" w:space="0" w:color="auto"/>
            <w:left w:val="none" w:sz="0" w:space="0" w:color="auto"/>
            <w:bottom w:val="none" w:sz="0" w:space="0" w:color="auto"/>
            <w:right w:val="none" w:sz="0" w:space="0" w:color="auto"/>
          </w:divBdr>
        </w:div>
        <w:div w:id="38021874">
          <w:marLeft w:val="0"/>
          <w:marRight w:val="0"/>
          <w:marTop w:val="0"/>
          <w:marBottom w:val="0"/>
          <w:divBdr>
            <w:top w:val="none" w:sz="0" w:space="0" w:color="auto"/>
            <w:left w:val="none" w:sz="0" w:space="0" w:color="auto"/>
            <w:bottom w:val="none" w:sz="0" w:space="0" w:color="auto"/>
            <w:right w:val="none" w:sz="0" w:space="0" w:color="auto"/>
          </w:divBdr>
        </w:div>
        <w:div w:id="244611878">
          <w:marLeft w:val="0"/>
          <w:marRight w:val="0"/>
          <w:marTop w:val="0"/>
          <w:marBottom w:val="0"/>
          <w:divBdr>
            <w:top w:val="none" w:sz="0" w:space="0" w:color="auto"/>
            <w:left w:val="none" w:sz="0" w:space="0" w:color="auto"/>
            <w:bottom w:val="none" w:sz="0" w:space="0" w:color="auto"/>
            <w:right w:val="none" w:sz="0" w:space="0" w:color="auto"/>
          </w:divBdr>
        </w:div>
      </w:divsChild>
    </w:div>
    <w:div w:id="480654465">
      <w:bodyDiv w:val="1"/>
      <w:marLeft w:val="0"/>
      <w:marRight w:val="0"/>
      <w:marTop w:val="0"/>
      <w:marBottom w:val="0"/>
      <w:divBdr>
        <w:top w:val="none" w:sz="0" w:space="0" w:color="auto"/>
        <w:left w:val="none" w:sz="0" w:space="0" w:color="auto"/>
        <w:bottom w:val="none" w:sz="0" w:space="0" w:color="auto"/>
        <w:right w:val="none" w:sz="0" w:space="0" w:color="auto"/>
      </w:divBdr>
    </w:div>
    <w:div w:id="520625643">
      <w:bodyDiv w:val="1"/>
      <w:marLeft w:val="0"/>
      <w:marRight w:val="0"/>
      <w:marTop w:val="0"/>
      <w:marBottom w:val="0"/>
      <w:divBdr>
        <w:top w:val="none" w:sz="0" w:space="0" w:color="auto"/>
        <w:left w:val="none" w:sz="0" w:space="0" w:color="auto"/>
        <w:bottom w:val="none" w:sz="0" w:space="0" w:color="auto"/>
        <w:right w:val="none" w:sz="0" w:space="0" w:color="auto"/>
      </w:divBdr>
      <w:divsChild>
        <w:div w:id="1866093148">
          <w:marLeft w:val="0"/>
          <w:marRight w:val="0"/>
          <w:marTop w:val="0"/>
          <w:marBottom w:val="0"/>
          <w:divBdr>
            <w:top w:val="none" w:sz="0" w:space="0" w:color="auto"/>
            <w:left w:val="none" w:sz="0" w:space="0" w:color="auto"/>
            <w:bottom w:val="none" w:sz="0" w:space="0" w:color="auto"/>
            <w:right w:val="none" w:sz="0" w:space="0" w:color="auto"/>
          </w:divBdr>
        </w:div>
      </w:divsChild>
    </w:div>
    <w:div w:id="527842336">
      <w:bodyDiv w:val="1"/>
      <w:marLeft w:val="0"/>
      <w:marRight w:val="0"/>
      <w:marTop w:val="0"/>
      <w:marBottom w:val="0"/>
      <w:divBdr>
        <w:top w:val="none" w:sz="0" w:space="0" w:color="auto"/>
        <w:left w:val="none" w:sz="0" w:space="0" w:color="auto"/>
        <w:bottom w:val="none" w:sz="0" w:space="0" w:color="auto"/>
        <w:right w:val="none" w:sz="0" w:space="0" w:color="auto"/>
      </w:divBdr>
    </w:div>
    <w:div w:id="567229176">
      <w:bodyDiv w:val="1"/>
      <w:marLeft w:val="0"/>
      <w:marRight w:val="0"/>
      <w:marTop w:val="0"/>
      <w:marBottom w:val="0"/>
      <w:divBdr>
        <w:top w:val="none" w:sz="0" w:space="0" w:color="auto"/>
        <w:left w:val="none" w:sz="0" w:space="0" w:color="auto"/>
        <w:bottom w:val="none" w:sz="0" w:space="0" w:color="auto"/>
        <w:right w:val="none" w:sz="0" w:space="0" w:color="auto"/>
      </w:divBdr>
    </w:div>
    <w:div w:id="572858146">
      <w:bodyDiv w:val="1"/>
      <w:marLeft w:val="0"/>
      <w:marRight w:val="0"/>
      <w:marTop w:val="0"/>
      <w:marBottom w:val="0"/>
      <w:divBdr>
        <w:top w:val="none" w:sz="0" w:space="0" w:color="auto"/>
        <w:left w:val="none" w:sz="0" w:space="0" w:color="auto"/>
        <w:bottom w:val="none" w:sz="0" w:space="0" w:color="auto"/>
        <w:right w:val="none" w:sz="0" w:space="0" w:color="auto"/>
      </w:divBdr>
    </w:div>
    <w:div w:id="630214671">
      <w:bodyDiv w:val="1"/>
      <w:marLeft w:val="0"/>
      <w:marRight w:val="0"/>
      <w:marTop w:val="0"/>
      <w:marBottom w:val="0"/>
      <w:divBdr>
        <w:top w:val="none" w:sz="0" w:space="0" w:color="auto"/>
        <w:left w:val="none" w:sz="0" w:space="0" w:color="auto"/>
        <w:bottom w:val="none" w:sz="0" w:space="0" w:color="auto"/>
        <w:right w:val="none" w:sz="0" w:space="0" w:color="auto"/>
      </w:divBdr>
    </w:div>
    <w:div w:id="649215353">
      <w:bodyDiv w:val="1"/>
      <w:marLeft w:val="0"/>
      <w:marRight w:val="0"/>
      <w:marTop w:val="0"/>
      <w:marBottom w:val="0"/>
      <w:divBdr>
        <w:top w:val="none" w:sz="0" w:space="0" w:color="auto"/>
        <w:left w:val="none" w:sz="0" w:space="0" w:color="auto"/>
        <w:bottom w:val="none" w:sz="0" w:space="0" w:color="auto"/>
        <w:right w:val="none" w:sz="0" w:space="0" w:color="auto"/>
      </w:divBdr>
    </w:div>
    <w:div w:id="649944790">
      <w:bodyDiv w:val="1"/>
      <w:marLeft w:val="0"/>
      <w:marRight w:val="0"/>
      <w:marTop w:val="0"/>
      <w:marBottom w:val="0"/>
      <w:divBdr>
        <w:top w:val="none" w:sz="0" w:space="0" w:color="auto"/>
        <w:left w:val="none" w:sz="0" w:space="0" w:color="auto"/>
        <w:bottom w:val="none" w:sz="0" w:space="0" w:color="auto"/>
        <w:right w:val="none" w:sz="0" w:space="0" w:color="auto"/>
      </w:divBdr>
    </w:div>
    <w:div w:id="683900034">
      <w:bodyDiv w:val="1"/>
      <w:marLeft w:val="0"/>
      <w:marRight w:val="0"/>
      <w:marTop w:val="0"/>
      <w:marBottom w:val="0"/>
      <w:divBdr>
        <w:top w:val="none" w:sz="0" w:space="0" w:color="auto"/>
        <w:left w:val="none" w:sz="0" w:space="0" w:color="auto"/>
        <w:bottom w:val="none" w:sz="0" w:space="0" w:color="auto"/>
        <w:right w:val="none" w:sz="0" w:space="0" w:color="auto"/>
      </w:divBdr>
    </w:div>
    <w:div w:id="687757861">
      <w:bodyDiv w:val="1"/>
      <w:marLeft w:val="0"/>
      <w:marRight w:val="0"/>
      <w:marTop w:val="0"/>
      <w:marBottom w:val="0"/>
      <w:divBdr>
        <w:top w:val="none" w:sz="0" w:space="0" w:color="auto"/>
        <w:left w:val="none" w:sz="0" w:space="0" w:color="auto"/>
        <w:bottom w:val="none" w:sz="0" w:space="0" w:color="auto"/>
        <w:right w:val="none" w:sz="0" w:space="0" w:color="auto"/>
      </w:divBdr>
    </w:div>
    <w:div w:id="698776477">
      <w:bodyDiv w:val="1"/>
      <w:marLeft w:val="0"/>
      <w:marRight w:val="0"/>
      <w:marTop w:val="0"/>
      <w:marBottom w:val="0"/>
      <w:divBdr>
        <w:top w:val="none" w:sz="0" w:space="0" w:color="auto"/>
        <w:left w:val="none" w:sz="0" w:space="0" w:color="auto"/>
        <w:bottom w:val="none" w:sz="0" w:space="0" w:color="auto"/>
        <w:right w:val="none" w:sz="0" w:space="0" w:color="auto"/>
      </w:divBdr>
    </w:div>
    <w:div w:id="712584905">
      <w:bodyDiv w:val="1"/>
      <w:marLeft w:val="0"/>
      <w:marRight w:val="0"/>
      <w:marTop w:val="0"/>
      <w:marBottom w:val="0"/>
      <w:divBdr>
        <w:top w:val="none" w:sz="0" w:space="0" w:color="auto"/>
        <w:left w:val="none" w:sz="0" w:space="0" w:color="auto"/>
        <w:bottom w:val="none" w:sz="0" w:space="0" w:color="auto"/>
        <w:right w:val="none" w:sz="0" w:space="0" w:color="auto"/>
      </w:divBdr>
    </w:div>
    <w:div w:id="745345001">
      <w:bodyDiv w:val="1"/>
      <w:marLeft w:val="0"/>
      <w:marRight w:val="0"/>
      <w:marTop w:val="0"/>
      <w:marBottom w:val="0"/>
      <w:divBdr>
        <w:top w:val="none" w:sz="0" w:space="0" w:color="auto"/>
        <w:left w:val="none" w:sz="0" w:space="0" w:color="auto"/>
        <w:bottom w:val="none" w:sz="0" w:space="0" w:color="auto"/>
        <w:right w:val="none" w:sz="0" w:space="0" w:color="auto"/>
      </w:divBdr>
    </w:div>
    <w:div w:id="746465088">
      <w:bodyDiv w:val="1"/>
      <w:marLeft w:val="0"/>
      <w:marRight w:val="0"/>
      <w:marTop w:val="0"/>
      <w:marBottom w:val="0"/>
      <w:divBdr>
        <w:top w:val="none" w:sz="0" w:space="0" w:color="auto"/>
        <w:left w:val="none" w:sz="0" w:space="0" w:color="auto"/>
        <w:bottom w:val="none" w:sz="0" w:space="0" w:color="auto"/>
        <w:right w:val="none" w:sz="0" w:space="0" w:color="auto"/>
      </w:divBdr>
    </w:div>
    <w:div w:id="809250977">
      <w:bodyDiv w:val="1"/>
      <w:marLeft w:val="0"/>
      <w:marRight w:val="0"/>
      <w:marTop w:val="0"/>
      <w:marBottom w:val="0"/>
      <w:divBdr>
        <w:top w:val="none" w:sz="0" w:space="0" w:color="auto"/>
        <w:left w:val="none" w:sz="0" w:space="0" w:color="auto"/>
        <w:bottom w:val="none" w:sz="0" w:space="0" w:color="auto"/>
        <w:right w:val="none" w:sz="0" w:space="0" w:color="auto"/>
      </w:divBdr>
    </w:div>
    <w:div w:id="883056390">
      <w:bodyDiv w:val="1"/>
      <w:marLeft w:val="0"/>
      <w:marRight w:val="0"/>
      <w:marTop w:val="0"/>
      <w:marBottom w:val="0"/>
      <w:divBdr>
        <w:top w:val="none" w:sz="0" w:space="0" w:color="auto"/>
        <w:left w:val="none" w:sz="0" w:space="0" w:color="auto"/>
        <w:bottom w:val="none" w:sz="0" w:space="0" w:color="auto"/>
        <w:right w:val="none" w:sz="0" w:space="0" w:color="auto"/>
      </w:divBdr>
    </w:div>
    <w:div w:id="956328532">
      <w:bodyDiv w:val="1"/>
      <w:marLeft w:val="0"/>
      <w:marRight w:val="0"/>
      <w:marTop w:val="0"/>
      <w:marBottom w:val="0"/>
      <w:divBdr>
        <w:top w:val="none" w:sz="0" w:space="0" w:color="auto"/>
        <w:left w:val="none" w:sz="0" w:space="0" w:color="auto"/>
        <w:bottom w:val="none" w:sz="0" w:space="0" w:color="auto"/>
        <w:right w:val="none" w:sz="0" w:space="0" w:color="auto"/>
      </w:divBdr>
    </w:div>
    <w:div w:id="1001201415">
      <w:bodyDiv w:val="1"/>
      <w:marLeft w:val="0"/>
      <w:marRight w:val="0"/>
      <w:marTop w:val="0"/>
      <w:marBottom w:val="0"/>
      <w:divBdr>
        <w:top w:val="none" w:sz="0" w:space="0" w:color="auto"/>
        <w:left w:val="none" w:sz="0" w:space="0" w:color="auto"/>
        <w:bottom w:val="none" w:sz="0" w:space="0" w:color="auto"/>
        <w:right w:val="none" w:sz="0" w:space="0" w:color="auto"/>
      </w:divBdr>
    </w:div>
    <w:div w:id="1005519851">
      <w:bodyDiv w:val="1"/>
      <w:marLeft w:val="0"/>
      <w:marRight w:val="0"/>
      <w:marTop w:val="0"/>
      <w:marBottom w:val="0"/>
      <w:divBdr>
        <w:top w:val="none" w:sz="0" w:space="0" w:color="auto"/>
        <w:left w:val="none" w:sz="0" w:space="0" w:color="auto"/>
        <w:bottom w:val="none" w:sz="0" w:space="0" w:color="auto"/>
        <w:right w:val="none" w:sz="0" w:space="0" w:color="auto"/>
      </w:divBdr>
      <w:divsChild>
        <w:div w:id="54282593">
          <w:marLeft w:val="0"/>
          <w:marRight w:val="0"/>
          <w:marTop w:val="0"/>
          <w:marBottom w:val="0"/>
          <w:divBdr>
            <w:top w:val="single" w:sz="2" w:space="0" w:color="E3E3E3"/>
            <w:left w:val="single" w:sz="2" w:space="0" w:color="E3E3E3"/>
            <w:bottom w:val="single" w:sz="2" w:space="0" w:color="E3E3E3"/>
            <w:right w:val="single" w:sz="2" w:space="0" w:color="E3E3E3"/>
          </w:divBdr>
          <w:divsChild>
            <w:div w:id="1728339371">
              <w:marLeft w:val="0"/>
              <w:marRight w:val="0"/>
              <w:marTop w:val="100"/>
              <w:marBottom w:val="100"/>
              <w:divBdr>
                <w:top w:val="single" w:sz="2" w:space="0" w:color="E3E3E3"/>
                <w:left w:val="single" w:sz="2" w:space="0" w:color="E3E3E3"/>
                <w:bottom w:val="single" w:sz="2" w:space="0" w:color="E3E3E3"/>
                <w:right w:val="single" w:sz="2" w:space="0" w:color="E3E3E3"/>
              </w:divBdr>
              <w:divsChild>
                <w:div w:id="104809756">
                  <w:marLeft w:val="0"/>
                  <w:marRight w:val="0"/>
                  <w:marTop w:val="0"/>
                  <w:marBottom w:val="0"/>
                  <w:divBdr>
                    <w:top w:val="single" w:sz="2" w:space="0" w:color="E3E3E3"/>
                    <w:left w:val="single" w:sz="2" w:space="0" w:color="E3E3E3"/>
                    <w:bottom w:val="single" w:sz="2" w:space="0" w:color="E3E3E3"/>
                    <w:right w:val="single" w:sz="2" w:space="0" w:color="E3E3E3"/>
                  </w:divBdr>
                  <w:divsChild>
                    <w:div w:id="1648320559">
                      <w:marLeft w:val="0"/>
                      <w:marRight w:val="0"/>
                      <w:marTop w:val="0"/>
                      <w:marBottom w:val="0"/>
                      <w:divBdr>
                        <w:top w:val="single" w:sz="2" w:space="0" w:color="E3E3E3"/>
                        <w:left w:val="single" w:sz="2" w:space="0" w:color="E3E3E3"/>
                        <w:bottom w:val="single" w:sz="2" w:space="0" w:color="E3E3E3"/>
                        <w:right w:val="single" w:sz="2" w:space="0" w:color="E3E3E3"/>
                      </w:divBdr>
                      <w:divsChild>
                        <w:div w:id="1569607992">
                          <w:marLeft w:val="0"/>
                          <w:marRight w:val="0"/>
                          <w:marTop w:val="0"/>
                          <w:marBottom w:val="0"/>
                          <w:divBdr>
                            <w:top w:val="single" w:sz="2" w:space="0" w:color="E3E3E3"/>
                            <w:left w:val="single" w:sz="2" w:space="0" w:color="E3E3E3"/>
                            <w:bottom w:val="single" w:sz="2" w:space="0" w:color="E3E3E3"/>
                            <w:right w:val="single" w:sz="2" w:space="0" w:color="E3E3E3"/>
                          </w:divBdr>
                          <w:divsChild>
                            <w:div w:id="368065215">
                              <w:marLeft w:val="0"/>
                              <w:marRight w:val="0"/>
                              <w:marTop w:val="0"/>
                              <w:marBottom w:val="0"/>
                              <w:divBdr>
                                <w:top w:val="single" w:sz="2" w:space="0" w:color="E3E3E3"/>
                                <w:left w:val="single" w:sz="2" w:space="0" w:color="E3E3E3"/>
                                <w:bottom w:val="single" w:sz="2" w:space="0" w:color="E3E3E3"/>
                                <w:right w:val="single" w:sz="2" w:space="0" w:color="E3E3E3"/>
                              </w:divBdr>
                              <w:divsChild>
                                <w:div w:id="309017344">
                                  <w:marLeft w:val="0"/>
                                  <w:marRight w:val="0"/>
                                  <w:marTop w:val="0"/>
                                  <w:marBottom w:val="0"/>
                                  <w:divBdr>
                                    <w:top w:val="single" w:sz="2" w:space="0" w:color="E3E3E3"/>
                                    <w:left w:val="single" w:sz="2" w:space="0" w:color="E3E3E3"/>
                                    <w:bottom w:val="single" w:sz="2" w:space="0" w:color="E3E3E3"/>
                                    <w:right w:val="single" w:sz="2" w:space="0" w:color="E3E3E3"/>
                                  </w:divBdr>
                                  <w:divsChild>
                                    <w:div w:id="3603245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027485194">
      <w:bodyDiv w:val="1"/>
      <w:marLeft w:val="0"/>
      <w:marRight w:val="0"/>
      <w:marTop w:val="0"/>
      <w:marBottom w:val="0"/>
      <w:divBdr>
        <w:top w:val="none" w:sz="0" w:space="0" w:color="auto"/>
        <w:left w:val="none" w:sz="0" w:space="0" w:color="auto"/>
        <w:bottom w:val="none" w:sz="0" w:space="0" w:color="auto"/>
        <w:right w:val="none" w:sz="0" w:space="0" w:color="auto"/>
      </w:divBdr>
    </w:div>
    <w:div w:id="1064185508">
      <w:bodyDiv w:val="1"/>
      <w:marLeft w:val="0"/>
      <w:marRight w:val="0"/>
      <w:marTop w:val="0"/>
      <w:marBottom w:val="0"/>
      <w:divBdr>
        <w:top w:val="none" w:sz="0" w:space="0" w:color="auto"/>
        <w:left w:val="none" w:sz="0" w:space="0" w:color="auto"/>
        <w:bottom w:val="none" w:sz="0" w:space="0" w:color="auto"/>
        <w:right w:val="none" w:sz="0" w:space="0" w:color="auto"/>
      </w:divBdr>
    </w:div>
    <w:div w:id="1071925181">
      <w:bodyDiv w:val="1"/>
      <w:marLeft w:val="0"/>
      <w:marRight w:val="0"/>
      <w:marTop w:val="0"/>
      <w:marBottom w:val="0"/>
      <w:divBdr>
        <w:top w:val="none" w:sz="0" w:space="0" w:color="auto"/>
        <w:left w:val="none" w:sz="0" w:space="0" w:color="auto"/>
        <w:bottom w:val="none" w:sz="0" w:space="0" w:color="auto"/>
        <w:right w:val="none" w:sz="0" w:space="0" w:color="auto"/>
      </w:divBdr>
    </w:div>
    <w:div w:id="1143081203">
      <w:bodyDiv w:val="1"/>
      <w:marLeft w:val="0"/>
      <w:marRight w:val="0"/>
      <w:marTop w:val="0"/>
      <w:marBottom w:val="0"/>
      <w:divBdr>
        <w:top w:val="none" w:sz="0" w:space="0" w:color="auto"/>
        <w:left w:val="none" w:sz="0" w:space="0" w:color="auto"/>
        <w:bottom w:val="none" w:sz="0" w:space="0" w:color="auto"/>
        <w:right w:val="none" w:sz="0" w:space="0" w:color="auto"/>
      </w:divBdr>
    </w:div>
    <w:div w:id="1154103607">
      <w:bodyDiv w:val="1"/>
      <w:marLeft w:val="0"/>
      <w:marRight w:val="0"/>
      <w:marTop w:val="0"/>
      <w:marBottom w:val="0"/>
      <w:divBdr>
        <w:top w:val="none" w:sz="0" w:space="0" w:color="auto"/>
        <w:left w:val="none" w:sz="0" w:space="0" w:color="auto"/>
        <w:bottom w:val="none" w:sz="0" w:space="0" w:color="auto"/>
        <w:right w:val="none" w:sz="0" w:space="0" w:color="auto"/>
      </w:divBdr>
    </w:div>
    <w:div w:id="1184435925">
      <w:bodyDiv w:val="1"/>
      <w:marLeft w:val="0"/>
      <w:marRight w:val="0"/>
      <w:marTop w:val="0"/>
      <w:marBottom w:val="0"/>
      <w:divBdr>
        <w:top w:val="none" w:sz="0" w:space="0" w:color="auto"/>
        <w:left w:val="none" w:sz="0" w:space="0" w:color="auto"/>
        <w:bottom w:val="none" w:sz="0" w:space="0" w:color="auto"/>
        <w:right w:val="none" w:sz="0" w:space="0" w:color="auto"/>
      </w:divBdr>
    </w:div>
    <w:div w:id="1190026802">
      <w:bodyDiv w:val="1"/>
      <w:marLeft w:val="0"/>
      <w:marRight w:val="0"/>
      <w:marTop w:val="0"/>
      <w:marBottom w:val="0"/>
      <w:divBdr>
        <w:top w:val="none" w:sz="0" w:space="0" w:color="auto"/>
        <w:left w:val="none" w:sz="0" w:space="0" w:color="auto"/>
        <w:bottom w:val="none" w:sz="0" w:space="0" w:color="auto"/>
        <w:right w:val="none" w:sz="0" w:space="0" w:color="auto"/>
      </w:divBdr>
    </w:div>
    <w:div w:id="1193616389">
      <w:bodyDiv w:val="1"/>
      <w:marLeft w:val="0"/>
      <w:marRight w:val="0"/>
      <w:marTop w:val="0"/>
      <w:marBottom w:val="0"/>
      <w:divBdr>
        <w:top w:val="none" w:sz="0" w:space="0" w:color="auto"/>
        <w:left w:val="none" w:sz="0" w:space="0" w:color="auto"/>
        <w:bottom w:val="none" w:sz="0" w:space="0" w:color="auto"/>
        <w:right w:val="none" w:sz="0" w:space="0" w:color="auto"/>
      </w:divBdr>
    </w:div>
    <w:div w:id="1197231277">
      <w:bodyDiv w:val="1"/>
      <w:marLeft w:val="0"/>
      <w:marRight w:val="0"/>
      <w:marTop w:val="0"/>
      <w:marBottom w:val="0"/>
      <w:divBdr>
        <w:top w:val="none" w:sz="0" w:space="0" w:color="auto"/>
        <w:left w:val="none" w:sz="0" w:space="0" w:color="auto"/>
        <w:bottom w:val="none" w:sz="0" w:space="0" w:color="auto"/>
        <w:right w:val="none" w:sz="0" w:space="0" w:color="auto"/>
      </w:divBdr>
    </w:div>
    <w:div w:id="1278023474">
      <w:bodyDiv w:val="1"/>
      <w:marLeft w:val="0"/>
      <w:marRight w:val="0"/>
      <w:marTop w:val="0"/>
      <w:marBottom w:val="0"/>
      <w:divBdr>
        <w:top w:val="none" w:sz="0" w:space="0" w:color="auto"/>
        <w:left w:val="none" w:sz="0" w:space="0" w:color="auto"/>
        <w:bottom w:val="none" w:sz="0" w:space="0" w:color="auto"/>
        <w:right w:val="none" w:sz="0" w:space="0" w:color="auto"/>
      </w:divBdr>
    </w:div>
    <w:div w:id="1287471624">
      <w:bodyDiv w:val="1"/>
      <w:marLeft w:val="0"/>
      <w:marRight w:val="0"/>
      <w:marTop w:val="0"/>
      <w:marBottom w:val="0"/>
      <w:divBdr>
        <w:top w:val="none" w:sz="0" w:space="0" w:color="auto"/>
        <w:left w:val="none" w:sz="0" w:space="0" w:color="auto"/>
        <w:bottom w:val="none" w:sz="0" w:space="0" w:color="auto"/>
        <w:right w:val="none" w:sz="0" w:space="0" w:color="auto"/>
      </w:divBdr>
    </w:div>
    <w:div w:id="1325665774">
      <w:bodyDiv w:val="1"/>
      <w:marLeft w:val="0"/>
      <w:marRight w:val="0"/>
      <w:marTop w:val="0"/>
      <w:marBottom w:val="0"/>
      <w:divBdr>
        <w:top w:val="none" w:sz="0" w:space="0" w:color="auto"/>
        <w:left w:val="none" w:sz="0" w:space="0" w:color="auto"/>
        <w:bottom w:val="none" w:sz="0" w:space="0" w:color="auto"/>
        <w:right w:val="none" w:sz="0" w:space="0" w:color="auto"/>
      </w:divBdr>
    </w:div>
    <w:div w:id="1325741094">
      <w:bodyDiv w:val="1"/>
      <w:marLeft w:val="0"/>
      <w:marRight w:val="0"/>
      <w:marTop w:val="0"/>
      <w:marBottom w:val="0"/>
      <w:divBdr>
        <w:top w:val="none" w:sz="0" w:space="0" w:color="auto"/>
        <w:left w:val="none" w:sz="0" w:space="0" w:color="auto"/>
        <w:bottom w:val="none" w:sz="0" w:space="0" w:color="auto"/>
        <w:right w:val="none" w:sz="0" w:space="0" w:color="auto"/>
      </w:divBdr>
    </w:div>
    <w:div w:id="1386951379">
      <w:bodyDiv w:val="1"/>
      <w:marLeft w:val="0"/>
      <w:marRight w:val="0"/>
      <w:marTop w:val="0"/>
      <w:marBottom w:val="0"/>
      <w:divBdr>
        <w:top w:val="none" w:sz="0" w:space="0" w:color="auto"/>
        <w:left w:val="none" w:sz="0" w:space="0" w:color="auto"/>
        <w:bottom w:val="none" w:sz="0" w:space="0" w:color="auto"/>
        <w:right w:val="none" w:sz="0" w:space="0" w:color="auto"/>
      </w:divBdr>
    </w:div>
    <w:div w:id="1407066134">
      <w:bodyDiv w:val="1"/>
      <w:marLeft w:val="0"/>
      <w:marRight w:val="0"/>
      <w:marTop w:val="0"/>
      <w:marBottom w:val="0"/>
      <w:divBdr>
        <w:top w:val="none" w:sz="0" w:space="0" w:color="auto"/>
        <w:left w:val="none" w:sz="0" w:space="0" w:color="auto"/>
        <w:bottom w:val="none" w:sz="0" w:space="0" w:color="auto"/>
        <w:right w:val="none" w:sz="0" w:space="0" w:color="auto"/>
      </w:divBdr>
    </w:div>
    <w:div w:id="1471971012">
      <w:bodyDiv w:val="1"/>
      <w:marLeft w:val="0"/>
      <w:marRight w:val="0"/>
      <w:marTop w:val="0"/>
      <w:marBottom w:val="0"/>
      <w:divBdr>
        <w:top w:val="none" w:sz="0" w:space="0" w:color="auto"/>
        <w:left w:val="none" w:sz="0" w:space="0" w:color="auto"/>
        <w:bottom w:val="none" w:sz="0" w:space="0" w:color="auto"/>
        <w:right w:val="none" w:sz="0" w:space="0" w:color="auto"/>
      </w:divBdr>
    </w:div>
    <w:div w:id="1474788893">
      <w:bodyDiv w:val="1"/>
      <w:marLeft w:val="0"/>
      <w:marRight w:val="0"/>
      <w:marTop w:val="0"/>
      <w:marBottom w:val="0"/>
      <w:divBdr>
        <w:top w:val="none" w:sz="0" w:space="0" w:color="auto"/>
        <w:left w:val="none" w:sz="0" w:space="0" w:color="auto"/>
        <w:bottom w:val="none" w:sz="0" w:space="0" w:color="auto"/>
        <w:right w:val="none" w:sz="0" w:space="0" w:color="auto"/>
      </w:divBdr>
    </w:div>
    <w:div w:id="1520192379">
      <w:bodyDiv w:val="1"/>
      <w:marLeft w:val="0"/>
      <w:marRight w:val="0"/>
      <w:marTop w:val="0"/>
      <w:marBottom w:val="0"/>
      <w:divBdr>
        <w:top w:val="none" w:sz="0" w:space="0" w:color="auto"/>
        <w:left w:val="none" w:sz="0" w:space="0" w:color="auto"/>
        <w:bottom w:val="none" w:sz="0" w:space="0" w:color="auto"/>
        <w:right w:val="none" w:sz="0" w:space="0" w:color="auto"/>
      </w:divBdr>
    </w:div>
    <w:div w:id="1526597045">
      <w:bodyDiv w:val="1"/>
      <w:marLeft w:val="0"/>
      <w:marRight w:val="0"/>
      <w:marTop w:val="0"/>
      <w:marBottom w:val="0"/>
      <w:divBdr>
        <w:top w:val="none" w:sz="0" w:space="0" w:color="auto"/>
        <w:left w:val="none" w:sz="0" w:space="0" w:color="auto"/>
        <w:bottom w:val="none" w:sz="0" w:space="0" w:color="auto"/>
        <w:right w:val="none" w:sz="0" w:space="0" w:color="auto"/>
      </w:divBdr>
    </w:div>
    <w:div w:id="1527333337">
      <w:bodyDiv w:val="1"/>
      <w:marLeft w:val="0"/>
      <w:marRight w:val="0"/>
      <w:marTop w:val="0"/>
      <w:marBottom w:val="0"/>
      <w:divBdr>
        <w:top w:val="none" w:sz="0" w:space="0" w:color="auto"/>
        <w:left w:val="none" w:sz="0" w:space="0" w:color="auto"/>
        <w:bottom w:val="none" w:sz="0" w:space="0" w:color="auto"/>
        <w:right w:val="none" w:sz="0" w:space="0" w:color="auto"/>
      </w:divBdr>
    </w:div>
    <w:div w:id="1530873458">
      <w:bodyDiv w:val="1"/>
      <w:marLeft w:val="0"/>
      <w:marRight w:val="0"/>
      <w:marTop w:val="0"/>
      <w:marBottom w:val="0"/>
      <w:divBdr>
        <w:top w:val="none" w:sz="0" w:space="0" w:color="auto"/>
        <w:left w:val="none" w:sz="0" w:space="0" w:color="auto"/>
        <w:bottom w:val="none" w:sz="0" w:space="0" w:color="auto"/>
        <w:right w:val="none" w:sz="0" w:space="0" w:color="auto"/>
      </w:divBdr>
    </w:div>
    <w:div w:id="1545217302">
      <w:bodyDiv w:val="1"/>
      <w:marLeft w:val="0"/>
      <w:marRight w:val="0"/>
      <w:marTop w:val="0"/>
      <w:marBottom w:val="0"/>
      <w:divBdr>
        <w:top w:val="none" w:sz="0" w:space="0" w:color="auto"/>
        <w:left w:val="none" w:sz="0" w:space="0" w:color="auto"/>
        <w:bottom w:val="none" w:sz="0" w:space="0" w:color="auto"/>
        <w:right w:val="none" w:sz="0" w:space="0" w:color="auto"/>
      </w:divBdr>
    </w:div>
    <w:div w:id="1550260020">
      <w:bodyDiv w:val="1"/>
      <w:marLeft w:val="0"/>
      <w:marRight w:val="0"/>
      <w:marTop w:val="0"/>
      <w:marBottom w:val="0"/>
      <w:divBdr>
        <w:top w:val="none" w:sz="0" w:space="0" w:color="auto"/>
        <w:left w:val="none" w:sz="0" w:space="0" w:color="auto"/>
        <w:bottom w:val="none" w:sz="0" w:space="0" w:color="auto"/>
        <w:right w:val="none" w:sz="0" w:space="0" w:color="auto"/>
      </w:divBdr>
    </w:div>
    <w:div w:id="1558930307">
      <w:bodyDiv w:val="1"/>
      <w:marLeft w:val="0"/>
      <w:marRight w:val="0"/>
      <w:marTop w:val="0"/>
      <w:marBottom w:val="0"/>
      <w:divBdr>
        <w:top w:val="none" w:sz="0" w:space="0" w:color="auto"/>
        <w:left w:val="none" w:sz="0" w:space="0" w:color="auto"/>
        <w:bottom w:val="none" w:sz="0" w:space="0" w:color="auto"/>
        <w:right w:val="none" w:sz="0" w:space="0" w:color="auto"/>
      </w:divBdr>
    </w:div>
    <w:div w:id="1568764110">
      <w:bodyDiv w:val="1"/>
      <w:marLeft w:val="0"/>
      <w:marRight w:val="0"/>
      <w:marTop w:val="0"/>
      <w:marBottom w:val="0"/>
      <w:divBdr>
        <w:top w:val="none" w:sz="0" w:space="0" w:color="auto"/>
        <w:left w:val="none" w:sz="0" w:space="0" w:color="auto"/>
        <w:bottom w:val="none" w:sz="0" w:space="0" w:color="auto"/>
        <w:right w:val="none" w:sz="0" w:space="0" w:color="auto"/>
      </w:divBdr>
      <w:divsChild>
        <w:div w:id="1883979540">
          <w:marLeft w:val="0"/>
          <w:marRight w:val="0"/>
          <w:marTop w:val="0"/>
          <w:marBottom w:val="360"/>
          <w:divBdr>
            <w:top w:val="none" w:sz="0" w:space="0" w:color="auto"/>
            <w:left w:val="none" w:sz="0" w:space="0" w:color="auto"/>
            <w:bottom w:val="none" w:sz="0" w:space="0" w:color="auto"/>
            <w:right w:val="none" w:sz="0" w:space="0" w:color="auto"/>
          </w:divBdr>
        </w:div>
        <w:div w:id="2084721912">
          <w:marLeft w:val="0"/>
          <w:marRight w:val="0"/>
          <w:marTop w:val="0"/>
          <w:marBottom w:val="360"/>
          <w:divBdr>
            <w:top w:val="none" w:sz="0" w:space="0" w:color="auto"/>
            <w:left w:val="none" w:sz="0" w:space="0" w:color="auto"/>
            <w:bottom w:val="none" w:sz="0" w:space="0" w:color="auto"/>
            <w:right w:val="none" w:sz="0" w:space="0" w:color="auto"/>
          </w:divBdr>
        </w:div>
      </w:divsChild>
    </w:div>
    <w:div w:id="1568957347">
      <w:bodyDiv w:val="1"/>
      <w:marLeft w:val="0"/>
      <w:marRight w:val="0"/>
      <w:marTop w:val="0"/>
      <w:marBottom w:val="0"/>
      <w:divBdr>
        <w:top w:val="none" w:sz="0" w:space="0" w:color="auto"/>
        <w:left w:val="none" w:sz="0" w:space="0" w:color="auto"/>
        <w:bottom w:val="none" w:sz="0" w:space="0" w:color="auto"/>
        <w:right w:val="none" w:sz="0" w:space="0" w:color="auto"/>
      </w:divBdr>
    </w:div>
    <w:div w:id="1597857901">
      <w:bodyDiv w:val="1"/>
      <w:marLeft w:val="0"/>
      <w:marRight w:val="0"/>
      <w:marTop w:val="0"/>
      <w:marBottom w:val="0"/>
      <w:divBdr>
        <w:top w:val="none" w:sz="0" w:space="0" w:color="auto"/>
        <w:left w:val="none" w:sz="0" w:space="0" w:color="auto"/>
        <w:bottom w:val="none" w:sz="0" w:space="0" w:color="auto"/>
        <w:right w:val="none" w:sz="0" w:space="0" w:color="auto"/>
      </w:divBdr>
    </w:div>
    <w:div w:id="1613517263">
      <w:bodyDiv w:val="1"/>
      <w:marLeft w:val="0"/>
      <w:marRight w:val="0"/>
      <w:marTop w:val="0"/>
      <w:marBottom w:val="0"/>
      <w:divBdr>
        <w:top w:val="none" w:sz="0" w:space="0" w:color="auto"/>
        <w:left w:val="none" w:sz="0" w:space="0" w:color="auto"/>
        <w:bottom w:val="none" w:sz="0" w:space="0" w:color="auto"/>
        <w:right w:val="none" w:sz="0" w:space="0" w:color="auto"/>
      </w:divBdr>
    </w:div>
    <w:div w:id="1671257148">
      <w:bodyDiv w:val="1"/>
      <w:marLeft w:val="0"/>
      <w:marRight w:val="0"/>
      <w:marTop w:val="0"/>
      <w:marBottom w:val="0"/>
      <w:divBdr>
        <w:top w:val="none" w:sz="0" w:space="0" w:color="auto"/>
        <w:left w:val="none" w:sz="0" w:space="0" w:color="auto"/>
        <w:bottom w:val="none" w:sz="0" w:space="0" w:color="auto"/>
        <w:right w:val="none" w:sz="0" w:space="0" w:color="auto"/>
      </w:divBdr>
    </w:div>
    <w:div w:id="1681931886">
      <w:bodyDiv w:val="1"/>
      <w:marLeft w:val="0"/>
      <w:marRight w:val="0"/>
      <w:marTop w:val="0"/>
      <w:marBottom w:val="0"/>
      <w:divBdr>
        <w:top w:val="none" w:sz="0" w:space="0" w:color="auto"/>
        <w:left w:val="none" w:sz="0" w:space="0" w:color="auto"/>
        <w:bottom w:val="none" w:sz="0" w:space="0" w:color="auto"/>
        <w:right w:val="none" w:sz="0" w:space="0" w:color="auto"/>
      </w:divBdr>
    </w:div>
    <w:div w:id="1685470453">
      <w:bodyDiv w:val="1"/>
      <w:marLeft w:val="0"/>
      <w:marRight w:val="0"/>
      <w:marTop w:val="0"/>
      <w:marBottom w:val="0"/>
      <w:divBdr>
        <w:top w:val="none" w:sz="0" w:space="0" w:color="auto"/>
        <w:left w:val="none" w:sz="0" w:space="0" w:color="auto"/>
        <w:bottom w:val="none" w:sz="0" w:space="0" w:color="auto"/>
        <w:right w:val="none" w:sz="0" w:space="0" w:color="auto"/>
      </w:divBdr>
    </w:div>
    <w:div w:id="1712029122">
      <w:bodyDiv w:val="1"/>
      <w:marLeft w:val="0"/>
      <w:marRight w:val="0"/>
      <w:marTop w:val="0"/>
      <w:marBottom w:val="0"/>
      <w:divBdr>
        <w:top w:val="none" w:sz="0" w:space="0" w:color="auto"/>
        <w:left w:val="none" w:sz="0" w:space="0" w:color="auto"/>
        <w:bottom w:val="none" w:sz="0" w:space="0" w:color="auto"/>
        <w:right w:val="none" w:sz="0" w:space="0" w:color="auto"/>
      </w:divBdr>
    </w:div>
    <w:div w:id="1730182405">
      <w:bodyDiv w:val="1"/>
      <w:marLeft w:val="0"/>
      <w:marRight w:val="0"/>
      <w:marTop w:val="0"/>
      <w:marBottom w:val="0"/>
      <w:divBdr>
        <w:top w:val="none" w:sz="0" w:space="0" w:color="auto"/>
        <w:left w:val="none" w:sz="0" w:space="0" w:color="auto"/>
        <w:bottom w:val="none" w:sz="0" w:space="0" w:color="auto"/>
        <w:right w:val="none" w:sz="0" w:space="0" w:color="auto"/>
      </w:divBdr>
    </w:div>
    <w:div w:id="1733891104">
      <w:bodyDiv w:val="1"/>
      <w:marLeft w:val="0"/>
      <w:marRight w:val="0"/>
      <w:marTop w:val="0"/>
      <w:marBottom w:val="0"/>
      <w:divBdr>
        <w:top w:val="none" w:sz="0" w:space="0" w:color="auto"/>
        <w:left w:val="none" w:sz="0" w:space="0" w:color="auto"/>
        <w:bottom w:val="none" w:sz="0" w:space="0" w:color="auto"/>
        <w:right w:val="none" w:sz="0" w:space="0" w:color="auto"/>
      </w:divBdr>
    </w:div>
    <w:div w:id="1806774193">
      <w:bodyDiv w:val="1"/>
      <w:marLeft w:val="0"/>
      <w:marRight w:val="0"/>
      <w:marTop w:val="0"/>
      <w:marBottom w:val="0"/>
      <w:divBdr>
        <w:top w:val="none" w:sz="0" w:space="0" w:color="auto"/>
        <w:left w:val="none" w:sz="0" w:space="0" w:color="auto"/>
        <w:bottom w:val="none" w:sz="0" w:space="0" w:color="auto"/>
        <w:right w:val="none" w:sz="0" w:space="0" w:color="auto"/>
      </w:divBdr>
    </w:div>
    <w:div w:id="1812015326">
      <w:bodyDiv w:val="1"/>
      <w:marLeft w:val="0"/>
      <w:marRight w:val="0"/>
      <w:marTop w:val="0"/>
      <w:marBottom w:val="0"/>
      <w:divBdr>
        <w:top w:val="none" w:sz="0" w:space="0" w:color="auto"/>
        <w:left w:val="none" w:sz="0" w:space="0" w:color="auto"/>
        <w:bottom w:val="none" w:sz="0" w:space="0" w:color="auto"/>
        <w:right w:val="none" w:sz="0" w:space="0" w:color="auto"/>
      </w:divBdr>
    </w:div>
    <w:div w:id="1812601390">
      <w:bodyDiv w:val="1"/>
      <w:marLeft w:val="0"/>
      <w:marRight w:val="0"/>
      <w:marTop w:val="0"/>
      <w:marBottom w:val="0"/>
      <w:divBdr>
        <w:top w:val="none" w:sz="0" w:space="0" w:color="auto"/>
        <w:left w:val="none" w:sz="0" w:space="0" w:color="auto"/>
        <w:bottom w:val="none" w:sz="0" w:space="0" w:color="auto"/>
        <w:right w:val="none" w:sz="0" w:space="0" w:color="auto"/>
      </w:divBdr>
    </w:div>
    <w:div w:id="1881626870">
      <w:bodyDiv w:val="1"/>
      <w:marLeft w:val="0"/>
      <w:marRight w:val="0"/>
      <w:marTop w:val="0"/>
      <w:marBottom w:val="0"/>
      <w:divBdr>
        <w:top w:val="none" w:sz="0" w:space="0" w:color="auto"/>
        <w:left w:val="none" w:sz="0" w:space="0" w:color="auto"/>
        <w:bottom w:val="none" w:sz="0" w:space="0" w:color="auto"/>
        <w:right w:val="none" w:sz="0" w:space="0" w:color="auto"/>
      </w:divBdr>
    </w:div>
    <w:div w:id="1913545472">
      <w:bodyDiv w:val="1"/>
      <w:marLeft w:val="0"/>
      <w:marRight w:val="0"/>
      <w:marTop w:val="0"/>
      <w:marBottom w:val="0"/>
      <w:divBdr>
        <w:top w:val="none" w:sz="0" w:space="0" w:color="auto"/>
        <w:left w:val="none" w:sz="0" w:space="0" w:color="auto"/>
        <w:bottom w:val="none" w:sz="0" w:space="0" w:color="auto"/>
        <w:right w:val="none" w:sz="0" w:space="0" w:color="auto"/>
      </w:divBdr>
    </w:div>
    <w:div w:id="1955558412">
      <w:bodyDiv w:val="1"/>
      <w:marLeft w:val="0"/>
      <w:marRight w:val="0"/>
      <w:marTop w:val="0"/>
      <w:marBottom w:val="0"/>
      <w:divBdr>
        <w:top w:val="none" w:sz="0" w:space="0" w:color="auto"/>
        <w:left w:val="none" w:sz="0" w:space="0" w:color="auto"/>
        <w:bottom w:val="none" w:sz="0" w:space="0" w:color="auto"/>
        <w:right w:val="none" w:sz="0" w:space="0" w:color="auto"/>
      </w:divBdr>
    </w:div>
    <w:div w:id="1988972858">
      <w:bodyDiv w:val="1"/>
      <w:marLeft w:val="0"/>
      <w:marRight w:val="0"/>
      <w:marTop w:val="0"/>
      <w:marBottom w:val="0"/>
      <w:divBdr>
        <w:top w:val="none" w:sz="0" w:space="0" w:color="auto"/>
        <w:left w:val="none" w:sz="0" w:space="0" w:color="auto"/>
        <w:bottom w:val="none" w:sz="0" w:space="0" w:color="auto"/>
        <w:right w:val="none" w:sz="0" w:space="0" w:color="auto"/>
      </w:divBdr>
      <w:divsChild>
        <w:div w:id="1763454262">
          <w:marLeft w:val="0"/>
          <w:marRight w:val="0"/>
          <w:marTop w:val="0"/>
          <w:marBottom w:val="0"/>
          <w:divBdr>
            <w:top w:val="none" w:sz="0" w:space="0" w:color="auto"/>
            <w:left w:val="none" w:sz="0" w:space="0" w:color="auto"/>
            <w:bottom w:val="none" w:sz="0" w:space="0" w:color="auto"/>
            <w:right w:val="none" w:sz="0" w:space="0" w:color="auto"/>
          </w:divBdr>
        </w:div>
      </w:divsChild>
    </w:div>
    <w:div w:id="1996454025">
      <w:bodyDiv w:val="1"/>
      <w:marLeft w:val="0"/>
      <w:marRight w:val="0"/>
      <w:marTop w:val="0"/>
      <w:marBottom w:val="0"/>
      <w:divBdr>
        <w:top w:val="none" w:sz="0" w:space="0" w:color="auto"/>
        <w:left w:val="none" w:sz="0" w:space="0" w:color="auto"/>
        <w:bottom w:val="none" w:sz="0" w:space="0" w:color="auto"/>
        <w:right w:val="none" w:sz="0" w:space="0" w:color="auto"/>
      </w:divBdr>
      <w:divsChild>
        <w:div w:id="1115908293">
          <w:marLeft w:val="0"/>
          <w:marRight w:val="0"/>
          <w:marTop w:val="0"/>
          <w:marBottom w:val="0"/>
          <w:divBdr>
            <w:top w:val="none" w:sz="0" w:space="0" w:color="auto"/>
            <w:left w:val="none" w:sz="0" w:space="0" w:color="auto"/>
            <w:bottom w:val="none" w:sz="0" w:space="0" w:color="auto"/>
            <w:right w:val="none" w:sz="0" w:space="0" w:color="auto"/>
          </w:divBdr>
          <w:divsChild>
            <w:div w:id="599027371">
              <w:marLeft w:val="0"/>
              <w:marRight w:val="0"/>
              <w:marTop w:val="0"/>
              <w:marBottom w:val="0"/>
              <w:divBdr>
                <w:top w:val="none" w:sz="0" w:space="0" w:color="auto"/>
                <w:left w:val="none" w:sz="0" w:space="0" w:color="auto"/>
                <w:bottom w:val="none" w:sz="0" w:space="0" w:color="auto"/>
                <w:right w:val="none" w:sz="0" w:space="0" w:color="auto"/>
              </w:divBdr>
              <w:divsChild>
                <w:div w:id="898394441">
                  <w:marLeft w:val="150"/>
                  <w:marRight w:val="0"/>
                  <w:marTop w:val="0"/>
                  <w:marBottom w:val="150"/>
                  <w:divBdr>
                    <w:top w:val="none" w:sz="0" w:space="0" w:color="auto"/>
                    <w:left w:val="none" w:sz="0" w:space="0" w:color="auto"/>
                    <w:bottom w:val="none" w:sz="0" w:space="0" w:color="auto"/>
                    <w:right w:val="none" w:sz="0" w:space="0" w:color="auto"/>
                  </w:divBdr>
                  <w:divsChild>
                    <w:div w:id="540436675">
                      <w:marLeft w:val="0"/>
                      <w:marRight w:val="0"/>
                      <w:marTop w:val="0"/>
                      <w:marBottom w:val="0"/>
                      <w:divBdr>
                        <w:top w:val="none" w:sz="0" w:space="0" w:color="auto"/>
                        <w:left w:val="none" w:sz="0" w:space="0" w:color="auto"/>
                        <w:bottom w:val="none" w:sz="0" w:space="0" w:color="auto"/>
                        <w:right w:val="none" w:sz="0" w:space="0" w:color="auto"/>
                      </w:divBdr>
                      <w:divsChild>
                        <w:div w:id="167919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28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875574">
          <w:marLeft w:val="0"/>
          <w:marRight w:val="0"/>
          <w:marTop w:val="0"/>
          <w:marBottom w:val="0"/>
          <w:divBdr>
            <w:top w:val="none" w:sz="0" w:space="0" w:color="auto"/>
            <w:left w:val="none" w:sz="0" w:space="0" w:color="auto"/>
            <w:bottom w:val="none" w:sz="0" w:space="0" w:color="auto"/>
            <w:right w:val="none" w:sz="0" w:space="0" w:color="auto"/>
          </w:divBdr>
          <w:divsChild>
            <w:div w:id="821887984">
              <w:marLeft w:val="0"/>
              <w:marRight w:val="0"/>
              <w:marTop w:val="0"/>
              <w:marBottom w:val="0"/>
              <w:divBdr>
                <w:top w:val="none" w:sz="0" w:space="0" w:color="auto"/>
                <w:left w:val="none" w:sz="0" w:space="0" w:color="auto"/>
                <w:bottom w:val="none" w:sz="0" w:space="0" w:color="auto"/>
                <w:right w:val="none" w:sz="0" w:space="0" w:color="auto"/>
              </w:divBdr>
              <w:divsChild>
                <w:div w:id="11602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7050978">
      <w:bodyDiv w:val="1"/>
      <w:marLeft w:val="0"/>
      <w:marRight w:val="0"/>
      <w:marTop w:val="0"/>
      <w:marBottom w:val="0"/>
      <w:divBdr>
        <w:top w:val="none" w:sz="0" w:space="0" w:color="auto"/>
        <w:left w:val="none" w:sz="0" w:space="0" w:color="auto"/>
        <w:bottom w:val="none" w:sz="0" w:space="0" w:color="auto"/>
        <w:right w:val="none" w:sz="0" w:space="0" w:color="auto"/>
      </w:divBdr>
      <w:divsChild>
        <w:div w:id="242878839">
          <w:marLeft w:val="0"/>
          <w:marRight w:val="0"/>
          <w:marTop w:val="0"/>
          <w:marBottom w:val="375"/>
          <w:divBdr>
            <w:top w:val="none" w:sz="0" w:space="0" w:color="auto"/>
            <w:left w:val="none" w:sz="0" w:space="0" w:color="auto"/>
            <w:bottom w:val="none" w:sz="0" w:space="0" w:color="auto"/>
            <w:right w:val="none" w:sz="0" w:space="0" w:color="auto"/>
          </w:divBdr>
          <w:divsChild>
            <w:div w:id="1519780624">
              <w:marLeft w:val="0"/>
              <w:marRight w:val="0"/>
              <w:marTop w:val="0"/>
              <w:marBottom w:val="0"/>
              <w:divBdr>
                <w:top w:val="none" w:sz="0" w:space="0" w:color="auto"/>
                <w:left w:val="none" w:sz="0" w:space="0" w:color="auto"/>
                <w:bottom w:val="none" w:sz="0" w:space="0" w:color="auto"/>
                <w:right w:val="none" w:sz="0" w:space="0" w:color="auto"/>
              </w:divBdr>
              <w:divsChild>
                <w:div w:id="1440679859">
                  <w:marLeft w:val="0"/>
                  <w:marRight w:val="0"/>
                  <w:marTop w:val="0"/>
                  <w:marBottom w:val="0"/>
                  <w:divBdr>
                    <w:top w:val="none" w:sz="0" w:space="0" w:color="auto"/>
                    <w:left w:val="none" w:sz="0" w:space="0" w:color="auto"/>
                    <w:bottom w:val="none" w:sz="0" w:space="0" w:color="auto"/>
                    <w:right w:val="none" w:sz="0" w:space="0" w:color="auto"/>
                  </w:divBdr>
                </w:div>
                <w:div w:id="185087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988529">
          <w:marLeft w:val="0"/>
          <w:marRight w:val="0"/>
          <w:marTop w:val="0"/>
          <w:marBottom w:val="375"/>
          <w:divBdr>
            <w:top w:val="none" w:sz="0" w:space="0" w:color="auto"/>
            <w:left w:val="none" w:sz="0" w:space="0" w:color="auto"/>
            <w:bottom w:val="none" w:sz="0" w:space="0" w:color="auto"/>
            <w:right w:val="none" w:sz="0" w:space="0" w:color="auto"/>
          </w:divBdr>
          <w:divsChild>
            <w:div w:id="1617251034">
              <w:marLeft w:val="0"/>
              <w:marRight w:val="0"/>
              <w:marTop w:val="0"/>
              <w:marBottom w:val="0"/>
              <w:divBdr>
                <w:top w:val="none" w:sz="0" w:space="0" w:color="auto"/>
                <w:left w:val="none" w:sz="0" w:space="0" w:color="auto"/>
                <w:bottom w:val="none" w:sz="0" w:space="0" w:color="auto"/>
                <w:right w:val="none" w:sz="0" w:space="0" w:color="auto"/>
              </w:divBdr>
              <w:divsChild>
                <w:div w:id="1118722241">
                  <w:marLeft w:val="0"/>
                  <w:marRight w:val="0"/>
                  <w:marTop w:val="0"/>
                  <w:marBottom w:val="0"/>
                  <w:divBdr>
                    <w:top w:val="none" w:sz="0" w:space="0" w:color="auto"/>
                    <w:left w:val="none" w:sz="0" w:space="0" w:color="auto"/>
                    <w:bottom w:val="none" w:sz="0" w:space="0" w:color="auto"/>
                    <w:right w:val="none" w:sz="0" w:space="0" w:color="auto"/>
                  </w:divBdr>
                </w:div>
                <w:div w:id="76889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815654">
          <w:marLeft w:val="0"/>
          <w:marRight w:val="0"/>
          <w:marTop w:val="0"/>
          <w:marBottom w:val="375"/>
          <w:divBdr>
            <w:top w:val="none" w:sz="0" w:space="0" w:color="auto"/>
            <w:left w:val="none" w:sz="0" w:space="0" w:color="auto"/>
            <w:bottom w:val="none" w:sz="0" w:space="0" w:color="auto"/>
            <w:right w:val="none" w:sz="0" w:space="0" w:color="auto"/>
          </w:divBdr>
          <w:divsChild>
            <w:div w:id="631983170">
              <w:marLeft w:val="0"/>
              <w:marRight w:val="0"/>
              <w:marTop w:val="0"/>
              <w:marBottom w:val="0"/>
              <w:divBdr>
                <w:top w:val="none" w:sz="0" w:space="0" w:color="auto"/>
                <w:left w:val="none" w:sz="0" w:space="0" w:color="auto"/>
                <w:bottom w:val="none" w:sz="0" w:space="0" w:color="auto"/>
                <w:right w:val="none" w:sz="0" w:space="0" w:color="auto"/>
              </w:divBdr>
              <w:divsChild>
                <w:div w:id="354234333">
                  <w:marLeft w:val="0"/>
                  <w:marRight w:val="0"/>
                  <w:marTop w:val="0"/>
                  <w:marBottom w:val="0"/>
                  <w:divBdr>
                    <w:top w:val="none" w:sz="0" w:space="0" w:color="auto"/>
                    <w:left w:val="none" w:sz="0" w:space="0" w:color="auto"/>
                    <w:bottom w:val="none" w:sz="0" w:space="0" w:color="auto"/>
                    <w:right w:val="none" w:sz="0" w:space="0" w:color="auto"/>
                  </w:divBdr>
                </w:div>
                <w:div w:id="110854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9480861">
      <w:bodyDiv w:val="1"/>
      <w:marLeft w:val="0"/>
      <w:marRight w:val="0"/>
      <w:marTop w:val="0"/>
      <w:marBottom w:val="0"/>
      <w:divBdr>
        <w:top w:val="none" w:sz="0" w:space="0" w:color="auto"/>
        <w:left w:val="none" w:sz="0" w:space="0" w:color="auto"/>
        <w:bottom w:val="none" w:sz="0" w:space="0" w:color="auto"/>
        <w:right w:val="none" w:sz="0" w:space="0" w:color="auto"/>
      </w:divBdr>
    </w:div>
    <w:div w:id="2022123860">
      <w:bodyDiv w:val="1"/>
      <w:marLeft w:val="0"/>
      <w:marRight w:val="0"/>
      <w:marTop w:val="0"/>
      <w:marBottom w:val="0"/>
      <w:divBdr>
        <w:top w:val="none" w:sz="0" w:space="0" w:color="auto"/>
        <w:left w:val="none" w:sz="0" w:space="0" w:color="auto"/>
        <w:bottom w:val="none" w:sz="0" w:space="0" w:color="auto"/>
        <w:right w:val="none" w:sz="0" w:space="0" w:color="auto"/>
      </w:divBdr>
    </w:div>
    <w:div w:id="2103909719">
      <w:bodyDiv w:val="1"/>
      <w:marLeft w:val="0"/>
      <w:marRight w:val="0"/>
      <w:marTop w:val="0"/>
      <w:marBottom w:val="0"/>
      <w:divBdr>
        <w:top w:val="none" w:sz="0" w:space="0" w:color="auto"/>
        <w:left w:val="none" w:sz="0" w:space="0" w:color="auto"/>
        <w:bottom w:val="none" w:sz="0" w:space="0" w:color="auto"/>
        <w:right w:val="none" w:sz="0" w:space="0" w:color="auto"/>
      </w:divBdr>
    </w:div>
    <w:div w:id="2117940876">
      <w:bodyDiv w:val="1"/>
      <w:marLeft w:val="0"/>
      <w:marRight w:val="0"/>
      <w:marTop w:val="0"/>
      <w:marBottom w:val="0"/>
      <w:divBdr>
        <w:top w:val="none" w:sz="0" w:space="0" w:color="auto"/>
        <w:left w:val="none" w:sz="0" w:space="0" w:color="auto"/>
        <w:bottom w:val="none" w:sz="0" w:space="0" w:color="auto"/>
        <w:right w:val="none" w:sz="0" w:space="0" w:color="auto"/>
      </w:divBdr>
    </w:div>
    <w:div w:id="2121026174">
      <w:bodyDiv w:val="1"/>
      <w:marLeft w:val="0"/>
      <w:marRight w:val="0"/>
      <w:marTop w:val="0"/>
      <w:marBottom w:val="0"/>
      <w:divBdr>
        <w:top w:val="none" w:sz="0" w:space="0" w:color="auto"/>
        <w:left w:val="none" w:sz="0" w:space="0" w:color="auto"/>
        <w:bottom w:val="none" w:sz="0" w:space="0" w:color="auto"/>
        <w:right w:val="none" w:sz="0" w:space="0" w:color="auto"/>
      </w:divBdr>
      <w:divsChild>
        <w:div w:id="1811702744">
          <w:marLeft w:val="0"/>
          <w:marRight w:val="0"/>
          <w:marTop w:val="0"/>
          <w:marBottom w:val="0"/>
          <w:divBdr>
            <w:top w:val="none" w:sz="0" w:space="0" w:color="auto"/>
            <w:left w:val="none" w:sz="0" w:space="0" w:color="auto"/>
            <w:bottom w:val="none" w:sz="0" w:space="0" w:color="auto"/>
            <w:right w:val="none" w:sz="0" w:space="0" w:color="auto"/>
          </w:divBdr>
          <w:divsChild>
            <w:div w:id="500781640">
              <w:marLeft w:val="150"/>
              <w:marRight w:val="0"/>
              <w:marTop w:val="300"/>
              <w:marBottom w:val="150"/>
              <w:divBdr>
                <w:top w:val="none" w:sz="0" w:space="0" w:color="auto"/>
                <w:left w:val="none" w:sz="0" w:space="0" w:color="auto"/>
                <w:bottom w:val="none" w:sz="0" w:space="0" w:color="auto"/>
                <w:right w:val="none" w:sz="0" w:space="0" w:color="auto"/>
              </w:divBdr>
              <w:divsChild>
                <w:div w:id="377978112">
                  <w:marLeft w:val="150"/>
                  <w:marRight w:val="0"/>
                  <w:marTop w:val="0"/>
                  <w:marBottom w:val="0"/>
                  <w:divBdr>
                    <w:top w:val="none" w:sz="0" w:space="0" w:color="auto"/>
                    <w:left w:val="none" w:sz="0" w:space="0" w:color="auto"/>
                    <w:bottom w:val="none" w:sz="0" w:space="0" w:color="auto"/>
                    <w:right w:val="none" w:sz="0" w:space="0" w:color="auto"/>
                  </w:divBdr>
                  <w:divsChild>
                    <w:div w:id="1537349170">
                      <w:marLeft w:val="0"/>
                      <w:marRight w:val="0"/>
                      <w:marTop w:val="0"/>
                      <w:marBottom w:val="0"/>
                      <w:divBdr>
                        <w:top w:val="none" w:sz="0" w:space="0" w:color="auto"/>
                        <w:left w:val="none" w:sz="0" w:space="0" w:color="auto"/>
                        <w:bottom w:val="none" w:sz="0" w:space="0" w:color="auto"/>
                        <w:right w:val="none" w:sz="0" w:space="0" w:color="auto"/>
                      </w:divBdr>
                      <w:divsChild>
                        <w:div w:id="633482846">
                          <w:marLeft w:val="0"/>
                          <w:marRight w:val="0"/>
                          <w:marTop w:val="0"/>
                          <w:marBottom w:val="0"/>
                          <w:divBdr>
                            <w:top w:val="none" w:sz="0" w:space="0" w:color="auto"/>
                            <w:left w:val="none" w:sz="0" w:space="0" w:color="auto"/>
                            <w:bottom w:val="none" w:sz="0" w:space="0" w:color="auto"/>
                            <w:right w:val="none" w:sz="0" w:space="0" w:color="auto"/>
                          </w:divBdr>
                          <w:divsChild>
                            <w:div w:id="1421171799">
                              <w:marLeft w:val="0"/>
                              <w:marRight w:val="0"/>
                              <w:marTop w:val="0"/>
                              <w:marBottom w:val="0"/>
                              <w:divBdr>
                                <w:top w:val="none" w:sz="0" w:space="0" w:color="auto"/>
                                <w:left w:val="none" w:sz="0" w:space="0" w:color="auto"/>
                                <w:bottom w:val="none" w:sz="0" w:space="0" w:color="auto"/>
                                <w:right w:val="none" w:sz="0" w:space="0" w:color="auto"/>
                              </w:divBdr>
                              <w:divsChild>
                                <w:div w:id="58153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991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485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image" Target="media/image1.gif"/><Relationship Id="rId7" Type="http://schemas.openxmlformats.org/officeDocument/2006/relationships/hyperlink" Target="https://www.cochranelibrary.com/cochrane-clinical-answers-most-read" TargetMode="External"/><Relationship Id="rId2" Type="http://schemas.openxmlformats.org/officeDocument/2006/relationships/hyperlink" Target="https://anwaltspraxis-magazin.de/kanzleimagazin/in-sachen-glaubwuerdigkeit-der-illusory-truth-effect/" TargetMode="External"/><Relationship Id="rId1" Type="http://schemas.openxmlformats.org/officeDocument/2006/relationships/hyperlink" Target="https://www.uni-marburg.de/de/fb04/team-heck/forschung/der-illusory-truth-effect" TargetMode="External"/><Relationship Id="rId6" Type="http://schemas.openxmlformats.org/officeDocument/2006/relationships/hyperlink" Target="https://www.oeffentlichergesundheitsdienst.de/klaert-auf/gesundheitskompetenz" TargetMode="External"/><Relationship Id="rId5" Type="http://schemas.openxmlformats.org/officeDocument/2006/relationships/hyperlink" Target="https://www.gesundheitsinformation.de/themengebiete/was-ist-evidenzbasierte-medizin.html" TargetMode="External"/><Relationship Id="rId4" Type="http://schemas.openxmlformats.org/officeDocument/2006/relationships/hyperlink" Target="https://www.gesundheitsinformation.de/themengebiete/informieren-und-entscheiden.html"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2.png"/><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B4F18BF0DEB24043B8BADE8AEEDEA300" ma:contentTypeVersion="2" ma:contentTypeDescription="Ein neues Dokument erstellen." ma:contentTypeScope="" ma:versionID="70708bc686e6c59bf838da438e259e26">
  <xsd:schema xmlns:xsd="http://www.w3.org/2001/XMLSchema" xmlns:xs="http://www.w3.org/2001/XMLSchema" xmlns:p="http://schemas.microsoft.com/office/2006/metadata/properties" xmlns:ns2="a377bc87-4618-438a-8f48-0bf8557dfc0d" targetNamespace="http://schemas.microsoft.com/office/2006/metadata/properties" ma:root="true" ma:fieldsID="d7af0ba49d3d814dfbf753caab118929" ns2:_="">
    <xsd:import namespace="a377bc87-4618-438a-8f48-0bf8557dfc0d"/>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77bc87-4618-438a-8f48-0bf8557dfc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1323CF0-E71D-49C3-95D9-3CF2AF72417E}">
  <ds:schemaRefs>
    <ds:schemaRef ds:uri="http://schemas.openxmlformats.org/officeDocument/2006/bibliography"/>
  </ds:schemaRefs>
</ds:datastoreItem>
</file>

<file path=customXml/itemProps2.xml><?xml version="1.0" encoding="utf-8"?>
<ds:datastoreItem xmlns:ds="http://schemas.openxmlformats.org/officeDocument/2006/customXml" ds:itemID="{2F698423-0337-4B93-99A0-AA9C96EFFDF9}">
  <ds:schemaRefs>
    <ds:schemaRef ds:uri="http://schemas.microsoft.com/sharepoint/v3/contenttype/forms"/>
  </ds:schemaRefs>
</ds:datastoreItem>
</file>

<file path=customXml/itemProps3.xml><?xml version="1.0" encoding="utf-8"?>
<ds:datastoreItem xmlns:ds="http://schemas.openxmlformats.org/officeDocument/2006/customXml" ds:itemID="{7CF23BFA-A00B-453B-AC31-C4ED7B21A5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77bc87-4618-438a-8f48-0bf8557dfc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646608E-0DE1-4582-A338-26728643908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47</Pages>
  <Words>10694</Words>
  <Characters>73581</Characters>
  <Application>Microsoft Office Word</Application>
  <DocSecurity>0</DocSecurity>
  <Lines>1886</Lines>
  <Paragraphs>1221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83054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Kohl</dc:creator>
  <cp:keywords/>
  <dc:description/>
  <cp:lastModifiedBy>Michael Kohl</cp:lastModifiedBy>
  <cp:revision>9</cp:revision>
  <cp:lastPrinted>2026-03-28T06:10:00Z</cp:lastPrinted>
  <dcterms:created xsi:type="dcterms:W3CDTF">2026-05-20T10:02:00Z</dcterms:created>
  <dcterms:modified xsi:type="dcterms:W3CDTF">2026-05-20T13:19:00Z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0x010100B4F18BF0DEB24043B8BADE8AEEDEA300</vt:lpwstr>
  </property>
</Properties>
</file>