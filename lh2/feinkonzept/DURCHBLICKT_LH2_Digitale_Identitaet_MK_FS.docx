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5470E20E" w:rsidR="001C16A9" w:rsidRPr="00FF1E8A" w:rsidRDefault="00FF1E8A" w:rsidP="00DF669F">
      <w:pPr>
        <w:shd w:val="clear" w:color="auto" w:fill="FBE4D5" w:themeFill="accent2" w:themeFillTint="33"/>
        <w:spacing w:after="0" w:line="276" w:lineRule="auto"/>
        <w:rPr>
          <w:rFonts w:cstheme="minorHAnsi"/>
          <w:b/>
          <w:bCs/>
          <w:sz w:val="28"/>
          <w:szCs w:val="28"/>
          <w:lang w:val="de"/>
        </w:rPr>
      </w:pPr>
      <w:del w:id="0" w:author="Fabienne Schmaus" w:date="2026-04-30T15:36:00Z" w16du:dateUtc="2026-04-30T13:36:00Z">
        <w:r w:rsidRPr="00FF1E8A" w:rsidDel="009B5D66">
          <w:rPr>
            <w:rFonts w:cstheme="minorHAnsi"/>
            <w:b/>
            <w:bCs/>
            <w:sz w:val="28"/>
            <w:szCs w:val="28"/>
            <w:lang w:val="de"/>
          </w:rPr>
          <w:delText xml:space="preserve">Wer bin ich online? </w:delText>
        </w:r>
      </w:del>
      <w:r w:rsidRPr="00FF1E8A">
        <w:rPr>
          <w:rFonts w:cstheme="minorHAnsi"/>
          <w:b/>
          <w:bCs/>
          <w:sz w:val="28"/>
          <w:szCs w:val="28"/>
          <w:lang w:val="de"/>
        </w:rPr>
        <w:t>Digitale Identität zwischen Selbstausdruck und Selbstinszenierung</w:t>
      </w:r>
    </w:p>
    <w:p w14:paraId="75BF8DC1" w14:textId="77777777" w:rsidR="00BD2294" w:rsidRPr="007D7FE0" w:rsidRDefault="00BD2294" w:rsidP="00DF669F">
      <w:pPr>
        <w:shd w:val="clear" w:color="auto" w:fill="FBE4D5" w:themeFill="accent2" w:themeFillTint="33"/>
        <w:spacing w:after="0" w:line="276" w:lineRule="auto"/>
        <w:rPr>
          <w:rFonts w:cstheme="minorHAnsi"/>
          <w:color w:val="EE0000"/>
        </w:rPr>
      </w:pPr>
    </w:p>
    <w:p w14:paraId="79849D1B" w14:textId="2B4E4BD2" w:rsidR="00DF669F" w:rsidRPr="00FF1E8A" w:rsidRDefault="00DF669F" w:rsidP="00DF669F">
      <w:pPr>
        <w:shd w:val="clear" w:color="auto" w:fill="FBE4D5" w:themeFill="accent2" w:themeFillTint="33"/>
        <w:spacing w:after="0" w:line="276" w:lineRule="auto"/>
        <w:rPr>
          <w:rFonts w:cstheme="minorHAnsi"/>
        </w:rPr>
      </w:pPr>
      <w:r w:rsidRPr="00FF1E8A">
        <w:rPr>
          <w:rFonts w:cstheme="minorHAnsi"/>
          <w:highlight w:val="yellow"/>
        </w:rPr>
        <w:t>((Ideen für Einstiegsvideo))</w:t>
      </w:r>
    </w:p>
    <w:p w14:paraId="6F8C07F9" w14:textId="77777777" w:rsidR="00DF669F" w:rsidRPr="00FF1E8A" w:rsidRDefault="00DF669F" w:rsidP="00DF669F">
      <w:pPr>
        <w:shd w:val="clear" w:color="auto" w:fill="FBE4D5" w:themeFill="accent2" w:themeFillTint="33"/>
        <w:spacing w:after="0" w:line="276" w:lineRule="auto"/>
        <w:rPr>
          <w:rFonts w:cstheme="minorHAnsi"/>
          <w:b/>
          <w:bCs/>
        </w:rPr>
      </w:pPr>
      <w:r w:rsidRPr="00FF1E8A">
        <w:rPr>
          <w:rFonts w:cstheme="minorHAnsi"/>
          <w:b/>
          <w:bCs/>
        </w:rPr>
        <w:t>Videoinhalt – VORSCHLAG</w:t>
      </w:r>
    </w:p>
    <w:p w14:paraId="6A1ABC56" w14:textId="77777777" w:rsidR="00DF669F" w:rsidRPr="007D7FE0" w:rsidRDefault="00DF669F" w:rsidP="00DF669F">
      <w:pPr>
        <w:shd w:val="clear" w:color="auto" w:fill="FBE4D5" w:themeFill="accent2" w:themeFillTint="33"/>
        <w:spacing w:after="0" w:line="276" w:lineRule="auto"/>
        <w:rPr>
          <w:rFonts w:cstheme="minorHAnsi"/>
          <w:color w:val="EE0000"/>
        </w:rPr>
      </w:pPr>
    </w:p>
    <w:p w14:paraId="74C82960" w14:textId="2002F958" w:rsidR="001C16A9" w:rsidRPr="00FF1E8A" w:rsidRDefault="00FF1E8A" w:rsidP="001C16A9">
      <w:pPr>
        <w:shd w:val="clear" w:color="auto" w:fill="FBE4D5" w:themeFill="accent2" w:themeFillTint="33"/>
        <w:spacing w:after="0" w:line="276" w:lineRule="auto"/>
        <w:rPr>
          <w:rFonts w:cstheme="minorHAnsi"/>
          <w:b/>
          <w:bCs/>
        </w:rPr>
      </w:pPr>
      <w:r>
        <w:rPr>
          <w:rFonts w:cstheme="minorHAnsi"/>
          <w:b/>
          <w:bCs/>
        </w:rPr>
        <w:t xml:space="preserve">Wer ist die </w:t>
      </w:r>
      <w:r w:rsidR="00F0300B">
        <w:rPr>
          <w:rFonts w:cstheme="minorHAnsi"/>
          <w:b/>
          <w:bCs/>
        </w:rPr>
        <w:t>„</w:t>
      </w:r>
      <w:r>
        <w:rPr>
          <w:rFonts w:cstheme="minorHAnsi"/>
          <w:b/>
          <w:bCs/>
        </w:rPr>
        <w:t>echte</w:t>
      </w:r>
      <w:r w:rsidR="00F0300B">
        <w:rPr>
          <w:rFonts w:cstheme="minorHAnsi"/>
          <w:b/>
          <w:bCs/>
        </w:rPr>
        <w:t xml:space="preserve">“ </w:t>
      </w:r>
      <w:r>
        <w:rPr>
          <w:rFonts w:cstheme="minorHAnsi"/>
          <w:b/>
          <w:bCs/>
        </w:rPr>
        <w:t>Person?</w:t>
      </w:r>
      <w:ins w:id="1" w:author="Fabienne Schmaus" w:date="2026-04-30T15:37:00Z" w16du:dateUtc="2026-04-30T13:37:00Z">
        <w:r w:rsidR="009B5D66">
          <w:rPr>
            <w:rFonts w:cstheme="minorHAnsi"/>
            <w:b/>
            <w:bCs/>
          </w:rPr>
          <w:t xml:space="preserve"> Wer bin ich online?</w:t>
        </w:r>
      </w:ins>
    </w:p>
    <w:p w14:paraId="64713349" w14:textId="77777777" w:rsidR="001C16A9" w:rsidRPr="00FF1E8A" w:rsidRDefault="001C16A9" w:rsidP="00DF669F">
      <w:pPr>
        <w:shd w:val="clear" w:color="auto" w:fill="FBE4D5" w:themeFill="accent2" w:themeFillTint="33"/>
        <w:spacing w:after="0" w:line="276" w:lineRule="auto"/>
        <w:rPr>
          <w:rFonts w:cstheme="minorHAnsi"/>
        </w:rPr>
      </w:pPr>
    </w:p>
    <w:p w14:paraId="4286B3E2" w14:textId="669B5C7F" w:rsidR="00FF1E8A" w:rsidRPr="00FF1E8A" w:rsidRDefault="00FF1E8A" w:rsidP="00FF1E8A">
      <w:pPr>
        <w:shd w:val="clear" w:color="auto" w:fill="FBE4D5" w:themeFill="accent2" w:themeFillTint="33"/>
        <w:spacing w:after="0" w:line="276" w:lineRule="auto"/>
        <w:rPr>
          <w:rFonts w:cstheme="minorHAnsi"/>
        </w:rPr>
      </w:pPr>
      <w:r w:rsidRPr="00FF1E8A">
        <w:rPr>
          <w:rFonts w:cstheme="minorHAnsi"/>
        </w:rPr>
        <w:t xml:space="preserve">Bildcollage – 4 Profile derselben Person (z. B. Instagram, LinkedIn, privat, öffentlich). Direkter Vergleich </w:t>
      </w:r>
      <w:r w:rsidR="00F0300B">
        <w:rPr>
          <w:rFonts w:cstheme="minorHAnsi"/>
        </w:rPr>
        <w:t>„</w:t>
      </w:r>
      <w:r w:rsidRPr="00FF1E8A">
        <w:rPr>
          <w:rFonts w:cstheme="minorHAnsi"/>
        </w:rPr>
        <w:t>Alltagsprofil</w:t>
      </w:r>
      <w:r w:rsidR="00F0300B">
        <w:rPr>
          <w:rFonts w:cstheme="minorHAnsi"/>
        </w:rPr>
        <w:t xml:space="preserve">“ </w:t>
      </w:r>
      <w:r w:rsidRPr="00FF1E8A">
        <w:rPr>
          <w:rFonts w:cstheme="minorHAnsi"/>
        </w:rPr>
        <w:t xml:space="preserve">vs. </w:t>
      </w:r>
      <w:r w:rsidR="00F0300B">
        <w:rPr>
          <w:rFonts w:cstheme="minorHAnsi"/>
        </w:rPr>
        <w:t>„</w:t>
      </w:r>
      <w:r w:rsidRPr="00FF1E8A">
        <w:rPr>
          <w:rFonts w:cstheme="minorHAnsi"/>
        </w:rPr>
        <w:t>Highlight-Profil</w:t>
      </w:r>
      <w:r w:rsidR="00F0300B">
        <w:rPr>
          <w:rFonts w:cstheme="minorHAnsi"/>
        </w:rPr>
        <w:t>“</w:t>
      </w:r>
      <w:r w:rsidRPr="00FF1E8A">
        <w:rPr>
          <w:rFonts w:cstheme="minorHAnsi"/>
        </w:rPr>
        <w:t xml:space="preserve"> als emotionaler Einstieg. Die Frage </w:t>
      </w:r>
      <w:r w:rsidR="00F0300B">
        <w:rPr>
          <w:rFonts w:cstheme="minorHAnsi"/>
        </w:rPr>
        <w:t>„</w:t>
      </w:r>
      <w:r w:rsidRPr="00FF1E8A">
        <w:rPr>
          <w:rFonts w:cstheme="minorHAnsi"/>
        </w:rPr>
        <w:t>Wer ist die echte Person?</w:t>
      </w:r>
      <w:r w:rsidR="00F0300B">
        <w:rPr>
          <w:rFonts w:cstheme="minorHAnsi"/>
        </w:rPr>
        <w:t>“</w:t>
      </w:r>
      <w:r w:rsidRPr="00FF1E8A">
        <w:rPr>
          <w:rFonts w:cstheme="minorHAnsi"/>
        </w:rPr>
        <w:t xml:space="preserve"> macht die Konstruiertheit digitaler Identität sichtbar – ohne zu moralisieren.</w:t>
      </w:r>
    </w:p>
    <w:p w14:paraId="59529941" w14:textId="77777777" w:rsidR="001C16A9" w:rsidRPr="00FF1E8A" w:rsidRDefault="001C16A9" w:rsidP="00DF669F">
      <w:pPr>
        <w:shd w:val="clear" w:color="auto" w:fill="FBE4D5" w:themeFill="accent2" w:themeFillTint="33"/>
        <w:spacing w:after="0" w:line="276" w:lineRule="auto"/>
        <w:rPr>
          <w:rFonts w:cstheme="minorHAnsi"/>
        </w:rPr>
      </w:pPr>
    </w:p>
    <w:p w14:paraId="071F001C" w14:textId="77777777" w:rsidR="00DF669F" w:rsidRPr="007D7FE0" w:rsidRDefault="00DF669F" w:rsidP="00DF669F">
      <w:pPr>
        <w:shd w:val="clear" w:color="auto" w:fill="FBE4D5" w:themeFill="accent2" w:themeFillTint="33"/>
        <w:spacing w:after="0" w:line="276" w:lineRule="auto"/>
        <w:rPr>
          <w:rFonts w:cstheme="minorHAnsi"/>
          <w:color w:val="EE0000"/>
          <w:sz w:val="24"/>
          <w:szCs w:val="24"/>
          <w:highlight w:val="lightGray"/>
        </w:rPr>
      </w:pPr>
      <w:r w:rsidRPr="00FF1E8A">
        <w:rPr>
          <w:rFonts w:cstheme="minorHAnsi"/>
          <w:i/>
          <w:iCs/>
          <w:highlight w:val="red"/>
        </w:rPr>
        <w:t>((bitte nicht ändern: Handreichung basiert darauf))</w:t>
      </w:r>
      <w:r w:rsidRPr="007D7FE0">
        <w:rPr>
          <w:rFonts w:cstheme="minorHAnsi"/>
          <w:color w:val="EE0000"/>
          <w:sz w:val="24"/>
          <w:szCs w:val="24"/>
          <w:highlight w:val="lightGray"/>
        </w:rPr>
        <w:br w:type="page"/>
      </w:r>
    </w:p>
    <w:p w14:paraId="7EDF4F7B" w14:textId="1F37F687" w:rsidR="00DF669F" w:rsidRPr="009B5D66" w:rsidRDefault="00BD2294" w:rsidP="00DF669F">
      <w:pPr>
        <w:spacing w:after="0" w:line="276" w:lineRule="auto"/>
        <w:rPr>
          <w:rFonts w:cstheme="minorHAnsi"/>
          <w:sz w:val="24"/>
          <w:szCs w:val="24"/>
          <w:rPrChange w:id="2" w:author="Fabienne Schmaus" w:date="2026-04-30T15:38:00Z" w16du:dateUtc="2026-04-30T13:38:00Z">
            <w:rPr>
              <w:rFonts w:cstheme="minorHAnsi"/>
              <w:color w:val="EE0000"/>
              <w:sz w:val="24"/>
              <w:szCs w:val="24"/>
            </w:rPr>
          </w:rPrChange>
        </w:rPr>
      </w:pPr>
      <w:r w:rsidRPr="009B5D66">
        <w:rPr>
          <w:rFonts w:cstheme="minorHAnsi"/>
          <w:sz w:val="24"/>
          <w:szCs w:val="24"/>
          <w:highlight w:val="yellow"/>
          <w:rPrChange w:id="3" w:author="Fabienne Schmaus" w:date="2026-04-30T15:38:00Z" w16du:dateUtc="2026-04-30T13:38:00Z">
            <w:rPr>
              <w:rFonts w:cstheme="minorHAnsi"/>
              <w:color w:val="EE0000"/>
              <w:sz w:val="24"/>
              <w:szCs w:val="24"/>
              <w:highlight w:val="yellow"/>
            </w:rPr>
          </w:rPrChange>
        </w:rPr>
        <w:lastRenderedPageBreak/>
        <w:t>((Seite 1))</w:t>
      </w:r>
    </w:p>
    <w:p w14:paraId="334C2970" w14:textId="00F17E7E" w:rsidR="00BD2294" w:rsidRPr="009B5D66" w:rsidRDefault="009B5D66" w:rsidP="00DF669F">
      <w:pPr>
        <w:spacing w:after="0" w:line="276" w:lineRule="auto"/>
        <w:rPr>
          <w:rFonts w:cstheme="minorHAnsi"/>
          <w:b/>
          <w:bCs/>
          <w:sz w:val="24"/>
          <w:szCs w:val="24"/>
        </w:rPr>
      </w:pPr>
      <w:ins w:id="4" w:author="Fabienne Schmaus" w:date="2026-04-30T15:38:00Z" w16du:dateUtc="2026-04-30T13:38:00Z">
        <w:r w:rsidRPr="009B5D66">
          <w:rPr>
            <w:rFonts w:cstheme="minorHAnsi"/>
            <w:b/>
            <w:bCs/>
            <w:sz w:val="24"/>
            <w:szCs w:val="24"/>
          </w:rPr>
          <w:t>Digitale Identität zwischen Selbstausdruck und Selbstinszenierung</w:t>
        </w:r>
        <w:r w:rsidRPr="009B5D66" w:rsidDel="009B5D66">
          <w:rPr>
            <w:rFonts w:cstheme="minorHAnsi"/>
            <w:b/>
            <w:bCs/>
            <w:sz w:val="24"/>
            <w:szCs w:val="24"/>
          </w:rPr>
          <w:t xml:space="preserve"> </w:t>
        </w:r>
      </w:ins>
      <w:del w:id="5" w:author="Fabienne Schmaus" w:date="2026-04-30T15:38:00Z" w16du:dateUtc="2026-04-30T13:38:00Z">
        <w:r w:rsidR="00FF1E8A" w:rsidRPr="009B5D66" w:rsidDel="009B5D66">
          <w:rPr>
            <w:rFonts w:cstheme="minorHAnsi"/>
            <w:b/>
            <w:bCs/>
            <w:sz w:val="24"/>
            <w:szCs w:val="24"/>
          </w:rPr>
          <w:delText>Wer bin ich online</w:delText>
        </w:r>
      </w:del>
    </w:p>
    <w:p w14:paraId="77235217" w14:textId="77777777" w:rsidR="00BD2294" w:rsidRPr="009B5D66" w:rsidRDefault="00BD2294" w:rsidP="00DF669F">
      <w:pPr>
        <w:spacing w:after="0" w:line="276" w:lineRule="auto"/>
        <w:rPr>
          <w:rFonts w:cstheme="minorHAnsi"/>
          <w:sz w:val="16"/>
          <w:szCs w:val="16"/>
          <w:rPrChange w:id="6" w:author="Fabienne Schmaus" w:date="2026-04-30T15:38:00Z" w16du:dateUtc="2026-04-30T13:38:00Z">
            <w:rPr>
              <w:rFonts w:cstheme="minorHAnsi"/>
              <w:color w:val="EE0000"/>
              <w:sz w:val="16"/>
              <w:szCs w:val="16"/>
            </w:rPr>
          </w:rPrChange>
        </w:rPr>
      </w:pPr>
    </w:p>
    <w:tbl>
      <w:tblPr>
        <w:tblStyle w:val="Tabellenraster"/>
        <w:tblW w:w="0" w:type="auto"/>
        <w:tblLook w:val="04A0" w:firstRow="1" w:lastRow="0" w:firstColumn="1" w:lastColumn="0" w:noHBand="0" w:noVBand="1"/>
      </w:tblPr>
      <w:tblGrid>
        <w:gridCol w:w="10343"/>
      </w:tblGrid>
      <w:tr w:rsidR="00DF669F" w:rsidRPr="009B5D66" w14:paraId="44D8C0CE" w14:textId="77777777" w:rsidTr="006669AF">
        <w:tc>
          <w:tcPr>
            <w:tcW w:w="10343" w:type="dxa"/>
          </w:tcPr>
          <w:p w14:paraId="09796B87" w14:textId="4CD7EFAC" w:rsidR="00DF669F" w:rsidRPr="009B5D66" w:rsidRDefault="00DF669F" w:rsidP="00FB679F">
            <w:pPr>
              <w:spacing w:line="276" w:lineRule="auto"/>
              <w:rPr>
                <w:rFonts w:cstheme="minorHAnsi"/>
                <w:b/>
                <w:bCs/>
                <w:sz w:val="24"/>
                <w:szCs w:val="24"/>
              </w:rPr>
            </w:pPr>
            <w:r w:rsidRPr="009B5D66">
              <w:rPr>
                <w:rFonts w:cstheme="minorHAnsi"/>
                <w:b/>
                <w:bCs/>
                <w:sz w:val="24"/>
                <w:szCs w:val="24"/>
              </w:rPr>
              <w:t xml:space="preserve">Allgemeine Kurzbeschreibung des Themas </w:t>
            </w:r>
          </w:p>
          <w:p w14:paraId="7660672C" w14:textId="40414835" w:rsidR="009B5D66" w:rsidRDefault="00175712" w:rsidP="009142A5">
            <w:pPr>
              <w:spacing w:line="276" w:lineRule="auto"/>
              <w:rPr>
                <w:ins w:id="7" w:author="Fabienne Schmaus" w:date="2026-04-30T15:39:00Z" w16du:dateUtc="2026-04-30T13:39:00Z"/>
                <w:rFonts w:cstheme="minorHAnsi"/>
                <w:shd w:val="clear" w:color="auto" w:fill="FFFFFF"/>
              </w:rPr>
            </w:pPr>
            <w:r w:rsidRPr="009B5D66">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 gesunde Online</w:t>
            </w:r>
            <w:ins w:id="8" w:author="Fabienne Schmaus" w:date="2026-04-30T15:39:00Z" w16du:dateUtc="2026-04-30T13:39:00Z">
              <w:r w:rsidR="009B5D66">
                <w:rPr>
                  <w:rFonts w:cstheme="minorHAnsi"/>
                  <w:shd w:val="clear" w:color="auto" w:fill="FFFFFF"/>
                </w:rPr>
                <w:t>p</w:t>
              </w:r>
            </w:ins>
            <w:del w:id="9" w:author="Fabienne Schmaus" w:date="2026-04-30T15:39:00Z" w16du:dateUtc="2026-04-30T13:39:00Z">
              <w:r w:rsidRPr="009B5D66" w:rsidDel="009B5D66">
                <w:rPr>
                  <w:rFonts w:cstheme="minorHAnsi"/>
                  <w:shd w:val="clear" w:color="auto" w:fill="FFFFFF"/>
                </w:rPr>
                <w:delText>-P</w:delText>
              </w:r>
            </w:del>
            <w:r w:rsidRPr="009B5D66">
              <w:rPr>
                <w:rFonts w:cstheme="minorHAnsi"/>
                <w:shd w:val="clear" w:color="auto" w:fill="FFFFFF"/>
              </w:rPr>
              <w:t xml:space="preserve">räsenz. </w:t>
            </w:r>
          </w:p>
          <w:p w14:paraId="121EDB89" w14:textId="1EFBD97E" w:rsidR="00D9115A" w:rsidRPr="009B5D66" w:rsidRDefault="009B5D66" w:rsidP="009142A5">
            <w:pPr>
              <w:spacing w:line="276" w:lineRule="auto"/>
              <w:rPr>
                <w:rFonts w:cstheme="minorHAnsi"/>
                <w:shd w:val="clear" w:color="auto" w:fill="FFFFFF"/>
                <w:rPrChange w:id="10" w:author="Fabienne Schmaus" w:date="2026-04-30T15:38:00Z" w16du:dateUtc="2026-04-30T13:38:00Z">
                  <w:rPr>
                    <w:rFonts w:cstheme="minorHAnsi"/>
                    <w:color w:val="EE0000"/>
                    <w:shd w:val="clear" w:color="auto" w:fill="FFFFFF"/>
                  </w:rPr>
                </w:rPrChange>
              </w:rPr>
            </w:pPr>
            <w:ins w:id="11" w:author="Fabienne Schmaus" w:date="2026-04-30T15:39:00Z" w16du:dateUtc="2026-04-30T13:39:00Z">
              <w:r w:rsidRPr="009B5D66">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ins>
            <w:del w:id="12" w:author="Fabienne Schmaus" w:date="2026-04-30T15:39:00Z" w16du:dateUtc="2026-04-30T13:39:00Z">
              <w:r w:rsidR="00175712" w:rsidRPr="009B5D66" w:rsidDel="009B5D66">
                <w:rPr>
                  <w:rFonts w:cstheme="minorHAnsi"/>
                  <w:shd w:val="clear" w:color="auto" w:fill="FFFFFF"/>
                </w:rPr>
                <w:delText>Die Einheit ist durchgängig binnendifferenziert für Sek I und Sek II konzipiert und wird in zwei Phasen um eine Grundschul-Erweiterung (Kl. 3–4) ergänzt.</w:delText>
              </w:r>
            </w:del>
          </w:p>
        </w:tc>
      </w:tr>
    </w:tbl>
    <w:p w14:paraId="4A6974DA" w14:textId="77777777" w:rsidR="00DF669F" w:rsidRPr="009B5D66" w:rsidRDefault="00DF669F" w:rsidP="00DF669F">
      <w:pPr>
        <w:spacing w:line="276" w:lineRule="auto"/>
        <w:rPr>
          <w:rFonts w:cstheme="minorHAnsi"/>
          <w:b/>
          <w:bCs/>
          <w:sz w:val="16"/>
          <w:szCs w:val="16"/>
          <w:rPrChange w:id="13" w:author="Fabienne Schmaus" w:date="2026-04-30T15:38:00Z" w16du:dateUtc="2026-04-30T13:38:00Z">
            <w:rPr>
              <w:rFonts w:cstheme="minorHAnsi"/>
              <w:b/>
              <w:bCs/>
              <w:color w:val="EE0000"/>
              <w:sz w:val="16"/>
              <w:szCs w:val="16"/>
            </w:rPr>
          </w:rPrChange>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9B5D66" w:rsidRDefault="00BD2294" w:rsidP="00FB679F">
            <w:pPr>
              <w:spacing w:line="276" w:lineRule="auto"/>
              <w:rPr>
                <w:rFonts w:cstheme="minorHAnsi"/>
                <w:b/>
                <w:bCs/>
                <w:sz w:val="24"/>
                <w:szCs w:val="24"/>
              </w:rPr>
            </w:pPr>
            <w:r w:rsidRPr="009B5D66">
              <w:rPr>
                <w:rFonts w:eastAsiaTheme="minorEastAsia" w:cstheme="minorHAnsi"/>
                <w:b/>
                <w:bCs/>
                <w:sz w:val="24"/>
                <w:szCs w:val="24"/>
              </w:rPr>
              <w:t>Ziel dieser Einheit ist es,</w:t>
            </w:r>
          </w:p>
          <w:p w14:paraId="2EEF5553" w14:textId="5DD37C44" w:rsidR="001C16A9" w:rsidRPr="009B5D66" w:rsidRDefault="00BD2294"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bCs/>
                <w:lang w:val="de-DE"/>
              </w:rPr>
              <w:t xml:space="preserve">zu </w:t>
            </w:r>
            <w:r w:rsidR="001C16A9" w:rsidRPr="009B5D66">
              <w:rPr>
                <w:rFonts w:asciiTheme="minorHAnsi" w:hAnsiTheme="minorHAnsi" w:cstheme="minorHAnsi"/>
                <w:bCs/>
                <w:lang w:val="de-DE"/>
              </w:rPr>
              <w:t xml:space="preserve">verstehen, </w:t>
            </w:r>
            <w:r w:rsidR="00175712" w:rsidRPr="009B5D66">
              <w:rPr>
                <w:rFonts w:asciiTheme="minorHAnsi" w:hAnsiTheme="minorHAnsi" w:cstheme="minorHAnsi"/>
                <w:bCs/>
                <w:lang w:val="de-DE"/>
              </w:rPr>
              <w:t>dass digitale Identität kein Abbild, sondern eine bewusst gestaltete Konstruktion ist.</w:t>
            </w:r>
          </w:p>
          <w:p w14:paraId="39EC8ADE" w14:textId="4525CB9A" w:rsidR="00175712"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zu reflektieren, welche Bedürfnisse hinter ihrer eigenen Online-Präsentation stehen</w:t>
            </w:r>
            <w:ins w:id="14" w:author="Fabienne Schmaus" w:date="2026-04-30T15:44:00Z" w16du:dateUtc="2026-04-30T13:44:00Z">
              <w:r w:rsidR="009B5D66">
                <w:rPr>
                  <w:rFonts w:asciiTheme="minorHAnsi" w:hAnsiTheme="minorHAnsi" w:cstheme="minorHAnsi"/>
                  <w:lang w:val="de-DE"/>
                </w:rPr>
                <w:t>.</w:t>
              </w:r>
            </w:ins>
          </w:p>
          <w:p w14:paraId="292B57BC" w14:textId="3E4DD2C2" w:rsidR="001C16A9"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die Auswirkungen sozialer Vergleiche auf Selbstbild und psychische Gesundheit zu erkennen</w:t>
            </w:r>
            <w:ins w:id="15" w:author="Fabienne Schmaus" w:date="2026-04-30T15:44:00Z" w16du:dateUtc="2026-04-30T13:44:00Z">
              <w:r w:rsidR="009B5D66">
                <w:rPr>
                  <w:rFonts w:asciiTheme="minorHAnsi" w:hAnsiTheme="minorHAnsi" w:cstheme="minorHAnsi"/>
                  <w:lang w:val="de-DE"/>
                </w:rPr>
                <w:t>.</w:t>
              </w:r>
            </w:ins>
          </w:p>
          <w:p w14:paraId="5349582C" w14:textId="66316566" w:rsidR="00DF669F" w:rsidRPr="009B5D66" w:rsidRDefault="00175712" w:rsidP="004C6CFA">
            <w:pPr>
              <w:pStyle w:val="Aufzhlungszeichen"/>
              <w:tabs>
                <w:tab w:val="num" w:pos="360"/>
              </w:tabs>
              <w:ind w:left="360" w:hanging="360"/>
              <w:rPr>
                <w:rFonts w:cstheme="minorHAnsi"/>
                <w:lang w:val="de-DE"/>
                <w:rPrChange w:id="16" w:author="Fabienne Schmaus" w:date="2026-04-30T15:42:00Z" w16du:dateUtc="2026-04-30T13:42:00Z">
                  <w:rPr>
                    <w:rFonts w:cstheme="minorHAnsi"/>
                    <w:color w:val="EE0000"/>
                    <w:lang w:val="de-DE"/>
                  </w:rPr>
                </w:rPrChange>
              </w:rPr>
            </w:pPr>
            <w:r w:rsidRPr="009B5D66">
              <w:rPr>
                <w:rFonts w:asciiTheme="minorHAnsi" w:hAnsiTheme="minorHAnsi" w:cstheme="minorHAnsi"/>
                <w:lang w:val="de-DE"/>
              </w:rPr>
              <w:t>Handlungsstrategien für einen bewussten, gesundheitsförderlichen Umgang mit der eigenen digitalen Identität zu entwickeln</w:t>
            </w:r>
            <w:ins w:id="17" w:author="Fabienne Schmaus" w:date="2026-04-30T15:44:00Z" w16du:dateUtc="2026-04-30T13:44:00Z">
              <w:r w:rsidR="009B5D66">
                <w:rPr>
                  <w:rFonts w:asciiTheme="minorHAnsi" w:hAnsiTheme="minorHAnsi" w:cstheme="minorHAnsi"/>
                  <w:lang w:val="de-DE"/>
                </w:rPr>
                <w:t>.</w:t>
              </w:r>
            </w:ins>
          </w:p>
        </w:tc>
        <w:tc>
          <w:tcPr>
            <w:tcW w:w="3119" w:type="dxa"/>
          </w:tcPr>
          <w:p w14:paraId="3FC87DAF" w14:textId="61B68783" w:rsidR="00DF669F" w:rsidRPr="009B5D66" w:rsidRDefault="00213937" w:rsidP="00FB679F">
            <w:pPr>
              <w:spacing w:line="276" w:lineRule="auto"/>
              <w:rPr>
                <w:rFonts w:cstheme="minorHAnsi"/>
                <w:b/>
                <w:bCs/>
                <w:sz w:val="18"/>
                <w:szCs w:val="18"/>
                <w:rPrChange w:id="18" w:author="Fabienne Schmaus" w:date="2026-04-30T15:42:00Z" w16du:dateUtc="2026-04-30T13:42:00Z">
                  <w:rPr>
                    <w:rFonts w:cstheme="minorHAnsi"/>
                    <w:b/>
                    <w:bCs/>
                    <w:color w:val="EE0000"/>
                    <w:sz w:val="18"/>
                    <w:szCs w:val="18"/>
                  </w:rPr>
                </w:rPrChange>
              </w:rPr>
            </w:pPr>
            <w:r w:rsidRPr="009B5D66">
              <w:rPr>
                <w:rFonts w:cstheme="minorHAnsi"/>
                <w:sz w:val="18"/>
                <w:szCs w:val="18"/>
                <w:highlight w:val="yellow"/>
                <w:rPrChange w:id="19" w:author="Fabienne Schmaus" w:date="2026-04-30T15:42:00Z" w16du:dateUtc="2026-04-30T13:42:00Z">
                  <w:rPr>
                    <w:rFonts w:cstheme="minorHAnsi"/>
                    <w:color w:val="EE0000"/>
                    <w:sz w:val="18"/>
                    <w:szCs w:val="18"/>
                    <w:highlight w:val="yellow"/>
                  </w:rPr>
                </w:rPrChange>
              </w:rPr>
              <w:t>((</w:t>
            </w:r>
            <w:r w:rsidR="00DF669F" w:rsidRPr="009B5D66">
              <w:rPr>
                <w:rFonts w:cstheme="minorHAnsi"/>
                <w:b/>
                <w:bCs/>
                <w:sz w:val="18"/>
                <w:szCs w:val="18"/>
                <w:highlight w:val="yellow"/>
                <w:rPrChange w:id="20" w:author="Fabienne Schmaus" w:date="2026-04-30T15:42:00Z" w16du:dateUtc="2026-04-30T13:42:00Z">
                  <w:rPr>
                    <w:rFonts w:cstheme="minorHAnsi"/>
                    <w:b/>
                    <w:bCs/>
                    <w:color w:val="EE0000"/>
                    <w:sz w:val="18"/>
                    <w:szCs w:val="18"/>
                    <w:highlight w:val="yellow"/>
                  </w:rPr>
                </w:rPrChange>
              </w:rPr>
              <w:t>Bildvorschlag</w:t>
            </w:r>
          </w:p>
          <w:p w14:paraId="098A6A0F" w14:textId="0E3DB00B" w:rsidR="00DF669F" w:rsidRPr="009B5D66" w:rsidRDefault="00DF669F" w:rsidP="00FB679F">
            <w:pPr>
              <w:spacing w:line="276" w:lineRule="auto"/>
              <w:rPr>
                <w:rFonts w:cstheme="minorHAnsi"/>
                <w:sz w:val="18"/>
                <w:szCs w:val="18"/>
                <w:rPrChange w:id="21" w:author="Fabienne Schmaus" w:date="2026-04-30T15:42:00Z" w16du:dateUtc="2026-04-30T13:42:00Z">
                  <w:rPr>
                    <w:rFonts w:cstheme="minorHAnsi"/>
                    <w:color w:val="EE0000"/>
                    <w:sz w:val="18"/>
                    <w:szCs w:val="18"/>
                  </w:rPr>
                </w:rPrChange>
              </w:rPr>
            </w:pPr>
            <w:r w:rsidRPr="009B5D66">
              <w:rPr>
                <w:rFonts w:cstheme="minorHAnsi"/>
                <w:sz w:val="18"/>
                <w:szCs w:val="18"/>
                <w:highlight w:val="yellow"/>
                <w:rPrChange w:id="22" w:author="Fabienne Schmaus" w:date="2026-04-30T15:42:00Z" w16du:dateUtc="2026-04-30T13:42:00Z">
                  <w:rPr>
                    <w:rFonts w:cstheme="minorHAnsi"/>
                    <w:color w:val="EE0000"/>
                    <w:sz w:val="18"/>
                    <w:szCs w:val="18"/>
                    <w:highlight w:val="yellow"/>
                  </w:rPr>
                </w:rPrChange>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9B5D66" w:rsidRDefault="00DF669F" w:rsidP="00FB679F">
            <w:pPr>
              <w:spacing w:line="276" w:lineRule="auto"/>
              <w:rPr>
                <w:rFonts w:cstheme="minorHAnsi"/>
                <w:b/>
                <w:bCs/>
                <w:rPrChange w:id="23" w:author="Fabienne Schmaus" w:date="2026-04-30T15:42:00Z" w16du:dateUtc="2026-04-30T13:42:00Z">
                  <w:rPr>
                    <w:rFonts w:cstheme="minorHAnsi"/>
                    <w:b/>
                    <w:bCs/>
                    <w:color w:val="EE0000"/>
                  </w:rPr>
                </w:rPrChange>
              </w:rPr>
            </w:pPr>
          </w:p>
        </w:tc>
        <w:tc>
          <w:tcPr>
            <w:tcW w:w="3119" w:type="dxa"/>
          </w:tcPr>
          <w:p w14:paraId="7B0E4366" w14:textId="77777777" w:rsidR="00213937" w:rsidRPr="009B5D66" w:rsidRDefault="00213937" w:rsidP="00FB679F">
            <w:pPr>
              <w:spacing w:line="276" w:lineRule="auto"/>
              <w:rPr>
                <w:rFonts w:cstheme="minorHAnsi"/>
                <w:sz w:val="20"/>
                <w:szCs w:val="20"/>
                <w:rPrChange w:id="24" w:author="Fabienne Schmaus" w:date="2026-04-30T15:42:00Z" w16du:dateUtc="2026-04-30T13:42:00Z">
                  <w:rPr>
                    <w:rFonts w:cstheme="minorHAnsi"/>
                    <w:color w:val="EE0000"/>
                    <w:sz w:val="20"/>
                    <w:szCs w:val="20"/>
                  </w:rPr>
                </w:rPrChange>
              </w:rPr>
            </w:pPr>
            <w:r w:rsidRPr="009B5D66">
              <w:rPr>
                <w:rFonts w:cstheme="minorHAnsi"/>
                <w:sz w:val="20"/>
                <w:szCs w:val="20"/>
                <w:highlight w:val="yellow"/>
                <w:rPrChange w:id="25" w:author="Fabienne Schmaus" w:date="2026-04-30T15:42:00Z" w16du:dateUtc="2026-04-30T13:42:00Z">
                  <w:rPr>
                    <w:rFonts w:cstheme="minorHAnsi"/>
                    <w:color w:val="EE0000"/>
                    <w:sz w:val="20"/>
                    <w:szCs w:val="20"/>
                    <w:highlight w:val="yellow"/>
                  </w:rPr>
                </w:rPrChange>
              </w:rPr>
              <w:t>((grüner Kasten))</w:t>
            </w:r>
          </w:p>
          <w:p w14:paraId="7CC469E8" w14:textId="6BF98FD3" w:rsidR="00DF669F" w:rsidRPr="009B5D66" w:rsidRDefault="00DF669F" w:rsidP="00FB679F">
            <w:pPr>
              <w:spacing w:line="276" w:lineRule="auto"/>
              <w:rPr>
                <w:rFonts w:cstheme="minorHAnsi"/>
                <w:b/>
                <w:bCs/>
                <w:sz w:val="18"/>
                <w:szCs w:val="18"/>
                <w:rPrChange w:id="26" w:author="Fabienne Schmaus" w:date="2026-04-30T15:42:00Z" w16du:dateUtc="2026-04-30T13:42:00Z">
                  <w:rPr>
                    <w:rFonts w:cstheme="minorHAnsi"/>
                    <w:b/>
                    <w:bCs/>
                    <w:color w:val="EE0000"/>
                    <w:sz w:val="18"/>
                    <w:szCs w:val="18"/>
                  </w:rPr>
                </w:rPrChange>
              </w:rPr>
            </w:pPr>
            <w:r w:rsidRPr="009B5D66">
              <w:rPr>
                <w:rFonts w:cstheme="minorHAnsi"/>
                <w:sz w:val="20"/>
                <w:szCs w:val="20"/>
                <w:rPrChange w:id="27" w:author="Fabienne Schmaus" w:date="2026-04-30T15:42:00Z" w16du:dateUtc="2026-04-30T13:42:00Z">
                  <w:rPr>
                    <w:rFonts w:cstheme="minorHAnsi"/>
                    <w:color w:val="000000" w:themeColor="text1"/>
                    <w:sz w:val="20"/>
                    <w:szCs w:val="20"/>
                  </w:rPr>
                </w:rPrChange>
              </w:rPr>
              <w:t xml:space="preserve">Die verwendeten Onlinematerialien und -werkzeuge sind </w:t>
            </w:r>
            <w:commentRangeStart w:id="28"/>
            <w:commentRangeStart w:id="29"/>
            <w:r w:rsidRPr="009B5D66">
              <w:rPr>
                <w:rFonts w:cstheme="minorHAnsi"/>
                <w:sz w:val="20"/>
                <w:szCs w:val="20"/>
                <w:rPrChange w:id="30" w:author="Fabienne Schmaus" w:date="2026-04-30T15:42:00Z" w16du:dateUtc="2026-04-30T13:42:00Z">
                  <w:rPr>
                    <w:rFonts w:cstheme="minorHAnsi"/>
                    <w:color w:val="000000" w:themeColor="text1"/>
                    <w:sz w:val="20"/>
                    <w:szCs w:val="20"/>
                  </w:rPr>
                </w:rPrChange>
              </w:rPr>
              <w:t>DSGVO</w:t>
            </w:r>
            <w:commentRangeEnd w:id="28"/>
            <w:r w:rsidR="00C548EF" w:rsidRPr="009B5D66">
              <w:rPr>
                <w:rStyle w:val="Kommentarzeichen"/>
                <w:rFonts w:cstheme="minorHAnsi"/>
                <w:sz w:val="20"/>
                <w:szCs w:val="20"/>
                <w:rPrChange w:id="31" w:author="Fabienne Schmaus" w:date="2026-04-30T15:42:00Z" w16du:dateUtc="2026-04-30T13:42:00Z">
                  <w:rPr>
                    <w:rStyle w:val="Kommentarzeichen"/>
                    <w:rFonts w:cstheme="minorHAnsi"/>
                    <w:color w:val="000000" w:themeColor="text1"/>
                    <w:sz w:val="20"/>
                    <w:szCs w:val="20"/>
                  </w:rPr>
                </w:rPrChange>
              </w:rPr>
              <w:commentReference w:id="28"/>
            </w:r>
            <w:commentRangeEnd w:id="29"/>
            <w:r w:rsidR="009B5D66" w:rsidRPr="009B5D66">
              <w:rPr>
                <w:rStyle w:val="Kommentarzeichen"/>
                <w:rFonts w:cstheme="minorHAnsi"/>
                <w:sz w:val="20"/>
                <w:szCs w:val="20"/>
                <w:rPrChange w:id="32" w:author="Fabienne Schmaus" w:date="2026-04-30T15:42:00Z" w16du:dateUtc="2026-04-30T13:42:00Z">
                  <w:rPr>
                    <w:rStyle w:val="Kommentarzeichen"/>
                    <w:rFonts w:cstheme="minorHAnsi"/>
                    <w:color w:val="000000" w:themeColor="text1"/>
                    <w:sz w:val="20"/>
                    <w:szCs w:val="20"/>
                  </w:rPr>
                </w:rPrChange>
              </w:rPr>
              <w:commentReference w:id="29"/>
            </w:r>
            <w:r w:rsidRPr="009B5D66">
              <w:rPr>
                <w:rFonts w:cstheme="minorHAnsi"/>
                <w:sz w:val="20"/>
                <w:szCs w:val="20"/>
                <w:rPrChange w:id="33" w:author="Fabienne Schmaus" w:date="2026-04-30T15:42:00Z" w16du:dateUtc="2026-04-30T13:42:00Z">
                  <w:rPr>
                    <w:rFonts w:cstheme="minorHAnsi"/>
                    <w:color w:val="000000" w:themeColor="text1"/>
                    <w:sz w:val="20"/>
                    <w:szCs w:val="20"/>
                  </w:rPr>
                </w:rPrChange>
              </w:rPr>
              <w:t>-konform.</w:t>
            </w:r>
          </w:p>
        </w:tc>
      </w:tr>
    </w:tbl>
    <w:p w14:paraId="22224599" w14:textId="77777777" w:rsidR="00213937" w:rsidRPr="007D7FE0" w:rsidRDefault="00213937" w:rsidP="00DF669F">
      <w:pPr>
        <w:spacing w:line="276" w:lineRule="auto"/>
        <w:rPr>
          <w:rFonts w:cstheme="minorHAnsi"/>
          <w:b/>
          <w:bCs/>
          <w:color w:val="EE0000"/>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7A70447D"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w:t>
            </w:r>
            <w:ins w:id="34" w:author="Fabienne Schmaus" w:date="2026-04-30T15:44:00Z" w16du:dateUtc="2026-04-30T13:44:00Z">
              <w:r w:rsidR="009B5D66">
                <w:rPr>
                  <w:rFonts w:cstheme="minorHAnsi"/>
                  <w:color w:val="000000" w:themeColor="text1"/>
                </w:rPr>
                <w:t>-</w:t>
              </w:r>
            </w:ins>
            <w:del w:id="35" w:author="Fabienne Schmaus" w:date="2026-04-30T15:44:00Z" w16du:dateUtc="2026-04-30T13:44:00Z">
              <w:r w:rsidR="00175712" w:rsidRPr="00DF1D6F" w:rsidDel="009B5D66">
                <w:rPr>
                  <w:rFonts w:cstheme="minorHAnsi"/>
                  <w:color w:val="000000" w:themeColor="text1"/>
                </w:rPr>
                <w:delText xml:space="preserve"> </w:delText>
              </w:r>
            </w:del>
            <w:r w:rsidR="00175712" w:rsidRPr="00DF1D6F">
              <w:rPr>
                <w:rFonts w:cstheme="minorHAnsi"/>
                <w:color w:val="000000" w:themeColor="text1"/>
              </w:rPr>
              <w:t>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9B5D66" w:rsidRDefault="00DF669F" w:rsidP="00DF669F">
      <w:pPr>
        <w:spacing w:line="276" w:lineRule="auto"/>
        <w:rPr>
          <w:rFonts w:cstheme="minorHAnsi"/>
          <w:sz w:val="24"/>
          <w:szCs w:val="24"/>
          <w:rPrChange w:id="36" w:author="Fabienne Schmaus" w:date="2026-04-30T15:44:00Z" w16du:dateUtc="2026-04-30T13:44:00Z">
            <w:rPr>
              <w:rFonts w:cstheme="minorHAnsi"/>
              <w:color w:val="EE0000"/>
              <w:sz w:val="24"/>
              <w:szCs w:val="24"/>
            </w:rPr>
          </w:rPrChange>
        </w:rPr>
      </w:pPr>
      <w:r w:rsidRPr="009B5D66">
        <w:rPr>
          <w:rFonts w:cstheme="minorHAnsi"/>
          <w:sz w:val="24"/>
          <w:szCs w:val="24"/>
          <w:highlight w:val="lightGray"/>
          <w:rPrChange w:id="37" w:author="Fabienne Schmaus" w:date="2026-04-30T15:44:00Z" w16du:dateUtc="2026-04-30T13:44:00Z">
            <w:rPr>
              <w:rFonts w:cstheme="minorHAnsi"/>
              <w:color w:val="EE0000"/>
              <w:sz w:val="24"/>
              <w:szCs w:val="24"/>
              <w:highlight w:val="lightGray"/>
            </w:rPr>
          </w:rPrChange>
        </w:rPr>
        <w:br w:type="page"/>
      </w:r>
    </w:p>
    <w:p w14:paraId="26C97897" w14:textId="59F483FE" w:rsidR="00775017" w:rsidRPr="009B5D66" w:rsidRDefault="00775017" w:rsidP="00775017">
      <w:pPr>
        <w:spacing w:after="0" w:line="276" w:lineRule="auto"/>
        <w:rPr>
          <w:rFonts w:cstheme="minorHAnsi"/>
          <w:sz w:val="24"/>
          <w:szCs w:val="24"/>
          <w:rPrChange w:id="38" w:author="Fabienne Schmaus" w:date="2026-04-30T15:44:00Z" w16du:dateUtc="2026-04-30T13:44:00Z">
            <w:rPr>
              <w:rFonts w:cstheme="minorHAnsi"/>
              <w:color w:val="EE0000"/>
              <w:sz w:val="24"/>
              <w:szCs w:val="24"/>
            </w:rPr>
          </w:rPrChange>
        </w:rPr>
      </w:pPr>
      <w:r w:rsidRPr="009B5D66">
        <w:rPr>
          <w:rFonts w:cstheme="minorHAnsi"/>
          <w:sz w:val="24"/>
          <w:szCs w:val="24"/>
          <w:highlight w:val="yellow"/>
          <w:rPrChange w:id="39" w:author="Fabienne Schmaus" w:date="2026-04-30T15:44:00Z" w16du:dateUtc="2026-04-30T13:44:00Z">
            <w:rPr>
              <w:rFonts w:cstheme="minorHAnsi"/>
              <w:color w:val="EE0000"/>
              <w:sz w:val="24"/>
              <w:szCs w:val="24"/>
              <w:highlight w:val="yellow"/>
            </w:rPr>
          </w:rPrChange>
        </w:rPr>
        <w:lastRenderedPageBreak/>
        <w:t>((Seite 2))</w:t>
      </w:r>
    </w:p>
    <w:tbl>
      <w:tblPr>
        <w:tblStyle w:val="Tabellenraster"/>
        <w:tblW w:w="0" w:type="auto"/>
        <w:tblLook w:val="04A0" w:firstRow="1" w:lastRow="0" w:firstColumn="1" w:lastColumn="0" w:noHBand="0" w:noVBand="1"/>
      </w:tblPr>
      <w:tblGrid>
        <w:gridCol w:w="10343"/>
      </w:tblGrid>
      <w:tr w:rsidR="00DF669F" w:rsidRPr="007D7FE0" w14:paraId="74A8A338" w14:textId="77777777" w:rsidTr="006669AF">
        <w:tc>
          <w:tcPr>
            <w:tcW w:w="10343" w:type="dxa"/>
          </w:tcPr>
          <w:p w14:paraId="48599405" w14:textId="77777777" w:rsidR="00DF669F" w:rsidRPr="00175712" w:rsidRDefault="00DF669F" w:rsidP="00FB679F">
            <w:pPr>
              <w:spacing w:line="276" w:lineRule="auto"/>
              <w:rPr>
                <w:rFonts w:cstheme="minorHAnsi"/>
                <w:b/>
                <w:bCs/>
                <w:sz w:val="24"/>
                <w:szCs w:val="24"/>
              </w:rPr>
            </w:pPr>
            <w:r w:rsidRPr="00175712">
              <w:rPr>
                <w:rFonts w:cstheme="minorHAnsi"/>
                <w:b/>
                <w:bCs/>
                <w:sz w:val="24"/>
                <w:szCs w:val="24"/>
              </w:rPr>
              <w:t xml:space="preserve">KMK-Kompetenzen </w:t>
            </w:r>
          </w:p>
          <w:p w14:paraId="72096D19" w14:textId="25E2130F" w:rsidR="00175712" w:rsidRPr="00175712" w:rsidRDefault="00DF669F" w:rsidP="00FB679F">
            <w:pPr>
              <w:spacing w:line="276" w:lineRule="auto"/>
              <w:rPr>
                <w:rFonts w:cstheme="minorHAnsi"/>
              </w:rPr>
            </w:pPr>
            <w:r w:rsidRPr="00175712">
              <w:rPr>
                <w:rFonts w:cstheme="minorHAnsi"/>
              </w:rPr>
              <w:t xml:space="preserve">&gt; </w:t>
            </w:r>
            <w:r w:rsidR="00175712" w:rsidRPr="00175712">
              <w:rPr>
                <w:rFonts w:cstheme="minorHAnsi"/>
              </w:rPr>
              <w:t>Produzieren und Präsentieren</w:t>
            </w:r>
            <w:r w:rsidR="00175712">
              <w:rPr>
                <w:rFonts w:cstheme="minorHAnsi"/>
              </w:rPr>
              <w:t>:</w:t>
            </w:r>
            <w:r w:rsidR="00175712" w:rsidRPr="00175712">
              <w:rPr>
                <w:rFonts w:cstheme="minorHAnsi"/>
              </w:rPr>
              <w:t xml:space="preserve"> Eigene und fiktive Online-Profile gestalten, analysieren und reflektieren; bewusste Entscheidungen über Selbstdarstellung treffen </w:t>
            </w:r>
          </w:p>
          <w:p w14:paraId="40F91CCF" w14:textId="181D0B4F" w:rsidR="001C16A9" w:rsidRPr="00597F27" w:rsidRDefault="00175712" w:rsidP="00FB679F">
            <w:pPr>
              <w:spacing w:line="276" w:lineRule="auto"/>
              <w:rPr>
                <w:rFonts w:cstheme="minorHAnsi"/>
              </w:rPr>
            </w:pPr>
            <w:r w:rsidRPr="00597F27">
              <w:rPr>
                <w:rFonts w:cstheme="minorHAnsi"/>
              </w:rPr>
              <w:t>&gt; Schützen und sicher Agieren: Psychische Gesundheit schützen; Risiken sozialer Vergleiche, externer Validation und Perfektionsdruck erkennen und einschätzen</w:t>
            </w:r>
          </w:p>
          <w:p w14:paraId="5AF1F7AC" w14:textId="25377321" w:rsidR="00175712" w:rsidRPr="00597F27" w:rsidRDefault="00DF669F" w:rsidP="00FB679F">
            <w:pPr>
              <w:spacing w:line="276" w:lineRule="auto"/>
              <w:rPr>
                <w:rFonts w:cstheme="minorHAnsi"/>
              </w:rPr>
            </w:pPr>
            <w:r w:rsidRPr="00597F27">
              <w:rPr>
                <w:rFonts w:cstheme="minorHAnsi"/>
              </w:rPr>
              <w:t xml:space="preserve">&gt; </w:t>
            </w:r>
            <w:r w:rsidR="00175712" w:rsidRPr="00597F27">
              <w:rPr>
                <w:rFonts w:cstheme="minorHAnsi"/>
              </w:rPr>
              <w:t xml:space="preserve">Analysieren und Reflektieren: Strategien digitaler Selbstdarstellung kritisch analysieren; die eigene Online-Nutzung reflektieren und ggf. modifizieren </w:t>
            </w:r>
          </w:p>
          <w:p w14:paraId="52E6A083" w14:textId="75C374CC" w:rsidR="00DF669F" w:rsidRPr="007D7FE0" w:rsidRDefault="00DF669F" w:rsidP="00FB679F">
            <w:pPr>
              <w:spacing w:line="276" w:lineRule="auto"/>
              <w:rPr>
                <w:rFonts w:cstheme="minorHAnsi"/>
                <w:i/>
                <w:iCs/>
                <w:color w:val="EE0000"/>
              </w:rPr>
            </w:pPr>
            <w:r w:rsidRPr="00597F27">
              <w:rPr>
                <w:rFonts w:cstheme="minorHAnsi"/>
              </w:rPr>
              <w:t xml:space="preserve">&gt; </w:t>
            </w:r>
            <w:r w:rsidR="00175712" w:rsidRPr="00597F27">
              <w:rPr>
                <w:rFonts w:cstheme="minorHAnsi"/>
              </w:rPr>
              <w:t>Kommunizieren und Kooperieren: Unterschiede zwischen kuratierter Online-Kommunikation und echter Beziehung verstehen; Umgangsregeln im Netz kennen</w:t>
            </w:r>
          </w:p>
        </w:tc>
      </w:tr>
    </w:tbl>
    <w:p w14:paraId="048A8F30" w14:textId="77777777" w:rsidR="00DF669F" w:rsidRPr="009B5D66" w:rsidRDefault="00DF669F" w:rsidP="00DF669F">
      <w:pPr>
        <w:spacing w:line="276" w:lineRule="auto"/>
        <w:rPr>
          <w:rFonts w:cstheme="minorHAnsi"/>
          <w:rPrChange w:id="40" w:author="Fabienne Schmaus" w:date="2026-04-30T15:45:00Z" w16du:dateUtc="2026-04-30T13:45:00Z">
            <w:rPr>
              <w:rFonts w:cstheme="minorHAnsi"/>
              <w:color w:val="EE0000"/>
            </w:rPr>
          </w:rPrChange>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A0CFE03"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B79C4C8"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9B5D66" w:rsidRDefault="00DF669F" w:rsidP="00DF669F">
      <w:pPr>
        <w:spacing w:line="276" w:lineRule="auto"/>
        <w:rPr>
          <w:rFonts w:cstheme="minorHAnsi"/>
          <w:sz w:val="16"/>
          <w:szCs w:val="16"/>
          <w:rPrChange w:id="41" w:author="Fabienne Schmaus" w:date="2026-04-30T15:45:00Z" w16du:dateUtc="2026-04-30T13:45:00Z">
            <w:rPr>
              <w:rFonts w:cstheme="minorHAnsi"/>
              <w:color w:val="EE0000"/>
              <w:sz w:val="16"/>
              <w:szCs w:val="16"/>
            </w:rPr>
          </w:rPrChange>
        </w:rPr>
      </w:pPr>
    </w:p>
    <w:tbl>
      <w:tblPr>
        <w:tblStyle w:val="Tabellenraster"/>
        <w:tblW w:w="0" w:type="auto"/>
        <w:tblLook w:val="04A0" w:firstRow="1" w:lastRow="0" w:firstColumn="1" w:lastColumn="0" w:noHBand="0" w:noVBand="1"/>
      </w:tblPr>
      <w:tblGrid>
        <w:gridCol w:w="3681"/>
        <w:gridCol w:w="6662"/>
      </w:tblGrid>
      <w:tr w:rsidR="007D7FE0" w:rsidRPr="009B5D66" w14:paraId="0B94CA60" w14:textId="77777777" w:rsidTr="006669AF">
        <w:tc>
          <w:tcPr>
            <w:tcW w:w="3681" w:type="dxa"/>
          </w:tcPr>
          <w:p w14:paraId="2EA2F8C4" w14:textId="77777777" w:rsidR="00DF669F" w:rsidRPr="009B5D66" w:rsidRDefault="00DF669F" w:rsidP="00FB679F">
            <w:pPr>
              <w:spacing w:line="276" w:lineRule="auto"/>
              <w:rPr>
                <w:rFonts w:cstheme="minorHAnsi"/>
                <w:b/>
                <w:bCs/>
              </w:rPr>
            </w:pPr>
            <w:r w:rsidRPr="009B5D66">
              <w:rPr>
                <w:rFonts w:cstheme="minorHAnsi"/>
                <w:b/>
                <w:bCs/>
              </w:rPr>
              <w:t>Sozialform</w:t>
            </w:r>
          </w:p>
          <w:p w14:paraId="7E2BF695" w14:textId="77777777" w:rsidR="002C5BB5" w:rsidRPr="009B5D66" w:rsidRDefault="00AC68BE" w:rsidP="00AC68BE">
            <w:pPr>
              <w:spacing w:line="276" w:lineRule="auto"/>
              <w:rPr>
                <w:rFonts w:cstheme="minorHAnsi"/>
                <w:rPrChange w:id="42" w:author="Fabienne Schmaus" w:date="2026-04-30T15:45:00Z" w16du:dateUtc="2026-04-30T13:45:00Z">
                  <w:rPr>
                    <w:rFonts w:cstheme="minorHAnsi"/>
                    <w:color w:val="000000" w:themeColor="text1"/>
                  </w:rPr>
                </w:rPrChange>
              </w:rPr>
            </w:pPr>
            <w:r w:rsidRPr="009B5D66">
              <w:rPr>
                <w:rFonts w:cstheme="minorHAnsi"/>
                <w:rPrChange w:id="43" w:author="Fabienne Schmaus" w:date="2026-04-30T15:45:00Z" w16du:dateUtc="2026-04-30T13:45:00Z">
                  <w:rPr>
                    <w:rFonts w:cstheme="minorHAnsi"/>
                    <w:color w:val="000000" w:themeColor="text1"/>
                  </w:rPr>
                </w:rPrChange>
              </w:rPr>
              <w:t xml:space="preserve">&gt; Plenum </w:t>
            </w:r>
          </w:p>
          <w:p w14:paraId="0CCAEC54" w14:textId="17142ACA" w:rsidR="002C5BB5" w:rsidRPr="009B5D66" w:rsidRDefault="002C5BB5" w:rsidP="002C5BB5">
            <w:pPr>
              <w:spacing w:line="276" w:lineRule="auto"/>
              <w:rPr>
                <w:rFonts w:cstheme="minorHAnsi"/>
                <w:rPrChange w:id="44" w:author="Fabienne Schmaus" w:date="2026-04-30T15:45:00Z" w16du:dateUtc="2026-04-30T13:45:00Z">
                  <w:rPr>
                    <w:rFonts w:cstheme="minorHAnsi"/>
                    <w:color w:val="000000" w:themeColor="text1"/>
                  </w:rPr>
                </w:rPrChange>
              </w:rPr>
            </w:pPr>
            <w:r w:rsidRPr="009B5D66">
              <w:rPr>
                <w:rFonts w:cstheme="minorHAnsi"/>
                <w:rPrChange w:id="45" w:author="Fabienne Schmaus" w:date="2026-04-30T15:45:00Z" w16du:dateUtc="2026-04-30T13:45:00Z">
                  <w:rPr>
                    <w:rFonts w:cstheme="minorHAnsi"/>
                    <w:color w:val="000000" w:themeColor="text1"/>
                  </w:rPr>
                </w:rPrChange>
              </w:rPr>
              <w:t>&gt; 3er-</w:t>
            </w:r>
            <w:r w:rsidR="00F37DE8" w:rsidRPr="009B5D66">
              <w:rPr>
                <w:rFonts w:cstheme="minorHAnsi"/>
                <w:rPrChange w:id="46" w:author="Fabienne Schmaus" w:date="2026-04-30T15:45:00Z" w16du:dateUtc="2026-04-30T13:45:00Z">
                  <w:rPr>
                    <w:rFonts w:cstheme="minorHAnsi"/>
                    <w:color w:val="000000" w:themeColor="text1"/>
                  </w:rPr>
                </w:rPrChange>
              </w:rPr>
              <w:t>/</w:t>
            </w:r>
            <w:r w:rsidR="00304C76" w:rsidRPr="009B5D66">
              <w:rPr>
                <w:rFonts w:cstheme="minorHAnsi"/>
                <w:rPrChange w:id="47" w:author="Fabienne Schmaus" w:date="2026-04-30T15:45:00Z" w16du:dateUtc="2026-04-30T13:45:00Z">
                  <w:rPr>
                    <w:rFonts w:cstheme="minorHAnsi"/>
                    <w:color w:val="000000" w:themeColor="text1"/>
                  </w:rPr>
                </w:rPrChange>
              </w:rPr>
              <w:t>4er-</w:t>
            </w:r>
            <w:r w:rsidRPr="009B5D66">
              <w:rPr>
                <w:rFonts w:cstheme="minorHAnsi"/>
                <w:rPrChange w:id="48" w:author="Fabienne Schmaus" w:date="2026-04-30T15:45:00Z" w16du:dateUtc="2026-04-30T13:45:00Z">
                  <w:rPr>
                    <w:rFonts w:cstheme="minorHAnsi"/>
                    <w:color w:val="000000" w:themeColor="text1"/>
                  </w:rPr>
                </w:rPrChange>
              </w:rPr>
              <w:t>Gruppen</w:t>
            </w:r>
          </w:p>
          <w:p w14:paraId="5FD8F8CD" w14:textId="7AB31B1C" w:rsidR="002C5BB5" w:rsidRPr="009B5D66" w:rsidRDefault="002C5BB5" w:rsidP="002C5BB5">
            <w:pPr>
              <w:spacing w:line="276" w:lineRule="auto"/>
              <w:rPr>
                <w:rFonts w:cstheme="minorHAnsi"/>
                <w:rPrChange w:id="49" w:author="Fabienne Schmaus" w:date="2026-04-30T15:45:00Z" w16du:dateUtc="2026-04-30T13:45:00Z">
                  <w:rPr>
                    <w:rFonts w:cstheme="minorHAnsi"/>
                    <w:color w:val="000000" w:themeColor="text1"/>
                  </w:rPr>
                </w:rPrChange>
              </w:rPr>
            </w:pPr>
            <w:r w:rsidRPr="009B5D66">
              <w:rPr>
                <w:rFonts w:cstheme="minorHAnsi"/>
                <w:rPrChange w:id="50" w:author="Fabienne Schmaus" w:date="2026-04-30T15:45:00Z" w16du:dateUtc="2026-04-30T13:45:00Z">
                  <w:rPr>
                    <w:rFonts w:cstheme="minorHAnsi"/>
                    <w:color w:val="000000" w:themeColor="text1"/>
                  </w:rPr>
                </w:rPrChange>
              </w:rPr>
              <w:t>&gt; 2er-Gruppen</w:t>
            </w:r>
          </w:p>
          <w:p w14:paraId="101AE99C" w14:textId="5388BAB8" w:rsidR="00DF669F" w:rsidRPr="009B5D66" w:rsidRDefault="002C5BB5" w:rsidP="00AC68BE">
            <w:pPr>
              <w:spacing w:line="276" w:lineRule="auto"/>
              <w:rPr>
                <w:rFonts w:cstheme="minorHAnsi"/>
                <w:rPrChange w:id="51" w:author="Fabienne Schmaus" w:date="2026-04-30T15:45:00Z" w16du:dateUtc="2026-04-30T13:45:00Z">
                  <w:rPr>
                    <w:rFonts w:cstheme="minorHAnsi"/>
                    <w:color w:val="EE0000"/>
                  </w:rPr>
                </w:rPrChange>
              </w:rPr>
            </w:pPr>
            <w:r w:rsidRPr="009B5D66">
              <w:rPr>
                <w:rFonts w:cstheme="minorHAnsi"/>
                <w:rPrChange w:id="52" w:author="Fabienne Schmaus" w:date="2026-04-30T15:45:00Z" w16du:dateUtc="2026-04-30T13:45:00Z">
                  <w:rPr>
                    <w:rFonts w:cstheme="minorHAnsi"/>
                    <w:color w:val="000000" w:themeColor="text1"/>
                  </w:rPr>
                </w:rPrChange>
              </w:rPr>
              <w:t>&gt; Einzelarbeit</w:t>
            </w:r>
          </w:p>
        </w:tc>
        <w:tc>
          <w:tcPr>
            <w:tcW w:w="6662" w:type="dxa"/>
          </w:tcPr>
          <w:p w14:paraId="7380CD13" w14:textId="77777777" w:rsidR="00DF669F" w:rsidRPr="009B5D66" w:rsidRDefault="00DF669F" w:rsidP="00FB679F">
            <w:pPr>
              <w:spacing w:line="276" w:lineRule="auto"/>
              <w:rPr>
                <w:rFonts w:cstheme="minorHAnsi"/>
                <w:b/>
                <w:bCs/>
              </w:rPr>
            </w:pPr>
            <w:r w:rsidRPr="009B5D66">
              <w:rPr>
                <w:rFonts w:cstheme="minorHAnsi"/>
                <w:b/>
                <w:bCs/>
              </w:rPr>
              <w:t>Kursmaterial (Lehrkraft)</w:t>
            </w:r>
          </w:p>
          <w:p w14:paraId="61C988DF" w14:textId="181AECAD" w:rsidR="00DF669F" w:rsidRPr="009B5D66" w:rsidRDefault="00AC68BE" w:rsidP="00FB679F">
            <w:pPr>
              <w:spacing w:line="276" w:lineRule="auto"/>
              <w:rPr>
                <w:rFonts w:cstheme="minorHAnsi"/>
                <w:rPrChange w:id="53" w:author="Fabienne Schmaus" w:date="2026-04-30T15:45:00Z" w16du:dateUtc="2026-04-30T13:45:00Z">
                  <w:rPr>
                    <w:rFonts w:cstheme="minorHAnsi"/>
                    <w:color w:val="EE0000"/>
                  </w:rPr>
                </w:rPrChange>
              </w:rPr>
            </w:pPr>
            <w:r w:rsidRPr="009B5D66">
              <w:rPr>
                <w:rFonts w:cstheme="minorHAnsi"/>
                <w:rPrChange w:id="54" w:author="Fabienne Schmaus" w:date="2026-04-30T15:45:00Z" w16du:dateUtc="2026-04-30T13:45:00Z">
                  <w:rPr>
                    <w:rFonts w:cstheme="minorHAnsi"/>
                    <w:color w:val="000000" w:themeColor="text1"/>
                  </w:rPr>
                </w:rPrChange>
              </w:rPr>
              <w:t>&gt; Tablet oder Laptop mit Internetzugang</w:t>
            </w:r>
            <w:r w:rsidRPr="009B5D66">
              <w:rPr>
                <w:rFonts w:cstheme="minorHAnsi"/>
                <w:rPrChange w:id="55" w:author="Fabienne Schmaus" w:date="2026-04-30T15:45:00Z" w16du:dateUtc="2026-04-30T13:45:00Z">
                  <w:rPr>
                    <w:rFonts w:cstheme="minorHAnsi"/>
                    <w:color w:val="000000" w:themeColor="text1"/>
                  </w:rPr>
                </w:rPrChange>
              </w:rPr>
              <w:br/>
              <w:t>&gt; Beamer oder Smartboard (</w:t>
            </w:r>
            <w:r w:rsidR="0043547B" w:rsidRPr="009B5D66">
              <w:rPr>
                <w:rFonts w:cstheme="minorHAnsi"/>
                <w:rPrChange w:id="56" w:author="Fabienne Schmaus" w:date="2026-04-30T15:45:00Z" w16du:dateUtc="2026-04-30T13:45:00Z">
                  <w:rPr>
                    <w:rFonts w:cstheme="minorHAnsi"/>
                    <w:color w:val="000000" w:themeColor="text1"/>
                  </w:rPr>
                </w:rPrChange>
              </w:rPr>
              <w:t>a</w:t>
            </w:r>
            <w:r w:rsidRPr="009B5D66">
              <w:rPr>
                <w:rFonts w:cstheme="minorHAnsi"/>
                <w:rPrChange w:id="57" w:author="Fabienne Schmaus" w:date="2026-04-30T15:45:00Z" w16du:dateUtc="2026-04-30T13:45:00Z">
                  <w:rPr>
                    <w:rFonts w:cstheme="minorHAnsi"/>
                    <w:color w:val="000000" w:themeColor="text1"/>
                  </w:rPr>
                </w:rPrChange>
              </w:rPr>
              <w:t>lternativ: Tafel oder Flipchart)</w:t>
            </w:r>
            <w:r w:rsidRPr="009B5D66">
              <w:rPr>
                <w:rFonts w:cstheme="minorHAnsi"/>
                <w:rPrChange w:id="58" w:author="Fabienne Schmaus" w:date="2026-04-30T15:45:00Z" w16du:dateUtc="2026-04-30T13:45:00Z">
                  <w:rPr>
                    <w:rFonts w:cstheme="minorHAnsi"/>
                    <w:color w:val="000000" w:themeColor="text1"/>
                  </w:rPr>
                </w:rPrChange>
              </w:rPr>
              <w:br/>
              <w:t xml:space="preserve">&gt; </w:t>
            </w:r>
            <w:r w:rsidR="002C5BB5" w:rsidRPr="009B5D66">
              <w:rPr>
                <w:rFonts w:cstheme="minorHAnsi"/>
                <w:rPrChange w:id="59" w:author="Fabienne Schmaus" w:date="2026-04-30T15:45:00Z" w16du:dateUtc="2026-04-30T13:45:00Z">
                  <w:rPr>
                    <w:rFonts w:cstheme="minorHAnsi"/>
                    <w:color w:val="000000" w:themeColor="text1"/>
                  </w:rPr>
                </w:rPrChange>
              </w:rPr>
              <w:t>Handreichung für Lehrkräfte</w:t>
            </w:r>
            <w:r w:rsidR="002C5BB5" w:rsidRPr="009B5D66" w:rsidDel="002C5BB5">
              <w:rPr>
                <w:rFonts w:cstheme="minorHAnsi"/>
                <w:rPrChange w:id="60" w:author="Fabienne Schmaus" w:date="2026-04-30T15:45:00Z" w16du:dateUtc="2026-04-30T13:45:00Z">
                  <w:rPr>
                    <w:rFonts w:cstheme="minorHAnsi"/>
                    <w:color w:val="000000" w:themeColor="text1"/>
                  </w:rPr>
                </w:rPrChange>
              </w:rPr>
              <w:t xml:space="preserve"> </w:t>
            </w:r>
            <w:r w:rsidRPr="009B5D66">
              <w:rPr>
                <w:rFonts w:cstheme="minorHAnsi"/>
                <w:rPrChange w:id="61" w:author="Fabienne Schmaus" w:date="2026-04-30T15:45:00Z" w16du:dateUtc="2026-04-30T13:45:00Z">
                  <w:rPr>
                    <w:rFonts w:cstheme="minorHAnsi"/>
                    <w:color w:val="000000" w:themeColor="text1"/>
                  </w:rPr>
                </w:rPrChange>
              </w:rPr>
              <w:t>(Erwartungshorizont)</w:t>
            </w:r>
            <w:r w:rsidRPr="009B5D66">
              <w:rPr>
                <w:rFonts w:cstheme="minorHAnsi"/>
                <w:rPrChange w:id="62" w:author="Fabienne Schmaus" w:date="2026-04-30T15:45:00Z" w16du:dateUtc="2026-04-30T13:45:00Z">
                  <w:rPr>
                    <w:rFonts w:cstheme="minorHAnsi"/>
                    <w:color w:val="000000" w:themeColor="text1"/>
                  </w:rPr>
                </w:rPrChange>
              </w:rPr>
              <w:br/>
              <w:t xml:space="preserve">&gt; </w:t>
            </w:r>
            <w:r w:rsidR="0043547B" w:rsidRPr="009B5D66">
              <w:rPr>
                <w:rFonts w:cstheme="minorHAnsi"/>
                <w:rPrChange w:id="63" w:author="Fabienne Schmaus" w:date="2026-04-30T15:45:00Z" w16du:dateUtc="2026-04-30T13:45:00Z">
                  <w:rPr>
                    <w:rFonts w:cstheme="minorHAnsi"/>
                    <w:color w:val="000000" w:themeColor="text1"/>
                  </w:rPr>
                </w:rPrChange>
              </w:rPr>
              <w:t>Anhänge</w:t>
            </w:r>
            <w:r w:rsidR="00690584" w:rsidRPr="009B5D66">
              <w:rPr>
                <w:rFonts w:cstheme="minorHAnsi"/>
                <w:rPrChange w:id="64" w:author="Fabienne Schmaus" w:date="2026-04-30T15:45:00Z" w16du:dateUtc="2026-04-30T13:45:00Z">
                  <w:rPr>
                    <w:rFonts w:cstheme="minorHAnsi"/>
                    <w:color w:val="000000" w:themeColor="text1"/>
                  </w:rPr>
                </w:rPrChange>
              </w:rPr>
              <w:t xml:space="preserve"> bei Bedarf ausdrucken</w:t>
            </w:r>
          </w:p>
        </w:tc>
      </w:tr>
      <w:tr w:rsidR="0050713B" w:rsidRPr="009B5D66" w14:paraId="79E02EE1" w14:textId="77777777" w:rsidTr="006669AF">
        <w:tc>
          <w:tcPr>
            <w:tcW w:w="3681" w:type="dxa"/>
          </w:tcPr>
          <w:p w14:paraId="662485E9" w14:textId="77777777" w:rsidR="00DF669F" w:rsidRPr="009B5D66" w:rsidRDefault="00DF669F" w:rsidP="00FB679F">
            <w:pPr>
              <w:spacing w:line="276" w:lineRule="auto"/>
              <w:rPr>
                <w:rFonts w:cstheme="minorHAnsi"/>
              </w:rPr>
            </w:pPr>
            <w:r w:rsidRPr="009B5D66">
              <w:rPr>
                <w:rFonts w:cstheme="minorHAnsi"/>
                <w:b/>
                <w:bCs/>
              </w:rPr>
              <w:t>Link zur Einheit</w:t>
            </w:r>
          </w:p>
          <w:p w14:paraId="22322EF6" w14:textId="77777777" w:rsidR="00DF669F" w:rsidRPr="009B5D66" w:rsidRDefault="00DF669F">
            <w:pPr>
              <w:numPr>
                <w:ilvl w:val="0"/>
                <w:numId w:val="1"/>
              </w:numPr>
              <w:autoSpaceDE w:val="0"/>
              <w:autoSpaceDN w:val="0"/>
              <w:adjustRightInd w:val="0"/>
              <w:rPr>
                <w:rFonts w:cstheme="minorHAnsi"/>
                <w:rPrChange w:id="65" w:author="Fabienne Schmaus" w:date="2026-04-30T15:45:00Z" w16du:dateUtc="2026-04-30T13:45:00Z">
                  <w:rPr>
                    <w:rFonts w:cstheme="minorHAnsi"/>
                    <w:color w:val="EE0000"/>
                  </w:rPr>
                </w:rPrChange>
              </w:rPr>
            </w:pPr>
            <w:r w:rsidRPr="009B5D66">
              <w:rPr>
                <w:rFonts w:cstheme="minorHAnsi"/>
              </w:rPr>
              <w:t xml:space="preserve">Startervideo, TaskCards und weitere Informationen unter </w:t>
            </w:r>
            <w:r w:rsidRPr="009B5D66">
              <w:rPr>
                <w:rFonts w:cstheme="minorHAnsi"/>
                <w:u w:val="single"/>
              </w:rPr>
              <w:t xml:space="preserve">www.durch-blickt.de </w:t>
            </w:r>
          </w:p>
        </w:tc>
        <w:tc>
          <w:tcPr>
            <w:tcW w:w="6662" w:type="dxa"/>
          </w:tcPr>
          <w:p w14:paraId="7A405BBF" w14:textId="77777777" w:rsidR="00DF669F" w:rsidRPr="009B5D66" w:rsidRDefault="00DF669F" w:rsidP="00FB679F">
            <w:pPr>
              <w:spacing w:line="276" w:lineRule="auto"/>
              <w:rPr>
                <w:rFonts w:cstheme="minorHAnsi"/>
                <w:b/>
                <w:bCs/>
              </w:rPr>
            </w:pPr>
            <w:r w:rsidRPr="009B5D66">
              <w:rPr>
                <w:rFonts w:cstheme="minorHAnsi"/>
                <w:b/>
                <w:bCs/>
              </w:rPr>
              <w:t>Kursmaterial (Lernende)</w:t>
            </w:r>
          </w:p>
          <w:p w14:paraId="0CFDA644" w14:textId="319EDED0" w:rsidR="00DF669F" w:rsidRPr="009B5D66" w:rsidRDefault="00AC68BE" w:rsidP="00FB679F">
            <w:pPr>
              <w:spacing w:line="276" w:lineRule="auto"/>
              <w:rPr>
                <w:rFonts w:cstheme="minorHAnsi"/>
                <w:rPrChange w:id="66" w:author="Fabienne Schmaus" w:date="2026-04-30T15:45:00Z" w16du:dateUtc="2026-04-30T13:45:00Z">
                  <w:rPr>
                    <w:rFonts w:cstheme="minorHAnsi"/>
                    <w:color w:val="EE0000"/>
                  </w:rPr>
                </w:rPrChange>
              </w:rPr>
            </w:pPr>
            <w:r w:rsidRPr="009B5D66">
              <w:rPr>
                <w:rFonts w:cstheme="minorHAnsi"/>
                <w:rPrChange w:id="67" w:author="Fabienne Schmaus" w:date="2026-04-30T15:45:00Z" w16du:dateUtc="2026-04-30T13:45:00Z">
                  <w:rPr>
                    <w:rFonts w:cstheme="minorHAnsi"/>
                    <w:color w:val="000000" w:themeColor="text1"/>
                  </w:rPr>
                </w:rPrChange>
              </w:rPr>
              <w:t xml:space="preserve">&gt; Arbeitsblätter </w:t>
            </w:r>
            <w:r w:rsidRPr="009B5D66">
              <w:rPr>
                <w:rFonts w:cstheme="minorHAnsi"/>
                <w:rPrChange w:id="68" w:author="Fabienne Schmaus" w:date="2026-04-30T15:45:00Z" w16du:dateUtc="2026-04-30T13:45:00Z">
                  <w:rPr>
                    <w:rFonts w:cstheme="minorHAnsi"/>
                    <w:color w:val="000000" w:themeColor="text1"/>
                  </w:rPr>
                </w:rPrChange>
              </w:rPr>
              <w:br/>
              <w:t xml:space="preserve">&gt; </w:t>
            </w:r>
            <w:ins w:id="69" w:author="Fabienne Schmaus" w:date="2026-04-30T15:46:00Z" w16du:dateUtc="2026-04-30T13:46:00Z">
              <w:r w:rsidR="008A393C">
                <w:rPr>
                  <w:rFonts w:cstheme="minorHAnsi"/>
                </w:rPr>
                <w:t>Schul</w:t>
              </w:r>
            </w:ins>
            <w:ins w:id="70" w:author="Fabienne Schmaus" w:date="2026-04-30T15:47:00Z" w16du:dateUtc="2026-04-30T13:47:00Z">
              <w:r w:rsidR="008A393C">
                <w:rPr>
                  <w:rFonts w:cstheme="minorHAnsi"/>
                </w:rPr>
                <w:t xml:space="preserve">heft, </w:t>
              </w:r>
            </w:ins>
            <w:r w:rsidRPr="009B5D66">
              <w:rPr>
                <w:rFonts w:cstheme="minorHAnsi"/>
                <w:rPrChange w:id="71" w:author="Fabienne Schmaus" w:date="2026-04-30T15:45:00Z" w16du:dateUtc="2026-04-30T13:45:00Z">
                  <w:rPr>
                    <w:rFonts w:cstheme="minorHAnsi"/>
                    <w:color w:val="000000" w:themeColor="text1"/>
                  </w:rPr>
                </w:rPrChange>
              </w:rPr>
              <w:t>Stift</w:t>
            </w:r>
            <w:r w:rsidR="002C5BB5" w:rsidRPr="009B5D66">
              <w:rPr>
                <w:rFonts w:cstheme="minorHAnsi"/>
                <w:rPrChange w:id="72" w:author="Fabienne Schmaus" w:date="2026-04-30T15:45:00Z" w16du:dateUtc="2026-04-30T13:45:00Z">
                  <w:rPr>
                    <w:rFonts w:cstheme="minorHAnsi"/>
                    <w:color w:val="000000" w:themeColor="text1"/>
                  </w:rPr>
                </w:rPrChange>
              </w:rPr>
              <w:t xml:space="preserve"> und </w:t>
            </w:r>
            <w:r w:rsidR="002373F7" w:rsidRPr="009B5D66">
              <w:rPr>
                <w:rFonts w:cstheme="minorHAnsi"/>
                <w:rPrChange w:id="73" w:author="Fabienne Schmaus" w:date="2026-04-30T15:45:00Z" w16du:dateUtc="2026-04-30T13:45:00Z">
                  <w:rPr>
                    <w:rFonts w:cstheme="minorHAnsi"/>
                    <w:color w:val="000000" w:themeColor="text1"/>
                  </w:rPr>
                </w:rPrChange>
              </w:rPr>
              <w:t xml:space="preserve">eventuell </w:t>
            </w:r>
            <w:r w:rsidRPr="009B5D66">
              <w:rPr>
                <w:rFonts w:cstheme="minorHAnsi"/>
                <w:rPrChange w:id="74" w:author="Fabienne Schmaus" w:date="2026-04-30T15:45:00Z" w16du:dateUtc="2026-04-30T13:45:00Z">
                  <w:rPr>
                    <w:rFonts w:cstheme="minorHAnsi"/>
                    <w:color w:val="000000" w:themeColor="text1"/>
                  </w:rPr>
                </w:rPrChange>
              </w:rPr>
              <w:t>Notizzettel</w:t>
            </w:r>
            <w:r w:rsidRPr="009B5D66">
              <w:rPr>
                <w:rFonts w:cstheme="minorHAnsi"/>
                <w:rPrChange w:id="75" w:author="Fabienne Schmaus" w:date="2026-04-30T15:45:00Z" w16du:dateUtc="2026-04-30T13:45:00Z">
                  <w:rPr>
                    <w:rFonts w:cstheme="minorHAnsi"/>
                    <w:color w:val="000000" w:themeColor="text1"/>
                  </w:rPr>
                </w:rPrChange>
              </w:rPr>
              <w:br/>
              <w:t xml:space="preserve">&gt; </w:t>
            </w:r>
            <w:r w:rsidR="0043547B" w:rsidRPr="009B5D66">
              <w:rPr>
                <w:rFonts w:cstheme="minorHAnsi"/>
                <w:rPrChange w:id="76" w:author="Fabienne Schmaus" w:date="2026-04-30T15:45:00Z" w16du:dateUtc="2026-04-30T13:45:00Z">
                  <w:rPr>
                    <w:rFonts w:cstheme="minorHAnsi"/>
                    <w:color w:val="000000" w:themeColor="text1"/>
                  </w:rPr>
                </w:rPrChange>
              </w:rPr>
              <w:t xml:space="preserve">Tablet, </w:t>
            </w:r>
            <w:r w:rsidRPr="009B5D66">
              <w:rPr>
                <w:rFonts w:cstheme="minorHAnsi"/>
                <w:rPrChange w:id="77" w:author="Fabienne Schmaus" w:date="2026-04-30T15:45:00Z" w16du:dateUtc="2026-04-30T13:45:00Z">
                  <w:rPr>
                    <w:rFonts w:cstheme="minorHAnsi"/>
                    <w:color w:val="000000" w:themeColor="text1"/>
                  </w:rPr>
                </w:rPrChange>
              </w:rPr>
              <w:t>Smartphone oder Schulgerät (fakultativ)</w:t>
            </w:r>
          </w:p>
        </w:tc>
      </w:tr>
    </w:tbl>
    <w:p w14:paraId="28736613" w14:textId="77777777" w:rsidR="00DF669F" w:rsidRPr="009B5D66" w:rsidRDefault="00DF669F" w:rsidP="00DF669F">
      <w:pPr>
        <w:spacing w:line="276" w:lineRule="auto"/>
        <w:rPr>
          <w:rFonts w:cstheme="minorHAnsi"/>
          <w:sz w:val="16"/>
          <w:szCs w:val="16"/>
          <w:rPrChange w:id="78" w:author="Fabienne Schmaus" w:date="2026-04-30T15:45:00Z" w16du:dateUtc="2026-04-30T13:45:00Z">
            <w:rPr>
              <w:rFonts w:cstheme="minorHAnsi"/>
              <w:color w:val="EE0000"/>
              <w:sz w:val="16"/>
              <w:szCs w:val="16"/>
            </w:rPr>
          </w:rPrChange>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8A393C" w:rsidRDefault="00DF669F" w:rsidP="00921D3F">
            <w:pPr>
              <w:autoSpaceDE w:val="0"/>
              <w:autoSpaceDN w:val="0"/>
              <w:adjustRightInd w:val="0"/>
              <w:spacing w:line="241" w:lineRule="atLeast"/>
              <w:rPr>
                <w:rFonts w:cstheme="minorHAnsi"/>
                <w:b/>
                <w:bCs/>
                <w:sz w:val="23"/>
                <w:szCs w:val="23"/>
              </w:rPr>
            </w:pPr>
            <w:r w:rsidRPr="008A393C">
              <w:rPr>
                <w:rFonts w:cstheme="minorHAnsi"/>
                <w:b/>
                <w:bCs/>
                <w:sz w:val="23"/>
                <w:szCs w:val="23"/>
              </w:rPr>
              <w:t xml:space="preserve">Klasse(n) Meditationen und Achtsamkeitsübungen </w:t>
            </w:r>
          </w:p>
          <w:p w14:paraId="351311DB" w14:textId="0F529D9F" w:rsidR="002C5BB5" w:rsidRPr="008A393C" w:rsidRDefault="002C5BB5" w:rsidP="002C5BB5">
            <w:pPr>
              <w:autoSpaceDE w:val="0"/>
              <w:autoSpaceDN w:val="0"/>
              <w:adjustRightInd w:val="0"/>
              <w:spacing w:line="241" w:lineRule="atLeast"/>
              <w:rPr>
                <w:rFonts w:cstheme="minorHAnsi"/>
                <w:sz w:val="23"/>
                <w:szCs w:val="23"/>
                <w:rPrChange w:id="79" w:author="Fabienne Schmaus" w:date="2026-04-30T15:48:00Z" w16du:dateUtc="2026-04-30T13:48:00Z">
                  <w:rPr>
                    <w:rFonts w:cstheme="minorHAnsi"/>
                    <w:color w:val="EE0000"/>
                    <w:sz w:val="23"/>
                    <w:szCs w:val="23"/>
                  </w:rPr>
                </w:rPrChange>
              </w:rPr>
            </w:pPr>
            <w:r w:rsidRPr="008A393C">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2E83EAC8" w14:textId="757EDC45" w:rsidR="00DF669F" w:rsidRPr="002373F7" w:rsidRDefault="00DF669F" w:rsidP="00FB679F">
            <w:pPr>
              <w:tabs>
                <w:tab w:val="left" w:pos="900"/>
              </w:tabs>
              <w:spacing w:line="276" w:lineRule="auto"/>
              <w:rPr>
                <w:rFonts w:cstheme="minorHAnsi"/>
                <w:color w:val="000000" w:themeColor="text1"/>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p w14:paraId="15D2D34D" w14:textId="75396865" w:rsidR="00DF669F" w:rsidRPr="007D7FE0" w:rsidRDefault="002373F7" w:rsidP="00FB679F">
            <w:pPr>
              <w:tabs>
                <w:tab w:val="left" w:pos="900"/>
              </w:tabs>
              <w:spacing w:line="276" w:lineRule="auto"/>
              <w:rPr>
                <w:rFonts w:cstheme="minorHAnsi"/>
                <w:color w:val="EE0000"/>
              </w:rPr>
            </w:pPr>
            <w:commentRangeStart w:id="80"/>
            <w:r>
              <w:rPr>
                <w:rFonts w:cstheme="minorHAnsi"/>
                <w:color w:val="EE0000"/>
              </w:rPr>
              <w:t>Profile online abrufbar machen?</w:t>
            </w:r>
            <w:commentRangeEnd w:id="80"/>
            <w:r w:rsidR="00C548EF" w:rsidRPr="007D7FE0">
              <w:rPr>
                <w:rStyle w:val="Kommentarzeichen"/>
                <w:rFonts w:cstheme="minorHAnsi"/>
                <w:color w:val="EE0000"/>
                <w:sz w:val="22"/>
                <w:szCs w:val="22"/>
              </w:rPr>
              <w:commentReference w:id="80"/>
            </w:r>
          </w:p>
        </w:tc>
      </w:tr>
    </w:tbl>
    <w:p w14:paraId="551D591A" w14:textId="77777777" w:rsidR="008D0DAD" w:rsidRPr="008A393C" w:rsidRDefault="008D0DAD">
      <w:pPr>
        <w:rPr>
          <w:rFonts w:cstheme="minorHAnsi"/>
          <w:rPrChange w:id="81" w:author="Fabienne Schmaus" w:date="2026-04-30T15:48:00Z" w16du:dateUtc="2026-04-30T13:48:00Z">
            <w:rPr>
              <w:rFonts w:cstheme="minorHAnsi"/>
              <w:color w:val="EE0000"/>
            </w:rPr>
          </w:rPrChange>
        </w:rPr>
      </w:pPr>
      <w:r w:rsidRPr="008A393C">
        <w:rPr>
          <w:rFonts w:cstheme="minorHAnsi"/>
          <w:rPrChange w:id="82" w:author="Fabienne Schmaus" w:date="2026-04-30T15:48:00Z" w16du:dateUtc="2026-04-30T13:48:00Z">
            <w:rPr>
              <w:rFonts w:cstheme="minorHAnsi"/>
              <w:color w:val="EE0000"/>
            </w:rPr>
          </w:rPrChange>
        </w:rPr>
        <w:br w:type="page"/>
      </w:r>
    </w:p>
    <w:p w14:paraId="6EAA219C" w14:textId="58692781" w:rsidR="008D0DAD" w:rsidRPr="008A393C" w:rsidRDefault="008D0DAD" w:rsidP="00DF669F">
      <w:pPr>
        <w:spacing w:line="276" w:lineRule="auto"/>
        <w:rPr>
          <w:rFonts w:cstheme="minorHAnsi"/>
          <w:rPrChange w:id="83" w:author="Fabienne Schmaus" w:date="2026-04-30T15:48:00Z" w16du:dateUtc="2026-04-30T13:48:00Z">
            <w:rPr>
              <w:rFonts w:cstheme="minorHAnsi"/>
              <w:color w:val="EE0000"/>
            </w:rPr>
          </w:rPrChange>
        </w:rPr>
      </w:pPr>
      <w:r w:rsidRPr="008A393C">
        <w:rPr>
          <w:rFonts w:cstheme="minorHAnsi"/>
          <w:highlight w:val="yellow"/>
          <w:rPrChange w:id="84" w:author="Fabienne Schmaus" w:date="2026-04-30T15:48:00Z" w16du:dateUtc="2026-04-30T13:48:00Z">
            <w:rPr>
              <w:rFonts w:cstheme="minorHAnsi"/>
              <w:color w:val="EE0000"/>
              <w:highlight w:val="yellow"/>
            </w:rPr>
          </w:rPrChange>
        </w:rPr>
        <w:lastRenderedPageBreak/>
        <w:t>((Seite 3))</w:t>
      </w:r>
    </w:p>
    <w:tbl>
      <w:tblPr>
        <w:tblStyle w:val="Tabellenraster"/>
        <w:tblW w:w="10485" w:type="dxa"/>
        <w:tblLook w:val="04A0" w:firstRow="1" w:lastRow="0" w:firstColumn="1" w:lastColumn="0" w:noHBand="0" w:noVBand="1"/>
      </w:tblPr>
      <w:tblGrid>
        <w:gridCol w:w="10485"/>
      </w:tblGrid>
      <w:tr w:rsidR="00DF669F" w:rsidRPr="008A393C" w14:paraId="0E33CE16" w14:textId="77777777" w:rsidTr="006669AF">
        <w:tc>
          <w:tcPr>
            <w:tcW w:w="10485" w:type="dxa"/>
          </w:tcPr>
          <w:p w14:paraId="5D3696D6" w14:textId="77777777" w:rsidR="00DF669F" w:rsidRPr="008A393C" w:rsidRDefault="00DF669F" w:rsidP="00FB679F">
            <w:pPr>
              <w:spacing w:line="276" w:lineRule="auto"/>
              <w:rPr>
                <w:rFonts w:cstheme="minorHAnsi"/>
                <w:b/>
                <w:bCs/>
                <w:rPrChange w:id="85" w:author="Fabienne Schmaus" w:date="2026-04-30T15:48:00Z" w16du:dateUtc="2026-04-30T13:48:00Z">
                  <w:rPr>
                    <w:rFonts w:cstheme="minorHAnsi"/>
                    <w:b/>
                    <w:bCs/>
                    <w:color w:val="000000" w:themeColor="text1"/>
                  </w:rPr>
                </w:rPrChange>
              </w:rPr>
            </w:pPr>
            <w:bookmarkStart w:id="86" w:name="_Hlk139991491"/>
            <w:r w:rsidRPr="008A393C">
              <w:rPr>
                <w:rFonts w:cstheme="minorHAnsi"/>
                <w:b/>
                <w:bCs/>
                <w:rPrChange w:id="87" w:author="Fabienne Schmaus" w:date="2026-04-30T15:48:00Z" w16du:dateUtc="2026-04-30T13:48:00Z">
                  <w:rPr>
                    <w:rFonts w:cstheme="minorHAnsi"/>
                    <w:b/>
                    <w:bCs/>
                    <w:color w:val="000000" w:themeColor="text1"/>
                  </w:rPr>
                </w:rPrChange>
              </w:rPr>
              <w:t>Unterrichtsvorbereitung</w:t>
            </w:r>
          </w:p>
          <w:p w14:paraId="12CA7628" w14:textId="498C99F5" w:rsidR="00AC68BE" w:rsidRPr="008A393C" w:rsidRDefault="00AC68BE" w:rsidP="00AC68BE">
            <w:pPr>
              <w:spacing w:line="276" w:lineRule="auto"/>
              <w:rPr>
                <w:rFonts w:cstheme="minorHAnsi"/>
                <w:rPrChange w:id="88" w:author="Fabienne Schmaus" w:date="2026-04-30T15:48:00Z" w16du:dateUtc="2026-04-30T13:48:00Z">
                  <w:rPr>
                    <w:rFonts w:cstheme="minorHAnsi"/>
                    <w:color w:val="000000" w:themeColor="text1"/>
                  </w:rPr>
                </w:rPrChange>
              </w:rPr>
            </w:pPr>
            <w:r w:rsidRPr="008A393C">
              <w:rPr>
                <w:rFonts w:cstheme="minorHAnsi"/>
                <w:rPrChange w:id="89" w:author="Fabienne Schmaus" w:date="2026-04-30T15:48:00Z" w16du:dateUtc="2026-04-30T13:48:00Z">
                  <w:rPr>
                    <w:rFonts w:cstheme="minorHAnsi"/>
                    <w:color w:val="000000" w:themeColor="text1"/>
                  </w:rPr>
                </w:rPrChange>
              </w:rPr>
              <w:t xml:space="preserve">&gt; </w:t>
            </w:r>
            <w:r w:rsidR="008D0DAD" w:rsidRPr="008A393C">
              <w:rPr>
                <w:rFonts w:cstheme="minorHAnsi"/>
                <w:rPrChange w:id="90" w:author="Fabienne Schmaus" w:date="2026-04-30T15:48:00Z" w16du:dateUtc="2026-04-30T13:48:00Z">
                  <w:rPr>
                    <w:rFonts w:cstheme="minorHAnsi"/>
                    <w:color w:val="000000" w:themeColor="text1"/>
                  </w:rPr>
                </w:rPrChange>
              </w:rPr>
              <w:t xml:space="preserve">Video </w:t>
            </w:r>
            <w:r w:rsidRPr="008A393C">
              <w:rPr>
                <w:rFonts w:cstheme="minorHAnsi"/>
                <w:rPrChange w:id="91" w:author="Fabienne Schmaus" w:date="2026-04-30T15:48:00Z" w16du:dateUtc="2026-04-30T13:48:00Z">
                  <w:rPr>
                    <w:rFonts w:cstheme="minorHAnsi"/>
                    <w:color w:val="000000" w:themeColor="text1"/>
                  </w:rPr>
                </w:rPrChange>
              </w:rPr>
              <w:t xml:space="preserve">testen </w:t>
            </w:r>
          </w:p>
          <w:p w14:paraId="7C2396E6" w14:textId="212CE292" w:rsidR="00AC68BE" w:rsidRPr="008A393C" w:rsidRDefault="00AC68BE" w:rsidP="00AC68BE">
            <w:pPr>
              <w:spacing w:line="276" w:lineRule="auto"/>
              <w:rPr>
                <w:rFonts w:cstheme="minorHAnsi"/>
                <w:rPrChange w:id="92" w:author="Fabienne Schmaus" w:date="2026-04-30T15:48:00Z" w16du:dateUtc="2026-04-30T13:48:00Z">
                  <w:rPr>
                    <w:rFonts w:cstheme="minorHAnsi"/>
                    <w:color w:val="000000" w:themeColor="text1"/>
                  </w:rPr>
                </w:rPrChange>
              </w:rPr>
            </w:pPr>
            <w:r w:rsidRPr="008A393C">
              <w:rPr>
                <w:rFonts w:cstheme="minorHAnsi"/>
                <w:sz w:val="20"/>
                <w:szCs w:val="20"/>
                <w:rPrChange w:id="93" w:author="Fabienne Schmaus" w:date="2026-04-30T15:48:00Z" w16du:dateUtc="2026-04-30T13:48:00Z">
                  <w:rPr>
                    <w:rFonts w:cstheme="minorHAnsi"/>
                    <w:color w:val="000000" w:themeColor="text1"/>
                    <w:sz w:val="20"/>
                    <w:szCs w:val="20"/>
                  </w:rPr>
                </w:rPrChange>
              </w:rPr>
              <w:t xml:space="preserve">&gt; </w:t>
            </w:r>
            <w:r w:rsidRPr="008A393C">
              <w:rPr>
                <w:rFonts w:cstheme="minorHAnsi"/>
                <w:rPrChange w:id="94" w:author="Fabienne Schmaus" w:date="2026-04-30T15:48:00Z" w16du:dateUtc="2026-04-30T13:48:00Z">
                  <w:rPr>
                    <w:rFonts w:cstheme="minorHAnsi"/>
                    <w:color w:val="000000" w:themeColor="text1"/>
                  </w:rPr>
                </w:rPrChange>
              </w:rPr>
              <w:t xml:space="preserve">Arbeitsblätter ausdrucken oder digital bereitstellen </w:t>
            </w:r>
          </w:p>
          <w:p w14:paraId="78FC1135" w14:textId="160FBC33" w:rsidR="008D0DAD" w:rsidRPr="008A393C" w:rsidRDefault="008D0DAD" w:rsidP="00AC68BE">
            <w:pPr>
              <w:spacing w:line="276" w:lineRule="auto"/>
              <w:rPr>
                <w:rFonts w:cstheme="minorHAnsi"/>
                <w:rPrChange w:id="95" w:author="Fabienne Schmaus" w:date="2026-04-30T15:48:00Z" w16du:dateUtc="2026-04-30T13:48:00Z">
                  <w:rPr>
                    <w:rFonts w:cstheme="minorHAnsi"/>
                    <w:color w:val="000000" w:themeColor="text1"/>
                  </w:rPr>
                </w:rPrChange>
              </w:rPr>
            </w:pPr>
            <w:r w:rsidRPr="008A393C">
              <w:rPr>
                <w:rFonts w:cstheme="minorHAnsi"/>
                <w:rPrChange w:id="96" w:author="Fabienne Schmaus" w:date="2026-04-30T15:48:00Z" w16du:dateUtc="2026-04-30T13:48:00Z">
                  <w:rPr>
                    <w:rFonts w:cstheme="minorHAnsi"/>
                    <w:color w:val="000000" w:themeColor="text1"/>
                  </w:rPr>
                </w:rPrChange>
              </w:rPr>
              <w:t>&gt; evtl. Schulgeräte besorgen</w:t>
            </w:r>
          </w:p>
          <w:p w14:paraId="7C60E27F" w14:textId="5F959808" w:rsidR="00AC68BE" w:rsidRPr="008A393C" w:rsidRDefault="00AC68BE" w:rsidP="00AC68BE">
            <w:pPr>
              <w:spacing w:line="276" w:lineRule="auto"/>
              <w:rPr>
                <w:rFonts w:cstheme="minorHAnsi"/>
                <w:rPrChange w:id="97" w:author="Fabienne Schmaus" w:date="2026-04-30T15:48:00Z" w16du:dateUtc="2026-04-30T13:48:00Z">
                  <w:rPr>
                    <w:rFonts w:cstheme="minorHAnsi"/>
                    <w:color w:val="EE0000"/>
                  </w:rPr>
                </w:rPrChange>
              </w:rPr>
            </w:pPr>
            <w:r w:rsidRPr="008A393C">
              <w:rPr>
                <w:rFonts w:cstheme="minorHAnsi"/>
                <w:rPrChange w:id="98" w:author="Fabienne Schmaus" w:date="2026-04-30T15:48:00Z" w16du:dateUtc="2026-04-30T13:48:00Z">
                  <w:rPr>
                    <w:rFonts w:cstheme="minorHAnsi"/>
                    <w:color w:val="EE0000"/>
                  </w:rPr>
                </w:rPrChange>
              </w:rPr>
              <w:t>&gt; Anh</w:t>
            </w:r>
            <w:r w:rsidR="0043547B" w:rsidRPr="008A393C">
              <w:rPr>
                <w:rFonts w:cstheme="minorHAnsi"/>
                <w:rPrChange w:id="99" w:author="Fabienne Schmaus" w:date="2026-04-30T15:48:00Z" w16du:dateUtc="2026-04-30T13:48:00Z">
                  <w:rPr>
                    <w:rFonts w:cstheme="minorHAnsi"/>
                    <w:color w:val="EE0000"/>
                  </w:rPr>
                </w:rPrChange>
              </w:rPr>
              <w:t xml:space="preserve">änge </w:t>
            </w:r>
            <w:r w:rsidRPr="008A393C">
              <w:rPr>
                <w:rFonts w:cstheme="minorHAnsi"/>
                <w:rPrChange w:id="100" w:author="Fabienne Schmaus" w:date="2026-04-30T15:48:00Z" w16du:dateUtc="2026-04-30T13:48:00Z">
                  <w:rPr>
                    <w:rFonts w:cstheme="minorHAnsi"/>
                    <w:color w:val="EE0000"/>
                  </w:rPr>
                </w:rPrChange>
              </w:rPr>
              <w:t xml:space="preserve">ausdrucken oder zur Projektion vorbereiten </w:t>
            </w:r>
          </w:p>
          <w:p w14:paraId="592C1B5A" w14:textId="3BBA1B6B" w:rsidR="00A24EE4" w:rsidRPr="008A393C" w:rsidRDefault="00A24EE4" w:rsidP="00A24EE4">
            <w:pPr>
              <w:spacing w:line="276" w:lineRule="auto"/>
              <w:rPr>
                <w:rFonts w:cstheme="minorHAnsi"/>
                <w:rPrChange w:id="101" w:author="Fabienne Schmaus" w:date="2026-04-30T15:48:00Z" w16du:dateUtc="2026-04-30T13:48:00Z">
                  <w:rPr>
                    <w:rFonts w:cstheme="minorHAnsi"/>
                    <w:color w:val="EE0000"/>
                  </w:rPr>
                </w:rPrChange>
              </w:rPr>
            </w:pPr>
            <w:r w:rsidRPr="008A393C">
              <w:rPr>
                <w:rFonts w:cstheme="minorHAnsi"/>
                <w:rPrChange w:id="102" w:author="Fabienne Schmaus" w:date="2026-04-30T15:48:00Z" w16du:dateUtc="2026-04-30T13:48:00Z">
                  <w:rPr>
                    <w:rFonts w:cstheme="minorHAnsi"/>
                    <w:color w:val="EE0000"/>
                  </w:rPr>
                </w:rPrChange>
              </w:rPr>
              <w:t xml:space="preserve">&gt; Moderationskarten oder Haftnotizen, Pinnwand und Magnete für Kartenabfrage bereitstellen </w:t>
            </w:r>
          </w:p>
          <w:p w14:paraId="04792E1D" w14:textId="0537EF6B" w:rsidR="00AC68BE" w:rsidRPr="008A393C" w:rsidRDefault="00AC68BE" w:rsidP="00AC68BE">
            <w:pPr>
              <w:spacing w:line="276" w:lineRule="auto"/>
              <w:rPr>
                <w:rFonts w:cstheme="minorHAnsi"/>
                <w:rPrChange w:id="103" w:author="Fabienne Schmaus" w:date="2026-04-30T15:48:00Z" w16du:dateUtc="2026-04-30T13:48:00Z">
                  <w:rPr>
                    <w:rFonts w:cstheme="minorHAnsi"/>
                    <w:color w:val="000000" w:themeColor="text1"/>
                  </w:rPr>
                </w:rPrChange>
              </w:rPr>
            </w:pPr>
            <w:r w:rsidRPr="008A393C">
              <w:rPr>
                <w:rFonts w:cstheme="minorHAnsi"/>
                <w:rPrChange w:id="104" w:author="Fabienne Schmaus" w:date="2026-04-30T15:48:00Z" w16du:dateUtc="2026-04-30T13:48:00Z">
                  <w:rPr>
                    <w:rFonts w:cstheme="minorHAnsi"/>
                    <w:color w:val="000000" w:themeColor="text1"/>
                  </w:rPr>
                </w:rPrChange>
              </w:rPr>
              <w:t xml:space="preserve">&gt; </w:t>
            </w:r>
            <w:r w:rsidR="00A24EE4" w:rsidRPr="008A393C">
              <w:rPr>
                <w:rFonts w:cstheme="minorHAnsi"/>
                <w:rPrChange w:id="105" w:author="Fabienne Schmaus" w:date="2026-04-30T15:48:00Z" w16du:dateUtc="2026-04-30T13:48:00Z">
                  <w:rPr>
                    <w:rFonts w:cstheme="minorHAnsi"/>
                    <w:color w:val="000000" w:themeColor="text1"/>
                  </w:rPr>
                </w:rPrChange>
              </w:rPr>
              <w:t xml:space="preserve">fakultativ: </w:t>
            </w:r>
            <w:r w:rsidRPr="008A393C">
              <w:rPr>
                <w:rFonts w:cstheme="minorHAnsi"/>
                <w:rPrChange w:id="106" w:author="Fabienne Schmaus" w:date="2026-04-30T15:48:00Z" w16du:dateUtc="2026-04-30T13:48:00Z">
                  <w:rPr>
                    <w:rFonts w:cstheme="minorHAnsi"/>
                    <w:color w:val="000000" w:themeColor="text1"/>
                  </w:rPr>
                </w:rPrChange>
              </w:rPr>
              <w:t>Mentimeter-Umfrage aufrufen und Link bereithalten</w:t>
            </w:r>
          </w:p>
          <w:p w14:paraId="37EAC7EE" w14:textId="53674CDE" w:rsidR="00AC68BE" w:rsidRPr="008A393C" w:rsidRDefault="00AC68BE" w:rsidP="00AC68BE">
            <w:pPr>
              <w:spacing w:line="276" w:lineRule="auto"/>
              <w:rPr>
                <w:rFonts w:cstheme="minorHAnsi"/>
                <w:rPrChange w:id="107" w:author="Fabienne Schmaus" w:date="2026-04-30T15:48:00Z" w16du:dateUtc="2026-04-30T13:48:00Z">
                  <w:rPr>
                    <w:rFonts w:cstheme="minorHAnsi"/>
                    <w:color w:val="000000" w:themeColor="text1"/>
                  </w:rPr>
                </w:rPrChange>
              </w:rPr>
            </w:pPr>
            <w:r w:rsidRPr="008A393C">
              <w:rPr>
                <w:rFonts w:cstheme="minorHAnsi"/>
                <w:rPrChange w:id="108" w:author="Fabienne Schmaus" w:date="2026-04-30T15:48:00Z" w16du:dateUtc="2026-04-30T13:48:00Z">
                  <w:rPr>
                    <w:rFonts w:cstheme="minorHAnsi"/>
                    <w:color w:val="000000" w:themeColor="text1"/>
                  </w:rPr>
                </w:rPrChange>
              </w:rPr>
              <w:t xml:space="preserve">&gt; </w:t>
            </w:r>
            <w:r w:rsidR="008D0DAD" w:rsidRPr="008A393C">
              <w:rPr>
                <w:rFonts w:cstheme="minorHAnsi"/>
                <w:rPrChange w:id="109" w:author="Fabienne Schmaus" w:date="2026-04-30T15:48:00Z" w16du:dateUtc="2026-04-30T13:48:00Z">
                  <w:rPr>
                    <w:rFonts w:cstheme="minorHAnsi"/>
                    <w:color w:val="000000" w:themeColor="text1"/>
                  </w:rPr>
                </w:rPrChange>
              </w:rPr>
              <w:t xml:space="preserve">fakultativ: </w:t>
            </w:r>
            <w:r w:rsidR="00DF1D6F" w:rsidRPr="008A393C">
              <w:rPr>
                <w:rFonts w:cstheme="minorHAnsi"/>
                <w:rPrChange w:id="110" w:author="Fabienne Schmaus" w:date="2026-04-30T15:48:00Z" w16du:dateUtc="2026-04-30T13:48:00Z">
                  <w:rPr>
                    <w:rFonts w:cstheme="minorHAnsi"/>
                    <w:color w:val="000000" w:themeColor="text1"/>
                  </w:rPr>
                </w:rPrChange>
              </w:rPr>
              <w:t>Link zur Online-Version der Fake-Profile (Arbeitsblatt 2) bereithalten</w:t>
            </w:r>
          </w:p>
          <w:p w14:paraId="665B1DAD" w14:textId="561BD455" w:rsidR="00AC68BE" w:rsidRPr="008A393C" w:rsidRDefault="00AC68BE" w:rsidP="00AC68BE">
            <w:pPr>
              <w:spacing w:line="276" w:lineRule="auto"/>
              <w:rPr>
                <w:rFonts w:cstheme="minorHAnsi"/>
                <w:rPrChange w:id="111" w:author="Fabienne Schmaus" w:date="2026-04-30T15:48:00Z" w16du:dateUtc="2026-04-30T13:48:00Z">
                  <w:rPr>
                    <w:rFonts w:cstheme="minorHAnsi"/>
                    <w:color w:val="000000" w:themeColor="text1"/>
                  </w:rPr>
                </w:rPrChange>
              </w:rPr>
            </w:pPr>
            <w:r w:rsidRPr="008A393C">
              <w:rPr>
                <w:rFonts w:cstheme="minorHAnsi"/>
                <w:rPrChange w:id="112" w:author="Fabienne Schmaus" w:date="2026-04-30T15:48:00Z" w16du:dateUtc="2026-04-30T13:48:00Z">
                  <w:rPr>
                    <w:rFonts w:cstheme="minorHAnsi"/>
                    <w:color w:val="000000" w:themeColor="text1"/>
                  </w:rPr>
                </w:rPrChange>
              </w:rPr>
              <w:t xml:space="preserve">&gt; </w:t>
            </w:r>
            <w:r w:rsidR="008D0DAD" w:rsidRPr="008A393C">
              <w:rPr>
                <w:rFonts w:cstheme="minorHAnsi"/>
                <w:rPrChange w:id="113" w:author="Fabienne Schmaus" w:date="2026-04-30T15:48:00Z" w16du:dateUtc="2026-04-30T13:48:00Z">
                  <w:rPr>
                    <w:rFonts w:cstheme="minorHAnsi"/>
                    <w:color w:val="000000" w:themeColor="text1"/>
                  </w:rPr>
                </w:rPrChange>
              </w:rPr>
              <w:t>mit Arbeits</w:t>
            </w:r>
            <w:r w:rsidRPr="008A393C">
              <w:rPr>
                <w:rFonts w:cstheme="minorHAnsi"/>
                <w:rPrChange w:id="114" w:author="Fabienne Schmaus" w:date="2026-04-30T15:48:00Z" w16du:dateUtc="2026-04-30T13:48:00Z">
                  <w:rPr>
                    <w:rFonts w:cstheme="minorHAnsi"/>
                    <w:color w:val="000000" w:themeColor="text1"/>
                  </w:rPr>
                </w:rPrChange>
              </w:rPr>
              <w:t xml:space="preserve">form Meinungslinie vertraut machen </w:t>
            </w:r>
            <w:ins w:id="115" w:author="Fabienne Schmaus" w:date="2026-04-30T16:32:00Z" w16du:dateUtc="2026-04-30T14:32:00Z">
              <w:r w:rsidR="009B2458">
                <w:rPr>
                  <w:rFonts w:cstheme="minorHAnsi"/>
                </w:rPr>
                <w:t>(</w:t>
              </w:r>
            </w:ins>
            <w:del w:id="116" w:author="Fabienne Schmaus" w:date="2026-04-30T16:32:00Z" w16du:dateUtc="2026-04-30T14:32:00Z">
              <w:r w:rsidRPr="008A393C" w:rsidDel="009B2458">
                <w:rPr>
                  <w:rFonts w:cstheme="minorHAnsi"/>
                  <w:rPrChange w:id="117" w:author="Fabienne Schmaus" w:date="2026-04-30T15:48:00Z" w16du:dateUtc="2026-04-30T13:48:00Z">
                    <w:rPr>
                      <w:rFonts w:cstheme="minorHAnsi"/>
                      <w:color w:val="000000" w:themeColor="text1"/>
                    </w:rPr>
                  </w:rPrChange>
                </w:rPr>
                <w:delText xml:space="preserve">– </w:delText>
              </w:r>
            </w:del>
            <w:r w:rsidRPr="008A393C">
              <w:rPr>
                <w:rFonts w:cstheme="minorHAnsi"/>
                <w:rPrChange w:id="118" w:author="Fabienne Schmaus" w:date="2026-04-30T15:48:00Z" w16du:dateUtc="2026-04-30T13:48:00Z">
                  <w:rPr>
                    <w:rFonts w:cstheme="minorHAnsi"/>
                    <w:color w:val="000000" w:themeColor="text1"/>
                  </w:rPr>
                </w:rPrChange>
              </w:rPr>
              <w:t xml:space="preserve">siehe </w:t>
            </w:r>
            <w:r w:rsidR="00E93518" w:rsidRPr="008A393C">
              <w:rPr>
                <w:rFonts w:cstheme="minorHAnsi"/>
                <w:rPrChange w:id="119" w:author="Fabienne Schmaus" w:date="2026-04-30T15:48:00Z" w16du:dateUtc="2026-04-30T13:48:00Z">
                  <w:rPr>
                    <w:rFonts w:cstheme="minorHAnsi"/>
                    <w:color w:val="000000" w:themeColor="text1"/>
                  </w:rPr>
                </w:rPrChange>
              </w:rPr>
              <w:t>Anhang</w:t>
            </w:r>
            <w:ins w:id="120" w:author="Fabienne Schmaus" w:date="2026-04-30T16:32:00Z" w16du:dateUtc="2026-04-30T14:32:00Z">
              <w:r w:rsidR="009B2458">
                <w:rPr>
                  <w:rFonts w:cstheme="minorHAnsi"/>
                </w:rPr>
                <w:t>)</w:t>
              </w:r>
            </w:ins>
            <w:r w:rsidRPr="008A393C">
              <w:rPr>
                <w:rFonts w:cstheme="minorHAnsi"/>
                <w:rPrChange w:id="121" w:author="Fabienne Schmaus" w:date="2026-04-30T15:48:00Z" w16du:dateUtc="2026-04-30T13:48:00Z">
                  <w:rPr>
                    <w:rFonts w:cstheme="minorHAnsi"/>
                    <w:color w:val="000000" w:themeColor="text1"/>
                  </w:rPr>
                </w:rPrChange>
              </w:rPr>
              <w:t xml:space="preserve"> </w:t>
            </w:r>
          </w:p>
          <w:p w14:paraId="46463388" w14:textId="3AD71907" w:rsidR="000C64E6" w:rsidRPr="008A393C" w:rsidRDefault="00AC68BE" w:rsidP="00AC68BE">
            <w:pPr>
              <w:rPr>
                <w:rFonts w:cstheme="minorHAnsi"/>
                <w:rPrChange w:id="122" w:author="Fabienne Schmaus" w:date="2026-04-30T15:48:00Z" w16du:dateUtc="2026-04-30T13:48:00Z">
                  <w:rPr>
                    <w:rFonts w:cstheme="minorHAnsi"/>
                    <w:color w:val="EE0000"/>
                  </w:rPr>
                </w:rPrChange>
              </w:rPr>
            </w:pPr>
            <w:r w:rsidRPr="008A393C">
              <w:rPr>
                <w:rFonts w:cstheme="minorHAnsi"/>
                <w:rPrChange w:id="123" w:author="Fabienne Schmaus" w:date="2026-04-30T15:48:00Z" w16du:dateUtc="2026-04-30T13:48:00Z">
                  <w:rPr>
                    <w:rFonts w:cstheme="minorHAnsi"/>
                    <w:color w:val="000000" w:themeColor="text1"/>
                  </w:rPr>
                </w:rPrChange>
              </w:rPr>
              <w:t>&gt; Klassenraum für Meinungslinie vorbereiten</w:t>
            </w:r>
          </w:p>
        </w:tc>
      </w:tr>
    </w:tbl>
    <w:p w14:paraId="7475E81F" w14:textId="77777777" w:rsidR="00DF669F" w:rsidRPr="008A393C" w:rsidRDefault="00DF669F" w:rsidP="00DF669F">
      <w:pPr>
        <w:spacing w:line="276" w:lineRule="auto"/>
        <w:rPr>
          <w:rFonts w:cstheme="minorHAnsi"/>
          <w:rPrChange w:id="124" w:author="Fabienne Schmaus" w:date="2026-04-30T15:48:00Z" w16du:dateUtc="2026-04-30T13:48:00Z">
            <w:rPr>
              <w:rFonts w:cstheme="minorHAnsi"/>
              <w:color w:val="EE0000"/>
            </w:rPr>
          </w:rPrChange>
        </w:rPr>
      </w:pPr>
    </w:p>
    <w:tbl>
      <w:tblPr>
        <w:tblStyle w:val="Tabellenraster"/>
        <w:tblW w:w="10485" w:type="dxa"/>
        <w:tblLook w:val="04A0" w:firstRow="1" w:lastRow="0" w:firstColumn="1" w:lastColumn="0" w:noHBand="0" w:noVBand="1"/>
      </w:tblPr>
      <w:tblGrid>
        <w:gridCol w:w="10485"/>
      </w:tblGrid>
      <w:tr w:rsidR="00DF669F" w:rsidRPr="008A393C" w14:paraId="03933C09" w14:textId="77777777" w:rsidTr="006669AF">
        <w:tc>
          <w:tcPr>
            <w:tcW w:w="10485" w:type="dxa"/>
          </w:tcPr>
          <w:bookmarkEnd w:id="86"/>
          <w:p w14:paraId="23F7BEF2" w14:textId="6DBABB4C" w:rsidR="00DF669F" w:rsidRPr="00F0300B" w:rsidRDefault="00DF669F" w:rsidP="00964135">
            <w:pPr>
              <w:tabs>
                <w:tab w:val="left" w:pos="3288"/>
              </w:tabs>
              <w:spacing w:line="276" w:lineRule="auto"/>
              <w:rPr>
                <w:rFonts w:cstheme="minorHAnsi"/>
                <w:b/>
                <w:bCs/>
              </w:rPr>
            </w:pPr>
            <w:commentRangeStart w:id="125"/>
            <w:commentRangeStart w:id="126"/>
            <w:r w:rsidRPr="008A393C">
              <w:rPr>
                <w:rFonts w:cstheme="minorHAnsi"/>
                <w:b/>
                <w:bCs/>
              </w:rPr>
              <w:t>Ablauf</w:t>
            </w:r>
            <w:commentRangeEnd w:id="125"/>
            <w:r w:rsidR="00C548EF" w:rsidRPr="0009693E">
              <w:rPr>
                <w:rStyle w:val="Kommentarzeichen"/>
                <w:rFonts w:cstheme="minorHAnsi"/>
                <w:b/>
                <w:bCs/>
                <w:sz w:val="22"/>
                <w:szCs w:val="22"/>
              </w:rPr>
              <w:commentReference w:id="125"/>
            </w:r>
            <w:commentRangeEnd w:id="126"/>
            <w:r w:rsidR="008A393C" w:rsidRPr="0009693E">
              <w:rPr>
                <w:rStyle w:val="Kommentarzeichen"/>
                <w:rFonts w:cstheme="minorHAnsi"/>
                <w:b/>
                <w:bCs/>
                <w:sz w:val="22"/>
                <w:szCs w:val="22"/>
              </w:rPr>
              <w:commentReference w:id="126"/>
            </w:r>
          </w:p>
          <w:p w14:paraId="7265094D" w14:textId="66D23D3F" w:rsidR="00DF669F" w:rsidRPr="008A393C" w:rsidRDefault="008D0DAD" w:rsidP="00964135">
            <w:pPr>
              <w:tabs>
                <w:tab w:val="left" w:pos="3141"/>
                <w:tab w:val="left" w:pos="3288"/>
              </w:tabs>
              <w:spacing w:line="276" w:lineRule="auto"/>
              <w:rPr>
                <w:rFonts w:cstheme="minorHAnsi"/>
                <w:rPrChange w:id="127" w:author="Fabienne Schmaus" w:date="2026-04-30T15:48:00Z" w16du:dateUtc="2026-04-30T13:48:00Z">
                  <w:rPr>
                    <w:rFonts w:cstheme="minorHAnsi"/>
                    <w:color w:val="EE0000"/>
                  </w:rPr>
                </w:rPrChange>
              </w:rPr>
            </w:pPr>
            <w:r w:rsidRPr="008A393C">
              <w:rPr>
                <w:rFonts w:cstheme="minorHAnsi"/>
              </w:rPr>
              <w:t>Einstieg</w:t>
            </w:r>
            <w:r w:rsidR="00DF669F" w:rsidRPr="008A393C">
              <w:rPr>
                <w:rFonts w:cstheme="minorHAnsi"/>
                <w:rPrChange w:id="128" w:author="Fabienne Schmaus" w:date="2026-04-30T15:48:00Z" w16du:dateUtc="2026-04-30T13:48:00Z">
                  <w:rPr>
                    <w:rFonts w:cstheme="minorHAnsi"/>
                    <w:color w:val="EE0000"/>
                  </w:rPr>
                </w:rPrChange>
              </w:rPr>
              <w:tab/>
            </w:r>
            <w:r w:rsidR="00DF669F" w:rsidRPr="008A393C">
              <w:rPr>
                <w:rFonts w:cstheme="minorHAnsi"/>
              </w:rPr>
              <w:t xml:space="preserve">Startervideo zur Einheit </w:t>
            </w:r>
            <w:r w:rsidR="00045840" w:rsidRPr="008A393C">
              <w:rPr>
                <w:rFonts w:cstheme="minorHAnsi"/>
              </w:rPr>
              <w:t>(</w:t>
            </w:r>
            <w:r w:rsidRPr="008A393C">
              <w:rPr>
                <w:rFonts w:cstheme="minorHAnsi"/>
              </w:rPr>
              <w:t xml:space="preserve">ca. </w:t>
            </w:r>
            <w:r w:rsidR="00045840" w:rsidRPr="008A393C">
              <w:rPr>
                <w:rFonts w:cstheme="minorHAnsi"/>
              </w:rPr>
              <w:t>5</w:t>
            </w:r>
            <w:r w:rsidRPr="008A393C">
              <w:rPr>
                <w:rFonts w:cstheme="minorHAnsi"/>
              </w:rPr>
              <w:t xml:space="preserve"> Min</w:t>
            </w:r>
            <w:r w:rsidR="00FD3CE9" w:rsidRPr="008A393C">
              <w:rPr>
                <w:rFonts w:cstheme="minorHAnsi"/>
              </w:rPr>
              <w:t>.</w:t>
            </w:r>
            <w:r w:rsidR="00045840" w:rsidRPr="008A393C">
              <w:rPr>
                <w:rFonts w:cstheme="minorHAnsi"/>
              </w:rPr>
              <w:t>)</w:t>
            </w:r>
          </w:p>
          <w:p w14:paraId="32BD1962" w14:textId="3712C010" w:rsidR="00045840" w:rsidRPr="008A393C" w:rsidRDefault="008D0DAD" w:rsidP="00964135">
            <w:pPr>
              <w:tabs>
                <w:tab w:val="left" w:pos="3141"/>
                <w:tab w:val="left" w:pos="3288"/>
              </w:tabs>
              <w:spacing w:line="276" w:lineRule="auto"/>
              <w:rPr>
                <w:rFonts w:cstheme="minorHAnsi"/>
              </w:rPr>
            </w:pPr>
            <w:r w:rsidRPr="008A393C">
              <w:rPr>
                <w:rFonts w:cstheme="minorHAnsi"/>
              </w:rPr>
              <w:t>Hinführung</w:t>
            </w:r>
            <w:r w:rsidR="00FD3CE9" w:rsidRPr="008A393C">
              <w:rPr>
                <w:rFonts w:cstheme="minorHAnsi"/>
              </w:rPr>
              <w:t xml:space="preserve"> zum Thema</w:t>
            </w:r>
            <w:r w:rsidR="00045840" w:rsidRPr="008A393C">
              <w:rPr>
                <w:rFonts w:cstheme="minorHAnsi"/>
              </w:rPr>
              <w:tab/>
              <w:t>Emotionale Aktivierung (</w:t>
            </w:r>
            <w:r w:rsidR="00FD3CE9" w:rsidRPr="008A393C">
              <w:rPr>
                <w:rFonts w:cstheme="minorHAnsi"/>
              </w:rPr>
              <w:t xml:space="preserve">ca. </w:t>
            </w:r>
            <w:r w:rsidR="00597F27" w:rsidRPr="008A393C">
              <w:rPr>
                <w:rFonts w:cstheme="minorHAnsi"/>
              </w:rPr>
              <w:t>1</w:t>
            </w:r>
            <w:r w:rsidR="00FD3CE9" w:rsidRPr="008A393C">
              <w:rPr>
                <w:rFonts w:cstheme="minorHAnsi"/>
              </w:rPr>
              <w:t>0 Min.</w:t>
            </w:r>
            <w:r w:rsidR="00045840" w:rsidRPr="008A393C">
              <w:rPr>
                <w:rFonts w:cstheme="minorHAnsi"/>
              </w:rPr>
              <w:t>)</w:t>
            </w:r>
          </w:p>
          <w:p w14:paraId="2922C270" w14:textId="3BBE6739" w:rsidR="00DF669F" w:rsidRPr="008A393C" w:rsidRDefault="00FD3CE9" w:rsidP="00964135">
            <w:pPr>
              <w:tabs>
                <w:tab w:val="left" w:pos="3141"/>
                <w:tab w:val="left" w:pos="3288"/>
              </w:tabs>
              <w:spacing w:line="276" w:lineRule="auto"/>
              <w:rPr>
                <w:rFonts w:cstheme="minorHAnsi"/>
              </w:rPr>
            </w:pPr>
            <w:r w:rsidRPr="008A393C">
              <w:rPr>
                <w:rFonts w:cstheme="minorHAnsi"/>
              </w:rPr>
              <w:t>Erarbeitung</w:t>
            </w:r>
            <w:r w:rsidR="00DF669F" w:rsidRPr="008A393C">
              <w:rPr>
                <w:rFonts w:cstheme="minorHAnsi"/>
              </w:rPr>
              <w:tab/>
            </w:r>
            <w:r w:rsidR="00597F27" w:rsidRPr="008A393C">
              <w:rPr>
                <w:rFonts w:cstheme="minorHAnsi"/>
              </w:rPr>
              <w:t>Bausteine der digitalen Identität</w:t>
            </w:r>
            <w:r w:rsidR="00045840" w:rsidRPr="008A393C">
              <w:rPr>
                <w:rFonts w:cstheme="minorHAnsi"/>
              </w:rPr>
              <w:t xml:space="preserve"> (</w:t>
            </w:r>
            <w:r w:rsidRPr="008A393C">
              <w:rPr>
                <w:rFonts w:cstheme="minorHAnsi"/>
              </w:rPr>
              <w:t xml:space="preserve">ca. </w:t>
            </w:r>
            <w:r w:rsidR="00597F27" w:rsidRPr="008A393C">
              <w:rPr>
                <w:rFonts w:cstheme="minorHAnsi"/>
              </w:rPr>
              <w:t>20</w:t>
            </w:r>
            <w:r w:rsidRPr="008A393C">
              <w:rPr>
                <w:rFonts w:cstheme="minorHAnsi"/>
              </w:rPr>
              <w:t xml:space="preserve"> Min.</w:t>
            </w:r>
            <w:r w:rsidR="00045840" w:rsidRPr="008A393C">
              <w:rPr>
                <w:rFonts w:cstheme="minorHAnsi"/>
              </w:rPr>
              <w:t>)</w:t>
            </w:r>
          </w:p>
          <w:p w14:paraId="358A1915" w14:textId="4959E191" w:rsidR="00DF669F" w:rsidRPr="008A393C" w:rsidRDefault="00597F27" w:rsidP="00964135">
            <w:pPr>
              <w:tabs>
                <w:tab w:val="left" w:pos="3141"/>
                <w:tab w:val="left" w:pos="3288"/>
              </w:tabs>
              <w:spacing w:line="276" w:lineRule="auto"/>
              <w:rPr>
                <w:rFonts w:cstheme="minorHAnsi"/>
              </w:rPr>
            </w:pPr>
            <w:r w:rsidRPr="008A393C">
              <w:rPr>
                <w:rFonts w:cstheme="minorHAnsi"/>
              </w:rPr>
              <w:t>Vertiefung</w:t>
            </w:r>
            <w:r w:rsidR="00FD3CE9" w:rsidRPr="008A393C">
              <w:rPr>
                <w:rFonts w:cstheme="minorHAnsi"/>
              </w:rPr>
              <w:t xml:space="preserve"> </w:t>
            </w:r>
            <w:r w:rsidR="0009693E" w:rsidRPr="008A393C">
              <w:rPr>
                <w:rFonts w:cstheme="minorHAnsi"/>
              </w:rPr>
              <w:t>1</w:t>
            </w:r>
            <w:r w:rsidR="00DF669F" w:rsidRPr="008A393C">
              <w:rPr>
                <w:rFonts w:cstheme="minorHAnsi"/>
              </w:rPr>
              <w:tab/>
            </w:r>
            <w:r w:rsidRPr="008A393C">
              <w:rPr>
                <w:rFonts w:cstheme="minorHAnsi"/>
              </w:rPr>
              <w:t>Selbstdarstellungsstrategien</w:t>
            </w:r>
            <w:r w:rsidR="00D96127" w:rsidRPr="008A393C">
              <w:rPr>
                <w:rFonts w:cstheme="minorHAnsi"/>
              </w:rPr>
              <w:t xml:space="preserve"> (ca. 20 Min.)</w:t>
            </w:r>
          </w:p>
          <w:p w14:paraId="0DF0FEAB" w14:textId="05833656" w:rsidR="00DF669F" w:rsidRPr="008A393C" w:rsidRDefault="00DF669F" w:rsidP="00964135">
            <w:pPr>
              <w:tabs>
                <w:tab w:val="left" w:pos="3141"/>
                <w:tab w:val="left" w:pos="3288"/>
              </w:tabs>
              <w:spacing w:line="276" w:lineRule="auto"/>
              <w:rPr>
                <w:rFonts w:cstheme="minorHAnsi"/>
              </w:rPr>
            </w:pPr>
            <w:r w:rsidRPr="008A393C">
              <w:rPr>
                <w:rFonts w:cstheme="minorHAnsi"/>
              </w:rPr>
              <w:t>Vertiefung</w:t>
            </w:r>
            <w:r w:rsidR="0009693E" w:rsidRPr="008A393C">
              <w:rPr>
                <w:rFonts w:cstheme="minorHAnsi"/>
              </w:rPr>
              <w:t xml:space="preserve"> 2</w:t>
            </w:r>
            <w:r w:rsidRPr="008A393C">
              <w:rPr>
                <w:rFonts w:cstheme="minorHAnsi"/>
              </w:rPr>
              <w:tab/>
            </w:r>
            <w:r w:rsidR="0009693E" w:rsidRPr="008A393C">
              <w:rPr>
                <w:rFonts w:cstheme="minorHAnsi"/>
              </w:rPr>
              <w:t>Soziale Vergleiche und deren Auswirkung (20 Min.)</w:t>
            </w:r>
          </w:p>
          <w:p w14:paraId="716696E6" w14:textId="1A20B39B" w:rsidR="00DF669F" w:rsidRPr="008A393C" w:rsidRDefault="00045840" w:rsidP="00964135">
            <w:pPr>
              <w:tabs>
                <w:tab w:val="left" w:pos="3141"/>
                <w:tab w:val="left" w:pos="3288"/>
              </w:tabs>
              <w:spacing w:line="276" w:lineRule="auto"/>
              <w:rPr>
                <w:rFonts w:cstheme="minorHAnsi"/>
              </w:rPr>
            </w:pPr>
            <w:r w:rsidRPr="008A393C">
              <w:rPr>
                <w:rFonts w:cstheme="minorHAnsi"/>
              </w:rPr>
              <w:t>Transfer</w:t>
            </w:r>
            <w:r w:rsidR="00DF669F" w:rsidRPr="008A393C">
              <w:rPr>
                <w:rFonts w:cstheme="minorHAnsi"/>
              </w:rPr>
              <w:tab/>
            </w:r>
            <w:r w:rsidR="0009693E" w:rsidRPr="008A393C">
              <w:rPr>
                <w:rFonts w:cstheme="minorHAnsi"/>
              </w:rPr>
              <w:t>Handlungsstrategien entwickeln (10 Min.)</w:t>
            </w:r>
          </w:p>
          <w:p w14:paraId="471B7674" w14:textId="7C748688" w:rsidR="00DF669F" w:rsidRPr="008A393C" w:rsidRDefault="00DF669F" w:rsidP="00964135">
            <w:pPr>
              <w:tabs>
                <w:tab w:val="left" w:pos="3141"/>
                <w:tab w:val="left" w:pos="3288"/>
              </w:tabs>
              <w:spacing w:line="276" w:lineRule="auto"/>
              <w:rPr>
                <w:rFonts w:cstheme="minorHAnsi"/>
              </w:rPr>
            </w:pPr>
            <w:r w:rsidRPr="008A393C">
              <w:rPr>
                <w:rFonts w:cstheme="minorHAnsi"/>
              </w:rPr>
              <w:t>Reflexion</w:t>
            </w:r>
            <w:r w:rsidRPr="008A393C">
              <w:rPr>
                <w:rFonts w:cstheme="minorHAnsi"/>
              </w:rPr>
              <w:tab/>
              <w:t>Abschlussrunde</w:t>
            </w:r>
            <w:r w:rsidR="0009693E" w:rsidRPr="008A393C">
              <w:rPr>
                <w:rFonts w:cstheme="minorHAnsi"/>
              </w:rPr>
              <w:t xml:space="preserve"> (5 Min.)</w:t>
            </w:r>
          </w:p>
          <w:p w14:paraId="33093717" w14:textId="39D1787A" w:rsidR="00045840" w:rsidRPr="008A393C" w:rsidRDefault="00045840" w:rsidP="00964135">
            <w:pPr>
              <w:tabs>
                <w:tab w:val="left" w:pos="3141"/>
                <w:tab w:val="left" w:pos="3288"/>
              </w:tabs>
              <w:spacing w:line="276" w:lineRule="auto"/>
              <w:rPr>
                <w:rFonts w:cstheme="minorHAnsi"/>
                <w:rPrChange w:id="129" w:author="Fabienne Schmaus" w:date="2026-04-30T15:48:00Z" w16du:dateUtc="2026-04-30T13:48:00Z">
                  <w:rPr>
                    <w:rFonts w:cstheme="minorHAnsi"/>
                    <w:color w:val="EE0000"/>
                  </w:rPr>
                </w:rPrChange>
              </w:rPr>
            </w:pPr>
            <w:r w:rsidRPr="008A393C">
              <w:rPr>
                <w:rFonts w:cstheme="minorHAnsi"/>
              </w:rPr>
              <w:t>Follow-up</w:t>
            </w:r>
            <w:r w:rsidR="00327F17" w:rsidRPr="008A393C">
              <w:rPr>
                <w:rFonts w:cstheme="minorHAnsi"/>
              </w:rPr>
              <w:t xml:space="preserve"> (</w:t>
            </w:r>
            <w:r w:rsidR="00964135" w:rsidRPr="008A393C">
              <w:rPr>
                <w:rFonts w:cstheme="minorHAnsi"/>
              </w:rPr>
              <w:t>zwei</w:t>
            </w:r>
            <w:r w:rsidR="00327F17" w:rsidRPr="008A393C">
              <w:rPr>
                <w:rFonts w:cstheme="minorHAnsi"/>
              </w:rPr>
              <w:t xml:space="preserve"> Wochen später)</w:t>
            </w:r>
            <w:r w:rsidRPr="008A393C">
              <w:rPr>
                <w:rFonts w:cstheme="minorHAnsi"/>
              </w:rPr>
              <w:tab/>
            </w:r>
            <w:r w:rsidR="0009693E" w:rsidRPr="008A393C">
              <w:rPr>
                <w:rFonts w:cstheme="minorHAnsi"/>
              </w:rPr>
              <w:t xml:space="preserve">Beobachtungen und Verhaltensänderungen </w:t>
            </w:r>
            <w:r w:rsidR="00327F17" w:rsidRPr="008A393C">
              <w:rPr>
                <w:rFonts w:cstheme="minorHAnsi"/>
              </w:rPr>
              <w:t>(ca. 15 Min.)</w:t>
            </w:r>
          </w:p>
        </w:tc>
      </w:tr>
    </w:tbl>
    <w:p w14:paraId="4272CE1B" w14:textId="77777777" w:rsidR="00DF669F" w:rsidRPr="008A393C" w:rsidRDefault="00DF669F" w:rsidP="00DF669F">
      <w:pPr>
        <w:spacing w:line="276" w:lineRule="auto"/>
        <w:rPr>
          <w:rFonts w:cstheme="minorHAnsi"/>
          <w:rPrChange w:id="130" w:author="Fabienne Schmaus" w:date="2026-04-30T15:48:00Z" w16du:dateUtc="2026-04-30T13:48:00Z">
            <w:rPr>
              <w:rFonts w:cstheme="minorHAnsi"/>
              <w:color w:val="EE0000"/>
            </w:rPr>
          </w:rPrChange>
        </w:rPr>
      </w:pPr>
    </w:p>
    <w:tbl>
      <w:tblPr>
        <w:tblStyle w:val="Tabellenraster"/>
        <w:tblW w:w="10485" w:type="dxa"/>
        <w:tblLook w:val="04A0" w:firstRow="1" w:lastRow="0" w:firstColumn="1" w:lastColumn="0" w:noHBand="0" w:noVBand="1"/>
      </w:tblPr>
      <w:tblGrid>
        <w:gridCol w:w="3823"/>
        <w:gridCol w:w="2835"/>
        <w:gridCol w:w="3827"/>
      </w:tblGrid>
      <w:tr w:rsidR="007D7FE0" w:rsidRPr="008A393C" w14:paraId="60F3C51D" w14:textId="77777777" w:rsidTr="006669AF">
        <w:tc>
          <w:tcPr>
            <w:tcW w:w="3823" w:type="dxa"/>
          </w:tcPr>
          <w:p w14:paraId="4959BB6C" w14:textId="77777777" w:rsidR="00DF669F" w:rsidRPr="008A393C" w:rsidRDefault="00DF669F" w:rsidP="00FB679F">
            <w:pPr>
              <w:spacing w:line="276" w:lineRule="auto"/>
              <w:rPr>
                <w:rFonts w:cstheme="minorHAnsi"/>
                <w:b/>
                <w:bCs/>
              </w:rPr>
            </w:pPr>
            <w:bookmarkStart w:id="131" w:name="_Hlk139991727"/>
            <w:r w:rsidRPr="008A393C">
              <w:rPr>
                <w:rFonts w:cstheme="minorHAnsi"/>
                <w:b/>
                <w:bCs/>
              </w:rPr>
              <w:t>ZIEL UND FRAGESTELLUNG</w:t>
            </w:r>
          </w:p>
        </w:tc>
        <w:tc>
          <w:tcPr>
            <w:tcW w:w="2835" w:type="dxa"/>
          </w:tcPr>
          <w:p w14:paraId="1278015E" w14:textId="77777777" w:rsidR="00DF669F" w:rsidRPr="008A393C" w:rsidRDefault="00DF669F" w:rsidP="00FB679F">
            <w:pPr>
              <w:spacing w:line="276" w:lineRule="auto"/>
              <w:rPr>
                <w:rFonts w:cstheme="minorHAnsi"/>
                <w:b/>
                <w:bCs/>
              </w:rPr>
            </w:pPr>
            <w:r w:rsidRPr="008A393C">
              <w:rPr>
                <w:rFonts w:cstheme="minorHAnsi"/>
                <w:b/>
                <w:bCs/>
              </w:rPr>
              <w:t>METHODIK</w:t>
            </w:r>
          </w:p>
          <w:p w14:paraId="20D9328A" w14:textId="77777777" w:rsidR="00DF669F" w:rsidRPr="008A393C" w:rsidRDefault="00DF669F" w:rsidP="00FB679F">
            <w:pPr>
              <w:spacing w:line="276" w:lineRule="auto"/>
              <w:rPr>
                <w:rFonts w:cstheme="minorHAnsi"/>
                <w:b/>
                <w:bCs/>
              </w:rPr>
            </w:pPr>
          </w:p>
        </w:tc>
        <w:tc>
          <w:tcPr>
            <w:tcW w:w="3827" w:type="dxa"/>
          </w:tcPr>
          <w:p w14:paraId="4774A53C" w14:textId="77777777" w:rsidR="00DF669F" w:rsidRPr="008A393C" w:rsidRDefault="00DF669F" w:rsidP="00FB679F">
            <w:pPr>
              <w:spacing w:line="276" w:lineRule="auto"/>
              <w:rPr>
                <w:rFonts w:cstheme="minorHAnsi"/>
                <w:b/>
                <w:bCs/>
              </w:rPr>
            </w:pPr>
            <w:r w:rsidRPr="008A393C">
              <w:rPr>
                <w:rFonts w:cstheme="minorHAnsi"/>
                <w:b/>
                <w:bCs/>
              </w:rPr>
              <w:t>MEDIUM</w:t>
            </w:r>
          </w:p>
        </w:tc>
      </w:tr>
      <w:tr w:rsidR="007D7FE0" w:rsidRPr="008A393C" w14:paraId="1705C542" w14:textId="77777777" w:rsidTr="006669AF">
        <w:tc>
          <w:tcPr>
            <w:tcW w:w="10485" w:type="dxa"/>
            <w:gridSpan w:val="3"/>
          </w:tcPr>
          <w:p w14:paraId="120CFAFF" w14:textId="5936B983" w:rsidR="00DF669F" w:rsidRPr="008A393C" w:rsidRDefault="00FD3CE9" w:rsidP="00FB679F">
            <w:pPr>
              <w:spacing w:line="276" w:lineRule="auto"/>
              <w:rPr>
                <w:rFonts w:cstheme="minorHAnsi"/>
                <w:i/>
                <w:iCs/>
                <w:rPrChange w:id="132" w:author="Fabienne Schmaus" w:date="2026-04-30T15:48:00Z" w16du:dateUtc="2026-04-30T13:48:00Z">
                  <w:rPr>
                    <w:rFonts w:cstheme="minorHAnsi"/>
                    <w:i/>
                    <w:iCs/>
                    <w:color w:val="EE0000"/>
                  </w:rPr>
                </w:rPrChange>
              </w:rPr>
            </w:pPr>
            <w:r w:rsidRPr="008A393C">
              <w:rPr>
                <w:rFonts w:cstheme="minorHAnsi"/>
                <w:i/>
                <w:iCs/>
              </w:rPr>
              <w:t>Einstieg</w:t>
            </w:r>
          </w:p>
        </w:tc>
      </w:tr>
      <w:bookmarkEnd w:id="131"/>
      <w:tr w:rsidR="0050713B" w:rsidRPr="008A393C" w14:paraId="21FD5EA4" w14:textId="77777777" w:rsidTr="006669AF">
        <w:tc>
          <w:tcPr>
            <w:tcW w:w="3823" w:type="dxa"/>
          </w:tcPr>
          <w:p w14:paraId="536D3D6E" w14:textId="77777777" w:rsidR="00DF669F" w:rsidRPr="008A393C" w:rsidRDefault="00DF669F" w:rsidP="00FB679F">
            <w:pPr>
              <w:spacing w:line="276" w:lineRule="auto"/>
              <w:rPr>
                <w:rFonts w:cstheme="minorHAnsi"/>
              </w:rPr>
            </w:pPr>
            <w:r w:rsidRPr="008A393C">
              <w:rPr>
                <w:rFonts w:cstheme="minorHAnsi"/>
              </w:rPr>
              <w:t>Was hast du im Video gesehen?</w:t>
            </w:r>
          </w:p>
        </w:tc>
        <w:tc>
          <w:tcPr>
            <w:tcW w:w="2835" w:type="dxa"/>
          </w:tcPr>
          <w:p w14:paraId="20DA979A" w14:textId="77777777" w:rsidR="00DF669F" w:rsidRPr="008A393C" w:rsidRDefault="00DF669F" w:rsidP="00FB679F">
            <w:pPr>
              <w:spacing w:line="276" w:lineRule="auto"/>
              <w:rPr>
                <w:rFonts w:cstheme="minorHAnsi"/>
              </w:rPr>
            </w:pPr>
            <w:r w:rsidRPr="008A393C">
              <w:rPr>
                <w:rFonts w:cstheme="minorHAnsi"/>
              </w:rPr>
              <w:t>Unterrichtsgespräch im Plenum</w:t>
            </w:r>
          </w:p>
        </w:tc>
        <w:tc>
          <w:tcPr>
            <w:tcW w:w="3827" w:type="dxa"/>
          </w:tcPr>
          <w:p w14:paraId="7CF6C556" w14:textId="77777777" w:rsidR="00DF669F" w:rsidRPr="008A393C" w:rsidRDefault="00DF669F" w:rsidP="00FB679F">
            <w:pPr>
              <w:spacing w:line="276" w:lineRule="auto"/>
              <w:rPr>
                <w:rFonts w:cstheme="minorHAnsi"/>
              </w:rPr>
            </w:pPr>
            <w:r w:rsidRPr="008A393C">
              <w:rPr>
                <w:rFonts w:cstheme="minorHAnsi"/>
              </w:rPr>
              <w:t>--&gt; Video</w:t>
            </w:r>
          </w:p>
        </w:tc>
      </w:tr>
    </w:tbl>
    <w:p w14:paraId="102490B9" w14:textId="77777777" w:rsidR="00DF669F" w:rsidRPr="008A393C" w:rsidRDefault="00DF669F" w:rsidP="00DF669F">
      <w:pPr>
        <w:rPr>
          <w:rFonts w:cstheme="minorHAnsi"/>
          <w:rPrChange w:id="133" w:author="Fabienne Schmaus" w:date="2026-04-30T15:48:00Z" w16du:dateUtc="2026-04-30T13:48:00Z">
            <w:rPr>
              <w:rFonts w:cstheme="minorHAnsi"/>
              <w:color w:val="EE0000"/>
            </w:rPr>
          </w:rPrChange>
        </w:rPr>
      </w:pPr>
    </w:p>
    <w:tbl>
      <w:tblPr>
        <w:tblStyle w:val="Tabellenraster"/>
        <w:tblW w:w="10485" w:type="dxa"/>
        <w:tblLayout w:type="fixed"/>
        <w:tblLook w:val="04A0" w:firstRow="1" w:lastRow="0" w:firstColumn="1" w:lastColumn="0" w:noHBand="0" w:noVBand="1"/>
      </w:tblPr>
      <w:tblGrid>
        <w:gridCol w:w="3823"/>
        <w:gridCol w:w="2693"/>
        <w:gridCol w:w="3969"/>
        <w:tblGridChange w:id="134">
          <w:tblGrid>
            <w:gridCol w:w="3823"/>
            <w:gridCol w:w="2693"/>
            <w:gridCol w:w="3969"/>
          </w:tblGrid>
        </w:tblGridChange>
      </w:tblGrid>
      <w:tr w:rsidR="007D7FE0" w:rsidRPr="008A393C" w14:paraId="48856D64" w14:textId="77777777" w:rsidTr="006669AF">
        <w:tc>
          <w:tcPr>
            <w:tcW w:w="10485" w:type="dxa"/>
            <w:gridSpan w:val="3"/>
          </w:tcPr>
          <w:p w14:paraId="155066D3" w14:textId="3E6C7902" w:rsidR="00DF669F" w:rsidRPr="008A393C" w:rsidRDefault="00FD3CE9" w:rsidP="0050713B">
            <w:pPr>
              <w:spacing w:line="276" w:lineRule="auto"/>
              <w:rPr>
                <w:rFonts w:cstheme="minorHAnsi"/>
                <w:i/>
                <w:iCs/>
                <w:rPrChange w:id="135" w:author="Fabienne Schmaus" w:date="2026-04-30T15:48:00Z" w16du:dateUtc="2026-04-30T13:48:00Z">
                  <w:rPr>
                    <w:rFonts w:cstheme="minorHAnsi"/>
                    <w:i/>
                    <w:iCs/>
                    <w:color w:val="EE0000"/>
                  </w:rPr>
                </w:rPrChange>
              </w:rPr>
            </w:pPr>
            <w:r w:rsidRPr="008A393C">
              <w:rPr>
                <w:rFonts w:cstheme="minorHAnsi"/>
                <w:i/>
                <w:iCs/>
              </w:rPr>
              <w:t>Hinführung</w:t>
            </w:r>
            <w:r w:rsidR="0050713B" w:rsidRPr="008A393C">
              <w:rPr>
                <w:rFonts w:cstheme="minorHAnsi"/>
                <w:i/>
                <w:iCs/>
              </w:rPr>
              <w:t xml:space="preserve"> </w:t>
            </w:r>
            <w:r w:rsidRPr="008A393C">
              <w:rPr>
                <w:rFonts w:cstheme="minorHAnsi"/>
                <w:i/>
                <w:iCs/>
              </w:rPr>
              <w:t>zum Thema</w:t>
            </w:r>
          </w:p>
        </w:tc>
      </w:tr>
      <w:tr w:rsidR="007D7FE0" w:rsidRPr="008A393C" w14:paraId="5833EE14" w14:textId="77777777" w:rsidTr="00C548EF">
        <w:tblPrEx>
          <w:tblW w:w="10485" w:type="dxa"/>
          <w:tblLayout w:type="fixed"/>
          <w:tblPrExChange w:id="136" w:author="Fabienne Schmaus" w:date="2026-04-30T16:03:00Z" w16du:dateUtc="2026-04-30T14:03:00Z">
            <w:tblPrEx>
              <w:tblW w:w="10485" w:type="dxa"/>
              <w:tblLayout w:type="fixed"/>
            </w:tblPrEx>
          </w:tblPrExChange>
        </w:tblPrEx>
        <w:trPr>
          <w:trHeight w:val="968"/>
          <w:trPrChange w:id="137" w:author="Fabienne Schmaus" w:date="2026-04-30T16:03:00Z" w16du:dateUtc="2026-04-30T14:03:00Z">
            <w:trPr>
              <w:trHeight w:val="968"/>
            </w:trPr>
          </w:trPrChange>
        </w:trPr>
        <w:tc>
          <w:tcPr>
            <w:tcW w:w="3823" w:type="dxa"/>
            <w:vMerge w:val="restart"/>
            <w:tcPrChange w:id="138" w:author="Fabienne Schmaus" w:date="2026-04-30T16:03:00Z" w16du:dateUtc="2026-04-30T14:03:00Z">
              <w:tcPr>
                <w:tcW w:w="3823" w:type="dxa"/>
                <w:vMerge w:val="restart"/>
              </w:tcPr>
            </w:tcPrChange>
          </w:tcPr>
          <w:p w14:paraId="768B17D6" w14:textId="18148F4C" w:rsidR="002E00A1" w:rsidRPr="008A393C" w:rsidRDefault="002E00A1" w:rsidP="00045840">
            <w:pPr>
              <w:rPr>
                <w:rFonts w:cstheme="minorHAnsi"/>
              </w:rPr>
            </w:pPr>
            <w:r w:rsidRPr="008A393C">
              <w:rPr>
                <w:rFonts w:cstheme="minorHAnsi"/>
              </w:rPr>
              <w:t>Ziel: emotionalen Zugang schaffen, Vorwissen aktivieren, Neugier wecken</w:t>
            </w:r>
            <w:r w:rsidR="00CB4E80" w:rsidRPr="008A393C">
              <w:rPr>
                <w:rFonts w:cstheme="minorHAnsi"/>
              </w:rPr>
              <w:t>, Thema in den Fokus rücken</w:t>
            </w:r>
          </w:p>
          <w:p w14:paraId="3E87B512" w14:textId="77777777" w:rsidR="002E00A1" w:rsidRPr="008A393C" w:rsidRDefault="002E00A1" w:rsidP="00045840">
            <w:pPr>
              <w:rPr>
                <w:rFonts w:cstheme="minorHAnsi"/>
                <w:rPrChange w:id="139" w:author="Fabienne Schmaus" w:date="2026-04-30T15:49:00Z" w16du:dateUtc="2026-04-30T13:49:00Z">
                  <w:rPr>
                    <w:rFonts w:cstheme="minorHAnsi"/>
                    <w:color w:val="EE0000"/>
                  </w:rPr>
                </w:rPrChange>
              </w:rPr>
            </w:pPr>
          </w:p>
          <w:p w14:paraId="1C5BCA65" w14:textId="50029AB9" w:rsidR="002E00A1" w:rsidRPr="008A393C" w:rsidRDefault="002E00A1" w:rsidP="00FB679F">
            <w:pPr>
              <w:spacing w:line="276" w:lineRule="auto"/>
              <w:rPr>
                <w:rFonts w:cstheme="minorHAnsi"/>
              </w:rPr>
            </w:pPr>
            <w:r w:rsidRPr="008A393C">
              <w:rPr>
                <w:rFonts w:cstheme="minorHAnsi"/>
              </w:rPr>
              <w:t>Inhalte:</w:t>
            </w:r>
          </w:p>
          <w:p w14:paraId="2440987F" w14:textId="79E1AA81" w:rsidR="002E00A1" w:rsidRPr="008A393C" w:rsidRDefault="00CB4E80" w:rsidP="00FB679F">
            <w:pPr>
              <w:spacing w:line="276" w:lineRule="auto"/>
              <w:rPr>
                <w:rFonts w:cstheme="minorHAnsi"/>
              </w:rPr>
            </w:pPr>
            <w:r w:rsidRPr="008A393C">
              <w:rPr>
                <w:rFonts w:cstheme="minorHAnsi"/>
              </w:rPr>
              <w:t>&gt;</w:t>
            </w:r>
            <w:r w:rsidR="002E00A1" w:rsidRPr="008A393C">
              <w:rPr>
                <w:rFonts w:cstheme="minorHAnsi"/>
              </w:rPr>
              <w:t xml:space="preserve"> </w:t>
            </w:r>
            <w:r w:rsidRPr="008A393C">
              <w:rPr>
                <w:rFonts w:cstheme="minorHAnsi"/>
              </w:rPr>
              <w:t>Wer ist die echte Person?</w:t>
            </w:r>
          </w:p>
          <w:p w14:paraId="4488B041" w14:textId="41893F9A" w:rsidR="002E00A1" w:rsidRPr="008A393C" w:rsidRDefault="00CB4E80" w:rsidP="00FB679F">
            <w:pPr>
              <w:spacing w:line="276" w:lineRule="auto"/>
              <w:rPr>
                <w:rFonts w:cstheme="minorHAnsi"/>
              </w:rPr>
            </w:pPr>
            <w:r w:rsidRPr="008A393C">
              <w:rPr>
                <w:rFonts w:cstheme="minorHAnsi"/>
              </w:rPr>
              <w:t>&gt; Welche</w:t>
            </w:r>
            <w:r w:rsidR="003846AE" w:rsidRPr="008A393C">
              <w:rPr>
                <w:rFonts w:cstheme="minorHAnsi"/>
              </w:rPr>
              <w:t>m</w:t>
            </w:r>
            <w:r w:rsidRPr="008A393C">
              <w:rPr>
                <w:rFonts w:cstheme="minorHAnsi"/>
              </w:rPr>
              <w:t xml:space="preserve"> Profil würdest du am ehesten folgen?</w:t>
            </w:r>
          </w:p>
          <w:p w14:paraId="651CA6C1" w14:textId="58310CE5" w:rsidR="002E00A1" w:rsidRPr="008A393C" w:rsidRDefault="002E00A1" w:rsidP="00FB679F">
            <w:pPr>
              <w:spacing w:line="276" w:lineRule="auto"/>
              <w:rPr>
                <w:rFonts w:cstheme="minorHAnsi"/>
              </w:rPr>
            </w:pPr>
            <w:r w:rsidRPr="008A393C">
              <w:rPr>
                <w:rFonts w:cstheme="minorHAnsi"/>
              </w:rPr>
              <w:t xml:space="preserve">&gt; </w:t>
            </w:r>
            <w:r w:rsidR="00CB4E80" w:rsidRPr="008A393C">
              <w:rPr>
                <w:rFonts w:cstheme="minorHAnsi"/>
              </w:rPr>
              <w:t>Was zeigen wir online? Was nicht?</w:t>
            </w:r>
          </w:p>
          <w:p w14:paraId="02D85823" w14:textId="269DE45E" w:rsidR="002E00A1" w:rsidRPr="008A393C" w:rsidRDefault="00CB4E80" w:rsidP="0050713B">
            <w:pPr>
              <w:spacing w:line="276" w:lineRule="auto"/>
              <w:rPr>
                <w:rFonts w:cstheme="minorHAnsi"/>
                <w:rPrChange w:id="140" w:author="Fabienne Schmaus" w:date="2026-04-30T15:49:00Z" w16du:dateUtc="2026-04-30T13:49:00Z">
                  <w:rPr>
                    <w:rFonts w:cstheme="minorHAnsi"/>
                    <w:color w:val="EE0000"/>
                  </w:rPr>
                </w:rPrChange>
              </w:rPr>
            </w:pPr>
            <w:r w:rsidRPr="008A393C">
              <w:rPr>
                <w:rFonts w:cstheme="minorHAnsi"/>
              </w:rPr>
              <w:t>&gt; Wo präsentiere ich mich online?</w:t>
            </w:r>
          </w:p>
        </w:tc>
        <w:tc>
          <w:tcPr>
            <w:tcW w:w="2693" w:type="dxa"/>
            <w:tcBorders>
              <w:bottom w:val="nil"/>
            </w:tcBorders>
            <w:tcPrChange w:id="141" w:author="Fabienne Schmaus" w:date="2026-04-30T16:03:00Z" w16du:dateUtc="2026-04-30T14:03:00Z">
              <w:tcPr>
                <w:tcW w:w="2693" w:type="dxa"/>
                <w:tcBorders>
                  <w:bottom w:val="nil"/>
                </w:tcBorders>
              </w:tcPr>
            </w:tcPrChange>
          </w:tcPr>
          <w:p w14:paraId="40B9F8F4" w14:textId="499F1A06" w:rsidR="002E00A1" w:rsidRPr="008A393C" w:rsidRDefault="002E00A1" w:rsidP="00FB679F">
            <w:pPr>
              <w:spacing w:line="276" w:lineRule="auto"/>
              <w:rPr>
                <w:rFonts w:cstheme="minorHAnsi"/>
              </w:rPr>
            </w:pPr>
            <w:r w:rsidRPr="008A393C">
              <w:rPr>
                <w:rFonts w:cstheme="minorHAnsi"/>
              </w:rPr>
              <w:t>Impulsfragen im Plenum und Unterrichtsgespräch</w:t>
            </w:r>
          </w:p>
          <w:p w14:paraId="385446CD" w14:textId="630F2911" w:rsidR="002E00A1" w:rsidRPr="008A393C" w:rsidRDefault="002E00A1" w:rsidP="00A24EE4">
            <w:pPr>
              <w:spacing w:line="276" w:lineRule="auto"/>
              <w:rPr>
                <w:rFonts w:cstheme="minorHAnsi"/>
                <w:rPrChange w:id="142" w:author="Fabienne Schmaus" w:date="2026-04-30T15:49:00Z" w16du:dateUtc="2026-04-30T13:49:00Z">
                  <w:rPr>
                    <w:rFonts w:cstheme="minorHAnsi"/>
                    <w:color w:val="EE0000"/>
                  </w:rPr>
                </w:rPrChange>
              </w:rPr>
            </w:pPr>
          </w:p>
        </w:tc>
        <w:tc>
          <w:tcPr>
            <w:tcW w:w="3969" w:type="dxa"/>
            <w:tcBorders>
              <w:bottom w:val="nil"/>
            </w:tcBorders>
            <w:tcPrChange w:id="143" w:author="Fabienne Schmaus" w:date="2026-04-30T16:03:00Z" w16du:dateUtc="2026-04-30T14:03:00Z">
              <w:tcPr>
                <w:tcW w:w="3969" w:type="dxa"/>
                <w:tcBorders>
                  <w:bottom w:val="nil"/>
                </w:tcBorders>
              </w:tcPr>
            </w:tcPrChange>
          </w:tcPr>
          <w:p w14:paraId="503C3383" w14:textId="77777777" w:rsidR="002E00A1" w:rsidRPr="008A393C" w:rsidRDefault="002E00A1" w:rsidP="002E00A1">
            <w:pPr>
              <w:tabs>
                <w:tab w:val="left" w:pos="1843"/>
              </w:tabs>
              <w:spacing w:line="276" w:lineRule="auto"/>
              <w:rPr>
                <w:rFonts w:cstheme="minorHAnsi"/>
                <w:b/>
                <w:bCs/>
              </w:rPr>
            </w:pPr>
            <w:r w:rsidRPr="008A393C">
              <w:rPr>
                <w:rFonts w:cstheme="minorHAnsi"/>
                <w:b/>
                <w:bCs/>
              </w:rPr>
              <w:t>analog:</w:t>
            </w:r>
          </w:p>
          <w:p w14:paraId="2585ECFC" w14:textId="437876D9" w:rsidR="00317B2A" w:rsidRPr="008A393C" w:rsidRDefault="002E00A1" w:rsidP="002E00A1">
            <w:pPr>
              <w:tabs>
                <w:tab w:val="left" w:pos="1843"/>
              </w:tabs>
              <w:spacing w:line="276" w:lineRule="auto"/>
              <w:rPr>
                <w:rFonts w:cstheme="minorHAnsi"/>
              </w:rPr>
            </w:pPr>
            <w:r w:rsidRPr="008A393C">
              <w:rPr>
                <w:rFonts w:cstheme="minorHAnsi"/>
              </w:rPr>
              <w:t xml:space="preserve">--&gt; </w:t>
            </w:r>
            <w:r w:rsidR="00CB4E80" w:rsidRPr="008A393C">
              <w:rPr>
                <w:rFonts w:cstheme="minorHAnsi"/>
              </w:rPr>
              <w:t>Tafel/Flipchart Antworten sammeln</w:t>
            </w:r>
          </w:p>
          <w:p w14:paraId="65BE7FA6" w14:textId="2EE5DDBD" w:rsidR="002E00A1" w:rsidRPr="008A393C" w:rsidRDefault="002E00A1" w:rsidP="002E00A1">
            <w:pPr>
              <w:tabs>
                <w:tab w:val="left" w:pos="1843"/>
              </w:tabs>
              <w:spacing w:line="276" w:lineRule="auto"/>
              <w:rPr>
                <w:rFonts w:cstheme="minorHAnsi"/>
              </w:rPr>
            </w:pPr>
          </w:p>
        </w:tc>
      </w:tr>
      <w:tr w:rsidR="007D7FE0" w:rsidRPr="008A393C" w14:paraId="76A0BFB0" w14:textId="77777777" w:rsidTr="00C548EF">
        <w:tblPrEx>
          <w:tblW w:w="10485" w:type="dxa"/>
          <w:tblLayout w:type="fixed"/>
          <w:tblPrExChange w:id="144" w:author="Fabienne Schmaus" w:date="2026-04-30T16:03:00Z" w16du:dateUtc="2026-04-30T14:03:00Z">
            <w:tblPrEx>
              <w:tblW w:w="10485" w:type="dxa"/>
              <w:tblLayout w:type="fixed"/>
            </w:tblPrEx>
          </w:tblPrExChange>
        </w:tblPrEx>
        <w:trPr>
          <w:trHeight w:val="967"/>
          <w:trPrChange w:id="145" w:author="Fabienne Schmaus" w:date="2026-04-30T16:03:00Z" w16du:dateUtc="2026-04-30T14:03:00Z">
            <w:trPr>
              <w:trHeight w:val="967"/>
            </w:trPr>
          </w:trPrChange>
        </w:trPr>
        <w:tc>
          <w:tcPr>
            <w:tcW w:w="3823" w:type="dxa"/>
            <w:vMerge/>
            <w:tcBorders>
              <w:top w:val="nil"/>
            </w:tcBorders>
            <w:tcPrChange w:id="146" w:author="Fabienne Schmaus" w:date="2026-04-30T16:03:00Z" w16du:dateUtc="2026-04-30T14:03:00Z">
              <w:tcPr>
                <w:tcW w:w="3823" w:type="dxa"/>
                <w:vMerge/>
                <w:tcBorders>
                  <w:top w:val="nil"/>
                </w:tcBorders>
              </w:tcPr>
            </w:tcPrChange>
          </w:tcPr>
          <w:p w14:paraId="3385EF20" w14:textId="77777777" w:rsidR="002E00A1" w:rsidRPr="008A393C" w:rsidRDefault="002E00A1" w:rsidP="00045840">
            <w:pPr>
              <w:rPr>
                <w:rFonts w:cstheme="minorHAnsi"/>
                <w:rPrChange w:id="147" w:author="Fabienne Schmaus" w:date="2026-04-30T15:49:00Z" w16du:dateUtc="2026-04-30T13:49:00Z">
                  <w:rPr>
                    <w:rFonts w:cstheme="minorHAnsi"/>
                    <w:color w:val="EE0000"/>
                  </w:rPr>
                </w:rPrChange>
              </w:rPr>
            </w:pPr>
          </w:p>
        </w:tc>
        <w:tc>
          <w:tcPr>
            <w:tcW w:w="2693" w:type="dxa"/>
            <w:tcBorders>
              <w:top w:val="nil"/>
              <w:bottom w:val="nil"/>
            </w:tcBorders>
            <w:tcPrChange w:id="148" w:author="Fabienne Schmaus" w:date="2026-04-30T16:03:00Z" w16du:dateUtc="2026-04-30T14:03:00Z">
              <w:tcPr>
                <w:tcW w:w="2693" w:type="dxa"/>
                <w:tcBorders>
                  <w:top w:val="nil"/>
                  <w:bottom w:val="nil"/>
                </w:tcBorders>
              </w:tcPr>
            </w:tcPrChange>
          </w:tcPr>
          <w:p w14:paraId="57A754E7" w14:textId="4F18FA76" w:rsidR="002E00A1" w:rsidRPr="008A393C" w:rsidRDefault="002E00A1" w:rsidP="002E00A1">
            <w:pPr>
              <w:spacing w:line="276" w:lineRule="auto"/>
              <w:rPr>
                <w:rFonts w:cstheme="minorHAnsi"/>
              </w:rPr>
            </w:pPr>
            <w:r w:rsidRPr="008A393C">
              <w:rPr>
                <w:rFonts w:cstheme="minorHAnsi"/>
              </w:rPr>
              <w:t>Einzelarbeit (Umfrage)</w:t>
            </w:r>
          </w:p>
          <w:p w14:paraId="343367C2" w14:textId="7959928F" w:rsidR="002E00A1" w:rsidRPr="008A393C" w:rsidRDefault="002E00A1" w:rsidP="002E00A1">
            <w:pPr>
              <w:spacing w:line="276" w:lineRule="auto"/>
              <w:rPr>
                <w:rFonts w:cstheme="minorHAnsi"/>
                <w:rPrChange w:id="149" w:author="Fabienne Schmaus" w:date="2026-04-30T15:49:00Z" w16du:dateUtc="2026-04-30T13:49:00Z">
                  <w:rPr>
                    <w:rFonts w:cstheme="minorHAnsi"/>
                    <w:color w:val="EE0000"/>
                  </w:rPr>
                </w:rPrChange>
              </w:rPr>
            </w:pPr>
          </w:p>
        </w:tc>
        <w:tc>
          <w:tcPr>
            <w:tcW w:w="3969" w:type="dxa"/>
            <w:tcBorders>
              <w:top w:val="nil"/>
              <w:bottom w:val="nil"/>
            </w:tcBorders>
            <w:tcPrChange w:id="150" w:author="Fabienne Schmaus" w:date="2026-04-30T16:03:00Z" w16du:dateUtc="2026-04-30T14:03:00Z">
              <w:tcPr>
                <w:tcW w:w="3969" w:type="dxa"/>
                <w:tcBorders>
                  <w:top w:val="nil"/>
                  <w:bottom w:val="nil"/>
                </w:tcBorders>
              </w:tcPr>
            </w:tcPrChange>
          </w:tcPr>
          <w:p w14:paraId="5E4B4709" w14:textId="77777777" w:rsidR="002E00A1" w:rsidRPr="00C17639" w:rsidRDefault="002E00A1" w:rsidP="002E00A1">
            <w:pPr>
              <w:tabs>
                <w:tab w:val="left" w:pos="1843"/>
              </w:tabs>
              <w:spacing w:line="276" w:lineRule="auto"/>
              <w:rPr>
                <w:rFonts w:cstheme="minorHAnsi"/>
                <w:b/>
                <w:bCs/>
              </w:rPr>
            </w:pPr>
            <w:r w:rsidRPr="00C17639">
              <w:rPr>
                <w:rFonts w:cstheme="minorHAnsi"/>
                <w:b/>
                <w:bCs/>
              </w:rPr>
              <w:t>analog:</w:t>
            </w:r>
          </w:p>
          <w:p w14:paraId="08F108C1" w14:textId="77777777" w:rsidR="002E00A1" w:rsidRPr="00F0300B" w:rsidRDefault="002E00A1" w:rsidP="002E00A1">
            <w:pPr>
              <w:tabs>
                <w:tab w:val="left" w:pos="1843"/>
              </w:tabs>
              <w:spacing w:line="276" w:lineRule="auto"/>
              <w:rPr>
                <w:rFonts w:cstheme="minorHAnsi"/>
              </w:rPr>
            </w:pPr>
            <w:r w:rsidRPr="00C17639">
              <w:rPr>
                <w:rFonts w:cstheme="minorHAnsi"/>
              </w:rPr>
              <w:t xml:space="preserve">--&gt; </w:t>
            </w:r>
            <w:commentRangeStart w:id="151"/>
            <w:commentRangeStart w:id="152"/>
            <w:r w:rsidRPr="00C17639">
              <w:rPr>
                <w:rFonts w:cstheme="minorHAnsi"/>
              </w:rPr>
              <w:t>Kartenabfrage</w:t>
            </w:r>
            <w:r w:rsidRPr="008A393C">
              <w:rPr>
                <w:rFonts w:cstheme="minorHAnsi"/>
              </w:rPr>
              <w:t xml:space="preserve"> </w:t>
            </w:r>
            <w:commentRangeEnd w:id="151"/>
            <w:r w:rsidR="00C548EF" w:rsidRPr="00CB4E80">
              <w:rPr>
                <w:rStyle w:val="Kommentarzeichen"/>
                <w:rFonts w:cstheme="minorHAnsi"/>
                <w:sz w:val="22"/>
                <w:szCs w:val="22"/>
              </w:rPr>
              <w:commentReference w:id="151"/>
            </w:r>
            <w:commentRangeEnd w:id="152"/>
            <w:r w:rsidR="00C17639" w:rsidRPr="00CB4E80">
              <w:rPr>
                <w:rStyle w:val="Kommentarzeichen"/>
                <w:rFonts w:cstheme="minorHAnsi"/>
                <w:sz w:val="22"/>
                <w:szCs w:val="22"/>
              </w:rPr>
              <w:commentReference w:id="152"/>
            </w:r>
          </w:p>
          <w:p w14:paraId="67071577" w14:textId="77777777" w:rsidR="00317B2A" w:rsidRPr="008A393C" w:rsidRDefault="00317B2A" w:rsidP="002E00A1">
            <w:pPr>
              <w:tabs>
                <w:tab w:val="left" w:pos="1843"/>
              </w:tabs>
              <w:spacing w:line="276" w:lineRule="auto"/>
              <w:rPr>
                <w:rFonts w:cstheme="minorHAnsi"/>
              </w:rPr>
            </w:pPr>
          </w:p>
          <w:p w14:paraId="21E9777B" w14:textId="1DE14B01" w:rsidR="002E00A1" w:rsidRPr="008A393C" w:rsidRDefault="002E00A1" w:rsidP="002E00A1">
            <w:pPr>
              <w:tabs>
                <w:tab w:val="left" w:pos="1843"/>
              </w:tabs>
              <w:spacing w:line="276" w:lineRule="auto"/>
              <w:rPr>
                <w:rFonts w:cstheme="minorHAnsi"/>
              </w:rPr>
            </w:pPr>
            <w:r w:rsidRPr="008A393C">
              <w:rPr>
                <w:rFonts w:cstheme="minorHAnsi"/>
              </w:rPr>
              <w:t xml:space="preserve">oder </w:t>
            </w:r>
            <w:r w:rsidRPr="008A393C">
              <w:rPr>
                <w:rFonts w:cstheme="minorHAnsi"/>
                <w:b/>
                <w:bCs/>
              </w:rPr>
              <w:t>digital:</w:t>
            </w:r>
          </w:p>
          <w:p w14:paraId="296E7B70" w14:textId="36F9F3BF" w:rsidR="00317B2A" w:rsidRPr="008A393C" w:rsidRDefault="002E00A1" w:rsidP="002E00A1">
            <w:pPr>
              <w:tabs>
                <w:tab w:val="left" w:pos="1843"/>
              </w:tabs>
              <w:spacing w:line="276" w:lineRule="auto"/>
              <w:rPr>
                <w:rFonts w:cstheme="minorHAnsi"/>
              </w:rPr>
            </w:pPr>
            <w:r w:rsidRPr="008A393C">
              <w:rPr>
                <w:rFonts w:cstheme="minorHAnsi"/>
              </w:rPr>
              <w:t>--&gt;</w:t>
            </w:r>
            <w:r w:rsidR="00317B2A" w:rsidRPr="008A393C">
              <w:rPr>
                <w:rFonts w:cstheme="minorHAnsi"/>
              </w:rPr>
              <w:t xml:space="preserve"> </w:t>
            </w:r>
            <w:r w:rsidR="00317B2A" w:rsidRPr="008A393C">
              <w:fldChar w:fldCharType="begin"/>
            </w:r>
            <w:r w:rsidR="00317B2A" w:rsidRPr="008A393C">
              <w:instrText>HYPERLINK "http://www.mentimeter.com"</w:instrText>
            </w:r>
            <w:r w:rsidR="00317B2A" w:rsidRPr="008A393C">
              <w:fldChar w:fldCharType="separate"/>
            </w:r>
            <w:r w:rsidR="00317B2A" w:rsidRPr="008A393C">
              <w:rPr>
                <w:rStyle w:val="Hyperlink"/>
                <w:rFonts w:cstheme="minorHAnsi"/>
                <w:color w:val="auto"/>
              </w:rPr>
              <w:t>www.mentimeter.com</w:t>
            </w:r>
            <w:r w:rsidR="00317B2A" w:rsidRPr="008A393C">
              <w:fldChar w:fldCharType="end"/>
            </w:r>
          </w:p>
          <w:p w14:paraId="14997956" w14:textId="4802CFAC" w:rsidR="002E00A1" w:rsidRPr="008A393C" w:rsidRDefault="00317B2A" w:rsidP="002E00A1">
            <w:pPr>
              <w:tabs>
                <w:tab w:val="left" w:pos="1843"/>
              </w:tabs>
              <w:spacing w:line="276" w:lineRule="auto"/>
              <w:rPr>
                <w:rFonts w:cstheme="minorHAnsi"/>
              </w:rPr>
            </w:pPr>
            <w:r w:rsidRPr="008A393C">
              <w:rPr>
                <w:rFonts w:cstheme="minorHAnsi"/>
                <w:highlight w:val="yellow"/>
              </w:rPr>
              <w:t xml:space="preserve">((Verlinkung auf: </w:t>
            </w:r>
            <w:r w:rsidRPr="008A393C">
              <w:fldChar w:fldCharType="begin"/>
            </w:r>
            <w:r w:rsidRPr="008A393C">
              <w:instrText>HYPERLINK "https://www.menti.com/alogpum5pnuc"</w:instrText>
            </w:r>
            <w:r w:rsidRPr="008A393C">
              <w:fldChar w:fldCharType="separate"/>
            </w:r>
            <w:r w:rsidRPr="008A393C">
              <w:rPr>
                <w:rStyle w:val="Hyperlink"/>
                <w:rFonts w:cstheme="minorHAnsi"/>
                <w:color w:val="auto"/>
                <w:highlight w:val="yellow"/>
                <w:rPrChange w:id="153" w:author="Fabienne Schmaus" w:date="2026-04-30T15:49:00Z" w16du:dateUtc="2026-04-30T13:49:00Z">
                  <w:rPr>
                    <w:rStyle w:val="Hyperlink"/>
                    <w:rFonts w:cstheme="minorHAnsi"/>
                    <w:highlight w:val="yellow"/>
                  </w:rPr>
                </w:rPrChange>
              </w:rPr>
              <w:t>https://www.menti.com/al2m6jgr2ew2</w:t>
            </w:r>
            <w:r w:rsidRPr="008A393C">
              <w:fldChar w:fldCharType="end"/>
            </w:r>
            <w:r w:rsidRPr="008A393C">
              <w:rPr>
                <w:rFonts w:cstheme="minorHAnsi"/>
                <w:highlight w:val="yellow"/>
              </w:rPr>
              <w:t>))</w:t>
            </w:r>
          </w:p>
          <w:p w14:paraId="7D9CF49B" w14:textId="77777777" w:rsidR="002E00A1" w:rsidRDefault="002E00A1" w:rsidP="002E00A1">
            <w:pPr>
              <w:tabs>
                <w:tab w:val="left" w:pos="1843"/>
              </w:tabs>
              <w:spacing w:line="276" w:lineRule="auto"/>
              <w:rPr>
                <w:rFonts w:cstheme="minorHAnsi"/>
              </w:rPr>
            </w:pPr>
            <w:r w:rsidRPr="008A393C">
              <w:rPr>
                <w:rFonts w:cstheme="minorHAnsi"/>
              </w:rPr>
              <w:t>--&gt; Anhang 1A</w:t>
            </w:r>
          </w:p>
          <w:p w14:paraId="4CDF2A66" w14:textId="77777777" w:rsidR="00C17639" w:rsidRPr="008A393C" w:rsidDel="00C548EF" w:rsidRDefault="00C17639" w:rsidP="002E00A1">
            <w:pPr>
              <w:tabs>
                <w:tab w:val="left" w:pos="1843"/>
              </w:tabs>
              <w:spacing w:line="276" w:lineRule="auto"/>
              <w:rPr>
                <w:del w:id="154" w:author="Fabienne Schmaus" w:date="2026-04-30T16:03:00Z" w16du:dateUtc="2026-04-30T14:03:00Z"/>
                <w:rFonts w:cstheme="minorHAnsi"/>
              </w:rPr>
            </w:pPr>
          </w:p>
          <w:p w14:paraId="33203BBE" w14:textId="379D56FD" w:rsidR="00E93518" w:rsidRPr="008A393C" w:rsidRDefault="00E93518" w:rsidP="002E00A1">
            <w:pPr>
              <w:tabs>
                <w:tab w:val="left" w:pos="1843"/>
              </w:tabs>
              <w:spacing w:line="276" w:lineRule="auto"/>
              <w:rPr>
                <w:rFonts w:cstheme="minorHAnsi"/>
              </w:rPr>
            </w:pPr>
          </w:p>
        </w:tc>
      </w:tr>
      <w:tr w:rsidR="007D7FE0" w:rsidRPr="008A393C" w14:paraId="37C08350" w14:textId="77777777" w:rsidTr="00C548EF">
        <w:tblPrEx>
          <w:tblW w:w="10485" w:type="dxa"/>
          <w:tblLayout w:type="fixed"/>
          <w:tblPrExChange w:id="155" w:author="Fabienne Schmaus" w:date="2026-04-30T16:03:00Z" w16du:dateUtc="2026-04-30T14:03:00Z">
            <w:tblPrEx>
              <w:tblW w:w="10485" w:type="dxa"/>
              <w:tblLayout w:type="fixed"/>
            </w:tblPrEx>
          </w:tblPrExChange>
        </w:tblPrEx>
        <w:trPr>
          <w:trHeight w:val="967"/>
          <w:trPrChange w:id="156" w:author="Fabienne Schmaus" w:date="2026-04-30T16:03:00Z" w16du:dateUtc="2026-04-30T14:03:00Z">
            <w:trPr>
              <w:trHeight w:val="967"/>
            </w:trPr>
          </w:trPrChange>
        </w:trPr>
        <w:tc>
          <w:tcPr>
            <w:tcW w:w="3823" w:type="dxa"/>
            <w:vMerge/>
            <w:tcPrChange w:id="157" w:author="Fabienne Schmaus" w:date="2026-04-30T16:03:00Z" w16du:dateUtc="2026-04-30T14:03:00Z">
              <w:tcPr>
                <w:tcW w:w="3823" w:type="dxa"/>
                <w:vMerge/>
              </w:tcPr>
            </w:tcPrChange>
          </w:tcPr>
          <w:p w14:paraId="0FE6B0B6" w14:textId="77777777" w:rsidR="002E00A1" w:rsidRPr="008A393C" w:rsidRDefault="002E00A1" w:rsidP="00045840">
            <w:pPr>
              <w:rPr>
                <w:rFonts w:cstheme="minorHAnsi"/>
                <w:rPrChange w:id="158" w:author="Fabienne Schmaus" w:date="2026-04-30T15:49:00Z" w16du:dateUtc="2026-04-30T13:49:00Z">
                  <w:rPr>
                    <w:rFonts w:cstheme="minorHAnsi"/>
                    <w:color w:val="EE0000"/>
                  </w:rPr>
                </w:rPrChange>
              </w:rPr>
            </w:pPr>
          </w:p>
        </w:tc>
        <w:tc>
          <w:tcPr>
            <w:tcW w:w="2693" w:type="dxa"/>
            <w:tcBorders>
              <w:top w:val="nil"/>
              <w:bottom w:val="nil"/>
            </w:tcBorders>
            <w:tcPrChange w:id="159" w:author="Fabienne Schmaus" w:date="2026-04-30T16:03:00Z" w16du:dateUtc="2026-04-30T14:03:00Z">
              <w:tcPr>
                <w:tcW w:w="2693" w:type="dxa"/>
                <w:tcBorders>
                  <w:top w:val="nil"/>
                  <w:bottom w:val="nil"/>
                </w:tcBorders>
              </w:tcPr>
            </w:tcPrChange>
          </w:tcPr>
          <w:p w14:paraId="13ED9681" w14:textId="27CAD2FE" w:rsidR="002E00A1" w:rsidRPr="008A393C" w:rsidRDefault="002E00A1" w:rsidP="002E00A1">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2015EDA4" w14:textId="2A1F0A98" w:rsidR="002E00A1" w:rsidRPr="008A393C" w:rsidRDefault="002E00A1" w:rsidP="00FB679F">
            <w:pPr>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969" w:type="dxa"/>
            <w:tcBorders>
              <w:top w:val="nil"/>
              <w:bottom w:val="nil"/>
            </w:tcBorders>
            <w:tcPrChange w:id="160" w:author="Fabienne Schmaus" w:date="2026-04-30T16:03:00Z" w16du:dateUtc="2026-04-30T14:03:00Z">
              <w:tcPr>
                <w:tcW w:w="3969" w:type="dxa"/>
                <w:tcBorders>
                  <w:top w:val="nil"/>
                  <w:bottom w:val="nil"/>
                </w:tcBorders>
              </w:tcPr>
            </w:tcPrChange>
          </w:tcPr>
          <w:p w14:paraId="044A76E9" w14:textId="69DA3B7E" w:rsidR="002E00A1" w:rsidRPr="008A393C" w:rsidRDefault="002E00A1" w:rsidP="00FD1CEB">
            <w:pPr>
              <w:tabs>
                <w:tab w:val="left" w:pos="1843"/>
              </w:tabs>
              <w:spacing w:line="276" w:lineRule="auto"/>
              <w:rPr>
                <w:rFonts w:cstheme="minorHAnsi"/>
                <w:b/>
                <w:bCs/>
                <w:rPrChange w:id="161" w:author="Fabienne Schmaus" w:date="2026-04-30T15:49:00Z" w16du:dateUtc="2026-04-30T13:49:00Z">
                  <w:rPr>
                    <w:rFonts w:cstheme="minorHAnsi"/>
                    <w:b/>
                    <w:bCs/>
                    <w:color w:val="EE0000"/>
                  </w:rPr>
                </w:rPrChange>
              </w:rPr>
            </w:pPr>
          </w:p>
        </w:tc>
      </w:tr>
      <w:tr w:rsidR="007D7FE0" w:rsidRPr="008A393C" w14:paraId="0E1DC04E" w14:textId="77777777" w:rsidTr="00C548EF">
        <w:tblPrEx>
          <w:tblW w:w="10485" w:type="dxa"/>
          <w:tblLayout w:type="fixed"/>
          <w:tblPrExChange w:id="162" w:author="Fabienne Schmaus" w:date="2026-04-30T16:03:00Z" w16du:dateUtc="2026-04-30T14:03:00Z">
            <w:tblPrEx>
              <w:tblW w:w="10485" w:type="dxa"/>
              <w:tblLayout w:type="fixed"/>
            </w:tblPrEx>
          </w:tblPrExChange>
        </w:tblPrEx>
        <w:trPr>
          <w:trHeight w:val="967"/>
          <w:trPrChange w:id="163" w:author="Fabienne Schmaus" w:date="2026-04-30T16:03:00Z" w16du:dateUtc="2026-04-30T14:03:00Z">
            <w:trPr>
              <w:trHeight w:val="967"/>
            </w:trPr>
          </w:trPrChange>
        </w:trPr>
        <w:tc>
          <w:tcPr>
            <w:tcW w:w="3823" w:type="dxa"/>
            <w:vMerge/>
            <w:tcPrChange w:id="164" w:author="Fabienne Schmaus" w:date="2026-04-30T16:03:00Z" w16du:dateUtc="2026-04-30T14:03:00Z">
              <w:tcPr>
                <w:tcW w:w="3823" w:type="dxa"/>
                <w:vMerge/>
              </w:tcPr>
            </w:tcPrChange>
          </w:tcPr>
          <w:p w14:paraId="6F7A7684" w14:textId="77777777" w:rsidR="002E00A1" w:rsidRPr="007D7FE0" w:rsidRDefault="002E00A1" w:rsidP="00045840">
            <w:pPr>
              <w:rPr>
                <w:rFonts w:cstheme="minorHAnsi"/>
                <w:color w:val="EE0000"/>
              </w:rPr>
            </w:pPr>
          </w:p>
        </w:tc>
        <w:tc>
          <w:tcPr>
            <w:tcW w:w="2693" w:type="dxa"/>
            <w:tcBorders>
              <w:top w:val="nil"/>
            </w:tcBorders>
            <w:tcPrChange w:id="165" w:author="Fabienne Schmaus" w:date="2026-04-30T16:03:00Z" w16du:dateUtc="2026-04-30T14:03:00Z">
              <w:tcPr>
                <w:tcW w:w="2693" w:type="dxa"/>
                <w:tcBorders>
                  <w:top w:val="nil"/>
                </w:tcBorders>
              </w:tcPr>
            </w:tcPrChange>
          </w:tcPr>
          <w:p w14:paraId="7C5877D9" w14:textId="3E5AC7B9" w:rsidR="002E00A1" w:rsidRPr="00CB4E80" w:rsidRDefault="002E00A1" w:rsidP="002E00A1">
            <w:pPr>
              <w:spacing w:line="276" w:lineRule="auto"/>
              <w:rPr>
                <w:rFonts w:cstheme="minorHAnsi"/>
              </w:rPr>
            </w:pPr>
            <w:r w:rsidRPr="00CB4E80">
              <w:rPr>
                <w:rFonts w:cstheme="minorHAnsi"/>
                <w:highlight w:val="yellow"/>
              </w:rPr>
              <w:t xml:space="preserve">((Icon Erweiterung </w:t>
            </w:r>
            <w:r w:rsidR="00F0300B">
              <w:rPr>
                <w:rFonts w:cstheme="minorHAnsi"/>
                <w:highlight w:val="yellow"/>
              </w:rPr>
              <w:t>„</w:t>
            </w:r>
            <w:r w:rsidR="007B2CE6" w:rsidRPr="00CB4E80">
              <w:rPr>
                <w:rFonts w:cstheme="minorHAnsi"/>
                <w:highlight w:val="yellow"/>
              </w:rPr>
              <w:t>Primarstufe</w:t>
            </w:r>
            <w:r w:rsidR="00F0300B">
              <w:rPr>
                <w:rFonts w:cstheme="minorHAnsi"/>
                <w:highlight w:val="yellow"/>
              </w:rPr>
              <w:t>“</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Change w:id="166" w:author="Fabienne Schmaus" w:date="2026-04-30T16:03:00Z" w16du:dateUtc="2026-04-30T14:03:00Z">
              <w:tcPr>
                <w:tcW w:w="3969" w:type="dxa"/>
                <w:tcBorders>
                  <w:top w:val="nil"/>
                </w:tcBorders>
              </w:tcPr>
            </w:tcPrChange>
          </w:tcPr>
          <w:p w14:paraId="4C12F3BF" w14:textId="0DBBA72F" w:rsidR="00AD2DF6" w:rsidRPr="008A393C" w:rsidRDefault="002E00A1" w:rsidP="00E567F9">
            <w:pPr>
              <w:tabs>
                <w:tab w:val="left" w:pos="1843"/>
              </w:tabs>
              <w:spacing w:line="276" w:lineRule="auto"/>
              <w:rPr>
                <w:rFonts w:cstheme="minorHAnsi"/>
                <w:rPrChange w:id="167" w:author="Fabienne Schmaus" w:date="2026-04-30T15:50:00Z" w16du:dateUtc="2026-04-30T13:50:00Z">
                  <w:rPr>
                    <w:rFonts w:cstheme="minorHAnsi"/>
                    <w:color w:val="EE0000"/>
                  </w:rPr>
                </w:rPrChange>
              </w:rPr>
            </w:pPr>
            <w:r w:rsidRPr="008A393C">
              <w:rPr>
                <w:rFonts w:cstheme="minorHAnsi"/>
                <w:rPrChange w:id="168" w:author="Fabienne Schmaus" w:date="2026-04-30T15:50:00Z" w16du:dateUtc="2026-04-30T13:50:00Z">
                  <w:rPr>
                    <w:rFonts w:cstheme="minorHAnsi"/>
                    <w:color w:val="000000" w:themeColor="text1"/>
                  </w:rPr>
                </w:rPrChange>
              </w:rPr>
              <w:t xml:space="preserve">--&gt; </w:t>
            </w:r>
            <w:r w:rsidR="00837C6B" w:rsidRPr="008A393C">
              <w:rPr>
                <w:rFonts w:cstheme="minorHAnsi"/>
                <w:rPrChange w:id="169" w:author="Fabienne Schmaus" w:date="2026-04-30T15:50:00Z" w16du:dateUtc="2026-04-30T13:50:00Z">
                  <w:rPr>
                    <w:rFonts w:cstheme="minorHAnsi"/>
                    <w:color w:val="000000" w:themeColor="text1"/>
                  </w:rPr>
                </w:rPrChange>
              </w:rPr>
              <w:t>Primarstufe</w:t>
            </w:r>
            <w:r w:rsidRPr="008A393C">
              <w:rPr>
                <w:rFonts w:cstheme="minorHAnsi"/>
                <w:rPrChange w:id="170" w:author="Fabienne Schmaus" w:date="2026-04-30T15:50:00Z" w16du:dateUtc="2026-04-30T13:50:00Z">
                  <w:rPr>
                    <w:rFonts w:cstheme="minorHAnsi"/>
                    <w:color w:val="000000" w:themeColor="text1"/>
                  </w:rPr>
                </w:rPrChange>
              </w:rPr>
              <w:t xml:space="preserve"> </w:t>
            </w:r>
            <w:r w:rsidR="00837C6B" w:rsidRPr="008A393C">
              <w:rPr>
                <w:rFonts w:cstheme="minorHAnsi"/>
                <w:rPrChange w:id="171" w:author="Fabienne Schmaus" w:date="2026-04-30T15:50:00Z" w16du:dateUtc="2026-04-30T13:50:00Z">
                  <w:rPr>
                    <w:rFonts w:cstheme="minorHAnsi"/>
                    <w:color w:val="000000" w:themeColor="text1"/>
                  </w:rPr>
                </w:rPrChange>
              </w:rPr>
              <w:t>– Arbeitsblatt 1</w:t>
            </w:r>
          </w:p>
        </w:tc>
      </w:tr>
    </w:tbl>
    <w:p w14:paraId="01D92291" w14:textId="77777777" w:rsidR="00775017" w:rsidRPr="008A393C" w:rsidRDefault="00775017">
      <w:pPr>
        <w:rPr>
          <w:rFonts w:cstheme="minorHAnsi"/>
          <w:rPrChange w:id="172" w:author="Fabienne Schmaus" w:date="2026-04-30T15:50:00Z" w16du:dateUtc="2026-04-30T13:50:00Z">
            <w:rPr>
              <w:rFonts w:cstheme="minorHAnsi"/>
              <w:color w:val="EE0000"/>
            </w:rPr>
          </w:rPrChange>
        </w:rPr>
      </w:pPr>
      <w:r w:rsidRPr="008A393C">
        <w:rPr>
          <w:rFonts w:cstheme="minorHAnsi"/>
          <w:rPrChange w:id="173" w:author="Fabienne Schmaus" w:date="2026-04-30T15:50:00Z" w16du:dateUtc="2026-04-30T13:50:00Z">
            <w:rPr>
              <w:rFonts w:cstheme="minorHAnsi"/>
              <w:color w:val="EE0000"/>
            </w:rPr>
          </w:rPrChange>
        </w:rPr>
        <w:br w:type="page"/>
      </w:r>
    </w:p>
    <w:p w14:paraId="4941C9E4" w14:textId="57BC5FB1" w:rsidR="00DF669F" w:rsidRPr="008A393C" w:rsidRDefault="00775017" w:rsidP="00775017">
      <w:pPr>
        <w:spacing w:after="0" w:line="276" w:lineRule="auto"/>
        <w:rPr>
          <w:rFonts w:cstheme="minorHAnsi"/>
          <w:rPrChange w:id="174" w:author="Fabienne Schmaus" w:date="2026-04-30T15:50:00Z" w16du:dateUtc="2026-04-30T13:50:00Z">
            <w:rPr>
              <w:rFonts w:cstheme="minorHAnsi"/>
              <w:color w:val="EE0000"/>
            </w:rPr>
          </w:rPrChange>
        </w:rPr>
      </w:pPr>
      <w:r w:rsidRPr="008A393C">
        <w:rPr>
          <w:rFonts w:cstheme="minorHAnsi"/>
          <w:sz w:val="24"/>
          <w:szCs w:val="24"/>
          <w:highlight w:val="yellow"/>
          <w:rPrChange w:id="175" w:author="Fabienne Schmaus" w:date="2026-04-30T15:50:00Z" w16du:dateUtc="2026-04-30T13:50:00Z">
            <w:rPr>
              <w:rFonts w:cstheme="minorHAnsi"/>
              <w:color w:val="EE0000"/>
              <w:sz w:val="24"/>
              <w:szCs w:val="24"/>
              <w:highlight w:val="yellow"/>
            </w:rPr>
          </w:rPrChange>
        </w:rPr>
        <w:lastRenderedPageBreak/>
        <w:t>((Seite 4))</w:t>
      </w:r>
    </w:p>
    <w:tbl>
      <w:tblPr>
        <w:tblStyle w:val="Tabellenraster"/>
        <w:tblW w:w="10485" w:type="dxa"/>
        <w:tblLook w:val="04A0" w:firstRow="1" w:lastRow="0" w:firstColumn="1" w:lastColumn="0" w:noHBand="0" w:noVBand="1"/>
      </w:tblPr>
      <w:tblGrid>
        <w:gridCol w:w="4106"/>
        <w:gridCol w:w="3119"/>
        <w:gridCol w:w="3260"/>
        <w:tblGridChange w:id="176">
          <w:tblGrid>
            <w:gridCol w:w="4106"/>
            <w:gridCol w:w="3119"/>
            <w:gridCol w:w="141"/>
            <w:gridCol w:w="3119"/>
          </w:tblGrid>
        </w:tblGridChange>
      </w:tblGrid>
      <w:tr w:rsidR="007D7FE0" w:rsidRPr="008A393C" w14:paraId="09C3DE74" w14:textId="77777777" w:rsidTr="006669AF">
        <w:tc>
          <w:tcPr>
            <w:tcW w:w="10485" w:type="dxa"/>
            <w:gridSpan w:val="3"/>
          </w:tcPr>
          <w:p w14:paraId="7ED34325" w14:textId="699DDAA1" w:rsidR="00DF669F" w:rsidRPr="008A393C" w:rsidRDefault="00E562A7" w:rsidP="00FB679F">
            <w:pPr>
              <w:spacing w:line="276" w:lineRule="auto"/>
              <w:rPr>
                <w:rFonts w:cstheme="minorHAnsi"/>
                <w:i/>
                <w:iCs/>
                <w:rPrChange w:id="177" w:author="Fabienne Schmaus" w:date="2026-04-30T15:50:00Z" w16du:dateUtc="2026-04-30T13:50:00Z">
                  <w:rPr>
                    <w:rFonts w:cstheme="minorHAnsi"/>
                    <w:i/>
                    <w:iCs/>
                    <w:color w:val="EE0000"/>
                  </w:rPr>
                </w:rPrChange>
              </w:rPr>
            </w:pPr>
            <w:r w:rsidRPr="008A393C">
              <w:rPr>
                <w:rFonts w:cstheme="minorHAnsi"/>
                <w:i/>
                <w:iCs/>
              </w:rPr>
              <w:t>Erarbeitung</w:t>
            </w:r>
          </w:p>
        </w:tc>
      </w:tr>
      <w:tr w:rsidR="007D7FE0" w:rsidRPr="008A393C" w14:paraId="1691EE71" w14:textId="77777777" w:rsidTr="008A393C">
        <w:tblPrEx>
          <w:tblW w:w="10485" w:type="dxa"/>
          <w:tblPrExChange w:id="178" w:author="Fabienne Schmaus" w:date="2026-04-30T15:50:00Z" w16du:dateUtc="2026-04-30T13:50:00Z">
            <w:tblPrEx>
              <w:tblW w:w="10485" w:type="dxa"/>
            </w:tblPrEx>
          </w:tblPrExChange>
        </w:tblPrEx>
        <w:trPr>
          <w:trHeight w:val="709"/>
          <w:trPrChange w:id="179" w:author="Fabienne Schmaus" w:date="2026-04-30T15:50:00Z" w16du:dateUtc="2026-04-30T13:50:00Z">
            <w:trPr>
              <w:trHeight w:val="709"/>
            </w:trPr>
          </w:trPrChange>
        </w:trPr>
        <w:tc>
          <w:tcPr>
            <w:tcW w:w="4106" w:type="dxa"/>
            <w:vMerge w:val="restart"/>
            <w:tcPrChange w:id="180" w:author="Fabienne Schmaus" w:date="2026-04-30T15:50:00Z" w16du:dateUtc="2026-04-30T13:50:00Z">
              <w:tcPr>
                <w:tcW w:w="4106" w:type="dxa"/>
                <w:vMerge w:val="restart"/>
              </w:tcPr>
            </w:tcPrChange>
          </w:tcPr>
          <w:p w14:paraId="02E631FF" w14:textId="2D5EF893" w:rsidR="001B65E1" w:rsidRPr="008A393C" w:rsidRDefault="001B65E1" w:rsidP="001B65E1">
            <w:pPr>
              <w:rPr>
                <w:rFonts w:cstheme="minorHAnsi"/>
              </w:rPr>
            </w:pPr>
            <w:r w:rsidRPr="008A393C">
              <w:rPr>
                <w:rFonts w:cstheme="minorHAnsi"/>
              </w:rPr>
              <w:t>Ziel: Mechanismen der Online-Selbstdarstellung verstehen</w:t>
            </w:r>
          </w:p>
          <w:p w14:paraId="079C6A4E" w14:textId="5418B2C4" w:rsidR="001B65E1" w:rsidRPr="008A393C" w:rsidRDefault="001B65E1" w:rsidP="004F0BA8">
            <w:pPr>
              <w:rPr>
                <w:rFonts w:cstheme="minorHAnsi"/>
              </w:rPr>
            </w:pPr>
          </w:p>
          <w:p w14:paraId="67426654" w14:textId="3FB7C20E" w:rsidR="004F0BA8" w:rsidRPr="008A393C" w:rsidRDefault="004F0BA8" w:rsidP="004F0BA8">
            <w:pPr>
              <w:rPr>
                <w:rFonts w:cstheme="minorHAnsi"/>
              </w:rPr>
            </w:pPr>
            <w:r w:rsidRPr="008A393C">
              <w:rPr>
                <w:rFonts w:cstheme="minorHAnsi"/>
              </w:rPr>
              <w:t>Kurzimpuls: Die 5 Bausteine der digitalen Identität</w:t>
            </w:r>
          </w:p>
          <w:p w14:paraId="5CFC2D5E" w14:textId="77777777" w:rsidR="00317B2A" w:rsidRPr="008A393C" w:rsidRDefault="00317B2A" w:rsidP="0050713B">
            <w:pPr>
              <w:rPr>
                <w:rFonts w:cstheme="minorHAnsi"/>
              </w:rPr>
            </w:pPr>
          </w:p>
          <w:p w14:paraId="0F9C37FF" w14:textId="19273B25" w:rsidR="00317B2A" w:rsidRPr="008A393C" w:rsidRDefault="00317B2A" w:rsidP="00FB679F">
            <w:pPr>
              <w:spacing w:line="276" w:lineRule="auto"/>
              <w:rPr>
                <w:rFonts w:cstheme="minorHAnsi"/>
              </w:rPr>
            </w:pPr>
            <w:r w:rsidRPr="008A393C">
              <w:rPr>
                <w:rFonts w:cstheme="minorHAnsi"/>
              </w:rPr>
              <w:t>Inhalte:</w:t>
            </w:r>
          </w:p>
          <w:p w14:paraId="47554086" w14:textId="77777777" w:rsidR="004F0BA8" w:rsidRPr="008A393C" w:rsidRDefault="00317B2A" w:rsidP="004F0BA8">
            <w:pPr>
              <w:spacing w:line="276" w:lineRule="auto"/>
              <w:rPr>
                <w:rFonts w:cstheme="minorHAnsi"/>
              </w:rPr>
            </w:pPr>
            <w:r w:rsidRPr="008A393C">
              <w:rPr>
                <w:rFonts w:cstheme="minorHAnsi"/>
              </w:rPr>
              <w:t xml:space="preserve">&gt; </w:t>
            </w:r>
            <w:r w:rsidR="004F0BA8" w:rsidRPr="008A393C">
              <w:rPr>
                <w:rFonts w:cstheme="minorHAnsi"/>
              </w:rPr>
              <w:t xml:space="preserve">Die fünf Bausteine: </w:t>
            </w:r>
          </w:p>
          <w:p w14:paraId="3497709F" w14:textId="77777777" w:rsidR="004F0BA8" w:rsidRPr="008A393C" w:rsidRDefault="004F0BA8" w:rsidP="004F0BA8">
            <w:pPr>
              <w:pStyle w:val="Listenabsatz"/>
              <w:numPr>
                <w:ilvl w:val="0"/>
                <w:numId w:val="23"/>
              </w:numPr>
              <w:spacing w:line="276" w:lineRule="auto"/>
              <w:rPr>
                <w:rFonts w:cstheme="minorHAnsi"/>
              </w:rPr>
            </w:pPr>
            <w:r w:rsidRPr="008A393C">
              <w:rPr>
                <w:rFonts w:cstheme="minorHAnsi"/>
              </w:rPr>
              <w:t xml:space="preserve">Profilbild </w:t>
            </w:r>
          </w:p>
          <w:p w14:paraId="77082BC5" w14:textId="69537A33" w:rsidR="004F0BA8" w:rsidRPr="008A393C" w:rsidRDefault="004F0BA8" w:rsidP="004F0BA8">
            <w:pPr>
              <w:pStyle w:val="Listenabsatz"/>
              <w:numPr>
                <w:ilvl w:val="0"/>
                <w:numId w:val="23"/>
              </w:numPr>
              <w:spacing w:line="276" w:lineRule="auto"/>
              <w:rPr>
                <w:rFonts w:cstheme="minorHAnsi"/>
              </w:rPr>
            </w:pPr>
            <w:r w:rsidRPr="008A393C">
              <w:rPr>
                <w:rFonts w:cstheme="minorHAnsi"/>
              </w:rPr>
              <w:t>Bio</w:t>
            </w:r>
            <w:ins w:id="181" w:author="Fabienne Schmaus" w:date="2026-05-04T11:16:00Z" w16du:dateUtc="2026-05-04T09:16:00Z">
              <w:r w:rsidR="00AC6CBE">
                <w:rPr>
                  <w:rFonts w:cstheme="minorHAnsi"/>
                </w:rPr>
                <w:t xml:space="preserve">, </w:t>
              </w:r>
            </w:ins>
            <w:del w:id="182" w:author="Fabienne Schmaus" w:date="2026-05-04T11:16:00Z" w16du:dateUtc="2026-05-04T09:16:00Z">
              <w:r w:rsidRPr="008A393C" w:rsidDel="00AC6CBE">
                <w:rPr>
                  <w:rFonts w:cstheme="minorHAnsi"/>
                </w:rPr>
                <w:delText>/</w:delText>
              </w:r>
            </w:del>
            <w:r w:rsidRPr="008A393C">
              <w:rPr>
                <w:rFonts w:cstheme="minorHAnsi"/>
              </w:rPr>
              <w:t xml:space="preserve">Steckbrief </w:t>
            </w:r>
          </w:p>
          <w:p w14:paraId="2C355251" w14:textId="75696CF5" w:rsidR="004F0BA8" w:rsidRPr="008A393C" w:rsidRDefault="004F0BA8" w:rsidP="004F0BA8">
            <w:pPr>
              <w:pStyle w:val="Listenabsatz"/>
              <w:numPr>
                <w:ilvl w:val="0"/>
                <w:numId w:val="23"/>
              </w:numPr>
              <w:spacing w:line="276" w:lineRule="auto"/>
              <w:rPr>
                <w:rFonts w:cstheme="minorHAnsi"/>
              </w:rPr>
            </w:pPr>
            <w:r w:rsidRPr="008A393C">
              <w:rPr>
                <w:rFonts w:cstheme="minorHAnsi"/>
              </w:rPr>
              <w:t>Posts</w:t>
            </w:r>
            <w:ins w:id="183" w:author="Fabienne Schmaus" w:date="2026-05-04T11:16:00Z" w16du:dateUtc="2026-05-04T09:16:00Z">
              <w:r w:rsidR="00AC6CBE">
                <w:rPr>
                  <w:rFonts w:cstheme="minorHAnsi"/>
                </w:rPr>
                <w:t xml:space="preserve">, </w:t>
              </w:r>
            </w:ins>
            <w:del w:id="184" w:author="Fabienne Schmaus" w:date="2026-05-04T11:16:00Z" w16du:dateUtc="2026-05-04T09:16:00Z">
              <w:r w:rsidRPr="008A393C" w:rsidDel="00AC6CBE">
                <w:rPr>
                  <w:rFonts w:cstheme="minorHAnsi"/>
                </w:rPr>
                <w:delText>/</w:delText>
              </w:r>
            </w:del>
            <w:r w:rsidRPr="008A393C">
              <w:rPr>
                <w:rFonts w:cstheme="minorHAnsi"/>
              </w:rPr>
              <w:t xml:space="preserve">Inhalte </w:t>
            </w:r>
          </w:p>
          <w:p w14:paraId="18EC4801" w14:textId="77777777" w:rsidR="004F0BA8" w:rsidRPr="008A393C" w:rsidRDefault="004F0BA8" w:rsidP="004F0BA8">
            <w:pPr>
              <w:pStyle w:val="Listenabsatz"/>
              <w:numPr>
                <w:ilvl w:val="0"/>
                <w:numId w:val="23"/>
              </w:numPr>
              <w:spacing w:line="276" w:lineRule="auto"/>
              <w:rPr>
                <w:rFonts w:cstheme="minorHAnsi"/>
              </w:rPr>
            </w:pPr>
            <w:r w:rsidRPr="008A393C">
              <w:rPr>
                <w:rFonts w:cstheme="minorHAnsi"/>
              </w:rPr>
              <w:t xml:space="preserve">Interaktionen (Likes, Kommentare, Follows) </w:t>
            </w:r>
          </w:p>
          <w:p w14:paraId="0F2E253C" w14:textId="3B9313AC" w:rsidR="004F0BA8" w:rsidRPr="008A393C" w:rsidRDefault="004F0BA8" w:rsidP="004F0BA8">
            <w:pPr>
              <w:pStyle w:val="Listenabsatz"/>
              <w:numPr>
                <w:ilvl w:val="0"/>
                <w:numId w:val="23"/>
              </w:numPr>
              <w:spacing w:line="276" w:lineRule="auto"/>
              <w:rPr>
                <w:rFonts w:cstheme="minorHAnsi"/>
              </w:rPr>
            </w:pPr>
            <w:r w:rsidRPr="008A393C">
              <w:rPr>
                <w:rFonts w:cstheme="minorHAnsi"/>
              </w:rPr>
              <w:t>Netzwerk (wem folge ich, wer folgt mir?)</w:t>
            </w:r>
          </w:p>
          <w:p w14:paraId="02A3CD10" w14:textId="328A0EC8" w:rsidR="004F0BA8" w:rsidRPr="008A393C" w:rsidRDefault="004F0BA8" w:rsidP="004F0BA8">
            <w:pPr>
              <w:spacing w:line="276" w:lineRule="auto"/>
              <w:rPr>
                <w:rFonts w:cstheme="minorHAnsi"/>
              </w:rPr>
            </w:pPr>
            <w:r w:rsidRPr="008A393C">
              <w:rPr>
                <w:rFonts w:cstheme="minorHAnsi"/>
              </w:rPr>
              <w:t>&gt; Gestaltungsentscheidungen erkennen</w:t>
            </w:r>
          </w:p>
          <w:p w14:paraId="5DA5166A" w14:textId="3AB9585A" w:rsidR="004F0BA8" w:rsidRPr="008A393C" w:rsidDel="008A393C" w:rsidRDefault="004F0BA8" w:rsidP="004F0BA8">
            <w:pPr>
              <w:spacing w:line="276" w:lineRule="auto"/>
              <w:rPr>
                <w:del w:id="185" w:author="Fabienne Schmaus" w:date="2026-04-30T15:51:00Z" w16du:dateUtc="2026-04-30T13:51:00Z"/>
                <w:rFonts w:cstheme="minorHAnsi"/>
              </w:rPr>
            </w:pPr>
            <w:r w:rsidRPr="008A393C">
              <w:rPr>
                <w:rFonts w:cstheme="minorHAnsi"/>
              </w:rPr>
              <w:t>&gt; Wie nehmen wir uns wahr und wie nehmen uns andere wahr?</w:t>
            </w:r>
          </w:p>
          <w:p w14:paraId="18ADEDF2" w14:textId="78571D19" w:rsidR="00317B2A" w:rsidRPr="008A393C" w:rsidRDefault="00317B2A" w:rsidP="004F0BA8">
            <w:pPr>
              <w:spacing w:line="276" w:lineRule="auto"/>
              <w:rPr>
                <w:rFonts w:cstheme="minorHAnsi"/>
              </w:rPr>
            </w:pPr>
          </w:p>
        </w:tc>
        <w:tc>
          <w:tcPr>
            <w:tcW w:w="3119" w:type="dxa"/>
            <w:tcBorders>
              <w:bottom w:val="nil"/>
            </w:tcBorders>
            <w:tcPrChange w:id="186" w:author="Fabienne Schmaus" w:date="2026-04-30T15:50:00Z" w16du:dateUtc="2026-04-30T13:50:00Z">
              <w:tcPr>
                <w:tcW w:w="3260" w:type="dxa"/>
                <w:gridSpan w:val="2"/>
                <w:tcBorders>
                  <w:bottom w:val="nil"/>
                </w:tcBorders>
              </w:tcPr>
            </w:tcPrChange>
          </w:tcPr>
          <w:p w14:paraId="066D4206" w14:textId="74B30F83" w:rsidR="00317B2A" w:rsidRPr="008A393C" w:rsidRDefault="004F0BA8" w:rsidP="00FB679F">
            <w:pPr>
              <w:tabs>
                <w:tab w:val="left" w:pos="273"/>
              </w:tabs>
              <w:spacing w:line="276" w:lineRule="auto"/>
              <w:rPr>
                <w:rFonts w:cstheme="minorHAnsi"/>
              </w:rPr>
            </w:pPr>
            <w:r w:rsidRPr="008A393C">
              <w:rPr>
                <w:rFonts w:cstheme="minorHAnsi"/>
              </w:rPr>
              <w:t xml:space="preserve">Lehrervortrag im </w:t>
            </w:r>
            <w:r w:rsidR="00317B2A" w:rsidRPr="008A393C">
              <w:rPr>
                <w:rFonts w:cstheme="minorHAnsi"/>
              </w:rPr>
              <w:t>Plenum</w:t>
            </w:r>
          </w:p>
          <w:p w14:paraId="638E285D" w14:textId="34E78E49" w:rsidR="00317B2A" w:rsidRPr="008A393C" w:rsidRDefault="00317B2A" w:rsidP="00F16A01">
            <w:pPr>
              <w:spacing w:line="276" w:lineRule="auto"/>
              <w:rPr>
                <w:rFonts w:cstheme="minorHAnsi"/>
              </w:rPr>
            </w:pPr>
          </w:p>
        </w:tc>
        <w:tc>
          <w:tcPr>
            <w:tcW w:w="3260" w:type="dxa"/>
            <w:tcBorders>
              <w:bottom w:val="nil"/>
            </w:tcBorders>
            <w:tcPrChange w:id="187" w:author="Fabienne Schmaus" w:date="2026-04-30T15:50:00Z" w16du:dateUtc="2026-04-30T13:50:00Z">
              <w:tcPr>
                <w:tcW w:w="3119" w:type="dxa"/>
                <w:tcBorders>
                  <w:bottom w:val="nil"/>
                </w:tcBorders>
              </w:tcPr>
            </w:tcPrChange>
          </w:tcPr>
          <w:p w14:paraId="13C777DD" w14:textId="6CAB54EB" w:rsidR="00317B2A" w:rsidRPr="00BA1F9A" w:rsidRDefault="00317B2A" w:rsidP="00FB679F">
            <w:pPr>
              <w:tabs>
                <w:tab w:val="left" w:pos="1843"/>
              </w:tabs>
              <w:spacing w:line="276" w:lineRule="auto"/>
              <w:rPr>
                <w:rFonts w:cstheme="minorHAnsi"/>
              </w:rPr>
            </w:pPr>
            <w:r w:rsidRPr="00BA1F9A">
              <w:rPr>
                <w:rFonts w:cstheme="minorHAnsi"/>
              </w:rPr>
              <w:t xml:space="preserve">--&gt; </w:t>
            </w:r>
            <w:del w:id="188" w:author="Fabienne Schmaus" w:date="2026-05-04T10:31:00Z" w16du:dateUtc="2026-05-04T08:31:00Z">
              <w:r w:rsidR="004F0BA8" w:rsidRPr="00BA1F9A" w:rsidDel="00160CD3">
                <w:rPr>
                  <w:rFonts w:cstheme="minorHAnsi"/>
                </w:rPr>
                <w:delText>Infografik (</w:delText>
              </w:r>
            </w:del>
            <w:r w:rsidR="004F0BA8" w:rsidRPr="00BA1F9A">
              <w:rPr>
                <w:rFonts w:cstheme="minorHAnsi"/>
              </w:rPr>
              <w:t xml:space="preserve">Anhang </w:t>
            </w:r>
            <w:del w:id="189" w:author="Fabienne Schmaus" w:date="2026-05-04T10:30:00Z" w16du:dateUtc="2026-05-04T08:30:00Z">
              <w:r w:rsidR="003421B4" w:rsidRPr="00BA1F9A" w:rsidDel="00160CD3">
                <w:rPr>
                  <w:rFonts w:cstheme="minorHAnsi"/>
                </w:rPr>
                <w:delText>3</w:delText>
              </w:r>
            </w:del>
            <w:ins w:id="190" w:author="Fabienne Schmaus" w:date="2026-05-04T10:30:00Z" w16du:dateUtc="2026-05-04T08:30:00Z">
              <w:r w:rsidR="00160CD3">
                <w:rPr>
                  <w:rFonts w:cstheme="minorHAnsi"/>
                </w:rPr>
                <w:t xml:space="preserve">2 (Infografik </w:t>
              </w:r>
            </w:ins>
            <w:r w:rsidR="004F0BA8" w:rsidRPr="00BA1F9A">
              <w:rPr>
                <w:rFonts w:cstheme="minorHAnsi"/>
              </w:rPr>
              <w:t>)</w:t>
            </w:r>
          </w:p>
          <w:p w14:paraId="01F71385" w14:textId="0EDD49DC" w:rsidR="001A39D1" w:rsidRPr="00BA1F9A" w:rsidDel="00160CD3" w:rsidRDefault="001A39D1" w:rsidP="00FB679F">
            <w:pPr>
              <w:tabs>
                <w:tab w:val="left" w:pos="1843"/>
              </w:tabs>
              <w:spacing w:line="276" w:lineRule="auto"/>
              <w:rPr>
                <w:del w:id="191" w:author="Fabienne Schmaus" w:date="2026-05-04T10:27:00Z" w16du:dateUtc="2026-05-04T08:27:00Z"/>
                <w:rFonts w:cstheme="minorHAnsi"/>
              </w:rPr>
            </w:pPr>
            <w:del w:id="192" w:author="Fabienne Schmaus" w:date="2026-05-04T10:27:00Z" w16du:dateUtc="2026-05-04T08:27:00Z">
              <w:r w:rsidRPr="00BA1F9A" w:rsidDel="00160CD3">
                <w:rPr>
                  <w:rFonts w:cstheme="minorHAnsi"/>
                </w:rPr>
                <w:delText xml:space="preserve">--&gt; Hintergrundwissen (Anhang </w:delText>
              </w:r>
              <w:r w:rsidR="00D96127" w:rsidRPr="00BA1F9A" w:rsidDel="00160CD3">
                <w:rPr>
                  <w:rFonts w:cstheme="minorHAnsi"/>
                </w:rPr>
                <w:delText>3</w:delText>
              </w:r>
              <w:r w:rsidRPr="00BA1F9A" w:rsidDel="00160CD3">
                <w:rPr>
                  <w:rFonts w:cstheme="minorHAnsi"/>
                </w:rPr>
                <w:delText>)</w:delText>
              </w:r>
            </w:del>
          </w:p>
          <w:p w14:paraId="69199C66" w14:textId="5433A585" w:rsidR="00317B2A" w:rsidRPr="00BA1F9A" w:rsidRDefault="00317B2A" w:rsidP="00160CD3">
            <w:pPr>
              <w:tabs>
                <w:tab w:val="left" w:pos="1843"/>
              </w:tabs>
              <w:spacing w:line="276" w:lineRule="auto"/>
              <w:rPr>
                <w:rFonts w:cstheme="minorHAnsi"/>
                <w:rPrChange w:id="193" w:author="Fabienne Schmaus" w:date="2026-05-03T14:55:00Z" w16du:dateUtc="2026-05-03T12:55:00Z">
                  <w:rPr>
                    <w:rFonts w:cstheme="minorHAnsi"/>
                    <w:color w:val="EE0000"/>
                  </w:rPr>
                </w:rPrChange>
              </w:rPr>
            </w:pPr>
          </w:p>
        </w:tc>
      </w:tr>
      <w:tr w:rsidR="00BA1F9A" w:rsidRPr="008A393C" w14:paraId="26FAB267" w14:textId="77777777" w:rsidTr="001B06D0">
        <w:trPr>
          <w:trHeight w:val="2251"/>
        </w:trPr>
        <w:tc>
          <w:tcPr>
            <w:tcW w:w="4106" w:type="dxa"/>
            <w:vMerge/>
            <w:tcBorders>
              <w:top w:val="nil"/>
            </w:tcBorders>
          </w:tcPr>
          <w:p w14:paraId="0DBBC7FB" w14:textId="77777777" w:rsidR="00BA1F9A" w:rsidRPr="008A393C" w:rsidRDefault="00BA1F9A" w:rsidP="0050713B">
            <w:pPr>
              <w:rPr>
                <w:rFonts w:cstheme="minorHAnsi"/>
              </w:rPr>
            </w:pPr>
          </w:p>
        </w:tc>
        <w:tc>
          <w:tcPr>
            <w:tcW w:w="3119" w:type="dxa"/>
            <w:tcBorders>
              <w:top w:val="nil"/>
            </w:tcBorders>
          </w:tcPr>
          <w:p w14:paraId="08DF1DDC" w14:textId="05AB12BC" w:rsidR="00BA1F9A" w:rsidRPr="008A393C" w:rsidRDefault="00BA1F9A" w:rsidP="00317B2A">
            <w:pPr>
              <w:tabs>
                <w:tab w:val="left" w:pos="273"/>
              </w:tabs>
              <w:spacing w:line="276" w:lineRule="auto"/>
              <w:rPr>
                <w:rFonts w:cstheme="minorHAnsi"/>
              </w:rPr>
            </w:pPr>
            <w:r w:rsidRPr="008A393C">
              <w:rPr>
                <w:rFonts w:cstheme="minorHAnsi"/>
              </w:rPr>
              <w:t>2er-Gruppen: Analyse eines fiktiven Profils</w:t>
            </w:r>
          </w:p>
          <w:p w14:paraId="5D55EB8E" w14:textId="77777777" w:rsidR="00BA1F9A" w:rsidRPr="008A393C" w:rsidRDefault="00BA1F9A" w:rsidP="00317B2A">
            <w:pPr>
              <w:tabs>
                <w:tab w:val="left" w:pos="273"/>
              </w:tabs>
              <w:spacing w:line="276" w:lineRule="auto"/>
              <w:rPr>
                <w:rFonts w:cstheme="minorHAnsi"/>
              </w:rPr>
            </w:pPr>
          </w:p>
          <w:p w14:paraId="6E8C0C25" w14:textId="77777777" w:rsidR="00BA1F9A" w:rsidRPr="008A393C" w:rsidRDefault="00BA1F9A" w:rsidP="00836655">
            <w:pPr>
              <w:spacing w:line="276" w:lineRule="auto"/>
              <w:rPr>
                <w:rFonts w:cstheme="minorHAnsi"/>
              </w:rPr>
            </w:pPr>
            <w:r w:rsidRPr="008A393C">
              <w:rPr>
                <w:rFonts w:cstheme="minorHAnsi"/>
                <w:highlight w:val="yellow"/>
              </w:rPr>
              <w:t xml:space="preserve">((Icon </w:t>
            </w:r>
            <w:r>
              <w:rPr>
                <w:rFonts w:cstheme="minorHAnsi"/>
                <w:highlight w:val="yellow"/>
              </w:rPr>
              <w:t>„</w:t>
            </w:r>
            <w:r w:rsidRPr="008A393C">
              <w:rPr>
                <w:rFonts w:cstheme="minorHAnsi"/>
                <w:highlight w:val="yellow"/>
              </w:rPr>
              <w:t>Differenzierung</w:t>
            </w:r>
            <w:r>
              <w:rPr>
                <w:rFonts w:cstheme="minorHAnsi"/>
                <w:highlight w:val="yellow"/>
              </w:rPr>
              <w:t>“</w:t>
            </w:r>
            <w:r w:rsidRPr="008A393C">
              <w:rPr>
                <w:rFonts w:cstheme="minorHAnsi"/>
                <w:highlight w:val="yellow"/>
              </w:rPr>
              <w:t>!!))</w:t>
            </w:r>
          </w:p>
          <w:p w14:paraId="77F3918A" w14:textId="0DBADFC8" w:rsidR="00BA1F9A" w:rsidRPr="008A393C" w:rsidRDefault="00BA1F9A" w:rsidP="00836655">
            <w:pPr>
              <w:tabs>
                <w:tab w:val="left" w:pos="273"/>
              </w:tabs>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260" w:type="dxa"/>
            <w:tcBorders>
              <w:top w:val="nil"/>
            </w:tcBorders>
          </w:tcPr>
          <w:p w14:paraId="2C0EC4F2" w14:textId="75FF3A3E" w:rsidR="00BA1F9A" w:rsidRDefault="00BA1F9A" w:rsidP="00317B2A">
            <w:pPr>
              <w:tabs>
                <w:tab w:val="left" w:pos="1843"/>
              </w:tabs>
              <w:spacing w:line="276" w:lineRule="auto"/>
              <w:rPr>
                <w:ins w:id="194" w:author="Fabienne Schmaus" w:date="2026-05-03T14:56:00Z" w16du:dateUtc="2026-05-03T12:56:00Z"/>
                <w:rFonts w:cstheme="minorHAnsi"/>
              </w:rPr>
            </w:pPr>
            <w:r w:rsidRPr="00BA1F9A">
              <w:rPr>
                <w:rFonts w:cstheme="minorHAnsi"/>
              </w:rPr>
              <w:t xml:space="preserve">--&gt; </w:t>
            </w:r>
            <w:commentRangeStart w:id="195"/>
            <w:commentRangeStart w:id="196"/>
            <w:r w:rsidRPr="00BA1F9A">
              <w:rPr>
                <w:rFonts w:cstheme="minorHAnsi"/>
                <w:rPrChange w:id="197" w:author="Fabienne Schmaus" w:date="2026-05-03T14:55:00Z" w16du:dateUtc="2026-05-03T12:55:00Z">
                  <w:rPr>
                    <w:rFonts w:cstheme="minorHAnsi"/>
                    <w:color w:val="EE0000"/>
                  </w:rPr>
                </w:rPrChange>
              </w:rPr>
              <w:t xml:space="preserve">Arbeitsblatt </w:t>
            </w:r>
            <w:del w:id="198" w:author="Fabienne Schmaus" w:date="2026-05-03T14:55:00Z" w16du:dateUtc="2026-05-03T12:55:00Z">
              <w:r w:rsidRPr="00BA1F9A" w:rsidDel="00BA1F9A">
                <w:rPr>
                  <w:rFonts w:cstheme="minorHAnsi"/>
                  <w:rPrChange w:id="199" w:author="Fabienne Schmaus" w:date="2026-05-03T14:55:00Z" w16du:dateUtc="2026-05-03T12:55:00Z">
                    <w:rPr>
                      <w:rFonts w:cstheme="minorHAnsi"/>
                      <w:color w:val="EE0000"/>
                    </w:rPr>
                  </w:rPrChange>
                </w:rPr>
                <w:delText>1xx</w:delText>
              </w:r>
              <w:commentRangeEnd w:id="195"/>
              <w:r w:rsidRPr="00BA1F9A" w:rsidDel="00BA1F9A">
                <w:rPr>
                  <w:rStyle w:val="Kommentarzeichen"/>
                  <w:rFonts w:cstheme="minorHAnsi"/>
                  <w:sz w:val="22"/>
                  <w:szCs w:val="22"/>
                  <w:rPrChange w:id="200" w:author="Fabienne Schmaus" w:date="2026-05-03T14:55:00Z" w16du:dateUtc="2026-05-03T12:55:00Z">
                    <w:rPr>
                      <w:rStyle w:val="Kommentarzeichen"/>
                      <w:rFonts w:cstheme="minorHAnsi"/>
                      <w:color w:val="EE0000"/>
                      <w:sz w:val="22"/>
                      <w:szCs w:val="22"/>
                    </w:rPr>
                  </w:rPrChange>
                </w:rPr>
                <w:commentReference w:id="195"/>
              </w:r>
              <w:commentRangeEnd w:id="196"/>
              <w:r w:rsidRPr="00BA1F9A" w:rsidDel="00BA1F9A">
                <w:rPr>
                  <w:rStyle w:val="Kommentarzeichen"/>
                  <w:rFonts w:cstheme="minorHAnsi"/>
                  <w:sz w:val="22"/>
                  <w:szCs w:val="22"/>
                  <w:rPrChange w:id="201" w:author="Fabienne Schmaus" w:date="2026-05-03T14:55:00Z" w16du:dateUtc="2026-05-03T12:55:00Z">
                    <w:rPr>
                      <w:rStyle w:val="Kommentarzeichen"/>
                      <w:rFonts w:cstheme="minorHAnsi"/>
                      <w:color w:val="EE0000"/>
                      <w:sz w:val="22"/>
                      <w:szCs w:val="22"/>
                    </w:rPr>
                  </w:rPrChange>
                </w:rPr>
                <w:commentReference w:id="196"/>
              </w:r>
            </w:del>
            <w:ins w:id="202" w:author="Fabienne Schmaus" w:date="2026-05-03T14:55:00Z" w16du:dateUtc="2026-05-03T12:55:00Z">
              <w:r w:rsidRPr="00BA1F9A">
                <w:rPr>
                  <w:rFonts w:cstheme="minorHAnsi"/>
                  <w:rPrChange w:id="203" w:author="Fabienne Schmaus" w:date="2026-05-03T14:55:00Z" w16du:dateUtc="2026-05-03T12:55:00Z">
                    <w:rPr>
                      <w:rFonts w:cstheme="minorHAnsi"/>
                      <w:color w:val="EE0000"/>
                    </w:rPr>
                  </w:rPrChange>
                </w:rPr>
                <w:t>1</w:t>
              </w:r>
              <w:r w:rsidRPr="00BA1F9A">
                <w:rPr>
                  <w:rFonts w:cstheme="minorHAnsi"/>
                </w:rPr>
                <w:t>A</w:t>
              </w:r>
              <w:r>
                <w:rPr>
                  <w:rFonts w:cstheme="minorHAnsi"/>
                </w:rPr>
                <w:t xml:space="preserve"> (Sek. I)</w:t>
              </w:r>
            </w:ins>
          </w:p>
          <w:p w14:paraId="20488BA5" w14:textId="5F45C4D0" w:rsidR="00BA1F9A" w:rsidRPr="00BA1F9A" w:rsidRDefault="00BA1F9A" w:rsidP="00317B2A">
            <w:pPr>
              <w:tabs>
                <w:tab w:val="left" w:pos="1843"/>
              </w:tabs>
              <w:spacing w:line="276" w:lineRule="auto"/>
              <w:rPr>
                <w:rFonts w:cstheme="minorHAnsi"/>
                <w:rPrChange w:id="204" w:author="Fabienne Schmaus" w:date="2026-05-03T14:55:00Z" w16du:dateUtc="2026-05-03T12:55:00Z">
                  <w:rPr>
                    <w:rFonts w:cstheme="minorHAnsi"/>
                    <w:color w:val="EE0000"/>
                  </w:rPr>
                </w:rPrChange>
              </w:rPr>
            </w:pPr>
            <w:ins w:id="205" w:author="Fabienne Schmaus" w:date="2026-05-03T14:55:00Z" w16du:dateUtc="2026-05-03T12:55:00Z">
              <w:r>
                <w:rPr>
                  <w:rFonts w:cstheme="minorHAnsi"/>
                </w:rPr>
                <w:t>--&gt;</w:t>
              </w:r>
            </w:ins>
            <w:ins w:id="206" w:author="Fabienne Schmaus" w:date="2026-05-03T14:56:00Z" w16du:dateUtc="2026-05-03T12:56:00Z">
              <w:r>
                <w:rPr>
                  <w:rFonts w:cstheme="minorHAnsi"/>
                </w:rPr>
                <w:t xml:space="preserve"> Arbeitsblatt 1B (Sek. II)</w:t>
              </w:r>
            </w:ins>
          </w:p>
          <w:p w14:paraId="50C62B9A" w14:textId="77777777" w:rsidR="00BA1F9A" w:rsidRPr="00BA1F9A" w:rsidRDefault="00BA1F9A" w:rsidP="00317B2A">
            <w:pPr>
              <w:tabs>
                <w:tab w:val="left" w:pos="1843"/>
              </w:tabs>
              <w:spacing w:line="276" w:lineRule="auto"/>
              <w:rPr>
                <w:rFonts w:cstheme="minorHAnsi"/>
                <w:rPrChange w:id="207" w:author="Fabienne Schmaus" w:date="2026-05-03T14:55:00Z" w16du:dateUtc="2026-05-03T12:55:00Z">
                  <w:rPr>
                    <w:rFonts w:cstheme="minorHAnsi"/>
                    <w:color w:val="EE0000"/>
                  </w:rPr>
                </w:rPrChange>
              </w:rPr>
            </w:pPr>
          </w:p>
          <w:p w14:paraId="56236586" w14:textId="44E10496" w:rsidR="00BA1F9A" w:rsidRPr="00BA1F9A" w:rsidRDefault="00BA1F9A" w:rsidP="00317B2A">
            <w:pPr>
              <w:tabs>
                <w:tab w:val="left" w:pos="1843"/>
              </w:tabs>
              <w:spacing w:line="276" w:lineRule="auto"/>
              <w:rPr>
                <w:rFonts w:cstheme="minorHAnsi"/>
                <w:rPrChange w:id="208" w:author="Fabienne Schmaus" w:date="2026-05-03T14:55:00Z" w16du:dateUtc="2026-05-03T12:55:00Z">
                  <w:rPr>
                    <w:rFonts w:cstheme="minorHAnsi"/>
                    <w:color w:val="EE0000"/>
                  </w:rPr>
                </w:rPrChange>
              </w:rPr>
            </w:pPr>
          </w:p>
        </w:tc>
      </w:tr>
      <w:tr w:rsidR="00317B2A" w:rsidRPr="008A393C" w14:paraId="2A9D30EC" w14:textId="77777777" w:rsidTr="008A393C">
        <w:tblPrEx>
          <w:tblW w:w="10485" w:type="dxa"/>
          <w:tblPrExChange w:id="209" w:author="Fabienne Schmaus" w:date="2026-04-30T15:50:00Z" w16du:dateUtc="2026-04-30T13:50:00Z">
            <w:tblPrEx>
              <w:tblW w:w="10485" w:type="dxa"/>
            </w:tblPrEx>
          </w:tblPrExChange>
        </w:tblPrEx>
        <w:trPr>
          <w:trHeight w:val="360"/>
          <w:trPrChange w:id="210" w:author="Fabienne Schmaus" w:date="2026-04-30T15:50:00Z" w16du:dateUtc="2026-04-30T13:50:00Z">
            <w:trPr>
              <w:trHeight w:val="360"/>
            </w:trPr>
          </w:trPrChange>
        </w:trPr>
        <w:tc>
          <w:tcPr>
            <w:tcW w:w="4106" w:type="dxa"/>
            <w:vMerge/>
            <w:tcPrChange w:id="211" w:author="Fabienne Schmaus" w:date="2026-04-30T15:50:00Z" w16du:dateUtc="2026-04-30T13:50:00Z">
              <w:tcPr>
                <w:tcW w:w="4106" w:type="dxa"/>
                <w:vMerge/>
              </w:tcPr>
            </w:tcPrChange>
          </w:tcPr>
          <w:p w14:paraId="64DD9572" w14:textId="77777777" w:rsidR="00317B2A" w:rsidRPr="008A393C" w:rsidRDefault="00317B2A" w:rsidP="0050713B">
            <w:pPr>
              <w:rPr>
                <w:rFonts w:cstheme="minorHAnsi"/>
                <w:rPrChange w:id="212" w:author="Fabienne Schmaus" w:date="2026-04-30T15:50:00Z" w16du:dateUtc="2026-04-30T13:50:00Z">
                  <w:rPr>
                    <w:rFonts w:cstheme="minorHAnsi"/>
                    <w:color w:val="EE0000"/>
                  </w:rPr>
                </w:rPrChange>
              </w:rPr>
            </w:pPr>
          </w:p>
        </w:tc>
        <w:tc>
          <w:tcPr>
            <w:tcW w:w="3119" w:type="dxa"/>
            <w:tcBorders>
              <w:top w:val="nil"/>
            </w:tcBorders>
            <w:tcPrChange w:id="213" w:author="Fabienne Schmaus" w:date="2026-04-30T15:50:00Z" w16du:dateUtc="2026-04-30T13:50:00Z">
              <w:tcPr>
                <w:tcW w:w="3260" w:type="dxa"/>
                <w:gridSpan w:val="2"/>
                <w:tcBorders>
                  <w:top w:val="nil"/>
                </w:tcBorders>
              </w:tcPr>
            </w:tcPrChange>
          </w:tcPr>
          <w:p w14:paraId="23BB2370" w14:textId="3E2CFD4A" w:rsidR="00317B2A" w:rsidRPr="008A393C" w:rsidRDefault="00317B2A" w:rsidP="00317B2A">
            <w:pPr>
              <w:tabs>
                <w:tab w:val="left" w:pos="273"/>
              </w:tabs>
              <w:spacing w:line="276" w:lineRule="auto"/>
              <w:rPr>
                <w:rFonts w:cstheme="minorHAnsi"/>
                <w:rPrChange w:id="214" w:author="Fabienne Schmaus" w:date="2026-04-30T15:50:00Z" w16du:dateUtc="2026-04-30T13:50:00Z">
                  <w:rPr>
                    <w:rFonts w:cstheme="minorHAnsi"/>
                    <w:color w:val="EE0000"/>
                  </w:rPr>
                </w:rPrChange>
              </w:rPr>
            </w:pPr>
          </w:p>
        </w:tc>
        <w:tc>
          <w:tcPr>
            <w:tcW w:w="3260" w:type="dxa"/>
            <w:tcBorders>
              <w:top w:val="nil"/>
            </w:tcBorders>
            <w:tcPrChange w:id="215" w:author="Fabienne Schmaus" w:date="2026-04-30T15:50:00Z" w16du:dateUtc="2026-04-30T13:50:00Z">
              <w:tcPr>
                <w:tcW w:w="3119" w:type="dxa"/>
                <w:tcBorders>
                  <w:top w:val="nil"/>
                </w:tcBorders>
              </w:tcPr>
            </w:tcPrChange>
          </w:tcPr>
          <w:p w14:paraId="2E50B9EA" w14:textId="092E3C04" w:rsidR="00E567F9" w:rsidRPr="008A393C" w:rsidDel="00F828A8" w:rsidRDefault="00E567F9" w:rsidP="00FB679F">
            <w:pPr>
              <w:tabs>
                <w:tab w:val="left" w:pos="1843"/>
              </w:tabs>
              <w:spacing w:line="276" w:lineRule="auto"/>
              <w:rPr>
                <w:del w:id="216" w:author="Fabienne Schmaus" w:date="2026-04-30T16:02:00Z" w16du:dateUtc="2026-04-30T14:02:00Z"/>
                <w:rFonts w:cstheme="minorHAnsi"/>
                <w:rPrChange w:id="217" w:author="Fabienne Schmaus" w:date="2026-04-30T15:50:00Z" w16du:dateUtc="2026-04-30T13:50:00Z">
                  <w:rPr>
                    <w:del w:id="218" w:author="Fabienne Schmaus" w:date="2026-04-30T16:02:00Z" w16du:dateUtc="2026-04-30T14:02:00Z"/>
                    <w:rFonts w:cstheme="minorHAnsi"/>
                    <w:color w:val="EE0000"/>
                  </w:rPr>
                </w:rPrChange>
              </w:rPr>
            </w:pPr>
          </w:p>
          <w:p w14:paraId="664DB658" w14:textId="77777777" w:rsidR="001B65E1" w:rsidRPr="008A393C" w:rsidRDefault="001B65E1" w:rsidP="001B65E1">
            <w:pPr>
              <w:tabs>
                <w:tab w:val="left" w:pos="1843"/>
              </w:tabs>
              <w:spacing w:line="276" w:lineRule="auto"/>
              <w:rPr>
                <w:rFonts w:cstheme="minorHAnsi"/>
              </w:rPr>
            </w:pPr>
            <w:r w:rsidRPr="008A393C">
              <w:rPr>
                <w:rFonts w:cstheme="minorHAnsi"/>
                <w:i/>
                <w:iCs/>
              </w:rPr>
              <w:t>Weitere Informationen im folgenden Unterrichtsmaterial:</w:t>
            </w:r>
          </w:p>
          <w:p w14:paraId="5D4B3E2D" w14:textId="69A0708B" w:rsidR="00AD2DF6" w:rsidRPr="008A393C" w:rsidRDefault="004B7B2D" w:rsidP="001B65E1">
            <w:pPr>
              <w:tabs>
                <w:tab w:val="left" w:pos="1843"/>
              </w:tabs>
              <w:spacing w:line="276" w:lineRule="auto"/>
              <w:rPr>
                <w:rFonts w:cstheme="minorHAnsi"/>
                <w:rPrChange w:id="219" w:author="Fabienne Schmaus" w:date="2026-04-30T15:50:00Z" w16du:dateUtc="2026-04-30T13:50:00Z">
                  <w:rPr>
                    <w:rFonts w:cstheme="minorHAnsi"/>
                    <w:color w:val="EE0000"/>
                  </w:rPr>
                </w:rPrChange>
              </w:rPr>
            </w:pPr>
            <w:r w:rsidRPr="008A393C">
              <w:rPr>
                <w:rFonts w:cstheme="minorHAnsi"/>
              </w:rPr>
              <w:t xml:space="preserve">Selbstwahrnehmung und Selbstbewusstsein </w:t>
            </w:r>
            <w:r w:rsidR="001B65E1" w:rsidRPr="008A393C">
              <w:rPr>
                <w:rFonts w:cstheme="minorHAnsi"/>
              </w:rPr>
              <w:t xml:space="preserve"> </w:t>
            </w:r>
            <w:r w:rsidR="001B65E1" w:rsidRPr="008A393C">
              <w:rPr>
                <w:rFonts w:cstheme="minorHAnsi"/>
                <w:rPrChange w:id="220" w:author="Fabienne Schmaus" w:date="2026-04-30T15:50:00Z" w16du:dateUtc="2026-04-30T13:50:00Z">
                  <w:rPr>
                    <w:rFonts w:cstheme="minorHAnsi"/>
                    <w:color w:val="EE0000"/>
                  </w:rPr>
                </w:rPrChange>
              </w:rPr>
              <w:t>(genauer Titel?)</w:t>
            </w:r>
          </w:p>
        </w:tc>
      </w:tr>
    </w:tbl>
    <w:p w14:paraId="7775226A" w14:textId="77777777" w:rsidR="00DF669F" w:rsidRPr="008A393C" w:rsidRDefault="00DF669F" w:rsidP="00DF669F">
      <w:pPr>
        <w:spacing w:line="276" w:lineRule="auto"/>
        <w:rPr>
          <w:rFonts w:cstheme="minorHAnsi"/>
          <w:rPrChange w:id="221" w:author="Fabienne Schmaus" w:date="2026-04-30T15:50:00Z" w16du:dateUtc="2026-04-30T13:50:00Z">
            <w:rPr>
              <w:rFonts w:cstheme="minorHAnsi"/>
              <w:color w:val="EE0000"/>
            </w:rPr>
          </w:rPrChange>
        </w:rPr>
      </w:pPr>
    </w:p>
    <w:tbl>
      <w:tblPr>
        <w:tblStyle w:val="Tabellenraster"/>
        <w:tblW w:w="10485" w:type="dxa"/>
        <w:tblLook w:val="04A0" w:firstRow="1" w:lastRow="0" w:firstColumn="1" w:lastColumn="0" w:noHBand="0" w:noVBand="1"/>
      </w:tblPr>
      <w:tblGrid>
        <w:gridCol w:w="3823"/>
        <w:gridCol w:w="3260"/>
        <w:gridCol w:w="3402"/>
        <w:tblGridChange w:id="222">
          <w:tblGrid>
            <w:gridCol w:w="3823"/>
            <w:gridCol w:w="3118"/>
            <w:gridCol w:w="142"/>
            <w:gridCol w:w="3402"/>
          </w:tblGrid>
        </w:tblGridChange>
      </w:tblGrid>
      <w:tr w:rsidR="007D7FE0" w:rsidRPr="008A393C" w14:paraId="654448BE" w14:textId="77777777" w:rsidTr="00FD1CEB">
        <w:tc>
          <w:tcPr>
            <w:tcW w:w="10485" w:type="dxa"/>
            <w:gridSpan w:val="3"/>
          </w:tcPr>
          <w:p w14:paraId="5FE81396" w14:textId="143B7640" w:rsidR="00DF669F" w:rsidRPr="008A393C" w:rsidRDefault="00E562A7" w:rsidP="00FB679F">
            <w:pPr>
              <w:spacing w:line="276" w:lineRule="auto"/>
              <w:rPr>
                <w:rFonts w:cstheme="minorHAnsi"/>
                <w:i/>
                <w:iCs/>
                <w:rPrChange w:id="223" w:author="Fabienne Schmaus" w:date="2026-04-30T15:50:00Z" w16du:dateUtc="2026-04-30T13:50:00Z">
                  <w:rPr>
                    <w:rFonts w:cstheme="minorHAnsi"/>
                    <w:i/>
                    <w:iCs/>
                    <w:color w:val="EE0000"/>
                  </w:rPr>
                </w:rPrChange>
              </w:rPr>
            </w:pPr>
            <w:r w:rsidRPr="008A393C">
              <w:rPr>
                <w:rFonts w:cstheme="minorHAnsi"/>
                <w:i/>
                <w:iCs/>
              </w:rPr>
              <w:t>Vertiefung 1</w:t>
            </w:r>
          </w:p>
        </w:tc>
      </w:tr>
      <w:tr w:rsidR="007D7FE0" w:rsidRPr="007D7FE0" w14:paraId="7F84CFE0" w14:textId="77777777" w:rsidTr="00714487">
        <w:tblPrEx>
          <w:tblW w:w="10485" w:type="dxa"/>
          <w:tblPrExChange w:id="224" w:author="Fabienne Schmaus" w:date="2026-05-04T09:14:00Z" w16du:dateUtc="2026-05-04T07:14:00Z">
            <w:tblPrEx>
              <w:tblW w:w="10485" w:type="dxa"/>
            </w:tblPrEx>
          </w:tblPrExChange>
        </w:tblPrEx>
        <w:trPr>
          <w:trHeight w:val="722"/>
          <w:trPrChange w:id="225" w:author="Fabienne Schmaus" w:date="2026-05-04T09:14:00Z" w16du:dateUtc="2026-05-04T07:14:00Z">
            <w:trPr>
              <w:trHeight w:val="722"/>
            </w:trPr>
          </w:trPrChange>
        </w:trPr>
        <w:tc>
          <w:tcPr>
            <w:tcW w:w="3823" w:type="dxa"/>
            <w:vMerge w:val="restart"/>
            <w:tcPrChange w:id="226" w:author="Fabienne Schmaus" w:date="2026-05-04T09:14:00Z" w16du:dateUtc="2026-05-04T07:14:00Z">
              <w:tcPr>
                <w:tcW w:w="3823" w:type="dxa"/>
                <w:vMerge w:val="restart"/>
              </w:tcPr>
            </w:tcPrChange>
          </w:tcPr>
          <w:p w14:paraId="3F42A324" w14:textId="77777777" w:rsidR="001B65E1" w:rsidRPr="008A393C" w:rsidRDefault="0040386F" w:rsidP="001B65E1">
            <w:pPr>
              <w:rPr>
                <w:rFonts w:cstheme="minorHAnsi"/>
              </w:rPr>
            </w:pPr>
            <w:r w:rsidRPr="008A393C">
              <w:rPr>
                <w:rFonts w:cstheme="minorHAnsi"/>
              </w:rPr>
              <w:t xml:space="preserve">Ziel: </w:t>
            </w:r>
            <w:r w:rsidR="001B65E1" w:rsidRPr="008A393C">
              <w:rPr>
                <w:rFonts w:cstheme="minorHAnsi"/>
              </w:rPr>
              <w:t>Selbstdarstellungsstrategien und deren psychologische Hintergründe erkennen, verschiedene Strategien vergleichen und einordnen</w:t>
            </w:r>
          </w:p>
          <w:p w14:paraId="0A65D749" w14:textId="7A7976D0" w:rsidR="0040386F" w:rsidRPr="008A393C" w:rsidRDefault="0040386F" w:rsidP="00A10EBC">
            <w:pPr>
              <w:rPr>
                <w:rFonts w:cstheme="minorHAnsi"/>
                <w:rPrChange w:id="227" w:author="Fabienne Schmaus" w:date="2026-04-30T15:51:00Z" w16du:dateUtc="2026-04-30T13:51:00Z">
                  <w:rPr>
                    <w:rFonts w:cstheme="minorHAnsi"/>
                    <w:color w:val="EE0000"/>
                  </w:rPr>
                </w:rPrChange>
              </w:rPr>
            </w:pPr>
          </w:p>
          <w:p w14:paraId="1D3B6386" w14:textId="77777777" w:rsidR="0040386F" w:rsidRPr="008A393C" w:rsidRDefault="0040386F" w:rsidP="00FB679F">
            <w:pPr>
              <w:spacing w:line="276" w:lineRule="auto"/>
              <w:rPr>
                <w:rFonts w:cstheme="minorHAnsi"/>
                <w:rPrChange w:id="228" w:author="Fabienne Schmaus" w:date="2026-04-30T15:51:00Z" w16du:dateUtc="2026-04-30T13:51:00Z">
                  <w:rPr>
                    <w:rFonts w:cstheme="minorHAnsi"/>
                    <w:color w:val="EE0000"/>
                  </w:rPr>
                </w:rPrChange>
              </w:rPr>
            </w:pPr>
          </w:p>
          <w:p w14:paraId="48247F1C" w14:textId="341B06BD" w:rsidR="0040386F" w:rsidRPr="008A393C" w:rsidRDefault="0040386F" w:rsidP="00FB679F">
            <w:pPr>
              <w:spacing w:line="276" w:lineRule="auto"/>
              <w:rPr>
                <w:rFonts w:cstheme="minorHAnsi"/>
              </w:rPr>
            </w:pPr>
            <w:r w:rsidRPr="008A393C">
              <w:rPr>
                <w:rFonts w:cstheme="minorHAnsi"/>
              </w:rPr>
              <w:t>Inhalte:</w:t>
            </w:r>
          </w:p>
          <w:p w14:paraId="68743E03" w14:textId="2AD5FC41" w:rsidR="0040386F" w:rsidRPr="008A393C" w:rsidRDefault="0040386F" w:rsidP="00FB679F">
            <w:pPr>
              <w:spacing w:line="276" w:lineRule="auto"/>
              <w:rPr>
                <w:rFonts w:cstheme="minorHAnsi"/>
              </w:rPr>
            </w:pPr>
            <w:r w:rsidRPr="008A393C">
              <w:rPr>
                <w:rFonts w:cstheme="minorHAnsi"/>
              </w:rPr>
              <w:t xml:space="preserve">&gt; </w:t>
            </w:r>
            <w:r w:rsidR="00F350DF" w:rsidRPr="008A393C">
              <w:rPr>
                <w:rFonts w:cstheme="minorHAnsi"/>
              </w:rPr>
              <w:t>Differenzierte Profilanalysen anhand verschiedener Kriterien</w:t>
            </w:r>
          </w:p>
          <w:p w14:paraId="416016F3" w14:textId="2B13EFA3" w:rsidR="0040386F" w:rsidRPr="008A393C" w:rsidRDefault="0040386F" w:rsidP="00905332">
            <w:pPr>
              <w:spacing w:line="276" w:lineRule="auto"/>
              <w:rPr>
                <w:rFonts w:cstheme="minorHAnsi"/>
                <w:rPrChange w:id="229" w:author="Fabienne Schmaus" w:date="2026-04-30T15:51:00Z" w16du:dateUtc="2026-04-30T13:51:00Z">
                  <w:rPr>
                    <w:rFonts w:cstheme="minorHAnsi"/>
                    <w:color w:val="EE0000"/>
                  </w:rPr>
                </w:rPrChange>
              </w:rPr>
            </w:pPr>
            <w:r w:rsidRPr="008A393C">
              <w:rPr>
                <w:rFonts w:cstheme="minorHAnsi"/>
              </w:rPr>
              <w:t>&gt; Fallanalyse und Selbstreflexion</w:t>
            </w:r>
          </w:p>
        </w:tc>
        <w:tc>
          <w:tcPr>
            <w:tcW w:w="3260" w:type="dxa"/>
            <w:tcBorders>
              <w:bottom w:val="nil"/>
            </w:tcBorders>
            <w:tcPrChange w:id="230" w:author="Fabienne Schmaus" w:date="2026-05-04T09:14:00Z" w16du:dateUtc="2026-05-04T07:14:00Z">
              <w:tcPr>
                <w:tcW w:w="3118" w:type="dxa"/>
                <w:tcBorders>
                  <w:bottom w:val="nil"/>
                </w:tcBorders>
              </w:tcPr>
            </w:tcPrChange>
          </w:tcPr>
          <w:p w14:paraId="16F4430B" w14:textId="69D7DCF9" w:rsidR="0040386F" w:rsidRPr="008A393C" w:rsidRDefault="00F350DF" w:rsidP="00A24EE4">
            <w:pPr>
              <w:spacing w:line="276" w:lineRule="auto"/>
              <w:rPr>
                <w:rFonts w:cstheme="minorHAnsi"/>
                <w:rPrChange w:id="231" w:author="Fabienne Schmaus" w:date="2026-04-30T15:51:00Z" w16du:dateUtc="2026-04-30T13:51:00Z">
                  <w:rPr>
                    <w:rFonts w:cstheme="minorHAnsi"/>
                    <w:color w:val="EE0000"/>
                  </w:rPr>
                </w:rPrChange>
              </w:rPr>
            </w:pPr>
            <w:r w:rsidRPr="008A393C">
              <w:rPr>
                <w:rFonts w:cstheme="minorHAnsi"/>
              </w:rPr>
              <w:t>Einführung</w:t>
            </w:r>
            <w:r w:rsidR="0040386F" w:rsidRPr="008A393C">
              <w:rPr>
                <w:rFonts w:cstheme="minorHAnsi"/>
              </w:rPr>
              <w:t xml:space="preserve"> im Plenum</w:t>
            </w:r>
          </w:p>
        </w:tc>
        <w:tc>
          <w:tcPr>
            <w:tcW w:w="3402" w:type="dxa"/>
            <w:tcBorders>
              <w:bottom w:val="nil"/>
            </w:tcBorders>
            <w:tcPrChange w:id="232" w:author="Fabienne Schmaus" w:date="2026-05-04T09:14:00Z" w16du:dateUtc="2026-05-04T07:14:00Z">
              <w:tcPr>
                <w:tcW w:w="3544" w:type="dxa"/>
                <w:gridSpan w:val="2"/>
                <w:tcBorders>
                  <w:bottom w:val="nil"/>
                </w:tcBorders>
              </w:tcPr>
            </w:tcPrChange>
          </w:tcPr>
          <w:p w14:paraId="56FE04E6" w14:textId="5771006D" w:rsidR="0040386F" w:rsidRDefault="0040386F" w:rsidP="0040386F">
            <w:pPr>
              <w:tabs>
                <w:tab w:val="left" w:pos="1843"/>
              </w:tabs>
              <w:spacing w:line="276" w:lineRule="auto"/>
              <w:rPr>
                <w:rFonts w:cstheme="minorHAnsi"/>
              </w:rPr>
            </w:pPr>
            <w:r w:rsidRPr="008A393C">
              <w:rPr>
                <w:rFonts w:cstheme="minorHAnsi"/>
              </w:rPr>
              <w:t xml:space="preserve">--&gt; Arbeitsblatt </w:t>
            </w:r>
            <w:r w:rsidR="00F350DF" w:rsidRPr="008A393C">
              <w:rPr>
                <w:rFonts w:cstheme="minorHAnsi"/>
                <w:rPrChange w:id="233" w:author="Fabienne Schmaus" w:date="2026-04-30T15:52:00Z" w16du:dateUtc="2026-04-30T13:52:00Z">
                  <w:rPr>
                    <w:rFonts w:cstheme="minorHAnsi"/>
                    <w:color w:val="000000" w:themeColor="text1"/>
                  </w:rPr>
                </w:rPrChange>
              </w:rPr>
              <w:t>2</w:t>
            </w:r>
            <w:ins w:id="234" w:author="Fabienne Schmaus" w:date="2026-05-03T15:36:00Z" w16du:dateUtc="2026-05-03T13:36:00Z">
              <w:r w:rsidR="00510C27">
                <w:rPr>
                  <w:rFonts w:cstheme="minorHAnsi"/>
                </w:rPr>
                <w:t>A (Sek. I)</w:t>
              </w:r>
            </w:ins>
          </w:p>
          <w:p w14:paraId="54E43C39" w14:textId="16E9568D" w:rsidR="00714487" w:rsidRDefault="00714487" w:rsidP="00714487">
            <w:pPr>
              <w:tabs>
                <w:tab w:val="left" w:pos="1843"/>
              </w:tabs>
              <w:spacing w:line="276" w:lineRule="auto"/>
              <w:rPr>
                <w:ins w:id="235" w:author="Fabienne Schmaus" w:date="2026-05-04T09:14:00Z" w16du:dateUtc="2026-05-04T07:14:00Z"/>
                <w:rFonts w:cstheme="minorHAnsi"/>
              </w:rPr>
            </w:pPr>
            <w:ins w:id="236" w:author="Fabienne Schmaus" w:date="2026-05-04T09:14:00Z" w16du:dateUtc="2026-05-04T07:14:00Z">
              <w:r w:rsidRPr="008A393C">
                <w:rPr>
                  <w:rFonts w:cstheme="minorHAnsi"/>
                </w:rPr>
                <w:t xml:space="preserve">--&gt; Arbeitsblatt </w:t>
              </w:r>
              <w:r w:rsidRPr="001955DF">
                <w:rPr>
                  <w:rFonts w:cstheme="minorHAnsi"/>
                </w:rPr>
                <w:t>2</w:t>
              </w:r>
            </w:ins>
            <w:ins w:id="237" w:author="Fabienne Schmaus" w:date="2026-05-04T09:15:00Z" w16du:dateUtc="2026-05-04T07:15:00Z">
              <w:r>
                <w:rPr>
                  <w:rFonts w:cstheme="minorHAnsi"/>
                </w:rPr>
                <w:t>B</w:t>
              </w:r>
            </w:ins>
            <w:ins w:id="238" w:author="Fabienne Schmaus" w:date="2026-05-04T09:14:00Z" w16du:dateUtc="2026-05-04T07:14:00Z">
              <w:r>
                <w:rPr>
                  <w:rFonts w:cstheme="minorHAnsi"/>
                </w:rPr>
                <w:t xml:space="preserve"> (Sek. </w:t>
              </w:r>
            </w:ins>
            <w:ins w:id="239" w:author="Fabienne Schmaus" w:date="2026-05-04T09:15:00Z" w16du:dateUtc="2026-05-04T07:15:00Z">
              <w:r>
                <w:rPr>
                  <w:rFonts w:cstheme="minorHAnsi"/>
                </w:rPr>
                <w:t>I</w:t>
              </w:r>
            </w:ins>
            <w:ins w:id="240" w:author="Fabienne Schmaus" w:date="2026-05-04T09:14:00Z" w16du:dateUtc="2026-05-04T07:14:00Z">
              <w:r>
                <w:rPr>
                  <w:rFonts w:cstheme="minorHAnsi"/>
                </w:rPr>
                <w:t>I)</w:t>
              </w:r>
            </w:ins>
          </w:p>
          <w:p w14:paraId="408C0677" w14:textId="0261E21C" w:rsidR="00510C27" w:rsidRPr="008A393C" w:rsidDel="00160CD3" w:rsidRDefault="00510C27" w:rsidP="0040386F">
            <w:pPr>
              <w:tabs>
                <w:tab w:val="left" w:pos="1843"/>
              </w:tabs>
              <w:spacing w:line="276" w:lineRule="auto"/>
              <w:rPr>
                <w:del w:id="241" w:author="Fabienne Schmaus" w:date="2026-05-04T10:21:00Z" w16du:dateUtc="2026-05-04T08:21:00Z"/>
                <w:rFonts w:cstheme="minorHAnsi"/>
                <w:rPrChange w:id="242" w:author="Fabienne Schmaus" w:date="2026-04-30T15:52:00Z" w16du:dateUtc="2026-04-30T13:52:00Z">
                  <w:rPr>
                    <w:del w:id="243" w:author="Fabienne Schmaus" w:date="2026-05-04T10:21:00Z" w16du:dateUtc="2026-05-04T08:21:00Z"/>
                    <w:rFonts w:cstheme="minorHAnsi"/>
                    <w:color w:val="EE0000"/>
                  </w:rPr>
                </w:rPrChange>
              </w:rPr>
            </w:pPr>
          </w:p>
          <w:p w14:paraId="3FFB8B83" w14:textId="77777777" w:rsidR="008A393C" w:rsidRDefault="001A39D1" w:rsidP="002273C9">
            <w:pPr>
              <w:tabs>
                <w:tab w:val="left" w:pos="1843"/>
              </w:tabs>
              <w:spacing w:line="276" w:lineRule="auto"/>
              <w:rPr>
                <w:ins w:id="244" w:author="Fabienne Schmaus" w:date="2026-05-04T10:31:00Z" w16du:dateUtc="2026-05-04T08:31:00Z"/>
                <w:rFonts w:cstheme="minorHAnsi"/>
              </w:rPr>
            </w:pPr>
            <w:r w:rsidRPr="008A393C">
              <w:rPr>
                <w:rFonts w:cstheme="minorHAnsi"/>
                <w:rPrChange w:id="245" w:author="Fabienne Schmaus" w:date="2026-04-30T15:52:00Z" w16du:dateUtc="2026-04-30T13:52:00Z">
                  <w:rPr>
                    <w:rFonts w:cstheme="minorHAnsi"/>
                    <w:color w:val="000000" w:themeColor="text1"/>
                  </w:rPr>
                </w:rPrChange>
              </w:rPr>
              <w:t xml:space="preserve">--&gt; </w:t>
            </w:r>
            <w:del w:id="246" w:author="Fabienne Schmaus" w:date="2026-05-04T10:25:00Z" w16du:dateUtc="2026-05-04T08:25:00Z">
              <w:r w:rsidRPr="008A393C" w:rsidDel="00160CD3">
                <w:rPr>
                  <w:rFonts w:cstheme="minorHAnsi"/>
                  <w:rPrChange w:id="247" w:author="Fabienne Schmaus" w:date="2026-04-30T15:52:00Z" w16du:dateUtc="2026-04-30T13:52:00Z">
                    <w:rPr>
                      <w:rFonts w:cstheme="minorHAnsi"/>
                      <w:color w:val="000000" w:themeColor="text1"/>
                    </w:rPr>
                  </w:rPrChange>
                </w:rPr>
                <w:delText>Hintergrundwissen (</w:delText>
              </w:r>
            </w:del>
            <w:r w:rsidRPr="008A393C">
              <w:rPr>
                <w:rFonts w:cstheme="minorHAnsi"/>
                <w:rPrChange w:id="248" w:author="Fabienne Schmaus" w:date="2026-04-30T15:52:00Z" w16du:dateUtc="2026-04-30T13:52:00Z">
                  <w:rPr>
                    <w:rFonts w:cstheme="minorHAnsi"/>
                    <w:color w:val="000000" w:themeColor="text1"/>
                  </w:rPr>
                </w:rPrChange>
              </w:rPr>
              <w:t xml:space="preserve">Anhang </w:t>
            </w:r>
            <w:del w:id="249" w:author="Fabienne Schmaus" w:date="2026-05-04T10:30:00Z" w16du:dateUtc="2026-05-04T08:30:00Z">
              <w:r w:rsidRPr="008A393C" w:rsidDel="00160CD3">
                <w:rPr>
                  <w:rFonts w:cstheme="minorHAnsi"/>
                  <w:rPrChange w:id="250" w:author="Fabienne Schmaus" w:date="2026-04-30T15:52:00Z" w16du:dateUtc="2026-04-30T13:52:00Z">
                    <w:rPr>
                      <w:rFonts w:cstheme="minorHAnsi"/>
                      <w:color w:val="000000" w:themeColor="text1"/>
                    </w:rPr>
                  </w:rPrChange>
                </w:rPr>
                <w:delText>2</w:delText>
              </w:r>
            </w:del>
            <w:ins w:id="251" w:author="Fabienne Schmaus" w:date="2026-05-04T10:30:00Z" w16du:dateUtc="2026-05-04T08:30:00Z">
              <w:r w:rsidR="00160CD3">
                <w:rPr>
                  <w:rFonts w:cstheme="minorHAnsi"/>
                </w:rPr>
                <w:t>3</w:t>
              </w:r>
              <w:r w:rsidR="00160CD3">
                <w:rPr>
                  <w:rFonts w:cstheme="minorHAnsi"/>
                </w:rPr>
                <w:t xml:space="preserve"> </w:t>
              </w:r>
            </w:ins>
            <w:ins w:id="252" w:author="Fabienne Schmaus" w:date="2026-05-04T10:25:00Z" w16du:dateUtc="2026-05-04T08:25:00Z">
              <w:r w:rsidR="00160CD3">
                <w:rPr>
                  <w:rFonts w:cstheme="minorHAnsi"/>
                </w:rPr>
                <w:t>(</w:t>
              </w:r>
              <w:r w:rsidR="00160CD3" w:rsidRPr="001955DF">
                <w:rPr>
                  <w:rFonts w:cstheme="minorHAnsi"/>
                </w:rPr>
                <w:t>Hintergrundwissen</w:t>
              </w:r>
            </w:ins>
            <w:r w:rsidRPr="008A393C">
              <w:rPr>
                <w:rFonts w:cstheme="minorHAnsi"/>
                <w:rPrChange w:id="253" w:author="Fabienne Schmaus" w:date="2026-04-30T15:52:00Z" w16du:dateUtc="2026-04-30T13:52:00Z">
                  <w:rPr>
                    <w:rFonts w:cstheme="minorHAnsi"/>
                    <w:color w:val="000000" w:themeColor="text1"/>
                  </w:rPr>
                </w:rPrChange>
              </w:rPr>
              <w:t>)</w:t>
            </w:r>
          </w:p>
          <w:p w14:paraId="5E4B0828" w14:textId="3C54F3E7" w:rsidR="00160CD3" w:rsidRPr="008A393C" w:rsidRDefault="00160CD3" w:rsidP="002273C9">
            <w:pPr>
              <w:tabs>
                <w:tab w:val="left" w:pos="1843"/>
              </w:tabs>
              <w:spacing w:line="276" w:lineRule="auto"/>
              <w:rPr>
                <w:rFonts w:cstheme="minorHAnsi"/>
                <w:rPrChange w:id="254" w:author="Fabienne Schmaus" w:date="2026-04-30T15:52:00Z" w16du:dateUtc="2026-04-30T13:52:00Z">
                  <w:rPr>
                    <w:rFonts w:cstheme="minorHAnsi"/>
                    <w:color w:val="EE0000"/>
                  </w:rPr>
                </w:rPrChange>
              </w:rPr>
            </w:pPr>
          </w:p>
        </w:tc>
      </w:tr>
      <w:tr w:rsidR="007D7FE0" w:rsidRPr="007D7FE0" w14:paraId="4B3A6B48" w14:textId="77777777" w:rsidTr="00714487">
        <w:tblPrEx>
          <w:tblW w:w="10485" w:type="dxa"/>
          <w:tblPrExChange w:id="255" w:author="Fabienne Schmaus" w:date="2026-05-04T09:14:00Z" w16du:dateUtc="2026-05-04T07:14:00Z">
            <w:tblPrEx>
              <w:tblW w:w="10485" w:type="dxa"/>
            </w:tblPrEx>
          </w:tblPrExChange>
        </w:tblPrEx>
        <w:trPr>
          <w:trHeight w:val="721"/>
          <w:trPrChange w:id="256" w:author="Fabienne Schmaus" w:date="2026-05-04T09:14:00Z" w16du:dateUtc="2026-05-04T07:14:00Z">
            <w:trPr>
              <w:trHeight w:val="721"/>
            </w:trPr>
          </w:trPrChange>
        </w:trPr>
        <w:tc>
          <w:tcPr>
            <w:tcW w:w="3823" w:type="dxa"/>
            <w:vMerge/>
            <w:tcBorders>
              <w:top w:val="nil"/>
            </w:tcBorders>
            <w:tcPrChange w:id="257" w:author="Fabienne Schmaus" w:date="2026-05-04T09:14:00Z" w16du:dateUtc="2026-05-04T07:14:00Z">
              <w:tcPr>
                <w:tcW w:w="3823" w:type="dxa"/>
                <w:vMerge/>
                <w:tcBorders>
                  <w:top w:val="nil"/>
                </w:tcBorders>
              </w:tcPr>
            </w:tcPrChange>
          </w:tcPr>
          <w:p w14:paraId="00D551B9" w14:textId="77777777" w:rsidR="0040386F" w:rsidRPr="008A393C" w:rsidRDefault="0040386F" w:rsidP="00A10EBC">
            <w:pPr>
              <w:rPr>
                <w:rFonts w:cstheme="minorHAnsi"/>
                <w:rPrChange w:id="258" w:author="Fabienne Schmaus" w:date="2026-04-30T15:51:00Z" w16du:dateUtc="2026-04-30T13:51:00Z">
                  <w:rPr>
                    <w:rFonts w:cstheme="minorHAnsi"/>
                    <w:color w:val="EE0000"/>
                  </w:rPr>
                </w:rPrChange>
              </w:rPr>
            </w:pPr>
          </w:p>
        </w:tc>
        <w:tc>
          <w:tcPr>
            <w:tcW w:w="3260" w:type="dxa"/>
            <w:tcBorders>
              <w:top w:val="nil"/>
              <w:bottom w:val="nil"/>
            </w:tcBorders>
            <w:tcPrChange w:id="259" w:author="Fabienne Schmaus" w:date="2026-05-04T09:14:00Z" w16du:dateUtc="2026-05-04T07:14:00Z">
              <w:tcPr>
                <w:tcW w:w="3118" w:type="dxa"/>
                <w:tcBorders>
                  <w:top w:val="nil"/>
                  <w:bottom w:val="nil"/>
                </w:tcBorders>
              </w:tcPr>
            </w:tcPrChange>
          </w:tcPr>
          <w:p w14:paraId="61ED7E2A" w14:textId="53C835C1" w:rsidR="0040386F" w:rsidRPr="008A393C" w:rsidRDefault="0040386F" w:rsidP="0040386F">
            <w:pPr>
              <w:spacing w:line="276" w:lineRule="auto"/>
              <w:rPr>
                <w:rFonts w:cstheme="minorHAnsi"/>
              </w:rPr>
            </w:pPr>
            <w:r w:rsidRPr="008A393C">
              <w:rPr>
                <w:rFonts w:cstheme="minorHAnsi"/>
              </w:rPr>
              <w:t xml:space="preserve">3er-/4er-Gruppen: </w:t>
            </w:r>
            <w:r w:rsidR="00F350DF" w:rsidRPr="008A393C">
              <w:rPr>
                <w:rFonts w:cstheme="minorHAnsi"/>
              </w:rPr>
              <w:t>Profilanalysen</w:t>
            </w:r>
          </w:p>
          <w:p w14:paraId="6F0E0F49" w14:textId="77777777" w:rsidR="0040386F" w:rsidRPr="008A393C" w:rsidRDefault="0040386F" w:rsidP="0040386F">
            <w:pPr>
              <w:spacing w:line="276" w:lineRule="auto"/>
              <w:rPr>
                <w:rFonts w:cstheme="minorHAnsi"/>
                <w:rPrChange w:id="260" w:author="Fabienne Schmaus" w:date="2026-04-30T15:51:00Z" w16du:dateUtc="2026-04-30T13:51:00Z">
                  <w:rPr>
                    <w:rFonts w:cstheme="minorHAnsi"/>
                    <w:color w:val="EE0000"/>
                  </w:rPr>
                </w:rPrChange>
              </w:rPr>
            </w:pPr>
          </w:p>
          <w:p w14:paraId="4D16C710" w14:textId="264FB726" w:rsidR="0040386F" w:rsidRPr="008A393C" w:rsidRDefault="0040386F" w:rsidP="0040386F">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0E7505B6" w14:textId="77777777" w:rsidR="0040386F" w:rsidRPr="008A393C" w:rsidRDefault="0040386F" w:rsidP="0040386F">
            <w:pPr>
              <w:spacing w:line="276" w:lineRule="auto"/>
              <w:rPr>
                <w:rFonts w:cstheme="minorHAnsi"/>
                <w:shd w:val="clear" w:color="auto" w:fill="FBE4D5" w:themeFill="accent2" w:themeFillTint="33"/>
              </w:rPr>
            </w:pPr>
            <w:r w:rsidRPr="008A393C">
              <w:rPr>
                <w:rFonts w:cstheme="minorHAnsi"/>
                <w:shd w:val="clear" w:color="auto" w:fill="FBE4D5" w:themeFill="accent2" w:themeFillTint="33"/>
              </w:rPr>
              <w:t>Differenzierung im Erwartungshorizont (Sek. I und Sek. II)</w:t>
            </w:r>
          </w:p>
          <w:p w14:paraId="12ACE0E1" w14:textId="6564DAF2" w:rsidR="00F350DF" w:rsidRPr="008A393C" w:rsidRDefault="00F350DF" w:rsidP="0040386F">
            <w:pPr>
              <w:spacing w:line="276" w:lineRule="auto"/>
              <w:rPr>
                <w:rFonts w:cstheme="minorHAnsi"/>
                <w:rPrChange w:id="261" w:author="Fabienne Schmaus" w:date="2026-04-30T15:51:00Z" w16du:dateUtc="2026-04-30T13:51:00Z">
                  <w:rPr>
                    <w:rFonts w:cstheme="minorHAnsi"/>
                    <w:color w:val="EE0000"/>
                  </w:rPr>
                </w:rPrChange>
              </w:rPr>
            </w:pPr>
          </w:p>
        </w:tc>
        <w:tc>
          <w:tcPr>
            <w:tcW w:w="3402" w:type="dxa"/>
            <w:tcBorders>
              <w:top w:val="nil"/>
              <w:bottom w:val="nil"/>
            </w:tcBorders>
            <w:tcPrChange w:id="262" w:author="Fabienne Schmaus" w:date="2026-05-04T09:14:00Z" w16du:dateUtc="2026-05-04T07:14:00Z">
              <w:tcPr>
                <w:tcW w:w="3544" w:type="dxa"/>
                <w:gridSpan w:val="2"/>
                <w:tcBorders>
                  <w:top w:val="nil"/>
                  <w:bottom w:val="nil"/>
                </w:tcBorders>
              </w:tcPr>
            </w:tcPrChange>
          </w:tcPr>
          <w:p w14:paraId="0B7EDC0D" w14:textId="7A46ED79" w:rsidR="0040386F" w:rsidRPr="008A393C" w:rsidDel="008A393C" w:rsidRDefault="0040386F" w:rsidP="00607CA3">
            <w:pPr>
              <w:tabs>
                <w:tab w:val="left" w:pos="1843"/>
              </w:tabs>
              <w:spacing w:line="276" w:lineRule="auto"/>
              <w:rPr>
                <w:del w:id="263" w:author="Fabienne Schmaus" w:date="2026-04-30T15:52:00Z" w16du:dateUtc="2026-04-30T13:52:00Z"/>
                <w:rFonts w:cstheme="minorHAnsi"/>
                <w:rPrChange w:id="264" w:author="Fabienne Schmaus" w:date="2026-04-30T15:52:00Z" w16du:dateUtc="2026-04-30T13:52:00Z">
                  <w:rPr>
                    <w:del w:id="265" w:author="Fabienne Schmaus" w:date="2026-04-30T15:52:00Z" w16du:dateUtc="2026-04-30T13:52:00Z"/>
                    <w:rFonts w:cstheme="minorHAnsi"/>
                    <w:color w:val="EE0000"/>
                  </w:rPr>
                </w:rPrChange>
              </w:rPr>
            </w:pPr>
          </w:p>
          <w:p w14:paraId="787AEED3" w14:textId="20B2888D" w:rsidR="004B7064" w:rsidRPr="008A393C" w:rsidDel="008A393C" w:rsidRDefault="004B7064" w:rsidP="004B7064">
            <w:pPr>
              <w:tabs>
                <w:tab w:val="left" w:pos="1843"/>
              </w:tabs>
              <w:spacing w:line="276" w:lineRule="auto"/>
              <w:rPr>
                <w:del w:id="266" w:author="Fabienne Schmaus" w:date="2026-04-30T15:52:00Z" w16du:dateUtc="2026-04-30T13:52:00Z"/>
                <w:rFonts w:cstheme="minorHAnsi"/>
                <w:rPrChange w:id="267" w:author="Fabienne Schmaus" w:date="2026-04-30T15:52:00Z" w16du:dateUtc="2026-04-30T13:52:00Z">
                  <w:rPr>
                    <w:del w:id="268" w:author="Fabienne Schmaus" w:date="2026-04-30T15:52:00Z" w16du:dateUtc="2026-04-30T13:52:00Z"/>
                    <w:rFonts w:cstheme="minorHAnsi"/>
                    <w:color w:val="EE0000"/>
                  </w:rPr>
                </w:rPrChange>
              </w:rPr>
            </w:pPr>
          </w:p>
          <w:p w14:paraId="0D3BD3D6" w14:textId="58AF08A5" w:rsidR="004B7064" w:rsidRPr="008A393C" w:rsidRDefault="00F350DF" w:rsidP="00F350DF">
            <w:pPr>
              <w:tabs>
                <w:tab w:val="left" w:pos="1843"/>
              </w:tabs>
              <w:spacing w:line="276" w:lineRule="auto"/>
              <w:rPr>
                <w:rFonts w:cstheme="minorHAnsi"/>
                <w:rPrChange w:id="269" w:author="Fabienne Schmaus" w:date="2026-04-30T15:52:00Z" w16du:dateUtc="2026-04-30T13:52:00Z">
                  <w:rPr>
                    <w:rFonts w:cstheme="minorHAnsi"/>
                    <w:color w:val="EE0000"/>
                  </w:rPr>
                </w:rPrChange>
              </w:rPr>
            </w:pPr>
            <w:r w:rsidRPr="008A393C">
              <w:rPr>
                <w:rFonts w:cstheme="minorHAnsi"/>
                <w:rPrChange w:id="270" w:author="Fabienne Schmaus" w:date="2026-04-30T15:52:00Z" w16du:dateUtc="2026-04-30T13:52:00Z">
                  <w:rPr>
                    <w:rFonts w:cstheme="minorHAnsi"/>
                    <w:color w:val="000000" w:themeColor="text1"/>
                  </w:rPr>
                </w:rPrChange>
              </w:rPr>
              <w:t>--&gt; Notizen</w:t>
            </w:r>
          </w:p>
        </w:tc>
      </w:tr>
      <w:tr w:rsidR="007D7FE0" w:rsidRPr="007D7FE0" w14:paraId="6593776F" w14:textId="77777777" w:rsidTr="00714487">
        <w:tblPrEx>
          <w:tblW w:w="10485" w:type="dxa"/>
          <w:tblPrExChange w:id="271" w:author="Fabienne Schmaus" w:date="2026-05-04T09:14:00Z" w16du:dateUtc="2026-05-04T07:14:00Z">
            <w:tblPrEx>
              <w:tblW w:w="10485" w:type="dxa"/>
            </w:tblPrEx>
          </w:tblPrExChange>
        </w:tblPrEx>
        <w:trPr>
          <w:trHeight w:val="721"/>
          <w:trPrChange w:id="272" w:author="Fabienne Schmaus" w:date="2026-05-04T09:14:00Z" w16du:dateUtc="2026-05-04T07:14:00Z">
            <w:trPr>
              <w:trHeight w:val="721"/>
            </w:trPr>
          </w:trPrChange>
        </w:trPr>
        <w:tc>
          <w:tcPr>
            <w:tcW w:w="3823" w:type="dxa"/>
            <w:vMerge/>
            <w:tcPrChange w:id="273" w:author="Fabienne Schmaus" w:date="2026-05-04T09:14:00Z" w16du:dateUtc="2026-05-04T07:14:00Z">
              <w:tcPr>
                <w:tcW w:w="3823" w:type="dxa"/>
                <w:vMerge/>
              </w:tcPr>
            </w:tcPrChange>
          </w:tcPr>
          <w:p w14:paraId="1B3283A2" w14:textId="77777777" w:rsidR="0040386F" w:rsidRPr="008A393C" w:rsidRDefault="0040386F" w:rsidP="00A10EBC">
            <w:pPr>
              <w:rPr>
                <w:rFonts w:cstheme="minorHAnsi"/>
                <w:rPrChange w:id="274" w:author="Fabienne Schmaus" w:date="2026-04-30T15:51:00Z" w16du:dateUtc="2026-04-30T13:51:00Z">
                  <w:rPr>
                    <w:rFonts w:cstheme="minorHAnsi"/>
                    <w:color w:val="EE0000"/>
                  </w:rPr>
                </w:rPrChange>
              </w:rPr>
            </w:pPr>
          </w:p>
        </w:tc>
        <w:tc>
          <w:tcPr>
            <w:tcW w:w="3260" w:type="dxa"/>
            <w:tcBorders>
              <w:top w:val="nil"/>
              <w:bottom w:val="nil"/>
            </w:tcBorders>
            <w:tcPrChange w:id="275" w:author="Fabienne Schmaus" w:date="2026-05-04T09:14:00Z" w16du:dateUtc="2026-05-04T07:14:00Z">
              <w:tcPr>
                <w:tcW w:w="3118" w:type="dxa"/>
                <w:tcBorders>
                  <w:top w:val="nil"/>
                  <w:bottom w:val="nil"/>
                </w:tcBorders>
              </w:tcPr>
            </w:tcPrChange>
          </w:tcPr>
          <w:p w14:paraId="7BF0B12B" w14:textId="2BAB907A" w:rsidR="0040386F" w:rsidRPr="008A393C" w:rsidRDefault="00F350DF" w:rsidP="0040386F">
            <w:pPr>
              <w:spacing w:line="276" w:lineRule="auto"/>
              <w:rPr>
                <w:rFonts w:cstheme="minorHAnsi"/>
                <w:rPrChange w:id="276" w:author="Fabienne Schmaus" w:date="2026-04-30T15:51:00Z" w16du:dateUtc="2026-04-30T13:51:00Z">
                  <w:rPr>
                    <w:rFonts w:cstheme="minorHAnsi"/>
                    <w:color w:val="EE0000"/>
                  </w:rPr>
                </w:rPrChange>
              </w:rPr>
            </w:pPr>
            <w:r w:rsidRPr="008A393C">
              <w:rPr>
                <w:rFonts w:cstheme="minorHAnsi"/>
                <w:rPrChange w:id="277" w:author="Fabienne Schmaus" w:date="2026-04-30T15:51:00Z" w16du:dateUtc="2026-04-30T13:51:00Z">
                  <w:rPr>
                    <w:rFonts w:cstheme="minorHAnsi"/>
                    <w:color w:val="000000" w:themeColor="text1"/>
                  </w:rPr>
                </w:rPrChange>
              </w:rPr>
              <w:t>Ergebnisse</w:t>
            </w:r>
            <w:r w:rsidR="0040386F" w:rsidRPr="008A393C">
              <w:rPr>
                <w:rFonts w:cstheme="minorHAnsi"/>
                <w:rPrChange w:id="278" w:author="Fabienne Schmaus" w:date="2026-04-30T15:51:00Z" w16du:dateUtc="2026-04-30T13:51:00Z">
                  <w:rPr>
                    <w:rFonts w:cstheme="minorHAnsi"/>
                    <w:color w:val="000000" w:themeColor="text1"/>
                  </w:rPr>
                </w:rPrChange>
              </w:rPr>
              <w:t xml:space="preserve"> der Gruppen im </w:t>
            </w:r>
            <w:r w:rsidR="00836655" w:rsidRPr="008A393C">
              <w:rPr>
                <w:rFonts w:cstheme="minorHAnsi"/>
                <w:rPrChange w:id="279" w:author="Fabienne Schmaus" w:date="2026-04-30T15:51:00Z" w16du:dateUtc="2026-04-30T13:51:00Z">
                  <w:rPr>
                    <w:rFonts w:cstheme="minorHAnsi"/>
                    <w:color w:val="000000" w:themeColor="text1"/>
                  </w:rPr>
                </w:rPrChange>
              </w:rPr>
              <w:t>Plenum</w:t>
            </w:r>
            <w:r w:rsidRPr="008A393C">
              <w:rPr>
                <w:rFonts w:cstheme="minorHAnsi"/>
                <w:rPrChange w:id="280" w:author="Fabienne Schmaus" w:date="2026-04-30T15:51:00Z" w16du:dateUtc="2026-04-30T13:51:00Z">
                  <w:rPr>
                    <w:rFonts w:cstheme="minorHAnsi"/>
                    <w:color w:val="000000" w:themeColor="text1"/>
                  </w:rPr>
                </w:rPrChange>
              </w:rPr>
              <w:t xml:space="preserve"> sammeln</w:t>
            </w:r>
          </w:p>
        </w:tc>
        <w:tc>
          <w:tcPr>
            <w:tcW w:w="3402" w:type="dxa"/>
            <w:tcBorders>
              <w:top w:val="nil"/>
              <w:bottom w:val="nil"/>
            </w:tcBorders>
            <w:tcPrChange w:id="281" w:author="Fabienne Schmaus" w:date="2026-05-04T09:14:00Z" w16du:dateUtc="2026-05-04T07:14:00Z">
              <w:tcPr>
                <w:tcW w:w="3544" w:type="dxa"/>
                <w:gridSpan w:val="2"/>
                <w:tcBorders>
                  <w:top w:val="nil"/>
                  <w:bottom w:val="nil"/>
                </w:tcBorders>
              </w:tcPr>
            </w:tcPrChange>
          </w:tcPr>
          <w:p w14:paraId="5BC9BE39" w14:textId="77777777" w:rsidR="0040386F" w:rsidRPr="00F828A8" w:rsidRDefault="0040386F" w:rsidP="00607CA3">
            <w:pPr>
              <w:tabs>
                <w:tab w:val="left" w:pos="1843"/>
              </w:tabs>
              <w:spacing w:line="276" w:lineRule="auto"/>
              <w:rPr>
                <w:rFonts w:cstheme="minorHAnsi"/>
                <w:rPrChange w:id="282" w:author="Fabienne Schmaus" w:date="2026-04-30T15:58:00Z" w16du:dateUtc="2026-04-30T13:58:00Z">
                  <w:rPr>
                    <w:rFonts w:cstheme="minorHAnsi"/>
                    <w:color w:val="EE0000"/>
                  </w:rPr>
                </w:rPrChange>
              </w:rPr>
            </w:pPr>
          </w:p>
        </w:tc>
      </w:tr>
      <w:tr w:rsidR="0040386F" w:rsidRPr="007D7FE0" w14:paraId="0EBD4BB3" w14:textId="77777777" w:rsidTr="00714487">
        <w:tblPrEx>
          <w:tblW w:w="10485" w:type="dxa"/>
          <w:tblPrExChange w:id="283" w:author="Fabienne Schmaus" w:date="2026-05-04T09:14:00Z" w16du:dateUtc="2026-05-04T07:14:00Z">
            <w:tblPrEx>
              <w:tblW w:w="10485" w:type="dxa"/>
            </w:tblPrEx>
          </w:tblPrExChange>
        </w:tblPrEx>
        <w:trPr>
          <w:trHeight w:val="721"/>
          <w:trPrChange w:id="284" w:author="Fabienne Schmaus" w:date="2026-05-04T09:14:00Z" w16du:dateUtc="2026-05-04T07:14:00Z">
            <w:trPr>
              <w:trHeight w:val="721"/>
            </w:trPr>
          </w:trPrChange>
        </w:trPr>
        <w:tc>
          <w:tcPr>
            <w:tcW w:w="3823" w:type="dxa"/>
            <w:vMerge/>
            <w:tcPrChange w:id="285" w:author="Fabienne Schmaus" w:date="2026-05-04T09:14:00Z" w16du:dateUtc="2026-05-04T07:14:00Z">
              <w:tcPr>
                <w:tcW w:w="3823" w:type="dxa"/>
                <w:vMerge/>
              </w:tcPr>
            </w:tcPrChange>
          </w:tcPr>
          <w:p w14:paraId="44F15C86" w14:textId="77777777" w:rsidR="0040386F" w:rsidRPr="008A393C" w:rsidRDefault="0040386F" w:rsidP="00A10EBC">
            <w:pPr>
              <w:rPr>
                <w:rFonts w:cstheme="minorHAnsi"/>
                <w:rPrChange w:id="286" w:author="Fabienne Schmaus" w:date="2026-04-30T15:51:00Z" w16du:dateUtc="2026-04-30T13:51:00Z">
                  <w:rPr>
                    <w:rFonts w:cstheme="minorHAnsi"/>
                    <w:color w:val="EE0000"/>
                  </w:rPr>
                </w:rPrChange>
              </w:rPr>
            </w:pPr>
          </w:p>
        </w:tc>
        <w:tc>
          <w:tcPr>
            <w:tcW w:w="3260" w:type="dxa"/>
            <w:tcBorders>
              <w:top w:val="nil"/>
            </w:tcBorders>
            <w:tcPrChange w:id="287" w:author="Fabienne Schmaus" w:date="2026-05-04T09:14:00Z" w16du:dateUtc="2026-05-04T07:14:00Z">
              <w:tcPr>
                <w:tcW w:w="3118" w:type="dxa"/>
                <w:tcBorders>
                  <w:top w:val="nil"/>
                </w:tcBorders>
              </w:tcPr>
            </w:tcPrChange>
          </w:tcPr>
          <w:p w14:paraId="1BFA3AC0" w14:textId="68B70CEA" w:rsidR="0040386F" w:rsidRPr="008A393C" w:rsidRDefault="0040386F" w:rsidP="0040386F">
            <w:pPr>
              <w:spacing w:line="276" w:lineRule="auto"/>
              <w:rPr>
                <w:rFonts w:cstheme="minorHAnsi"/>
              </w:rPr>
            </w:pPr>
            <w:r w:rsidRPr="008A393C">
              <w:rPr>
                <w:rFonts w:cstheme="minorHAnsi"/>
                <w:highlight w:val="yellow"/>
              </w:rPr>
              <w:t xml:space="preserve">((Icon Erweiterung </w:t>
            </w:r>
            <w:r w:rsidR="00F0300B">
              <w:rPr>
                <w:rFonts w:cstheme="minorHAnsi"/>
                <w:highlight w:val="yellow"/>
              </w:rPr>
              <w:t>„</w:t>
            </w:r>
            <w:r w:rsidR="007B2CE6" w:rsidRPr="008A393C">
              <w:rPr>
                <w:rFonts w:cstheme="minorHAnsi"/>
                <w:highlight w:val="yellow"/>
              </w:rPr>
              <w:t>Primarstufe</w:t>
            </w:r>
            <w:r w:rsidR="00F0300B">
              <w:rPr>
                <w:rFonts w:cstheme="minorHAnsi"/>
                <w:highlight w:val="yellow"/>
              </w:rPr>
              <w:t>“</w:t>
            </w:r>
            <w:r w:rsidRPr="008A393C">
              <w:rPr>
                <w:rFonts w:cstheme="minorHAnsi"/>
                <w:highlight w:val="yellow"/>
              </w:rPr>
              <w:t>))</w:t>
            </w:r>
          </w:p>
          <w:p w14:paraId="7A774A7B" w14:textId="5B6EB623" w:rsidR="0040386F" w:rsidRPr="008A393C" w:rsidRDefault="0040386F" w:rsidP="0040386F">
            <w:pPr>
              <w:spacing w:line="276" w:lineRule="auto"/>
              <w:rPr>
                <w:rFonts w:cstheme="minorHAnsi"/>
              </w:rPr>
            </w:pPr>
            <w:r w:rsidRPr="008A393C">
              <w:rPr>
                <w:rFonts w:cstheme="minorHAnsi"/>
                <w:shd w:val="clear" w:color="auto" w:fill="E2EFD9" w:themeFill="accent6" w:themeFillTint="33"/>
              </w:rPr>
              <w:t xml:space="preserve">Erweiterung </w:t>
            </w:r>
            <w:r w:rsidR="007B2CE6" w:rsidRPr="008A393C">
              <w:rPr>
                <w:rFonts w:cstheme="minorHAnsi"/>
                <w:shd w:val="clear" w:color="auto" w:fill="E2EFD9" w:themeFill="accent6" w:themeFillTint="33"/>
              </w:rPr>
              <w:t xml:space="preserve">Primarstufe </w:t>
            </w:r>
            <w:r w:rsidRPr="008A393C">
              <w:rPr>
                <w:rFonts w:cstheme="minorHAnsi"/>
                <w:shd w:val="clear" w:color="auto" w:fill="E2EFD9" w:themeFill="accent6" w:themeFillTint="33"/>
              </w:rPr>
              <w:t>im Erwartungshorizont</w:t>
            </w:r>
          </w:p>
        </w:tc>
        <w:tc>
          <w:tcPr>
            <w:tcW w:w="3402" w:type="dxa"/>
            <w:tcBorders>
              <w:top w:val="nil"/>
            </w:tcBorders>
            <w:tcPrChange w:id="288" w:author="Fabienne Schmaus" w:date="2026-05-04T09:14:00Z" w16du:dateUtc="2026-05-04T07:14:00Z">
              <w:tcPr>
                <w:tcW w:w="3544" w:type="dxa"/>
                <w:gridSpan w:val="2"/>
                <w:tcBorders>
                  <w:top w:val="nil"/>
                </w:tcBorders>
              </w:tcPr>
            </w:tcPrChange>
          </w:tcPr>
          <w:p w14:paraId="7A7ABA2D" w14:textId="1E09B8FA" w:rsidR="004B7064" w:rsidRPr="00F828A8" w:rsidDel="008A393C" w:rsidRDefault="004B7064" w:rsidP="004B7064">
            <w:pPr>
              <w:tabs>
                <w:tab w:val="left" w:pos="1843"/>
              </w:tabs>
              <w:spacing w:line="276" w:lineRule="auto"/>
              <w:rPr>
                <w:del w:id="289" w:author="Fabienne Schmaus" w:date="2026-04-30T15:52:00Z" w16du:dateUtc="2026-04-30T13:52:00Z"/>
                <w:rFonts w:cstheme="minorHAnsi"/>
                <w:rPrChange w:id="290" w:author="Fabienne Schmaus" w:date="2026-04-30T15:58:00Z" w16du:dateUtc="2026-04-30T13:58:00Z">
                  <w:rPr>
                    <w:del w:id="291" w:author="Fabienne Schmaus" w:date="2026-04-30T15:52:00Z" w16du:dateUtc="2026-04-30T13:52:00Z"/>
                    <w:rFonts w:cstheme="minorHAnsi"/>
                    <w:color w:val="EE0000"/>
                  </w:rPr>
                </w:rPrChange>
              </w:rPr>
            </w:pPr>
          </w:p>
          <w:p w14:paraId="1AE203AD" w14:textId="77777777" w:rsidR="004B7064" w:rsidRPr="00F828A8" w:rsidRDefault="004B7064" w:rsidP="004B7064">
            <w:pPr>
              <w:tabs>
                <w:tab w:val="left" w:pos="1843"/>
              </w:tabs>
              <w:spacing w:line="276" w:lineRule="auto"/>
              <w:rPr>
                <w:rFonts w:cstheme="minorHAnsi"/>
              </w:rPr>
            </w:pPr>
            <w:r w:rsidRPr="00F828A8">
              <w:rPr>
                <w:rFonts w:cstheme="minorHAnsi"/>
                <w:i/>
                <w:iCs/>
              </w:rPr>
              <w:t>Weitere Informationen im folgenden Unterrichtsmaterial:</w:t>
            </w:r>
          </w:p>
          <w:p w14:paraId="1B94B212" w14:textId="5B3ED7F1" w:rsidR="00955206" w:rsidDel="00F828A8" w:rsidRDefault="00842518" w:rsidP="00F828A8">
            <w:pPr>
              <w:pStyle w:val="Listenabsatz"/>
              <w:numPr>
                <w:ilvl w:val="0"/>
                <w:numId w:val="54"/>
              </w:numPr>
              <w:tabs>
                <w:tab w:val="left" w:pos="1843"/>
              </w:tabs>
              <w:spacing w:line="276" w:lineRule="auto"/>
              <w:rPr>
                <w:del w:id="292" w:author="Fabienne Schmaus" w:date="2026-04-30T15:59:00Z" w16du:dateUtc="2026-04-30T13:59:00Z"/>
                <w:rFonts w:cstheme="minorHAnsi"/>
              </w:rPr>
            </w:pPr>
            <w:r w:rsidRPr="00F828A8">
              <w:rPr>
                <w:rFonts w:cstheme="minorHAnsi"/>
              </w:rPr>
              <w:t xml:space="preserve">Die Welt der </w:t>
            </w:r>
            <w:r w:rsidR="00955206" w:rsidRPr="00F828A8">
              <w:rPr>
                <w:rFonts w:cstheme="minorHAnsi"/>
              </w:rPr>
              <w:t>Influencer</w:t>
            </w:r>
            <w:del w:id="293" w:author="Fabienne Schmaus" w:date="2026-04-30T15:56:00Z" w16du:dateUtc="2026-04-30T13:56:00Z">
              <w:r w:rsidR="00955206" w:rsidRPr="00F828A8" w:rsidDel="008A393C">
                <w:rPr>
                  <w:rFonts w:cstheme="minorHAnsi"/>
                </w:rPr>
                <w:delText>:</w:delText>
              </w:r>
            </w:del>
            <w:r w:rsidR="00955206" w:rsidRPr="00F828A8">
              <w:rPr>
                <w:rFonts w:cstheme="minorHAnsi"/>
              </w:rPr>
              <w:t>innen</w:t>
            </w:r>
            <w:ins w:id="294" w:author="Fabienne Schmaus" w:date="2026-04-30T15:56:00Z" w16du:dateUtc="2026-04-30T13:56:00Z">
              <w:r w:rsidR="008A393C" w:rsidRPr="00F828A8">
                <w:rPr>
                  <w:rFonts w:cstheme="minorHAnsi"/>
                </w:rPr>
                <w:t xml:space="preserve"> </w:t>
              </w:r>
              <w:r w:rsidR="008A393C" w:rsidRPr="00F828A8">
                <w:rPr>
                  <w:rFonts w:cstheme="minorHAnsi"/>
                </w:rPr>
                <w:t>und Influencer</w:t>
              </w:r>
            </w:ins>
            <w:del w:id="295" w:author="Fabienne Schmaus" w:date="2026-04-30T15:56:00Z" w16du:dateUtc="2026-04-30T13:56:00Z">
              <w:r w:rsidR="00955206" w:rsidRPr="00F828A8" w:rsidDel="008A393C">
                <w:rPr>
                  <w:rFonts w:cstheme="minorHAnsi"/>
                </w:rPr>
                <w:delText xml:space="preserve"> </w:delText>
              </w:r>
              <w:r w:rsidR="00955206" w:rsidRPr="00F828A8" w:rsidDel="008A393C">
                <w:rPr>
                  <w:rFonts w:cstheme="minorHAnsi"/>
                  <w:rPrChange w:id="296" w:author="Fabienne Schmaus" w:date="2026-04-30T15:59:00Z" w16du:dateUtc="2026-04-30T13:59:00Z">
                    <w:rPr>
                      <w:rFonts w:cstheme="minorHAnsi"/>
                      <w:color w:val="EE0000"/>
                    </w:rPr>
                  </w:rPrChange>
                </w:rPr>
                <w:delText>(genauer Titel?</w:delText>
              </w:r>
              <w:r w:rsidR="003D2D6B" w:rsidRPr="00F828A8" w:rsidDel="008A393C">
                <w:rPr>
                  <w:rFonts w:cstheme="minorHAnsi"/>
                  <w:rPrChange w:id="297" w:author="Fabienne Schmaus" w:date="2026-04-30T15:59:00Z" w16du:dateUtc="2026-04-30T13:59:00Z">
                    <w:rPr>
                      <w:rFonts w:cstheme="minorHAnsi"/>
                      <w:color w:val="EE0000"/>
                    </w:rPr>
                  </w:rPrChange>
                </w:rPr>
                <w:delText>)</w:delText>
              </w:r>
            </w:del>
          </w:p>
          <w:p w14:paraId="57A91A7B" w14:textId="77777777" w:rsidR="00F828A8" w:rsidRPr="00F828A8" w:rsidRDefault="00F828A8" w:rsidP="00F828A8">
            <w:pPr>
              <w:pStyle w:val="Listenabsatz"/>
              <w:numPr>
                <w:ilvl w:val="0"/>
                <w:numId w:val="54"/>
              </w:numPr>
              <w:tabs>
                <w:tab w:val="left" w:pos="1843"/>
              </w:tabs>
              <w:spacing w:line="276" w:lineRule="auto"/>
              <w:rPr>
                <w:ins w:id="298" w:author="Fabienne Schmaus" w:date="2026-04-30T15:59:00Z" w16du:dateUtc="2026-04-30T13:59:00Z"/>
                <w:rFonts w:cstheme="minorHAnsi"/>
                <w:rPrChange w:id="299" w:author="Fabienne Schmaus" w:date="2026-04-30T15:59:00Z" w16du:dateUtc="2026-04-30T13:59:00Z">
                  <w:rPr>
                    <w:ins w:id="300" w:author="Fabienne Schmaus" w:date="2026-04-30T15:59:00Z" w16du:dateUtc="2026-04-30T13:59:00Z"/>
                    <w:rFonts w:cstheme="minorHAnsi"/>
                    <w:color w:val="EE0000"/>
                  </w:rPr>
                </w:rPrChange>
              </w:rPr>
              <w:pPrChange w:id="301" w:author="Fabienne Schmaus" w:date="2026-04-30T15:59:00Z" w16du:dateUtc="2026-04-30T13:59:00Z">
                <w:pPr>
                  <w:tabs>
                    <w:tab w:val="left" w:pos="1843"/>
                  </w:tabs>
                  <w:spacing w:line="276" w:lineRule="auto"/>
                </w:pPr>
              </w:pPrChange>
            </w:pPr>
          </w:p>
          <w:p w14:paraId="6C2768FE" w14:textId="331CADB1" w:rsidR="004B7B2D" w:rsidRPr="00F828A8" w:rsidDel="00F828A8" w:rsidRDefault="004B7B2D" w:rsidP="00F828A8">
            <w:pPr>
              <w:pStyle w:val="Listenabsatz"/>
              <w:numPr>
                <w:ilvl w:val="0"/>
                <w:numId w:val="54"/>
              </w:numPr>
              <w:tabs>
                <w:tab w:val="left" w:pos="1843"/>
              </w:tabs>
              <w:spacing w:line="276" w:lineRule="auto"/>
              <w:rPr>
                <w:del w:id="302" w:author="Fabienne Schmaus" w:date="2026-04-30T15:57:00Z" w16du:dateUtc="2026-04-30T13:57:00Z"/>
                <w:rFonts w:cstheme="minorHAnsi"/>
                <w:rPrChange w:id="303" w:author="Fabienne Schmaus" w:date="2026-04-30T15:59:00Z" w16du:dateUtc="2026-04-30T13:59:00Z">
                  <w:rPr>
                    <w:del w:id="304" w:author="Fabienne Schmaus" w:date="2026-04-30T15:57:00Z" w16du:dateUtc="2026-04-30T13:57:00Z"/>
                    <w:rFonts w:cstheme="minorHAnsi"/>
                    <w:color w:val="000000" w:themeColor="text1"/>
                  </w:rPr>
                </w:rPrChange>
              </w:rPr>
              <w:pPrChange w:id="305" w:author="Fabienne Schmaus" w:date="2026-04-30T15:59:00Z" w16du:dateUtc="2026-04-30T13:59:00Z">
                <w:pPr>
                  <w:tabs>
                    <w:tab w:val="left" w:pos="1843"/>
                  </w:tabs>
                  <w:spacing w:line="276" w:lineRule="auto"/>
                </w:pPr>
              </w:pPrChange>
            </w:pPr>
            <w:r w:rsidRPr="00F828A8">
              <w:rPr>
                <w:rFonts w:cstheme="minorHAnsi"/>
                <w:rPrChange w:id="306" w:author="Fabienne Schmaus" w:date="2026-04-30T15:59:00Z" w16du:dateUtc="2026-04-30T13:59:00Z">
                  <w:rPr>
                    <w:rFonts w:cstheme="minorHAnsi"/>
                    <w:color w:val="000000" w:themeColor="text1"/>
                  </w:rPr>
                </w:rPrChange>
              </w:rPr>
              <w:t>Grundlegende Prinzipien der digitalen Welt</w:t>
            </w:r>
            <w:del w:id="307" w:author="Fabienne Schmaus" w:date="2026-04-30T15:57:00Z" w16du:dateUtc="2026-04-30T13:57:00Z">
              <w:r w:rsidRPr="00F828A8" w:rsidDel="00F828A8">
                <w:rPr>
                  <w:rFonts w:cstheme="minorHAnsi"/>
                  <w:rPrChange w:id="308" w:author="Fabienne Schmaus" w:date="2026-04-30T15:59:00Z" w16du:dateUtc="2026-04-30T13:59:00Z">
                    <w:rPr>
                      <w:rFonts w:cstheme="minorHAnsi"/>
                      <w:color w:val="000000" w:themeColor="text1"/>
                    </w:rPr>
                  </w:rPrChange>
                </w:rPr>
                <w:delText xml:space="preserve"> </w:delText>
              </w:r>
              <w:r w:rsidRPr="00F828A8" w:rsidDel="00F828A8">
                <w:rPr>
                  <w:rFonts w:cstheme="minorHAnsi"/>
                  <w:rPrChange w:id="309" w:author="Fabienne Schmaus" w:date="2026-04-30T15:59:00Z" w16du:dateUtc="2026-04-30T13:59:00Z">
                    <w:rPr>
                      <w:rFonts w:cstheme="minorHAnsi"/>
                      <w:color w:val="EE0000"/>
                    </w:rPr>
                  </w:rPrChange>
                </w:rPr>
                <w:delText>(genauer Titel?)</w:delText>
              </w:r>
            </w:del>
          </w:p>
          <w:p w14:paraId="4D714DAA" w14:textId="4C38013F" w:rsidR="004B7064" w:rsidRPr="00F828A8" w:rsidRDefault="004B7064" w:rsidP="00F828A8">
            <w:pPr>
              <w:pStyle w:val="Listenabsatz"/>
              <w:numPr>
                <w:ilvl w:val="0"/>
                <w:numId w:val="54"/>
              </w:numPr>
              <w:tabs>
                <w:tab w:val="left" w:pos="1843"/>
              </w:tabs>
              <w:spacing w:line="276" w:lineRule="auto"/>
              <w:rPr>
                <w:rPrChange w:id="310" w:author="Fabienne Schmaus" w:date="2026-04-30T15:58:00Z" w16du:dateUtc="2026-04-30T13:58:00Z">
                  <w:rPr>
                    <w:rFonts w:cstheme="minorHAnsi"/>
                    <w:color w:val="EE0000"/>
                  </w:rPr>
                </w:rPrChange>
              </w:rPr>
              <w:pPrChange w:id="311" w:author="Fabienne Schmaus" w:date="2026-04-30T15:59:00Z" w16du:dateUtc="2026-04-30T13:59:00Z">
                <w:pPr>
                  <w:tabs>
                    <w:tab w:val="left" w:pos="1843"/>
                  </w:tabs>
                  <w:spacing w:line="276" w:lineRule="auto"/>
                </w:pPr>
              </w:pPrChange>
            </w:pPr>
          </w:p>
        </w:tc>
      </w:tr>
    </w:tbl>
    <w:p w14:paraId="03E659E9" w14:textId="3C67BCC8" w:rsidR="00260816" w:rsidRPr="00F828A8" w:rsidRDefault="00260816" w:rsidP="00DF669F">
      <w:pPr>
        <w:spacing w:line="276" w:lineRule="auto"/>
        <w:rPr>
          <w:rFonts w:cstheme="minorHAnsi"/>
          <w:rPrChange w:id="312" w:author="Fabienne Schmaus" w:date="2026-04-30T15:59:00Z" w16du:dateUtc="2026-04-30T13:59:00Z">
            <w:rPr>
              <w:rFonts w:cstheme="minorHAnsi"/>
              <w:color w:val="EE0000"/>
            </w:rPr>
          </w:rPrChange>
        </w:rPr>
      </w:pPr>
    </w:p>
    <w:p w14:paraId="72C22709" w14:textId="77777777" w:rsidR="00260816" w:rsidRPr="00F828A8" w:rsidRDefault="00260816">
      <w:pPr>
        <w:rPr>
          <w:rFonts w:cstheme="minorHAnsi"/>
          <w:rPrChange w:id="313" w:author="Fabienne Schmaus" w:date="2026-04-30T15:59:00Z" w16du:dateUtc="2026-04-30T13:59:00Z">
            <w:rPr>
              <w:rFonts w:cstheme="minorHAnsi"/>
              <w:color w:val="EE0000"/>
            </w:rPr>
          </w:rPrChange>
        </w:rPr>
      </w:pPr>
      <w:r w:rsidRPr="00F828A8">
        <w:rPr>
          <w:rFonts w:cstheme="minorHAnsi"/>
          <w:rPrChange w:id="314" w:author="Fabienne Schmaus" w:date="2026-04-30T15:59:00Z" w16du:dateUtc="2026-04-30T13:59:00Z">
            <w:rPr>
              <w:rFonts w:cstheme="minorHAnsi"/>
              <w:color w:val="EE0000"/>
            </w:rPr>
          </w:rPrChange>
        </w:rPr>
        <w:br w:type="page"/>
      </w:r>
    </w:p>
    <w:p w14:paraId="79152CE1" w14:textId="1D607111" w:rsidR="00DF669F" w:rsidRPr="00F828A8" w:rsidRDefault="00260816" w:rsidP="00DF669F">
      <w:pPr>
        <w:spacing w:line="276" w:lineRule="auto"/>
        <w:rPr>
          <w:rFonts w:cstheme="minorHAnsi"/>
          <w:rPrChange w:id="315" w:author="Fabienne Schmaus" w:date="2026-04-30T15:59:00Z" w16du:dateUtc="2026-04-30T13:59:00Z">
            <w:rPr>
              <w:rFonts w:cstheme="minorHAnsi"/>
              <w:color w:val="EE0000"/>
            </w:rPr>
          </w:rPrChange>
        </w:rPr>
      </w:pPr>
      <w:r w:rsidRPr="00F828A8">
        <w:rPr>
          <w:rFonts w:cstheme="minorHAnsi"/>
          <w:highlight w:val="yellow"/>
          <w:rPrChange w:id="316" w:author="Fabienne Schmaus" w:date="2026-04-30T15:59:00Z" w16du:dateUtc="2026-04-30T13:59:00Z">
            <w:rPr>
              <w:rFonts w:cstheme="minorHAnsi"/>
              <w:color w:val="EE0000"/>
              <w:highlight w:val="yellow"/>
            </w:rPr>
          </w:rPrChange>
        </w:rPr>
        <w:lastRenderedPageBreak/>
        <w:t>((Seite 5))</w:t>
      </w:r>
    </w:p>
    <w:tbl>
      <w:tblPr>
        <w:tblStyle w:val="Tabellenraster"/>
        <w:tblW w:w="10485" w:type="dxa"/>
        <w:tblLook w:val="04A0" w:firstRow="1" w:lastRow="0" w:firstColumn="1" w:lastColumn="0" w:noHBand="0" w:noVBand="1"/>
      </w:tblPr>
      <w:tblGrid>
        <w:gridCol w:w="4106"/>
        <w:gridCol w:w="2977"/>
        <w:gridCol w:w="3402"/>
        <w:tblGridChange w:id="317">
          <w:tblGrid>
            <w:gridCol w:w="4106"/>
            <w:gridCol w:w="2977"/>
            <w:gridCol w:w="3402"/>
          </w:tblGrid>
        </w:tblGridChange>
      </w:tblGrid>
      <w:tr w:rsidR="007D7FE0" w:rsidRPr="00F828A8" w14:paraId="56163ACA" w14:textId="77777777" w:rsidTr="006669AF">
        <w:tc>
          <w:tcPr>
            <w:tcW w:w="10485" w:type="dxa"/>
            <w:gridSpan w:val="3"/>
          </w:tcPr>
          <w:p w14:paraId="12D02488" w14:textId="1E10622C" w:rsidR="00DF669F" w:rsidRPr="00F828A8" w:rsidRDefault="00E562A7" w:rsidP="00FB679F">
            <w:pPr>
              <w:spacing w:line="276" w:lineRule="auto"/>
              <w:rPr>
                <w:rFonts w:cstheme="minorHAnsi"/>
                <w:rPrChange w:id="318" w:author="Fabienne Schmaus" w:date="2026-04-30T15:59:00Z" w16du:dateUtc="2026-04-30T13:59:00Z">
                  <w:rPr>
                    <w:rFonts w:cstheme="minorHAnsi"/>
                    <w:color w:val="EE0000"/>
                  </w:rPr>
                </w:rPrChange>
              </w:rPr>
            </w:pPr>
            <w:r w:rsidRPr="00F828A8">
              <w:rPr>
                <w:rFonts w:cstheme="minorHAnsi"/>
                <w:i/>
                <w:iCs/>
              </w:rPr>
              <w:t>Vertiefung 2</w:t>
            </w:r>
          </w:p>
        </w:tc>
      </w:tr>
      <w:tr w:rsidR="007D7FE0" w:rsidRPr="00F828A8" w14:paraId="7701B690" w14:textId="77777777" w:rsidTr="004B7064">
        <w:trPr>
          <w:trHeight w:val="647"/>
        </w:trPr>
        <w:tc>
          <w:tcPr>
            <w:tcW w:w="4106" w:type="dxa"/>
            <w:vMerge w:val="restart"/>
          </w:tcPr>
          <w:p w14:paraId="4589252C" w14:textId="0DA1C62A" w:rsidR="0040386F" w:rsidRPr="00F828A8" w:rsidRDefault="0040386F" w:rsidP="00607CA3">
            <w:pPr>
              <w:rPr>
                <w:rFonts w:cstheme="minorHAnsi"/>
              </w:rPr>
            </w:pPr>
            <w:r w:rsidRPr="00F828A8">
              <w:rPr>
                <w:rFonts w:cstheme="minorHAnsi"/>
              </w:rPr>
              <w:t xml:space="preserve">Ziel: </w:t>
            </w:r>
            <w:r w:rsidR="003D2D6B" w:rsidRPr="00F828A8">
              <w:rPr>
                <w:rFonts w:cstheme="minorHAnsi"/>
              </w:rPr>
              <w:t>Auswirkungen von Online-Selbstdarstellung auf Selbstbild, Wohlbefinden und mentale Gesundheit erkennen; soziale Vergleiche als psychologischen Mechanismus verstehen</w:t>
            </w:r>
          </w:p>
          <w:p w14:paraId="12FF5638" w14:textId="77777777" w:rsidR="0040386F" w:rsidRPr="00F828A8" w:rsidRDefault="0040386F" w:rsidP="00FB679F">
            <w:pPr>
              <w:spacing w:line="276" w:lineRule="auto"/>
              <w:rPr>
                <w:rStyle w:val="fontstyle01"/>
                <w:rFonts w:asciiTheme="minorHAnsi" w:hAnsiTheme="minorHAnsi" w:cstheme="minorHAnsi"/>
                <w:color w:val="auto"/>
                <w:rPrChange w:id="319" w:author="Fabienne Schmaus" w:date="2026-04-30T15:59:00Z" w16du:dateUtc="2026-04-30T13:59:00Z">
                  <w:rPr>
                    <w:rStyle w:val="fontstyle01"/>
                    <w:rFonts w:asciiTheme="minorHAnsi" w:hAnsiTheme="minorHAnsi" w:cstheme="minorHAnsi"/>
                    <w:color w:val="EE0000"/>
                  </w:rPr>
                </w:rPrChange>
              </w:rPr>
            </w:pPr>
          </w:p>
          <w:p w14:paraId="555C006C" w14:textId="45F63FEE" w:rsidR="0040386F" w:rsidRPr="00F828A8" w:rsidRDefault="0040386F" w:rsidP="00FB679F">
            <w:pPr>
              <w:spacing w:line="276" w:lineRule="auto"/>
              <w:rPr>
                <w:rStyle w:val="fontstyle01"/>
                <w:rFonts w:asciiTheme="minorHAnsi" w:hAnsiTheme="minorHAnsi" w:cstheme="minorHAnsi"/>
                <w:color w:val="auto"/>
              </w:rPr>
            </w:pPr>
            <w:r w:rsidRPr="00F828A8">
              <w:rPr>
                <w:rStyle w:val="fontstyle01"/>
                <w:rFonts w:asciiTheme="minorHAnsi" w:hAnsiTheme="minorHAnsi" w:cstheme="minorHAnsi"/>
                <w:color w:val="auto"/>
              </w:rPr>
              <w:t>Inhalte:</w:t>
            </w:r>
          </w:p>
          <w:p w14:paraId="56BAC7E4" w14:textId="15344BF1" w:rsidR="0040386F" w:rsidRPr="00F828A8" w:rsidRDefault="0040386F" w:rsidP="00FB679F">
            <w:pPr>
              <w:spacing w:line="276" w:lineRule="auto"/>
              <w:rPr>
                <w:rFonts w:cstheme="minorHAnsi"/>
              </w:rPr>
            </w:pPr>
            <w:r w:rsidRPr="00F828A8">
              <w:rPr>
                <w:rFonts w:cstheme="minorHAnsi"/>
              </w:rPr>
              <w:t xml:space="preserve">&gt; </w:t>
            </w:r>
            <w:r w:rsidR="00F0300B">
              <w:rPr>
                <w:rFonts w:cstheme="minorHAnsi"/>
              </w:rPr>
              <w:t>„</w:t>
            </w:r>
            <w:r w:rsidR="003D2D6B" w:rsidRPr="00F828A8">
              <w:rPr>
                <w:rFonts w:cstheme="minorHAnsi"/>
              </w:rPr>
              <w:t>Sozialer Vergleich</w:t>
            </w:r>
            <w:r w:rsidR="00F0300B">
              <w:rPr>
                <w:rFonts w:cstheme="minorHAnsi"/>
              </w:rPr>
              <w:t>“</w:t>
            </w:r>
            <w:r w:rsidR="003D2D6B" w:rsidRPr="00F828A8">
              <w:rPr>
                <w:rFonts w:cstheme="minorHAnsi"/>
              </w:rPr>
              <w:t xml:space="preserve"> als Phänomen</w:t>
            </w:r>
          </w:p>
          <w:p w14:paraId="5D3188AE" w14:textId="027E54E6"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Fallbeispiele bearbeiten und vorstellen</w:t>
            </w:r>
          </w:p>
          <w:p w14:paraId="2DDA38DE" w14:textId="438BBA0C" w:rsidR="0040386F" w:rsidRPr="00F828A8" w:rsidRDefault="0040386F" w:rsidP="00607CA3">
            <w:pPr>
              <w:spacing w:line="276" w:lineRule="auto"/>
              <w:rPr>
                <w:rFonts w:cstheme="minorHAnsi"/>
                <w:rPrChange w:id="320" w:author="Fabienne Schmaus" w:date="2026-04-30T15:59:00Z" w16du:dateUtc="2026-04-30T13:59:00Z">
                  <w:rPr>
                    <w:rFonts w:cstheme="minorHAnsi"/>
                    <w:color w:val="EE0000"/>
                  </w:rPr>
                </w:rPrChange>
              </w:rPr>
            </w:pPr>
          </w:p>
        </w:tc>
        <w:tc>
          <w:tcPr>
            <w:tcW w:w="2977" w:type="dxa"/>
            <w:tcBorders>
              <w:bottom w:val="nil"/>
            </w:tcBorders>
          </w:tcPr>
          <w:p w14:paraId="1020C717" w14:textId="6676E3DC" w:rsidR="003D2D6B" w:rsidRPr="00F828A8" w:rsidRDefault="003D2D6B" w:rsidP="00327F17">
            <w:pPr>
              <w:spacing w:line="276" w:lineRule="auto"/>
              <w:rPr>
                <w:rFonts w:cstheme="minorHAnsi"/>
              </w:rPr>
            </w:pPr>
            <w:r w:rsidRPr="00F828A8">
              <w:rPr>
                <w:rFonts w:cstheme="minorHAnsi"/>
              </w:rPr>
              <w:t>Einführung im Plenum</w:t>
            </w:r>
          </w:p>
          <w:p w14:paraId="62C358F6" w14:textId="77777777" w:rsidR="003D2D6B" w:rsidRPr="00F828A8" w:rsidRDefault="003D2D6B" w:rsidP="00327F17">
            <w:pPr>
              <w:spacing w:line="276" w:lineRule="auto"/>
              <w:rPr>
                <w:rFonts w:cstheme="minorHAnsi"/>
              </w:rPr>
            </w:pPr>
          </w:p>
          <w:p w14:paraId="718CCC04" w14:textId="77777777" w:rsidR="0040386F" w:rsidRDefault="003D2D6B" w:rsidP="00327F17">
            <w:pPr>
              <w:spacing w:line="276" w:lineRule="auto"/>
              <w:rPr>
                <w:ins w:id="321" w:author="Fabienne Schmaus" w:date="2026-04-30T16:00:00Z" w16du:dateUtc="2026-04-30T14:00:00Z"/>
                <w:rFonts w:cstheme="minorHAnsi"/>
              </w:rPr>
            </w:pPr>
            <w:r w:rsidRPr="00F828A8">
              <w:rPr>
                <w:rFonts w:cstheme="minorHAnsi"/>
              </w:rPr>
              <w:t>3er/4er-Gruppen: je eine Fallgeschichte pro Gruppe</w:t>
            </w:r>
          </w:p>
          <w:p w14:paraId="3311787A" w14:textId="6F37453D" w:rsidR="00F828A8" w:rsidRPr="00F828A8" w:rsidRDefault="00F828A8" w:rsidP="00327F17">
            <w:pPr>
              <w:spacing w:line="276" w:lineRule="auto"/>
              <w:rPr>
                <w:rFonts w:cstheme="minorHAnsi"/>
              </w:rPr>
            </w:pPr>
          </w:p>
        </w:tc>
        <w:tc>
          <w:tcPr>
            <w:tcW w:w="3402" w:type="dxa"/>
            <w:tcBorders>
              <w:bottom w:val="nil"/>
            </w:tcBorders>
          </w:tcPr>
          <w:p w14:paraId="7360250A" w14:textId="77777777" w:rsidR="0040386F" w:rsidRDefault="0040386F" w:rsidP="00FB679F">
            <w:pPr>
              <w:tabs>
                <w:tab w:val="left" w:pos="1843"/>
              </w:tabs>
              <w:spacing w:line="276" w:lineRule="auto"/>
              <w:rPr>
                <w:ins w:id="322" w:author="Fabienne Schmaus" w:date="2026-05-04T10:25:00Z" w16du:dateUtc="2026-05-04T08:25:00Z"/>
                <w:rFonts w:cstheme="minorHAnsi"/>
              </w:rPr>
            </w:pPr>
            <w:r w:rsidRPr="00F828A8">
              <w:rPr>
                <w:rFonts w:cstheme="minorHAnsi"/>
              </w:rPr>
              <w:t xml:space="preserve">--&gt; Anhang </w:t>
            </w:r>
            <w:r w:rsidRPr="00F828A8">
              <w:rPr>
                <w:rFonts w:cstheme="minorHAnsi"/>
                <w:rPrChange w:id="323" w:author="Fabienne Schmaus" w:date="2026-04-30T15:59:00Z" w16du:dateUtc="2026-04-30T13:59:00Z">
                  <w:rPr>
                    <w:rFonts w:cstheme="minorHAnsi"/>
                    <w:color w:val="EE0000"/>
                  </w:rPr>
                </w:rPrChange>
              </w:rPr>
              <w:t>1</w:t>
            </w:r>
            <w:r w:rsidR="003846AE" w:rsidRPr="00F828A8">
              <w:rPr>
                <w:rFonts w:cstheme="minorHAnsi"/>
                <w:rPrChange w:id="324" w:author="Fabienne Schmaus" w:date="2026-04-30T15:59:00Z" w16du:dateUtc="2026-04-30T13:59:00Z">
                  <w:rPr>
                    <w:rFonts w:cstheme="minorHAnsi"/>
                    <w:color w:val="EE0000"/>
                  </w:rPr>
                </w:rPrChange>
              </w:rPr>
              <w:t>A</w:t>
            </w:r>
          </w:p>
          <w:p w14:paraId="52FE0B3B" w14:textId="3AE739DE" w:rsidR="00160CD3" w:rsidRPr="00F828A8" w:rsidRDefault="00160CD3" w:rsidP="00FB679F">
            <w:pPr>
              <w:tabs>
                <w:tab w:val="left" w:pos="1843"/>
              </w:tabs>
              <w:spacing w:line="276" w:lineRule="auto"/>
              <w:rPr>
                <w:rFonts w:cstheme="minorHAnsi"/>
                <w:rPrChange w:id="325" w:author="Fabienne Schmaus" w:date="2026-04-30T15:59:00Z" w16du:dateUtc="2026-04-30T13:59:00Z">
                  <w:rPr>
                    <w:rFonts w:cstheme="minorHAnsi"/>
                    <w:color w:val="EE0000"/>
                  </w:rPr>
                </w:rPrChange>
              </w:rPr>
            </w:pPr>
            <w:ins w:id="326" w:author="Fabienne Schmaus" w:date="2026-05-04T10:25:00Z" w16du:dateUtc="2026-05-04T08:25:00Z">
              <w:r w:rsidRPr="001955DF">
                <w:rPr>
                  <w:rFonts w:cstheme="minorHAnsi"/>
                </w:rPr>
                <w:t xml:space="preserve">--&gt; Anhang </w:t>
              </w:r>
            </w:ins>
            <w:ins w:id="327" w:author="Fabienne Schmaus" w:date="2026-05-04T10:30:00Z" w16du:dateUtc="2026-05-04T08:30:00Z">
              <w:r>
                <w:rPr>
                  <w:rFonts w:cstheme="minorHAnsi"/>
                </w:rPr>
                <w:t>3</w:t>
              </w:r>
            </w:ins>
            <w:ins w:id="328" w:author="Fabienne Schmaus" w:date="2026-05-04T10:25:00Z" w16du:dateUtc="2026-05-04T08:25:00Z">
              <w:r>
                <w:rPr>
                  <w:rFonts w:cstheme="minorHAnsi"/>
                </w:rPr>
                <w:t xml:space="preserve"> (</w:t>
              </w:r>
              <w:r w:rsidRPr="001955DF">
                <w:rPr>
                  <w:rFonts w:cstheme="minorHAnsi"/>
                </w:rPr>
                <w:t>Hintergrundwissen)</w:t>
              </w:r>
            </w:ins>
          </w:p>
        </w:tc>
      </w:tr>
      <w:tr w:rsidR="007D7FE0" w:rsidRPr="00F828A8" w14:paraId="3D723457" w14:textId="77777777" w:rsidTr="004B7064">
        <w:trPr>
          <w:trHeight w:val="644"/>
        </w:trPr>
        <w:tc>
          <w:tcPr>
            <w:tcW w:w="4106" w:type="dxa"/>
            <w:vMerge/>
            <w:tcBorders>
              <w:top w:val="nil"/>
            </w:tcBorders>
          </w:tcPr>
          <w:p w14:paraId="55CF0370" w14:textId="77777777" w:rsidR="0040386F" w:rsidRPr="00F828A8" w:rsidRDefault="0040386F" w:rsidP="00607CA3">
            <w:pPr>
              <w:rPr>
                <w:rFonts w:cstheme="minorHAnsi"/>
                <w:rPrChange w:id="329" w:author="Fabienne Schmaus" w:date="2026-04-30T15:59:00Z" w16du:dateUtc="2026-04-30T13:59:00Z">
                  <w:rPr>
                    <w:rFonts w:cstheme="minorHAnsi"/>
                    <w:color w:val="EE0000"/>
                  </w:rPr>
                </w:rPrChange>
              </w:rPr>
            </w:pPr>
          </w:p>
        </w:tc>
        <w:tc>
          <w:tcPr>
            <w:tcW w:w="2977" w:type="dxa"/>
            <w:tcBorders>
              <w:top w:val="nil"/>
              <w:bottom w:val="nil"/>
            </w:tcBorders>
          </w:tcPr>
          <w:p w14:paraId="0AF76807" w14:textId="5A650A30" w:rsidR="003D2D6B" w:rsidRPr="00F828A8" w:rsidDel="00F828A8" w:rsidRDefault="003D2D6B" w:rsidP="0040386F">
            <w:pPr>
              <w:spacing w:line="276" w:lineRule="auto"/>
              <w:rPr>
                <w:del w:id="330" w:author="Fabienne Schmaus" w:date="2026-04-30T16:00:00Z" w16du:dateUtc="2026-04-30T14:00:00Z"/>
                <w:rFonts w:cstheme="minorHAnsi"/>
              </w:rPr>
            </w:pPr>
          </w:p>
          <w:p w14:paraId="2700D580" w14:textId="77777777" w:rsidR="0040386F" w:rsidRDefault="003D2D6B" w:rsidP="0040386F">
            <w:pPr>
              <w:spacing w:line="276" w:lineRule="auto"/>
              <w:rPr>
                <w:ins w:id="331" w:author="Fabienne Schmaus" w:date="2026-04-30T16:00:00Z" w16du:dateUtc="2026-04-30T14:00:00Z"/>
                <w:rFonts w:cstheme="minorHAnsi"/>
              </w:rPr>
            </w:pPr>
            <w:r w:rsidRPr="00F828A8">
              <w:rPr>
                <w:rFonts w:cstheme="minorHAnsi"/>
              </w:rPr>
              <w:t>Kurzvorstellung der Gruppenergebnisse</w:t>
            </w:r>
          </w:p>
          <w:p w14:paraId="01C3B5C9" w14:textId="412386CE" w:rsidR="00F828A8" w:rsidRPr="00F828A8" w:rsidRDefault="00F828A8" w:rsidP="0040386F">
            <w:pPr>
              <w:spacing w:line="276" w:lineRule="auto"/>
              <w:rPr>
                <w:rFonts w:cstheme="minorHAnsi"/>
              </w:rPr>
            </w:pPr>
          </w:p>
        </w:tc>
        <w:tc>
          <w:tcPr>
            <w:tcW w:w="3402" w:type="dxa"/>
            <w:tcBorders>
              <w:top w:val="nil"/>
              <w:bottom w:val="nil"/>
            </w:tcBorders>
          </w:tcPr>
          <w:p w14:paraId="6EF66861" w14:textId="785670A4" w:rsidR="00E426A8" w:rsidRDefault="0040386F" w:rsidP="00FB679F">
            <w:pPr>
              <w:tabs>
                <w:tab w:val="left" w:pos="1843"/>
              </w:tabs>
              <w:spacing w:line="276" w:lineRule="auto"/>
              <w:rPr>
                <w:ins w:id="332" w:author="Fabienne Schmaus" w:date="2026-05-04T09:58:00Z" w16du:dateUtc="2026-05-04T07:58:00Z"/>
                <w:rFonts w:cstheme="minorHAnsi"/>
              </w:rPr>
            </w:pPr>
            <w:r w:rsidRPr="00F828A8">
              <w:rPr>
                <w:rFonts w:cstheme="minorHAnsi"/>
              </w:rPr>
              <w:t xml:space="preserve">--&gt; </w:t>
            </w:r>
            <w:del w:id="333" w:author="Fabienne Schmaus" w:date="2026-05-04T09:58:00Z" w16du:dateUtc="2026-05-04T07:58:00Z">
              <w:r w:rsidR="003D2D6B" w:rsidRPr="00F828A8" w:rsidDel="00E426A8">
                <w:rPr>
                  <w:rFonts w:cstheme="minorHAnsi"/>
                </w:rPr>
                <w:delText xml:space="preserve">Arbeitsblätter </w:delText>
              </w:r>
            </w:del>
            <w:ins w:id="334" w:author="Fabienne Schmaus" w:date="2026-05-04T09:58:00Z" w16du:dateUtc="2026-05-04T07:58:00Z">
              <w:r w:rsidR="00E426A8" w:rsidRPr="00F828A8">
                <w:rPr>
                  <w:rFonts w:cstheme="minorHAnsi"/>
                </w:rPr>
                <w:t>Arbeitsbl</w:t>
              </w:r>
              <w:r w:rsidR="00E426A8">
                <w:rPr>
                  <w:rFonts w:cstheme="minorHAnsi"/>
                </w:rPr>
                <w:t>att</w:t>
              </w:r>
              <w:r w:rsidR="00E426A8" w:rsidRPr="00F828A8">
                <w:rPr>
                  <w:rFonts w:cstheme="minorHAnsi"/>
                </w:rPr>
                <w:t xml:space="preserve"> </w:t>
              </w:r>
            </w:ins>
            <w:r w:rsidR="003D2D6B" w:rsidRPr="00F828A8">
              <w:rPr>
                <w:rFonts w:cstheme="minorHAnsi"/>
              </w:rPr>
              <w:t>3</w:t>
            </w:r>
            <w:ins w:id="335" w:author="Fabienne Schmaus" w:date="2026-05-04T09:58:00Z" w16du:dateUtc="2026-05-04T07:58:00Z">
              <w:r w:rsidR="00E426A8">
                <w:rPr>
                  <w:rFonts w:cstheme="minorHAnsi"/>
                </w:rPr>
                <w:t>A (Sek. I)</w:t>
              </w:r>
            </w:ins>
          </w:p>
          <w:p w14:paraId="1EE60487" w14:textId="57EF1501" w:rsidR="00E426A8" w:rsidRDefault="00E426A8" w:rsidP="00E426A8">
            <w:pPr>
              <w:tabs>
                <w:tab w:val="left" w:pos="1843"/>
              </w:tabs>
              <w:spacing w:line="276" w:lineRule="auto"/>
              <w:rPr>
                <w:ins w:id="336" w:author="Fabienne Schmaus" w:date="2026-05-04T09:59:00Z" w16du:dateUtc="2026-05-04T07:59:00Z"/>
                <w:rFonts w:cstheme="minorHAnsi"/>
              </w:rPr>
            </w:pPr>
            <w:ins w:id="337" w:author="Fabienne Schmaus" w:date="2026-05-04T09:59:00Z" w16du:dateUtc="2026-05-04T07:59:00Z">
              <w:r w:rsidRPr="00F828A8">
                <w:rPr>
                  <w:rFonts w:cstheme="minorHAnsi"/>
                </w:rPr>
                <w:t xml:space="preserve">--&gt; </w:t>
              </w:r>
              <w:r w:rsidRPr="00F828A8">
                <w:rPr>
                  <w:rFonts w:cstheme="minorHAnsi"/>
                </w:rPr>
                <w:t>Arbeitsbl</w:t>
              </w:r>
              <w:r>
                <w:rPr>
                  <w:rFonts w:cstheme="minorHAnsi"/>
                </w:rPr>
                <w:t>att</w:t>
              </w:r>
              <w:r w:rsidRPr="00F828A8">
                <w:rPr>
                  <w:rFonts w:cstheme="minorHAnsi"/>
                </w:rPr>
                <w:t xml:space="preserve"> </w:t>
              </w:r>
              <w:r w:rsidRPr="00F828A8">
                <w:rPr>
                  <w:rFonts w:cstheme="minorHAnsi"/>
                </w:rPr>
                <w:t>3</w:t>
              </w:r>
              <w:r>
                <w:rPr>
                  <w:rFonts w:cstheme="minorHAnsi"/>
                </w:rPr>
                <w:t>B</w:t>
              </w:r>
              <w:r>
                <w:rPr>
                  <w:rFonts w:cstheme="minorHAnsi"/>
                </w:rPr>
                <w:t xml:space="preserve"> (Sek. I)</w:t>
              </w:r>
            </w:ins>
          </w:p>
          <w:p w14:paraId="4C21882E" w14:textId="17AE9064" w:rsidR="0040386F" w:rsidRPr="00F828A8" w:rsidRDefault="003D2D6B" w:rsidP="00FB679F">
            <w:pPr>
              <w:tabs>
                <w:tab w:val="left" w:pos="1843"/>
              </w:tabs>
              <w:spacing w:line="276" w:lineRule="auto"/>
              <w:rPr>
                <w:rFonts w:cstheme="minorHAnsi"/>
                <w:rPrChange w:id="338" w:author="Fabienne Schmaus" w:date="2026-04-30T15:59:00Z" w16du:dateUtc="2026-04-30T13:59:00Z">
                  <w:rPr>
                    <w:rFonts w:cstheme="minorHAnsi"/>
                    <w:color w:val="EE0000"/>
                  </w:rPr>
                </w:rPrChange>
              </w:rPr>
            </w:pPr>
            <w:del w:id="339" w:author="Fabienne Schmaus" w:date="2026-05-04T09:59:00Z" w16du:dateUtc="2026-05-04T07:59:00Z">
              <w:r w:rsidRPr="00F828A8" w:rsidDel="00E426A8">
                <w:rPr>
                  <w:rFonts w:cstheme="minorHAnsi"/>
                </w:rPr>
                <w:delText>a – 3c</w:delText>
              </w:r>
            </w:del>
          </w:p>
        </w:tc>
      </w:tr>
      <w:tr w:rsidR="00F828A8" w:rsidRPr="00F828A8" w14:paraId="40477CF5" w14:textId="77777777" w:rsidTr="00F828A8">
        <w:tblPrEx>
          <w:tblW w:w="10485" w:type="dxa"/>
          <w:tblPrExChange w:id="340" w:author="Fabienne Schmaus" w:date="2026-04-30T16:00:00Z" w16du:dateUtc="2026-04-30T14:00:00Z">
            <w:tblPrEx>
              <w:tblW w:w="10485" w:type="dxa"/>
            </w:tblPrEx>
          </w:tblPrExChange>
        </w:tblPrEx>
        <w:trPr>
          <w:trHeight w:val="1269"/>
          <w:trPrChange w:id="341" w:author="Fabienne Schmaus" w:date="2026-04-30T16:00:00Z" w16du:dateUtc="2026-04-30T14:00:00Z">
            <w:trPr>
              <w:trHeight w:val="2198"/>
            </w:trPr>
          </w:trPrChange>
        </w:trPr>
        <w:tc>
          <w:tcPr>
            <w:tcW w:w="4106" w:type="dxa"/>
            <w:vMerge/>
            <w:tcPrChange w:id="342" w:author="Fabienne Schmaus" w:date="2026-04-30T16:00:00Z" w16du:dateUtc="2026-04-30T14:00:00Z">
              <w:tcPr>
                <w:tcW w:w="4106" w:type="dxa"/>
                <w:vMerge/>
              </w:tcPr>
            </w:tcPrChange>
          </w:tcPr>
          <w:p w14:paraId="614EC01A" w14:textId="77777777" w:rsidR="00F828A8" w:rsidRPr="00F828A8" w:rsidRDefault="00F828A8" w:rsidP="00607CA3">
            <w:pPr>
              <w:rPr>
                <w:rFonts w:cstheme="minorHAnsi"/>
                <w:rPrChange w:id="343" w:author="Fabienne Schmaus" w:date="2026-04-30T15:59:00Z" w16du:dateUtc="2026-04-30T13:59:00Z">
                  <w:rPr>
                    <w:rFonts w:cstheme="minorHAnsi"/>
                    <w:color w:val="EE0000"/>
                  </w:rPr>
                </w:rPrChange>
              </w:rPr>
            </w:pPr>
          </w:p>
        </w:tc>
        <w:tc>
          <w:tcPr>
            <w:tcW w:w="2977" w:type="dxa"/>
            <w:tcBorders>
              <w:top w:val="nil"/>
            </w:tcBorders>
            <w:tcPrChange w:id="344" w:author="Fabienne Schmaus" w:date="2026-04-30T16:00:00Z" w16du:dateUtc="2026-04-30T14:00:00Z">
              <w:tcPr>
                <w:tcW w:w="2977" w:type="dxa"/>
                <w:tcBorders>
                  <w:top w:val="nil"/>
                </w:tcBorders>
              </w:tcPr>
            </w:tcPrChange>
          </w:tcPr>
          <w:p w14:paraId="55E855BD" w14:textId="651F2FD7" w:rsidR="00F828A8" w:rsidRPr="00F828A8" w:rsidDel="00F828A8" w:rsidRDefault="00F828A8" w:rsidP="00836655">
            <w:pPr>
              <w:spacing w:line="276" w:lineRule="auto"/>
              <w:rPr>
                <w:del w:id="345" w:author="Fabienne Schmaus" w:date="2026-04-30T16:00:00Z" w16du:dateUtc="2026-04-30T14:00:00Z"/>
                <w:rFonts w:cstheme="minorHAnsi"/>
                <w:highlight w:val="yellow"/>
              </w:rPr>
            </w:pPr>
          </w:p>
          <w:p w14:paraId="095A671C" w14:textId="7AC294F9" w:rsidR="00F828A8" w:rsidRPr="00F828A8" w:rsidRDefault="00F828A8" w:rsidP="00836655">
            <w:pPr>
              <w:spacing w:line="276" w:lineRule="auto"/>
              <w:rPr>
                <w:rFonts w:cstheme="minorHAnsi"/>
              </w:rPr>
            </w:pPr>
            <w:r w:rsidRPr="00F828A8">
              <w:rPr>
                <w:rFonts w:cstheme="minorHAnsi"/>
                <w:highlight w:val="yellow"/>
              </w:rPr>
              <w:t xml:space="preserve">((Icon </w:t>
            </w:r>
            <w:r w:rsidR="00F0300B">
              <w:rPr>
                <w:rFonts w:cstheme="minorHAnsi"/>
                <w:highlight w:val="yellow"/>
              </w:rPr>
              <w:t>„</w:t>
            </w:r>
            <w:r w:rsidRPr="00F828A8">
              <w:rPr>
                <w:rFonts w:cstheme="minorHAnsi"/>
                <w:highlight w:val="yellow"/>
              </w:rPr>
              <w:t>Differenzierung</w:t>
            </w:r>
            <w:r w:rsidR="00F0300B">
              <w:rPr>
                <w:rFonts w:cstheme="minorHAnsi"/>
                <w:highlight w:val="yellow"/>
              </w:rPr>
              <w:t>“</w:t>
            </w:r>
            <w:r w:rsidRPr="00F828A8">
              <w:rPr>
                <w:rFonts w:cstheme="minorHAnsi"/>
                <w:highlight w:val="yellow"/>
              </w:rPr>
              <w:t>!!))</w:t>
            </w:r>
          </w:p>
          <w:p w14:paraId="252C7EC3" w14:textId="7C3E6583" w:rsidR="00F828A8" w:rsidRPr="00F828A8" w:rsidRDefault="00F828A8" w:rsidP="00836655">
            <w:pPr>
              <w:spacing w:line="276" w:lineRule="auto"/>
              <w:rPr>
                <w:rFonts w:cstheme="minorHAnsi"/>
              </w:rPr>
            </w:pPr>
            <w:r w:rsidRPr="00F828A8">
              <w:rPr>
                <w:rFonts w:cstheme="minorHAnsi"/>
                <w:shd w:val="clear" w:color="auto" w:fill="FBE4D5" w:themeFill="accent2" w:themeFillTint="33"/>
              </w:rPr>
              <w:t>Differenzierung im Erwartungshorizont (Sek. I und Sek. II)</w:t>
            </w:r>
          </w:p>
        </w:tc>
        <w:tc>
          <w:tcPr>
            <w:tcW w:w="3402" w:type="dxa"/>
            <w:tcBorders>
              <w:top w:val="nil"/>
            </w:tcBorders>
            <w:tcPrChange w:id="346" w:author="Fabienne Schmaus" w:date="2026-04-30T16:00:00Z" w16du:dateUtc="2026-04-30T14:00:00Z">
              <w:tcPr>
                <w:tcW w:w="3402" w:type="dxa"/>
                <w:tcBorders>
                  <w:top w:val="nil"/>
                </w:tcBorders>
              </w:tcPr>
            </w:tcPrChange>
          </w:tcPr>
          <w:p w14:paraId="22C09627" w14:textId="77777777" w:rsidR="00F828A8" w:rsidRPr="00F828A8" w:rsidRDefault="00F828A8" w:rsidP="00842518">
            <w:pPr>
              <w:tabs>
                <w:tab w:val="left" w:pos="1843"/>
              </w:tabs>
              <w:spacing w:line="276" w:lineRule="auto"/>
              <w:rPr>
                <w:rFonts w:cstheme="minorHAnsi"/>
              </w:rPr>
            </w:pPr>
            <w:r w:rsidRPr="00F828A8">
              <w:rPr>
                <w:rFonts w:cstheme="minorHAnsi"/>
                <w:i/>
                <w:iCs/>
              </w:rPr>
              <w:t>Weitere Informationen im folgenden Unterrichtsmaterial:</w:t>
            </w:r>
          </w:p>
          <w:p w14:paraId="514D14A8" w14:textId="3AA2CC89" w:rsidR="00F828A8" w:rsidRPr="00F828A8" w:rsidDel="00F828A8" w:rsidRDefault="00F828A8" w:rsidP="00842518">
            <w:pPr>
              <w:tabs>
                <w:tab w:val="left" w:pos="1843"/>
              </w:tabs>
              <w:spacing w:line="276" w:lineRule="auto"/>
              <w:rPr>
                <w:del w:id="347" w:author="Fabienne Schmaus" w:date="2026-04-30T16:00:00Z" w16du:dateUtc="2026-04-30T14:00:00Z"/>
                <w:rFonts w:cstheme="minorHAnsi"/>
              </w:rPr>
            </w:pPr>
            <w:r w:rsidRPr="00F828A8">
              <w:rPr>
                <w:rFonts w:cstheme="minorHAnsi"/>
              </w:rPr>
              <w:t>Körperbilder im Internet</w:t>
            </w:r>
            <w:del w:id="348" w:author="Fabienne Schmaus" w:date="2026-04-30T16:00:00Z" w16du:dateUtc="2026-04-30T14:00:00Z">
              <w:r w:rsidRPr="00F828A8" w:rsidDel="00F828A8">
                <w:rPr>
                  <w:rFonts w:cstheme="minorHAnsi"/>
                </w:rPr>
                <w:delText xml:space="preserve"> </w:delText>
              </w:r>
              <w:r w:rsidRPr="00F828A8" w:rsidDel="00F828A8">
                <w:rPr>
                  <w:rFonts w:cstheme="minorHAnsi"/>
                  <w:rPrChange w:id="349" w:author="Fabienne Schmaus" w:date="2026-04-30T15:59:00Z" w16du:dateUtc="2026-04-30T13:59:00Z">
                    <w:rPr>
                      <w:rFonts w:cstheme="minorHAnsi"/>
                      <w:color w:val="EE0000"/>
                    </w:rPr>
                  </w:rPrChange>
                </w:rPr>
                <w:delText>(genauer Titel?)</w:delText>
              </w:r>
            </w:del>
          </w:p>
          <w:p w14:paraId="3707C619" w14:textId="77777777" w:rsidR="00F828A8" w:rsidRPr="00F828A8" w:rsidRDefault="00F828A8" w:rsidP="00FB679F">
            <w:pPr>
              <w:tabs>
                <w:tab w:val="left" w:pos="1843"/>
              </w:tabs>
              <w:spacing w:line="276" w:lineRule="auto"/>
              <w:rPr>
                <w:rFonts w:cstheme="minorHAnsi"/>
                <w:rPrChange w:id="350" w:author="Fabienne Schmaus" w:date="2026-04-30T15:59:00Z" w16du:dateUtc="2026-04-30T13:59:00Z">
                  <w:rPr>
                    <w:rFonts w:cstheme="minorHAnsi"/>
                    <w:color w:val="EE0000"/>
                  </w:rPr>
                </w:rPrChange>
              </w:rPr>
            </w:pPr>
          </w:p>
        </w:tc>
      </w:tr>
    </w:tbl>
    <w:p w14:paraId="4E32925A" w14:textId="0D6B5409" w:rsidR="00A66414" w:rsidRPr="00C17639" w:rsidRDefault="00A66414" w:rsidP="00A66414">
      <w:pPr>
        <w:rPr>
          <w:rFonts w:cstheme="minorHAnsi"/>
          <w:color w:val="EE0000"/>
          <w:sz w:val="16"/>
          <w:szCs w:val="16"/>
          <w:highlight w:val="yellow"/>
        </w:rPr>
      </w:pPr>
    </w:p>
    <w:tbl>
      <w:tblPr>
        <w:tblStyle w:val="Tabellenraster"/>
        <w:tblW w:w="10485" w:type="dxa"/>
        <w:tblLook w:val="04A0" w:firstRow="1" w:lastRow="0" w:firstColumn="1" w:lastColumn="0" w:noHBand="0" w:noVBand="1"/>
      </w:tblPr>
      <w:tblGrid>
        <w:gridCol w:w="4106"/>
        <w:gridCol w:w="2977"/>
        <w:gridCol w:w="3402"/>
      </w:tblGrid>
      <w:tr w:rsidR="007D7FE0" w:rsidRPr="007D7FE0" w14:paraId="1034E68A" w14:textId="77777777" w:rsidTr="006669AF">
        <w:tc>
          <w:tcPr>
            <w:tcW w:w="10485" w:type="dxa"/>
            <w:gridSpan w:val="3"/>
          </w:tcPr>
          <w:p w14:paraId="2B7DB27B" w14:textId="62947A8A" w:rsidR="00DF669F" w:rsidRPr="00F828A8" w:rsidRDefault="00607CA3" w:rsidP="00FB679F">
            <w:pPr>
              <w:spacing w:line="276" w:lineRule="auto"/>
              <w:rPr>
                <w:rFonts w:cstheme="minorHAnsi"/>
                <w:i/>
                <w:iCs/>
                <w:rPrChange w:id="351" w:author="Fabienne Schmaus" w:date="2026-04-30T16:01:00Z" w16du:dateUtc="2026-04-30T14:01:00Z">
                  <w:rPr>
                    <w:rFonts w:cstheme="minorHAnsi"/>
                    <w:i/>
                    <w:iCs/>
                    <w:color w:val="EE0000"/>
                  </w:rPr>
                </w:rPrChange>
              </w:rPr>
            </w:pPr>
            <w:r w:rsidRPr="00F828A8">
              <w:rPr>
                <w:rFonts w:cstheme="minorHAnsi"/>
                <w:i/>
                <w:iCs/>
              </w:rPr>
              <w:t>Transfer</w:t>
            </w:r>
          </w:p>
        </w:tc>
      </w:tr>
      <w:tr w:rsidR="007D7FE0" w:rsidRPr="007D7FE0" w14:paraId="44DA840A" w14:textId="77777777" w:rsidTr="004B7064">
        <w:trPr>
          <w:trHeight w:val="608"/>
        </w:trPr>
        <w:tc>
          <w:tcPr>
            <w:tcW w:w="4106" w:type="dxa"/>
            <w:vMerge w:val="restart"/>
          </w:tcPr>
          <w:p w14:paraId="1A89F14E" w14:textId="77777777" w:rsidR="00E03A0B" w:rsidRPr="00F828A8" w:rsidRDefault="00AF2454" w:rsidP="00E03A0B">
            <w:pPr>
              <w:tabs>
                <w:tab w:val="center" w:pos="1764"/>
              </w:tabs>
              <w:spacing w:line="276" w:lineRule="auto"/>
              <w:rPr>
                <w:rFonts w:cstheme="minorHAnsi"/>
              </w:rPr>
            </w:pPr>
            <w:r w:rsidRPr="00F828A8">
              <w:rPr>
                <w:rFonts w:cstheme="minorHAnsi"/>
              </w:rPr>
              <w:t xml:space="preserve">Ziel: </w:t>
            </w:r>
            <w:r w:rsidR="00E03A0B" w:rsidRPr="00F828A8">
              <w:rPr>
                <w:rFonts w:cstheme="minorHAnsi"/>
              </w:rPr>
              <w:t>Konkrete Handlungsstrategien für eine bewusste, gesunde Online-Präsenz entwickeln; persönliche Haltung festigen</w:t>
            </w:r>
          </w:p>
          <w:p w14:paraId="38FAF250" w14:textId="77777777" w:rsidR="00E03A0B" w:rsidRPr="00F828A8" w:rsidRDefault="00E03A0B" w:rsidP="00E03A0B">
            <w:pPr>
              <w:tabs>
                <w:tab w:val="center" w:pos="1764"/>
              </w:tabs>
              <w:spacing w:line="276" w:lineRule="auto"/>
              <w:rPr>
                <w:rFonts w:cstheme="minorHAnsi"/>
                <w:rPrChange w:id="352" w:author="Fabienne Schmaus" w:date="2026-04-30T16:01:00Z" w16du:dateUtc="2026-04-30T14:01:00Z">
                  <w:rPr>
                    <w:rFonts w:cstheme="minorHAnsi"/>
                    <w:color w:val="EE0000"/>
                  </w:rPr>
                </w:rPrChange>
              </w:rPr>
            </w:pPr>
          </w:p>
          <w:p w14:paraId="72B89034" w14:textId="77777777" w:rsidR="00AF2454" w:rsidRPr="00F828A8" w:rsidRDefault="00AF2454">
            <w:pPr>
              <w:spacing w:line="276" w:lineRule="auto"/>
              <w:rPr>
                <w:rFonts w:cstheme="minorHAnsi"/>
              </w:rPr>
            </w:pPr>
            <w:r w:rsidRPr="00F828A8">
              <w:rPr>
                <w:rFonts w:cstheme="minorHAnsi"/>
              </w:rPr>
              <w:t>Inhalte:</w:t>
            </w:r>
          </w:p>
          <w:p w14:paraId="01B4B311" w14:textId="472184AC" w:rsidR="00AF2454" w:rsidRPr="00F828A8" w:rsidRDefault="00AF2454"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Checkliste erstellen lassen</w:t>
            </w:r>
          </w:p>
          <w:p w14:paraId="2109C8F8" w14:textId="3AF7CEDF" w:rsidR="00B31FEA" w:rsidRPr="00F828A8" w:rsidRDefault="00B31FEA"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Sich zum Thema positionieren</w:t>
            </w:r>
          </w:p>
          <w:p w14:paraId="216E87C7" w14:textId="4ED5A4C8" w:rsidR="00B31FEA" w:rsidRPr="00F828A8" w:rsidRDefault="00AF2454" w:rsidP="00B31FEA">
            <w:pPr>
              <w:tabs>
                <w:tab w:val="left" w:pos="2441"/>
                <w:tab w:val="left" w:pos="2880"/>
              </w:tabs>
              <w:spacing w:line="276" w:lineRule="auto"/>
              <w:rPr>
                <w:rFonts w:cstheme="minorHAnsi"/>
                <w:rPrChange w:id="353" w:author="Fabienne Schmaus" w:date="2026-04-30T16:01:00Z" w16du:dateUtc="2026-04-30T14:01:00Z">
                  <w:rPr>
                    <w:rFonts w:cstheme="minorHAnsi"/>
                    <w:color w:val="EE0000"/>
                  </w:rPr>
                </w:rPrChange>
              </w:rPr>
            </w:pPr>
            <w:r w:rsidRPr="00F828A8">
              <w:rPr>
                <w:rFonts w:cstheme="minorHAnsi"/>
              </w:rPr>
              <w:t xml:space="preserve">&gt; </w:t>
            </w:r>
            <w:r w:rsidR="00E03A0B" w:rsidRPr="00F828A8">
              <w:rPr>
                <w:rFonts w:cstheme="minorHAnsi"/>
              </w:rPr>
              <w:t>Persönlichen Vorsatz entwickeln</w:t>
            </w:r>
          </w:p>
        </w:tc>
        <w:tc>
          <w:tcPr>
            <w:tcW w:w="2977" w:type="dxa"/>
            <w:tcBorders>
              <w:bottom w:val="nil"/>
            </w:tcBorders>
          </w:tcPr>
          <w:p w14:paraId="20B17E9F" w14:textId="0D9277B4" w:rsidR="00AF2454" w:rsidRPr="00F828A8" w:rsidRDefault="00AF2454" w:rsidP="00327F17">
            <w:pPr>
              <w:spacing w:line="276" w:lineRule="auto"/>
              <w:rPr>
                <w:rFonts w:cstheme="minorHAnsi"/>
                <w:rPrChange w:id="354" w:author="Fabienne Schmaus" w:date="2026-04-30T16:01:00Z" w16du:dateUtc="2026-04-30T14:01:00Z">
                  <w:rPr>
                    <w:rFonts w:cstheme="minorHAnsi"/>
                    <w:color w:val="EE0000"/>
                  </w:rPr>
                </w:rPrChange>
              </w:rPr>
            </w:pPr>
          </w:p>
        </w:tc>
        <w:tc>
          <w:tcPr>
            <w:tcW w:w="3402" w:type="dxa"/>
            <w:tcBorders>
              <w:bottom w:val="nil"/>
            </w:tcBorders>
          </w:tcPr>
          <w:p w14:paraId="1C7EBB0C" w14:textId="5F1D8203" w:rsidR="00AF2454" w:rsidRPr="00F828A8" w:rsidRDefault="00B31FEA" w:rsidP="00B31FEA">
            <w:pPr>
              <w:tabs>
                <w:tab w:val="left" w:pos="1843"/>
              </w:tabs>
              <w:spacing w:line="276" w:lineRule="auto"/>
              <w:rPr>
                <w:rFonts w:cstheme="minorHAnsi"/>
                <w:rPrChange w:id="355" w:author="Fabienne Schmaus" w:date="2026-04-30T16:02:00Z" w16du:dateUtc="2026-04-30T14:02:00Z">
                  <w:rPr>
                    <w:rFonts w:cstheme="minorHAnsi"/>
                    <w:color w:val="EE0000"/>
                  </w:rPr>
                </w:rPrChange>
              </w:rPr>
            </w:pPr>
            <w:r w:rsidRPr="00F828A8">
              <w:rPr>
                <w:rFonts w:cstheme="minorHAnsi"/>
              </w:rPr>
              <w:t xml:space="preserve">--&gt; </w:t>
            </w:r>
            <w:r w:rsidR="00E03A0B" w:rsidRPr="00F828A8">
              <w:rPr>
                <w:rFonts w:cstheme="minorHAnsi"/>
              </w:rPr>
              <w:t xml:space="preserve">Arbeitsblatt </w:t>
            </w:r>
            <w:r w:rsidR="000E7956" w:rsidRPr="00F828A8">
              <w:rPr>
                <w:rFonts w:cstheme="minorHAnsi"/>
              </w:rPr>
              <w:t>4</w:t>
            </w:r>
          </w:p>
        </w:tc>
      </w:tr>
      <w:tr w:rsidR="007D7FE0" w:rsidRPr="007D7FE0" w14:paraId="503E1C08" w14:textId="77777777" w:rsidTr="004B7064">
        <w:trPr>
          <w:trHeight w:val="607"/>
        </w:trPr>
        <w:tc>
          <w:tcPr>
            <w:tcW w:w="4106" w:type="dxa"/>
            <w:vMerge/>
          </w:tcPr>
          <w:p w14:paraId="20E7B509" w14:textId="77777777" w:rsidR="00AF2454" w:rsidRPr="00F828A8" w:rsidRDefault="00AF2454" w:rsidP="00607CA3">
            <w:pPr>
              <w:tabs>
                <w:tab w:val="center" w:pos="1764"/>
              </w:tabs>
              <w:spacing w:line="276" w:lineRule="auto"/>
              <w:rPr>
                <w:rFonts w:cstheme="minorHAnsi"/>
                <w:rPrChange w:id="356" w:author="Fabienne Schmaus" w:date="2026-04-30T16:01:00Z" w16du:dateUtc="2026-04-30T14:01:00Z">
                  <w:rPr>
                    <w:rFonts w:cstheme="minorHAnsi"/>
                    <w:color w:val="EE0000"/>
                  </w:rPr>
                </w:rPrChange>
              </w:rPr>
            </w:pPr>
          </w:p>
        </w:tc>
        <w:tc>
          <w:tcPr>
            <w:tcW w:w="2977" w:type="dxa"/>
            <w:tcBorders>
              <w:top w:val="nil"/>
              <w:bottom w:val="nil"/>
            </w:tcBorders>
          </w:tcPr>
          <w:p w14:paraId="609D1309" w14:textId="5893FDD0" w:rsidR="00E03A0B" w:rsidRPr="00F828A8" w:rsidRDefault="00E03A0B" w:rsidP="00AF2454">
            <w:pPr>
              <w:spacing w:line="276" w:lineRule="auto"/>
              <w:rPr>
                <w:rFonts w:cstheme="minorHAnsi"/>
              </w:rPr>
            </w:pPr>
            <w:r w:rsidRPr="00F828A8">
              <w:rPr>
                <w:rFonts w:cstheme="minorHAnsi"/>
              </w:rPr>
              <w:t xml:space="preserve">2er-Gruppe: Entwickeln von </w:t>
            </w:r>
            <w:r w:rsidR="00F0300B">
              <w:rPr>
                <w:rFonts w:cstheme="minorHAnsi"/>
              </w:rPr>
              <w:t>„</w:t>
            </w:r>
            <w:r w:rsidRPr="00F828A8">
              <w:rPr>
                <w:rFonts w:cstheme="minorHAnsi"/>
              </w:rPr>
              <w:t>5 Fragen vor dem Posten</w:t>
            </w:r>
            <w:r w:rsidR="00F0300B">
              <w:rPr>
                <w:rFonts w:cstheme="minorHAnsi"/>
              </w:rPr>
              <w:t>“</w:t>
            </w:r>
          </w:p>
          <w:p w14:paraId="4ADE60AD" w14:textId="77777777" w:rsidR="00E03A0B" w:rsidRPr="00F828A8" w:rsidRDefault="00E03A0B" w:rsidP="00AF2454">
            <w:pPr>
              <w:spacing w:line="276" w:lineRule="auto"/>
              <w:rPr>
                <w:rFonts w:cstheme="minorHAnsi"/>
              </w:rPr>
            </w:pPr>
          </w:p>
          <w:p w14:paraId="170E10DD" w14:textId="7503A859" w:rsidR="00E03A0B" w:rsidRPr="00F828A8" w:rsidRDefault="00E03A0B" w:rsidP="00AF2454">
            <w:pPr>
              <w:spacing w:line="276" w:lineRule="auto"/>
              <w:rPr>
                <w:rFonts w:cstheme="minorHAnsi"/>
              </w:rPr>
            </w:pPr>
            <w:commentRangeStart w:id="357"/>
            <w:commentRangeStart w:id="358"/>
            <w:r w:rsidRPr="00F828A8">
              <w:rPr>
                <w:rFonts w:cstheme="minorHAnsi"/>
              </w:rPr>
              <w:t>Meinungslinie</w:t>
            </w:r>
            <w:r w:rsidR="003846AE" w:rsidRPr="00F828A8">
              <w:rPr>
                <w:rFonts w:cstheme="minorHAnsi"/>
              </w:rPr>
              <w:t xml:space="preserve"> </w:t>
            </w:r>
            <w:commentRangeEnd w:id="357"/>
            <w:r w:rsidR="00C548EF">
              <w:rPr>
                <w:rStyle w:val="Kommentarzeichen"/>
                <w:rFonts w:cstheme="minorHAnsi"/>
                <w:sz w:val="22"/>
                <w:szCs w:val="22"/>
              </w:rPr>
              <w:commentReference w:id="357"/>
            </w:r>
            <w:commentRangeEnd w:id="358"/>
            <w:r w:rsidR="00A71B33">
              <w:rPr>
                <w:rStyle w:val="Kommentarzeichen"/>
                <w:rFonts w:cstheme="minorHAnsi"/>
                <w:sz w:val="22"/>
                <w:szCs w:val="22"/>
              </w:rPr>
              <w:commentReference w:id="358"/>
            </w:r>
            <w:r w:rsidR="003846AE" w:rsidRPr="00F0300B">
              <w:rPr>
                <w:rFonts w:cstheme="minorHAnsi"/>
              </w:rPr>
              <w:t>(nur Sek</w:t>
            </w:r>
            <w:ins w:id="359" w:author="Fabienne Schmaus" w:date="2026-04-30T16:01:00Z" w16du:dateUtc="2026-04-30T14:01:00Z">
              <w:r w:rsidR="00F828A8">
                <w:rPr>
                  <w:rFonts w:cstheme="minorHAnsi"/>
                </w:rPr>
                <w:t xml:space="preserve">. </w:t>
              </w:r>
            </w:ins>
            <w:r w:rsidR="003846AE" w:rsidRPr="00F828A8">
              <w:rPr>
                <w:rFonts w:cstheme="minorHAnsi"/>
              </w:rPr>
              <w:t>I)</w:t>
            </w:r>
          </w:p>
          <w:p w14:paraId="4DCFEE7B" w14:textId="77777777" w:rsidR="00E03A0B" w:rsidRPr="00F828A8" w:rsidRDefault="00E03A0B" w:rsidP="00AF2454">
            <w:pPr>
              <w:spacing w:line="276" w:lineRule="auto"/>
              <w:rPr>
                <w:rFonts w:cstheme="minorHAnsi"/>
              </w:rPr>
            </w:pPr>
          </w:p>
          <w:p w14:paraId="5FEB1FB1" w14:textId="77777777" w:rsidR="00AF2454" w:rsidRPr="00F828A8" w:rsidRDefault="00B31FEA" w:rsidP="00AF2454">
            <w:pPr>
              <w:spacing w:line="276" w:lineRule="auto"/>
              <w:rPr>
                <w:rFonts w:cstheme="minorHAnsi"/>
              </w:rPr>
            </w:pPr>
            <w:r w:rsidRPr="00F828A8">
              <w:rPr>
                <w:rFonts w:cstheme="minorHAnsi"/>
              </w:rPr>
              <w:t>Einzelarbeit: Vorsätze formulieren</w:t>
            </w:r>
          </w:p>
          <w:p w14:paraId="7418DC0E" w14:textId="11E02FF9" w:rsidR="00E03A0B" w:rsidRPr="00F828A8" w:rsidRDefault="00E03A0B" w:rsidP="00AF2454">
            <w:pPr>
              <w:spacing w:line="276" w:lineRule="auto"/>
              <w:rPr>
                <w:rFonts w:cstheme="minorHAnsi"/>
              </w:rPr>
            </w:pPr>
          </w:p>
        </w:tc>
        <w:tc>
          <w:tcPr>
            <w:tcW w:w="3402" w:type="dxa"/>
            <w:tcBorders>
              <w:top w:val="nil"/>
              <w:bottom w:val="nil"/>
            </w:tcBorders>
          </w:tcPr>
          <w:p w14:paraId="27A47CB5" w14:textId="47A70912" w:rsidR="00B31FEA" w:rsidRPr="00F828A8" w:rsidRDefault="00E03A0B" w:rsidP="00B31FEA">
            <w:pPr>
              <w:tabs>
                <w:tab w:val="left" w:pos="1843"/>
              </w:tabs>
              <w:spacing w:line="276" w:lineRule="auto"/>
              <w:rPr>
                <w:rFonts w:cstheme="minorHAnsi"/>
                <w:rPrChange w:id="360" w:author="Fabienne Schmaus" w:date="2026-04-30T16:02:00Z" w16du:dateUtc="2026-04-30T14:02:00Z">
                  <w:rPr>
                    <w:rFonts w:cstheme="minorHAnsi"/>
                    <w:color w:val="EE0000"/>
                  </w:rPr>
                </w:rPrChange>
              </w:rPr>
            </w:pPr>
            <w:r w:rsidRPr="00F828A8">
              <w:rPr>
                <w:rFonts w:cstheme="minorHAnsi"/>
              </w:rPr>
              <w:t>--&gt; Anhang</w:t>
            </w:r>
            <w:r w:rsidRPr="00F828A8">
              <w:rPr>
                <w:rFonts w:cstheme="minorHAnsi"/>
                <w:rPrChange w:id="361" w:author="Fabienne Schmaus" w:date="2026-04-30T16:02:00Z" w16du:dateUtc="2026-04-30T14:02:00Z">
                  <w:rPr>
                    <w:rFonts w:cstheme="minorHAnsi"/>
                    <w:color w:val="EE0000"/>
                  </w:rPr>
                </w:rPrChange>
              </w:rPr>
              <w:t xml:space="preserve"> </w:t>
            </w:r>
            <w:r w:rsidRPr="00F828A8">
              <w:rPr>
                <w:rFonts w:cstheme="minorHAnsi"/>
              </w:rPr>
              <w:t>1</w:t>
            </w:r>
            <w:r w:rsidR="003846AE" w:rsidRPr="00F828A8">
              <w:rPr>
                <w:rFonts w:cstheme="minorHAnsi"/>
              </w:rPr>
              <w:t>B</w:t>
            </w:r>
          </w:p>
          <w:p w14:paraId="7D3B67EE" w14:textId="77777777" w:rsidR="00E03A0B" w:rsidRPr="00F828A8" w:rsidRDefault="00E03A0B" w:rsidP="00B31FEA">
            <w:pPr>
              <w:tabs>
                <w:tab w:val="left" w:pos="1843"/>
              </w:tabs>
              <w:spacing w:line="276" w:lineRule="auto"/>
              <w:rPr>
                <w:rFonts w:cstheme="minorHAnsi"/>
                <w:rPrChange w:id="362" w:author="Fabienne Schmaus" w:date="2026-04-30T16:02:00Z" w16du:dateUtc="2026-04-30T14:02:00Z">
                  <w:rPr>
                    <w:rFonts w:cstheme="minorHAnsi"/>
                    <w:color w:val="EE0000"/>
                  </w:rPr>
                </w:rPrChange>
              </w:rPr>
            </w:pPr>
          </w:p>
          <w:p w14:paraId="78BEF15B" w14:textId="1121D200" w:rsidR="00AF2454" w:rsidRPr="00F828A8" w:rsidRDefault="00E03A0B" w:rsidP="00B31FEA">
            <w:pPr>
              <w:tabs>
                <w:tab w:val="left" w:pos="1843"/>
              </w:tabs>
              <w:spacing w:line="276" w:lineRule="auto"/>
              <w:rPr>
                <w:rFonts w:cstheme="minorHAnsi"/>
                <w:rPrChange w:id="363" w:author="Fabienne Schmaus" w:date="2026-04-30T16:02:00Z" w16du:dateUtc="2026-04-30T14:02:00Z">
                  <w:rPr>
                    <w:rFonts w:cstheme="minorHAnsi"/>
                    <w:color w:val="EE0000"/>
                  </w:rPr>
                </w:rPrChange>
              </w:rPr>
            </w:pPr>
            <w:r w:rsidRPr="00C17639">
              <w:rPr>
                <w:rFonts w:cstheme="minorHAnsi"/>
              </w:rPr>
              <w:t xml:space="preserve">--&gt; </w:t>
            </w:r>
            <w:commentRangeStart w:id="364"/>
            <w:r w:rsidRPr="00C17639">
              <w:rPr>
                <w:rFonts w:cstheme="minorHAnsi"/>
              </w:rPr>
              <w:t>Zettel für Vorsatz</w:t>
            </w:r>
            <w:r w:rsidRPr="00F828A8">
              <w:rPr>
                <w:rFonts w:cstheme="minorHAnsi"/>
                <w:rPrChange w:id="365" w:author="Fabienne Schmaus" w:date="2026-04-30T16:02:00Z" w16du:dateUtc="2026-04-30T14:02:00Z">
                  <w:rPr>
                    <w:rFonts w:cstheme="minorHAnsi"/>
                    <w:color w:val="EE0000"/>
                  </w:rPr>
                </w:rPrChange>
              </w:rPr>
              <w:t xml:space="preserve"> </w:t>
            </w:r>
            <w:commentRangeEnd w:id="364"/>
            <w:r w:rsidR="00C548EF" w:rsidRPr="00F828A8">
              <w:rPr>
                <w:rStyle w:val="Kommentarzeichen"/>
                <w:rFonts w:cstheme="minorHAnsi"/>
                <w:sz w:val="22"/>
                <w:szCs w:val="22"/>
                <w:rPrChange w:id="366" w:author="Fabienne Schmaus" w:date="2026-04-30T16:02:00Z" w16du:dateUtc="2026-04-30T14:02:00Z">
                  <w:rPr>
                    <w:rStyle w:val="Kommentarzeichen"/>
                    <w:rFonts w:cstheme="minorHAnsi"/>
                    <w:color w:val="EE0000"/>
                    <w:sz w:val="22"/>
                    <w:szCs w:val="22"/>
                  </w:rPr>
                </w:rPrChange>
              </w:rPr>
              <w:commentReference w:id="364"/>
            </w:r>
            <w:del w:id="367" w:author="Fabienne Schmaus" w:date="2026-04-30T16:02:00Z" w16du:dateUtc="2026-04-30T14:02:00Z">
              <w:r w:rsidRPr="00F828A8" w:rsidDel="00F828A8">
                <w:rPr>
                  <w:rFonts w:cstheme="minorHAnsi"/>
                  <w:rPrChange w:id="368" w:author="Fabienne Schmaus" w:date="2026-04-30T16:02:00Z" w16du:dateUtc="2026-04-30T14:02:00Z">
                    <w:rPr>
                      <w:rFonts w:cstheme="minorHAnsi"/>
                      <w:color w:val="EE0000"/>
                    </w:rPr>
                  </w:rPrChange>
                </w:rPr>
                <w:delText>(vorgestaltet im Anhang?</w:delText>
              </w:r>
            </w:del>
          </w:p>
        </w:tc>
      </w:tr>
      <w:tr w:rsidR="00AF2454" w:rsidRPr="007D7FE0" w14:paraId="5B3FF625" w14:textId="77777777" w:rsidTr="004B7064">
        <w:trPr>
          <w:trHeight w:val="607"/>
        </w:trPr>
        <w:tc>
          <w:tcPr>
            <w:tcW w:w="4106"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2977" w:type="dxa"/>
            <w:tcBorders>
              <w:top w:val="nil"/>
            </w:tcBorders>
          </w:tcPr>
          <w:p w14:paraId="234382D6" w14:textId="231BBC1D" w:rsidR="00AF2454" w:rsidRPr="00E03A0B" w:rsidRDefault="00AF2454" w:rsidP="00AF2454">
            <w:pPr>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3402" w:type="dxa"/>
            <w:tcBorders>
              <w:top w:val="nil"/>
            </w:tcBorders>
          </w:tcPr>
          <w:p w14:paraId="4CFB2ED1" w14:textId="527274D0" w:rsidR="00AD2DF6" w:rsidRPr="00F828A8" w:rsidRDefault="00AD2DF6" w:rsidP="00FD1CEB">
            <w:pPr>
              <w:tabs>
                <w:tab w:val="left" w:pos="1843"/>
              </w:tabs>
              <w:spacing w:line="276" w:lineRule="auto"/>
              <w:rPr>
                <w:rFonts w:cstheme="minorHAnsi"/>
                <w:rPrChange w:id="369" w:author="Fabienne Schmaus" w:date="2026-04-30T16:02:00Z" w16du:dateUtc="2026-04-30T14:02:00Z">
                  <w:rPr>
                    <w:rFonts w:cstheme="minorHAnsi"/>
                    <w:color w:val="EE0000"/>
                  </w:rPr>
                </w:rPrChange>
              </w:rPr>
            </w:pPr>
          </w:p>
        </w:tc>
      </w:tr>
    </w:tbl>
    <w:p w14:paraId="0E0854D1" w14:textId="3DD9DC27" w:rsidR="00690584" w:rsidRPr="00C17639" w:rsidRDefault="00690584" w:rsidP="00DF669F">
      <w:pPr>
        <w:spacing w:line="276" w:lineRule="auto"/>
        <w:rPr>
          <w:rFonts w:cstheme="minorHAnsi"/>
          <w:sz w:val="16"/>
          <w:szCs w:val="16"/>
          <w:rPrChange w:id="370" w:author="Fabienne Schmaus" w:date="2026-04-30T16:01:00Z" w16du:dateUtc="2026-04-30T14:01:00Z">
            <w:rPr>
              <w:rFonts w:cstheme="minorHAnsi"/>
              <w:color w:val="EE0000"/>
            </w:rPr>
          </w:rPrChange>
        </w:rPr>
      </w:pPr>
    </w:p>
    <w:tbl>
      <w:tblPr>
        <w:tblStyle w:val="Tabellenraster"/>
        <w:tblW w:w="10485" w:type="dxa"/>
        <w:tblLook w:val="04A0" w:firstRow="1" w:lastRow="0" w:firstColumn="1" w:lastColumn="0" w:noHBand="0" w:noVBand="1"/>
      </w:tblPr>
      <w:tblGrid>
        <w:gridCol w:w="4106"/>
        <w:gridCol w:w="2977"/>
        <w:gridCol w:w="3402"/>
        <w:tblGridChange w:id="371">
          <w:tblGrid>
            <w:gridCol w:w="4106"/>
            <w:gridCol w:w="2977"/>
            <w:gridCol w:w="850"/>
            <w:gridCol w:w="2552"/>
          </w:tblGrid>
        </w:tblGridChange>
      </w:tblGrid>
      <w:tr w:rsidR="007D7FE0" w:rsidRPr="00F828A8" w14:paraId="62CEFAE8" w14:textId="77777777" w:rsidTr="006669AF">
        <w:tc>
          <w:tcPr>
            <w:tcW w:w="10485" w:type="dxa"/>
            <w:gridSpan w:val="3"/>
          </w:tcPr>
          <w:p w14:paraId="5CC73F29" w14:textId="0907CADD" w:rsidR="00DF669F" w:rsidRPr="00F828A8" w:rsidRDefault="00DF669F" w:rsidP="00FB679F">
            <w:pPr>
              <w:spacing w:line="276" w:lineRule="auto"/>
              <w:rPr>
                <w:rFonts w:cstheme="minorHAnsi"/>
                <w:i/>
                <w:iCs/>
                <w:rPrChange w:id="372" w:author="Fabienne Schmaus" w:date="2026-04-30T16:01:00Z" w16du:dateUtc="2026-04-30T14:01:00Z">
                  <w:rPr>
                    <w:rFonts w:cstheme="minorHAnsi"/>
                    <w:i/>
                    <w:iCs/>
                    <w:color w:val="EE0000"/>
                  </w:rPr>
                </w:rPrChange>
              </w:rPr>
            </w:pPr>
            <w:r w:rsidRPr="00F828A8">
              <w:rPr>
                <w:rFonts w:cstheme="minorHAnsi"/>
                <w:i/>
                <w:iCs/>
              </w:rPr>
              <w:t>Reflexion</w:t>
            </w:r>
          </w:p>
        </w:tc>
      </w:tr>
      <w:tr w:rsidR="001C16A9" w:rsidRPr="00F828A8" w14:paraId="3576AB62" w14:textId="77777777" w:rsidTr="00C548EF">
        <w:tblPrEx>
          <w:tblW w:w="10485" w:type="dxa"/>
          <w:tblPrExChange w:id="373" w:author="Fabienne Schmaus" w:date="2026-04-30T16:03:00Z" w16du:dateUtc="2026-04-30T14:03:00Z">
            <w:tblPrEx>
              <w:tblW w:w="10485" w:type="dxa"/>
            </w:tblPrEx>
          </w:tblPrExChange>
        </w:tblPrEx>
        <w:tc>
          <w:tcPr>
            <w:tcW w:w="4106" w:type="dxa"/>
            <w:tcPrChange w:id="374" w:author="Fabienne Schmaus" w:date="2026-04-30T16:03:00Z" w16du:dateUtc="2026-04-30T14:03:00Z">
              <w:tcPr>
                <w:tcW w:w="4106" w:type="dxa"/>
              </w:tcPr>
            </w:tcPrChange>
          </w:tcPr>
          <w:p w14:paraId="397C8F84" w14:textId="77777777" w:rsidR="00DF669F" w:rsidRPr="00F828A8" w:rsidRDefault="00DF669F" w:rsidP="00FB679F">
            <w:pPr>
              <w:spacing w:line="276" w:lineRule="auto"/>
              <w:rPr>
                <w:rFonts w:cstheme="minorHAnsi"/>
                <w:rPrChange w:id="375" w:author="Fabienne Schmaus" w:date="2026-04-30T16:01:00Z" w16du:dateUtc="2026-04-30T14:01:00Z">
                  <w:rPr>
                    <w:rFonts w:cstheme="minorHAnsi"/>
                    <w:color w:val="000000" w:themeColor="text1"/>
                  </w:rPr>
                </w:rPrChange>
              </w:rPr>
            </w:pPr>
            <w:r w:rsidRPr="00F828A8">
              <w:rPr>
                <w:rFonts w:cstheme="minorHAnsi"/>
                <w:rPrChange w:id="376" w:author="Fabienne Schmaus" w:date="2026-04-30T16:01:00Z" w16du:dateUtc="2026-04-30T14:01:00Z">
                  <w:rPr>
                    <w:rFonts w:cstheme="minorHAnsi"/>
                    <w:color w:val="000000" w:themeColor="text1"/>
                  </w:rPr>
                </w:rPrChange>
              </w:rPr>
              <w:t>&gt; Was hast du in dieser Einheit gelernt?</w:t>
            </w:r>
          </w:p>
          <w:p w14:paraId="532897BE" w14:textId="77777777" w:rsidR="00B31FEA" w:rsidRPr="00F828A8" w:rsidRDefault="00DF669F" w:rsidP="000E7956">
            <w:pPr>
              <w:tabs>
                <w:tab w:val="left" w:pos="2441"/>
                <w:tab w:val="left" w:pos="2880"/>
              </w:tabs>
              <w:spacing w:line="276" w:lineRule="auto"/>
              <w:rPr>
                <w:rFonts w:cstheme="minorHAnsi"/>
                <w:rPrChange w:id="377" w:author="Fabienne Schmaus" w:date="2026-04-30T16:01:00Z" w16du:dateUtc="2026-04-30T14:01:00Z">
                  <w:rPr>
                    <w:rFonts w:cstheme="minorHAnsi"/>
                    <w:color w:val="000000" w:themeColor="text1"/>
                  </w:rPr>
                </w:rPrChange>
              </w:rPr>
            </w:pPr>
            <w:r w:rsidRPr="00F828A8">
              <w:rPr>
                <w:rFonts w:cstheme="minorHAnsi"/>
                <w:rPrChange w:id="378" w:author="Fabienne Schmaus" w:date="2026-04-30T16:01:00Z" w16du:dateUtc="2026-04-30T14:01:00Z">
                  <w:rPr>
                    <w:rFonts w:cstheme="minorHAnsi"/>
                    <w:color w:val="000000" w:themeColor="text1"/>
                  </w:rPr>
                </w:rPrChange>
              </w:rPr>
              <w:t xml:space="preserve">&gt; </w:t>
            </w:r>
            <w:r w:rsidR="000E7956" w:rsidRPr="00F828A8">
              <w:rPr>
                <w:rFonts w:cstheme="minorHAnsi"/>
                <w:rPrChange w:id="379" w:author="Fabienne Schmaus" w:date="2026-04-30T16:01:00Z" w16du:dateUtc="2026-04-30T14:01:00Z">
                  <w:rPr>
                    <w:rFonts w:cstheme="minorHAnsi"/>
                    <w:color w:val="000000" w:themeColor="text1"/>
                  </w:rPr>
                </w:rPrChange>
              </w:rPr>
              <w:t>Was hat dich überrascht?</w:t>
            </w:r>
          </w:p>
          <w:p w14:paraId="74A8D09D" w14:textId="776DEFCF" w:rsidR="000E7956" w:rsidRPr="00F828A8" w:rsidRDefault="000E7956" w:rsidP="000E7956">
            <w:pPr>
              <w:tabs>
                <w:tab w:val="left" w:pos="2441"/>
                <w:tab w:val="left" w:pos="2880"/>
              </w:tabs>
              <w:spacing w:line="276" w:lineRule="auto"/>
              <w:rPr>
                <w:rFonts w:cstheme="minorHAnsi"/>
                <w:rPrChange w:id="380" w:author="Fabienne Schmaus" w:date="2026-04-30T16:01:00Z" w16du:dateUtc="2026-04-30T14:01:00Z">
                  <w:rPr>
                    <w:rFonts w:cstheme="minorHAnsi"/>
                    <w:color w:val="000000" w:themeColor="text1"/>
                  </w:rPr>
                </w:rPrChange>
              </w:rPr>
            </w:pPr>
            <w:r w:rsidRPr="00F828A8">
              <w:rPr>
                <w:rFonts w:cstheme="minorHAnsi"/>
                <w:rPrChange w:id="381" w:author="Fabienne Schmaus" w:date="2026-04-30T16:01:00Z" w16du:dateUtc="2026-04-30T14:01:00Z">
                  <w:rPr>
                    <w:rFonts w:cstheme="minorHAnsi"/>
                    <w:color w:val="000000" w:themeColor="text1"/>
                  </w:rPr>
                </w:rPrChange>
              </w:rPr>
              <w:t>&gt; Was hat dich beschäftigt</w:t>
            </w:r>
          </w:p>
        </w:tc>
        <w:tc>
          <w:tcPr>
            <w:tcW w:w="2977" w:type="dxa"/>
            <w:tcPrChange w:id="382" w:author="Fabienne Schmaus" w:date="2026-04-30T16:03:00Z" w16du:dateUtc="2026-04-30T14:03:00Z">
              <w:tcPr>
                <w:tcW w:w="3827" w:type="dxa"/>
                <w:gridSpan w:val="2"/>
              </w:tcPr>
            </w:tcPrChange>
          </w:tcPr>
          <w:p w14:paraId="5D16C20B" w14:textId="77777777" w:rsidR="00DF669F" w:rsidRPr="00F828A8" w:rsidRDefault="00DF669F" w:rsidP="00FB679F">
            <w:pPr>
              <w:spacing w:line="276" w:lineRule="auto"/>
              <w:rPr>
                <w:rFonts w:cstheme="minorHAnsi"/>
                <w:rPrChange w:id="383" w:author="Fabienne Schmaus" w:date="2026-04-30T16:01:00Z" w16du:dateUtc="2026-04-30T14:01:00Z">
                  <w:rPr>
                    <w:rFonts w:cstheme="minorHAnsi"/>
                    <w:color w:val="000000" w:themeColor="text1"/>
                  </w:rPr>
                </w:rPrChange>
              </w:rPr>
            </w:pPr>
            <w:r w:rsidRPr="00F828A8">
              <w:rPr>
                <w:rFonts w:cstheme="minorHAnsi"/>
                <w:rPrChange w:id="384" w:author="Fabienne Schmaus" w:date="2026-04-30T16:01:00Z" w16du:dateUtc="2026-04-30T14:01:00Z">
                  <w:rPr>
                    <w:rFonts w:cstheme="minorHAnsi"/>
                    <w:color w:val="000000" w:themeColor="text1"/>
                  </w:rPr>
                </w:rPrChange>
              </w:rPr>
              <w:t>Diskussion im Plenum</w:t>
            </w:r>
          </w:p>
          <w:p w14:paraId="01FB8695" w14:textId="77777777" w:rsidR="000E7956" w:rsidRPr="00F828A8" w:rsidRDefault="000E7956" w:rsidP="00FB679F">
            <w:pPr>
              <w:spacing w:line="276" w:lineRule="auto"/>
              <w:rPr>
                <w:rFonts w:cstheme="minorHAnsi"/>
                <w:rPrChange w:id="385" w:author="Fabienne Schmaus" w:date="2026-04-30T16:01:00Z" w16du:dateUtc="2026-04-30T14:01:00Z">
                  <w:rPr>
                    <w:rFonts w:cstheme="minorHAnsi"/>
                    <w:color w:val="000000" w:themeColor="text1"/>
                  </w:rPr>
                </w:rPrChange>
              </w:rPr>
            </w:pPr>
          </w:p>
          <w:p w14:paraId="6690B31E" w14:textId="3D056C8D" w:rsidR="000E7956" w:rsidRPr="00F828A8" w:rsidDel="00F828A8" w:rsidRDefault="000E7956" w:rsidP="00FB679F">
            <w:pPr>
              <w:spacing w:line="276" w:lineRule="auto"/>
              <w:rPr>
                <w:del w:id="386" w:author="Fabienne Schmaus" w:date="2026-04-30T16:01:00Z" w16du:dateUtc="2026-04-30T14:01:00Z"/>
                <w:rFonts w:cstheme="minorHAnsi"/>
                <w:rPrChange w:id="387" w:author="Fabienne Schmaus" w:date="2026-04-30T16:01:00Z" w16du:dateUtc="2026-04-30T14:01:00Z">
                  <w:rPr>
                    <w:del w:id="388" w:author="Fabienne Schmaus" w:date="2026-04-30T16:01:00Z" w16du:dateUtc="2026-04-30T14:01:00Z"/>
                    <w:rFonts w:cstheme="minorHAnsi"/>
                    <w:color w:val="000000" w:themeColor="text1"/>
                  </w:rPr>
                </w:rPrChange>
              </w:rPr>
            </w:pPr>
            <w:r w:rsidRPr="00F828A8">
              <w:rPr>
                <w:rFonts w:cstheme="minorHAnsi"/>
                <w:rPrChange w:id="389" w:author="Fabienne Schmaus" w:date="2026-04-30T16:01:00Z" w16du:dateUtc="2026-04-30T14:01:00Z">
                  <w:rPr>
                    <w:rFonts w:cstheme="minorHAnsi"/>
                    <w:color w:val="000000" w:themeColor="text1"/>
                  </w:rPr>
                </w:rPrChange>
              </w:rPr>
              <w:t>Selbstreflektion</w:t>
            </w:r>
          </w:p>
          <w:p w14:paraId="66F32109" w14:textId="77777777" w:rsidR="000E7956" w:rsidRPr="00F828A8" w:rsidDel="00F828A8" w:rsidRDefault="000E7956" w:rsidP="00FB679F">
            <w:pPr>
              <w:spacing w:line="276" w:lineRule="auto"/>
              <w:rPr>
                <w:del w:id="390" w:author="Fabienne Schmaus" w:date="2026-04-30T16:01:00Z" w16du:dateUtc="2026-04-30T14:01:00Z"/>
                <w:rFonts w:cstheme="minorHAnsi"/>
                <w:rPrChange w:id="391" w:author="Fabienne Schmaus" w:date="2026-04-30T16:01:00Z" w16du:dateUtc="2026-04-30T14:01:00Z">
                  <w:rPr>
                    <w:del w:id="392" w:author="Fabienne Schmaus" w:date="2026-04-30T16:01:00Z" w16du:dateUtc="2026-04-30T14:01:00Z"/>
                    <w:rFonts w:cstheme="minorHAnsi"/>
                    <w:color w:val="000000" w:themeColor="text1"/>
                  </w:rPr>
                </w:rPrChange>
              </w:rPr>
            </w:pPr>
          </w:p>
          <w:p w14:paraId="0B5807A8" w14:textId="77777777" w:rsidR="00327F17" w:rsidRPr="00F828A8" w:rsidRDefault="00327F17" w:rsidP="00FB679F">
            <w:pPr>
              <w:spacing w:line="276" w:lineRule="auto"/>
              <w:rPr>
                <w:rFonts w:cstheme="minorHAnsi"/>
                <w:rPrChange w:id="393" w:author="Fabienne Schmaus" w:date="2026-04-30T16:01:00Z" w16du:dateUtc="2026-04-30T14:01:00Z">
                  <w:rPr>
                    <w:rFonts w:cstheme="minorHAnsi"/>
                    <w:color w:val="000000" w:themeColor="text1"/>
                  </w:rPr>
                </w:rPrChange>
              </w:rPr>
            </w:pPr>
          </w:p>
        </w:tc>
        <w:tc>
          <w:tcPr>
            <w:tcW w:w="3402" w:type="dxa"/>
            <w:tcPrChange w:id="394" w:author="Fabienne Schmaus" w:date="2026-04-30T16:03:00Z" w16du:dateUtc="2026-04-30T14:03:00Z">
              <w:tcPr>
                <w:tcW w:w="2552" w:type="dxa"/>
              </w:tcPr>
            </w:tcPrChange>
          </w:tcPr>
          <w:p w14:paraId="4B2A6BCE" w14:textId="75237346" w:rsidR="00DF669F" w:rsidRPr="00F828A8" w:rsidRDefault="000E7956" w:rsidP="00FB679F">
            <w:pPr>
              <w:spacing w:line="276" w:lineRule="auto"/>
              <w:rPr>
                <w:rFonts w:cstheme="minorHAnsi"/>
                <w:rPrChange w:id="395" w:author="Fabienne Schmaus" w:date="2026-04-30T16:01:00Z" w16du:dateUtc="2026-04-30T14:01:00Z">
                  <w:rPr>
                    <w:rFonts w:cstheme="minorHAnsi"/>
                    <w:color w:val="000000" w:themeColor="text1"/>
                  </w:rPr>
                </w:rPrChange>
              </w:rPr>
            </w:pPr>
            <w:r w:rsidRPr="00F828A8">
              <w:rPr>
                <w:rFonts w:cstheme="minorHAnsi"/>
                <w:rPrChange w:id="396" w:author="Fabienne Schmaus" w:date="2026-04-30T16:01:00Z" w16du:dateUtc="2026-04-30T14:01:00Z">
                  <w:rPr>
                    <w:rFonts w:cstheme="minorHAnsi"/>
                    <w:color w:val="000000" w:themeColor="text1"/>
                  </w:rPr>
                </w:rPrChange>
              </w:rPr>
              <w:t>--&gt; Arbeitsblatt 5 (fakultativ)</w:t>
            </w:r>
          </w:p>
        </w:tc>
      </w:tr>
    </w:tbl>
    <w:p w14:paraId="18865822" w14:textId="060C8367" w:rsidR="00975FEE" w:rsidRPr="00F828A8" w:rsidRDefault="00975FEE" w:rsidP="00775017">
      <w:pPr>
        <w:spacing w:after="0" w:line="276" w:lineRule="auto"/>
        <w:rPr>
          <w:rFonts w:cstheme="minorHAnsi"/>
          <w:highlight w:val="lightGray"/>
          <w:rPrChange w:id="397" w:author="Fabienne Schmaus" w:date="2026-04-30T16:01:00Z" w16du:dateUtc="2026-04-30T14:01:00Z">
            <w:rPr>
              <w:rFonts w:cstheme="minorHAnsi"/>
              <w:color w:val="EE0000"/>
              <w:highlight w:val="lightGray"/>
            </w:rPr>
          </w:rPrChange>
        </w:rPr>
      </w:pPr>
      <w:bookmarkStart w:id="398" w:name="_Hlk139993229"/>
    </w:p>
    <w:tbl>
      <w:tblPr>
        <w:tblStyle w:val="Tabellenraster"/>
        <w:tblW w:w="10485" w:type="dxa"/>
        <w:tblLook w:val="04A0" w:firstRow="1" w:lastRow="0" w:firstColumn="1" w:lastColumn="0" w:noHBand="0" w:noVBand="1"/>
      </w:tblPr>
      <w:tblGrid>
        <w:gridCol w:w="3964"/>
        <w:gridCol w:w="3119"/>
        <w:gridCol w:w="3402"/>
        <w:tblGridChange w:id="399">
          <w:tblGrid>
            <w:gridCol w:w="3964"/>
            <w:gridCol w:w="2552"/>
            <w:gridCol w:w="567"/>
            <w:gridCol w:w="3402"/>
          </w:tblGrid>
        </w:tblGridChange>
      </w:tblGrid>
      <w:tr w:rsidR="007D7FE0" w:rsidRPr="00F828A8" w14:paraId="45236C0B" w14:textId="77777777" w:rsidTr="006669AF">
        <w:tc>
          <w:tcPr>
            <w:tcW w:w="10485" w:type="dxa"/>
            <w:gridSpan w:val="3"/>
          </w:tcPr>
          <w:p w14:paraId="2EB3DC9E" w14:textId="7829CC7F" w:rsidR="00975FEE" w:rsidRPr="00F828A8" w:rsidRDefault="001C2959" w:rsidP="00BB661C">
            <w:pPr>
              <w:spacing w:line="276" w:lineRule="auto"/>
              <w:rPr>
                <w:rFonts w:cstheme="minorHAnsi"/>
                <w:i/>
                <w:iCs/>
                <w:rPrChange w:id="400" w:author="Fabienne Schmaus" w:date="2026-04-30T16:01:00Z" w16du:dateUtc="2026-04-30T14:01:00Z">
                  <w:rPr>
                    <w:rFonts w:cstheme="minorHAnsi"/>
                    <w:i/>
                    <w:iCs/>
                    <w:color w:val="EE0000"/>
                  </w:rPr>
                </w:rPrChange>
              </w:rPr>
            </w:pPr>
            <w:r w:rsidRPr="00F828A8">
              <w:rPr>
                <w:rFonts w:cstheme="minorHAnsi"/>
                <w:i/>
                <w:iCs/>
              </w:rPr>
              <w:t xml:space="preserve">Fakultativ nach </w:t>
            </w:r>
            <w:r w:rsidR="00964135" w:rsidRPr="00F828A8">
              <w:rPr>
                <w:rFonts w:cstheme="minorHAnsi"/>
                <w:i/>
                <w:iCs/>
              </w:rPr>
              <w:t>zwei</w:t>
            </w:r>
            <w:r w:rsidRPr="00F828A8">
              <w:rPr>
                <w:rFonts w:cstheme="minorHAnsi"/>
                <w:i/>
                <w:iCs/>
              </w:rPr>
              <w:t xml:space="preserve"> Wochen: </w:t>
            </w:r>
            <w:r w:rsidR="00975FEE" w:rsidRPr="00F828A8">
              <w:rPr>
                <w:rFonts w:cstheme="minorHAnsi"/>
                <w:i/>
                <w:iCs/>
              </w:rPr>
              <w:t>Follow-up (z.</w:t>
            </w:r>
            <w:r w:rsidR="00327F17" w:rsidRPr="00F828A8">
              <w:rPr>
                <w:rFonts w:cstheme="minorHAnsi"/>
                <w:i/>
                <w:iCs/>
              </w:rPr>
              <w:t> </w:t>
            </w:r>
            <w:r w:rsidR="00975FEE" w:rsidRPr="00F828A8">
              <w:rPr>
                <w:rFonts w:cstheme="minorHAnsi"/>
                <w:i/>
                <w:iCs/>
              </w:rPr>
              <w:t>B. nach zwei Wochen)</w:t>
            </w:r>
          </w:p>
        </w:tc>
      </w:tr>
      <w:tr w:rsidR="007D7FE0" w:rsidRPr="00F828A8" w14:paraId="10201A95" w14:textId="77777777" w:rsidTr="00C548EF">
        <w:tblPrEx>
          <w:tblW w:w="10485" w:type="dxa"/>
          <w:tblPrExChange w:id="401" w:author="Fabienne Schmaus" w:date="2026-04-30T16:03:00Z" w16du:dateUtc="2026-04-30T14:03:00Z">
            <w:tblPrEx>
              <w:tblW w:w="10485" w:type="dxa"/>
            </w:tblPrEx>
          </w:tblPrExChange>
        </w:tblPrEx>
        <w:tc>
          <w:tcPr>
            <w:tcW w:w="3964" w:type="dxa"/>
            <w:tcPrChange w:id="402" w:author="Fabienne Schmaus" w:date="2026-04-30T16:03:00Z" w16du:dateUtc="2026-04-30T14:03:00Z">
              <w:tcPr>
                <w:tcW w:w="3964" w:type="dxa"/>
              </w:tcPr>
            </w:tcPrChange>
          </w:tcPr>
          <w:p w14:paraId="7DA6B456" w14:textId="3E8544DB" w:rsidR="00975FEE" w:rsidRPr="00F828A8" w:rsidRDefault="00975FEE" w:rsidP="00975FEE">
            <w:pPr>
              <w:spacing w:line="276" w:lineRule="auto"/>
              <w:rPr>
                <w:rFonts w:cstheme="minorHAnsi"/>
                <w:rPrChange w:id="403" w:author="Fabienne Schmaus" w:date="2026-04-30T16:01:00Z" w16du:dateUtc="2026-04-30T14:01:00Z">
                  <w:rPr>
                    <w:rFonts w:cstheme="minorHAnsi"/>
                    <w:color w:val="000000" w:themeColor="text1"/>
                  </w:rPr>
                </w:rPrChange>
              </w:rPr>
            </w:pPr>
            <w:r w:rsidRPr="00F828A8">
              <w:rPr>
                <w:rFonts w:cstheme="minorHAnsi"/>
                <w:rPrChange w:id="404" w:author="Fabienne Schmaus" w:date="2026-04-30T16:01:00Z" w16du:dateUtc="2026-04-30T14:01:00Z">
                  <w:rPr>
                    <w:rFonts w:cstheme="minorHAnsi"/>
                    <w:color w:val="000000" w:themeColor="text1"/>
                  </w:rPr>
                </w:rPrChange>
              </w:rPr>
              <w:t>Ziel:</w:t>
            </w:r>
            <w:r w:rsidR="00327F17" w:rsidRPr="00F828A8">
              <w:rPr>
                <w:rFonts w:cstheme="minorHAnsi"/>
                <w:rPrChange w:id="405" w:author="Fabienne Schmaus" w:date="2026-04-30T16:01:00Z" w16du:dateUtc="2026-04-30T14:01:00Z">
                  <w:rPr>
                    <w:rFonts w:cstheme="minorHAnsi"/>
                    <w:color w:val="000000" w:themeColor="text1"/>
                  </w:rPr>
                </w:rPrChange>
              </w:rPr>
              <w:t xml:space="preserve"> </w:t>
            </w:r>
            <w:r w:rsidR="000E7956" w:rsidRPr="00F828A8">
              <w:rPr>
                <w:rFonts w:cstheme="minorHAnsi"/>
                <w:rPrChange w:id="406" w:author="Fabienne Schmaus" w:date="2026-04-30T16:01:00Z" w16du:dateUtc="2026-04-30T14:01:00Z">
                  <w:rPr>
                    <w:rFonts w:cstheme="minorHAnsi"/>
                    <w:color w:val="000000" w:themeColor="text1"/>
                  </w:rPr>
                </w:rPrChange>
              </w:rPr>
              <w:t>Erkenntnisse teilen,</w:t>
            </w:r>
            <w:r w:rsidRPr="00F828A8">
              <w:rPr>
                <w:rFonts w:cstheme="minorHAnsi"/>
                <w:rPrChange w:id="407" w:author="Fabienne Schmaus" w:date="2026-04-30T16:01:00Z" w16du:dateUtc="2026-04-30T14:01:00Z">
                  <w:rPr>
                    <w:rFonts w:cstheme="minorHAnsi"/>
                    <w:color w:val="000000" w:themeColor="text1"/>
                  </w:rPr>
                </w:rPrChange>
              </w:rPr>
              <w:t xml:space="preserve"> festigen, Umsetzung der Vorsätze reflektieren, </w:t>
            </w:r>
          </w:p>
          <w:p w14:paraId="64123388" w14:textId="77777777" w:rsidR="00327F17" w:rsidRPr="00F828A8" w:rsidRDefault="00327F17" w:rsidP="00BB661C">
            <w:pPr>
              <w:tabs>
                <w:tab w:val="left" w:pos="2441"/>
                <w:tab w:val="left" w:pos="2880"/>
              </w:tabs>
              <w:spacing w:line="276" w:lineRule="auto"/>
              <w:rPr>
                <w:rFonts w:cstheme="minorHAnsi"/>
                <w:rPrChange w:id="408" w:author="Fabienne Schmaus" w:date="2026-04-30T16:01:00Z" w16du:dateUtc="2026-04-30T14:01:00Z">
                  <w:rPr>
                    <w:rFonts w:cstheme="minorHAnsi"/>
                    <w:color w:val="000000" w:themeColor="text1"/>
                  </w:rPr>
                </w:rPrChange>
              </w:rPr>
            </w:pPr>
          </w:p>
          <w:p w14:paraId="6A97A819" w14:textId="2B187376" w:rsidR="00975FEE" w:rsidRPr="00F828A8" w:rsidRDefault="00975FEE" w:rsidP="00BB661C">
            <w:pPr>
              <w:tabs>
                <w:tab w:val="left" w:pos="2441"/>
                <w:tab w:val="left" w:pos="2880"/>
              </w:tabs>
              <w:spacing w:line="276" w:lineRule="auto"/>
              <w:rPr>
                <w:rFonts w:cstheme="minorHAnsi"/>
                <w:rPrChange w:id="409" w:author="Fabienne Schmaus" w:date="2026-04-30T16:01:00Z" w16du:dateUtc="2026-04-30T14:01:00Z">
                  <w:rPr>
                    <w:rFonts w:cstheme="minorHAnsi"/>
                    <w:color w:val="000000" w:themeColor="text1"/>
                  </w:rPr>
                </w:rPrChange>
              </w:rPr>
            </w:pPr>
            <w:r w:rsidRPr="00F828A8">
              <w:rPr>
                <w:rFonts w:cstheme="minorHAnsi"/>
                <w:rPrChange w:id="410" w:author="Fabienne Schmaus" w:date="2026-04-30T16:01:00Z" w16du:dateUtc="2026-04-30T14:01:00Z">
                  <w:rPr>
                    <w:rFonts w:cstheme="minorHAnsi"/>
                    <w:color w:val="000000" w:themeColor="text1"/>
                  </w:rPr>
                </w:rPrChange>
              </w:rPr>
              <w:t>Inhalte:</w:t>
            </w:r>
          </w:p>
          <w:p w14:paraId="4698AAB8" w14:textId="6389BEAF" w:rsidR="000E7956" w:rsidRPr="00F828A8" w:rsidDel="00C548EF" w:rsidRDefault="000E7956" w:rsidP="00BB661C">
            <w:pPr>
              <w:tabs>
                <w:tab w:val="left" w:pos="2441"/>
                <w:tab w:val="left" w:pos="2880"/>
              </w:tabs>
              <w:spacing w:line="276" w:lineRule="auto"/>
              <w:rPr>
                <w:del w:id="411" w:author="Fabienne Schmaus" w:date="2026-04-30T16:04:00Z" w16du:dateUtc="2026-04-30T14:04:00Z"/>
                <w:rFonts w:ascii="Calibri" w:eastAsia="Arial" w:hAnsi="Calibri" w:cs="Calibri"/>
                <w:rPrChange w:id="412" w:author="Fabienne Schmaus" w:date="2026-04-30T16:01:00Z" w16du:dateUtc="2026-04-30T14:01:00Z">
                  <w:rPr>
                    <w:del w:id="413" w:author="Fabienne Schmaus" w:date="2026-04-30T16:04:00Z" w16du:dateUtc="2026-04-30T14:04:00Z"/>
                    <w:rFonts w:ascii="Calibri" w:eastAsia="Arial" w:hAnsi="Calibri" w:cs="Calibri"/>
                    <w:color w:val="000000" w:themeColor="text1"/>
                  </w:rPr>
                </w:rPrChange>
              </w:rPr>
            </w:pPr>
          </w:p>
          <w:p w14:paraId="20A9147E" w14:textId="5EC1A9B7" w:rsidR="00327F17" w:rsidRPr="00F828A8" w:rsidRDefault="00E93518" w:rsidP="00BB661C">
            <w:pPr>
              <w:tabs>
                <w:tab w:val="left" w:pos="2441"/>
                <w:tab w:val="left" w:pos="2880"/>
              </w:tabs>
              <w:spacing w:line="276" w:lineRule="auto"/>
              <w:rPr>
                <w:rFonts w:ascii="Calibri" w:eastAsia="Arial" w:hAnsi="Calibri" w:cs="Calibri"/>
                <w:rPrChange w:id="414" w:author="Fabienne Schmaus" w:date="2026-04-30T16:01:00Z" w16du:dateUtc="2026-04-30T14:01:00Z">
                  <w:rPr>
                    <w:rFonts w:ascii="Calibri" w:eastAsia="Arial" w:hAnsi="Calibri" w:cs="Calibri"/>
                    <w:color w:val="000000" w:themeColor="text1"/>
                  </w:rPr>
                </w:rPrChange>
              </w:rPr>
            </w:pPr>
            <w:r w:rsidRPr="00F828A8">
              <w:rPr>
                <w:rFonts w:ascii="Calibri" w:eastAsia="Arial" w:hAnsi="Calibri" w:cs="Calibri"/>
                <w:rPrChange w:id="415" w:author="Fabienne Schmaus" w:date="2026-04-30T16:01:00Z" w16du:dateUtc="2026-04-30T14:01:00Z">
                  <w:rPr>
                    <w:rFonts w:ascii="Calibri" w:eastAsia="Arial" w:hAnsi="Calibri" w:cs="Calibri"/>
                    <w:color w:val="000000" w:themeColor="text1"/>
                  </w:rPr>
                </w:rPrChange>
              </w:rPr>
              <w:t xml:space="preserve">&gt; </w:t>
            </w:r>
            <w:r w:rsidR="000E7956" w:rsidRPr="00F828A8">
              <w:rPr>
                <w:rFonts w:ascii="Calibri" w:eastAsia="Arial" w:hAnsi="Calibri" w:cs="Calibri"/>
                <w:rPrChange w:id="416" w:author="Fabienne Schmaus" w:date="2026-04-30T16:01:00Z" w16du:dateUtc="2026-04-30T14:01:00Z">
                  <w:rPr>
                    <w:rFonts w:ascii="Calibri" w:eastAsia="Arial" w:hAnsi="Calibri" w:cs="Calibri"/>
                    <w:color w:val="000000" w:themeColor="text1"/>
                  </w:rPr>
                </w:rPrChange>
              </w:rPr>
              <w:t>Aha-Effekte beim Scrollen durch Social Media?</w:t>
            </w:r>
            <w:r w:rsidR="00975FEE" w:rsidRPr="00F828A8">
              <w:rPr>
                <w:rFonts w:ascii="Calibri" w:eastAsia="Arial" w:hAnsi="Calibri" w:cs="Calibri"/>
                <w:rPrChange w:id="417" w:author="Fabienne Schmaus" w:date="2026-04-30T16:01:00Z" w16du:dateUtc="2026-04-30T14:01:00Z">
                  <w:rPr>
                    <w:rFonts w:ascii="Calibri" w:eastAsia="Arial" w:hAnsi="Calibri" w:cs="Calibri"/>
                    <w:color w:val="000000" w:themeColor="text1"/>
                  </w:rPr>
                </w:rPrChange>
              </w:rPr>
              <w:t xml:space="preserve"> </w:t>
            </w:r>
          </w:p>
          <w:p w14:paraId="6F342294" w14:textId="65C3455C" w:rsidR="000E7956" w:rsidRPr="00F828A8" w:rsidRDefault="000E7956" w:rsidP="00BB661C">
            <w:pPr>
              <w:tabs>
                <w:tab w:val="left" w:pos="2441"/>
                <w:tab w:val="left" w:pos="2880"/>
              </w:tabs>
              <w:spacing w:line="276" w:lineRule="auto"/>
              <w:rPr>
                <w:rFonts w:ascii="Calibri" w:eastAsia="Arial" w:hAnsi="Calibri" w:cs="Calibri"/>
                <w:rPrChange w:id="418" w:author="Fabienne Schmaus" w:date="2026-04-30T16:01:00Z" w16du:dateUtc="2026-04-30T14:01:00Z">
                  <w:rPr>
                    <w:rFonts w:ascii="Calibri" w:eastAsia="Arial" w:hAnsi="Calibri" w:cs="Calibri"/>
                    <w:color w:val="000000" w:themeColor="text1"/>
                  </w:rPr>
                </w:rPrChange>
              </w:rPr>
            </w:pPr>
            <w:r w:rsidRPr="00F828A8">
              <w:rPr>
                <w:rFonts w:ascii="Calibri" w:eastAsia="Arial" w:hAnsi="Calibri" w:cs="Calibri"/>
                <w:rPrChange w:id="419" w:author="Fabienne Schmaus" w:date="2026-04-30T16:01:00Z" w16du:dateUtc="2026-04-30T14:01:00Z">
                  <w:rPr>
                    <w:rFonts w:ascii="Calibri" w:eastAsia="Arial" w:hAnsi="Calibri" w:cs="Calibri"/>
                    <w:color w:val="000000" w:themeColor="text1"/>
                  </w:rPr>
                </w:rPrChange>
              </w:rPr>
              <w:t>&gt; Online-Verhalten angepasst oder verändert?</w:t>
            </w:r>
          </w:p>
          <w:p w14:paraId="7C8F1066" w14:textId="16E27EDC" w:rsidR="00545567" w:rsidRPr="00F828A8" w:rsidRDefault="00E93518" w:rsidP="00327F17">
            <w:pPr>
              <w:tabs>
                <w:tab w:val="left" w:pos="2441"/>
                <w:tab w:val="left" w:pos="2880"/>
              </w:tabs>
              <w:spacing w:line="276" w:lineRule="auto"/>
              <w:rPr>
                <w:rFonts w:cstheme="minorHAnsi"/>
                <w:rPrChange w:id="420" w:author="Fabienne Schmaus" w:date="2026-04-30T16:01:00Z" w16du:dateUtc="2026-04-30T14:01:00Z">
                  <w:rPr>
                    <w:rFonts w:cstheme="minorHAnsi"/>
                    <w:color w:val="EE0000"/>
                  </w:rPr>
                </w:rPrChange>
              </w:rPr>
            </w:pPr>
            <w:r w:rsidRPr="00F828A8">
              <w:rPr>
                <w:rFonts w:ascii="Calibri" w:eastAsia="Arial" w:hAnsi="Calibri" w:cs="Calibri"/>
                <w:rPrChange w:id="421" w:author="Fabienne Schmaus" w:date="2026-04-30T16:01:00Z" w16du:dateUtc="2026-04-30T14:01:00Z">
                  <w:rPr>
                    <w:rFonts w:ascii="Calibri" w:eastAsia="Arial" w:hAnsi="Calibri" w:cs="Calibri"/>
                    <w:color w:val="000000" w:themeColor="text1"/>
                  </w:rPr>
                </w:rPrChange>
              </w:rPr>
              <w:t>&gt; W</w:t>
            </w:r>
            <w:r w:rsidR="00975FEE" w:rsidRPr="00F828A8">
              <w:rPr>
                <w:rFonts w:ascii="Calibri" w:eastAsia="Arial" w:hAnsi="Calibri" w:cs="Calibri"/>
                <w:rPrChange w:id="422" w:author="Fabienne Schmaus" w:date="2026-04-30T16:01:00Z" w16du:dateUtc="2026-04-30T14:01:00Z">
                  <w:rPr>
                    <w:rFonts w:ascii="Calibri" w:eastAsia="Arial" w:hAnsi="Calibri" w:cs="Calibri"/>
                    <w:color w:val="000000" w:themeColor="text1"/>
                  </w:rPr>
                </w:rPrChange>
              </w:rPr>
              <w:t>elche Vorsätze wurden umgesetzt?</w:t>
            </w:r>
          </w:p>
        </w:tc>
        <w:tc>
          <w:tcPr>
            <w:tcW w:w="3119" w:type="dxa"/>
            <w:tcPrChange w:id="423" w:author="Fabienne Schmaus" w:date="2026-04-30T16:03:00Z" w16du:dateUtc="2026-04-30T14:03:00Z">
              <w:tcPr>
                <w:tcW w:w="2552" w:type="dxa"/>
              </w:tcPr>
            </w:tcPrChange>
          </w:tcPr>
          <w:p w14:paraId="04363263" w14:textId="77777777" w:rsidR="00975FEE" w:rsidRPr="00F828A8" w:rsidRDefault="00975FEE" w:rsidP="00BB661C">
            <w:pPr>
              <w:spacing w:line="276" w:lineRule="auto"/>
              <w:rPr>
                <w:rFonts w:cstheme="minorHAnsi"/>
                <w:rPrChange w:id="424" w:author="Fabienne Schmaus" w:date="2026-04-30T16:01:00Z" w16du:dateUtc="2026-04-30T14:01:00Z">
                  <w:rPr>
                    <w:rFonts w:cstheme="minorHAnsi"/>
                    <w:color w:val="000000" w:themeColor="text1"/>
                  </w:rPr>
                </w:rPrChange>
              </w:rPr>
            </w:pPr>
            <w:r w:rsidRPr="00F828A8">
              <w:rPr>
                <w:rFonts w:cstheme="minorHAnsi"/>
                <w:rPrChange w:id="425" w:author="Fabienne Schmaus" w:date="2026-04-30T16:01:00Z" w16du:dateUtc="2026-04-30T14:01:00Z">
                  <w:rPr>
                    <w:rFonts w:cstheme="minorHAnsi"/>
                    <w:color w:val="000000" w:themeColor="text1"/>
                  </w:rPr>
                </w:rPrChange>
              </w:rPr>
              <w:t>Diskussion im Plenum</w:t>
            </w:r>
          </w:p>
          <w:p w14:paraId="763D7D38" w14:textId="77777777" w:rsidR="000E7956" w:rsidRPr="00F828A8" w:rsidRDefault="000E7956" w:rsidP="00BB661C">
            <w:pPr>
              <w:spacing w:line="276" w:lineRule="auto"/>
              <w:rPr>
                <w:rFonts w:cstheme="minorHAnsi"/>
                <w:rPrChange w:id="426" w:author="Fabienne Schmaus" w:date="2026-04-30T16:01:00Z" w16du:dateUtc="2026-04-30T14:01:00Z">
                  <w:rPr>
                    <w:rFonts w:cstheme="minorHAnsi"/>
                    <w:color w:val="000000" w:themeColor="text1"/>
                  </w:rPr>
                </w:rPrChange>
              </w:rPr>
            </w:pPr>
          </w:p>
          <w:p w14:paraId="1DD65F9B" w14:textId="3D716D96" w:rsidR="000E7956" w:rsidRPr="00F828A8" w:rsidDel="00F828A8" w:rsidRDefault="000E7956" w:rsidP="00BB661C">
            <w:pPr>
              <w:spacing w:line="276" w:lineRule="auto"/>
              <w:rPr>
                <w:del w:id="427" w:author="Fabienne Schmaus" w:date="2026-04-30T16:01:00Z" w16du:dateUtc="2026-04-30T14:01:00Z"/>
                <w:rFonts w:cstheme="minorHAnsi"/>
                <w:rPrChange w:id="428" w:author="Fabienne Schmaus" w:date="2026-04-30T16:01:00Z" w16du:dateUtc="2026-04-30T14:01:00Z">
                  <w:rPr>
                    <w:del w:id="429" w:author="Fabienne Schmaus" w:date="2026-04-30T16:01:00Z" w16du:dateUtc="2026-04-30T14:01:00Z"/>
                    <w:rFonts w:cstheme="minorHAnsi"/>
                    <w:color w:val="000000" w:themeColor="text1"/>
                  </w:rPr>
                </w:rPrChange>
              </w:rPr>
            </w:pPr>
            <w:r w:rsidRPr="00F828A8">
              <w:rPr>
                <w:rFonts w:cstheme="minorHAnsi"/>
                <w:rPrChange w:id="430" w:author="Fabienne Schmaus" w:date="2026-04-30T16:01:00Z" w16du:dateUtc="2026-04-30T14:01:00Z">
                  <w:rPr>
                    <w:rFonts w:cstheme="minorHAnsi"/>
                    <w:color w:val="000000" w:themeColor="text1"/>
                  </w:rPr>
                </w:rPrChange>
              </w:rPr>
              <w:t>Auch Diskussion in Kleingruppen möglich</w:t>
            </w:r>
          </w:p>
          <w:p w14:paraId="17750AF3" w14:textId="631382E2" w:rsidR="00327F17" w:rsidRPr="00F828A8" w:rsidRDefault="00327F17" w:rsidP="00327F17">
            <w:pPr>
              <w:spacing w:line="276" w:lineRule="auto"/>
              <w:rPr>
                <w:rFonts w:cstheme="minorHAnsi"/>
                <w:rPrChange w:id="431" w:author="Fabienne Schmaus" w:date="2026-04-30T16:01:00Z" w16du:dateUtc="2026-04-30T14:01:00Z">
                  <w:rPr>
                    <w:rFonts w:cstheme="minorHAnsi"/>
                    <w:color w:val="EE0000"/>
                  </w:rPr>
                </w:rPrChange>
              </w:rPr>
            </w:pPr>
          </w:p>
        </w:tc>
        <w:tc>
          <w:tcPr>
            <w:tcW w:w="3402" w:type="dxa"/>
            <w:tcPrChange w:id="432" w:author="Fabienne Schmaus" w:date="2026-04-30T16:03:00Z" w16du:dateUtc="2026-04-30T14:03:00Z">
              <w:tcPr>
                <w:tcW w:w="3969" w:type="dxa"/>
                <w:gridSpan w:val="2"/>
              </w:tcPr>
            </w:tcPrChange>
          </w:tcPr>
          <w:p w14:paraId="324DF691" w14:textId="77777777" w:rsidR="00975FEE" w:rsidRPr="00F828A8" w:rsidRDefault="000E7956" w:rsidP="000E7956">
            <w:pPr>
              <w:tabs>
                <w:tab w:val="left" w:pos="1843"/>
              </w:tabs>
              <w:spacing w:line="276" w:lineRule="auto"/>
              <w:rPr>
                <w:rFonts w:cstheme="minorHAnsi"/>
                <w:rPrChange w:id="433" w:author="Fabienne Schmaus" w:date="2026-04-30T16:01:00Z" w16du:dateUtc="2026-04-30T14:01:00Z">
                  <w:rPr>
                    <w:rFonts w:cstheme="minorHAnsi"/>
                    <w:color w:val="000000" w:themeColor="text1"/>
                  </w:rPr>
                </w:rPrChange>
              </w:rPr>
            </w:pPr>
            <w:r w:rsidRPr="00F828A8">
              <w:rPr>
                <w:rFonts w:cstheme="minorHAnsi"/>
                <w:rPrChange w:id="434" w:author="Fabienne Schmaus" w:date="2026-04-30T16:01:00Z" w16du:dateUtc="2026-04-30T14:01:00Z">
                  <w:rPr>
                    <w:rFonts w:cstheme="minorHAnsi"/>
                    <w:color w:val="000000" w:themeColor="text1"/>
                  </w:rPr>
                </w:rPrChange>
              </w:rPr>
              <w:t xml:space="preserve">--&gt; evtl. Zettel mit dem Vorsatz (falls noch vorhanden) </w:t>
            </w:r>
          </w:p>
          <w:p w14:paraId="0031C35B" w14:textId="354F3673" w:rsidR="000E7956" w:rsidRPr="00F828A8" w:rsidRDefault="000E7956" w:rsidP="000E7956">
            <w:pPr>
              <w:tabs>
                <w:tab w:val="left" w:pos="1843"/>
              </w:tabs>
              <w:spacing w:line="276" w:lineRule="auto"/>
              <w:rPr>
                <w:rFonts w:cstheme="minorHAnsi"/>
                <w:rPrChange w:id="435" w:author="Fabienne Schmaus" w:date="2026-04-30T16:01:00Z" w16du:dateUtc="2026-04-30T14:01:00Z">
                  <w:rPr>
                    <w:rFonts w:cstheme="minorHAnsi"/>
                    <w:color w:val="EE0000"/>
                  </w:rPr>
                </w:rPrChange>
              </w:rPr>
            </w:pPr>
          </w:p>
        </w:tc>
      </w:tr>
    </w:tbl>
    <w:p w14:paraId="24999782" w14:textId="6BA79EDC" w:rsidR="00DF669F" w:rsidRPr="00C548EF" w:rsidRDefault="00DF669F" w:rsidP="00DF669F">
      <w:pPr>
        <w:rPr>
          <w:rFonts w:cstheme="minorHAnsi"/>
          <w:highlight w:val="lightGray"/>
          <w:rPrChange w:id="436" w:author="Fabienne Schmaus" w:date="2026-04-30T16:04:00Z" w16du:dateUtc="2026-04-30T14:04:00Z">
            <w:rPr>
              <w:rFonts w:cstheme="minorHAnsi"/>
              <w:color w:val="EE0000"/>
              <w:highlight w:val="lightGray"/>
            </w:rPr>
          </w:rPrChange>
        </w:rPr>
      </w:pPr>
      <w:r w:rsidRPr="00C548EF">
        <w:rPr>
          <w:rFonts w:cstheme="minorHAnsi"/>
          <w:highlight w:val="lightGray"/>
          <w:rPrChange w:id="437" w:author="Fabienne Schmaus" w:date="2026-04-30T16:04:00Z" w16du:dateUtc="2026-04-30T14:04:00Z">
            <w:rPr>
              <w:rFonts w:cstheme="minorHAnsi"/>
              <w:color w:val="EE0000"/>
              <w:highlight w:val="lightGray"/>
            </w:rPr>
          </w:rPrChange>
        </w:rPr>
        <w:br w:type="page"/>
      </w:r>
    </w:p>
    <w:p w14:paraId="4182833D" w14:textId="20751449" w:rsidR="00775017" w:rsidRPr="00C548EF" w:rsidRDefault="00775017" w:rsidP="00DF669F">
      <w:pPr>
        <w:rPr>
          <w:rFonts w:cstheme="minorHAnsi"/>
          <w:highlight w:val="yellow"/>
          <w:rPrChange w:id="438" w:author="Fabienne Schmaus" w:date="2026-04-30T16:04:00Z" w16du:dateUtc="2026-04-30T14:04:00Z">
            <w:rPr>
              <w:rFonts w:cstheme="minorHAnsi"/>
              <w:color w:val="EE0000"/>
              <w:highlight w:val="yellow"/>
            </w:rPr>
          </w:rPrChange>
        </w:rPr>
      </w:pPr>
      <w:r w:rsidRPr="00C548EF">
        <w:rPr>
          <w:rFonts w:cstheme="minorHAnsi"/>
          <w:highlight w:val="yellow"/>
          <w:rPrChange w:id="439" w:author="Fabienne Schmaus" w:date="2026-04-30T16:04:00Z" w16du:dateUtc="2026-04-30T14:04:00Z">
            <w:rPr>
              <w:rFonts w:cstheme="minorHAnsi"/>
              <w:color w:val="EE0000"/>
              <w:highlight w:val="yellow"/>
            </w:rPr>
          </w:rPrChange>
        </w:rPr>
        <w:lastRenderedPageBreak/>
        <w:t>((Seite 6))</w:t>
      </w:r>
    </w:p>
    <w:p w14:paraId="3690E2E9" w14:textId="4B938F33" w:rsidR="00A66414" w:rsidRPr="00C548EF" w:rsidRDefault="00775017" w:rsidP="00DF669F">
      <w:pPr>
        <w:rPr>
          <w:rFonts w:cstheme="minorHAnsi"/>
          <w:highlight w:val="yellow"/>
          <w:rPrChange w:id="440" w:author="Fabienne Schmaus" w:date="2026-04-30T16:04:00Z" w16du:dateUtc="2026-04-30T14:04:00Z">
            <w:rPr>
              <w:rFonts w:cstheme="minorHAnsi"/>
              <w:color w:val="EE0000"/>
              <w:highlight w:val="yellow"/>
            </w:rPr>
          </w:rPrChange>
        </w:rPr>
      </w:pPr>
      <w:r w:rsidRPr="00C548EF">
        <w:rPr>
          <w:rFonts w:cstheme="minorHAnsi"/>
          <w:highlight w:val="yellow"/>
          <w:rPrChange w:id="441" w:author="Fabienne Schmaus" w:date="2026-04-30T16:04:00Z" w16du:dateUtc="2026-04-30T14:04:00Z">
            <w:rPr>
              <w:rFonts w:cstheme="minorHAnsi"/>
              <w:color w:val="EE0000"/>
              <w:highlight w:val="yellow"/>
            </w:rPr>
          </w:rPrChange>
        </w:rPr>
        <w:t xml:space="preserve">((Exkurs </w:t>
      </w:r>
      <w:r w:rsidR="00F0300B">
        <w:rPr>
          <w:rFonts w:cstheme="minorHAnsi"/>
          <w:highlight w:val="yellow"/>
        </w:rPr>
        <w:t>„</w:t>
      </w:r>
      <w:r w:rsidRPr="00C548EF">
        <w:rPr>
          <w:rFonts w:cstheme="minorHAnsi"/>
          <w:highlight w:val="yellow"/>
          <w:rPrChange w:id="442" w:author="Fabienne Schmaus" w:date="2026-04-30T16:04:00Z" w16du:dateUtc="2026-04-30T14:04:00Z">
            <w:rPr>
              <w:rFonts w:cstheme="minorHAnsi"/>
              <w:color w:val="EE0000"/>
              <w:highlight w:val="yellow"/>
            </w:rPr>
          </w:rPrChange>
        </w:rPr>
        <w:t>Über digitale Gesundheitskompetenz</w:t>
      </w:r>
      <w:r w:rsidR="00F0300B">
        <w:rPr>
          <w:rFonts w:cstheme="minorHAnsi"/>
          <w:highlight w:val="yellow"/>
        </w:rPr>
        <w:t>“</w:t>
      </w:r>
      <w:r w:rsidRPr="00C548EF">
        <w:rPr>
          <w:rFonts w:cstheme="minorHAnsi"/>
          <w:highlight w:val="yellow"/>
          <w:rPrChange w:id="443" w:author="Fabienne Schmaus" w:date="2026-04-30T16:04:00Z" w16du:dateUtc="2026-04-30T14:04:00Z">
            <w:rPr>
              <w:rFonts w:cstheme="minorHAnsi"/>
              <w:color w:val="EE0000"/>
              <w:highlight w:val="yellow"/>
            </w:rPr>
          </w:rPrChange>
        </w:rPr>
        <w:t xml:space="preserve"> bitte einfügen))</w:t>
      </w:r>
    </w:p>
    <w:p w14:paraId="6C907D6E" w14:textId="349E551A" w:rsidR="002C39FF" w:rsidRPr="00C548EF" w:rsidRDefault="002C39FF">
      <w:pPr>
        <w:rPr>
          <w:rPrChange w:id="444" w:author="Fabienne Schmaus" w:date="2026-04-30T16:04:00Z" w16du:dateUtc="2026-04-30T14:04:00Z">
            <w:rPr>
              <w:color w:val="EE0000"/>
            </w:rPr>
          </w:rPrChange>
        </w:rPr>
      </w:pPr>
      <w:r w:rsidRPr="00C548EF">
        <w:rPr>
          <w:rPrChange w:id="445" w:author="Fabienne Schmaus" w:date="2026-04-30T16:04:00Z" w16du:dateUtc="2026-04-30T14:04:00Z">
            <w:rPr>
              <w:color w:val="EE0000"/>
            </w:rPr>
          </w:rPrChange>
        </w:rPr>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C548EF" w:rsidRDefault="002C39FF" w:rsidP="00F07C29">
            <w:pPr>
              <w:rPr>
                <w:rFonts w:cstheme="minorHAnsi"/>
                <w:rPrChange w:id="446" w:author="Fabienne Schmaus" w:date="2026-04-30T16:04:00Z" w16du:dateUtc="2026-04-30T14:04:00Z">
                  <w:rPr>
                    <w:rFonts w:cstheme="minorHAnsi"/>
                    <w:color w:val="EE0000"/>
                  </w:rPr>
                </w:rPrChange>
              </w:rPr>
            </w:pPr>
            <w:r w:rsidRPr="00C548EF">
              <w:rPr>
                <w:rFonts w:cstheme="minorHAnsi"/>
                <w:highlight w:val="yellow"/>
                <w:rPrChange w:id="447" w:author="Fabienne Schmaus" w:date="2026-04-30T16:04:00Z" w16du:dateUtc="2026-04-30T14:04:00Z">
                  <w:rPr>
                    <w:rFonts w:cstheme="minorHAnsi"/>
                    <w:color w:val="EE0000"/>
                    <w:highlight w:val="yellow"/>
                  </w:rPr>
                </w:rPrChange>
              </w:rPr>
              <w:lastRenderedPageBreak/>
              <w:t>((Seite 7))</w:t>
            </w:r>
          </w:p>
          <w:p w14:paraId="5EEF4802" w14:textId="77777777" w:rsidR="002C39FF" w:rsidRPr="00C548EF" w:rsidRDefault="002C39FF" w:rsidP="00F07C29">
            <w:pPr>
              <w:rPr>
                <w:rFonts w:cstheme="minorHAnsi"/>
                <w:b/>
                <w:bCs/>
                <w:sz w:val="26"/>
                <w:szCs w:val="26"/>
              </w:rPr>
            </w:pPr>
            <w:r w:rsidRPr="00C548EF">
              <w:rPr>
                <w:rFonts w:cstheme="minorHAnsi"/>
                <w:b/>
                <w:bCs/>
                <w:sz w:val="26"/>
                <w:szCs w:val="26"/>
              </w:rPr>
              <w:t>Lösungen/Erwartungshorizont</w:t>
            </w:r>
          </w:p>
          <w:p w14:paraId="1CAA4F18" w14:textId="77777777" w:rsidR="002C39FF" w:rsidRPr="00C548E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242B4884"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 xml:space="preserve">Das Thema digitale Identität berührt Selbstwertgefühl, Körperbild und Zugehörigkeitsgefühl – Bereiche, die für Jugendliche hochsensibel sind. Einige </w:t>
            </w:r>
            <w:del w:id="448" w:author="Fabienne Schmaus" w:date="2026-04-30T16:05:00Z" w16du:dateUtc="2026-04-30T14:05:00Z">
              <w:r w:rsidRPr="00A92F61" w:rsidDel="00C548EF">
                <w:rPr>
                  <w:rFonts w:cstheme="minorHAnsi"/>
                  <w:color w:val="000000" w:themeColor="text1"/>
                </w:rPr>
                <w:delText>Schüler:innen</w:delText>
              </w:r>
            </w:del>
            <w:ins w:id="449" w:author="Fabienne Schmaus" w:date="2026-04-30T16:05:00Z" w16du:dateUtc="2026-04-30T14:05:00Z">
              <w:r w:rsidR="00C548EF">
                <w:rPr>
                  <w:rFonts w:cstheme="minorHAnsi"/>
                  <w:color w:val="000000" w:themeColor="text1"/>
                </w:rPr>
                <w:t>Lernende</w:t>
              </w:r>
            </w:ins>
            <w:r w:rsidRPr="00A92F61">
              <w:rPr>
                <w:rFonts w:cstheme="minorHAnsi"/>
                <w:color w:val="000000" w:themeColor="text1"/>
              </w:rPr>
              <w:t xml:space="preserve">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531FF8F1"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0" w:author="Fabienne Schmaus" w:date="2026-05-04T10:50:00Z" w16du:dateUtc="2026-05-04T08:50:00Z">
              <w:r w:rsidRPr="00A92F61" w:rsidDel="00785E9B">
                <w:rPr>
                  <w:rFonts w:cstheme="minorHAnsi"/>
                  <w:b/>
                  <w:bCs/>
                  <w:color w:val="000000" w:themeColor="text1"/>
                </w:rPr>
                <w:delText xml:space="preserve">Nicht </w:delText>
              </w:r>
            </w:del>
            <w:ins w:id="451"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moralisieren:</w:t>
            </w:r>
            <w:r w:rsidRPr="00A92F61">
              <w:rPr>
                <w:rFonts w:cstheme="minorHAnsi"/>
                <w:color w:val="000000" w:themeColor="text1"/>
              </w:rPr>
              <w:t xml:space="preserve"> </w:t>
            </w:r>
            <w:r w:rsidR="00F0300B">
              <w:rPr>
                <w:rFonts w:cstheme="minorHAnsi"/>
                <w:color w:val="000000" w:themeColor="text1"/>
              </w:rPr>
              <w:t>„</w:t>
            </w:r>
            <w:r w:rsidRPr="00A92F61">
              <w:rPr>
                <w:rFonts w:cstheme="minorHAnsi"/>
                <w:color w:val="000000" w:themeColor="text1"/>
              </w:rPr>
              <w:t>Social Media ist schlecht</w:t>
            </w:r>
            <w:r w:rsidR="00F0300B">
              <w:rPr>
                <w:rFonts w:cstheme="minorHAnsi"/>
                <w:color w:val="000000" w:themeColor="text1"/>
              </w:rPr>
              <w:t>“</w:t>
            </w:r>
            <w:r w:rsidRPr="00A92F61">
              <w:rPr>
                <w:rFonts w:cstheme="minorHAnsi"/>
                <w:color w:val="000000" w:themeColor="text1"/>
              </w:rPr>
              <w:t xml:space="preserve"> ist keine Botschaft dieser Einheit.</w:t>
            </w:r>
          </w:p>
          <w:p w14:paraId="26CDA2AD" w14:textId="5A416C9E"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2" w:author="Fabienne Schmaus" w:date="2026-05-04T10:50:00Z" w16du:dateUtc="2026-05-04T08:50:00Z">
              <w:r w:rsidRPr="00A92F61" w:rsidDel="00785E9B">
                <w:rPr>
                  <w:rFonts w:cstheme="minorHAnsi"/>
                  <w:b/>
                  <w:bCs/>
                  <w:color w:val="000000" w:themeColor="text1"/>
                </w:rPr>
                <w:delText xml:space="preserve">Nicht </w:delText>
              </w:r>
            </w:del>
            <w:ins w:id="453"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pathologisieren:</w:t>
            </w:r>
            <w:r w:rsidRPr="00A92F61">
              <w:rPr>
                <w:rFonts w:cstheme="minorHAnsi"/>
                <w:color w:val="000000" w:themeColor="text1"/>
              </w:rPr>
              <w:t xml:space="preserve"> Selbstdarstellung ist ein normales menschliches Bedürfnis.</w:t>
            </w:r>
          </w:p>
          <w:p w14:paraId="39E693A6" w14:textId="669CF3CF"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4" w:author="Fabienne Schmaus" w:date="2026-05-04T10:50:00Z" w16du:dateUtc="2026-05-04T08:50:00Z">
              <w:r w:rsidRPr="00A92F61" w:rsidDel="00785E9B">
                <w:rPr>
                  <w:rFonts w:cstheme="minorHAnsi"/>
                  <w:b/>
                  <w:bCs/>
                  <w:color w:val="000000" w:themeColor="text1"/>
                </w:rPr>
                <w:delText xml:space="preserve">Nicht </w:delText>
              </w:r>
            </w:del>
            <w:ins w:id="455"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vergleichen:</w:t>
            </w:r>
            <w:r w:rsidRPr="00A92F61">
              <w:rPr>
                <w:rFonts w:cstheme="minorHAnsi"/>
                <w:color w:val="000000" w:themeColor="text1"/>
              </w:rPr>
              <w:t xml:space="preserve"> Keine </w:t>
            </w:r>
            <w:del w:id="456" w:author="Fabienne Schmaus" w:date="2026-04-30T16:05:00Z" w16du:dateUtc="2026-04-30T14:05:00Z">
              <w:r w:rsidRPr="00A92F61" w:rsidDel="00C548EF">
                <w:rPr>
                  <w:rFonts w:cstheme="minorHAnsi"/>
                  <w:color w:val="000000" w:themeColor="text1"/>
                </w:rPr>
                <w:delText>Schüler:innen</w:delText>
              </w:r>
            </w:del>
            <w:ins w:id="457" w:author="Fabienne Schmaus" w:date="2026-04-30T16:05:00Z" w16du:dateUtc="2026-04-30T14:05:00Z">
              <w:r w:rsidR="00C548EF">
                <w:rPr>
                  <w:rFonts w:cstheme="minorHAnsi"/>
                  <w:color w:val="000000" w:themeColor="text1"/>
                </w:rPr>
                <w:t>Lernenden</w:t>
              </w:r>
            </w:ins>
            <w:r w:rsidRPr="00A92F61">
              <w:rPr>
                <w:rFonts w:cstheme="minorHAnsi"/>
                <w:color w:val="000000" w:themeColor="text1"/>
              </w:rPr>
              <w:t xml:space="preserve"> mit stark inszenierten Profilen bloßstellen, aber auch keine mit geringer Nutzung als </w:t>
            </w:r>
            <w:r w:rsidR="00F0300B">
              <w:rPr>
                <w:rFonts w:cstheme="minorHAnsi"/>
                <w:color w:val="000000" w:themeColor="text1"/>
              </w:rPr>
              <w:t>„</w:t>
            </w:r>
            <w:r w:rsidRPr="00A92F61">
              <w:rPr>
                <w:rFonts w:cstheme="minorHAnsi"/>
                <w:color w:val="000000" w:themeColor="text1"/>
              </w:rPr>
              <w:t>vernünftig</w:t>
            </w:r>
            <w:r w:rsidR="00F0300B">
              <w:rPr>
                <w:rFonts w:cstheme="minorHAnsi"/>
                <w:color w:val="000000" w:themeColor="text1"/>
              </w:rPr>
              <w:t>“</w:t>
            </w:r>
            <w:r w:rsidRPr="00A92F61">
              <w:rPr>
                <w:rFonts w:cstheme="minorHAnsi"/>
                <w:color w:val="000000" w:themeColor="text1"/>
              </w:rPr>
              <w:t xml:space="preserve"> auszeichnen.</w:t>
            </w:r>
          </w:p>
          <w:p w14:paraId="5DBB281C" w14:textId="21AA6E1A"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8" w:author="Fabienne Schmaus" w:date="2026-05-04T10:50:00Z" w16du:dateUtc="2026-05-04T08:50:00Z">
              <w:r w:rsidRPr="00A92F61" w:rsidDel="00785E9B">
                <w:rPr>
                  <w:rFonts w:cstheme="minorHAnsi"/>
                  <w:b/>
                  <w:bCs/>
                  <w:color w:val="000000" w:themeColor="text1"/>
                </w:rPr>
                <w:delText xml:space="preserve">Offen </w:delText>
              </w:r>
            </w:del>
            <w:ins w:id="459" w:author="Fabienne Schmaus" w:date="2026-05-04T10:50:00Z" w16du:dateUtc="2026-05-04T08:50:00Z">
              <w:r w:rsidR="00785E9B">
                <w:rPr>
                  <w:rFonts w:cstheme="minorHAnsi"/>
                  <w:b/>
                  <w:bCs/>
                  <w:color w:val="000000" w:themeColor="text1"/>
                </w:rPr>
                <w:t>o</w:t>
              </w:r>
              <w:r w:rsidR="00785E9B" w:rsidRPr="00A92F61">
                <w:rPr>
                  <w:rFonts w:cstheme="minorHAnsi"/>
                  <w:b/>
                  <w:bCs/>
                  <w:color w:val="000000" w:themeColor="text1"/>
                </w:rPr>
                <w:t xml:space="preserve">ffen </w:t>
              </w:r>
            </w:ins>
            <w:r w:rsidRPr="00A92F61">
              <w:rPr>
                <w:rFonts w:cstheme="minorHAnsi"/>
                <w:b/>
                <w:bCs/>
                <w:color w:val="000000" w:themeColor="text1"/>
              </w:rPr>
              <w:t>statt auflösend moderieren:</w:t>
            </w:r>
            <w:r w:rsidRPr="00A92F61">
              <w:rPr>
                <w:rFonts w:cstheme="minorHAnsi"/>
                <w:color w:val="000000" w:themeColor="text1"/>
              </w:rPr>
              <w:t xml:space="preserve"> Viele Fragen haben keine </w:t>
            </w:r>
            <w:r w:rsidR="00F0300B">
              <w:rPr>
                <w:rFonts w:cstheme="minorHAnsi"/>
                <w:color w:val="000000" w:themeColor="text1"/>
              </w:rPr>
              <w:t>„</w:t>
            </w:r>
            <w:r w:rsidRPr="00A92F61">
              <w:rPr>
                <w:rFonts w:cstheme="minorHAnsi"/>
                <w:color w:val="000000" w:themeColor="text1"/>
              </w:rPr>
              <w:t>richtige</w:t>
            </w:r>
            <w:r w:rsidR="00F0300B">
              <w:rPr>
                <w:rFonts w:cstheme="minorHAnsi"/>
                <w:color w:val="000000" w:themeColor="text1"/>
              </w:rPr>
              <w:t>“</w:t>
            </w:r>
            <w:r w:rsidRPr="00A92F61">
              <w:rPr>
                <w:rFonts w:cstheme="minorHAnsi"/>
                <w:color w:val="000000" w:themeColor="text1"/>
              </w:rPr>
              <w:t xml:space="preserve"> Antwort – das ist Teil der Botschaft.</w:t>
            </w:r>
          </w:p>
          <w:p w14:paraId="6FFEAE15" w14:textId="29A34396" w:rsidR="00A92F61" w:rsidRPr="00A92F61" w:rsidDel="00C548EF" w:rsidRDefault="00A92F61" w:rsidP="00A92F61">
            <w:pPr>
              <w:shd w:val="clear" w:color="auto" w:fill="FFF2CC" w:themeFill="accent4" w:themeFillTint="33"/>
              <w:tabs>
                <w:tab w:val="left" w:pos="273"/>
              </w:tabs>
              <w:spacing w:line="276" w:lineRule="auto"/>
              <w:rPr>
                <w:del w:id="460" w:author="Fabienne Schmaus" w:date="2026-04-30T16:04:00Z" w16du:dateUtc="2026-04-30T14:04:00Z"/>
                <w:rFonts w:cstheme="minorHAnsi"/>
                <w:color w:val="000000" w:themeColor="text1"/>
              </w:rPr>
            </w:pPr>
            <w:r w:rsidRPr="00A92F61">
              <w:rPr>
                <w:rFonts w:cstheme="minorHAnsi"/>
                <w:b/>
                <w:bCs/>
                <w:color w:val="000000" w:themeColor="text1"/>
              </w:rPr>
              <w:t>Wenn es persönlich wird:</w:t>
            </w:r>
            <w:r w:rsidRPr="00A92F61">
              <w:rPr>
                <w:rFonts w:cstheme="minorHAnsi"/>
                <w:color w:val="000000" w:themeColor="text1"/>
              </w:rPr>
              <w:t xml:space="preserve"> Gespräch nach der Stunde anbieten. Hinweis auf </w:t>
            </w:r>
            <w:r w:rsidRPr="009B2458">
              <w:rPr>
                <w:rFonts w:cstheme="minorHAnsi"/>
                <w:rPrChange w:id="461" w:author="Fabienne Schmaus" w:date="2026-04-30T16:32:00Z" w16du:dateUtc="2026-04-30T14:32:00Z">
                  <w:rPr>
                    <w:rFonts w:cstheme="minorHAnsi"/>
                    <w:color w:val="000000" w:themeColor="text1"/>
                  </w:rPr>
                </w:rPrChange>
              </w:rPr>
              <w:t xml:space="preserve">schulpsychologischen Dienst, Vertrauenslehrkraft oder externe Hilfen (siehe Infobox Phase 4 → </w:t>
            </w:r>
            <w:r w:rsidR="00F0300B" w:rsidRPr="009B2458">
              <w:rPr>
                <w:rFonts w:cstheme="minorHAnsi"/>
                <w:rPrChange w:id="462" w:author="Fabienne Schmaus" w:date="2026-04-30T16:32:00Z" w16du:dateUtc="2026-04-30T14:32:00Z">
                  <w:rPr>
                    <w:rFonts w:cstheme="minorHAnsi"/>
                    <w:color w:val="000000" w:themeColor="text1"/>
                  </w:rPr>
                </w:rPrChange>
              </w:rPr>
              <w:t>„</w:t>
            </w:r>
            <w:r w:rsidRPr="009B2458">
              <w:rPr>
                <w:rFonts w:cstheme="minorHAnsi"/>
                <w:rPrChange w:id="463" w:author="Fabienne Schmaus" w:date="2026-04-30T16:32:00Z" w16du:dateUtc="2026-04-30T14:32:00Z">
                  <w:rPr>
                    <w:rFonts w:cstheme="minorHAnsi"/>
                    <w:color w:val="000000" w:themeColor="text1"/>
                  </w:rPr>
                </w:rPrChange>
              </w:rPr>
              <w:t xml:space="preserve">Wenn </w:t>
            </w:r>
            <w:del w:id="464" w:author="Fabienne Schmaus" w:date="2026-04-30T16:05:00Z" w16du:dateUtc="2026-04-30T14:05:00Z">
              <w:r w:rsidRPr="009B2458" w:rsidDel="00C548EF">
                <w:rPr>
                  <w:rFonts w:cstheme="minorHAnsi"/>
                  <w:rPrChange w:id="465" w:author="Fabienne Schmaus" w:date="2026-04-30T16:32:00Z" w16du:dateUtc="2026-04-30T14:32:00Z">
                    <w:rPr>
                      <w:rFonts w:cstheme="minorHAnsi"/>
                      <w:color w:val="000000" w:themeColor="text1"/>
                    </w:rPr>
                  </w:rPrChange>
                </w:rPr>
                <w:delText>Schüler:innen</w:delText>
              </w:r>
            </w:del>
            <w:ins w:id="466" w:author="Fabienne Schmaus" w:date="2026-04-30T16:05:00Z" w16du:dateUtc="2026-04-30T14:05:00Z">
              <w:r w:rsidR="00C548EF" w:rsidRPr="009B2458">
                <w:rPr>
                  <w:rFonts w:cstheme="minorHAnsi"/>
                  <w:rPrChange w:id="467" w:author="Fabienne Schmaus" w:date="2026-04-30T16:32:00Z" w16du:dateUtc="2026-04-30T14:32:00Z">
                    <w:rPr>
                      <w:rFonts w:cstheme="minorHAnsi"/>
                      <w:color w:val="000000" w:themeColor="text1"/>
                    </w:rPr>
                  </w:rPrChange>
                </w:rPr>
                <w:t>Lernende</w:t>
              </w:r>
            </w:ins>
            <w:r w:rsidRPr="009B2458">
              <w:rPr>
                <w:rFonts w:cstheme="minorHAnsi"/>
                <w:rPrChange w:id="468" w:author="Fabienne Schmaus" w:date="2026-04-30T16:32:00Z" w16du:dateUtc="2026-04-30T14:32:00Z">
                  <w:rPr>
                    <w:rFonts w:cstheme="minorHAnsi"/>
                    <w:color w:val="000000" w:themeColor="text1"/>
                  </w:rPr>
                </w:rPrChange>
              </w:rPr>
              <w:t xml:space="preserve"> betroffen reagieren</w:t>
            </w:r>
            <w:r w:rsidR="00F0300B">
              <w:rPr>
                <w:rFonts w:cstheme="minorHAnsi"/>
                <w:color w:val="000000" w:themeColor="text1"/>
              </w:rPr>
              <w:t>“</w:t>
            </w:r>
            <w:r w:rsidRPr="00A92F61">
              <w:rPr>
                <w:rFonts w:cstheme="minorHAnsi"/>
                <w:color w:val="000000" w:themeColor="text1"/>
              </w:rPr>
              <w:t>).</w:t>
            </w:r>
          </w:p>
          <w:p w14:paraId="3DA21304" w14:textId="77777777" w:rsidR="00A92F61" w:rsidRPr="007D7FE0" w:rsidRDefault="00A92F61" w:rsidP="00A92F61">
            <w:pPr>
              <w:shd w:val="clear" w:color="auto" w:fill="FFF2CC" w:themeFill="accent4" w:themeFillTint="33"/>
              <w:tabs>
                <w:tab w:val="left" w:pos="273"/>
              </w:tabs>
              <w:spacing w:line="276" w:lineRule="auto"/>
              <w:rPr>
                <w:rFonts w:cstheme="minorHAnsi"/>
                <w:color w:val="EE0000"/>
              </w:rPr>
            </w:pPr>
          </w:p>
          <w:p w14:paraId="3B46297F" w14:textId="39E7221F" w:rsidR="00A92F61" w:rsidDel="00C548EF" w:rsidRDefault="00A92F61" w:rsidP="00F07C29">
            <w:pPr>
              <w:rPr>
                <w:del w:id="469" w:author="Fabienne Schmaus" w:date="2026-04-30T16:06:00Z" w16du:dateUtc="2026-04-30T14:06:00Z"/>
                <w:rFonts w:cstheme="minorHAnsi"/>
              </w:rPr>
            </w:pP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5764EF19" w:rsidR="002D6935" w:rsidRPr="00C921C2" w:rsidRDefault="00C17639" w:rsidP="002D6935">
            <w:pPr>
              <w:tabs>
                <w:tab w:val="left" w:pos="273"/>
              </w:tabs>
              <w:spacing w:line="276" w:lineRule="auto"/>
              <w:rPr>
                <w:rFonts w:cstheme="minorHAnsi"/>
              </w:rPr>
            </w:pPr>
            <w:ins w:id="470" w:author="Fabienne Schmaus" w:date="2026-05-04T10:34:00Z" w16du:dateUtc="2026-05-04T08:34:00Z">
              <w:r>
                <w:rPr>
                  <w:rFonts w:cstheme="minorHAnsi"/>
                </w:rPr>
                <w:t xml:space="preserve">Die </w:t>
              </w:r>
            </w:ins>
            <w:r w:rsidR="002D6935" w:rsidRPr="002D6935">
              <w:rPr>
                <w:rFonts w:cstheme="minorHAnsi"/>
              </w:rPr>
              <w:t>Lehrkraft stellt die Fragen im offenen Austausch</w:t>
            </w:r>
            <w:r w:rsidR="002D6935" w:rsidRPr="009B2458">
              <w:rPr>
                <w:rFonts w:cstheme="minorHAnsi"/>
              </w:rPr>
              <w:t xml:space="preserve">: </w:t>
            </w:r>
            <w:r w:rsidR="00F0300B" w:rsidRPr="009B2458">
              <w:rPr>
                <w:rFonts w:cstheme="minorHAnsi"/>
                <w:rPrChange w:id="471" w:author="Fabienne Schmaus" w:date="2026-04-30T16:33:00Z" w16du:dateUtc="2026-04-30T14:33:00Z">
                  <w:rPr>
                    <w:rFonts w:cstheme="minorHAnsi"/>
                    <w:i/>
                    <w:iCs/>
                  </w:rPr>
                </w:rPrChange>
              </w:rPr>
              <w:t>„</w:t>
            </w:r>
            <w:r w:rsidR="002D6935" w:rsidRPr="009B2458">
              <w:rPr>
                <w:rFonts w:cstheme="minorHAnsi"/>
                <w:rPrChange w:id="472" w:author="Fabienne Schmaus" w:date="2026-04-30T16:33:00Z" w16du:dateUtc="2026-04-30T14:33:00Z">
                  <w:rPr>
                    <w:rFonts w:cstheme="minorHAnsi"/>
                    <w:i/>
                    <w:iCs/>
                  </w:rPr>
                </w:rPrChange>
              </w:rPr>
              <w:t>Wer ist die echte Person? Welchem Profil würdest du am ehesten folgen? Was zeigen wir online</w:t>
            </w:r>
            <w:ins w:id="473" w:author="Fabienne Schmaus" w:date="2026-04-30T16:33:00Z" w16du:dateUtc="2026-04-30T14:33:00Z">
              <w:r w:rsidR="009B2458">
                <w:rPr>
                  <w:rFonts w:cstheme="minorHAnsi"/>
                </w:rPr>
                <w:t>? W</w:t>
              </w:r>
            </w:ins>
            <w:del w:id="474" w:author="Fabienne Schmaus" w:date="2026-04-30T16:33:00Z" w16du:dateUtc="2026-04-30T14:33:00Z">
              <w:r w:rsidR="002D6935" w:rsidRPr="009B2458" w:rsidDel="009B2458">
                <w:rPr>
                  <w:rFonts w:cstheme="minorHAnsi"/>
                  <w:rPrChange w:id="475" w:author="Fabienne Schmaus" w:date="2026-04-30T16:33:00Z" w16du:dateUtc="2026-04-30T14:33:00Z">
                    <w:rPr>
                      <w:rFonts w:cstheme="minorHAnsi"/>
                      <w:i/>
                      <w:iCs/>
                    </w:rPr>
                  </w:rPrChange>
                </w:rPr>
                <w:delText xml:space="preserve"> – w</w:delText>
              </w:r>
            </w:del>
            <w:r w:rsidR="002D6935" w:rsidRPr="009B2458">
              <w:rPr>
                <w:rFonts w:cstheme="minorHAnsi"/>
                <w:rPrChange w:id="476" w:author="Fabienne Schmaus" w:date="2026-04-30T16:33:00Z" w16du:dateUtc="2026-04-30T14:33:00Z">
                  <w:rPr>
                    <w:rFonts w:cstheme="minorHAnsi"/>
                    <w:i/>
                    <w:iCs/>
                  </w:rPr>
                </w:rPrChange>
              </w:rPr>
              <w:t>as zeigen wir nicht?</w:t>
            </w:r>
            <w:r w:rsidR="00F0300B" w:rsidRPr="009B2458">
              <w:rPr>
                <w:rFonts w:cstheme="minorHAnsi"/>
                <w:rPrChange w:id="477" w:author="Fabienne Schmaus" w:date="2026-04-30T16:33:00Z" w16du:dateUtc="2026-04-30T14:33:00Z">
                  <w:rPr>
                    <w:rFonts w:cstheme="minorHAnsi"/>
                    <w:i/>
                    <w:iCs/>
                  </w:rPr>
                </w:rPrChange>
              </w:rPr>
              <w:t>“</w:t>
            </w:r>
            <w:r w:rsidR="002D6935" w:rsidRPr="009B2458">
              <w:rPr>
                <w:rFonts w:cstheme="minorHAnsi"/>
              </w:rPr>
              <w:t xml:space="preserve"> </w:t>
            </w:r>
            <w:r w:rsidR="002D6935" w:rsidRPr="002D6935">
              <w:rPr>
                <w:rFonts w:cstheme="minorHAnsi"/>
              </w:rPr>
              <w:t xml:space="preserve">Spontane Wortmeldungen, keine Bewertung, keine </w:t>
            </w:r>
            <w:r w:rsidR="00F0300B">
              <w:rPr>
                <w:rFonts w:cstheme="minorHAnsi"/>
              </w:rPr>
              <w:t>„</w:t>
            </w:r>
            <w:r w:rsidR="002D6935" w:rsidRPr="00C921C2">
              <w:rPr>
                <w:rFonts w:cstheme="minorHAnsi"/>
              </w:rPr>
              <w:t>richtigen</w:t>
            </w:r>
            <w:r w:rsidR="00F0300B">
              <w:rPr>
                <w:rFonts w:cstheme="minorHAnsi"/>
              </w:rPr>
              <w:t>“</w:t>
            </w:r>
            <w:r w:rsidR="002D6935" w:rsidRPr="00C921C2">
              <w:rPr>
                <w:rFonts w:cstheme="minorHAnsi"/>
              </w:rPr>
              <w:t xml:space="preserve"> Antworten. Lehrkraft notiert weitere Begriffe und Stichworte an der Tafel</w:t>
            </w:r>
            <w:ins w:id="478" w:author="Fabienne Schmaus" w:date="2026-05-04T11:17:00Z" w16du:dateUtc="2026-05-04T09:17:00Z">
              <w:r w:rsidR="00AC6CBE">
                <w:rPr>
                  <w:rFonts w:cstheme="minorHAnsi"/>
                </w:rPr>
                <w:t xml:space="preserve"> oder</w:t>
              </w:r>
            </w:ins>
            <w:del w:id="479" w:author="Fabienne Schmaus" w:date="2026-05-04T11:17:00Z" w16du:dateUtc="2026-05-04T09:17:00Z">
              <w:r w:rsidR="002D6935" w:rsidRPr="00C921C2" w:rsidDel="00AC6CBE">
                <w:rPr>
                  <w:rFonts w:cstheme="minorHAnsi"/>
                </w:rPr>
                <w:delText>/</w:delText>
              </w:r>
            </w:del>
            <w:ins w:id="480" w:author="Fabienne Schmaus" w:date="2026-05-04T11:11:00Z" w16du:dateUtc="2026-05-04T09:11:00Z">
              <w:r w:rsidR="002828B1">
                <w:rPr>
                  <w:rFonts w:cstheme="minorHAnsi"/>
                </w:rPr>
                <w:t xml:space="preserve"> </w:t>
              </w:r>
            </w:ins>
            <w:r w:rsidR="002D6935" w:rsidRPr="00C921C2">
              <w:rPr>
                <w:rFonts w:cstheme="minorHAnsi"/>
              </w:rPr>
              <w:t>auf dem Board.</w:t>
            </w:r>
          </w:p>
          <w:p w14:paraId="21553D36" w14:textId="77777777" w:rsidR="002D6935" w:rsidRPr="00C921C2" w:rsidRDefault="002D6935" w:rsidP="00F07C29">
            <w:pPr>
              <w:tabs>
                <w:tab w:val="left" w:pos="273"/>
              </w:tabs>
              <w:spacing w:line="276" w:lineRule="auto"/>
              <w:rPr>
                <w:rFonts w:cstheme="minorHAnsi"/>
                <w:rPrChange w:id="481" w:author="Fabienne Schmaus" w:date="2026-04-30T16:07:00Z" w16du:dateUtc="2026-04-30T14:07:00Z">
                  <w:rPr>
                    <w:rFonts w:cstheme="minorHAnsi"/>
                    <w:color w:val="EE0000"/>
                  </w:rPr>
                </w:rPrChange>
              </w:rPr>
            </w:pPr>
          </w:p>
          <w:p w14:paraId="7D9B7043" w14:textId="64E3C344" w:rsidR="002D6935" w:rsidRPr="00C921C2" w:rsidRDefault="002C39FF" w:rsidP="00F07C29">
            <w:pPr>
              <w:tabs>
                <w:tab w:val="left" w:pos="273"/>
              </w:tabs>
              <w:spacing w:line="276" w:lineRule="auto"/>
              <w:rPr>
                <w:rFonts w:cstheme="minorHAnsi"/>
                <w:rPrChange w:id="482" w:author="Fabienne Schmaus" w:date="2026-04-30T16:07:00Z" w16du:dateUtc="2026-04-30T14:07:00Z">
                  <w:rPr>
                    <w:rFonts w:cstheme="minorHAnsi"/>
                    <w:color w:val="EE0000"/>
                  </w:rPr>
                </w:rPrChange>
              </w:rPr>
            </w:pPr>
            <w:r w:rsidRPr="00C921C2">
              <w:rPr>
                <w:rFonts w:cstheme="minorHAnsi"/>
              </w:rPr>
              <w:t xml:space="preserve">Die Lehrkraft </w:t>
            </w:r>
            <w:r w:rsidR="002D6935" w:rsidRPr="00C921C2">
              <w:rPr>
                <w:rFonts w:cstheme="minorHAnsi"/>
              </w:rPr>
              <w:t xml:space="preserve">leitet zur individuellen Auseinandersetzung mit dem Thema über und stellt die Frage </w:t>
            </w:r>
            <w:r w:rsidR="00F0300B">
              <w:rPr>
                <w:rFonts w:cstheme="minorHAnsi"/>
              </w:rPr>
              <w:t>„</w:t>
            </w:r>
            <w:r w:rsidR="002D6935" w:rsidRPr="00C921C2">
              <w:rPr>
                <w:rFonts w:cstheme="minorHAnsi"/>
              </w:rPr>
              <w:t>Wo präsentiere ich mich online?</w:t>
            </w:r>
            <w:r w:rsidR="00F0300B">
              <w:rPr>
                <w:rFonts w:cstheme="minorHAnsi"/>
              </w:rPr>
              <w:t>“</w:t>
            </w:r>
            <w:r w:rsidR="002D6935" w:rsidRPr="00C921C2">
              <w:rPr>
                <w:rFonts w:cstheme="minorHAnsi"/>
              </w:rPr>
              <w:t xml:space="preserve"> Die Lernenden beantworten die Frage anonym entweder mit einer Kartenabfrage oder digital auf mentimeter.com</w:t>
            </w:r>
            <w:ins w:id="483" w:author="Fabienne Schmaus" w:date="2026-05-04T10:35:00Z" w16du:dateUtc="2026-05-04T08:35:00Z">
              <w:r w:rsidR="00C17639">
                <w:rPr>
                  <w:rFonts w:cstheme="minorHAnsi"/>
                </w:rPr>
                <w:t>.</w:t>
              </w:r>
            </w:ins>
            <w:del w:id="484" w:author="Fabienne Schmaus" w:date="2026-05-04T10:35:00Z" w16du:dateUtc="2026-05-04T08:35:00Z">
              <w:r w:rsidR="002D6935" w:rsidRPr="00C921C2" w:rsidDel="00C17639">
                <w:rPr>
                  <w:rFonts w:cstheme="minorHAnsi"/>
                </w:rPr>
                <w:delText xml:space="preserve"> </w:delText>
              </w:r>
            </w:del>
          </w:p>
          <w:p w14:paraId="4A73AB78" w14:textId="40F6F16A" w:rsidR="002D6935" w:rsidRPr="00C921C2" w:rsidDel="00C921C2" w:rsidRDefault="002D6935" w:rsidP="00412DE0">
            <w:pPr>
              <w:tabs>
                <w:tab w:val="left" w:pos="273"/>
              </w:tabs>
              <w:spacing w:line="276" w:lineRule="auto"/>
              <w:rPr>
                <w:del w:id="485" w:author="Fabienne Schmaus" w:date="2026-04-30T16:07:00Z" w16du:dateUtc="2026-04-30T14:07:00Z"/>
                <w:highlight w:val="yellow"/>
                <w:rPrChange w:id="486" w:author="Fabienne Schmaus" w:date="2026-04-30T16:07:00Z" w16du:dateUtc="2026-04-30T14:07:00Z">
                  <w:rPr>
                    <w:del w:id="487" w:author="Fabienne Schmaus" w:date="2026-04-30T16:07:00Z" w16du:dateUtc="2026-04-30T14:07:00Z"/>
                    <w:color w:val="EE0000"/>
                    <w:highlight w:val="yellow"/>
                  </w:rPr>
                </w:rPrChange>
              </w:rPr>
            </w:pPr>
          </w:p>
          <w:p w14:paraId="6B957ABF" w14:textId="3949807D" w:rsidR="00412DE0" w:rsidRPr="00C921C2" w:rsidDel="00C921C2" w:rsidRDefault="00412DE0" w:rsidP="00412DE0">
            <w:pPr>
              <w:tabs>
                <w:tab w:val="left" w:pos="273"/>
              </w:tabs>
              <w:spacing w:line="276" w:lineRule="auto"/>
              <w:rPr>
                <w:del w:id="488" w:author="Fabienne Schmaus" w:date="2026-04-30T16:07:00Z" w16du:dateUtc="2026-04-30T14:07:00Z"/>
                <w:strike/>
                <w:rPrChange w:id="489" w:author="Fabienne Schmaus" w:date="2026-04-30T16:07:00Z" w16du:dateUtc="2026-04-30T14:07:00Z">
                  <w:rPr>
                    <w:del w:id="490" w:author="Fabienne Schmaus" w:date="2026-04-30T16:07:00Z" w16du:dateUtc="2026-04-30T14:07:00Z"/>
                    <w:strike/>
                    <w:color w:val="EE0000"/>
                  </w:rPr>
                </w:rPrChange>
              </w:rPr>
            </w:pPr>
            <w:del w:id="491" w:author="Fabienne Schmaus" w:date="2026-04-30T16:07:00Z" w16du:dateUtc="2026-04-30T14:07:00Z">
              <w:r w:rsidRPr="00C921C2" w:rsidDel="00C921C2">
                <w:rPr>
                  <w:strike/>
                  <w:highlight w:val="yellow"/>
                  <w:rPrChange w:id="492" w:author="Fabienne Schmaus" w:date="2026-04-30T16:07:00Z" w16du:dateUtc="2026-04-30T14:07:00Z">
                    <w:rPr>
                      <w:strike/>
                      <w:color w:val="EE0000"/>
                      <w:highlight w:val="yellow"/>
                    </w:rPr>
                  </w:rPrChange>
                </w:rPr>
                <w:delText>((</w:delText>
              </w:r>
              <w:commentRangeStart w:id="493"/>
              <w:r w:rsidRPr="00C921C2" w:rsidDel="00C921C2">
                <w:rPr>
                  <w:strike/>
                  <w:highlight w:val="yellow"/>
                  <w:rPrChange w:id="494" w:author="Fabienne Schmaus" w:date="2026-04-30T16:07:00Z" w16du:dateUtc="2026-04-30T14:07:00Z">
                    <w:rPr>
                      <w:strike/>
                      <w:color w:val="EE0000"/>
                      <w:highlight w:val="yellow"/>
                    </w:rPr>
                  </w:rPrChange>
                </w:rPr>
                <w:delText>Infobox</w:delText>
              </w:r>
              <w:commentRangeEnd w:id="493"/>
              <w:r w:rsidR="00C548EF" w:rsidRPr="00C921C2" w:rsidDel="00C921C2">
                <w:rPr>
                  <w:rStyle w:val="Kommentarzeichen"/>
                  <w:strike/>
                  <w:sz w:val="22"/>
                  <w:szCs w:val="22"/>
                  <w:highlight w:val="yellow"/>
                  <w:rPrChange w:id="495" w:author="Fabienne Schmaus" w:date="2026-04-30T16:07:00Z" w16du:dateUtc="2026-04-30T14:07:00Z">
                    <w:rPr>
                      <w:rStyle w:val="Kommentarzeichen"/>
                      <w:strike/>
                      <w:color w:val="EE0000"/>
                      <w:sz w:val="22"/>
                      <w:szCs w:val="22"/>
                      <w:highlight w:val="yellow"/>
                    </w:rPr>
                  </w:rPrChange>
                </w:rPr>
                <w:commentReference w:id="493"/>
              </w:r>
              <w:r w:rsidRPr="00C921C2" w:rsidDel="00C921C2">
                <w:rPr>
                  <w:strike/>
                  <w:highlight w:val="yellow"/>
                  <w:rPrChange w:id="496" w:author="Fabienne Schmaus" w:date="2026-04-30T16:07:00Z" w16du:dateUtc="2026-04-30T14:07:00Z">
                    <w:rPr>
                      <w:strike/>
                      <w:color w:val="EE0000"/>
                      <w:highlight w:val="yellow"/>
                    </w:rPr>
                  </w:rPrChange>
                </w:rPr>
                <w:delText xml:space="preserve">/Quellen // </w:delText>
              </w:r>
              <w:r w:rsidR="002D6935" w:rsidRPr="00C921C2" w:rsidDel="00C921C2">
                <w:rPr>
                  <w:strike/>
                  <w:highlight w:val="yellow"/>
                  <w:rPrChange w:id="497" w:author="Fabienne Schmaus" w:date="2026-04-30T16:07:00Z" w16du:dateUtc="2026-04-30T14:07:00Z">
                    <w:rPr>
                      <w:strike/>
                      <w:color w:val="EE0000"/>
                      <w:highlight w:val="yellow"/>
                    </w:rPr>
                  </w:rPrChange>
                </w:rPr>
                <w:delText>xxxx</w:delText>
              </w:r>
              <w:r w:rsidRPr="00C921C2" w:rsidDel="00C921C2">
                <w:rPr>
                  <w:strike/>
                  <w:highlight w:val="yellow"/>
                  <w:rPrChange w:id="498" w:author="Fabienne Schmaus" w:date="2026-04-30T16:07:00Z" w16du:dateUtc="2026-04-30T14:07:00Z">
                    <w:rPr>
                      <w:strike/>
                      <w:color w:val="EE0000"/>
                      <w:highlight w:val="yellow"/>
                    </w:rPr>
                  </w:rPrChange>
                </w:rPr>
                <w:delText>))</w:delText>
              </w:r>
            </w:del>
          </w:p>
          <w:p w14:paraId="5856D827" w14:textId="6E7B4C64" w:rsidR="006349E6" w:rsidRPr="00C921C2" w:rsidDel="00C921C2" w:rsidRDefault="00412DE0" w:rsidP="00412DE0">
            <w:pPr>
              <w:tabs>
                <w:tab w:val="left" w:pos="273"/>
              </w:tabs>
              <w:spacing w:line="276" w:lineRule="auto"/>
              <w:rPr>
                <w:del w:id="499" w:author="Fabienne Schmaus" w:date="2026-04-30T16:07:00Z" w16du:dateUtc="2026-04-30T14:07:00Z"/>
                <w:strike/>
                <w:rPrChange w:id="500" w:author="Fabienne Schmaus" w:date="2026-04-30T16:07:00Z" w16du:dateUtc="2026-04-30T14:07:00Z">
                  <w:rPr>
                    <w:del w:id="501" w:author="Fabienne Schmaus" w:date="2026-04-30T16:07:00Z" w16du:dateUtc="2026-04-30T14:07:00Z"/>
                    <w:strike/>
                    <w:color w:val="EE0000"/>
                  </w:rPr>
                </w:rPrChange>
              </w:rPr>
            </w:pPr>
            <w:del w:id="502" w:author="Fabienne Schmaus" w:date="2026-04-30T16:07:00Z" w16du:dateUtc="2026-04-30T14:07:00Z">
              <w:r w:rsidRPr="00C921C2" w:rsidDel="00C921C2">
                <w:rPr>
                  <w:strike/>
                  <w:rPrChange w:id="503" w:author="Fabienne Schmaus" w:date="2026-04-30T16:07:00Z" w16du:dateUtc="2026-04-30T14:07:00Z">
                    <w:rPr>
                      <w:strike/>
                      <w:color w:val="EE0000"/>
                    </w:rPr>
                  </w:rPrChange>
                </w:rPr>
                <w:delText xml:space="preserve">Mehr </w:delText>
              </w:r>
              <w:r w:rsidR="006349E6" w:rsidRPr="00C921C2" w:rsidDel="00C921C2">
                <w:rPr>
                  <w:strike/>
                  <w:rPrChange w:id="504" w:author="Fabienne Schmaus" w:date="2026-04-30T16:07:00Z" w16du:dateUtc="2026-04-30T14:07:00Z">
                    <w:rPr>
                      <w:strike/>
                      <w:color w:val="EE0000"/>
                    </w:rPr>
                  </w:rPrChange>
                </w:rPr>
                <w:delText>zum Thema:</w:delText>
              </w:r>
            </w:del>
          </w:p>
          <w:p w14:paraId="7D628105" w14:textId="5A77DB74" w:rsidR="00412DE0" w:rsidRPr="00C921C2" w:rsidDel="00C921C2" w:rsidRDefault="00F0300B" w:rsidP="00DF1D6F">
            <w:pPr>
              <w:pStyle w:val="Listenabsatz"/>
              <w:numPr>
                <w:ilvl w:val="0"/>
                <w:numId w:val="25"/>
              </w:numPr>
              <w:tabs>
                <w:tab w:val="left" w:pos="273"/>
              </w:tabs>
              <w:spacing w:line="276" w:lineRule="auto"/>
              <w:rPr>
                <w:del w:id="505" w:author="Fabienne Schmaus" w:date="2026-04-30T16:07:00Z" w16du:dateUtc="2026-04-30T14:07:00Z"/>
                <w:strike/>
                <w:rPrChange w:id="506" w:author="Fabienne Schmaus" w:date="2026-04-30T16:07:00Z" w16du:dateUtc="2026-04-30T14:07:00Z">
                  <w:rPr>
                    <w:del w:id="507" w:author="Fabienne Schmaus" w:date="2026-04-30T16:07:00Z" w16du:dateUtc="2026-04-30T14:07:00Z"/>
                    <w:strike/>
                    <w:color w:val="EE0000"/>
                  </w:rPr>
                </w:rPrChange>
              </w:rPr>
            </w:pPr>
            <w:del w:id="508" w:author="Fabienne Schmaus" w:date="2026-04-30T16:33:00Z" w16du:dateUtc="2026-04-30T14:33:00Z">
              <w:r w:rsidDel="009B2458">
                <w:rPr>
                  <w:strike/>
                </w:rPr>
                <w:delText>„</w:delText>
              </w:r>
            </w:del>
            <w:del w:id="509" w:author="Fabienne Schmaus" w:date="2026-04-30T16:07:00Z" w16du:dateUtc="2026-04-30T14:07:00Z">
              <w:r w:rsidR="00412DE0" w:rsidRPr="00C921C2" w:rsidDel="00C921C2">
                <w:rPr>
                  <w:strike/>
                  <w:rPrChange w:id="510" w:author="Fabienne Schmaus" w:date="2026-04-30T16:07:00Z" w16du:dateUtc="2026-04-30T14:07:00Z">
                    <w:rPr>
                      <w:strike/>
                      <w:color w:val="EE0000"/>
                    </w:rPr>
                  </w:rPrChange>
                </w:rPr>
                <w:delText>In künstlicher Beziehung – Wenn KI mehr als nur ein Tool wird</w:delText>
              </w:r>
            </w:del>
            <w:del w:id="511" w:author="Fabienne Schmaus" w:date="2026-04-30T16:33:00Z" w16du:dateUtc="2026-04-30T14:33:00Z">
              <w:r w:rsidDel="009B2458">
                <w:rPr>
                  <w:strike/>
                </w:rPr>
                <w:delText>“</w:delText>
              </w:r>
            </w:del>
            <w:del w:id="512" w:author="Fabienne Schmaus" w:date="2026-04-30T16:07:00Z" w16du:dateUtc="2026-04-30T14:07:00Z">
              <w:r w:rsidR="00412DE0" w:rsidRPr="00C921C2" w:rsidDel="00C921C2">
                <w:rPr>
                  <w:strike/>
                  <w:rPrChange w:id="513" w:author="Fabienne Schmaus" w:date="2026-04-30T16:07:00Z" w16du:dateUtc="2026-04-30T14:07:00Z">
                    <w:rPr>
                      <w:strike/>
                      <w:color w:val="EE0000"/>
                    </w:rPr>
                  </w:rPrChange>
                </w:rPr>
                <w:delText xml:space="preserve"> unter </w:delText>
              </w:r>
              <w:r w:rsidR="00412DE0" w:rsidRPr="00C921C2" w:rsidDel="00C921C2">
                <w:fldChar w:fldCharType="begin"/>
              </w:r>
              <w:r w:rsidR="00412DE0" w:rsidRPr="00C921C2" w:rsidDel="00C921C2">
                <w:delInstrText>HYPERLINK "http://www.ins-netz-gehen.de"</w:delInstrText>
              </w:r>
              <w:r w:rsidR="00412DE0" w:rsidRPr="00C921C2" w:rsidDel="00C921C2">
                <w:fldChar w:fldCharType="separate"/>
              </w:r>
              <w:r w:rsidR="00412DE0" w:rsidRPr="00C921C2" w:rsidDel="00C921C2">
                <w:rPr>
                  <w:rStyle w:val="Hyperlink"/>
                  <w:strike/>
                  <w:color w:val="auto"/>
                  <w:rPrChange w:id="514" w:author="Fabienne Schmaus" w:date="2026-04-30T16:07:00Z" w16du:dateUtc="2026-04-30T14:07:00Z">
                    <w:rPr>
                      <w:rStyle w:val="Hyperlink"/>
                      <w:strike/>
                      <w:color w:val="EE0000"/>
                    </w:rPr>
                  </w:rPrChange>
                </w:rPr>
                <w:delText>www.ins-netz-gehen.de</w:delText>
              </w:r>
              <w:r w:rsidR="00412DE0" w:rsidRPr="00C921C2" w:rsidDel="00C921C2">
                <w:fldChar w:fldCharType="end"/>
              </w:r>
              <w:r w:rsidR="00412DE0" w:rsidRPr="00C921C2" w:rsidDel="00C921C2">
                <w:rPr>
                  <w:strike/>
                  <w:rPrChange w:id="515" w:author="Fabienne Schmaus" w:date="2026-04-30T16:07:00Z" w16du:dateUtc="2026-04-30T14:07:00Z">
                    <w:rPr>
                      <w:strike/>
                      <w:color w:val="EE0000"/>
                    </w:rPr>
                  </w:rPrChange>
                </w:rPr>
                <w:delText xml:space="preserve"> </w:delText>
              </w:r>
              <w:r w:rsidR="00412DE0" w:rsidRPr="00C921C2" w:rsidDel="00C921C2">
                <w:rPr>
                  <w:strike/>
                  <w:highlight w:val="yellow"/>
                  <w:rPrChange w:id="516" w:author="Fabienne Schmaus" w:date="2026-04-30T16:07:00Z" w16du:dateUtc="2026-04-30T14:07:00Z">
                    <w:rPr>
                      <w:strike/>
                      <w:color w:val="EE0000"/>
                      <w:highlight w:val="yellow"/>
                    </w:rPr>
                  </w:rPrChange>
                </w:rPr>
                <w:delText xml:space="preserve">((Verlinkung auf: </w:delText>
              </w:r>
              <w:r w:rsidR="00412DE0" w:rsidRPr="00C921C2" w:rsidDel="00C921C2">
                <w:fldChar w:fldCharType="begin"/>
              </w:r>
              <w:r w:rsidR="00412DE0" w:rsidRPr="00C921C2" w:rsidDel="00C921C2">
                <w:delInstrText>HYPERLINK "https://www.ins-netz-gehen.de/jugendliche/internet/beziehung-mit-ki-risiken)"</w:delInstrText>
              </w:r>
              <w:r w:rsidR="00412DE0" w:rsidRPr="00C921C2" w:rsidDel="00C921C2">
                <w:fldChar w:fldCharType="separate"/>
              </w:r>
              <w:r w:rsidR="00412DE0" w:rsidRPr="00C921C2" w:rsidDel="00C921C2">
                <w:rPr>
                  <w:rStyle w:val="Hyperlink"/>
                  <w:strike/>
                  <w:color w:val="auto"/>
                  <w:highlight w:val="yellow"/>
                  <w:rPrChange w:id="517" w:author="Fabienne Schmaus" w:date="2026-04-30T16:07:00Z" w16du:dateUtc="2026-04-30T14:07:00Z">
                    <w:rPr>
                      <w:rStyle w:val="Hyperlink"/>
                      <w:strike/>
                      <w:color w:val="EE0000"/>
                      <w:highlight w:val="yellow"/>
                    </w:rPr>
                  </w:rPrChange>
                </w:rPr>
                <w:delText>https://www.ins-netz-gehen.de/jugendliche/internet/beziehung-mit-ki-risiken)</w:delText>
              </w:r>
              <w:r w:rsidR="00412DE0" w:rsidRPr="00C921C2" w:rsidDel="00C921C2">
                <w:fldChar w:fldCharType="end"/>
              </w:r>
              <w:r w:rsidR="00412DE0" w:rsidRPr="00C921C2" w:rsidDel="00C921C2">
                <w:rPr>
                  <w:strike/>
                  <w:highlight w:val="yellow"/>
                  <w:rPrChange w:id="518" w:author="Fabienne Schmaus" w:date="2026-04-30T16:07:00Z" w16du:dateUtc="2026-04-30T14:07:00Z">
                    <w:rPr>
                      <w:strike/>
                      <w:color w:val="EE0000"/>
                      <w:highlight w:val="yellow"/>
                    </w:rPr>
                  </w:rPrChange>
                </w:rPr>
                <w:delText>)</w:delText>
              </w:r>
            </w:del>
          </w:p>
          <w:p w14:paraId="386E8AA4" w14:textId="6017FE8C" w:rsidR="00412DE0" w:rsidRPr="00C921C2" w:rsidDel="00C921C2" w:rsidRDefault="00F0300B" w:rsidP="00DF1D6F">
            <w:pPr>
              <w:pStyle w:val="Listenabsatz"/>
              <w:numPr>
                <w:ilvl w:val="0"/>
                <w:numId w:val="25"/>
              </w:numPr>
              <w:tabs>
                <w:tab w:val="left" w:pos="273"/>
              </w:tabs>
              <w:spacing w:line="276" w:lineRule="auto"/>
              <w:rPr>
                <w:del w:id="519" w:author="Fabienne Schmaus" w:date="2026-04-30T16:07:00Z" w16du:dateUtc="2026-04-30T14:07:00Z"/>
                <w:rFonts w:cstheme="minorHAnsi"/>
                <w:strike/>
                <w:rPrChange w:id="520" w:author="Fabienne Schmaus" w:date="2026-04-30T16:07:00Z" w16du:dateUtc="2026-04-30T14:07:00Z">
                  <w:rPr>
                    <w:del w:id="521" w:author="Fabienne Schmaus" w:date="2026-04-30T16:07:00Z" w16du:dateUtc="2026-04-30T14:07:00Z"/>
                    <w:rFonts w:cstheme="minorHAnsi"/>
                    <w:strike/>
                    <w:color w:val="EE0000"/>
                  </w:rPr>
                </w:rPrChange>
              </w:rPr>
            </w:pPr>
            <w:del w:id="522" w:author="Fabienne Schmaus" w:date="2026-04-30T16:33:00Z" w16du:dateUtc="2026-04-30T14:33:00Z">
              <w:r w:rsidDel="009B2458">
                <w:rPr>
                  <w:strike/>
                </w:rPr>
                <w:delText>„</w:delText>
              </w:r>
            </w:del>
            <w:del w:id="523" w:author="Fabienne Schmaus" w:date="2026-04-30T16:07:00Z" w16du:dateUtc="2026-04-30T14:07:00Z">
              <w:r w:rsidR="00412DE0" w:rsidRPr="00C921C2" w:rsidDel="00C921C2">
                <w:rPr>
                  <w:strike/>
                  <w:rPrChange w:id="524" w:author="Fabienne Schmaus" w:date="2026-04-30T16:07:00Z" w16du:dateUtc="2026-04-30T14:07:00Z">
                    <w:rPr>
                      <w:strike/>
                      <w:color w:val="EE0000"/>
                    </w:rPr>
                  </w:rPrChange>
                </w:rPr>
                <w:delText>Psychologie – Freundschaft</w:delText>
              </w:r>
            </w:del>
            <w:del w:id="525" w:author="Fabienne Schmaus" w:date="2026-04-30T16:33:00Z" w16du:dateUtc="2026-04-30T14:33:00Z">
              <w:r w:rsidDel="009B2458">
                <w:rPr>
                  <w:strike/>
                </w:rPr>
                <w:delText>“</w:delText>
              </w:r>
            </w:del>
            <w:del w:id="526" w:author="Fabienne Schmaus" w:date="2026-04-30T16:07:00Z" w16du:dateUtc="2026-04-30T14:07:00Z">
              <w:r w:rsidR="00412DE0" w:rsidRPr="00C921C2" w:rsidDel="00C921C2">
                <w:rPr>
                  <w:strike/>
                  <w:rPrChange w:id="527" w:author="Fabienne Schmaus" w:date="2026-04-30T16:07:00Z" w16du:dateUtc="2026-04-30T14:07:00Z">
                    <w:rPr>
                      <w:strike/>
                      <w:color w:val="EE0000"/>
                    </w:rPr>
                  </w:rPrChange>
                </w:rPr>
                <w:delText xml:space="preserve"> unter https://www.planet-wissen.de</w:delText>
              </w:r>
              <w:r w:rsidR="00412DE0" w:rsidRPr="00C921C2" w:rsidDel="00C921C2">
                <w:rPr>
                  <w:strike/>
                  <w:highlight w:val="yellow"/>
                  <w:rPrChange w:id="528" w:author="Fabienne Schmaus" w:date="2026-04-30T16:07:00Z" w16du:dateUtc="2026-04-30T14:07:00Z">
                    <w:rPr>
                      <w:strike/>
                      <w:color w:val="EE0000"/>
                      <w:highlight w:val="yellow"/>
                    </w:rPr>
                  </w:rPrChange>
                </w:rPr>
                <w:delText xml:space="preserve"> ((Verlinkung auf: </w:delText>
              </w:r>
              <w:r w:rsidR="00412DE0" w:rsidRPr="00C921C2" w:rsidDel="00C921C2">
                <w:fldChar w:fldCharType="begin"/>
              </w:r>
              <w:r w:rsidR="00412DE0" w:rsidRPr="00C921C2" w:rsidDel="00C921C2">
                <w:delInstrText>HYPERLINK "https://www.planet-wissen.de/gesellschaft/psychologie/freundschaft_gemeinsam_durch_dick_und_duenn/pwwbfreundschaftgemeinsamdurchdickundduenn100.html)"</w:delInstrText>
              </w:r>
              <w:r w:rsidR="00412DE0" w:rsidRPr="00C921C2" w:rsidDel="00C921C2">
                <w:fldChar w:fldCharType="separate"/>
              </w:r>
              <w:r w:rsidR="00412DE0" w:rsidRPr="00C921C2" w:rsidDel="00C921C2">
                <w:rPr>
                  <w:rStyle w:val="Hyperlink"/>
                  <w:strike/>
                  <w:color w:val="auto"/>
                  <w:highlight w:val="yellow"/>
                  <w:rPrChange w:id="529" w:author="Fabienne Schmaus" w:date="2026-04-30T16:07:00Z" w16du:dateUtc="2026-04-30T14:07:00Z">
                    <w:rPr>
                      <w:rStyle w:val="Hyperlink"/>
                      <w:strike/>
                      <w:color w:val="EE0000"/>
                      <w:highlight w:val="yellow"/>
                    </w:rPr>
                  </w:rPrChange>
                </w:rPr>
                <w:delText>https://www.planet-wissen.de/gesellschaft/psychologie/freundschaft_gemeinsam_durch_dick_und_duenn/pwwbfreundschaftgemeinsamdurchdickundduenn100.html)</w:delText>
              </w:r>
              <w:r w:rsidR="00412DE0" w:rsidRPr="00C921C2" w:rsidDel="00C921C2">
                <w:fldChar w:fldCharType="end"/>
              </w:r>
            </w:del>
          </w:p>
          <w:p w14:paraId="62E0F7F6" w14:textId="3535EF51" w:rsidR="00412DE0" w:rsidRPr="00C921C2" w:rsidDel="00C17639" w:rsidRDefault="00412DE0" w:rsidP="00F07C29">
            <w:pPr>
              <w:tabs>
                <w:tab w:val="left" w:pos="273"/>
              </w:tabs>
              <w:spacing w:line="276" w:lineRule="auto"/>
              <w:rPr>
                <w:del w:id="530" w:author="Fabienne Schmaus" w:date="2026-05-04T10:34:00Z" w16du:dateUtc="2026-05-04T08:34:00Z"/>
                <w:rFonts w:cstheme="minorHAnsi"/>
                <w:rPrChange w:id="531" w:author="Fabienne Schmaus" w:date="2026-04-30T16:07:00Z" w16du:dateUtc="2026-04-30T14:07:00Z">
                  <w:rPr>
                    <w:del w:id="532" w:author="Fabienne Schmaus" w:date="2026-05-04T10:34:00Z" w16du:dateUtc="2026-05-04T08:34:00Z"/>
                    <w:rFonts w:cstheme="minorHAnsi"/>
                    <w:color w:val="EE0000"/>
                  </w:rPr>
                </w:rPrChange>
              </w:rPr>
            </w:pPr>
          </w:p>
          <w:p w14:paraId="598F955B" w14:textId="6EAAD91F" w:rsidR="002C39FF" w:rsidRPr="00C921C2" w:rsidRDefault="002C39FF" w:rsidP="00F07C29">
            <w:pPr>
              <w:tabs>
                <w:tab w:val="left" w:pos="273"/>
              </w:tabs>
              <w:spacing w:line="276" w:lineRule="auto"/>
              <w:rPr>
                <w:rFonts w:cstheme="minorHAnsi"/>
                <w:b/>
                <w:bCs/>
              </w:rPr>
            </w:pPr>
            <w:r w:rsidRPr="00C921C2">
              <w:rPr>
                <w:rFonts w:cstheme="minorHAnsi"/>
                <w:b/>
                <w:bCs/>
              </w:rPr>
              <w:t>Umfrage</w:t>
            </w:r>
            <w:r w:rsidR="00070D1D" w:rsidRPr="00C921C2">
              <w:rPr>
                <w:rFonts w:cstheme="minorHAnsi"/>
                <w:b/>
                <w:bCs/>
              </w:rPr>
              <w:t xml:space="preserve"> (analog)</w:t>
            </w:r>
            <w:r w:rsidRPr="00C921C2">
              <w:rPr>
                <w:rFonts w:cstheme="minorHAnsi"/>
                <w:b/>
                <w:bCs/>
              </w:rPr>
              <w:t>:</w:t>
            </w:r>
          </w:p>
          <w:p w14:paraId="63C1C662" w14:textId="277A15D1" w:rsidR="002C39FF" w:rsidRPr="00C921C2" w:rsidRDefault="002C39FF" w:rsidP="00F07C29">
            <w:pPr>
              <w:tabs>
                <w:tab w:val="left" w:pos="273"/>
              </w:tabs>
              <w:spacing w:line="276" w:lineRule="auto"/>
              <w:rPr>
                <w:rFonts w:cstheme="minorHAnsi"/>
              </w:rPr>
            </w:pPr>
            <w:r w:rsidRPr="00C921C2">
              <w:rPr>
                <w:rFonts w:cstheme="minorHAnsi"/>
              </w:rPr>
              <w:t>Die Lernenden notieren anonym auf Karten</w:t>
            </w:r>
            <w:r w:rsidR="002D6935" w:rsidRPr="00C921C2">
              <w:rPr>
                <w:rFonts w:cstheme="minorHAnsi"/>
              </w:rPr>
              <w:t xml:space="preserve"> ihre Top 3 Antworten zur Frage</w:t>
            </w:r>
            <w:r w:rsidRPr="00C921C2">
              <w:rPr>
                <w:rFonts w:cstheme="minorHAnsi"/>
              </w:rPr>
              <w:t xml:space="preserve"> </w:t>
            </w:r>
            <w:r w:rsidR="00F0300B">
              <w:rPr>
                <w:rFonts w:cstheme="minorHAnsi"/>
              </w:rPr>
              <w:t>„</w:t>
            </w:r>
            <w:r w:rsidR="002D6935" w:rsidRPr="00C921C2">
              <w:rPr>
                <w:rFonts w:cstheme="minorHAnsi"/>
              </w:rPr>
              <w:t>Wo präsentiere ich mich online?</w:t>
            </w:r>
            <w:r w:rsidR="00F0300B">
              <w:rPr>
                <w:rFonts w:cstheme="minorHAnsi"/>
              </w:rPr>
              <w:t>“</w:t>
            </w:r>
            <w:r w:rsidRPr="00C921C2">
              <w:rPr>
                <w:rFonts w:cstheme="minorHAnsi"/>
              </w:rPr>
              <w:t xml:space="preserve"> Die Lehrkraft sammelt die Karten ein und </w:t>
            </w:r>
            <w:r w:rsidR="002D6935" w:rsidRPr="00C921C2">
              <w:rPr>
                <w:rFonts w:cstheme="minorHAnsi"/>
              </w:rPr>
              <w:t>wertet</w:t>
            </w:r>
            <w:r w:rsidRPr="00C921C2">
              <w:rPr>
                <w:rFonts w:cstheme="minorHAnsi"/>
              </w:rPr>
              <w:t xml:space="preserve"> sie sichtbar für alle an </w:t>
            </w:r>
            <w:r w:rsidR="000674E2" w:rsidRPr="00C921C2">
              <w:rPr>
                <w:rFonts w:cstheme="minorHAnsi"/>
              </w:rPr>
              <w:t xml:space="preserve">der </w:t>
            </w:r>
            <w:r w:rsidRPr="00C921C2">
              <w:rPr>
                <w:rFonts w:cstheme="minorHAnsi"/>
              </w:rPr>
              <w:t>Tafel oder Pinnwand</w:t>
            </w:r>
            <w:r w:rsidR="002D6935" w:rsidRPr="00C921C2">
              <w:rPr>
                <w:rFonts w:cstheme="minorHAnsi"/>
              </w:rPr>
              <w:t xml:space="preserve"> per Strichliste aus</w:t>
            </w:r>
            <w:r w:rsidRPr="00C921C2">
              <w:rPr>
                <w:rFonts w:cstheme="minorHAnsi"/>
              </w:rPr>
              <w:t xml:space="preserve">. Die Methode eignet sich besonders gut zur schnellen, wertungsfreien Aktivierung von Vorwissen und persönlichen Erfahrungen, da die Anonymität </w:t>
            </w:r>
            <w:r w:rsidR="002D6935" w:rsidRPr="00C921C2">
              <w:rPr>
                <w:rFonts w:cstheme="minorHAnsi"/>
              </w:rPr>
              <w:t xml:space="preserve">allen </w:t>
            </w:r>
            <w:r w:rsidRPr="00C921C2">
              <w:rPr>
                <w:rFonts w:cstheme="minorHAnsi"/>
              </w:rPr>
              <w:t>Lernenden eine unbefangene Beteiligung ermöglicht.</w:t>
            </w:r>
          </w:p>
          <w:p w14:paraId="1BE48D79" w14:textId="40241059" w:rsidR="002C39FF" w:rsidRPr="00C921C2" w:rsidRDefault="002C39FF" w:rsidP="002D6935">
            <w:pPr>
              <w:tabs>
                <w:tab w:val="left" w:pos="273"/>
              </w:tabs>
              <w:spacing w:line="276" w:lineRule="auto"/>
              <w:rPr>
                <w:rFonts w:cstheme="minorHAnsi"/>
              </w:rPr>
            </w:pPr>
            <w:r w:rsidRPr="00C921C2">
              <w:rPr>
                <w:rFonts w:cstheme="minorHAnsi"/>
                <w:b/>
                <w:bCs/>
              </w:rPr>
              <w:t>Alternativ</w:t>
            </w:r>
            <w:r w:rsidR="00070D1D" w:rsidRPr="00C921C2">
              <w:rPr>
                <w:rFonts w:cstheme="minorHAnsi"/>
                <w:b/>
                <w:bCs/>
              </w:rPr>
              <w:t xml:space="preserve"> (digital)</w:t>
            </w:r>
            <w:r w:rsidR="000674E2" w:rsidRPr="00C921C2">
              <w:rPr>
                <w:rFonts w:cstheme="minorHAnsi"/>
                <w:b/>
                <w:bCs/>
              </w:rPr>
              <w:t>:</w:t>
            </w:r>
            <w:r w:rsidR="000674E2" w:rsidRPr="00C921C2">
              <w:rPr>
                <w:rFonts w:cstheme="minorHAnsi"/>
              </w:rPr>
              <w:t xml:space="preserve"> Die Aufgabe kann</w:t>
            </w:r>
            <w:r w:rsidRPr="00C921C2">
              <w:rPr>
                <w:rFonts w:cstheme="minorHAnsi"/>
              </w:rPr>
              <w:t xml:space="preserve"> als Mentimeter-Umfrage (Anhang 1A)</w:t>
            </w:r>
            <w:r w:rsidR="000674E2" w:rsidRPr="00C921C2">
              <w:rPr>
                <w:rFonts w:cstheme="minorHAnsi"/>
              </w:rPr>
              <w:t xml:space="preserve"> durchgeführt werden</w:t>
            </w:r>
            <w:r w:rsidRPr="00C921C2">
              <w:rPr>
                <w:rFonts w:cstheme="minorHAnsi"/>
              </w:rPr>
              <w:t xml:space="preserve">. </w:t>
            </w:r>
          </w:p>
          <w:p w14:paraId="6D7D02FF" w14:textId="77777777" w:rsidR="002C39FF" w:rsidRPr="00C921C2" w:rsidRDefault="002C39FF" w:rsidP="00F07C29">
            <w:pPr>
              <w:tabs>
                <w:tab w:val="left" w:pos="273"/>
              </w:tabs>
              <w:spacing w:line="276" w:lineRule="auto"/>
              <w:rPr>
                <w:rFonts w:cstheme="minorHAnsi"/>
                <w:rPrChange w:id="533" w:author="Fabienne Schmaus" w:date="2026-04-30T16:07:00Z" w16du:dateUtc="2026-04-30T14:07:00Z">
                  <w:rPr>
                    <w:rFonts w:cstheme="minorHAnsi"/>
                    <w:color w:val="EE0000"/>
                  </w:rPr>
                </w:rPrChange>
              </w:rPr>
            </w:pPr>
          </w:p>
          <w:p w14:paraId="6FE8DC62" w14:textId="5ED248B7"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F0300B">
              <w:rPr>
                <w:rFonts w:cstheme="minorHAnsi"/>
                <w:highlight w:val="yellow"/>
              </w:rPr>
              <w:t>„</w:t>
            </w:r>
            <w:r w:rsidRPr="002D6935">
              <w:rPr>
                <w:rFonts w:cstheme="minorHAnsi"/>
                <w:highlight w:val="yellow"/>
              </w:rPr>
              <w:t>Differenzierung</w:t>
            </w:r>
            <w:r w:rsidR="00F0300B">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0B84C010"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Impulsfragen in einfacher, konkreter Sprache</w:t>
            </w:r>
            <w:commentRangeStart w:id="534"/>
            <w:r w:rsidR="00CD3AFA" w:rsidRPr="00CD3AFA">
              <w:rPr>
                <w:rFonts w:cstheme="minorHAnsi"/>
              </w:rPr>
              <w:t>: *</w:t>
            </w:r>
            <w:commentRangeEnd w:id="534"/>
            <w:r w:rsidR="00C17639">
              <w:rPr>
                <w:rStyle w:val="Kommentarzeichen"/>
                <w:rFonts w:cstheme="minorHAnsi"/>
                <w:sz w:val="22"/>
                <w:szCs w:val="22"/>
              </w:rPr>
              <w:commentReference w:id="534"/>
            </w:r>
            <w:r w:rsidR="00F0300B">
              <w:rPr>
                <w:rFonts w:cstheme="minorHAnsi"/>
              </w:rPr>
              <w:t>„</w:t>
            </w:r>
            <w:r w:rsidR="00CD3AFA" w:rsidRPr="00CD3AFA">
              <w:rPr>
                <w:rFonts w:cstheme="minorHAnsi"/>
              </w:rPr>
              <w:t>Was postest du? Was würdest du nie posten</w:t>
            </w:r>
            <w:r w:rsidR="00F0300B">
              <w:rPr>
                <w:rFonts w:cstheme="minorHAnsi"/>
              </w:rPr>
              <w:t>?“</w:t>
            </w:r>
          </w:p>
          <w:p w14:paraId="611609EE" w14:textId="77777777"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genügen als Antwort</w:t>
            </w:r>
          </w:p>
          <w:p w14:paraId="26B28FA4" w14:textId="183FC5DF"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ins w:id="535" w:author="Fabienne Schmaus" w:date="2026-05-04T10:50:00Z" w16du:dateUtc="2026-05-04T08:50:00Z">
              <w:r w:rsidR="00785E9B">
                <w:rPr>
                  <w:rFonts w:cstheme="minorHAnsi"/>
                </w:rPr>
                <w:t xml:space="preserve">Fachbegriffe: </w:t>
              </w:r>
            </w:ins>
            <w:r w:rsidRPr="00CD3AFA">
              <w:rPr>
                <w:rFonts w:cstheme="minorHAnsi"/>
              </w:rPr>
              <w:t>Noch keine Fachbegriffe einführen</w:t>
            </w:r>
          </w:p>
          <w:p w14:paraId="2ED94BF6" w14:textId="2B3D55A1" w:rsidR="00CD3AFA" w:rsidRPr="003D2D6B" w:rsidRDefault="00CD3AFA" w:rsidP="004C6CFA">
            <w:pPr>
              <w:shd w:val="clear" w:color="auto" w:fill="FBE4D5" w:themeFill="accent2" w:themeFillTint="33"/>
              <w:tabs>
                <w:tab w:val="left" w:pos="273"/>
              </w:tabs>
              <w:spacing w:line="276" w:lineRule="auto"/>
              <w:rPr>
                <w:rFonts w:cstheme="minorHAnsi"/>
              </w:rPr>
            </w:pP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138DD20A"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del w:id="536" w:author="Fabienne Schmaus" w:date="2026-05-04T10:50:00Z" w16du:dateUtc="2026-05-04T08:50:00Z">
              <w:r w:rsidR="00CD3AFA" w:rsidRPr="003D2D6B" w:rsidDel="00785E9B">
                <w:rPr>
                  <w:rFonts w:cstheme="minorHAnsi"/>
                </w:rPr>
                <w:delText xml:space="preserve">Zusätzliche </w:delText>
              </w:r>
            </w:del>
            <w:ins w:id="537" w:author="Fabienne Schmaus" w:date="2026-05-04T10:50:00Z" w16du:dateUtc="2026-05-04T08:50:00Z">
              <w:r w:rsidR="00785E9B">
                <w:rPr>
                  <w:rFonts w:cstheme="minorHAnsi"/>
                </w:rPr>
                <w:t>z</w:t>
              </w:r>
              <w:r w:rsidR="00785E9B" w:rsidRPr="003D2D6B">
                <w:rPr>
                  <w:rFonts w:cstheme="minorHAnsi"/>
                </w:rPr>
                <w:t xml:space="preserve">usätzliche </w:t>
              </w:r>
            </w:ins>
            <w:r w:rsidR="00CD3AFA" w:rsidRPr="003D2D6B">
              <w:rPr>
                <w:rFonts w:cstheme="minorHAnsi"/>
              </w:rPr>
              <w:t>Plattformen: LinkedIn, persönliche Blogs</w:t>
            </w:r>
            <w:ins w:id="538" w:author="Fabienne Schmaus" w:date="2026-05-04T11:17:00Z" w16du:dateUtc="2026-05-04T09:17:00Z">
              <w:r w:rsidR="00AC6CBE">
                <w:rPr>
                  <w:rFonts w:cstheme="minorHAnsi"/>
                </w:rPr>
                <w:t xml:space="preserve">, </w:t>
              </w:r>
            </w:ins>
            <w:del w:id="539" w:author="Fabienne Schmaus" w:date="2026-05-04T11:17:00Z" w16du:dateUtc="2026-05-04T09:17:00Z">
              <w:r w:rsidR="00CD3AFA" w:rsidRPr="003D2D6B" w:rsidDel="00AC6CBE">
                <w:rPr>
                  <w:rFonts w:cstheme="minorHAnsi"/>
                </w:rPr>
                <w:delText>/</w:delText>
              </w:r>
            </w:del>
            <w:r w:rsidR="00CD3AFA" w:rsidRPr="003D2D6B">
              <w:rPr>
                <w:rFonts w:cstheme="minorHAnsi"/>
              </w:rPr>
              <w:t>Websites, berufliche Kontexte</w:t>
            </w:r>
          </w:p>
          <w:p w14:paraId="29A4FA35" w14:textId="4F9795A0"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Impulsfragen erweitern: *</w:t>
            </w:r>
            <w:r w:rsidR="00F0300B">
              <w:rPr>
                <w:rFonts w:cstheme="minorHAnsi"/>
              </w:rPr>
              <w:t xml:space="preserve"> „</w:t>
            </w:r>
            <w:r w:rsidR="00CD3AFA" w:rsidRPr="003D2D6B">
              <w:rPr>
                <w:rFonts w:cstheme="minorHAnsi"/>
              </w:rPr>
              <w:t>Welches Profil würdest du deiner zukünftigen Chefin zeigen? Welches deinen Mitschüler</w:t>
            </w:r>
            <w:del w:id="540" w:author="Fabienne Schmaus" w:date="2026-04-30T16:08:00Z" w16du:dateUtc="2026-04-30T14:08:00Z">
              <w:r w:rsidR="00CD3AFA" w:rsidRPr="003D2D6B" w:rsidDel="00C921C2">
                <w:rPr>
                  <w:rFonts w:cstheme="minorHAnsi"/>
                </w:rPr>
                <w:delText>:</w:delText>
              </w:r>
            </w:del>
            <w:r w:rsidR="00CD3AFA" w:rsidRPr="003D2D6B">
              <w:rPr>
                <w:rFonts w:cstheme="minorHAnsi"/>
              </w:rPr>
              <w:t>innen</w:t>
            </w:r>
            <w:ins w:id="541" w:author="Fabienne Schmaus" w:date="2026-04-30T16:08:00Z" w16du:dateUtc="2026-04-30T14:08:00Z">
              <w:r w:rsidR="00C921C2">
                <w:rPr>
                  <w:rFonts w:cstheme="minorHAnsi"/>
                </w:rPr>
                <w:t xml:space="preserve"> und Mitschülern</w:t>
              </w:r>
            </w:ins>
            <w:r w:rsidR="00F0300B">
              <w:rPr>
                <w:rFonts w:cstheme="minorHAnsi"/>
              </w:rPr>
              <w:t>?“</w:t>
            </w:r>
          </w:p>
          <w:p w14:paraId="391F7AA1" w14:textId="1596C908" w:rsidR="002C39FF" w:rsidRPr="00C921C2"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lastRenderedPageBreak/>
              <w:t xml:space="preserve">– </w:t>
            </w:r>
            <w:r w:rsidR="00CD3AFA" w:rsidRPr="003D2D6B">
              <w:rPr>
                <w:rFonts w:cstheme="minorHAnsi"/>
              </w:rPr>
              <w:t xml:space="preserve">Begriffe </w:t>
            </w:r>
            <w:r w:rsidR="00F0300B">
              <w:rPr>
                <w:rFonts w:cstheme="minorHAnsi"/>
              </w:rPr>
              <w:t>„</w:t>
            </w:r>
            <w:r w:rsidR="00CD3AFA" w:rsidRPr="00C921C2">
              <w:rPr>
                <w:rFonts w:cstheme="minorHAnsi"/>
              </w:rPr>
              <w:t>Selbstdarstellung</w:t>
            </w:r>
            <w:r w:rsidR="00F0300B">
              <w:rPr>
                <w:rFonts w:cstheme="minorHAnsi"/>
              </w:rPr>
              <w:t xml:space="preserve">“ </w:t>
            </w:r>
            <w:r w:rsidR="00CD3AFA" w:rsidRPr="00C921C2">
              <w:rPr>
                <w:rFonts w:cstheme="minorHAnsi"/>
              </w:rPr>
              <w:t xml:space="preserve">und </w:t>
            </w:r>
            <w:r w:rsidR="00F0300B">
              <w:rPr>
                <w:rFonts w:cstheme="minorHAnsi"/>
              </w:rPr>
              <w:t>„</w:t>
            </w:r>
            <w:r w:rsidR="00CD3AFA" w:rsidRPr="00C921C2">
              <w:rPr>
                <w:rFonts w:cstheme="minorHAnsi"/>
              </w:rPr>
              <w:t>Impression Management</w:t>
            </w:r>
            <w:r w:rsidR="00F0300B">
              <w:rPr>
                <w:rFonts w:cstheme="minorHAnsi"/>
              </w:rPr>
              <w:t xml:space="preserve">“ </w:t>
            </w:r>
            <w:r w:rsidR="00CD3AFA" w:rsidRPr="00C921C2">
              <w:rPr>
                <w:rFonts w:cstheme="minorHAnsi"/>
              </w:rPr>
              <w:t>(</w:t>
            </w:r>
            <w:commentRangeStart w:id="542"/>
            <w:r w:rsidR="00CD3AFA" w:rsidRPr="00C921C2">
              <w:rPr>
                <w:rFonts w:cstheme="minorHAnsi"/>
              </w:rPr>
              <w:t>Goffman</w:t>
            </w:r>
            <w:commentRangeEnd w:id="542"/>
            <w:r w:rsidR="00785E9B" w:rsidRPr="003D2D6B">
              <w:rPr>
                <w:rStyle w:val="Kommentarzeichen"/>
                <w:rFonts w:cstheme="minorHAnsi"/>
                <w:sz w:val="22"/>
                <w:szCs w:val="22"/>
              </w:rPr>
              <w:commentReference w:id="542"/>
            </w:r>
            <w:r w:rsidR="00CD3AFA" w:rsidRPr="00C921C2">
              <w:rPr>
                <w:rFonts w:cstheme="minorHAnsi"/>
              </w:rPr>
              <w:t xml:space="preserve">) können bereits im Einstieg fallen </w:t>
            </w:r>
            <w:commentRangeStart w:id="543"/>
            <w:ins w:id="544" w:author="Fabienne Schmaus" w:date="2026-04-30T16:33:00Z" w16du:dateUtc="2026-04-30T14:33:00Z">
              <w:r w:rsidR="009B2458">
                <w:rPr>
                  <w:rFonts w:cstheme="minorHAnsi"/>
                </w:rPr>
                <w:t>(</w:t>
              </w:r>
            </w:ins>
            <w:del w:id="545" w:author="Fabienne Schmaus" w:date="2026-04-30T16:33:00Z" w16du:dateUtc="2026-04-30T14:33:00Z">
              <w:r w:rsidR="00F0300B" w:rsidDel="009B2458">
                <w:rPr>
                  <w:rFonts w:cstheme="minorHAnsi"/>
                </w:rPr>
                <w:delText xml:space="preserve">– </w:delText>
              </w:r>
              <w:r w:rsidR="00CD3AFA" w:rsidRPr="00C921C2" w:rsidDel="009B2458">
                <w:rPr>
                  <w:rFonts w:cstheme="minorHAnsi"/>
                </w:rPr>
                <w:delText xml:space="preserve">als </w:delText>
              </w:r>
            </w:del>
            <w:r w:rsidR="00CD3AFA" w:rsidRPr="00C921C2">
              <w:rPr>
                <w:rFonts w:cstheme="minorHAnsi"/>
              </w:rPr>
              <w:t>Vorverweis auf Phase 2</w:t>
            </w:r>
            <w:ins w:id="546" w:author="Fabienne Schmaus" w:date="2026-04-30T16:33:00Z" w16du:dateUtc="2026-04-30T14:33:00Z">
              <w:r w:rsidR="009B2458">
                <w:rPr>
                  <w:rFonts w:cstheme="minorHAnsi"/>
                </w:rPr>
                <w:t>)</w:t>
              </w:r>
            </w:ins>
            <w:ins w:id="547" w:author="Fabienne Schmaus" w:date="2026-04-30T16:09:00Z" w16du:dateUtc="2026-04-30T14:09:00Z">
              <w:r w:rsidR="00C921C2" w:rsidRPr="00C921C2">
                <w:rPr>
                  <w:rFonts w:cstheme="minorHAnsi"/>
                </w:rPr>
                <w:t>.</w:t>
              </w:r>
            </w:ins>
            <w:commentRangeEnd w:id="543"/>
            <w:r w:rsidR="00785E9B" w:rsidRPr="003D2D6B">
              <w:rPr>
                <w:rStyle w:val="Kommentarzeichen"/>
                <w:rFonts w:cstheme="minorHAnsi"/>
                <w:sz w:val="22"/>
                <w:szCs w:val="22"/>
              </w:rPr>
              <w:commentReference w:id="543"/>
            </w:r>
          </w:p>
          <w:p w14:paraId="290767CD" w14:textId="77777777" w:rsidR="002C39FF" w:rsidRPr="00C921C2" w:rsidRDefault="002C39FF" w:rsidP="002C39FF">
            <w:pPr>
              <w:rPr>
                <w:rFonts w:cstheme="minorHAnsi"/>
                <w:highlight w:val="yellow"/>
                <w:rPrChange w:id="548" w:author="Fabienne Schmaus" w:date="2026-04-30T16:09:00Z" w16du:dateUtc="2026-04-30T14:09:00Z">
                  <w:rPr>
                    <w:rFonts w:cstheme="minorHAnsi"/>
                    <w:color w:val="EE0000"/>
                    <w:highlight w:val="yellow"/>
                  </w:rPr>
                </w:rPrChange>
              </w:rPr>
            </w:pPr>
          </w:p>
          <w:p w14:paraId="0EBC9320" w14:textId="6B2FB995" w:rsidR="002C39FF" w:rsidRPr="00C921C2" w:rsidRDefault="002C39FF" w:rsidP="007D4363">
            <w:pPr>
              <w:shd w:val="clear" w:color="auto" w:fill="E2EFD9" w:themeFill="accent6" w:themeFillTint="33"/>
              <w:tabs>
                <w:tab w:val="left" w:pos="273"/>
              </w:tabs>
              <w:spacing w:line="276" w:lineRule="auto"/>
              <w:rPr>
                <w:rFonts w:cstheme="minorHAnsi"/>
                <w:rPrChange w:id="549" w:author="Fabienne Schmaus" w:date="2026-04-30T16:09:00Z" w16du:dateUtc="2026-04-30T14:09:00Z">
                  <w:rPr>
                    <w:rFonts w:cstheme="minorHAnsi"/>
                    <w:color w:val="000000" w:themeColor="text1"/>
                  </w:rPr>
                </w:rPrChange>
              </w:rPr>
            </w:pPr>
            <w:r w:rsidRPr="00C921C2">
              <w:rPr>
                <w:rFonts w:cstheme="minorHAnsi"/>
                <w:highlight w:val="yellow"/>
                <w:rPrChange w:id="550" w:author="Fabienne Schmaus" w:date="2026-04-30T16:09:00Z" w16du:dateUtc="2026-04-30T14:09:00Z">
                  <w:rPr>
                    <w:rFonts w:cstheme="minorHAnsi"/>
                    <w:color w:val="000000" w:themeColor="text1"/>
                    <w:highlight w:val="yellow"/>
                  </w:rPr>
                </w:rPrChange>
              </w:rPr>
              <w:t xml:space="preserve">((Icon </w:t>
            </w:r>
            <w:r w:rsidR="00F0300B">
              <w:rPr>
                <w:rFonts w:cstheme="minorHAnsi"/>
                <w:highlight w:val="yellow"/>
              </w:rPr>
              <w:t>„</w:t>
            </w:r>
            <w:r w:rsidR="007B2CE6" w:rsidRPr="00C921C2">
              <w:rPr>
                <w:rFonts w:cstheme="minorHAnsi"/>
                <w:highlight w:val="yellow"/>
                <w:rPrChange w:id="551" w:author="Fabienne Schmaus" w:date="2026-04-30T16:09:00Z" w16du:dateUtc="2026-04-30T14:09:00Z">
                  <w:rPr>
                    <w:rFonts w:cstheme="minorHAnsi"/>
                    <w:color w:val="000000" w:themeColor="text1"/>
                    <w:highlight w:val="yellow"/>
                  </w:rPr>
                </w:rPrChange>
              </w:rPr>
              <w:t>Primarstufe</w:t>
            </w:r>
            <w:r w:rsidR="00F0300B">
              <w:rPr>
                <w:rFonts w:cstheme="minorHAnsi"/>
                <w:highlight w:val="yellow"/>
              </w:rPr>
              <w:t>“</w:t>
            </w:r>
            <w:r w:rsidRPr="00C921C2">
              <w:rPr>
                <w:rFonts w:cstheme="minorHAnsi"/>
                <w:highlight w:val="yellow"/>
                <w:rPrChange w:id="552" w:author="Fabienne Schmaus" w:date="2026-04-30T16:09:00Z" w16du:dateUtc="2026-04-30T14:09:00Z">
                  <w:rPr>
                    <w:rFonts w:cstheme="minorHAnsi"/>
                    <w:color w:val="000000" w:themeColor="text1"/>
                    <w:highlight w:val="yellow"/>
                  </w:rPr>
                </w:rPrChange>
              </w:rPr>
              <w:t>))</w:t>
            </w:r>
          </w:p>
          <w:p w14:paraId="63E5FFA6" w14:textId="066DE325" w:rsidR="00B07809" w:rsidRPr="00C921C2" w:rsidRDefault="00B07809" w:rsidP="00B07809">
            <w:pPr>
              <w:shd w:val="clear" w:color="auto" w:fill="E2EFD9" w:themeFill="accent6" w:themeFillTint="33"/>
              <w:tabs>
                <w:tab w:val="left" w:pos="273"/>
              </w:tabs>
              <w:spacing w:line="276" w:lineRule="auto"/>
              <w:rPr>
                <w:rFonts w:cstheme="minorHAnsi"/>
                <w:rPrChange w:id="553" w:author="Fabienne Schmaus" w:date="2026-04-30T16:09:00Z" w16du:dateUtc="2026-04-30T14:09:00Z">
                  <w:rPr>
                    <w:rFonts w:cstheme="minorHAnsi"/>
                    <w:color w:val="000000" w:themeColor="text1"/>
                  </w:rPr>
                </w:rPrChange>
              </w:rPr>
            </w:pPr>
            <w:r w:rsidRPr="00C921C2">
              <w:rPr>
                <w:rFonts w:cstheme="minorHAnsi"/>
                <w:b/>
                <w:bCs/>
                <w:rPrChange w:id="554" w:author="Fabienne Schmaus" w:date="2026-04-30T16:09:00Z" w16du:dateUtc="2026-04-30T14:09:00Z">
                  <w:rPr>
                    <w:rFonts w:cstheme="minorHAnsi"/>
                    <w:b/>
                    <w:bCs/>
                    <w:color w:val="000000" w:themeColor="text1"/>
                  </w:rPr>
                </w:rPrChange>
              </w:rPr>
              <w:t>Zeitumfang:</w:t>
            </w:r>
            <w:r w:rsidRPr="00C921C2">
              <w:rPr>
                <w:rFonts w:cstheme="minorHAnsi"/>
                <w:rPrChange w:id="555" w:author="Fabienne Schmaus" w:date="2026-04-30T16:09:00Z" w16du:dateUtc="2026-04-30T14:09:00Z">
                  <w:rPr>
                    <w:rFonts w:cstheme="minorHAnsi"/>
                    <w:color w:val="000000" w:themeColor="text1"/>
                  </w:rPr>
                </w:rPrChange>
              </w:rPr>
              <w:t xml:space="preserve"> ca. 10 Min.</w:t>
            </w:r>
          </w:p>
          <w:p w14:paraId="098D72A7" w14:textId="1BEC8E3D" w:rsidR="00B07809" w:rsidRPr="00C921C2" w:rsidRDefault="00B07809" w:rsidP="00B07809">
            <w:pPr>
              <w:shd w:val="clear" w:color="auto" w:fill="E2EFD9" w:themeFill="accent6" w:themeFillTint="33"/>
              <w:tabs>
                <w:tab w:val="left" w:pos="273"/>
              </w:tabs>
              <w:spacing w:line="276" w:lineRule="auto"/>
              <w:rPr>
                <w:rFonts w:cstheme="minorHAnsi"/>
                <w:rPrChange w:id="556" w:author="Fabienne Schmaus" w:date="2026-04-30T16:09:00Z" w16du:dateUtc="2026-04-30T14:09:00Z">
                  <w:rPr>
                    <w:rFonts w:cstheme="minorHAnsi"/>
                    <w:color w:val="000000" w:themeColor="text1"/>
                  </w:rPr>
                </w:rPrChange>
              </w:rPr>
            </w:pPr>
            <w:r w:rsidRPr="00C921C2">
              <w:rPr>
                <w:rFonts w:cstheme="minorHAnsi"/>
                <w:b/>
                <w:bCs/>
                <w:rPrChange w:id="557" w:author="Fabienne Schmaus" w:date="2026-04-30T16:09:00Z" w16du:dateUtc="2026-04-30T14:09:00Z">
                  <w:rPr>
                    <w:rFonts w:cstheme="minorHAnsi"/>
                    <w:b/>
                    <w:bCs/>
                    <w:color w:val="000000" w:themeColor="text1"/>
                  </w:rPr>
                </w:rPrChange>
              </w:rPr>
              <w:t>Materialhinweis:</w:t>
            </w:r>
            <w:r w:rsidRPr="00C921C2">
              <w:rPr>
                <w:rFonts w:cstheme="minorHAnsi"/>
                <w:rPrChange w:id="558" w:author="Fabienne Schmaus" w:date="2026-04-30T16:09:00Z" w16du:dateUtc="2026-04-30T14:09:00Z">
                  <w:rPr>
                    <w:rFonts w:cstheme="minorHAnsi"/>
                    <w:color w:val="000000" w:themeColor="text1"/>
                  </w:rPr>
                </w:rPrChange>
              </w:rPr>
              <w:t xml:space="preserve"> Primarstufe – Arbeitsblatt </w:t>
            </w:r>
            <w:r w:rsidR="00DF1D6F" w:rsidRPr="00C921C2">
              <w:rPr>
                <w:rFonts w:cstheme="minorHAnsi"/>
                <w:rPrChange w:id="559" w:author="Fabienne Schmaus" w:date="2026-04-30T16:09:00Z" w16du:dateUtc="2026-04-30T14:09:00Z">
                  <w:rPr>
                    <w:rFonts w:cstheme="minorHAnsi"/>
                    <w:color w:val="000000" w:themeColor="text1"/>
                  </w:rPr>
                </w:rPrChange>
              </w:rPr>
              <w:t>1</w:t>
            </w:r>
          </w:p>
          <w:p w14:paraId="5DA197D0" w14:textId="5B0F58AF" w:rsidR="00CD3AFA" w:rsidRPr="00E562A7" w:rsidRDefault="002C39FF" w:rsidP="00F07C29">
            <w:pPr>
              <w:shd w:val="clear" w:color="auto" w:fill="E2EFD9" w:themeFill="accent6" w:themeFillTint="33"/>
              <w:tabs>
                <w:tab w:val="left" w:pos="273"/>
              </w:tabs>
              <w:spacing w:line="276" w:lineRule="auto"/>
              <w:rPr>
                <w:rFonts w:cstheme="minorHAnsi"/>
              </w:rPr>
            </w:pPr>
            <w:r w:rsidRPr="00C921C2">
              <w:rPr>
                <w:rFonts w:cstheme="minorHAnsi"/>
                <w:b/>
                <w:bCs/>
              </w:rPr>
              <w:t xml:space="preserve">Anpassung des Einstiegs: </w:t>
            </w:r>
            <w:r w:rsidR="00CD3AFA" w:rsidRPr="00C921C2">
              <w:rPr>
                <w:rFonts w:cstheme="minorHAnsi"/>
              </w:rPr>
              <w:t xml:space="preserve">Statt der Bildcollage mit vier Social-Media-Profilen (komplex, plattformspezifisch) wird ein gezeichnetes Bilderpaar eingesetzt: dasselbe Kind einmal beim Matschen im Dreck, einmal auf einem Geburtstagsfoto mit </w:t>
            </w:r>
            <w:r w:rsidR="00CD3AFA" w:rsidRPr="00E562A7">
              <w:rPr>
                <w:rFonts w:cstheme="minorHAnsi"/>
              </w:rPr>
              <w:t>festlicher Kleidung und breitem Lächeln</w:t>
            </w:r>
          </w:p>
          <w:p w14:paraId="7FBEF838" w14:textId="77C1F4BF" w:rsidR="00CD3AFA" w:rsidRPr="00E562A7" w:rsidDel="00C921C2" w:rsidRDefault="00CD3AFA" w:rsidP="00F07C29">
            <w:pPr>
              <w:shd w:val="clear" w:color="auto" w:fill="E2EFD9" w:themeFill="accent6" w:themeFillTint="33"/>
              <w:tabs>
                <w:tab w:val="left" w:pos="273"/>
              </w:tabs>
              <w:spacing w:line="276" w:lineRule="auto"/>
              <w:rPr>
                <w:del w:id="560" w:author="Fabienne Schmaus" w:date="2026-04-30T16:09:00Z" w16du:dateUtc="2026-04-30T14:09:00Z"/>
                <w:rFonts w:cstheme="minorHAnsi"/>
              </w:rPr>
            </w:pPr>
          </w:p>
          <w:p w14:paraId="43B9A9ED" w14:textId="084AFDE6"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 Warum</w:t>
            </w:r>
            <w:r w:rsidR="00E562A7">
              <w:rPr>
                <w:rFonts w:cstheme="minorHAnsi"/>
              </w:rPr>
              <w:t>?</w:t>
            </w:r>
          </w:p>
          <w:p w14:paraId="1CF77732" w14:textId="627B1660" w:rsidR="00E562A7" w:rsidRPr="00E562A7" w:rsidDel="00C921C2" w:rsidRDefault="00E562A7" w:rsidP="00F07C29">
            <w:pPr>
              <w:shd w:val="clear" w:color="auto" w:fill="E2EFD9" w:themeFill="accent6" w:themeFillTint="33"/>
              <w:tabs>
                <w:tab w:val="left" w:pos="273"/>
              </w:tabs>
              <w:spacing w:line="276" w:lineRule="auto"/>
              <w:rPr>
                <w:del w:id="561" w:author="Fabienne Schmaus" w:date="2026-04-30T16:09:00Z" w16du:dateUtc="2026-04-30T14:09:00Z"/>
                <w:rFonts w:cstheme="minorHAnsi"/>
              </w:rPr>
            </w:pPr>
          </w:p>
          <w:p w14:paraId="1D62E7E0" w14:textId="10C75927"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Diese Frage macht das Kernprinzip der LH – wir zeigen uns unterschiedlich je nach Publikum – körperlich erfahrbar, ohne Smartphones oder Social Media vorauszusetzen.</w:t>
            </w:r>
            <w:r w:rsidR="004442EB">
              <w:rPr>
                <w:rFonts w:cstheme="minorHAnsi"/>
              </w:rPr>
              <w:t xml:space="preserve"> </w:t>
            </w:r>
          </w:p>
          <w:p w14:paraId="1045EB06" w14:textId="43291B54" w:rsidR="004442EB" w:rsidRPr="00E562A7" w:rsidDel="00C921C2" w:rsidRDefault="004442EB" w:rsidP="00E562A7">
            <w:pPr>
              <w:shd w:val="clear" w:color="auto" w:fill="E2EFD9" w:themeFill="accent6" w:themeFillTint="33"/>
              <w:tabs>
                <w:tab w:val="left" w:pos="273"/>
              </w:tabs>
              <w:spacing w:line="276" w:lineRule="auto"/>
              <w:rPr>
                <w:del w:id="562" w:author="Fabienne Schmaus" w:date="2026-04-30T16:09:00Z" w16du:dateUtc="2026-04-30T14:09:00Z"/>
                <w:rFonts w:cstheme="minorHAnsi"/>
              </w:rPr>
            </w:pPr>
          </w:p>
          <w:p w14:paraId="1DAE2791" w14:textId="0EF25AEF" w:rsidR="00CD3AFA" w:rsidRPr="00E562A7" w:rsidDel="00C921C2" w:rsidRDefault="00C921C2" w:rsidP="00F07C29">
            <w:pPr>
              <w:shd w:val="clear" w:color="auto" w:fill="E2EFD9" w:themeFill="accent6" w:themeFillTint="33"/>
              <w:tabs>
                <w:tab w:val="left" w:pos="273"/>
              </w:tabs>
              <w:spacing w:line="276" w:lineRule="auto"/>
              <w:rPr>
                <w:del w:id="563" w:author="Fabienne Schmaus" w:date="2026-04-30T16:09:00Z" w16du:dateUtc="2026-04-30T14:09:00Z"/>
                <w:rFonts w:cstheme="minorHAnsi"/>
              </w:rPr>
            </w:pPr>
            <w:ins w:id="564" w:author="Fabienne Schmaus" w:date="2026-04-30T16:09:00Z" w16du:dateUtc="2026-04-30T14:09:00Z">
              <w:r>
                <w:rPr>
                  <w:rFonts w:cstheme="minorHAnsi"/>
                </w:rPr>
                <w:t xml:space="preserve">Die </w:t>
              </w:r>
            </w:ins>
            <w:r w:rsidR="00E562A7" w:rsidRPr="00E562A7">
              <w:rPr>
                <w:rFonts w:cstheme="minorHAnsi"/>
              </w:rPr>
              <w:t>Lehrkraft notiert an der Tafel</w:t>
            </w:r>
            <w:del w:id="565" w:author="Fabienne Schmaus" w:date="2026-04-30T16:09:00Z" w16du:dateUtc="2026-04-30T14:09:00Z">
              <w:r w:rsidR="00E562A7" w:rsidRPr="00E562A7" w:rsidDel="00C921C2">
                <w:rPr>
                  <w:rFonts w:cstheme="minorHAnsi"/>
                </w:rPr>
                <w:delText>/Flipchart</w:delText>
              </w:r>
            </w:del>
            <w:r w:rsidR="00E562A7" w:rsidRPr="00E562A7">
              <w:rPr>
                <w:rFonts w:cstheme="minorHAnsi"/>
              </w:rPr>
              <w:t xml:space="preserve"> Stichworte</w:t>
            </w:r>
            <w:del w:id="566" w:author="Fabienne Schmaus" w:date="2026-04-30T16:10:00Z" w16du:dateUtc="2026-04-30T14:10:00Z">
              <w:r w:rsidR="00E562A7" w:rsidRPr="00E562A7" w:rsidDel="00C921C2">
                <w:rPr>
                  <w:rFonts w:cstheme="minorHAnsi"/>
                </w:rPr>
                <w:delText>/Begriffe</w:delText>
              </w:r>
            </w:del>
            <w:ins w:id="567" w:author="Fabienne Schmaus" w:date="2026-04-30T16:09:00Z" w16du:dateUtc="2026-04-30T14:09:00Z">
              <w:r>
                <w:rPr>
                  <w:rFonts w:cstheme="minorHAnsi"/>
                </w:rPr>
                <w:t>.</w:t>
              </w:r>
            </w:ins>
          </w:p>
          <w:p w14:paraId="0AC968FD" w14:textId="77777777" w:rsidR="00E562A7" w:rsidRDefault="00E562A7" w:rsidP="00F07C29">
            <w:pPr>
              <w:shd w:val="clear" w:color="auto" w:fill="E2EFD9" w:themeFill="accent6" w:themeFillTint="33"/>
              <w:tabs>
                <w:tab w:val="left" w:pos="273"/>
              </w:tabs>
              <w:spacing w:line="276" w:lineRule="auto"/>
              <w:rPr>
                <w:rFonts w:cstheme="minorHAnsi"/>
              </w:rPr>
            </w:pPr>
          </w:p>
          <w:p w14:paraId="2BA378D8" w14:textId="33D8072C"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 xml:space="preserve">Anschlussfrage: </w:t>
            </w:r>
            <w:r w:rsidR="00F0300B">
              <w:rPr>
                <w:rFonts w:cstheme="minorHAnsi"/>
              </w:rPr>
              <w:t>„</w:t>
            </w:r>
            <w:r w:rsidRPr="00E562A7">
              <w:rPr>
                <w:rFonts w:cstheme="minorHAnsi"/>
              </w:rPr>
              <w:t>Gibt es noch andere Situationen, wo du dich anders zeigst als sonst</w:t>
            </w:r>
            <w:r w:rsidR="00F0300B">
              <w:rPr>
                <w:rFonts w:cstheme="minorHAnsi"/>
              </w:rPr>
              <w:t>?“</w:t>
            </w:r>
          </w:p>
          <w:p w14:paraId="523B612D" w14:textId="7F40BBB9" w:rsidR="002C39FF" w:rsidRDefault="00E562A7" w:rsidP="00E562A7">
            <w:pPr>
              <w:shd w:val="clear" w:color="auto" w:fill="E2EFD9" w:themeFill="accent6" w:themeFillTint="33"/>
              <w:tabs>
                <w:tab w:val="left" w:pos="273"/>
              </w:tabs>
              <w:spacing w:line="276" w:lineRule="auto"/>
              <w:rPr>
                <w:ins w:id="568" w:author="Fabienne Schmaus" w:date="2026-04-30T16:10:00Z" w16du:dateUtc="2026-04-30T14:10:00Z"/>
                <w:rFonts w:cstheme="minorHAnsi"/>
              </w:rPr>
            </w:pPr>
            <w:r w:rsidRPr="00E562A7">
              <w:rPr>
                <w:rFonts w:cstheme="minorHAnsi"/>
              </w:rPr>
              <w:t>(Mögliche Antworten: Schule, zu Hause, beim Sport, beim Spielen, in der Kirche, im Theater, im Urlaub)</w:t>
            </w:r>
          </w:p>
          <w:p w14:paraId="3078CDE2" w14:textId="77777777" w:rsidR="00C921C2" w:rsidRPr="00C921C2" w:rsidRDefault="00C921C2" w:rsidP="00C921C2">
            <w:pPr>
              <w:shd w:val="clear" w:color="auto" w:fill="E2EFD9" w:themeFill="accent6" w:themeFillTint="33"/>
              <w:tabs>
                <w:tab w:val="left" w:pos="273"/>
              </w:tabs>
              <w:spacing w:line="276" w:lineRule="auto"/>
              <w:rPr>
                <w:ins w:id="569" w:author="Fabienne Schmaus" w:date="2026-04-30T16:10:00Z"/>
                <w:rFonts w:cstheme="minorHAnsi"/>
                <w:b/>
                <w:bCs/>
              </w:rPr>
            </w:pPr>
            <w:commentRangeStart w:id="570"/>
            <w:ins w:id="571" w:author="Fabienne Schmaus" w:date="2026-04-30T16:10:00Z">
              <w:r w:rsidRPr="00C921C2">
                <w:rPr>
                  <w:rFonts w:cstheme="minorHAnsi"/>
                  <w:b/>
                  <w:bCs/>
                </w:rPr>
                <w:t>Methodische Hinweise:</w:t>
              </w:r>
            </w:ins>
          </w:p>
          <w:p w14:paraId="257F3237" w14:textId="380E82F1" w:rsidR="00C921C2" w:rsidRPr="00C921C2" w:rsidRDefault="00C921C2" w:rsidP="00C921C2">
            <w:pPr>
              <w:shd w:val="clear" w:color="auto" w:fill="E2EFD9" w:themeFill="accent6" w:themeFillTint="33"/>
              <w:tabs>
                <w:tab w:val="left" w:pos="273"/>
              </w:tabs>
              <w:spacing w:line="276" w:lineRule="auto"/>
              <w:rPr>
                <w:ins w:id="572" w:author="Fabienne Schmaus" w:date="2026-04-30T16:10:00Z"/>
                <w:rFonts w:cstheme="minorHAnsi"/>
              </w:rPr>
            </w:pPr>
            <w:ins w:id="573" w:author="Fabienne Schmaus" w:date="2026-04-30T16:10:00Z">
              <w:r w:rsidRPr="00C921C2">
                <w:rPr>
                  <w:rFonts w:cstheme="minorHAnsi"/>
                </w:rPr>
                <w:t xml:space="preserve">• </w:t>
              </w:r>
            </w:ins>
            <w:ins w:id="574" w:author="Fabienne Schmaus" w:date="2026-04-30T16:10:00Z" w16du:dateUtc="2026-04-30T14:10:00Z">
              <w:r>
                <w:rPr>
                  <w:rFonts w:cstheme="minorHAnsi"/>
                </w:rPr>
                <w:t>xx</w:t>
              </w:r>
            </w:ins>
          </w:p>
          <w:p w14:paraId="36C62D11" w14:textId="632D949F" w:rsidR="00C921C2" w:rsidRPr="00E562A7" w:rsidRDefault="00C921C2" w:rsidP="00C921C2">
            <w:pPr>
              <w:shd w:val="clear" w:color="auto" w:fill="E2EFD9" w:themeFill="accent6" w:themeFillTint="33"/>
              <w:tabs>
                <w:tab w:val="left" w:pos="273"/>
              </w:tabs>
              <w:spacing w:line="276" w:lineRule="auto"/>
              <w:rPr>
                <w:rFonts w:cstheme="minorHAnsi"/>
              </w:rPr>
            </w:pPr>
            <w:ins w:id="575" w:author="Fabienne Schmaus" w:date="2026-04-30T16:10:00Z">
              <w:r w:rsidRPr="00C921C2">
                <w:rPr>
                  <w:rFonts w:cstheme="minorHAnsi"/>
                </w:rPr>
                <w:t xml:space="preserve">• </w:t>
              </w:r>
            </w:ins>
            <w:ins w:id="576" w:author="Fabienne Schmaus" w:date="2026-04-30T16:10:00Z" w16du:dateUtc="2026-04-30T14:10:00Z">
              <w:r>
                <w:rPr>
                  <w:rFonts w:cstheme="minorHAnsi"/>
                </w:rPr>
                <w:t>xx</w:t>
              </w:r>
            </w:ins>
            <w:commentRangeEnd w:id="570"/>
            <w:r w:rsidRPr="00E562A7">
              <w:rPr>
                <w:rStyle w:val="Kommentarzeichen"/>
                <w:rFonts w:cstheme="minorHAnsi"/>
                <w:sz w:val="22"/>
                <w:szCs w:val="22"/>
              </w:rPr>
              <w:commentReference w:id="570"/>
            </w:r>
          </w:p>
          <w:p w14:paraId="6F8D4119" w14:textId="77777777" w:rsidR="00B07809" w:rsidRPr="00C921C2" w:rsidRDefault="00B07809" w:rsidP="006349E6">
            <w:pPr>
              <w:tabs>
                <w:tab w:val="left" w:pos="273"/>
              </w:tabs>
              <w:spacing w:line="276" w:lineRule="auto"/>
              <w:rPr>
                <w:rFonts w:cstheme="minorHAnsi"/>
                <w:rPrChange w:id="577" w:author="Fabienne Schmaus" w:date="2026-04-30T16:11:00Z" w16du:dateUtc="2026-04-30T14:11:00Z">
                  <w:rPr>
                    <w:rFonts w:cstheme="minorHAnsi"/>
                    <w:color w:val="EE0000"/>
                  </w:rPr>
                </w:rPrChange>
              </w:rPr>
            </w:pPr>
          </w:p>
          <w:p w14:paraId="1F912907" w14:textId="77777777" w:rsidR="002C39FF" w:rsidRPr="00C921C2"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Erwartbare Antworten der Lernenden: </w:t>
            </w:r>
          </w:p>
          <w:p w14:paraId="1EDFA7B8" w14:textId="232FB0A1" w:rsidR="002C39FF" w:rsidRPr="00CD3AFA"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Zur </w:t>
            </w:r>
            <w:r w:rsidRPr="00CD3AFA">
              <w:rPr>
                <w:rFonts w:cstheme="minorHAnsi"/>
                <w:b/>
                <w:bCs/>
              </w:rPr>
              <w:t xml:space="preserve">Frage </w:t>
            </w:r>
            <w:r w:rsidR="00F0300B">
              <w:rPr>
                <w:rFonts w:cstheme="minorHAnsi"/>
                <w:b/>
                <w:bCs/>
              </w:rPr>
              <w:t>„</w:t>
            </w:r>
            <w:r w:rsidR="00CD3AFA" w:rsidRPr="00CD3AFA">
              <w:rPr>
                <w:rFonts w:cstheme="minorHAnsi"/>
                <w:b/>
                <w:bCs/>
              </w:rPr>
              <w:t>Wer ist die echte Person?</w:t>
            </w:r>
            <w:r w:rsidR="00F0300B">
              <w:rPr>
                <w:rFonts w:cstheme="minorHAnsi"/>
                <w:b/>
                <w:bCs/>
              </w:rPr>
              <w:t>“</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78DC864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Alle irgendwie, je nach Situation</w:t>
            </w:r>
            <w:ins w:id="578" w:author="Fabienne Schmaus" w:date="2026-04-30T16:34:00Z" w16du:dateUtc="2026-04-30T14:34:00Z">
              <w:r w:rsidR="009B2458">
                <w:rPr>
                  <w:rFonts w:cstheme="minorHAnsi"/>
                </w:rPr>
                <w:t>.</w:t>
              </w:r>
            </w:ins>
            <w:r w:rsidR="00F0300B">
              <w:rPr>
                <w:rFonts w:cstheme="minorHAnsi"/>
              </w:rPr>
              <w:t>“</w:t>
            </w:r>
          </w:p>
          <w:p w14:paraId="2BD38F37" w14:textId="7BAB42C6"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Das private Profil, da ist man authentischer</w:t>
            </w:r>
            <w:ins w:id="579" w:author="Fabienne Schmaus" w:date="2026-04-30T16:34:00Z" w16du:dateUtc="2026-04-30T14:34:00Z">
              <w:r w:rsidR="009B2458">
                <w:rPr>
                  <w:rFonts w:cstheme="minorHAnsi"/>
                </w:rPr>
                <w:t>.</w:t>
              </w:r>
            </w:ins>
            <w:r w:rsidR="00F0300B">
              <w:rPr>
                <w:rFonts w:cstheme="minorHAnsi"/>
              </w:rPr>
              <w:t>“</w:t>
            </w:r>
          </w:p>
          <w:p w14:paraId="6E29F8FC" w14:textId="21AC31CA"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Man weiß es gar nicht</w:t>
            </w:r>
            <w:ins w:id="580" w:author="Fabienne Schmaus" w:date="2026-04-30T16:34:00Z" w16du:dateUtc="2026-04-30T14:34:00Z">
              <w:r w:rsidR="009B2458">
                <w:rPr>
                  <w:rFonts w:cstheme="minorHAnsi"/>
                </w:rPr>
                <w:t xml:space="preserve">: </w:t>
              </w:r>
            </w:ins>
            <w:del w:id="581" w:author="Fabienne Schmaus" w:date="2026-04-30T16:34:00Z" w16du:dateUtc="2026-04-30T14:34:00Z">
              <w:r w:rsidRPr="00CD3AFA" w:rsidDel="009B2458">
                <w:rPr>
                  <w:rFonts w:cstheme="minorHAnsi"/>
                </w:rPr>
                <w:delText xml:space="preserve"> – v</w:delText>
              </w:r>
            </w:del>
            <w:ins w:id="582" w:author="Fabienne Schmaus" w:date="2026-04-30T16:34:00Z" w16du:dateUtc="2026-04-30T14:34:00Z">
              <w:r w:rsidR="009B2458">
                <w:rPr>
                  <w:rFonts w:cstheme="minorHAnsi"/>
                </w:rPr>
                <w:t>V</w:t>
              </w:r>
            </w:ins>
            <w:r w:rsidRPr="00CD3AFA">
              <w:rPr>
                <w:rFonts w:cstheme="minorHAnsi"/>
              </w:rPr>
              <w:t>ielleicht zeigt keines die echte Person</w:t>
            </w:r>
            <w:ins w:id="583" w:author="Fabienne Schmaus" w:date="2026-04-30T16:34:00Z" w16du:dateUtc="2026-04-30T14:34:00Z">
              <w:r w:rsidR="009B2458">
                <w:rPr>
                  <w:rFonts w:cstheme="minorHAnsi"/>
                </w:rPr>
                <w:t>.</w:t>
              </w:r>
            </w:ins>
            <w:r w:rsidR="00F0300B">
              <w:rPr>
                <w:rFonts w:cstheme="minorHAnsi"/>
              </w:rPr>
              <w:t>“</w:t>
            </w:r>
          </w:p>
          <w:p w14:paraId="5B41CABD" w14:textId="46F7A6FD"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 xml:space="preserve">Das LinkedIn-Profil wirkt am </w:t>
            </w:r>
            <w:ins w:id="584" w:author="Fabienne Schmaus" w:date="2026-04-30T16:13:00Z" w16du:dateUtc="2026-04-30T14:13:00Z">
              <w:r w:rsidR="00C921C2" w:rsidRPr="00C921C2">
                <w:rPr>
                  <w:rFonts w:cstheme="minorHAnsi"/>
                </w:rPr>
                <w:t>aufgesetztsten</w:t>
              </w:r>
            </w:ins>
            <w:del w:id="585" w:author="Fabienne Schmaus" w:date="2026-04-30T16:13:00Z" w16du:dateUtc="2026-04-30T14:13:00Z">
              <w:r w:rsidRPr="00CD3AFA" w:rsidDel="00C921C2">
                <w:rPr>
                  <w:rFonts w:cstheme="minorHAnsi"/>
                </w:rPr>
                <w:delText>aufgesetzteste</w:delText>
              </w:r>
            </w:del>
            <w:ins w:id="586" w:author="Fabienne Schmaus" w:date="2026-04-30T16:13:00Z" w16du:dateUtc="2026-04-30T14:13:00Z">
              <w:r w:rsidR="00C921C2">
                <w:rPr>
                  <w:rFonts w:cstheme="minorHAnsi"/>
                </w:rPr>
                <w:t>.</w:t>
              </w:r>
            </w:ins>
            <w:del w:id="587" w:author="Fabienne Schmaus" w:date="2026-04-30T16:13:00Z" w16du:dateUtc="2026-04-30T14:13:00Z">
              <w:r w:rsidRPr="00CD3AFA" w:rsidDel="00C921C2">
                <w:rPr>
                  <w:rFonts w:cstheme="minorHAnsi"/>
                </w:rPr>
                <w:delText>n</w:delText>
              </w:r>
            </w:del>
            <w:r w:rsidR="00F0300B">
              <w:rPr>
                <w:rFonts w:cstheme="minorHAnsi"/>
              </w:rPr>
              <w:t>“</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77FBB50C"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Identität ist immer kontextabhängig</w:t>
            </w:r>
            <w:ins w:id="588" w:author="Fabienne Schmaus" w:date="2026-04-30T16:34:00Z" w16du:dateUtc="2026-04-30T14:34:00Z">
              <w:r w:rsidR="009B2458">
                <w:rPr>
                  <w:rFonts w:cstheme="minorHAnsi"/>
                </w:rPr>
                <w:t>: E</w:t>
              </w:r>
            </w:ins>
            <w:del w:id="589" w:author="Fabienne Schmaus" w:date="2026-04-30T16:34:00Z" w16du:dateUtc="2026-04-30T14:34:00Z">
              <w:r w:rsidR="00CD3AFA" w:rsidRPr="00CD3AFA" w:rsidDel="009B2458">
                <w:rPr>
                  <w:rFonts w:cstheme="minorHAnsi"/>
                </w:rPr>
                <w:delText xml:space="preserve"> – e</w:delText>
              </w:r>
            </w:del>
            <w:r w:rsidR="00CD3AFA" w:rsidRPr="00CD3AFA">
              <w:rPr>
                <w:rFonts w:cstheme="minorHAnsi"/>
              </w:rPr>
              <w:t>s gibt nicht ‚die eine' echte Person</w:t>
            </w:r>
            <w:ins w:id="590" w:author="Fabienne Schmaus" w:date="2026-04-30T16:34:00Z" w16du:dateUtc="2026-04-30T14:34:00Z">
              <w:r w:rsidR="009B2458">
                <w:rPr>
                  <w:rFonts w:cstheme="minorHAnsi"/>
                </w:rPr>
                <w:t>.</w:t>
              </w:r>
            </w:ins>
            <w:r w:rsidR="00F0300B">
              <w:rPr>
                <w:rFonts w:cstheme="minorHAnsi"/>
              </w:rPr>
              <w:t>“</w:t>
            </w:r>
          </w:p>
          <w:p w14:paraId="3DA149F8" w14:textId="6103CC4C"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Impression Management: wir alle spielen verschiedene Rolle</w:t>
            </w:r>
            <w:ins w:id="591" w:author="Fabienne Schmaus" w:date="2026-04-30T16:34:00Z" w16du:dateUtc="2026-04-30T14:34:00Z">
              <w:r w:rsidR="009B2458">
                <w:rPr>
                  <w:rFonts w:cstheme="minorHAnsi"/>
                </w:rPr>
                <w:t>.</w:t>
              </w:r>
            </w:ins>
            <w:r w:rsidR="00CD3AFA" w:rsidRPr="00CD3AFA">
              <w:rPr>
                <w:rFonts w:cstheme="minorHAnsi"/>
              </w:rPr>
              <w:t>n</w:t>
            </w:r>
            <w:r w:rsidR="00F0300B">
              <w:rPr>
                <w:rFonts w:cstheme="minorHAnsi"/>
              </w:rPr>
              <w:t>“</w:t>
            </w:r>
          </w:p>
          <w:p w14:paraId="2819E2C9" w14:textId="4F97A2C3"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Das ist das Paradox: das ‚natürlichste' Foto ist oft am sorgfältigsten ausgewählt</w:t>
            </w:r>
            <w:ins w:id="592" w:author="Fabienne Schmaus" w:date="2026-04-30T16:34:00Z" w16du:dateUtc="2026-04-30T14:34:00Z">
              <w:r w:rsidR="009B2458">
                <w:rPr>
                  <w:rFonts w:cstheme="minorHAnsi"/>
                </w:rPr>
                <w:t>.</w:t>
              </w:r>
            </w:ins>
            <w:r w:rsidR="00F0300B">
              <w:rPr>
                <w:rFonts w:cstheme="minorHAnsi"/>
              </w:rPr>
              <w:t>“</w:t>
            </w:r>
          </w:p>
          <w:p w14:paraId="7C44792B" w14:textId="77777777" w:rsidR="002C39FF" w:rsidRPr="00CD3AFA" w:rsidRDefault="002C39FF" w:rsidP="00A50451">
            <w:pPr>
              <w:shd w:val="clear" w:color="auto" w:fill="FBE4D5" w:themeFill="accent2" w:themeFillTint="33"/>
              <w:tabs>
                <w:tab w:val="left" w:pos="273"/>
              </w:tabs>
              <w:spacing w:line="276" w:lineRule="auto"/>
              <w:rPr>
                <w:rFonts w:cstheme="minorHAnsi"/>
              </w:rPr>
            </w:pPr>
          </w:p>
          <w:p w14:paraId="669E6EA0" w14:textId="77777777" w:rsidR="00260816" w:rsidRPr="00CD3AFA" w:rsidRDefault="00260816" w:rsidP="00A50451">
            <w:pPr>
              <w:shd w:val="clear" w:color="auto" w:fill="FBE4D5" w:themeFill="accent2" w:themeFillTint="33"/>
              <w:rPr>
                <w:rFonts w:cstheme="minorHAnsi"/>
              </w:rPr>
            </w:pPr>
            <w:r w:rsidRPr="00CD3AFA">
              <w:rPr>
                <w:rFonts w:cstheme="minorHAnsi"/>
                <w:highlight w:val="yellow"/>
              </w:rPr>
              <w:t>((Seite 8))</w:t>
            </w:r>
          </w:p>
          <w:p w14:paraId="01E085F6" w14:textId="2A2029E1" w:rsidR="002C39FF" w:rsidRPr="00CD3AFA" w:rsidRDefault="002C39FF" w:rsidP="00A50451">
            <w:pPr>
              <w:shd w:val="clear" w:color="auto" w:fill="FBE4D5" w:themeFill="accent2" w:themeFillTint="33"/>
              <w:tabs>
                <w:tab w:val="left" w:pos="273"/>
              </w:tabs>
              <w:spacing w:line="276" w:lineRule="auto"/>
              <w:rPr>
                <w:rFonts w:cstheme="minorHAnsi"/>
                <w:b/>
                <w:bCs/>
              </w:rPr>
            </w:pPr>
            <w:r w:rsidRPr="00CD3AFA">
              <w:rPr>
                <w:rFonts w:cstheme="minorHAnsi"/>
                <w:b/>
                <w:bCs/>
              </w:rPr>
              <w:t xml:space="preserve">Zur Kartenabfrage </w:t>
            </w:r>
            <w:r w:rsidR="00F0300B">
              <w:rPr>
                <w:rFonts w:cstheme="minorHAnsi"/>
                <w:b/>
                <w:bCs/>
              </w:rPr>
              <w:t>„</w:t>
            </w:r>
            <w:r w:rsidR="00CD3AFA" w:rsidRPr="00CD3AFA">
              <w:rPr>
                <w:rFonts w:cstheme="minorHAnsi"/>
                <w:b/>
                <w:bCs/>
              </w:rPr>
              <w:t>Wo präsentiere ich mich online</w:t>
            </w:r>
            <w:r w:rsidR="00F0300B">
              <w:rPr>
                <w:rFonts w:cstheme="minorHAnsi"/>
                <w:b/>
                <w:bCs/>
              </w:rPr>
              <w:t>?“</w:t>
            </w:r>
          </w:p>
          <w:p w14:paraId="4ED12417" w14:textId="4484F81A"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Instagram</w:t>
            </w:r>
            <w:ins w:id="593" w:author="Fabienne Schmaus" w:date="2026-04-30T16:35:00Z" w16du:dateUtc="2026-04-30T14:35:00Z">
              <w:r w:rsidR="009B2458">
                <w:rPr>
                  <w:rFonts w:cstheme="minorHAnsi"/>
                </w:rPr>
                <w:t>:</w:t>
              </w:r>
            </w:ins>
            <w:del w:id="594"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Bilder, Stories, Reels</w:t>
            </w:r>
          </w:p>
          <w:p w14:paraId="486262D1" w14:textId="5B10EA1D"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TikTok</w:t>
            </w:r>
            <w:ins w:id="595" w:author="Fabienne Schmaus" w:date="2026-04-30T16:35:00Z" w16du:dateUtc="2026-04-30T14:35:00Z">
              <w:r w:rsidR="009B2458">
                <w:rPr>
                  <w:rFonts w:cstheme="minorHAnsi"/>
                </w:rPr>
                <w:t>:</w:t>
              </w:r>
            </w:ins>
            <w:del w:id="596"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Videos, Kommentare, Profilseite</w:t>
            </w:r>
          </w:p>
          <w:p w14:paraId="0175CB50" w14:textId="2EA63015"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Snapchat</w:t>
            </w:r>
            <w:ins w:id="597" w:author="Fabienne Schmaus" w:date="2026-04-30T16:35:00Z" w16du:dateUtc="2026-04-30T14:35:00Z">
              <w:r w:rsidR="009B2458">
                <w:rPr>
                  <w:rFonts w:cstheme="minorHAnsi"/>
                </w:rPr>
                <w:t>:</w:t>
              </w:r>
            </w:ins>
            <w:del w:id="598"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Stories, Snaps</w:t>
            </w:r>
          </w:p>
          <w:p w14:paraId="1F05784F" w14:textId="3F923B55"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w:t>
            </w:r>
            <w:ins w:id="599" w:author="Fabienne Schmaus" w:date="2026-04-30T16:35:00Z" w16du:dateUtc="2026-04-30T14:35:00Z">
              <w:r w:rsidR="009B2458">
                <w:rPr>
                  <w:rFonts w:cstheme="minorHAnsi"/>
                </w:rPr>
                <w:t>:</w:t>
              </w:r>
            </w:ins>
            <w:del w:id="600"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gezielt für bestimmte Kontakte</w:t>
            </w:r>
            <w:ins w:id="601" w:author="Fabienne Schmaus" w:date="2026-05-04T11:17:00Z" w16du:dateUtc="2026-05-04T09:17:00Z">
              <w:r w:rsidR="00AC6CBE">
                <w:rPr>
                  <w:rFonts w:cstheme="minorHAnsi"/>
                </w:rPr>
                <w:t xml:space="preserve"> oder</w:t>
              </w:r>
            </w:ins>
            <w:del w:id="602" w:author="Fabienne Schmaus" w:date="2026-05-04T11:17:00Z" w16du:dateUtc="2026-05-04T09:17:00Z">
              <w:r w:rsidR="00CD3AFA" w:rsidRPr="00CD3AFA" w:rsidDel="00AC6CBE">
                <w:rPr>
                  <w:rFonts w:cstheme="minorHAnsi"/>
                </w:rPr>
                <w:delText>/</w:delText>
              </w:r>
            </w:del>
            <w:ins w:id="603" w:author="Fabienne Schmaus" w:date="2026-05-04T11:17:00Z" w16du:dateUtc="2026-05-04T09:17:00Z">
              <w:r w:rsidR="00AC6CBE">
                <w:rPr>
                  <w:rFonts w:cstheme="minorHAnsi"/>
                </w:rPr>
                <w:t xml:space="preserve"> </w:t>
              </w:r>
            </w:ins>
            <w:r w:rsidR="00CD3AFA" w:rsidRPr="00CD3AFA">
              <w:rPr>
                <w:rFonts w:cstheme="minorHAnsi"/>
              </w:rPr>
              <w:t>Gruppen</w:t>
            </w:r>
          </w:p>
          <w:p w14:paraId="357E619C" w14:textId="1BEB63B6"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Dis</w:t>
            </w:r>
            <w:ins w:id="604" w:author="Fabienne Schmaus" w:date="2026-04-30T16:13:00Z" w16du:dateUtc="2026-04-30T14:13:00Z">
              <w:r w:rsidR="00C921C2">
                <w:rPr>
                  <w:rFonts w:cstheme="minorHAnsi"/>
                </w:rPr>
                <w:t>co</w:t>
              </w:r>
            </w:ins>
            <w:del w:id="605" w:author="Fabienne Schmaus" w:date="2026-04-30T16:13:00Z" w16du:dateUtc="2026-04-30T14:13:00Z">
              <w:r w:rsidR="00CD3AFA" w:rsidRPr="00CD3AFA" w:rsidDel="00C921C2">
                <w:rPr>
                  <w:rFonts w:cstheme="minorHAnsi"/>
                </w:rPr>
                <w:delText>oc</w:delText>
              </w:r>
            </w:del>
            <w:r w:rsidR="00CD3AFA" w:rsidRPr="00CD3AFA">
              <w:rPr>
                <w:rFonts w:cstheme="minorHAnsi"/>
              </w:rPr>
              <w:t>rd</w:t>
            </w:r>
            <w:ins w:id="606" w:author="Fabienne Schmaus" w:date="2026-04-30T16:35:00Z" w16du:dateUtc="2026-04-30T14:35:00Z">
              <w:r w:rsidR="009B2458">
                <w:rPr>
                  <w:rFonts w:cstheme="minorHAnsi"/>
                </w:rPr>
                <w:t>:</w:t>
              </w:r>
            </w:ins>
            <w:del w:id="607"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Profil, Gruppen, Komme</w:t>
            </w:r>
            <w:ins w:id="608" w:author="Fabienne Schmaus" w:date="2026-04-30T16:14:00Z" w16du:dateUtc="2026-04-30T14:14:00Z">
              <w:r w:rsidR="00C921C2">
                <w:rPr>
                  <w:rFonts w:cstheme="minorHAnsi"/>
                </w:rPr>
                <w:t>n</w:t>
              </w:r>
            </w:ins>
            <w:r w:rsidR="00CD3AFA" w:rsidRPr="00CD3AFA">
              <w:rPr>
                <w:rFonts w:cstheme="minorHAnsi"/>
              </w:rPr>
              <w:t>tare</w:t>
            </w:r>
          </w:p>
          <w:p w14:paraId="049672F0" w14:textId="3095EA67" w:rsidR="002C39FF"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Gaming-Profile</w:t>
            </w:r>
            <w:ins w:id="609" w:author="Fabienne Schmaus" w:date="2026-04-30T16:35:00Z" w16du:dateUtc="2026-04-30T14:35:00Z">
              <w:r w:rsidR="009B2458">
                <w:rPr>
                  <w:rFonts w:cstheme="minorHAnsi"/>
                </w:rPr>
                <w:t>:</w:t>
              </w:r>
            </w:ins>
            <w:del w:id="610" w:author="Fabienne Schmaus" w:date="2026-04-30T16:35:00Z" w16du:dateUtc="2026-04-30T14:35:00Z">
              <w:r w:rsidRPr="00CD3AFA" w:rsidDel="009B2458">
                <w:rPr>
                  <w:rFonts w:cstheme="minorHAnsi"/>
                </w:rPr>
                <w:delText xml:space="preserve"> –</w:delText>
              </w:r>
            </w:del>
            <w:r w:rsidRPr="00CD3AFA">
              <w:rPr>
                <w:rFonts w:cstheme="minorHAnsi"/>
              </w:rPr>
              <w:t xml:space="preserve"> Nutzerprofil, Spielstatistiken, Avatare </w:t>
            </w:r>
          </w:p>
          <w:p w14:paraId="5C2857D9" w14:textId="40436AD4" w:rsidR="00CD3AFA"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YouTube, Twitch</w:t>
            </w:r>
            <w:ins w:id="611" w:author="Fabienne Schmaus" w:date="2026-04-30T16:35:00Z" w16du:dateUtc="2026-04-30T14:35:00Z">
              <w:r w:rsidR="009B2458">
                <w:rPr>
                  <w:rFonts w:cstheme="minorHAnsi"/>
                </w:rPr>
                <w:t>:</w:t>
              </w:r>
            </w:ins>
            <w:del w:id="612" w:author="Fabienne Schmaus" w:date="2026-04-30T16:35:00Z" w16du:dateUtc="2026-04-30T14:35:00Z">
              <w:r w:rsidRPr="00CD3AFA" w:rsidDel="009B2458">
                <w:rPr>
                  <w:rFonts w:cstheme="minorHAnsi"/>
                </w:rPr>
                <w:delText xml:space="preserve"> –</w:delText>
              </w:r>
            </w:del>
            <w:r w:rsidRPr="00CD3AFA">
              <w:rPr>
                <w:rFonts w:cstheme="minorHAnsi"/>
              </w:rPr>
              <w:t xml:space="preserve"> eigener Kanal, Kommentare</w:t>
            </w:r>
          </w:p>
          <w:p w14:paraId="1A7AAE2D" w14:textId="77777777" w:rsidR="00CD3AFA" w:rsidRPr="00CD3AFA" w:rsidRDefault="00CD3AFA" w:rsidP="00A50451">
            <w:pPr>
              <w:shd w:val="clear" w:color="auto" w:fill="FBE4D5" w:themeFill="accent2" w:themeFillTint="33"/>
              <w:tabs>
                <w:tab w:val="left" w:pos="273"/>
              </w:tabs>
              <w:spacing w:line="276" w:lineRule="auto"/>
              <w:rPr>
                <w:rFonts w:cstheme="minorHAnsi"/>
              </w:rPr>
            </w:pPr>
          </w:p>
          <w:p w14:paraId="185C371B" w14:textId="7BA6C78C" w:rsidR="002C39FF" w:rsidRPr="00CD3AFA" w:rsidRDefault="00CD3AFA" w:rsidP="00CD3AFA">
            <w:pPr>
              <w:shd w:val="clear" w:color="auto" w:fill="FBE4D5" w:themeFill="accent2" w:themeFillTint="33"/>
              <w:tabs>
                <w:tab w:val="left" w:pos="273"/>
              </w:tabs>
              <w:spacing w:line="276" w:lineRule="auto"/>
              <w:rPr>
                <w:rFonts w:cstheme="minorHAnsi"/>
              </w:rPr>
            </w:pPr>
            <w:del w:id="613" w:author="Fabienne Schmaus" w:date="2026-05-04T10:52:00Z" w16du:dateUtc="2026-05-04T08:52:00Z">
              <w:r w:rsidRPr="00CD3AFA" w:rsidDel="00785E9B">
                <w:rPr>
                  <w:rFonts w:cstheme="minorHAnsi"/>
                </w:rPr>
                <w:delText>Aufgreifen</w:delText>
              </w:r>
            </w:del>
            <w:ins w:id="614" w:author="Fabienne Schmaus" w:date="2026-05-04T10:52:00Z" w16du:dateUtc="2026-05-04T08:52:00Z">
              <w:r w:rsidR="00785E9B">
                <w:rPr>
                  <w:rFonts w:cstheme="minorHAnsi"/>
                </w:rPr>
                <w:t>Die Lehrkraft kann auf die</w:t>
              </w:r>
            </w:ins>
            <w:del w:id="615" w:author="Fabienne Schmaus" w:date="2026-05-04T10:52:00Z" w16du:dateUtc="2026-05-04T08:52:00Z">
              <w:r w:rsidRPr="00CD3AFA" w:rsidDel="00785E9B">
                <w:rPr>
                  <w:rFonts w:cstheme="minorHAnsi"/>
                </w:rPr>
                <w:delText>:</w:delText>
              </w:r>
            </w:del>
            <w:r w:rsidRPr="00CD3AFA">
              <w:rPr>
                <w:rFonts w:cstheme="minorHAnsi"/>
              </w:rPr>
              <w:t xml:space="preserve"> Antworten</w:t>
            </w:r>
            <w:ins w:id="616" w:author="Fabienne Schmaus" w:date="2026-05-04T10:52:00Z" w16du:dateUtc="2026-05-04T08:52:00Z">
              <w:r w:rsidR="00785E9B">
                <w:rPr>
                  <w:rFonts w:cstheme="minorHAnsi"/>
                </w:rPr>
                <w:t xml:space="preserve"> </w:t>
              </w:r>
            </w:ins>
            <w:ins w:id="617" w:author="Fabienne Schmaus" w:date="2026-05-04T10:55:00Z" w16du:dateUtc="2026-05-04T08:55:00Z">
              <w:r w:rsidR="00F615E4">
                <w:rPr>
                  <w:rFonts w:cstheme="minorHAnsi"/>
                </w:rPr>
                <w:t>zurück</w:t>
              </w:r>
            </w:ins>
            <w:ins w:id="618" w:author="Fabienne Schmaus" w:date="2026-05-04T10:52:00Z" w16du:dateUtc="2026-05-04T08:52:00Z">
              <w:r w:rsidR="00785E9B">
                <w:rPr>
                  <w:rFonts w:cstheme="minorHAnsi"/>
                </w:rPr>
                <w:t>greifen</w:t>
              </w:r>
            </w:ins>
            <w:r w:rsidRPr="00CD3AFA">
              <w:rPr>
                <w:rFonts w:cstheme="minorHAnsi"/>
              </w:rPr>
              <w:t xml:space="preserve">, die zeigen, dass die Lernenden </w:t>
            </w:r>
            <w:del w:id="619" w:author="Fabienne Schmaus" w:date="2026-05-04T10:56:00Z" w16du:dateUtc="2026-05-04T08:56:00Z">
              <w:r w:rsidRPr="00CD3AFA" w:rsidDel="00F615E4">
                <w:rPr>
                  <w:rFonts w:cstheme="minorHAnsi"/>
                </w:rPr>
                <w:delText xml:space="preserve">verschiedene Versionen von sich </w:delText>
              </w:r>
            </w:del>
            <w:r w:rsidRPr="00CD3AFA">
              <w:rPr>
                <w:rFonts w:cstheme="minorHAnsi"/>
              </w:rPr>
              <w:t xml:space="preserve">auf verschiedene Plattformen </w:t>
            </w:r>
            <w:ins w:id="620" w:author="Fabienne Schmaus" w:date="2026-05-04T10:56:00Z" w16du:dateUtc="2026-05-04T08:56:00Z">
              <w:r w:rsidR="00F615E4" w:rsidRPr="00CD3AFA">
                <w:rPr>
                  <w:rFonts w:cstheme="minorHAnsi"/>
                </w:rPr>
                <w:t>verschiedene Versionen von sich</w:t>
              </w:r>
              <w:r w:rsidR="00F615E4" w:rsidRPr="00CD3AFA">
                <w:rPr>
                  <w:rFonts w:cstheme="minorHAnsi"/>
                </w:rPr>
                <w:t xml:space="preserve"> </w:t>
              </w:r>
            </w:ins>
            <w:r w:rsidRPr="00CD3AFA">
              <w:rPr>
                <w:rFonts w:cstheme="minorHAnsi"/>
              </w:rPr>
              <w:t xml:space="preserve">zeigen -&gt; direkte Brücke </w:t>
            </w:r>
            <w:commentRangeStart w:id="621"/>
            <w:r w:rsidRPr="00CD3AFA">
              <w:rPr>
                <w:rFonts w:cstheme="minorHAnsi"/>
              </w:rPr>
              <w:t>zu Phase 2</w:t>
            </w:r>
            <w:commentRangeEnd w:id="621"/>
            <w:r w:rsidR="00F615E4">
              <w:rPr>
                <w:rStyle w:val="Kommentarzeichen"/>
                <w:rFonts w:cstheme="minorHAnsi"/>
                <w:sz w:val="22"/>
                <w:szCs w:val="22"/>
              </w:rPr>
              <w:commentReference w:id="621"/>
            </w:r>
            <w:ins w:id="622" w:author="Fabienne Schmaus" w:date="2026-05-04T10:52:00Z" w16du:dateUtc="2026-05-04T08:52:00Z">
              <w:r w:rsidR="00785E9B">
                <w:rPr>
                  <w:rFonts w:cstheme="minorHAnsi"/>
                </w:rPr>
                <w:t>.</w:t>
              </w:r>
            </w:ins>
          </w:p>
          <w:p w14:paraId="24BAD6AF" w14:textId="77777777" w:rsidR="002C39FF" w:rsidRPr="00CD3AFA" w:rsidRDefault="002C39FF" w:rsidP="00F07C29">
            <w:pPr>
              <w:tabs>
                <w:tab w:val="left" w:pos="273"/>
              </w:tabs>
              <w:spacing w:line="276" w:lineRule="auto"/>
              <w:rPr>
                <w:rFonts w:cstheme="minorHAnsi"/>
              </w:rPr>
            </w:pPr>
          </w:p>
          <w:p w14:paraId="7CF65F7B" w14:textId="0C627A2A" w:rsidR="004F0BA8" w:rsidRPr="004F0BA8" w:rsidDel="00C921C2" w:rsidRDefault="00C921C2" w:rsidP="004F0BA8">
            <w:pPr>
              <w:tabs>
                <w:tab w:val="left" w:pos="273"/>
              </w:tabs>
              <w:spacing w:line="276" w:lineRule="auto"/>
              <w:rPr>
                <w:del w:id="623" w:author="Fabienne Schmaus" w:date="2026-04-30T16:14:00Z" w16du:dateUtc="2026-04-30T14:14:00Z"/>
                <w:rFonts w:cstheme="minorHAnsi"/>
              </w:rPr>
            </w:pPr>
            <w:commentRangeStart w:id="624"/>
            <w:ins w:id="625" w:author="Fabienne Schmaus" w:date="2026-04-30T16:14:00Z" w16du:dateUtc="2026-04-30T14:14:00Z">
              <w:r>
                <w:rPr>
                  <w:rFonts w:cstheme="minorHAnsi"/>
                </w:rPr>
                <w:t xml:space="preserve">Die </w:t>
              </w:r>
            </w:ins>
            <w:r w:rsidR="004F0BA8" w:rsidRPr="004F0BA8">
              <w:rPr>
                <w:rFonts w:cstheme="minorHAnsi"/>
              </w:rPr>
              <w:t xml:space="preserve">Lehrkraft leitet über: </w:t>
            </w:r>
            <w:r w:rsidR="00F0300B">
              <w:rPr>
                <w:rFonts w:cstheme="minorHAnsi"/>
              </w:rPr>
              <w:t>„</w:t>
            </w:r>
            <w:r w:rsidR="004F0BA8" w:rsidRPr="004F0BA8">
              <w:rPr>
                <w:rFonts w:cstheme="minorHAnsi"/>
              </w:rPr>
              <w:t>All diese Profile zeigen etwas von euch</w:t>
            </w:r>
            <w:ins w:id="626" w:author="Fabienne Schmaus" w:date="2026-04-30T16:35:00Z" w16du:dateUtc="2026-04-30T14:35:00Z">
              <w:r w:rsidR="009B2458">
                <w:rPr>
                  <w:rFonts w:cstheme="minorHAnsi"/>
                </w:rPr>
                <w:t>,</w:t>
              </w:r>
            </w:ins>
            <w:del w:id="627" w:author="Fabienne Schmaus" w:date="2026-04-30T16:35:00Z" w16du:dateUtc="2026-04-30T14:35:00Z">
              <w:r w:rsidR="004F0BA8" w:rsidRPr="004F0BA8" w:rsidDel="009B2458">
                <w:rPr>
                  <w:rFonts w:cstheme="minorHAnsi"/>
                </w:rPr>
                <w:delText xml:space="preserve"> –</w:delText>
              </w:r>
            </w:del>
            <w:r w:rsidR="004F0BA8" w:rsidRPr="004F0BA8">
              <w:rPr>
                <w:rFonts w:cstheme="minorHAnsi"/>
              </w:rPr>
              <w:t xml:space="preserve"> aber nie alles. Heute fragen wir: Was zeigen wir bewusst, was unbewusst? Und was macht das mit uns</w:t>
            </w:r>
            <w:r w:rsidR="00F0300B">
              <w:rPr>
                <w:rFonts w:cstheme="minorHAnsi"/>
              </w:rPr>
              <w:t>?“</w:t>
            </w:r>
            <w:commentRangeEnd w:id="624"/>
            <w:r w:rsidR="00F615E4" w:rsidRPr="004F0BA8">
              <w:rPr>
                <w:rStyle w:val="Kommentarzeichen"/>
                <w:rFonts w:cstheme="minorHAnsi"/>
                <w:sz w:val="22"/>
                <w:szCs w:val="22"/>
              </w:rPr>
              <w:commentReference w:id="624"/>
            </w:r>
          </w:p>
          <w:p w14:paraId="74DDDBFC" w14:textId="77777777" w:rsidR="004F0BA8" w:rsidRDefault="004F0BA8" w:rsidP="002C39FF">
            <w:pPr>
              <w:tabs>
                <w:tab w:val="left" w:pos="273"/>
              </w:tabs>
              <w:spacing w:line="276" w:lineRule="auto"/>
              <w:rPr>
                <w:rFonts w:cstheme="minorHAnsi"/>
              </w:rPr>
            </w:pP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5F21B182"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 1</w:t>
            </w:r>
          </w:p>
          <w:p w14:paraId="5EBDFAE1" w14:textId="129B830F" w:rsidR="0087531C" w:rsidRPr="004F0BA8" w:rsidRDefault="009B2458" w:rsidP="00F07C29">
            <w:pPr>
              <w:tabs>
                <w:tab w:val="left" w:pos="273"/>
              </w:tabs>
              <w:spacing w:line="276" w:lineRule="auto"/>
              <w:rPr>
                <w:rFonts w:cstheme="minorHAnsi"/>
              </w:rPr>
            </w:pPr>
            <w:ins w:id="628" w:author="Fabienne Schmaus" w:date="2026-04-30T16:35:00Z" w16du:dateUtc="2026-04-30T14:35:00Z">
              <w:r>
                <w:rPr>
                  <w:rFonts w:cstheme="minorHAnsi"/>
                </w:rPr>
                <w:lastRenderedPageBreak/>
                <w:t xml:space="preserve">Die </w:t>
              </w:r>
            </w:ins>
            <w:r w:rsidR="004F0BA8" w:rsidRPr="004F0BA8">
              <w:rPr>
                <w:rFonts w:cstheme="minorHAnsi"/>
              </w:rPr>
              <w:t xml:space="preserve">Lehrkraft zeigt und erläutert die Infografik: </w:t>
            </w:r>
            <w:del w:id="629" w:author="Fabienne Schmaus" w:date="2026-05-04T11:17:00Z" w16du:dateUtc="2026-05-04T09:17:00Z">
              <w:r w:rsidR="004F0BA8" w:rsidRPr="004F0BA8" w:rsidDel="00AC6CBE">
                <w:rPr>
                  <w:rFonts w:cstheme="minorHAnsi"/>
                </w:rPr>
                <w:delText>*</w:delText>
              </w:r>
            </w:del>
            <w:r w:rsidR="004F0BA8" w:rsidRPr="004F0BA8">
              <w:rPr>
                <w:rFonts w:cstheme="minorHAnsi"/>
              </w:rPr>
              <w:t>Profilbild – Bio</w:t>
            </w:r>
            <w:del w:id="630" w:author="Fabienne Schmaus" w:date="2026-05-04T11:17:00Z" w16du:dateUtc="2026-05-04T09:17:00Z">
              <w:r w:rsidR="004F0BA8" w:rsidRPr="004F0BA8" w:rsidDel="00AC6CBE">
                <w:rPr>
                  <w:rFonts w:cstheme="minorHAnsi"/>
                </w:rPr>
                <w:delText>/</w:delText>
              </w:r>
            </w:del>
            <w:ins w:id="631" w:author="Fabienne Schmaus" w:date="2026-05-04T11:17:00Z" w16du:dateUtc="2026-05-04T09:17:00Z">
              <w:r w:rsidR="00AC6CBE">
                <w:rPr>
                  <w:rFonts w:cstheme="minorHAnsi"/>
                </w:rPr>
                <w:t xml:space="preserve">, </w:t>
              </w:r>
            </w:ins>
            <w:r w:rsidR="004F0BA8" w:rsidRPr="004F0BA8">
              <w:rPr>
                <w:rFonts w:cstheme="minorHAnsi"/>
              </w:rPr>
              <w:t>Steckbrief – Posts</w:t>
            </w:r>
            <w:del w:id="632" w:author="Fabienne Schmaus" w:date="2026-05-04T11:17:00Z" w16du:dateUtc="2026-05-04T09:17:00Z">
              <w:r w:rsidR="004F0BA8" w:rsidRPr="004F0BA8" w:rsidDel="00AC6CBE">
                <w:rPr>
                  <w:rFonts w:cstheme="minorHAnsi"/>
                </w:rPr>
                <w:delText>/</w:delText>
              </w:r>
            </w:del>
            <w:ins w:id="633" w:author="Fabienne Schmaus" w:date="2026-05-04T11:17:00Z" w16du:dateUtc="2026-05-04T09:17:00Z">
              <w:r w:rsidR="00AC6CBE">
                <w:rPr>
                  <w:rFonts w:cstheme="minorHAnsi"/>
                </w:rPr>
                <w:t xml:space="preserve">, </w:t>
              </w:r>
            </w:ins>
            <w:r w:rsidR="004F0BA8" w:rsidRPr="004F0BA8">
              <w:rPr>
                <w:rFonts w:cstheme="minorHAnsi"/>
              </w:rPr>
              <w:t>Inhalte – Interaktionen (Likes, Kommentare, Follows) – Netzwerk (wem folge ich, wer folgt mir?)*. Kurze Erklärung: Jeder dieser Bausteine ist eine Entscheidung – was zeige ich, was lasse ich weg? Kein Einzelprofil als Beispiel verwenden – abstrakt bleiben.</w:t>
            </w:r>
          </w:p>
          <w:p w14:paraId="3918A018" w14:textId="0276B932" w:rsidR="004F0BA8" w:rsidDel="00C921C2" w:rsidRDefault="004F0BA8" w:rsidP="00F07C29">
            <w:pPr>
              <w:tabs>
                <w:tab w:val="left" w:pos="273"/>
              </w:tabs>
              <w:spacing w:line="276" w:lineRule="auto"/>
              <w:rPr>
                <w:del w:id="634" w:author="Fabienne Schmaus" w:date="2026-04-30T16:14:00Z" w16du:dateUtc="2026-04-30T14:14:00Z"/>
                <w:rFonts w:cstheme="minorHAnsi"/>
                <w:color w:val="EE0000"/>
              </w:rPr>
            </w:pPr>
          </w:p>
          <w:p w14:paraId="28384A81" w14:textId="01AE415B" w:rsidR="004F0BA8" w:rsidRPr="004F0BA8" w:rsidRDefault="004F0BA8" w:rsidP="004F0BA8">
            <w:pPr>
              <w:tabs>
                <w:tab w:val="left" w:pos="273"/>
              </w:tabs>
              <w:spacing w:line="276" w:lineRule="auto"/>
              <w:rPr>
                <w:rFonts w:cstheme="minorHAnsi"/>
              </w:rPr>
            </w:pPr>
            <w:r w:rsidRPr="004F0BA8">
              <w:rPr>
                <w:rFonts w:cstheme="minorHAnsi"/>
              </w:rPr>
              <w:t xml:space="preserve">Die Lernenden analysieren </w:t>
            </w:r>
            <w:r w:rsidRPr="00DF1D6F">
              <w:rPr>
                <w:rFonts w:cstheme="minorHAnsi"/>
                <w:color w:val="000000" w:themeColor="text1"/>
              </w:rPr>
              <w:t xml:space="preserve">dann mit </w:t>
            </w:r>
            <w:del w:id="635" w:author="Fabienne Schmaus" w:date="2026-04-30T17:01:00Z" w16du:dateUtc="2026-04-30T15:01:00Z">
              <w:r w:rsidRPr="00DF1D6F" w:rsidDel="00F05765">
                <w:rPr>
                  <w:rFonts w:cstheme="minorHAnsi"/>
                  <w:color w:val="000000" w:themeColor="text1"/>
                </w:rPr>
                <w:delText xml:space="preserve">AB </w:delText>
              </w:r>
            </w:del>
            <w:ins w:id="636" w:author="Fabienne Schmaus" w:date="2026-04-30T17:01:00Z" w16du:dateUtc="2026-04-30T15:01:00Z">
              <w:r w:rsidR="00F05765" w:rsidRPr="00DF1D6F">
                <w:rPr>
                  <w:rFonts w:cstheme="minorHAnsi"/>
                  <w:color w:val="000000" w:themeColor="text1"/>
                </w:rPr>
                <w:t>A</w:t>
              </w:r>
              <w:r w:rsidR="00F05765">
                <w:rPr>
                  <w:rFonts w:cstheme="minorHAnsi"/>
                  <w:color w:val="000000" w:themeColor="text1"/>
                </w:rPr>
                <w:t>rbeitsblatt</w:t>
              </w:r>
              <w:r w:rsidR="00F05765" w:rsidRPr="00DF1D6F">
                <w:rPr>
                  <w:rFonts w:cstheme="minorHAnsi"/>
                  <w:color w:val="000000" w:themeColor="text1"/>
                </w:rPr>
                <w:t xml:space="preserve"> </w:t>
              </w:r>
            </w:ins>
            <w:r w:rsidRPr="00DF1D6F">
              <w:rPr>
                <w:rFonts w:cstheme="minorHAnsi"/>
                <w:color w:val="000000" w:themeColor="text1"/>
              </w:rPr>
              <w:t xml:space="preserve">1 </w:t>
            </w:r>
            <w:r w:rsidRPr="004F0BA8">
              <w:rPr>
                <w:rFonts w:cstheme="minorHAnsi"/>
              </w:rPr>
              <w:t>ein fiktives Musterprofi</w:t>
            </w:r>
            <w:r>
              <w:rPr>
                <w:rFonts w:cstheme="minorHAnsi"/>
              </w:rPr>
              <w:t>l</w:t>
            </w:r>
            <w:r w:rsidRPr="004F0BA8">
              <w:rPr>
                <w:rFonts w:cstheme="minorHAnsi"/>
              </w:rPr>
              <w:t>. Fragen: Was zeigt dieses Profil? Was fehlt? Welchen Eindruck erzeugt es? Welche Bedürfnisse könnten dahinterstecken?</w:t>
            </w:r>
          </w:p>
          <w:p w14:paraId="4144233A" w14:textId="7D2A5CC7" w:rsidR="004F0BA8" w:rsidDel="00C921C2" w:rsidRDefault="004F0BA8" w:rsidP="00F07C29">
            <w:pPr>
              <w:tabs>
                <w:tab w:val="left" w:pos="273"/>
              </w:tabs>
              <w:spacing w:line="276" w:lineRule="auto"/>
              <w:rPr>
                <w:del w:id="637" w:author="Fabienne Schmaus" w:date="2026-04-30T16:14:00Z" w16du:dateUtc="2026-04-30T14:14:00Z"/>
                <w:rFonts w:cstheme="minorHAnsi"/>
                <w:color w:val="EE0000"/>
              </w:rPr>
            </w:pPr>
          </w:p>
          <w:p w14:paraId="704C0E45" w14:textId="72897204" w:rsidR="004F0BA8" w:rsidRPr="00C921C2" w:rsidDel="00C921C2" w:rsidRDefault="004F0BA8" w:rsidP="004F0BA8">
            <w:pPr>
              <w:tabs>
                <w:tab w:val="left" w:pos="273"/>
              </w:tabs>
              <w:spacing w:line="276" w:lineRule="auto"/>
              <w:rPr>
                <w:del w:id="638" w:author="Fabienne Schmaus" w:date="2026-04-30T16:14:00Z" w16du:dateUtc="2026-04-30T14:14:00Z"/>
                <w:rFonts w:cstheme="minorHAnsi"/>
              </w:rPr>
            </w:pPr>
            <w:r w:rsidRPr="004F0BA8">
              <w:rPr>
                <w:rFonts w:cstheme="minorHAnsi"/>
              </w:rPr>
              <w:t xml:space="preserve">Sammlung der Ergebnisse: </w:t>
            </w:r>
            <w:ins w:id="639" w:author="Fabienne Schmaus" w:date="2026-05-04T10:36:00Z" w16du:dateUtc="2026-05-04T08:36:00Z">
              <w:r w:rsidR="00C17639">
                <w:rPr>
                  <w:rFonts w:cstheme="minorHAnsi"/>
                </w:rPr>
                <w:t xml:space="preserve">Die </w:t>
              </w:r>
            </w:ins>
            <w:r w:rsidRPr="004F0BA8">
              <w:rPr>
                <w:rFonts w:cstheme="minorHAnsi"/>
              </w:rPr>
              <w:t xml:space="preserve">Lehrkraft fragt </w:t>
            </w:r>
            <w:r w:rsidR="00F0300B" w:rsidRPr="00F05765">
              <w:rPr>
                <w:rFonts w:cstheme="minorHAnsi"/>
                <w:rPrChange w:id="640" w:author="Fabienne Schmaus" w:date="2026-04-30T17:01:00Z" w16du:dateUtc="2026-04-30T15:01:00Z">
                  <w:rPr>
                    <w:rFonts w:cstheme="minorHAnsi"/>
                    <w:i/>
                    <w:iCs/>
                  </w:rPr>
                </w:rPrChange>
              </w:rPr>
              <w:t>„</w:t>
            </w:r>
            <w:r w:rsidRPr="00F05765">
              <w:rPr>
                <w:rFonts w:cstheme="minorHAnsi"/>
                <w:rPrChange w:id="641" w:author="Fabienne Schmaus" w:date="2026-04-30T17:01:00Z" w16du:dateUtc="2026-04-30T15:01:00Z">
                  <w:rPr>
                    <w:rFonts w:cstheme="minorHAnsi"/>
                    <w:i/>
                    <w:iCs/>
                  </w:rPr>
                </w:rPrChange>
              </w:rPr>
              <w:t>Welche Gestaltungsentscheidungen habt ihr entdeckt?</w:t>
            </w:r>
            <w:r w:rsidR="00F0300B" w:rsidRPr="00F05765">
              <w:rPr>
                <w:rFonts w:cstheme="minorHAnsi"/>
                <w:rPrChange w:id="642" w:author="Fabienne Schmaus" w:date="2026-04-30T17:01:00Z" w16du:dateUtc="2026-04-30T15:01:00Z">
                  <w:rPr>
                    <w:rFonts w:cstheme="minorHAnsi"/>
                    <w:i/>
                    <w:iCs/>
                  </w:rPr>
                </w:rPrChange>
              </w:rPr>
              <w:t>“</w:t>
            </w:r>
            <w:r w:rsidRPr="004F0BA8">
              <w:rPr>
                <w:rFonts w:cstheme="minorHAnsi"/>
              </w:rPr>
              <w:t xml:space="preserve"> und clustert an der Tafel. Kernbotschaft herausarbeiten: Jede Entscheidung im Profil ist auch eine psychologische Entscheidung – sie </w:t>
            </w:r>
            <w:r w:rsidRPr="00C921C2">
              <w:rPr>
                <w:rFonts w:cstheme="minorHAnsi"/>
              </w:rPr>
              <w:t>beeinflusst, wie andere uns wahrnehmen UND wie wir uns selbst sehen.</w:t>
            </w:r>
          </w:p>
          <w:p w14:paraId="455F4E69" w14:textId="77777777" w:rsidR="004F0BA8" w:rsidRPr="00C921C2" w:rsidRDefault="004F0BA8" w:rsidP="00F07C29">
            <w:pPr>
              <w:tabs>
                <w:tab w:val="left" w:pos="273"/>
              </w:tabs>
              <w:spacing w:line="276" w:lineRule="auto"/>
              <w:rPr>
                <w:rFonts w:cstheme="minorHAnsi"/>
                <w:rPrChange w:id="643" w:author="Fabienne Schmaus" w:date="2026-04-30T16:14:00Z" w16du:dateUtc="2026-04-30T14:14:00Z">
                  <w:rPr>
                    <w:rFonts w:cstheme="minorHAnsi"/>
                    <w:color w:val="EE0000"/>
                  </w:rPr>
                </w:rPrChange>
              </w:rPr>
            </w:pPr>
          </w:p>
          <w:p w14:paraId="4F50D3B5" w14:textId="77777777" w:rsidR="004F0BA8" w:rsidRPr="00C921C2" w:rsidRDefault="004F0BA8" w:rsidP="00F07C29">
            <w:pPr>
              <w:tabs>
                <w:tab w:val="left" w:pos="273"/>
              </w:tabs>
              <w:spacing w:line="276" w:lineRule="auto"/>
              <w:rPr>
                <w:rFonts w:cstheme="minorHAnsi"/>
                <w:rPrChange w:id="644" w:author="Fabienne Schmaus" w:date="2026-04-30T16:14:00Z" w16du:dateUtc="2026-04-30T14:14:00Z">
                  <w:rPr>
                    <w:rFonts w:cstheme="minorHAnsi"/>
                    <w:color w:val="EE0000"/>
                  </w:rPr>
                </w:rPrChange>
              </w:rPr>
            </w:pPr>
          </w:p>
          <w:p w14:paraId="0B315AA8" w14:textId="5AE64080" w:rsidR="002C39FF" w:rsidRPr="00C921C2" w:rsidRDefault="002C39FF" w:rsidP="00F07C29">
            <w:pPr>
              <w:tabs>
                <w:tab w:val="left" w:pos="273"/>
              </w:tabs>
              <w:spacing w:line="276" w:lineRule="auto"/>
              <w:rPr>
                <w:rFonts w:cstheme="minorHAnsi"/>
                <w:b/>
                <w:bCs/>
                <w:rPrChange w:id="645" w:author="Fabienne Schmaus" w:date="2026-04-30T16:14:00Z" w16du:dateUtc="2026-04-30T14:14:00Z">
                  <w:rPr>
                    <w:rFonts w:cstheme="minorHAnsi"/>
                    <w:b/>
                    <w:bCs/>
                    <w:color w:val="EE0000"/>
                  </w:rPr>
                </w:rPrChange>
              </w:rPr>
            </w:pPr>
            <w:r w:rsidRPr="00C921C2">
              <w:rPr>
                <w:rFonts w:cstheme="minorHAnsi"/>
                <w:b/>
                <w:bCs/>
              </w:rPr>
              <w:t xml:space="preserve">Erwartbare Antworten der Lernenden </w:t>
            </w:r>
            <w:r w:rsidRPr="00C921C2">
              <w:rPr>
                <w:rFonts w:cstheme="minorHAnsi"/>
                <w:b/>
                <w:bCs/>
                <w:rPrChange w:id="646" w:author="Fabienne Schmaus" w:date="2026-04-30T16:14:00Z" w16du:dateUtc="2026-04-30T14:14:00Z">
                  <w:rPr>
                    <w:rFonts w:cstheme="minorHAnsi"/>
                    <w:b/>
                    <w:bCs/>
                    <w:color w:val="000000" w:themeColor="text1"/>
                  </w:rPr>
                </w:rPrChange>
              </w:rPr>
              <w:t xml:space="preserve">zu Arbeitsblatt </w:t>
            </w:r>
            <w:r w:rsidR="004F0BA8" w:rsidRPr="00C921C2">
              <w:rPr>
                <w:rFonts w:cstheme="minorHAnsi"/>
                <w:b/>
                <w:bCs/>
                <w:rPrChange w:id="647" w:author="Fabienne Schmaus" w:date="2026-04-30T16:14:00Z" w16du:dateUtc="2026-04-30T14:14:00Z">
                  <w:rPr>
                    <w:rFonts w:cstheme="minorHAnsi"/>
                    <w:b/>
                    <w:bCs/>
                    <w:color w:val="000000" w:themeColor="text1"/>
                  </w:rPr>
                </w:rPrChange>
              </w:rPr>
              <w:t>1</w:t>
            </w:r>
            <w:r w:rsidRPr="00C921C2">
              <w:rPr>
                <w:rFonts w:cstheme="minorHAnsi"/>
                <w:b/>
                <w:bCs/>
                <w:rPrChange w:id="648" w:author="Fabienne Schmaus" w:date="2026-04-30T16:14:00Z" w16du:dateUtc="2026-04-30T14:14:00Z">
                  <w:rPr>
                    <w:rFonts w:cstheme="minorHAnsi"/>
                    <w:b/>
                    <w:bCs/>
                    <w:color w:val="000000" w:themeColor="text1"/>
                  </w:rPr>
                </w:rPrChange>
              </w:rPr>
              <w:t>:</w:t>
            </w:r>
          </w:p>
          <w:p w14:paraId="578F8E41" w14:textId="3A6FBCDE" w:rsidR="004F0BA8" w:rsidRPr="00C921C2" w:rsidDel="00C921C2" w:rsidRDefault="004F0BA8" w:rsidP="00F07C29">
            <w:pPr>
              <w:tabs>
                <w:tab w:val="left" w:pos="273"/>
              </w:tabs>
              <w:spacing w:line="276" w:lineRule="auto"/>
              <w:rPr>
                <w:del w:id="649" w:author="Fabienne Schmaus" w:date="2026-04-30T16:15:00Z" w16du:dateUtc="2026-04-30T14:15:00Z"/>
                <w:rFonts w:cstheme="minorHAnsi"/>
                <w:b/>
                <w:bCs/>
                <w:rPrChange w:id="650" w:author="Fabienne Schmaus" w:date="2026-04-30T16:14:00Z" w16du:dateUtc="2026-04-30T14:14:00Z">
                  <w:rPr>
                    <w:del w:id="651" w:author="Fabienne Schmaus" w:date="2026-04-30T16:15:00Z" w16du:dateUtc="2026-04-30T14:15:00Z"/>
                    <w:rFonts w:cstheme="minorHAnsi"/>
                    <w:b/>
                    <w:bCs/>
                    <w:color w:val="EE0000"/>
                  </w:rPr>
                </w:rPrChange>
              </w:rPr>
            </w:pPr>
          </w:p>
          <w:p w14:paraId="4B44A3E0" w14:textId="1225F6B7" w:rsidR="004F0BA8" w:rsidRPr="00C921C2" w:rsidRDefault="004F0BA8" w:rsidP="004F0BA8">
            <w:pPr>
              <w:tabs>
                <w:tab w:val="left" w:pos="273"/>
              </w:tabs>
              <w:spacing w:line="276" w:lineRule="auto"/>
              <w:rPr>
                <w:rFonts w:cstheme="minorHAnsi"/>
                <w:b/>
                <w:bCs/>
              </w:rPr>
            </w:pPr>
            <w:r w:rsidRPr="00C921C2">
              <w:rPr>
                <w:rFonts w:cstheme="minorHAnsi"/>
                <w:b/>
                <w:bCs/>
              </w:rPr>
              <w:t>Zu den Bausteine-Entscheidungen:</w:t>
            </w:r>
          </w:p>
          <w:p w14:paraId="234FA729" w14:textId="777DC981" w:rsidR="004F0BA8" w:rsidRPr="00C921C2" w:rsidDel="00C921C2" w:rsidRDefault="004F0BA8" w:rsidP="004F0BA8">
            <w:pPr>
              <w:tabs>
                <w:tab w:val="left" w:pos="273"/>
              </w:tabs>
              <w:spacing w:line="276" w:lineRule="auto"/>
              <w:rPr>
                <w:del w:id="652" w:author="Fabienne Schmaus" w:date="2026-04-30T16:15:00Z" w16du:dateUtc="2026-04-30T14:15:00Z"/>
                <w:rFonts w:cstheme="minorHAnsi"/>
                <w:b/>
                <w:bCs/>
              </w:rPr>
            </w:pP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624DD1D7" w14:textId="41A43F4C" w:rsidR="004F0BA8" w:rsidRPr="004F0BA8" w:rsidDel="00C921C2" w:rsidRDefault="004F0BA8" w:rsidP="004F0BA8">
            <w:pPr>
              <w:tabs>
                <w:tab w:val="left" w:pos="273"/>
              </w:tabs>
              <w:spacing w:line="276" w:lineRule="auto"/>
              <w:rPr>
                <w:del w:id="653" w:author="Fabienne Schmaus" w:date="2026-04-30T16:15:00Z" w16du:dateUtc="2026-04-30T14:15:00Z"/>
                <w:rFonts w:cstheme="minorHAnsi"/>
                <w:b/>
                <w:bCs/>
              </w:rPr>
            </w:pPr>
          </w:p>
          <w:p w14:paraId="5E780C0E" w14:textId="7E2A432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wählt das aus, auf dem man gut aussieht</w:t>
            </w:r>
            <w:ins w:id="654" w:author="Fabienne Schmaus" w:date="2026-04-30T16:36:00Z" w16du:dateUtc="2026-04-30T14:36:00Z">
              <w:r w:rsidR="009B2458">
                <w:rPr>
                  <w:rFonts w:cstheme="minorHAnsi"/>
                </w:rPr>
                <w:t>.</w:t>
              </w:r>
            </w:ins>
            <w:r w:rsidR="00F0300B">
              <w:rPr>
                <w:rFonts w:cstheme="minorHAnsi"/>
              </w:rPr>
              <w:t>“</w:t>
            </w:r>
          </w:p>
          <w:p w14:paraId="3E7364F4" w14:textId="3A0498C3"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Manche nutzen Bilder </w:t>
            </w:r>
            <w:ins w:id="655" w:author="Fabienne Schmaus" w:date="2026-04-30T16:36:00Z" w16du:dateUtc="2026-04-30T14:36:00Z">
              <w:r w:rsidR="009B2458">
                <w:rPr>
                  <w:rFonts w:cstheme="minorHAnsi"/>
                </w:rPr>
                <w:t xml:space="preserve">im Freundeskreis: Es </w:t>
              </w:r>
            </w:ins>
            <w:del w:id="656" w:author="Fabienne Schmaus" w:date="2026-04-30T16:36:00Z" w16du:dateUtc="2026-04-30T14:36:00Z">
              <w:r w:rsidRPr="004F0BA8" w:rsidDel="009B2458">
                <w:rPr>
                  <w:rFonts w:cstheme="minorHAnsi"/>
                </w:rPr>
                <w:delText xml:space="preserve">mit Freunden – </w:delText>
              </w:r>
            </w:del>
            <w:r w:rsidRPr="004F0BA8">
              <w:rPr>
                <w:rFonts w:cstheme="minorHAnsi"/>
              </w:rPr>
              <w:t>zeigt, dass man dazugehört</w:t>
            </w:r>
            <w:ins w:id="657" w:author="Fabienne Schmaus" w:date="2026-04-30T16:36:00Z" w16du:dateUtc="2026-04-30T14:36:00Z">
              <w:r w:rsidR="009B2458">
                <w:rPr>
                  <w:rFonts w:cstheme="minorHAnsi"/>
                </w:rPr>
                <w:t>.</w:t>
              </w:r>
            </w:ins>
            <w:r w:rsidR="00F0300B">
              <w:rPr>
                <w:rFonts w:cstheme="minorHAnsi"/>
              </w:rPr>
              <w:t>“</w:t>
            </w:r>
          </w:p>
          <w:p w14:paraId="6BF4C5BF" w14:textId="28E84B6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Selfie </w:t>
            </w:r>
            <w:del w:id="658" w:author="Fabienne Schmaus" w:date="2026-04-30T16:36:00Z" w16du:dateUtc="2026-04-30T14:36:00Z">
              <w:r w:rsidRPr="004F0BA8" w:rsidDel="009B2458">
                <w:rPr>
                  <w:rFonts w:cstheme="minorHAnsi"/>
                </w:rPr>
                <w:delText>vs.</w:delText>
              </w:r>
            </w:del>
            <w:ins w:id="659" w:author="Fabienne Schmaus" w:date="2026-04-30T16:36:00Z" w16du:dateUtc="2026-04-30T14:36:00Z">
              <w:r w:rsidR="009B2458">
                <w:rPr>
                  <w:rFonts w:cstheme="minorHAnsi"/>
                </w:rPr>
                <w:t>oder</w:t>
              </w:r>
            </w:ins>
            <w:r w:rsidRPr="004F0BA8">
              <w:rPr>
                <w:rFonts w:cstheme="minorHAnsi"/>
              </w:rPr>
              <w:t xml:space="preserve"> Foto von jemandem anderen</w:t>
            </w:r>
            <w:ins w:id="660" w:author="Fabienne Schmaus" w:date="2026-04-30T16:36:00Z" w16du:dateUtc="2026-04-30T14:36:00Z">
              <w:r w:rsidR="009B2458">
                <w:rPr>
                  <w:rFonts w:cstheme="minorHAnsi"/>
                </w:rPr>
                <w:t>? Es hat</w:t>
              </w:r>
            </w:ins>
            <w:del w:id="661" w:author="Fabienne Schmaus" w:date="2026-04-30T16:36:00Z" w16du:dateUtc="2026-04-30T14:36:00Z">
              <w:r w:rsidRPr="004F0BA8" w:rsidDel="009B2458">
                <w:rPr>
                  <w:rFonts w:cstheme="minorHAnsi"/>
                </w:rPr>
                <w:delText xml:space="preserve"> – schon</w:delText>
              </w:r>
            </w:del>
            <w:r w:rsidRPr="004F0BA8">
              <w:rPr>
                <w:rFonts w:cstheme="minorHAnsi"/>
              </w:rPr>
              <w:t xml:space="preserve"> unterschiedliche Wirkung</w:t>
            </w:r>
            <w:ins w:id="662" w:author="Fabienne Schmaus" w:date="2026-04-30T16:36:00Z" w16du:dateUtc="2026-04-30T14:36:00Z">
              <w:r w:rsidR="009B2458">
                <w:rPr>
                  <w:rFonts w:cstheme="minorHAnsi"/>
                </w:rPr>
                <w:t>.</w:t>
              </w:r>
            </w:ins>
            <w:r w:rsidR="00F0300B">
              <w:rPr>
                <w:rFonts w:cstheme="minorHAnsi"/>
              </w:rPr>
              <w:t>“</w:t>
            </w:r>
          </w:p>
          <w:p w14:paraId="285319D0" w14:textId="1C6230C3" w:rsidR="004F0BA8" w:rsidRPr="004F0BA8" w:rsidDel="00C921C2" w:rsidRDefault="004F0BA8" w:rsidP="004F0BA8">
            <w:pPr>
              <w:tabs>
                <w:tab w:val="left" w:pos="273"/>
              </w:tabs>
              <w:spacing w:line="276" w:lineRule="auto"/>
              <w:rPr>
                <w:del w:id="663" w:author="Fabienne Schmaus" w:date="2026-04-30T16:15:00Z" w16du:dateUtc="2026-04-30T14:15:00Z"/>
                <w:rFonts w:cstheme="minorHAnsi"/>
                <w:b/>
                <w:bCs/>
              </w:rPr>
            </w:pP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2A134F8B" w14:textId="165DC938" w:rsidR="004F0BA8" w:rsidRPr="004F0BA8" w:rsidDel="00C921C2" w:rsidRDefault="004F0BA8" w:rsidP="004F0BA8">
            <w:pPr>
              <w:tabs>
                <w:tab w:val="left" w:pos="273"/>
              </w:tabs>
              <w:spacing w:line="276" w:lineRule="auto"/>
              <w:rPr>
                <w:del w:id="664" w:author="Fabienne Schmaus" w:date="2026-04-30T16:15:00Z" w16du:dateUtc="2026-04-30T14:15:00Z"/>
                <w:rFonts w:cstheme="minorHAnsi"/>
                <w:b/>
                <w:bCs/>
              </w:rPr>
            </w:pPr>
          </w:p>
          <w:p w14:paraId="41DF52CD" w14:textId="1796A6DD"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schreibt, was man cool findet</w:t>
            </w:r>
            <w:ins w:id="665" w:author="Fabienne Schmaus" w:date="2026-04-30T16:37:00Z" w16du:dateUtc="2026-04-30T14:37:00Z">
              <w:r w:rsidR="009B2458">
                <w:rPr>
                  <w:rFonts w:cstheme="minorHAnsi"/>
                </w:rPr>
                <w:t>, wie</w:t>
              </w:r>
            </w:ins>
            <w:del w:id="666" w:author="Fabienne Schmaus" w:date="2026-04-30T16:37:00Z" w16du:dateUtc="2026-04-30T14:37:00Z">
              <w:r w:rsidRPr="004F0BA8" w:rsidDel="009B2458">
                <w:rPr>
                  <w:rFonts w:cstheme="minorHAnsi"/>
                </w:rPr>
                <w:delText xml:space="preserve"> –</w:delText>
              </w:r>
            </w:del>
            <w:r w:rsidRPr="004F0BA8">
              <w:rPr>
                <w:rFonts w:cstheme="minorHAnsi"/>
              </w:rPr>
              <w:t xml:space="preserve"> Hobbys, Sprüche</w:t>
            </w:r>
            <w:ins w:id="667" w:author="Fabienne Schmaus" w:date="2026-04-30T16:37:00Z" w16du:dateUtc="2026-04-30T14:37:00Z">
              <w:r w:rsidR="009B2458">
                <w:rPr>
                  <w:rFonts w:cstheme="minorHAnsi"/>
                </w:rPr>
                <w:t>.</w:t>
              </w:r>
            </w:ins>
            <w:r w:rsidR="00F0300B">
              <w:rPr>
                <w:rFonts w:cstheme="minorHAnsi"/>
              </w:rPr>
              <w:t>“</w:t>
            </w:r>
          </w:p>
          <w:p w14:paraId="2F784B01" w14:textId="12445BB6"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Manche schreiben, was sie *sein wollen*, nicht was sie sind</w:t>
            </w:r>
            <w:ins w:id="668" w:author="Fabienne Schmaus" w:date="2026-04-30T16:37:00Z" w16du:dateUtc="2026-04-30T14:37:00Z">
              <w:r w:rsidR="009B2458">
                <w:rPr>
                  <w:rFonts w:cstheme="minorHAnsi"/>
                </w:rPr>
                <w:t>.</w:t>
              </w:r>
            </w:ins>
            <w:r w:rsidR="00F0300B">
              <w:rPr>
                <w:rFonts w:cstheme="minorHAnsi"/>
              </w:rPr>
              <w:t>“</w:t>
            </w:r>
          </w:p>
          <w:p w14:paraId="34E2389C" w14:textId="2B1F33CC" w:rsidR="004F0BA8" w:rsidRPr="004F0BA8" w:rsidDel="00C921C2" w:rsidRDefault="004F0BA8" w:rsidP="004F0BA8">
            <w:pPr>
              <w:tabs>
                <w:tab w:val="left" w:pos="273"/>
              </w:tabs>
              <w:spacing w:line="276" w:lineRule="auto"/>
              <w:rPr>
                <w:del w:id="669" w:author="Fabienne Schmaus" w:date="2026-04-30T16:15:00Z" w16du:dateUtc="2026-04-30T14:15:00Z"/>
                <w:rFonts w:cstheme="minorHAnsi"/>
                <w:b/>
                <w:bCs/>
              </w:rPr>
            </w:pPr>
          </w:p>
          <w:p w14:paraId="65A28AF1" w14:textId="07CD2F5E" w:rsidR="004F0BA8" w:rsidRPr="004F0BA8" w:rsidRDefault="004F0BA8" w:rsidP="004F0BA8">
            <w:pPr>
              <w:tabs>
                <w:tab w:val="left" w:pos="273"/>
              </w:tabs>
              <w:spacing w:line="276" w:lineRule="auto"/>
              <w:rPr>
                <w:rFonts w:cstheme="minorHAnsi"/>
                <w:b/>
                <w:bCs/>
              </w:rPr>
            </w:pPr>
            <w:r w:rsidRPr="004F0BA8">
              <w:rPr>
                <w:rFonts w:cstheme="minorHAnsi"/>
                <w:b/>
                <w:bCs/>
              </w:rPr>
              <w:t>Welche Bedürfnisse werden erfüllt? (Sek</w:t>
            </w:r>
            <w:ins w:id="670" w:author="Fabienne Schmaus" w:date="2026-04-30T16:16:00Z" w16du:dateUtc="2026-04-30T14:16:00Z">
              <w:r w:rsidR="00C921C2">
                <w:rPr>
                  <w:rFonts w:cstheme="minorHAnsi"/>
                  <w:b/>
                  <w:bCs/>
                </w:rPr>
                <w:t>.</w:t>
              </w:r>
            </w:ins>
            <w:r w:rsidRPr="004F0BA8">
              <w:rPr>
                <w:rFonts w:cstheme="minorHAnsi"/>
                <w:b/>
                <w:bCs/>
              </w:rPr>
              <w:t xml:space="preserve"> II):</w:t>
            </w:r>
          </w:p>
          <w:p w14:paraId="27B92A53" w14:textId="0178E0C0" w:rsidR="004F0BA8" w:rsidRPr="004F0BA8" w:rsidDel="00C921C2" w:rsidRDefault="004F0BA8" w:rsidP="004F0BA8">
            <w:pPr>
              <w:tabs>
                <w:tab w:val="left" w:pos="273"/>
              </w:tabs>
              <w:spacing w:line="276" w:lineRule="auto"/>
              <w:rPr>
                <w:del w:id="671" w:author="Fabienne Schmaus" w:date="2026-04-30T16:15:00Z" w16du:dateUtc="2026-04-30T14:15:00Z"/>
                <w:rFonts w:cstheme="minorHAnsi"/>
                <w:b/>
                <w:bCs/>
              </w:rPr>
            </w:pPr>
          </w:p>
          <w:p w14:paraId="059985C7" w14:textId="5C42062A" w:rsidR="004F0BA8" w:rsidRPr="004F0BA8" w:rsidRDefault="004F0BA8" w:rsidP="004F0BA8">
            <w:pPr>
              <w:tabs>
                <w:tab w:val="left" w:pos="273"/>
              </w:tabs>
              <w:spacing w:line="276" w:lineRule="auto"/>
              <w:rPr>
                <w:rFonts w:cstheme="minorHAnsi"/>
              </w:rPr>
            </w:pPr>
            <w:r w:rsidRPr="004F0BA8">
              <w:rPr>
                <w:rFonts w:cstheme="minorHAnsi"/>
              </w:rPr>
              <w:t>– Anerkennung: Likes, Follower-Zahl</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t>– Selbstwert: positives Feedback von außen</w:t>
            </w:r>
          </w:p>
          <w:p w14:paraId="0D2A90BC" w14:textId="27104AAA" w:rsidR="002C39FF" w:rsidRPr="007D7FE0" w:rsidDel="00C921C2" w:rsidRDefault="002C39FF" w:rsidP="00F07C29">
            <w:pPr>
              <w:tabs>
                <w:tab w:val="left" w:pos="273"/>
              </w:tabs>
              <w:spacing w:line="276" w:lineRule="auto"/>
              <w:rPr>
                <w:del w:id="672" w:author="Fabienne Schmaus" w:date="2026-04-30T16:15:00Z" w16du:dateUtc="2026-04-30T14:15:00Z"/>
                <w:rFonts w:cstheme="minorHAnsi"/>
                <w:color w:val="EE0000"/>
              </w:rPr>
            </w:pPr>
          </w:p>
          <w:p w14:paraId="40733305" w14:textId="57C9C76D" w:rsidR="002C39FF" w:rsidRPr="007D7FE0" w:rsidDel="00C921C2" w:rsidRDefault="002C39FF" w:rsidP="00F07C29">
            <w:pPr>
              <w:tabs>
                <w:tab w:val="left" w:pos="273"/>
              </w:tabs>
              <w:spacing w:line="276" w:lineRule="auto"/>
              <w:rPr>
                <w:del w:id="673" w:author="Fabienne Schmaus" w:date="2026-04-30T16:15:00Z" w16du:dateUtc="2026-04-30T14:15:00Z"/>
                <w:rFonts w:cstheme="minorHAnsi"/>
                <w:b/>
                <w:bCs/>
                <w:color w:val="EE0000"/>
              </w:rPr>
            </w:pPr>
          </w:p>
          <w:p w14:paraId="335462FB" w14:textId="77777777" w:rsidR="002C39FF" w:rsidRPr="00C921C2" w:rsidRDefault="002C39FF" w:rsidP="00F07C29">
            <w:pPr>
              <w:tabs>
                <w:tab w:val="left" w:pos="273"/>
              </w:tabs>
              <w:spacing w:line="276" w:lineRule="auto"/>
              <w:rPr>
                <w:rFonts w:cstheme="minorHAnsi"/>
                <w:rPrChange w:id="674" w:author="Fabienne Schmaus" w:date="2026-04-30T16:15:00Z" w16du:dateUtc="2026-04-30T14:15:00Z">
                  <w:rPr>
                    <w:rFonts w:cstheme="minorHAnsi"/>
                    <w:color w:val="EE0000"/>
                  </w:rPr>
                </w:rPrChange>
              </w:rPr>
            </w:pPr>
          </w:p>
          <w:p w14:paraId="4766166B" w14:textId="6CA1C597" w:rsidR="002C39FF" w:rsidRPr="00C921C2" w:rsidRDefault="002C39FF" w:rsidP="007D4363">
            <w:pPr>
              <w:shd w:val="clear" w:color="auto" w:fill="FBE4D5" w:themeFill="accent2" w:themeFillTint="33"/>
              <w:tabs>
                <w:tab w:val="left" w:pos="273"/>
                <w:tab w:val="left" w:pos="2415"/>
              </w:tabs>
              <w:spacing w:line="276" w:lineRule="auto"/>
              <w:rPr>
                <w:rFonts w:cstheme="minorHAnsi"/>
                <w:b/>
                <w:bCs/>
                <w:rPrChange w:id="675" w:author="Fabienne Schmaus" w:date="2026-04-30T16:15:00Z" w16du:dateUtc="2026-04-30T14:15:00Z">
                  <w:rPr>
                    <w:rFonts w:cstheme="minorHAnsi"/>
                    <w:b/>
                    <w:bCs/>
                    <w:color w:val="000000" w:themeColor="text1"/>
                  </w:rPr>
                </w:rPrChange>
              </w:rPr>
            </w:pPr>
            <w:r w:rsidRPr="00C921C2">
              <w:rPr>
                <w:rFonts w:cstheme="minorHAnsi"/>
                <w:highlight w:val="yellow"/>
                <w:rPrChange w:id="676" w:author="Fabienne Schmaus" w:date="2026-04-30T16:15:00Z" w16du:dateUtc="2026-04-30T14:15:00Z">
                  <w:rPr>
                    <w:rFonts w:cstheme="minorHAnsi"/>
                    <w:color w:val="000000" w:themeColor="text1"/>
                    <w:highlight w:val="yellow"/>
                  </w:rPr>
                </w:rPrChange>
              </w:rPr>
              <w:t xml:space="preserve">((Icon </w:t>
            </w:r>
            <w:r w:rsidR="00F0300B">
              <w:rPr>
                <w:rFonts w:cstheme="minorHAnsi"/>
                <w:highlight w:val="yellow"/>
              </w:rPr>
              <w:t>„</w:t>
            </w:r>
            <w:r w:rsidRPr="00C921C2">
              <w:rPr>
                <w:rFonts w:cstheme="minorHAnsi"/>
                <w:highlight w:val="yellow"/>
                <w:rPrChange w:id="677" w:author="Fabienne Schmaus" w:date="2026-04-30T16:15:00Z" w16du:dateUtc="2026-04-30T14:15:00Z">
                  <w:rPr>
                    <w:rFonts w:cstheme="minorHAnsi"/>
                    <w:color w:val="000000" w:themeColor="text1"/>
                    <w:highlight w:val="yellow"/>
                  </w:rPr>
                </w:rPrChange>
              </w:rPr>
              <w:t>Differenzierung</w:t>
            </w:r>
            <w:r w:rsidR="00F0300B">
              <w:rPr>
                <w:rFonts w:cstheme="minorHAnsi"/>
                <w:highlight w:val="yellow"/>
              </w:rPr>
              <w:t>“</w:t>
            </w:r>
            <w:r w:rsidRPr="00C921C2">
              <w:rPr>
                <w:rFonts w:cstheme="minorHAnsi"/>
                <w:highlight w:val="yellow"/>
                <w:rPrChange w:id="678" w:author="Fabienne Schmaus" w:date="2026-04-30T16:15:00Z" w16du:dateUtc="2026-04-30T14:15:00Z">
                  <w:rPr>
                    <w:rFonts w:cstheme="minorHAnsi"/>
                    <w:color w:val="000000" w:themeColor="text1"/>
                    <w:highlight w:val="yellow"/>
                  </w:rPr>
                </w:rPrChange>
              </w:rPr>
              <w:t>!!))</w:t>
            </w:r>
          </w:p>
          <w:p w14:paraId="35E0CF51" w14:textId="2E8EA180" w:rsidR="002C39FF" w:rsidRPr="00C921C2" w:rsidRDefault="00A24EE4" w:rsidP="00F07C29">
            <w:pPr>
              <w:shd w:val="clear" w:color="auto" w:fill="FBE4D5" w:themeFill="accent2" w:themeFillTint="33"/>
              <w:tabs>
                <w:tab w:val="left" w:pos="273"/>
              </w:tabs>
              <w:spacing w:line="276" w:lineRule="auto"/>
              <w:rPr>
                <w:rFonts w:cstheme="minorHAnsi"/>
                <w:b/>
                <w:bCs/>
              </w:rPr>
            </w:pPr>
            <w:r w:rsidRPr="00C921C2">
              <w:rPr>
                <w:rFonts w:cstheme="minorHAnsi"/>
                <w:b/>
                <w:bCs/>
              </w:rPr>
              <w:t>Sek. I</w:t>
            </w:r>
            <w:r w:rsidR="002C39FF" w:rsidRPr="00C921C2">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5C0DCACA"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Analyse bleibt beschreibend: *</w:t>
            </w:r>
            <w:r w:rsidR="00F0300B">
              <w:rPr>
                <w:rFonts w:cstheme="minorHAnsi"/>
              </w:rPr>
              <w:t>„</w:t>
            </w:r>
            <w:r w:rsidR="001B65E1" w:rsidRPr="001B65E1">
              <w:rPr>
                <w:rFonts w:cstheme="minorHAnsi"/>
              </w:rPr>
              <w:t>Was siehst du? Was fällt dir auf</w:t>
            </w:r>
            <w:r w:rsidR="00F0300B">
              <w:rPr>
                <w:rFonts w:cstheme="minorHAnsi"/>
              </w:rPr>
              <w:t>?“</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243A15E8"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p>
          <w:p w14:paraId="73AA00E3" w14:textId="4C34DF25"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ins w:id="679" w:author="Fabienne Schmaus" w:date="2026-05-04T10:54:00Z" w16du:dateUtc="2026-05-04T08:54:00Z">
              <w:r w:rsidR="00F615E4">
                <w:rPr>
                  <w:rFonts w:cstheme="minorHAnsi"/>
                </w:rPr>
                <w:t>z</w:t>
              </w:r>
            </w:ins>
            <w:del w:id="680" w:author="Fabienne Schmaus" w:date="2026-05-04T10:54:00Z" w16du:dateUtc="2026-05-04T08:54:00Z">
              <w:r w:rsidR="001B65E1" w:rsidRPr="001B65E1" w:rsidDel="00F615E4">
                <w:rPr>
                  <w:rFonts w:cstheme="minorHAnsi"/>
                </w:rPr>
                <w:delText>Z</w:delText>
              </w:r>
            </w:del>
            <w:r w:rsidR="001B65E1" w:rsidRPr="001B65E1">
              <w:rPr>
                <w:rFonts w:cstheme="minorHAnsi"/>
              </w:rPr>
              <w:t>usätzlich: Theorie der Selbstpräsentation einführen</w:t>
            </w:r>
            <w:ins w:id="681" w:author="Fabienne Schmaus" w:date="2026-04-30T16:37:00Z" w16du:dateUtc="2026-04-30T14:37:00Z">
              <w:r w:rsidR="009B2458">
                <w:rPr>
                  <w:rFonts w:cstheme="minorHAnsi"/>
                </w:rPr>
                <w:t xml:space="preserve">: </w:t>
              </w:r>
            </w:ins>
            <w:del w:id="682" w:author="Fabienne Schmaus" w:date="2026-04-30T16:37:00Z" w16du:dateUtc="2026-04-30T14:37:00Z">
              <w:r w:rsidR="001B65E1" w:rsidRPr="001B65E1" w:rsidDel="009B2458">
                <w:rPr>
                  <w:rFonts w:cstheme="minorHAnsi"/>
                </w:rPr>
                <w:delText xml:space="preserve"> – </w:delText>
              </w:r>
            </w:del>
            <w:r w:rsidR="001B65E1" w:rsidRPr="001B65E1">
              <w:rPr>
                <w:rFonts w:cstheme="minorHAnsi"/>
              </w:rPr>
              <w:t>Erving Goffman: *</w:t>
            </w:r>
            <w:r w:rsidR="00F0300B">
              <w:rPr>
                <w:rFonts w:cstheme="minorHAnsi"/>
              </w:rPr>
              <w:t>„</w:t>
            </w:r>
            <w:r w:rsidR="001B65E1" w:rsidRPr="001B65E1">
              <w:rPr>
                <w:rFonts w:cstheme="minorHAnsi"/>
              </w:rPr>
              <w:t>Das Leben als Theater</w:t>
            </w:r>
            <w:r w:rsidR="00F0300B">
              <w:rPr>
                <w:rFonts w:cstheme="minorHAnsi"/>
              </w:rPr>
              <w:t>“</w:t>
            </w:r>
            <w:r w:rsidR="001B65E1" w:rsidRPr="001B65E1">
              <w:rPr>
                <w:rFonts w:cstheme="minorHAnsi"/>
              </w:rPr>
              <w:t>* (Vorder- und Hinterbühne, Rollenspiel im Alltag)</w:t>
            </w:r>
          </w:p>
          <w:p w14:paraId="5BF0F9CD" w14:textId="0357E4CF"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commentRangeStart w:id="683"/>
            <w:r w:rsidR="001B65E1" w:rsidRPr="001B65E1">
              <w:rPr>
                <w:rFonts w:cstheme="minorHAnsi"/>
              </w:rPr>
              <w:t>Marwick &amp; boyd (2011</w:t>
            </w:r>
            <w:commentRangeEnd w:id="683"/>
            <w:r w:rsidR="00C17639" w:rsidRPr="001B65E1">
              <w:rPr>
                <w:rStyle w:val="Kommentarzeichen"/>
                <w:rFonts w:cstheme="minorHAnsi"/>
                <w:sz w:val="22"/>
                <w:szCs w:val="22"/>
              </w:rPr>
              <w:commentReference w:id="683"/>
            </w:r>
            <w:r w:rsidR="001B65E1" w:rsidRPr="001B65E1">
              <w:rPr>
                <w:rFonts w:cstheme="minorHAnsi"/>
              </w:rPr>
              <w:t xml:space="preserve">): </w:t>
            </w:r>
            <w:r w:rsidR="00F0300B">
              <w:rPr>
                <w:rFonts w:cstheme="minorHAnsi"/>
              </w:rPr>
              <w:t>„</w:t>
            </w:r>
            <w:r w:rsidR="001B65E1" w:rsidRPr="001B65E1">
              <w:rPr>
                <w:rFonts w:cstheme="minorHAnsi"/>
              </w:rPr>
              <w:t>Context Collapse</w:t>
            </w:r>
            <w:r w:rsidR="00F0300B">
              <w:rPr>
                <w:rFonts w:cstheme="minorHAnsi"/>
              </w:rPr>
              <w:t>“</w:t>
            </w:r>
            <w:ins w:id="684" w:author="Fabienne Schmaus" w:date="2026-04-30T16:37:00Z" w16du:dateUtc="2026-04-30T14:37:00Z">
              <w:r w:rsidR="009B2458">
                <w:rPr>
                  <w:rFonts w:cstheme="minorHAnsi"/>
                </w:rPr>
                <w:t>. O</w:t>
              </w:r>
            </w:ins>
            <w:del w:id="685" w:author="Fabienne Schmaus" w:date="2026-04-30T16:37:00Z" w16du:dateUtc="2026-04-30T14:37:00Z">
              <w:r w:rsidR="001B65E1" w:rsidRPr="001B65E1" w:rsidDel="009B2458">
                <w:rPr>
                  <w:rFonts w:cstheme="minorHAnsi"/>
                </w:rPr>
                <w:delText xml:space="preserve"> – o</w:delText>
              </w:r>
            </w:del>
            <w:r w:rsidR="001B65E1" w:rsidRPr="001B65E1">
              <w:rPr>
                <w:rFonts w:cstheme="minorHAnsi"/>
              </w:rPr>
              <w:t>nline sehen Familie, Freunde und Schulkameraden denselben Post gleichzeitig; das erzeugt Authentizitätskonflikte: *Für welches Publikum gestalte ich mein Profil?</w:t>
            </w:r>
          </w:p>
          <w:p w14:paraId="6C829969" w14:textId="46EEB2CF"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del w:id="686" w:author="Fabienne Schmaus" w:date="2026-05-04T10:54:00Z" w16du:dateUtc="2026-05-04T08:54:00Z">
              <w:r w:rsidR="001B65E1" w:rsidRPr="001B65E1" w:rsidDel="00F615E4">
                <w:rPr>
                  <w:rFonts w:cstheme="minorHAnsi"/>
                </w:rPr>
                <w:delText xml:space="preserve">Psychologische </w:delText>
              </w:r>
            </w:del>
            <w:ins w:id="687" w:author="Fabienne Schmaus" w:date="2026-05-04T10:54:00Z" w16du:dateUtc="2026-05-04T08:54:00Z">
              <w:r w:rsidR="00F615E4">
                <w:rPr>
                  <w:rFonts w:cstheme="minorHAnsi"/>
                </w:rPr>
                <w:t>p</w:t>
              </w:r>
              <w:r w:rsidR="00F615E4" w:rsidRPr="001B65E1">
                <w:rPr>
                  <w:rFonts w:cstheme="minorHAnsi"/>
                </w:rPr>
                <w:t xml:space="preserve">sychologische </w:t>
              </w:r>
            </w:ins>
            <w:r w:rsidR="001B65E1" w:rsidRPr="001B65E1">
              <w:rPr>
                <w:rFonts w:cstheme="minorHAnsi"/>
              </w:rPr>
              <w:t>Mechanismen benennen: Bedürfnis nach Anerkennung, Zugehörigkeit, Selbstwirksamkeit</w:t>
            </w:r>
          </w:p>
          <w:p w14:paraId="0C82CBD6" w14:textId="3ACD01EE"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ins w:id="688" w:author="Fabienne Schmaus" w:date="2026-05-04T10:54:00Z" w16du:dateUtc="2026-05-04T08:54:00Z">
              <w:r w:rsidR="00F615E4">
                <w:rPr>
                  <w:rFonts w:cstheme="minorHAnsi"/>
                </w:rPr>
                <w:t xml:space="preserve">weiterführende </w:t>
              </w:r>
            </w:ins>
            <w:r w:rsidR="001B65E1" w:rsidRPr="001B65E1">
              <w:rPr>
                <w:rFonts w:cstheme="minorHAnsi"/>
              </w:rPr>
              <w:t>Analyse</w:t>
            </w:r>
            <w:ins w:id="689" w:author="Fabienne Schmaus" w:date="2026-05-04T10:54:00Z" w16du:dateUtc="2026-05-04T08:54:00Z">
              <w:r w:rsidR="00F615E4">
                <w:rPr>
                  <w:rFonts w:cstheme="minorHAnsi"/>
                </w:rPr>
                <w:t>:</w:t>
              </w:r>
            </w:ins>
            <w:r w:rsidR="001B65E1" w:rsidRPr="001B65E1">
              <w:rPr>
                <w:rFonts w:cstheme="minorHAnsi"/>
              </w:rPr>
              <w:t xml:space="preserve"> </w:t>
            </w:r>
            <w:ins w:id="690" w:author="Fabienne Schmaus" w:date="2026-05-04T10:54:00Z" w16du:dateUtc="2026-05-04T08:54:00Z">
              <w:r w:rsidR="00F615E4">
                <w:rPr>
                  <w:rFonts w:cstheme="minorHAnsi"/>
                </w:rPr>
                <w:t xml:space="preserve">Es </w:t>
              </w:r>
            </w:ins>
            <w:r w:rsidR="001B65E1" w:rsidRPr="001B65E1">
              <w:rPr>
                <w:rFonts w:cstheme="minorHAnsi"/>
              </w:rPr>
              <w:t xml:space="preserve">geht über </w:t>
            </w:r>
            <w:ins w:id="691" w:author="Fabienne Schmaus" w:date="2026-05-04T10:56:00Z" w16du:dateUtc="2026-05-04T08:56:00Z">
              <w:r w:rsidR="00F615E4">
                <w:rPr>
                  <w:rFonts w:cstheme="minorHAnsi"/>
                </w:rPr>
                <w:t xml:space="preserve">die </w:t>
              </w:r>
            </w:ins>
            <w:r w:rsidR="001B65E1" w:rsidRPr="001B65E1">
              <w:rPr>
                <w:rFonts w:cstheme="minorHAnsi"/>
              </w:rPr>
              <w:t>Beschreibung hinaus: *</w:t>
            </w:r>
            <w:r w:rsidR="00F0300B">
              <w:rPr>
                <w:rFonts w:cstheme="minorHAnsi"/>
              </w:rPr>
              <w:t>„</w:t>
            </w:r>
            <w:r w:rsidR="001B65E1" w:rsidRPr="001B65E1">
              <w:rPr>
                <w:rFonts w:cstheme="minorHAnsi"/>
              </w:rPr>
              <w:t>Welche Strategie verfolgt dieses Profil? Was verrät es über</w:t>
            </w:r>
            <w:ins w:id="692" w:author="Fabienne Schmaus" w:date="2026-05-04T10:38:00Z" w16du:dateUtc="2026-05-04T08:38:00Z">
              <w:r w:rsidR="00C17639">
                <w:rPr>
                  <w:rFonts w:cstheme="minorHAnsi"/>
                </w:rPr>
                <w:t xml:space="preserve"> die Profilinhaberin oder</w:t>
              </w:r>
            </w:ins>
            <w:r w:rsidR="001B65E1" w:rsidRPr="001B65E1">
              <w:rPr>
                <w:rFonts w:cstheme="minorHAnsi"/>
              </w:rPr>
              <w:t xml:space="preserve"> den Profilinhaber – bewusst und unbewusst</w:t>
            </w:r>
            <w:r w:rsidR="00F0300B">
              <w:rPr>
                <w:rFonts w:cstheme="minorHAnsi"/>
              </w:rPr>
              <w:t>?“</w:t>
            </w:r>
          </w:p>
          <w:p w14:paraId="0A3CD502" w14:textId="5D200844" w:rsidR="001B65E1" w:rsidRDefault="001B65E1" w:rsidP="004F0BA8">
            <w:pPr>
              <w:tabs>
                <w:tab w:val="left" w:pos="273"/>
              </w:tabs>
              <w:spacing w:line="276" w:lineRule="auto"/>
              <w:rPr>
                <w:rFonts w:cstheme="minorHAnsi"/>
                <w:color w:val="EE0000"/>
                <w:highlight w:val="yellow"/>
              </w:rPr>
            </w:pPr>
          </w:p>
          <w:p w14:paraId="3E0F2B3D" w14:textId="77777777" w:rsidR="00F0300B" w:rsidDel="00F0300B" w:rsidRDefault="00F0300B" w:rsidP="006465FA">
            <w:pPr>
              <w:tabs>
                <w:tab w:val="left" w:pos="273"/>
              </w:tabs>
              <w:spacing w:line="276" w:lineRule="auto"/>
              <w:rPr>
                <w:del w:id="693" w:author="Fabienne Schmaus" w:date="2026-04-30T16:25:00Z" w16du:dateUtc="2026-04-30T14:25:00Z"/>
                <w:rFonts w:cstheme="minorHAnsi"/>
                <w:color w:val="EE0000"/>
                <w:highlight w:val="yellow"/>
              </w:rPr>
            </w:pPr>
          </w:p>
          <w:p w14:paraId="3AF45803" w14:textId="6AC2819C" w:rsidR="001B65E1" w:rsidDel="00F0300B" w:rsidRDefault="001B65E1" w:rsidP="006465FA">
            <w:pPr>
              <w:tabs>
                <w:tab w:val="left" w:pos="273"/>
              </w:tabs>
              <w:spacing w:line="276" w:lineRule="auto"/>
              <w:rPr>
                <w:del w:id="694" w:author="Fabienne Schmaus" w:date="2026-04-30T16:25:00Z" w16du:dateUtc="2026-04-30T14:25:00Z"/>
                <w:rFonts w:cstheme="minorHAnsi"/>
                <w:color w:val="EE0000"/>
                <w:highlight w:val="yellow"/>
              </w:rPr>
            </w:pPr>
          </w:p>
          <w:p w14:paraId="160BB9DC" w14:textId="08A50B89" w:rsidR="006465FA" w:rsidRPr="00DF1D6F" w:rsidDel="00F0300B" w:rsidRDefault="006465FA" w:rsidP="006465FA">
            <w:pPr>
              <w:tabs>
                <w:tab w:val="left" w:pos="273"/>
              </w:tabs>
              <w:spacing w:line="276" w:lineRule="auto"/>
              <w:rPr>
                <w:del w:id="695" w:author="Fabienne Schmaus" w:date="2026-04-30T16:25:00Z" w16du:dateUtc="2026-04-30T14:25:00Z"/>
                <w:rFonts w:cstheme="minorHAnsi"/>
                <w:strike/>
                <w:color w:val="EE0000"/>
                <w:highlight w:val="yellow"/>
              </w:rPr>
            </w:pPr>
            <w:del w:id="696" w:author="Fabienne Schmaus" w:date="2026-04-30T16:25:00Z" w16du:dateUtc="2026-04-30T14:25:00Z">
              <w:r w:rsidRPr="00DF1D6F" w:rsidDel="00F0300B">
                <w:rPr>
                  <w:rFonts w:cstheme="minorHAnsi"/>
                  <w:strike/>
                  <w:color w:val="EE0000"/>
                  <w:highlight w:val="yellow"/>
                </w:rPr>
                <w:delText>((Infobox/Quelle // neben Sek. II))</w:delText>
              </w:r>
            </w:del>
          </w:p>
          <w:p w14:paraId="15CC42C8" w14:textId="1B954C53" w:rsidR="006465FA" w:rsidRPr="00DF1D6F" w:rsidDel="00F0300B" w:rsidRDefault="006465FA" w:rsidP="006465FA">
            <w:pPr>
              <w:tabs>
                <w:tab w:val="left" w:pos="273"/>
              </w:tabs>
              <w:spacing w:line="276" w:lineRule="auto"/>
              <w:rPr>
                <w:del w:id="697" w:author="Fabienne Schmaus" w:date="2026-04-30T16:25:00Z" w16du:dateUtc="2026-04-30T14:25:00Z"/>
                <w:rFonts w:cstheme="minorHAnsi"/>
                <w:strike/>
                <w:color w:val="EE0000"/>
                <w:highlight w:val="yellow"/>
              </w:rPr>
            </w:pPr>
            <w:del w:id="698" w:author="Fabienne Schmaus" w:date="2026-04-30T16:25:00Z" w16du:dateUtc="2026-04-30T14:25:00Z">
              <w:r w:rsidRPr="00DF1D6F" w:rsidDel="00F0300B">
                <w:rPr>
                  <w:rFonts w:cstheme="minorHAnsi"/>
                  <w:strike/>
                  <w:color w:val="EE0000"/>
                </w:rPr>
                <w:delText xml:space="preserve">Mehr zum Thema </w:delText>
              </w:r>
              <w:r w:rsidR="00F0300B" w:rsidDel="00F0300B">
                <w:rPr>
                  <w:rFonts w:cstheme="minorHAnsi"/>
                  <w:strike/>
                  <w:color w:val="EE0000"/>
                </w:rPr>
                <w:delText>„</w:delText>
              </w:r>
              <w:r w:rsidRPr="00DF1D6F" w:rsidDel="00F0300B">
                <w:rPr>
                  <w:rFonts w:cstheme="minorHAnsi"/>
                  <w:strike/>
                  <w:color w:val="EE0000"/>
                </w:rPr>
                <w:delText>ELIZA-Effekt bei der Arbeit: Vermeidung emotionaler Bindung zu KI-Kollegen</w:delText>
              </w:r>
              <w:r w:rsidR="00F0300B" w:rsidDel="00F0300B">
                <w:rPr>
                  <w:rFonts w:cstheme="minorHAnsi"/>
                  <w:strike/>
                  <w:color w:val="EE0000"/>
                </w:rPr>
                <w:delText>“</w:delText>
              </w:r>
              <w:r w:rsidRPr="00DF1D6F" w:rsidDel="00F0300B">
                <w:rPr>
                  <w:rFonts w:cstheme="minorHAnsi"/>
                  <w:strike/>
                  <w:color w:val="EE0000"/>
                </w:rPr>
                <w:delText xml:space="preserve"> unter </w:delText>
              </w:r>
              <w:r w:rsidDel="00F0300B">
                <w:fldChar w:fldCharType="begin"/>
              </w:r>
              <w:r w:rsidDel="00F0300B">
                <w:delInstrText>HYPERLINK "http://www.ibm.com"</w:delInstrText>
              </w:r>
              <w:r w:rsidDel="00F0300B">
                <w:fldChar w:fldCharType="separate"/>
              </w:r>
              <w:r w:rsidRPr="00DF1D6F" w:rsidDel="00F0300B">
                <w:rPr>
                  <w:rStyle w:val="Hyperlink"/>
                  <w:rFonts w:cstheme="minorHAnsi"/>
                  <w:strike/>
                  <w:color w:val="EE0000"/>
                </w:rPr>
                <w:delText>www.ibm.com</w:delText>
              </w:r>
              <w:r w:rsidDel="00F0300B">
                <w:fldChar w:fldCharType="end"/>
              </w:r>
              <w:r w:rsidRPr="00DF1D6F" w:rsidDel="00F0300B">
                <w:rPr>
                  <w:rFonts w:cstheme="minorHAnsi"/>
                  <w:strike/>
                  <w:color w:val="EE0000"/>
                </w:rPr>
                <w:delText xml:space="preserve"> </w:delText>
              </w:r>
              <w:r w:rsidRPr="00DF1D6F" w:rsidDel="00F0300B">
                <w:rPr>
                  <w:rFonts w:cstheme="minorHAnsi"/>
                  <w:strike/>
                  <w:color w:val="EE0000"/>
                  <w:highlight w:val="yellow"/>
                </w:rPr>
                <w:delText>((Verlinkung auf: https://www.ibm.com/de-de/think/insights/eliza-effect-avoiding-emotional-attachment-to-ai))</w:delText>
              </w:r>
            </w:del>
          </w:p>
          <w:p w14:paraId="743F04AF" w14:textId="499DCE3D" w:rsidR="0087531C" w:rsidRPr="007D7FE0" w:rsidDel="00F0300B" w:rsidRDefault="0087531C" w:rsidP="00F07C29">
            <w:pPr>
              <w:tabs>
                <w:tab w:val="left" w:pos="273"/>
              </w:tabs>
              <w:spacing w:line="276" w:lineRule="auto"/>
              <w:rPr>
                <w:del w:id="699" w:author="Fabienne Schmaus" w:date="2026-04-30T16:25:00Z" w16du:dateUtc="2026-04-30T14:25:00Z"/>
                <w:rFonts w:cstheme="minorHAnsi"/>
                <w:b/>
                <w:bCs/>
                <w:color w:val="EE0000"/>
              </w:rPr>
            </w:pPr>
          </w:p>
          <w:p w14:paraId="29527F9C" w14:textId="7DE3678F" w:rsidR="00B66811" w:rsidRPr="00F0300B" w:rsidDel="00F0300B" w:rsidRDefault="00B66811" w:rsidP="00F07C29">
            <w:pPr>
              <w:tabs>
                <w:tab w:val="left" w:pos="273"/>
              </w:tabs>
              <w:spacing w:line="276" w:lineRule="auto"/>
              <w:rPr>
                <w:del w:id="700" w:author="Fabienne Schmaus" w:date="2026-04-30T16:25:00Z" w16du:dateUtc="2026-04-30T14:25:00Z"/>
                <w:rFonts w:cstheme="minorHAnsi"/>
              </w:rPr>
            </w:pPr>
          </w:p>
          <w:p w14:paraId="22B359E3" w14:textId="5A5B59C1" w:rsidR="004F0BA8" w:rsidRPr="00F0300B" w:rsidRDefault="004F0BA8" w:rsidP="004F0BA8">
            <w:pPr>
              <w:tabs>
                <w:tab w:val="left" w:pos="273"/>
              </w:tabs>
              <w:spacing w:line="276" w:lineRule="auto"/>
              <w:rPr>
                <w:rFonts w:cstheme="minorHAnsi"/>
              </w:rPr>
            </w:pPr>
            <w:r w:rsidRPr="00F0300B">
              <w:rPr>
                <w:rFonts w:cstheme="minorHAnsi"/>
              </w:rPr>
              <w:t xml:space="preserve">Überleitung im Plenum </w:t>
            </w:r>
            <w:r w:rsidR="00F0300B" w:rsidRPr="00F0300B">
              <w:rPr>
                <w:rFonts w:cstheme="minorHAnsi"/>
              </w:rPr>
              <w:t>„</w:t>
            </w:r>
            <w:r w:rsidRPr="00F0300B">
              <w:rPr>
                <w:rFonts w:cstheme="minorHAnsi"/>
              </w:rPr>
              <w:t xml:space="preserve">Wir haben gesehen: Profile sind nicht einfach ‚so da'. Jetzt schauen wir uns an, was verschiedene Strategien der Selbstdarstellung </w:t>
            </w:r>
            <w:commentRangeStart w:id="701"/>
            <w:r w:rsidRPr="00F0300B">
              <w:rPr>
                <w:rFonts w:cstheme="minorHAnsi"/>
              </w:rPr>
              <w:t>unterscheidet</w:t>
            </w:r>
            <w:commentRangeEnd w:id="701"/>
            <w:r w:rsidR="00C17639" w:rsidRPr="00F0300B">
              <w:rPr>
                <w:rStyle w:val="Kommentarzeichen"/>
                <w:rFonts w:cstheme="minorHAnsi"/>
                <w:sz w:val="22"/>
                <w:szCs w:val="22"/>
              </w:rPr>
              <w:commentReference w:id="701"/>
            </w:r>
            <w:r w:rsidRPr="00F0300B">
              <w:rPr>
                <w:rFonts w:cstheme="minorHAnsi"/>
              </w:rPr>
              <w:t>.</w:t>
            </w:r>
            <w:r w:rsidR="00F0300B" w:rsidRPr="00F0300B">
              <w:rPr>
                <w:rFonts w:cstheme="minorHAnsi"/>
              </w:rPr>
              <w:t>“</w:t>
            </w: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B6A5F8F" w14:textId="77777777" w:rsidR="00F0300B" w:rsidRPr="00F0300B" w:rsidRDefault="00F0300B" w:rsidP="00F0300B">
            <w:pPr>
              <w:rPr>
                <w:rFonts w:cstheme="minorHAnsi"/>
                <w:highlight w:val="yellow"/>
              </w:rPr>
            </w:pPr>
          </w:p>
          <w:p w14:paraId="5AE0B3A2" w14:textId="77777777" w:rsidR="00F0300B" w:rsidRPr="00F0300B" w:rsidRDefault="00F0300B" w:rsidP="00F0300B">
            <w:pPr>
              <w:rPr>
                <w:rFonts w:cstheme="minorHAnsi"/>
              </w:rPr>
            </w:pPr>
            <w:r w:rsidRPr="00F0300B">
              <w:rPr>
                <w:rFonts w:cstheme="minorHAnsi"/>
                <w:highlight w:val="yellow"/>
              </w:rPr>
              <w:t>((Seite 9))</w:t>
            </w:r>
          </w:p>
          <w:p w14:paraId="1345A647" w14:textId="6D5F1E2D" w:rsidR="002C39FF" w:rsidRPr="004F0BA8" w:rsidRDefault="004F0BA8" w:rsidP="00F07C29">
            <w:pPr>
              <w:tabs>
                <w:tab w:val="left" w:pos="273"/>
              </w:tabs>
              <w:spacing w:line="276" w:lineRule="auto"/>
              <w:rPr>
                <w:rFonts w:cstheme="minorHAnsi"/>
                <w:b/>
                <w:bCs/>
                <w:sz w:val="26"/>
                <w:szCs w:val="26"/>
              </w:rPr>
            </w:pPr>
            <w:commentRangeStart w:id="702"/>
            <w:r w:rsidRPr="004F0BA8">
              <w:rPr>
                <w:rFonts w:cstheme="minorHAnsi"/>
                <w:b/>
                <w:bCs/>
                <w:sz w:val="26"/>
                <w:szCs w:val="26"/>
              </w:rPr>
              <w:t xml:space="preserve">Vertiefung </w:t>
            </w:r>
            <w:commentRangeEnd w:id="702"/>
            <w:r w:rsidR="00F615E4" w:rsidRPr="004F0BA8">
              <w:rPr>
                <w:rStyle w:val="Kommentarzeichen"/>
                <w:rFonts w:cstheme="minorHAnsi"/>
                <w:b/>
                <w:bCs/>
                <w:sz w:val="26"/>
                <w:szCs w:val="26"/>
              </w:rPr>
              <w:commentReference w:id="702"/>
            </w:r>
            <w:r w:rsidRPr="004F0BA8">
              <w:rPr>
                <w:rFonts w:cstheme="minorHAnsi"/>
                <w:b/>
                <w:bCs/>
                <w:sz w:val="26"/>
                <w:szCs w:val="26"/>
              </w:rPr>
              <w:t>1</w:t>
            </w:r>
          </w:p>
          <w:p w14:paraId="3F9F7F41" w14:textId="5DD03ECF" w:rsidR="007308CE" w:rsidRPr="007308CE" w:rsidRDefault="00C17639" w:rsidP="007308CE">
            <w:pPr>
              <w:tabs>
                <w:tab w:val="left" w:pos="273"/>
              </w:tabs>
              <w:spacing w:line="276" w:lineRule="auto"/>
              <w:rPr>
                <w:rFonts w:cstheme="minorHAnsi"/>
              </w:rPr>
            </w:pPr>
            <w:ins w:id="703" w:author="Fabienne Schmaus" w:date="2026-05-04T10:38:00Z" w16du:dateUtc="2026-05-04T08:38:00Z">
              <w:r>
                <w:rPr>
                  <w:rFonts w:cstheme="minorHAnsi"/>
                </w:rPr>
                <w:t xml:space="preserve">Die </w:t>
              </w:r>
            </w:ins>
            <w:r w:rsidR="007308CE" w:rsidRPr="007308CE">
              <w:rPr>
                <w:rFonts w:cstheme="minorHAnsi"/>
              </w:rPr>
              <w:t>Lehrkraft erklärt kurz</w:t>
            </w:r>
            <w:ins w:id="704" w:author="Fabienne Schmaus" w:date="2026-05-04T10:57:00Z" w16du:dateUtc="2026-05-04T08:57:00Z">
              <w:r w:rsidR="00F615E4">
                <w:rPr>
                  <w:rFonts w:cstheme="minorHAnsi"/>
                </w:rPr>
                <w:t xml:space="preserve">, dass die Lernenden </w:t>
              </w:r>
            </w:ins>
            <w:del w:id="705" w:author="Fabienne Schmaus" w:date="2026-05-04T10:57:00Z" w16du:dateUtc="2026-05-04T08:57:00Z">
              <w:r w:rsidR="007308CE" w:rsidRPr="007308CE" w:rsidDel="00F615E4">
                <w:rPr>
                  <w:rFonts w:cstheme="minorHAnsi"/>
                </w:rPr>
                <w:delText xml:space="preserve">: </w:delText>
              </w:r>
              <w:r w:rsidR="00F0300B" w:rsidRPr="00F0300B" w:rsidDel="00F615E4">
                <w:rPr>
                  <w:rFonts w:cstheme="minorHAnsi"/>
                  <w:rPrChange w:id="706" w:author="Fabienne Schmaus" w:date="2026-04-30T16:27:00Z" w16du:dateUtc="2026-04-30T14:27:00Z">
                    <w:rPr>
                      <w:rFonts w:cstheme="minorHAnsi"/>
                      <w:i/>
                      <w:iCs/>
                    </w:rPr>
                  </w:rPrChange>
                </w:rPr>
                <w:delText>„</w:delText>
              </w:r>
              <w:r w:rsidR="007308CE" w:rsidRPr="00F0300B" w:rsidDel="00F615E4">
                <w:rPr>
                  <w:rFonts w:cstheme="minorHAnsi"/>
                  <w:rPrChange w:id="707" w:author="Fabienne Schmaus" w:date="2026-04-30T16:27:00Z" w16du:dateUtc="2026-04-30T14:27:00Z">
                    <w:rPr>
                      <w:rFonts w:cstheme="minorHAnsi"/>
                      <w:i/>
                      <w:iCs/>
                    </w:rPr>
                  </w:rPrChange>
                </w:rPr>
                <w:delText xml:space="preserve">Ihr analysiert jetzt </w:delText>
              </w:r>
            </w:del>
            <w:r w:rsidR="007308CE" w:rsidRPr="00F0300B">
              <w:rPr>
                <w:rFonts w:cstheme="minorHAnsi"/>
                <w:rPrChange w:id="708" w:author="Fabienne Schmaus" w:date="2026-04-30T16:27:00Z" w16du:dateUtc="2026-04-30T14:27:00Z">
                  <w:rPr>
                    <w:rFonts w:cstheme="minorHAnsi"/>
                    <w:i/>
                    <w:iCs/>
                  </w:rPr>
                </w:rPrChange>
              </w:rPr>
              <w:t>drei fiktive Profile</w:t>
            </w:r>
            <w:ins w:id="709" w:author="Fabienne Schmaus" w:date="2026-05-04T10:57:00Z" w16du:dateUtc="2026-05-04T08:57:00Z">
              <w:r w:rsidR="00F615E4">
                <w:rPr>
                  <w:rFonts w:cstheme="minorHAnsi"/>
                </w:rPr>
                <w:t xml:space="preserve"> analysieren werden</w:t>
              </w:r>
            </w:ins>
            <w:r w:rsidR="007308CE" w:rsidRPr="00F0300B">
              <w:rPr>
                <w:rFonts w:cstheme="minorHAnsi"/>
                <w:rPrChange w:id="710" w:author="Fabienne Schmaus" w:date="2026-04-30T16:27:00Z" w16du:dateUtc="2026-04-30T14:27:00Z">
                  <w:rPr>
                    <w:rFonts w:cstheme="minorHAnsi"/>
                    <w:i/>
                    <w:iCs/>
                  </w:rPr>
                </w:rPrChange>
              </w:rPr>
              <w:t xml:space="preserve">. Jede Person </w:t>
            </w:r>
            <w:ins w:id="711" w:author="Fabienne Schmaus" w:date="2026-05-04T10:57:00Z" w16du:dateUtc="2026-05-04T08:57:00Z">
              <w:r w:rsidR="00F615E4">
                <w:rPr>
                  <w:rFonts w:cstheme="minorHAnsi"/>
                </w:rPr>
                <w:t xml:space="preserve">aus den Profilen </w:t>
              </w:r>
            </w:ins>
            <w:r w:rsidR="007308CE" w:rsidRPr="00F0300B">
              <w:rPr>
                <w:rFonts w:cstheme="minorHAnsi"/>
                <w:rPrChange w:id="712" w:author="Fabienne Schmaus" w:date="2026-04-30T16:27:00Z" w16du:dateUtc="2026-04-30T14:27:00Z">
                  <w:rPr>
                    <w:rFonts w:cstheme="minorHAnsi"/>
                    <w:i/>
                    <w:iCs/>
                  </w:rPr>
                </w:rPrChange>
              </w:rPr>
              <w:t>hat eine andere Strategie der Selbstdarstellung.</w:t>
            </w:r>
            <w:ins w:id="713" w:author="Fabienne Schmaus" w:date="2026-05-04T10:58:00Z" w16du:dateUtc="2026-05-04T08:58:00Z">
              <w:r w:rsidR="00F615E4">
                <w:rPr>
                  <w:rFonts w:cstheme="minorHAnsi"/>
                </w:rPr>
                <w:t xml:space="preserve"> Es geht um drei </w:t>
              </w:r>
            </w:ins>
            <w:del w:id="714" w:author="Fabienne Schmaus" w:date="2026-05-04T10:58:00Z" w16du:dateUtc="2026-05-04T08:58:00Z">
              <w:r w:rsidR="00F0300B" w:rsidRPr="00F0300B" w:rsidDel="00F615E4">
                <w:rPr>
                  <w:rFonts w:cstheme="minorHAnsi"/>
                  <w:rPrChange w:id="715" w:author="Fabienne Schmaus" w:date="2026-04-30T16:27:00Z" w16du:dateUtc="2026-04-30T14:27:00Z">
                    <w:rPr>
                      <w:rFonts w:cstheme="minorHAnsi"/>
                      <w:i/>
                      <w:iCs/>
                    </w:rPr>
                  </w:rPrChange>
                </w:rPr>
                <w:delText>“</w:delText>
              </w:r>
              <w:r w:rsidR="007308CE" w:rsidRPr="00F0300B" w:rsidDel="00F615E4">
                <w:rPr>
                  <w:rFonts w:cstheme="minorHAnsi"/>
                </w:rPr>
                <w:delText xml:space="preserve"> Na</w:delText>
              </w:r>
              <w:r w:rsidR="007308CE" w:rsidRPr="007308CE" w:rsidDel="00F615E4">
                <w:rPr>
                  <w:rFonts w:cstheme="minorHAnsi"/>
                </w:rPr>
                <w:delText>men/</w:delText>
              </w:r>
            </w:del>
            <w:r w:rsidR="007308CE" w:rsidRPr="007308CE">
              <w:rPr>
                <w:rFonts w:cstheme="minorHAnsi"/>
              </w:rPr>
              <w:t>Typen</w:t>
            </w:r>
            <w:ins w:id="716" w:author="Fabienne Schmaus" w:date="2026-05-04T10:59:00Z" w16du:dateUtc="2026-05-04T08:59:00Z">
              <w:r w:rsidR="00F615E4">
                <w:rPr>
                  <w:rFonts w:cstheme="minorHAnsi"/>
                </w:rPr>
                <w:t xml:space="preserve">: </w:t>
              </w:r>
            </w:ins>
            <w:del w:id="717" w:author="Fabienne Schmaus" w:date="2026-05-04T10:58:00Z" w16du:dateUtc="2026-05-04T08:58:00Z">
              <w:r w:rsidR="007308CE" w:rsidRPr="007308CE" w:rsidDel="00F615E4">
                <w:rPr>
                  <w:rFonts w:cstheme="minorHAnsi"/>
                </w:rPr>
                <w:delText xml:space="preserve"> kurz vorstellen: </w:delText>
              </w:r>
              <w:r w:rsidR="00F0300B" w:rsidDel="00F615E4">
                <w:rPr>
                  <w:rFonts w:cstheme="minorHAnsi"/>
                </w:rPr>
                <w:delText>„</w:delText>
              </w:r>
              <w:r w:rsidR="007308CE" w:rsidRPr="007308CE" w:rsidDel="00F615E4">
                <w:rPr>
                  <w:rFonts w:cstheme="minorHAnsi"/>
                </w:rPr>
                <w:delText>Der</w:delText>
              </w:r>
            </w:del>
            <w:ins w:id="718" w:author="Fabienne Schmaus" w:date="2026-05-04T10:58:00Z" w16du:dateUtc="2026-05-04T08:58:00Z">
              <w:r w:rsidR="00F615E4">
                <w:rPr>
                  <w:rFonts w:cstheme="minorHAnsi"/>
                </w:rPr>
                <w:t>d</w:t>
              </w:r>
            </w:ins>
            <w:ins w:id="719" w:author="Fabienne Schmaus" w:date="2026-05-04T11:01:00Z" w16du:dateUtc="2026-05-04T09:01:00Z">
              <w:r w:rsidR="00F615E4">
                <w:rPr>
                  <w:rFonts w:cstheme="minorHAnsi"/>
                </w:rPr>
                <w:t>er</w:t>
              </w:r>
            </w:ins>
            <w:ins w:id="720" w:author="Fabienne Schmaus" w:date="2026-05-04T10:58:00Z" w16du:dateUtc="2026-05-04T08:58:00Z">
              <w:r w:rsidR="00F615E4">
                <w:rPr>
                  <w:rFonts w:cstheme="minorHAnsi"/>
                </w:rPr>
                <w:t>/d</w:t>
              </w:r>
            </w:ins>
            <w:ins w:id="721" w:author="Fabienne Schmaus" w:date="2026-05-04T11:01:00Z" w16du:dateUtc="2026-05-04T09:01:00Z">
              <w:r w:rsidR="00F615E4">
                <w:rPr>
                  <w:rFonts w:cstheme="minorHAnsi"/>
                </w:rPr>
                <w:t>ie</w:t>
              </w:r>
            </w:ins>
            <w:r w:rsidR="007308CE" w:rsidRPr="007308CE">
              <w:rPr>
                <w:rFonts w:cstheme="minorHAnsi"/>
              </w:rPr>
              <w:t xml:space="preserve"> Perfekte</w:t>
            </w:r>
            <w:del w:id="722" w:author="Fabienne Schmaus" w:date="2026-05-04T10:58:00Z" w16du:dateUtc="2026-05-04T08:58:00Z">
              <w:r w:rsidR="00F0300B" w:rsidDel="00F615E4">
                <w:rPr>
                  <w:rFonts w:cstheme="minorHAnsi"/>
                </w:rPr>
                <w:delText>“</w:delText>
              </w:r>
            </w:del>
            <w:r w:rsidR="007308CE" w:rsidRPr="007308CE">
              <w:rPr>
                <w:rFonts w:cstheme="minorHAnsi"/>
              </w:rPr>
              <w:t xml:space="preserve"> (nur Highlights), </w:t>
            </w:r>
            <w:del w:id="723" w:author="Fabienne Schmaus" w:date="2026-05-04T10:58:00Z" w16du:dateUtc="2026-05-04T08:58:00Z">
              <w:r w:rsidR="00F0300B" w:rsidDel="00F615E4">
                <w:rPr>
                  <w:rFonts w:cstheme="minorHAnsi"/>
                </w:rPr>
                <w:delText>„</w:delText>
              </w:r>
              <w:r w:rsidR="007308CE" w:rsidRPr="007308CE" w:rsidDel="00F615E4">
                <w:rPr>
                  <w:rFonts w:cstheme="minorHAnsi"/>
                </w:rPr>
                <w:delText>Der</w:delText>
              </w:r>
            </w:del>
            <w:ins w:id="724" w:author="Fabienne Schmaus" w:date="2026-05-04T10:58:00Z" w16du:dateUtc="2026-05-04T08:58:00Z">
              <w:r w:rsidR="00F615E4">
                <w:rPr>
                  <w:rFonts w:cstheme="minorHAnsi"/>
                </w:rPr>
                <w:t>d</w:t>
              </w:r>
            </w:ins>
            <w:ins w:id="725" w:author="Fabienne Schmaus" w:date="2026-05-04T11:01:00Z" w16du:dateUtc="2026-05-04T09:01:00Z">
              <w:r w:rsidR="00F615E4">
                <w:rPr>
                  <w:rFonts w:cstheme="minorHAnsi"/>
                </w:rPr>
                <w:t>er</w:t>
              </w:r>
            </w:ins>
            <w:ins w:id="726" w:author="Fabienne Schmaus" w:date="2026-05-04T10:58:00Z" w16du:dateUtc="2026-05-04T08:58:00Z">
              <w:r w:rsidR="00F615E4">
                <w:rPr>
                  <w:rFonts w:cstheme="minorHAnsi"/>
                </w:rPr>
                <w:t>/d</w:t>
              </w:r>
            </w:ins>
            <w:ins w:id="727" w:author="Fabienne Schmaus" w:date="2026-05-04T11:01:00Z" w16du:dateUtc="2026-05-04T09:01:00Z">
              <w:r w:rsidR="00F615E4">
                <w:rPr>
                  <w:rFonts w:cstheme="minorHAnsi"/>
                </w:rPr>
                <w:t>ie</w:t>
              </w:r>
            </w:ins>
            <w:r w:rsidR="007308CE" w:rsidRPr="007308CE">
              <w:rPr>
                <w:rFonts w:cstheme="minorHAnsi"/>
              </w:rPr>
              <w:t xml:space="preserve"> Authentische</w:t>
            </w:r>
            <w:del w:id="728" w:author="Fabienne Schmaus" w:date="2026-05-04T10:58:00Z" w16du:dateUtc="2026-05-04T08:58:00Z">
              <w:r w:rsidR="00F0300B" w:rsidDel="00F615E4">
                <w:rPr>
                  <w:rFonts w:cstheme="minorHAnsi"/>
                </w:rPr>
                <w:delText>“</w:delText>
              </w:r>
            </w:del>
            <w:r w:rsidR="007308CE" w:rsidRPr="007308CE">
              <w:rPr>
                <w:rFonts w:cstheme="minorHAnsi"/>
              </w:rPr>
              <w:t xml:space="preserve"> (auch Ungeschminktes)</w:t>
            </w:r>
            <w:ins w:id="729" w:author="Fabienne Schmaus" w:date="2026-05-04T10:58:00Z" w16du:dateUtc="2026-05-04T08:58:00Z">
              <w:r w:rsidR="00F615E4">
                <w:rPr>
                  <w:rFonts w:cstheme="minorHAnsi"/>
                </w:rPr>
                <w:t xml:space="preserve"> und d</w:t>
              </w:r>
            </w:ins>
            <w:ins w:id="730" w:author="Fabienne Schmaus" w:date="2026-05-04T11:01:00Z" w16du:dateUtc="2026-05-04T09:01:00Z">
              <w:r w:rsidR="00F615E4">
                <w:rPr>
                  <w:rFonts w:cstheme="minorHAnsi"/>
                </w:rPr>
                <w:t>er</w:t>
              </w:r>
            </w:ins>
            <w:ins w:id="731" w:author="Fabienne Schmaus" w:date="2026-05-04T10:58:00Z" w16du:dateUtc="2026-05-04T08:58:00Z">
              <w:r w:rsidR="00F615E4">
                <w:rPr>
                  <w:rFonts w:cstheme="minorHAnsi"/>
                </w:rPr>
                <w:t>/d</w:t>
              </w:r>
            </w:ins>
            <w:ins w:id="732" w:author="Fabienne Schmaus" w:date="2026-05-04T11:01:00Z" w16du:dateUtc="2026-05-04T09:01:00Z">
              <w:r w:rsidR="00F615E4">
                <w:rPr>
                  <w:rFonts w:cstheme="minorHAnsi"/>
                </w:rPr>
                <w:t>ie</w:t>
              </w:r>
            </w:ins>
            <w:ins w:id="733" w:author="Fabienne Schmaus" w:date="2026-05-04T10:58:00Z" w16du:dateUtc="2026-05-04T08:58:00Z">
              <w:r w:rsidR="00F615E4">
                <w:rPr>
                  <w:rFonts w:cstheme="minorHAnsi"/>
                </w:rPr>
                <w:t xml:space="preserve"> </w:t>
              </w:r>
            </w:ins>
            <w:del w:id="734" w:author="Fabienne Schmaus" w:date="2026-05-04T10:58:00Z" w16du:dateUtc="2026-05-04T08:58:00Z">
              <w:r w:rsidR="007308CE" w:rsidRPr="007308CE" w:rsidDel="00F615E4">
                <w:rPr>
                  <w:rFonts w:cstheme="minorHAnsi"/>
                </w:rPr>
                <w:delText xml:space="preserve">, </w:delText>
              </w:r>
              <w:r w:rsidR="00F0300B" w:rsidDel="00F615E4">
                <w:rPr>
                  <w:rFonts w:cstheme="minorHAnsi"/>
                </w:rPr>
                <w:delText>„</w:delText>
              </w:r>
              <w:r w:rsidR="007308CE" w:rsidRPr="007308CE" w:rsidDel="00F615E4">
                <w:rPr>
                  <w:rFonts w:cstheme="minorHAnsi"/>
                </w:rPr>
                <w:delText xml:space="preserve">Der </w:delText>
              </w:r>
            </w:del>
            <w:r w:rsidR="007308CE" w:rsidRPr="007308CE">
              <w:rPr>
                <w:rFonts w:cstheme="minorHAnsi"/>
              </w:rPr>
              <w:t>Kreative</w:t>
            </w:r>
            <w:del w:id="735" w:author="Fabienne Schmaus" w:date="2026-05-04T10:58:00Z" w16du:dateUtc="2026-05-04T08:58:00Z">
              <w:r w:rsidR="00F0300B" w:rsidDel="00F615E4">
                <w:rPr>
                  <w:rFonts w:cstheme="minorHAnsi"/>
                </w:rPr>
                <w:delText>“</w:delText>
              </w:r>
            </w:del>
            <w:r w:rsidR="007308CE" w:rsidRPr="007308CE">
              <w:rPr>
                <w:rFonts w:cstheme="minorHAnsi"/>
              </w:rPr>
              <w:t xml:space="preserve"> (Ästhetik</w:t>
            </w:r>
            <w:ins w:id="736" w:author="Fabienne Schmaus" w:date="2026-05-04T11:18:00Z" w16du:dateUtc="2026-05-04T09:18:00Z">
              <w:r w:rsidR="00AC6CBE">
                <w:rPr>
                  <w:rFonts w:cstheme="minorHAnsi"/>
                </w:rPr>
                <w:t xml:space="preserve">, </w:t>
              </w:r>
            </w:ins>
            <w:del w:id="737" w:author="Fabienne Schmaus" w:date="2026-05-04T11:18:00Z" w16du:dateUtc="2026-05-04T09:18:00Z">
              <w:r w:rsidR="007308CE" w:rsidRPr="007308CE" w:rsidDel="00AC6CBE">
                <w:rPr>
                  <w:rFonts w:cstheme="minorHAnsi"/>
                </w:rPr>
                <w:delText>/</w:delText>
              </w:r>
            </w:del>
            <w:r w:rsidR="007308CE" w:rsidRPr="007308CE">
              <w:rPr>
                <w:rFonts w:cstheme="minorHAnsi"/>
              </w:rPr>
              <w:t>Stil).</w:t>
            </w:r>
          </w:p>
          <w:p w14:paraId="11EF3AF1" w14:textId="57CA8DFF" w:rsidR="007308CE" w:rsidRPr="007308CE" w:rsidDel="00F0300B" w:rsidRDefault="007308CE" w:rsidP="00F07C29">
            <w:pPr>
              <w:tabs>
                <w:tab w:val="left" w:pos="273"/>
              </w:tabs>
              <w:spacing w:line="276" w:lineRule="auto"/>
              <w:rPr>
                <w:del w:id="738" w:author="Fabienne Schmaus" w:date="2026-04-30T16:27:00Z" w16du:dateUtc="2026-04-30T14:27:00Z"/>
                <w:rFonts w:cstheme="minorHAnsi"/>
              </w:rPr>
            </w:pPr>
          </w:p>
          <w:p w14:paraId="2C333691" w14:textId="3DF47A99" w:rsidR="007308CE" w:rsidRPr="007308CE" w:rsidRDefault="007308CE" w:rsidP="007308CE">
            <w:pPr>
              <w:tabs>
                <w:tab w:val="left" w:pos="273"/>
              </w:tabs>
              <w:spacing w:line="276" w:lineRule="auto"/>
              <w:rPr>
                <w:rFonts w:cstheme="minorHAnsi"/>
              </w:rPr>
            </w:pPr>
            <w:del w:id="739" w:author="Fabienne Schmaus" w:date="2026-04-30T16:26:00Z" w16du:dateUtc="2026-04-30T14:26:00Z">
              <w:r w:rsidRPr="007308CE" w:rsidDel="00F0300B">
                <w:rPr>
                  <w:rFonts w:cstheme="minorHAnsi"/>
                </w:rPr>
                <w:delText>Schüler</w:delText>
              </w:r>
            </w:del>
            <w:ins w:id="740" w:author="Fabienne Schmaus" w:date="2026-04-30T16:26:00Z" w16du:dateUtc="2026-04-30T14:26:00Z">
              <w:r w:rsidR="00F0300B">
                <w:rPr>
                  <w:rFonts w:cstheme="minorHAnsi"/>
                </w:rPr>
                <w:t>Die Lernenden</w:t>
              </w:r>
            </w:ins>
            <w:del w:id="741" w:author="Fabienne Schmaus" w:date="2026-04-30T16:26:00Z" w16du:dateUtc="2026-04-30T14:26:00Z">
              <w:r w:rsidRPr="007308CE" w:rsidDel="00F0300B">
                <w:rPr>
                  <w:rFonts w:cstheme="minorHAnsi"/>
                </w:rPr>
                <w:delText>:innen</w:delText>
              </w:r>
            </w:del>
            <w:r w:rsidRPr="007308CE">
              <w:rPr>
                <w:rFonts w:cstheme="minorHAnsi"/>
              </w:rPr>
              <w:t xml:space="preserve"> analysieren die drei fiktiven Profile mit den Leitfragen: Was zeigt die Person? Was zeigt sie nicht? Welchen Eindruck erzeugt das Profil? Welche Bedürfnisse werden erfüllt? Welche Strategie verfolgt die Person?</w:t>
            </w:r>
          </w:p>
          <w:p w14:paraId="76A216C8" w14:textId="0EE6077F" w:rsidR="007308CE" w:rsidRPr="007308CE" w:rsidDel="00F0300B" w:rsidRDefault="00F0300B" w:rsidP="00F07C29">
            <w:pPr>
              <w:tabs>
                <w:tab w:val="left" w:pos="273"/>
              </w:tabs>
              <w:spacing w:line="276" w:lineRule="auto"/>
              <w:rPr>
                <w:del w:id="742" w:author="Fabienne Schmaus" w:date="2026-04-30T16:27:00Z" w16du:dateUtc="2026-04-30T14:27:00Z"/>
                <w:rFonts w:cstheme="minorHAnsi"/>
              </w:rPr>
            </w:pPr>
            <w:ins w:id="743" w:author="Fabienne Schmaus" w:date="2026-04-30T16:27:00Z" w16du:dateUtc="2026-04-30T14:27:00Z">
              <w:r>
                <w:rPr>
                  <w:rFonts w:cstheme="minorHAnsi"/>
                </w:rPr>
                <w:t xml:space="preserve">Die </w:t>
              </w:r>
            </w:ins>
          </w:p>
          <w:p w14:paraId="49467F8E" w14:textId="3060B837" w:rsidR="007308CE" w:rsidRPr="00F0300B" w:rsidRDefault="007308CE" w:rsidP="007308CE">
            <w:pPr>
              <w:tabs>
                <w:tab w:val="left" w:pos="273"/>
              </w:tabs>
              <w:spacing w:line="276" w:lineRule="auto"/>
              <w:rPr>
                <w:rFonts w:cstheme="minorHAnsi"/>
              </w:rPr>
            </w:pPr>
            <w:r w:rsidRPr="007308CE">
              <w:rPr>
                <w:rFonts w:cstheme="minorHAnsi"/>
              </w:rPr>
              <w:t xml:space="preserve">Ergebnisse werden gesammelt. Lehrkraft leitet zu Kernfragen: </w:t>
            </w:r>
            <w:r w:rsidR="00F0300B" w:rsidRPr="00F0300B">
              <w:rPr>
                <w:rFonts w:cstheme="minorHAnsi"/>
                <w:rPrChange w:id="744" w:author="Fabienne Schmaus" w:date="2026-04-30T16:27:00Z" w16du:dateUtc="2026-04-30T14:27:00Z">
                  <w:rPr>
                    <w:rFonts w:cstheme="minorHAnsi"/>
                    <w:i/>
                    <w:iCs/>
                  </w:rPr>
                </w:rPrChange>
              </w:rPr>
              <w:t>„</w:t>
            </w:r>
            <w:r w:rsidRPr="00F0300B">
              <w:rPr>
                <w:rFonts w:cstheme="minorHAnsi"/>
                <w:rPrChange w:id="745" w:author="Fabienne Schmaus" w:date="2026-04-30T16:27:00Z" w16du:dateUtc="2026-04-30T14:27:00Z">
                  <w:rPr>
                    <w:rFonts w:cstheme="minorHAnsi"/>
                    <w:i/>
                    <w:iCs/>
                  </w:rPr>
                </w:rPrChange>
              </w:rPr>
              <w:t>Welches Profil wirkt auf euch am glaubwürdigsten? Warum?</w:t>
            </w:r>
            <w:r w:rsidR="00F0300B" w:rsidRPr="00F0300B">
              <w:rPr>
                <w:rFonts w:cstheme="minorHAnsi"/>
                <w:rPrChange w:id="746" w:author="Fabienne Schmaus" w:date="2026-04-30T16:27:00Z" w16du:dateUtc="2026-04-30T14:27:00Z">
                  <w:rPr>
                    <w:rFonts w:cstheme="minorHAnsi"/>
                    <w:i/>
                    <w:iCs/>
                  </w:rPr>
                </w:rPrChange>
              </w:rPr>
              <w:t>“</w:t>
            </w:r>
            <w:r w:rsidRPr="00F0300B">
              <w:rPr>
                <w:rFonts w:cstheme="minorHAnsi"/>
              </w:rPr>
              <w:t xml:space="preserve"> und </w:t>
            </w:r>
            <w:r w:rsidR="00F0300B" w:rsidRPr="00F0300B">
              <w:rPr>
                <w:rFonts w:cstheme="minorHAnsi"/>
                <w:rPrChange w:id="747" w:author="Fabienne Schmaus" w:date="2026-04-30T16:27:00Z" w16du:dateUtc="2026-04-30T14:27:00Z">
                  <w:rPr>
                    <w:rFonts w:cstheme="minorHAnsi"/>
                    <w:i/>
                    <w:iCs/>
                  </w:rPr>
                </w:rPrChange>
              </w:rPr>
              <w:t>„</w:t>
            </w:r>
            <w:r w:rsidRPr="00F0300B">
              <w:rPr>
                <w:rFonts w:cstheme="minorHAnsi"/>
                <w:rPrChange w:id="748" w:author="Fabienne Schmaus" w:date="2026-04-30T16:27:00Z" w16du:dateUtc="2026-04-30T14:27:00Z">
                  <w:rPr>
                    <w:rFonts w:cstheme="minorHAnsi"/>
                    <w:i/>
                    <w:iCs/>
                  </w:rPr>
                </w:rPrChange>
              </w:rPr>
              <w:t xml:space="preserve">Was sagt das über uns als </w:t>
            </w:r>
            <w:ins w:id="749" w:author="Fabienne Schmaus" w:date="2026-04-30T16:27:00Z" w16du:dateUtc="2026-04-30T14:27:00Z">
              <w:r w:rsidR="00F0300B">
                <w:rPr>
                  <w:rFonts w:cstheme="minorHAnsi"/>
                </w:rPr>
                <w:t>betrachtende Person</w:t>
              </w:r>
            </w:ins>
            <w:del w:id="750" w:author="Fabienne Schmaus" w:date="2026-04-30T16:27:00Z" w16du:dateUtc="2026-04-30T14:27:00Z">
              <w:r w:rsidRPr="00F0300B" w:rsidDel="00F0300B">
                <w:rPr>
                  <w:rFonts w:cstheme="minorHAnsi"/>
                  <w:rPrChange w:id="751" w:author="Fabienne Schmaus" w:date="2026-04-30T16:27:00Z" w16du:dateUtc="2026-04-30T14:27:00Z">
                    <w:rPr>
                      <w:rFonts w:cstheme="minorHAnsi"/>
                      <w:i/>
                      <w:iCs/>
                    </w:rPr>
                  </w:rPrChange>
                </w:rPr>
                <w:delText>Betrachter:innen</w:delText>
              </w:r>
            </w:del>
            <w:r w:rsidRPr="00F0300B">
              <w:rPr>
                <w:rFonts w:cstheme="minorHAnsi"/>
                <w:rPrChange w:id="752" w:author="Fabienne Schmaus" w:date="2026-04-30T16:27:00Z" w16du:dateUtc="2026-04-30T14:27:00Z">
                  <w:rPr>
                    <w:rFonts w:cstheme="minorHAnsi"/>
                    <w:i/>
                    <w:iCs/>
                  </w:rPr>
                </w:rPrChange>
              </w:rPr>
              <w:t>?</w:t>
            </w:r>
            <w:r w:rsidR="00F0300B" w:rsidRPr="00F0300B">
              <w:rPr>
                <w:rFonts w:cstheme="minorHAnsi"/>
                <w:rPrChange w:id="753" w:author="Fabienne Schmaus" w:date="2026-04-30T16:27:00Z" w16du:dateUtc="2026-04-30T14:27:00Z">
                  <w:rPr>
                    <w:rFonts w:cstheme="minorHAnsi"/>
                    <w:i/>
                    <w:iCs/>
                  </w:rPr>
                </w:rPrChange>
              </w:rPr>
              <w:t>“</w:t>
            </w:r>
            <w:r w:rsidRPr="00F0300B">
              <w:rPr>
                <w:rFonts w:cstheme="minorHAnsi"/>
              </w:rPr>
              <w:t xml:space="preserve"> </w:t>
            </w:r>
          </w:p>
          <w:p w14:paraId="4F5892B9" w14:textId="578A7EB5" w:rsidR="007308CE" w:rsidDel="00F0300B" w:rsidRDefault="007308CE" w:rsidP="00F07C29">
            <w:pPr>
              <w:tabs>
                <w:tab w:val="left" w:pos="273"/>
              </w:tabs>
              <w:spacing w:line="276" w:lineRule="auto"/>
              <w:rPr>
                <w:del w:id="754" w:author="Fabienne Schmaus" w:date="2026-04-30T16:27:00Z" w16du:dateUtc="2026-04-30T14:27:00Z"/>
                <w:rFonts w:cstheme="minorHAnsi"/>
                <w:color w:val="EE0000"/>
              </w:rPr>
            </w:pPr>
          </w:p>
          <w:p w14:paraId="3774AC31" w14:textId="77777777" w:rsidR="007308CE" w:rsidRPr="00F0300B" w:rsidRDefault="007308CE" w:rsidP="00F07C29">
            <w:pPr>
              <w:tabs>
                <w:tab w:val="left" w:pos="273"/>
              </w:tabs>
              <w:spacing w:line="276" w:lineRule="auto"/>
              <w:rPr>
                <w:rFonts w:cstheme="minorHAnsi"/>
                <w:rPrChange w:id="755" w:author="Fabienne Schmaus" w:date="2026-04-30T16:27:00Z" w16du:dateUtc="2026-04-30T14:27:00Z">
                  <w:rPr>
                    <w:rFonts w:cstheme="minorHAnsi"/>
                    <w:color w:val="EE0000"/>
                  </w:rPr>
                </w:rPrChange>
              </w:rPr>
            </w:pPr>
          </w:p>
          <w:p w14:paraId="290B4D44" w14:textId="34F22C18"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F0300B">
              <w:rPr>
                <w:rFonts w:cstheme="minorHAnsi"/>
                <w:highlight w:val="yellow"/>
              </w:rPr>
              <w:t>„</w:t>
            </w:r>
            <w:r w:rsidRPr="007308CE">
              <w:rPr>
                <w:rFonts w:cstheme="minorHAnsi"/>
                <w:highlight w:val="yellow"/>
              </w:rPr>
              <w:t>Differenzierung</w:t>
            </w:r>
            <w:r w:rsidR="00F0300B">
              <w:rPr>
                <w:rFonts w:cstheme="minorHAnsi"/>
                <w:highlight w:val="yellow"/>
              </w:rPr>
              <w:t>“</w:t>
            </w:r>
            <w:r w:rsidRPr="007308CE">
              <w:rPr>
                <w:rFonts w:cstheme="minorHAnsi"/>
                <w:highlight w:val="yellow"/>
              </w:rPr>
              <w:t>!!))</w:t>
            </w:r>
          </w:p>
          <w:p w14:paraId="69F92867" w14:textId="06DCD31B"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503911D4"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Leitfragen sind konkret und lebensnah: </w:t>
            </w:r>
            <w:r w:rsidR="00F0300B">
              <w:rPr>
                <w:rFonts w:cstheme="minorHAnsi"/>
              </w:rPr>
              <w:t>„</w:t>
            </w:r>
            <w:r w:rsidR="00955206" w:rsidRPr="00955206">
              <w:rPr>
                <w:rFonts w:cstheme="minorHAnsi"/>
              </w:rPr>
              <w:t>Würdest du diesem Profil folgen? Warum?</w:t>
            </w:r>
            <w:r w:rsidR="00F0300B">
              <w:rPr>
                <w:rFonts w:cstheme="minorHAnsi"/>
              </w:rPr>
              <w:t>“</w:t>
            </w:r>
          </w:p>
          <w:p w14:paraId="14BCFD93" w14:textId="5B43A38F" w:rsidR="00955206" w:rsidRPr="00955206" w:rsidDel="000C073B" w:rsidRDefault="007021A3" w:rsidP="00955206">
            <w:pPr>
              <w:shd w:val="clear" w:color="auto" w:fill="FBE4D5" w:themeFill="accent2" w:themeFillTint="33"/>
              <w:tabs>
                <w:tab w:val="left" w:pos="273"/>
              </w:tabs>
              <w:spacing w:line="276" w:lineRule="auto"/>
              <w:rPr>
                <w:del w:id="756" w:author="Fabienne Schmaus" w:date="2026-04-30T16:43:00Z" w16du:dateUtc="2026-04-30T14:43:00Z"/>
                <w:rFonts w:cstheme="minorHAnsi"/>
              </w:rPr>
            </w:pPr>
            <w:r w:rsidRPr="00955206">
              <w:rPr>
                <w:rFonts w:cstheme="minorHAnsi"/>
              </w:rPr>
              <w:t xml:space="preserve">– </w:t>
            </w:r>
            <w:r w:rsidR="00955206" w:rsidRPr="00955206">
              <w:rPr>
                <w:rFonts w:cstheme="minorHAnsi"/>
              </w:rPr>
              <w:t xml:space="preserve">Psychologische Deutungen werden von den </w:t>
            </w:r>
            <w:del w:id="757" w:author="Fabienne Schmaus" w:date="2026-04-30T16:27:00Z" w16du:dateUtc="2026-04-30T14:27:00Z">
              <w:r w:rsidR="00955206" w:rsidRPr="00955206" w:rsidDel="00F0300B">
                <w:rPr>
                  <w:rFonts w:cstheme="minorHAnsi"/>
                </w:rPr>
                <w:delText>Schüler</w:delText>
              </w:r>
            </w:del>
            <w:ins w:id="758" w:author="Fabienne Schmaus" w:date="2026-04-30T16:27:00Z" w16du:dateUtc="2026-04-30T14:27:00Z">
              <w:r w:rsidR="00F0300B">
                <w:rPr>
                  <w:rFonts w:cstheme="minorHAnsi"/>
                </w:rPr>
                <w:t>Lernenden</w:t>
              </w:r>
            </w:ins>
            <w:del w:id="759" w:author="Fabienne Schmaus" w:date="2026-04-30T16:27:00Z" w16du:dateUtc="2026-04-30T14:27:00Z">
              <w:r w:rsidR="00955206" w:rsidRPr="00955206" w:rsidDel="00F0300B">
                <w:rPr>
                  <w:rFonts w:cstheme="minorHAnsi"/>
                </w:rPr>
                <w:delText>:innen</w:delText>
              </w:r>
            </w:del>
            <w:r w:rsidR="00955206" w:rsidRPr="00955206">
              <w:rPr>
                <w:rFonts w:cstheme="minorHAnsi"/>
              </w:rPr>
              <w:t xml:space="preserve"> selbst entwickelt</w:t>
            </w:r>
            <w:ins w:id="760" w:author="Fabienne Schmaus" w:date="2026-04-30T16:38:00Z" w16du:dateUtc="2026-04-30T14:38:00Z">
              <w:r w:rsidR="009B2458">
                <w:rPr>
                  <w:rFonts w:cstheme="minorHAnsi"/>
                </w:rPr>
                <w:t>, aber</w:t>
              </w:r>
            </w:ins>
            <w:del w:id="761" w:author="Fabienne Schmaus" w:date="2026-04-30T16:38:00Z" w16du:dateUtc="2026-04-30T14:38:00Z">
              <w:r w:rsidR="00955206" w:rsidRPr="00955206" w:rsidDel="009B2458">
                <w:rPr>
                  <w:rFonts w:cstheme="minorHAnsi"/>
                </w:rPr>
                <w:delText xml:space="preserve"> –</w:delText>
              </w:r>
            </w:del>
            <w:r w:rsidR="00955206" w:rsidRPr="00955206">
              <w:rPr>
                <w:rFonts w:cstheme="minorHAnsi"/>
              </w:rPr>
              <w:t xml:space="preserve"> nicht vorgegeben</w:t>
            </w:r>
            <w:ins w:id="762" w:author="Fabienne Schmaus" w:date="2026-04-30T16:38:00Z" w16du:dateUtc="2026-04-30T14:38:00Z">
              <w:r w:rsidR="009B2458">
                <w:rPr>
                  <w:rFonts w:cstheme="minorHAnsi"/>
                </w:rPr>
                <w:t>.</w:t>
              </w:r>
            </w:ins>
          </w:p>
          <w:p w14:paraId="180FB7CA" w14:textId="3158A826" w:rsidR="002C39FF" w:rsidRPr="00955206" w:rsidRDefault="002C39FF" w:rsidP="007D4363">
            <w:pPr>
              <w:shd w:val="clear" w:color="auto" w:fill="FBE4D5" w:themeFill="accent2" w:themeFillTint="33"/>
              <w:tabs>
                <w:tab w:val="left" w:pos="273"/>
              </w:tabs>
              <w:spacing w:line="276" w:lineRule="auto"/>
              <w:rPr>
                <w:rFonts w:cstheme="minorHAnsi"/>
              </w:rPr>
            </w:pPr>
          </w:p>
          <w:p w14:paraId="75EF285F" w14:textId="282223E5"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p>
          <w:p w14:paraId="7C300118" w14:textId="503A9F13"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ins w:id="763" w:author="Fabienne Schmaus" w:date="2026-05-04T10:59:00Z" w16du:dateUtc="2026-05-04T08:59:00Z">
              <w:r w:rsidR="00F615E4">
                <w:rPr>
                  <w:rFonts w:cstheme="minorHAnsi"/>
                </w:rPr>
                <w:t>z</w:t>
              </w:r>
            </w:ins>
            <w:del w:id="764" w:author="Fabienne Schmaus" w:date="2026-05-04T10:59:00Z" w16du:dateUtc="2026-05-04T08:59:00Z">
              <w:r w:rsidR="00955206" w:rsidRPr="00955206" w:rsidDel="00F615E4">
                <w:rPr>
                  <w:rFonts w:cstheme="minorHAnsi"/>
                </w:rPr>
                <w:delText>Z</w:delText>
              </w:r>
            </w:del>
            <w:r w:rsidR="00955206" w:rsidRPr="00955206">
              <w:rPr>
                <w:rFonts w:cstheme="minorHAnsi"/>
              </w:rPr>
              <w:t xml:space="preserve">usätzlich: Psychologische Konzepte </w:t>
            </w:r>
            <w:commentRangeStart w:id="765"/>
            <w:commentRangeStart w:id="766"/>
            <w:r w:rsidR="00955206" w:rsidRPr="00955206">
              <w:rPr>
                <w:rFonts w:cstheme="minorHAnsi"/>
              </w:rPr>
              <w:t xml:space="preserve">benennen </w:t>
            </w:r>
            <w:commentRangeEnd w:id="765"/>
            <w:r w:rsidR="00C548EF" w:rsidRPr="00955206">
              <w:rPr>
                <w:rStyle w:val="Kommentarzeichen"/>
                <w:rFonts w:cstheme="minorHAnsi"/>
                <w:sz w:val="22"/>
                <w:szCs w:val="22"/>
              </w:rPr>
              <w:commentReference w:id="765"/>
            </w:r>
            <w:commentRangeEnd w:id="766"/>
            <w:r w:rsidR="00A71B33" w:rsidRPr="00955206">
              <w:rPr>
                <w:rStyle w:val="Kommentarzeichen"/>
                <w:rFonts w:cstheme="minorHAnsi"/>
                <w:sz w:val="22"/>
                <w:szCs w:val="22"/>
              </w:rPr>
              <w:commentReference w:id="766"/>
            </w:r>
            <w:r w:rsidR="00955206" w:rsidRPr="00955206">
              <w:rPr>
                <w:rFonts w:cstheme="minorHAnsi"/>
              </w:rPr>
              <w:t>und anwenden</w:t>
            </w:r>
            <w:ins w:id="767" w:author="Fabienne Schmaus" w:date="2026-04-30T16:38:00Z" w16du:dateUtc="2026-04-30T14:38:00Z">
              <w:r w:rsidR="009B2458">
                <w:rPr>
                  <w:rFonts w:cstheme="minorHAnsi"/>
                </w:rPr>
                <w:t>, wie</w:t>
              </w:r>
            </w:ins>
            <w:del w:id="768" w:author="Fabienne Schmaus" w:date="2026-04-30T16:38:00Z" w16du:dateUtc="2026-04-30T14:38:00Z">
              <w:r w:rsidR="00955206" w:rsidRPr="00955206" w:rsidDel="009B2458">
                <w:rPr>
                  <w:rFonts w:cstheme="minorHAnsi"/>
                </w:rPr>
                <w:delText xml:space="preserve"> – z. B.</w:delText>
              </w:r>
            </w:del>
            <w:r w:rsidR="00955206" w:rsidRPr="00955206">
              <w:rPr>
                <w:rFonts w:cstheme="minorHAnsi"/>
              </w:rPr>
              <w:t xml:space="preserve"> Impression Management, Authentizitätsparadox (je inszenierter, desto </w:t>
            </w:r>
            <w:r w:rsidR="00F0300B">
              <w:rPr>
                <w:rFonts w:cstheme="minorHAnsi"/>
              </w:rPr>
              <w:t>„</w:t>
            </w:r>
            <w:r w:rsidR="00955206" w:rsidRPr="00955206">
              <w:rPr>
                <w:rFonts w:cstheme="minorHAnsi"/>
              </w:rPr>
              <w:t>authentischer</w:t>
            </w:r>
            <w:r w:rsidR="00F0300B">
              <w:rPr>
                <w:rFonts w:cstheme="minorHAnsi"/>
              </w:rPr>
              <w:t>“</w:t>
            </w:r>
            <w:r w:rsidR="00955206" w:rsidRPr="00955206">
              <w:rPr>
                <w:rFonts w:cstheme="minorHAnsi"/>
              </w:rPr>
              <w:t xml:space="preserve"> kann es wirken)</w:t>
            </w:r>
          </w:p>
          <w:p w14:paraId="300DEACD" w14:textId="3F9E910F" w:rsidR="00955206" w:rsidRPr="000C073B" w:rsidRDefault="007021A3" w:rsidP="00955206">
            <w:pPr>
              <w:shd w:val="clear" w:color="auto" w:fill="FBE4D5" w:themeFill="accent2" w:themeFillTint="33"/>
              <w:tabs>
                <w:tab w:val="left" w:pos="273"/>
              </w:tabs>
              <w:spacing w:line="276" w:lineRule="auto"/>
              <w:rPr>
                <w:rFonts w:cstheme="minorHAnsi"/>
                <w:rPrChange w:id="769" w:author="Fabienne Schmaus" w:date="2026-04-30T16:38:00Z" w16du:dateUtc="2026-04-30T14:38:00Z">
                  <w:rPr>
                    <w:rFonts w:cstheme="minorHAnsi"/>
                    <w:color w:val="EE0000"/>
                  </w:rPr>
                </w:rPrChange>
              </w:rPr>
            </w:pPr>
            <w:r w:rsidRPr="00955206">
              <w:rPr>
                <w:rFonts w:cstheme="minorHAnsi"/>
              </w:rPr>
              <w:t xml:space="preserve">– </w:t>
            </w:r>
            <w:del w:id="770" w:author="Fabienne Schmaus" w:date="2026-05-04T10:59:00Z" w16du:dateUtc="2026-05-04T08:59:00Z">
              <w:r w:rsidR="00955206" w:rsidRPr="000C073B" w:rsidDel="00F615E4">
                <w:rPr>
                  <w:rFonts w:cstheme="minorHAnsi"/>
                </w:rPr>
                <w:delText xml:space="preserve">Gesellschaftliche </w:delText>
              </w:r>
            </w:del>
            <w:ins w:id="771" w:author="Fabienne Schmaus" w:date="2026-05-04T10:59:00Z" w16du:dateUtc="2026-05-04T08:59:00Z">
              <w:r w:rsidR="00F615E4">
                <w:rPr>
                  <w:rFonts w:cstheme="minorHAnsi"/>
                </w:rPr>
                <w:t>g</w:t>
              </w:r>
              <w:r w:rsidR="00F615E4" w:rsidRPr="000C073B">
                <w:rPr>
                  <w:rFonts w:cstheme="minorHAnsi"/>
                </w:rPr>
                <w:t xml:space="preserve">esellschaftliche </w:t>
              </w:r>
            </w:ins>
            <w:r w:rsidR="00955206" w:rsidRPr="000C073B">
              <w:rPr>
                <w:rFonts w:cstheme="minorHAnsi"/>
              </w:rPr>
              <w:t xml:space="preserve">Dimension: </w:t>
            </w:r>
            <w:r w:rsidR="00F0300B" w:rsidRPr="000C073B">
              <w:rPr>
                <w:rFonts w:cstheme="minorHAnsi"/>
                <w:rPrChange w:id="772" w:author="Fabienne Schmaus" w:date="2026-04-30T16:38:00Z" w16du:dateUtc="2026-04-30T14:38:00Z">
                  <w:rPr>
                    <w:rFonts w:cstheme="minorHAnsi"/>
                    <w:i/>
                    <w:iCs/>
                  </w:rPr>
                </w:rPrChange>
              </w:rPr>
              <w:t>„</w:t>
            </w:r>
            <w:r w:rsidR="00955206" w:rsidRPr="000C073B">
              <w:rPr>
                <w:rFonts w:cstheme="minorHAnsi"/>
                <w:rPrChange w:id="773" w:author="Fabienne Schmaus" w:date="2026-04-30T16:38:00Z" w16du:dateUtc="2026-04-30T14:38:00Z">
                  <w:rPr>
                    <w:rFonts w:cstheme="minorHAnsi"/>
                    <w:i/>
                    <w:iCs/>
                  </w:rPr>
                </w:rPrChange>
              </w:rPr>
              <w:t>Welche Strategie ‚belohnt' der Algorithmus? Was macht das mit uns</w:t>
            </w:r>
            <w:r w:rsidR="00955206" w:rsidRPr="000C073B">
              <w:rPr>
                <w:rFonts w:cstheme="minorHAnsi"/>
                <w:rPrChange w:id="774" w:author="Fabienne Schmaus" w:date="2026-04-30T16:38:00Z" w16du:dateUtc="2026-04-30T14:38:00Z">
                  <w:rPr>
                    <w:rFonts w:cstheme="minorHAnsi"/>
                    <w:i/>
                    <w:iCs/>
                    <w:color w:val="000000" w:themeColor="text1"/>
                  </w:rPr>
                </w:rPrChange>
              </w:rPr>
              <w:t>?</w:t>
            </w:r>
            <w:r w:rsidR="00F0300B" w:rsidRPr="000C073B">
              <w:rPr>
                <w:rFonts w:cstheme="minorHAnsi"/>
                <w:rPrChange w:id="775" w:author="Fabienne Schmaus" w:date="2026-04-30T16:38:00Z" w16du:dateUtc="2026-04-30T14:38:00Z">
                  <w:rPr>
                    <w:rFonts w:cstheme="minorHAnsi"/>
                    <w:i/>
                    <w:iCs/>
                    <w:color w:val="000000" w:themeColor="text1"/>
                  </w:rPr>
                </w:rPrChange>
              </w:rPr>
              <w:t>“</w:t>
            </w:r>
            <w:r w:rsidR="00955206" w:rsidRPr="000C073B">
              <w:rPr>
                <w:rFonts w:cstheme="minorHAnsi"/>
                <w:rPrChange w:id="776" w:author="Fabienne Schmaus" w:date="2026-04-30T16:38:00Z" w16du:dateUtc="2026-04-30T14:38:00Z">
                  <w:rPr>
                    <w:rFonts w:cstheme="minorHAnsi"/>
                    <w:color w:val="000000" w:themeColor="text1"/>
                  </w:rPr>
                </w:rPrChange>
              </w:rPr>
              <w:t xml:space="preserve"> (siehe </w:t>
            </w:r>
            <w:commentRangeStart w:id="777"/>
            <w:del w:id="778" w:author="Fabienne Schmaus" w:date="2026-04-30T17:01:00Z" w16du:dateUtc="2026-04-30T15:01:00Z">
              <w:r w:rsidR="00955206" w:rsidRPr="000C073B" w:rsidDel="00F05765">
                <w:rPr>
                  <w:rFonts w:cstheme="minorHAnsi"/>
                  <w:rPrChange w:id="779" w:author="Fabienne Schmaus" w:date="2026-04-30T16:38:00Z" w16du:dateUtc="2026-04-30T14:38:00Z">
                    <w:rPr>
                      <w:rFonts w:cstheme="minorHAnsi"/>
                      <w:color w:val="000000" w:themeColor="text1"/>
                    </w:rPr>
                  </w:rPrChange>
                </w:rPr>
                <w:delText xml:space="preserve">AB </w:delText>
              </w:r>
            </w:del>
            <w:ins w:id="780" w:author="Fabienne Schmaus" w:date="2026-04-30T17:01:00Z" w16du:dateUtc="2026-04-30T15:01:00Z">
              <w:r w:rsidR="00F05765" w:rsidRPr="000C073B">
                <w:rPr>
                  <w:rFonts w:cstheme="minorHAnsi"/>
                  <w:rPrChange w:id="781" w:author="Fabienne Schmaus" w:date="2026-04-30T16:38:00Z" w16du:dateUtc="2026-04-30T14:38:00Z">
                    <w:rPr>
                      <w:rFonts w:cstheme="minorHAnsi"/>
                      <w:color w:val="000000" w:themeColor="text1"/>
                    </w:rPr>
                  </w:rPrChange>
                </w:rPr>
                <w:t>A</w:t>
              </w:r>
              <w:r w:rsidR="00F05765">
                <w:rPr>
                  <w:rFonts w:cstheme="minorHAnsi"/>
                </w:rPr>
                <w:t>rbeitsblatt</w:t>
              </w:r>
              <w:r w:rsidR="00F05765" w:rsidRPr="000C073B">
                <w:rPr>
                  <w:rFonts w:cstheme="minorHAnsi"/>
                  <w:rPrChange w:id="782" w:author="Fabienne Schmaus" w:date="2026-04-30T16:38:00Z" w16du:dateUtc="2026-04-30T14:38:00Z">
                    <w:rPr>
                      <w:rFonts w:cstheme="minorHAnsi"/>
                      <w:color w:val="000000" w:themeColor="text1"/>
                    </w:rPr>
                  </w:rPrChange>
                </w:rPr>
                <w:t xml:space="preserve"> </w:t>
              </w:r>
            </w:ins>
            <w:r w:rsidR="00955206" w:rsidRPr="000C073B">
              <w:rPr>
                <w:rFonts w:cstheme="minorHAnsi"/>
                <w:rPrChange w:id="783" w:author="Fabienne Schmaus" w:date="2026-04-30T16:38:00Z" w16du:dateUtc="2026-04-30T14:38:00Z">
                  <w:rPr>
                    <w:rFonts w:cstheme="minorHAnsi"/>
                    <w:color w:val="000000" w:themeColor="text1"/>
                  </w:rPr>
                </w:rPrChange>
              </w:rPr>
              <w:t>2, Frage 9</w:t>
            </w:r>
            <w:commentRangeEnd w:id="777"/>
            <w:r w:rsidR="00201834" w:rsidRPr="000C073B">
              <w:rPr>
                <w:rStyle w:val="Kommentarzeichen"/>
                <w:rFonts w:cstheme="minorHAnsi"/>
                <w:sz w:val="22"/>
                <w:szCs w:val="22"/>
                <w:rPrChange w:id="784" w:author="Fabienne Schmaus" w:date="2026-04-30T16:38:00Z" w16du:dateUtc="2026-04-30T14:38:00Z">
                  <w:rPr>
                    <w:rStyle w:val="Kommentarzeichen"/>
                    <w:rFonts w:cstheme="minorHAnsi"/>
                    <w:color w:val="000000" w:themeColor="text1"/>
                    <w:sz w:val="22"/>
                    <w:szCs w:val="22"/>
                  </w:rPr>
                </w:rPrChange>
              </w:rPr>
              <w:commentReference w:id="777"/>
            </w:r>
            <w:r w:rsidR="00955206" w:rsidRPr="000C073B">
              <w:rPr>
                <w:rFonts w:cstheme="minorHAnsi"/>
                <w:rPrChange w:id="785" w:author="Fabienne Schmaus" w:date="2026-04-30T16:38:00Z" w16du:dateUtc="2026-04-30T14:38:00Z">
                  <w:rPr>
                    <w:rFonts w:cstheme="minorHAnsi"/>
                    <w:color w:val="000000" w:themeColor="text1"/>
                  </w:rPr>
                </w:rPrChange>
              </w:rPr>
              <w:t>)</w:t>
            </w:r>
          </w:p>
          <w:p w14:paraId="065D61CA" w14:textId="6168F285"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Gegenmodell BeReal: Plattformdesign, das Inszenierung strukturell erschwert (zufälliges Timing, kein Re-Shot, Dual-Camera) → Impuls: </w:t>
            </w:r>
            <w:r w:rsidR="00F0300B">
              <w:rPr>
                <w:rFonts w:cstheme="minorHAnsi"/>
              </w:rPr>
              <w:t>„</w:t>
            </w:r>
            <w:r w:rsidR="00955206" w:rsidRPr="00955206">
              <w:rPr>
                <w:rFonts w:cstheme="minorHAnsi"/>
              </w:rPr>
              <w:t>Was sagt das Design einer Plattform über ihre Haltung zu Authentizität?</w:t>
            </w:r>
            <w:r w:rsidR="00F0300B">
              <w:rPr>
                <w:rFonts w:cstheme="minorHAnsi"/>
              </w:rPr>
              <w:t>“</w:t>
            </w:r>
          </w:p>
          <w:p w14:paraId="595E6FEA" w14:textId="24025082" w:rsidR="002C39FF" w:rsidRPr="007308CE" w:rsidRDefault="007021A3" w:rsidP="007D4363">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2C39FF" w:rsidRPr="007308CE">
              <w:rPr>
                <w:rFonts w:cstheme="minorHAnsi"/>
              </w:rPr>
              <w:t>Zusatzfrage</w:t>
            </w:r>
            <w:r w:rsidR="00444CC1" w:rsidRPr="007308CE">
              <w:rPr>
                <w:rFonts w:cstheme="minorHAnsi"/>
              </w:rPr>
              <w:t>n an die Lernenden</w:t>
            </w:r>
            <w:r w:rsidR="002C39FF" w:rsidRPr="007308CE">
              <w:rPr>
                <w:rFonts w:cstheme="minorHAnsi"/>
              </w:rPr>
              <w:t xml:space="preserve">: </w:t>
            </w:r>
            <w:r w:rsidR="00F0300B">
              <w:rPr>
                <w:rFonts w:cstheme="minorHAnsi"/>
              </w:rPr>
              <w:t>„</w:t>
            </w:r>
            <w:r w:rsidR="002C39FF" w:rsidRPr="007308CE">
              <w:rPr>
                <w:rFonts w:cstheme="minorHAnsi"/>
              </w:rPr>
              <w:t xml:space="preserve">Welche gesellschaftlichen Bedingungen führen dazu, dass Menschen </w:t>
            </w:r>
            <w:r w:rsidR="006E0671" w:rsidRPr="007308CE">
              <w:rPr>
                <w:rFonts w:cstheme="minorHAnsi"/>
              </w:rPr>
              <w:t xml:space="preserve">die </w:t>
            </w:r>
            <w:r w:rsidR="002C39FF" w:rsidRPr="007308CE">
              <w:rPr>
                <w:rFonts w:cstheme="minorHAnsi"/>
              </w:rPr>
              <w:t>KI als Beziehungsersatz nutzen</w:t>
            </w:r>
            <w:r w:rsidR="0087531C" w:rsidRPr="007308CE">
              <w:rPr>
                <w:rFonts w:cstheme="minorHAnsi"/>
              </w:rPr>
              <w:t>?</w:t>
            </w:r>
            <w:r w:rsidR="00F0300B">
              <w:rPr>
                <w:rFonts w:cstheme="minorHAnsi"/>
              </w:rPr>
              <w:t>“</w:t>
            </w:r>
            <w:r w:rsidR="0087531C" w:rsidRPr="007308CE">
              <w:rPr>
                <w:rFonts w:cstheme="minorHAnsi"/>
              </w:rPr>
              <w:t xml:space="preserve"> </w:t>
            </w:r>
            <w:r w:rsidR="002C39FF" w:rsidRPr="007308CE">
              <w:rPr>
                <w:rFonts w:cstheme="minorHAnsi"/>
              </w:rPr>
              <w:t>(Einsamkeitsepidemie, Zeitdruck)</w:t>
            </w:r>
          </w:p>
          <w:p w14:paraId="659B03D2" w14:textId="2B19135D"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Welche dieser drei Strategien nutzen professionelle Influencer</w:t>
            </w:r>
            <w:del w:id="786" w:author="Fabienne Schmaus" w:date="2026-04-30T16:27:00Z" w16du:dateUtc="2026-04-30T14:27:00Z">
              <w:r w:rsidRPr="00955206" w:rsidDel="00F0300B">
                <w:rPr>
                  <w:rFonts w:cstheme="minorHAnsi"/>
                </w:rPr>
                <w:delText>:</w:delText>
              </w:r>
            </w:del>
            <w:r w:rsidRPr="00955206">
              <w:rPr>
                <w:rFonts w:cstheme="minorHAnsi"/>
              </w:rPr>
              <w:t xml:space="preserve">innen </w:t>
            </w:r>
            <w:ins w:id="787" w:author="Fabienne Schmaus" w:date="2026-04-30T16:28:00Z" w16du:dateUtc="2026-04-30T14:28:00Z">
              <w:r w:rsidR="00F0300B">
                <w:rPr>
                  <w:rFonts w:cstheme="minorHAnsi"/>
                </w:rPr>
                <w:t xml:space="preserve">und Influencer </w:t>
              </w:r>
            </w:ins>
            <w:r w:rsidRPr="00955206">
              <w:rPr>
                <w:rFonts w:cstheme="minorHAnsi"/>
              </w:rPr>
              <w:t>– und warum?</w:t>
            </w:r>
          </w:p>
          <w:p w14:paraId="0A0D77F9" w14:textId="0067FBCF" w:rsidR="00955206" w:rsidRPr="00955206"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del w:id="788" w:author="Fabienne Schmaus" w:date="2026-05-04T10:59:00Z" w16du:dateUtc="2026-05-04T08:59:00Z">
              <w:r w:rsidRPr="00955206" w:rsidDel="00F615E4">
                <w:rPr>
                  <w:rFonts w:cstheme="minorHAnsi"/>
                </w:rPr>
                <w:delText xml:space="preserve">Ethische </w:delText>
              </w:r>
            </w:del>
            <w:ins w:id="789" w:author="Fabienne Schmaus" w:date="2026-05-04T10:59:00Z" w16du:dateUtc="2026-05-04T08:59:00Z">
              <w:r w:rsidR="00F615E4">
                <w:rPr>
                  <w:rFonts w:cstheme="minorHAnsi"/>
                </w:rPr>
                <w:t>e</w:t>
              </w:r>
              <w:r w:rsidR="00F615E4" w:rsidRPr="00955206">
                <w:rPr>
                  <w:rFonts w:cstheme="minorHAnsi"/>
                </w:rPr>
                <w:t xml:space="preserve">thische </w:t>
              </w:r>
            </w:ins>
            <w:r w:rsidRPr="00955206">
              <w:rPr>
                <w:rFonts w:cstheme="minorHAnsi"/>
              </w:rPr>
              <w:t>Reflexion: Ist Selbstinszenierung unehrlich? Wo ist die Grenze?</w:t>
            </w:r>
          </w:p>
          <w:p w14:paraId="625DB09B" w14:textId="10509DCA" w:rsidR="002C39FF" w:rsidRPr="007204FD" w:rsidDel="007204FD" w:rsidRDefault="002C39FF" w:rsidP="00F07C29">
            <w:pPr>
              <w:tabs>
                <w:tab w:val="left" w:pos="273"/>
              </w:tabs>
              <w:spacing w:line="276" w:lineRule="auto"/>
              <w:rPr>
                <w:del w:id="790" w:author="Fabienne Schmaus" w:date="2026-04-30T17:04:00Z" w16du:dateUtc="2026-04-30T15:04:00Z"/>
                <w:rFonts w:cstheme="minorHAnsi"/>
                <w:rPrChange w:id="791" w:author="Fabienne Schmaus" w:date="2026-04-30T17:04:00Z" w16du:dateUtc="2026-04-30T15:04:00Z">
                  <w:rPr>
                    <w:del w:id="792" w:author="Fabienne Schmaus" w:date="2026-04-30T17:04:00Z" w16du:dateUtc="2026-04-30T15:04:00Z"/>
                    <w:rFonts w:cstheme="minorHAnsi"/>
                    <w:color w:val="EE0000"/>
                  </w:rPr>
                </w:rPrChange>
              </w:rPr>
            </w:pPr>
          </w:p>
          <w:p w14:paraId="23B868F9" w14:textId="7FC20C92" w:rsidR="002C39FF" w:rsidRPr="007204FD" w:rsidDel="007204FD" w:rsidRDefault="002C39FF" w:rsidP="00F07C29">
            <w:pPr>
              <w:tabs>
                <w:tab w:val="left" w:pos="273"/>
              </w:tabs>
              <w:spacing w:line="276" w:lineRule="auto"/>
              <w:rPr>
                <w:del w:id="793" w:author="Fabienne Schmaus" w:date="2026-04-30T17:04:00Z" w16du:dateUtc="2026-04-30T15:04:00Z"/>
                <w:rFonts w:cstheme="minorHAnsi"/>
                <w:rPrChange w:id="794" w:author="Fabienne Schmaus" w:date="2026-04-30T17:04:00Z" w16du:dateUtc="2026-04-30T15:04:00Z">
                  <w:rPr>
                    <w:del w:id="795" w:author="Fabienne Schmaus" w:date="2026-04-30T17:04:00Z" w16du:dateUtc="2026-04-30T15:04:00Z"/>
                    <w:rFonts w:cstheme="minorHAnsi"/>
                    <w:color w:val="EE0000"/>
                  </w:rPr>
                </w:rPrChange>
              </w:rPr>
            </w:pPr>
          </w:p>
          <w:p w14:paraId="5E6A32F0" w14:textId="2900950D" w:rsidR="003F1E39" w:rsidRPr="007204FD" w:rsidDel="007204FD" w:rsidRDefault="003F1E39" w:rsidP="00F07C29">
            <w:pPr>
              <w:tabs>
                <w:tab w:val="left" w:pos="273"/>
              </w:tabs>
              <w:spacing w:line="276" w:lineRule="auto"/>
              <w:rPr>
                <w:del w:id="796" w:author="Fabienne Schmaus" w:date="2026-04-30T17:04:00Z" w16du:dateUtc="2026-04-30T15:04:00Z"/>
                <w:rFonts w:cstheme="minorHAnsi"/>
                <w:rPrChange w:id="797" w:author="Fabienne Schmaus" w:date="2026-04-30T17:04:00Z" w16du:dateUtc="2026-04-30T15:04:00Z">
                  <w:rPr>
                    <w:del w:id="798" w:author="Fabienne Schmaus" w:date="2026-04-30T17:04:00Z" w16du:dateUtc="2026-04-30T15:04:00Z"/>
                    <w:rFonts w:cstheme="minorHAnsi"/>
                    <w:color w:val="EE0000"/>
                  </w:rPr>
                </w:rPrChange>
              </w:rPr>
            </w:pPr>
            <w:del w:id="799" w:author="Fabienne Schmaus" w:date="2026-04-30T17:04:00Z" w16du:dateUtc="2026-04-30T15:04:00Z">
              <w:r w:rsidRPr="007204FD" w:rsidDel="007204FD">
                <w:rPr>
                  <w:rFonts w:cstheme="minorHAnsi"/>
                  <w:highlight w:val="yellow"/>
                  <w:rPrChange w:id="800" w:author="Fabienne Schmaus" w:date="2026-04-30T17:04:00Z" w16du:dateUtc="2026-04-30T15:04:00Z">
                    <w:rPr>
                      <w:rFonts w:cstheme="minorHAnsi"/>
                      <w:color w:val="EE0000"/>
                      <w:highlight w:val="yellow"/>
                    </w:rPr>
                  </w:rPrChange>
                </w:rPr>
                <w:delText>((Seite 10))</w:delText>
              </w:r>
            </w:del>
          </w:p>
          <w:p w14:paraId="6588A03E" w14:textId="1662D1C4" w:rsidR="002C39FF" w:rsidRPr="007204FD" w:rsidDel="007204FD" w:rsidRDefault="002C39FF" w:rsidP="00F07C29">
            <w:pPr>
              <w:tabs>
                <w:tab w:val="left" w:pos="273"/>
              </w:tabs>
              <w:spacing w:line="276" w:lineRule="auto"/>
              <w:rPr>
                <w:del w:id="801" w:author="Fabienne Schmaus" w:date="2026-04-30T17:04:00Z" w16du:dateUtc="2026-04-30T15:04:00Z"/>
                <w:rFonts w:cstheme="minorHAnsi"/>
                <w:rPrChange w:id="802" w:author="Fabienne Schmaus" w:date="2026-04-30T17:04:00Z" w16du:dateUtc="2026-04-30T15:04:00Z">
                  <w:rPr>
                    <w:del w:id="803" w:author="Fabienne Schmaus" w:date="2026-04-30T17:04:00Z" w16du:dateUtc="2026-04-30T15:04:00Z"/>
                    <w:rFonts w:cstheme="minorHAnsi"/>
                    <w:color w:val="EE0000"/>
                  </w:rPr>
                </w:rPrChange>
              </w:rPr>
            </w:pPr>
          </w:p>
          <w:p w14:paraId="3148ED80" w14:textId="77777777" w:rsidR="007204FD" w:rsidRPr="007204FD" w:rsidRDefault="007204FD" w:rsidP="00F07C29">
            <w:pPr>
              <w:tabs>
                <w:tab w:val="left" w:pos="273"/>
              </w:tabs>
              <w:spacing w:line="276" w:lineRule="auto"/>
              <w:rPr>
                <w:ins w:id="804" w:author="Fabienne Schmaus" w:date="2026-04-30T17:04:00Z" w16du:dateUtc="2026-04-30T15:04:00Z"/>
                <w:rFonts w:cstheme="minorHAnsi"/>
                <w:rPrChange w:id="805" w:author="Fabienne Schmaus" w:date="2026-04-30T17:04:00Z" w16du:dateUtc="2026-04-30T15:04:00Z">
                  <w:rPr>
                    <w:ins w:id="806" w:author="Fabienne Schmaus" w:date="2026-04-30T17:04:00Z" w16du:dateUtc="2026-04-30T15:04:00Z"/>
                    <w:rFonts w:cstheme="minorHAnsi"/>
                    <w:color w:val="EE0000"/>
                  </w:rPr>
                </w:rPrChange>
              </w:rPr>
            </w:pPr>
          </w:p>
          <w:p w14:paraId="621EBE65" w14:textId="68160EF6" w:rsidR="00F350DF" w:rsidRPr="007204FD" w:rsidRDefault="00F350DF" w:rsidP="00F07C29">
            <w:pPr>
              <w:tabs>
                <w:tab w:val="left" w:pos="273"/>
              </w:tabs>
              <w:spacing w:line="276" w:lineRule="auto"/>
              <w:rPr>
                <w:rFonts w:cstheme="minorHAnsi"/>
                <w:b/>
                <w:bCs/>
                <w:rPrChange w:id="807" w:author="Fabienne Schmaus" w:date="2026-04-30T17:04:00Z" w16du:dateUtc="2026-04-30T15:04:00Z">
                  <w:rPr>
                    <w:rFonts w:cstheme="minorHAnsi"/>
                  </w:rPr>
                </w:rPrChange>
              </w:rPr>
            </w:pPr>
            <w:r w:rsidRPr="007204FD">
              <w:rPr>
                <w:rFonts w:cstheme="minorHAnsi"/>
                <w:b/>
                <w:bCs/>
                <w:rPrChange w:id="808" w:author="Fabienne Schmaus" w:date="2026-04-30T17:04:00Z" w16du:dateUtc="2026-04-30T15:04:00Z">
                  <w:rPr>
                    <w:rFonts w:cstheme="minorHAnsi"/>
                  </w:rPr>
                </w:rPrChange>
              </w:rPr>
              <w:t>Lösungsvorschläge für Profilanalysen aus der Gruppenarbeit</w:t>
            </w:r>
          </w:p>
          <w:p w14:paraId="79F30B72" w14:textId="568810EC" w:rsidR="00E03A0B" w:rsidRPr="00E03A0B" w:rsidDel="007204FD" w:rsidRDefault="00E03A0B" w:rsidP="00F07C29">
            <w:pPr>
              <w:tabs>
                <w:tab w:val="left" w:pos="273"/>
              </w:tabs>
              <w:spacing w:line="276" w:lineRule="auto"/>
              <w:rPr>
                <w:del w:id="809" w:author="Fabienne Schmaus" w:date="2026-04-30T17:04:00Z" w16du:dateUtc="2026-04-30T15:04:00Z"/>
                <w:rFonts w:cstheme="minorHAnsi"/>
              </w:rPr>
            </w:pPr>
          </w:p>
          <w:p w14:paraId="46296B06" w14:textId="45CF4C45"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Perfekte</w:t>
            </w:r>
            <w:r>
              <w:rPr>
                <w:rFonts w:cstheme="minorHAnsi"/>
                <w:b/>
                <w:bCs/>
              </w:rPr>
              <w:t>“</w:t>
            </w:r>
            <w:r w:rsidR="00E03A0B" w:rsidRPr="007308CE">
              <w:rPr>
                <w:rFonts w:cstheme="minorHAnsi"/>
                <w:b/>
                <w:bCs/>
              </w:rPr>
              <w:t>:</w:t>
            </w:r>
          </w:p>
          <w:p w14:paraId="3DFB90DC" w14:textId="33D782F8" w:rsidR="00E03A0B" w:rsidRPr="007204FD" w:rsidRDefault="00E03A0B" w:rsidP="00E03A0B">
            <w:pPr>
              <w:tabs>
                <w:tab w:val="left" w:pos="273"/>
              </w:tabs>
              <w:spacing w:line="276" w:lineRule="auto"/>
              <w:rPr>
                <w:rFonts w:cstheme="minorHAnsi"/>
                <w:b/>
                <w:bCs/>
                <w:rPrChange w:id="810" w:author="Fabienne Schmaus" w:date="2026-04-30T17:04:00Z" w16du:dateUtc="2026-04-30T15:04:00Z">
                  <w:rPr>
                    <w:rFonts w:cstheme="minorHAnsi"/>
                  </w:rPr>
                </w:rPrChange>
              </w:rPr>
            </w:pPr>
            <w:r w:rsidRPr="007204FD">
              <w:rPr>
                <w:rFonts w:cstheme="minorHAnsi"/>
                <w:b/>
                <w:bCs/>
                <w:rPrChange w:id="811" w:author="Fabienne Schmaus" w:date="2026-04-30T17:04:00Z" w16du:dateUtc="2026-04-30T15:04:00Z">
                  <w:rPr>
                    <w:rFonts w:cstheme="minorHAnsi"/>
                    <w:i/>
                    <w:iCs/>
                  </w:rPr>
                </w:rPrChange>
              </w:rPr>
              <w:t>Sek</w:t>
            </w:r>
            <w:ins w:id="812" w:author="Fabienne Schmaus" w:date="2026-04-30T16:16:00Z" w16du:dateUtc="2026-04-30T14:16:00Z">
              <w:r w:rsidR="00C921C2" w:rsidRPr="007204FD">
                <w:rPr>
                  <w:rFonts w:cstheme="minorHAnsi"/>
                  <w:b/>
                  <w:bCs/>
                  <w:rPrChange w:id="813" w:author="Fabienne Schmaus" w:date="2026-04-30T17:04:00Z" w16du:dateUtc="2026-04-30T15:04:00Z">
                    <w:rPr>
                      <w:rFonts w:cstheme="minorHAnsi"/>
                      <w:i/>
                      <w:iCs/>
                    </w:rPr>
                  </w:rPrChange>
                </w:rPr>
                <w:t>.</w:t>
              </w:r>
            </w:ins>
            <w:r w:rsidRPr="007204FD">
              <w:rPr>
                <w:rFonts w:cstheme="minorHAnsi"/>
                <w:b/>
                <w:bCs/>
                <w:rPrChange w:id="814" w:author="Fabienne Schmaus" w:date="2026-04-30T17:04:00Z" w16du:dateUtc="2026-04-30T15:04:00Z">
                  <w:rPr>
                    <w:rFonts w:cstheme="minorHAnsi"/>
                    <w:i/>
                    <w:iCs/>
                  </w:rPr>
                </w:rPrChange>
              </w:rPr>
              <w:t xml:space="preserve"> I:</w:t>
            </w:r>
          </w:p>
          <w:p w14:paraId="76F10CEE" w14:textId="59F17FE5"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Immer alles perfekt</w:t>
            </w:r>
            <w:ins w:id="815" w:author="Fabienne Schmaus" w:date="2026-04-30T16:39:00Z" w16du:dateUtc="2026-04-30T14:39:00Z">
              <w:r w:rsidR="000C073B">
                <w:rPr>
                  <w:rFonts w:cstheme="minorHAnsi"/>
                </w:rPr>
                <w:t>: Er/Sie</w:t>
              </w:r>
            </w:ins>
            <w:del w:id="816" w:author="Fabienne Schmaus" w:date="2026-04-30T16:39:00Z" w16du:dateUtc="2026-04-30T14:39:00Z">
              <w:r w:rsidR="00E03A0B" w:rsidRPr="007308CE" w:rsidDel="000C073B">
                <w:rPr>
                  <w:rFonts w:cstheme="minorHAnsi"/>
                </w:rPr>
                <w:delText xml:space="preserve"> –</w:delText>
              </w:r>
            </w:del>
            <w:r w:rsidR="00E03A0B" w:rsidRPr="007308CE">
              <w:rPr>
                <w:rFonts w:cstheme="minorHAnsi"/>
              </w:rPr>
              <w:t xml:space="preserve"> wirkt ein bisschen unecht</w:t>
            </w:r>
            <w:ins w:id="817" w:author="Fabienne Schmaus" w:date="2026-04-30T16:39:00Z" w16du:dateUtc="2026-04-30T14:39:00Z">
              <w:r w:rsidR="000C073B">
                <w:rPr>
                  <w:rFonts w:cstheme="minorHAnsi"/>
                </w:rPr>
                <w:t>.</w:t>
              </w:r>
            </w:ins>
            <w:r>
              <w:rPr>
                <w:rFonts w:cstheme="minorHAnsi"/>
              </w:rPr>
              <w:t>“</w:t>
            </w:r>
          </w:p>
          <w:p w14:paraId="1889EB78" w14:textId="184836E3"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Ich würde dem vielleicht folgen, aber ich würde mich auch schlechter fühlen</w:t>
            </w:r>
            <w:ins w:id="818" w:author="Fabienne Schmaus" w:date="2026-04-30T16:39:00Z" w16du:dateUtc="2026-04-30T14:39:00Z">
              <w:r w:rsidR="000C073B">
                <w:rPr>
                  <w:rFonts w:cstheme="minorHAnsi"/>
                </w:rPr>
                <w:t>.</w:t>
              </w:r>
            </w:ins>
            <w:r>
              <w:rPr>
                <w:rFonts w:cstheme="minorHAnsi"/>
              </w:rPr>
              <w:t>“</w:t>
            </w:r>
          </w:p>
          <w:p w14:paraId="7E1B085F" w14:textId="2D0D303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Das ist einfach nur Marketing für sich selbst</w:t>
            </w:r>
            <w:ins w:id="819" w:author="Fabienne Schmaus" w:date="2026-04-30T16:39:00Z" w16du:dateUtc="2026-04-30T14:39:00Z">
              <w:r w:rsidR="000C073B">
                <w:rPr>
                  <w:rFonts w:cstheme="minorHAnsi"/>
                </w:rPr>
                <w:t>.</w:t>
              </w:r>
            </w:ins>
            <w:r>
              <w:rPr>
                <w:rFonts w:cstheme="minorHAnsi"/>
              </w:rPr>
              <w:t>“</w:t>
            </w:r>
          </w:p>
          <w:p w14:paraId="6E1D240A" w14:textId="370174F7" w:rsidR="00E03A0B" w:rsidRPr="007204FD" w:rsidRDefault="00E03A0B" w:rsidP="00E03A0B">
            <w:pPr>
              <w:tabs>
                <w:tab w:val="left" w:pos="273"/>
              </w:tabs>
              <w:spacing w:line="276" w:lineRule="auto"/>
              <w:rPr>
                <w:rFonts w:cstheme="minorHAnsi"/>
                <w:b/>
                <w:bCs/>
                <w:rPrChange w:id="820" w:author="Fabienne Schmaus" w:date="2026-04-30T17:05:00Z" w16du:dateUtc="2026-04-30T15:05:00Z">
                  <w:rPr>
                    <w:rFonts w:cstheme="minorHAnsi"/>
                  </w:rPr>
                </w:rPrChange>
              </w:rPr>
            </w:pPr>
            <w:r w:rsidRPr="007204FD">
              <w:rPr>
                <w:rFonts w:cstheme="minorHAnsi"/>
                <w:b/>
                <w:bCs/>
                <w:rPrChange w:id="821" w:author="Fabienne Schmaus" w:date="2026-04-30T17:05:00Z" w16du:dateUtc="2026-04-30T15:05:00Z">
                  <w:rPr>
                    <w:rFonts w:cstheme="minorHAnsi"/>
                    <w:i/>
                    <w:iCs/>
                  </w:rPr>
                </w:rPrChange>
              </w:rPr>
              <w:t>Sek</w:t>
            </w:r>
            <w:ins w:id="822" w:author="Fabienne Schmaus" w:date="2026-04-30T16:16:00Z" w16du:dateUtc="2026-04-30T14:16:00Z">
              <w:r w:rsidR="00C921C2" w:rsidRPr="007204FD">
                <w:rPr>
                  <w:rFonts w:cstheme="minorHAnsi"/>
                  <w:b/>
                  <w:bCs/>
                  <w:rPrChange w:id="823" w:author="Fabienne Schmaus" w:date="2026-04-30T17:05:00Z" w16du:dateUtc="2026-04-30T15:05:00Z">
                    <w:rPr>
                      <w:rFonts w:cstheme="minorHAnsi"/>
                      <w:i/>
                      <w:iCs/>
                    </w:rPr>
                  </w:rPrChange>
                </w:rPr>
                <w:t>.</w:t>
              </w:r>
            </w:ins>
            <w:r w:rsidRPr="007204FD">
              <w:rPr>
                <w:rFonts w:cstheme="minorHAnsi"/>
                <w:b/>
                <w:bCs/>
                <w:rPrChange w:id="824" w:author="Fabienne Schmaus" w:date="2026-04-30T17:05:00Z" w16du:dateUtc="2026-04-30T15:05:00Z">
                  <w:rPr>
                    <w:rFonts w:cstheme="minorHAnsi"/>
                    <w:i/>
                    <w:iCs/>
                  </w:rPr>
                </w:rPrChange>
              </w:rPr>
              <w:t xml:space="preserve"> II:</w:t>
            </w:r>
          </w:p>
          <w:p w14:paraId="6EFC7377" w14:textId="772E4813"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25" w:author="Fabienne Schmaus" w:date="2026-05-04T11:00:00Z" w16du:dateUtc="2026-05-04T09:00:00Z">
              <w:r w:rsidR="00E03A0B" w:rsidRPr="007308CE" w:rsidDel="00F615E4">
                <w:rPr>
                  <w:rFonts w:cstheme="minorHAnsi"/>
                </w:rPr>
                <w:delText xml:space="preserve">Klassisches </w:delText>
              </w:r>
            </w:del>
            <w:r w:rsidR="00E03A0B" w:rsidRPr="007308CE">
              <w:rPr>
                <w:rFonts w:cstheme="minorHAnsi"/>
              </w:rPr>
              <w:t>Impression Management</w:t>
            </w:r>
            <w:ins w:id="826" w:author="Fabienne Schmaus" w:date="2026-05-04T11:00:00Z" w16du:dateUtc="2026-05-04T09:00:00Z">
              <w:r w:rsidR="00F615E4">
                <w:rPr>
                  <w:rFonts w:cstheme="minorHAnsi"/>
                </w:rPr>
                <w:t xml:space="preserve"> (klassisch)</w:t>
              </w:r>
            </w:ins>
            <w:ins w:id="827" w:author="Fabienne Schmaus" w:date="2026-04-30T16:39:00Z" w16du:dateUtc="2026-04-30T14:39:00Z">
              <w:r w:rsidR="000C073B">
                <w:rPr>
                  <w:rFonts w:cstheme="minorHAnsi"/>
                </w:rPr>
                <w:t>: Es</w:t>
              </w:r>
            </w:ins>
            <w:del w:id="828" w:author="Fabienne Schmaus" w:date="2026-04-30T16:39:00Z" w16du:dateUtc="2026-04-30T14:39:00Z">
              <w:r w:rsidR="00E03A0B" w:rsidRPr="007308CE" w:rsidDel="000C073B">
                <w:rPr>
                  <w:rFonts w:cstheme="minorHAnsi"/>
                </w:rPr>
                <w:delText xml:space="preserve"> – </w:delText>
              </w:r>
            </w:del>
            <w:ins w:id="829" w:author="Fabienne Schmaus" w:date="2026-04-30T16:39:00Z" w16du:dateUtc="2026-04-30T14:39:00Z">
              <w:r w:rsidR="000C073B">
                <w:rPr>
                  <w:rFonts w:cstheme="minorHAnsi"/>
                </w:rPr>
                <w:t xml:space="preserve"> </w:t>
              </w:r>
            </w:ins>
            <w:r w:rsidR="00E03A0B" w:rsidRPr="007308CE">
              <w:rPr>
                <w:rFonts w:cstheme="minorHAnsi"/>
              </w:rPr>
              <w:t>zeigt nur die Vorderbühne</w:t>
            </w:r>
            <w:ins w:id="830" w:author="Fabienne Schmaus" w:date="2026-04-30T16:39:00Z" w16du:dateUtc="2026-04-30T14:39:00Z">
              <w:r w:rsidR="000C073B">
                <w:rPr>
                  <w:rFonts w:cstheme="minorHAnsi"/>
                </w:rPr>
                <w:t>.</w:t>
              </w:r>
            </w:ins>
            <w:r>
              <w:rPr>
                <w:rFonts w:cstheme="minorHAnsi"/>
              </w:rPr>
              <w:t>“</w:t>
            </w:r>
          </w:p>
          <w:p w14:paraId="65E6825B" w14:textId="511D5536"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31" w:author="Fabienne Schmaus" w:date="2026-04-30T16:39:00Z" w16du:dateUtc="2026-04-30T14:39:00Z">
              <w:r w:rsidR="00E03A0B" w:rsidRPr="007308CE" w:rsidDel="000C073B">
                <w:rPr>
                  <w:rFonts w:cstheme="minorHAnsi"/>
                </w:rPr>
                <w:delText xml:space="preserve">Schafft </w:delText>
              </w:r>
            </w:del>
            <w:ins w:id="832" w:author="Fabienne Schmaus" w:date="2026-04-30T16:39:00Z" w16du:dateUtc="2026-04-30T14:39:00Z">
              <w:r w:rsidR="000C073B">
                <w:rPr>
                  <w:rFonts w:cstheme="minorHAnsi"/>
                </w:rPr>
                <w:t>Es s</w:t>
              </w:r>
              <w:r w:rsidR="000C073B" w:rsidRPr="007308CE">
                <w:rPr>
                  <w:rFonts w:cstheme="minorHAnsi"/>
                </w:rPr>
                <w:t xml:space="preserve">chafft </w:t>
              </w:r>
            </w:ins>
            <w:r w:rsidR="00E03A0B" w:rsidRPr="007308CE">
              <w:rPr>
                <w:rFonts w:cstheme="minorHAnsi"/>
              </w:rPr>
              <w:t>Bewunderung, aber keine echte Verbindung</w:t>
            </w:r>
            <w:ins w:id="833" w:author="Fabienne Schmaus" w:date="2026-04-30T16:39:00Z" w16du:dateUtc="2026-04-30T14:39:00Z">
              <w:r w:rsidR="000C073B">
                <w:rPr>
                  <w:rFonts w:cstheme="minorHAnsi"/>
                </w:rPr>
                <w:t>.</w:t>
              </w:r>
            </w:ins>
            <w:r>
              <w:rPr>
                <w:rFonts w:cstheme="minorHAnsi"/>
              </w:rPr>
              <w:t>“</w:t>
            </w:r>
          </w:p>
          <w:p w14:paraId="5723CD13" w14:textId="58D4A46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Algorithmus-optimiert: Bilder mit hohem Engagement-Potenzial</w:t>
            </w:r>
            <w:ins w:id="834" w:author="Fabienne Schmaus" w:date="2026-04-30T16:39:00Z" w16du:dateUtc="2026-04-30T14:39:00Z">
              <w:r w:rsidR="000C073B">
                <w:rPr>
                  <w:rFonts w:cstheme="minorHAnsi"/>
                </w:rPr>
                <w:t>.</w:t>
              </w:r>
            </w:ins>
            <w:r>
              <w:rPr>
                <w:rFonts w:cstheme="minorHAnsi"/>
              </w:rPr>
              <w:t>“</w:t>
            </w:r>
          </w:p>
          <w:p w14:paraId="137F40F3" w14:textId="53F16E1C"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Authentische</w:t>
            </w:r>
            <w:r>
              <w:rPr>
                <w:rFonts w:cstheme="minorHAnsi"/>
                <w:b/>
                <w:bCs/>
              </w:rPr>
              <w:t>“</w:t>
            </w:r>
            <w:r w:rsidR="00E03A0B" w:rsidRPr="007308CE">
              <w:rPr>
                <w:rFonts w:cstheme="minorHAnsi"/>
                <w:b/>
                <w:bCs/>
              </w:rPr>
              <w:t>:</w:t>
            </w:r>
          </w:p>
          <w:p w14:paraId="13EB6519" w14:textId="29F37BA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Das fühlt sich echter an</w:t>
            </w:r>
            <w:del w:id="835" w:author="Fabienne Schmaus" w:date="2026-04-30T16:39:00Z" w16du:dateUtc="2026-04-30T14:39:00Z">
              <w:r w:rsidR="00E03A0B" w:rsidRPr="007308CE" w:rsidDel="000C073B">
                <w:rPr>
                  <w:rFonts w:cstheme="minorHAnsi"/>
                </w:rPr>
                <w:delText xml:space="preserve"> –</w:delText>
              </w:r>
            </w:del>
            <w:ins w:id="836" w:author="Fabienne Schmaus" w:date="2026-04-30T16:39:00Z" w16du:dateUtc="2026-04-30T14:39:00Z">
              <w:r w:rsidR="000C073B">
                <w:rPr>
                  <w:rFonts w:cstheme="minorHAnsi"/>
                </w:rPr>
                <w:t>,</w:t>
              </w:r>
            </w:ins>
            <w:r w:rsidR="00E03A0B" w:rsidRPr="007308CE">
              <w:rPr>
                <w:rFonts w:cstheme="minorHAnsi"/>
              </w:rPr>
              <w:t xml:space="preserve"> aber vielleicht ist das auch ein Trick</w:t>
            </w:r>
            <w:ins w:id="837" w:author="Fabienne Schmaus" w:date="2026-04-30T16:39:00Z" w16du:dateUtc="2026-04-30T14:39:00Z">
              <w:r w:rsidR="000C073B">
                <w:rPr>
                  <w:rFonts w:cstheme="minorHAnsi"/>
                </w:rPr>
                <w:t>.</w:t>
              </w:r>
            </w:ins>
            <w:r>
              <w:rPr>
                <w:rFonts w:cstheme="minorHAnsi"/>
              </w:rPr>
              <w:t>“</w:t>
            </w:r>
          </w:p>
          <w:p w14:paraId="48923A1C" w14:textId="5990F635"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Mutig, auch Schwächen zu zeigen</w:t>
            </w:r>
            <w:ins w:id="838" w:author="Fabienne Schmaus" w:date="2026-04-30T16:39:00Z" w16du:dateUtc="2026-04-30T14:39:00Z">
              <w:r w:rsidR="000C073B">
                <w:rPr>
                  <w:rFonts w:cstheme="minorHAnsi"/>
                </w:rPr>
                <w:t>.</w:t>
              </w:r>
            </w:ins>
            <w:r>
              <w:rPr>
                <w:rFonts w:cstheme="minorHAnsi"/>
              </w:rPr>
              <w:t>“</w:t>
            </w:r>
          </w:p>
          <w:p w14:paraId="2CCC2FB2" w14:textId="0BFF9552"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Paradox: Je ‚echter' das wirkt, desto mehr Likes bekommt man manchmal</w:t>
            </w:r>
            <w:ins w:id="839" w:author="Fabienne Schmaus" w:date="2026-04-30T16:39:00Z" w16du:dateUtc="2026-04-30T14:39:00Z">
              <w:r w:rsidR="000C073B">
                <w:rPr>
                  <w:rFonts w:cstheme="minorHAnsi"/>
                </w:rPr>
                <w:t>.</w:t>
              </w:r>
            </w:ins>
            <w:r>
              <w:rPr>
                <w:rFonts w:cstheme="minorHAnsi"/>
              </w:rPr>
              <w:t>“</w:t>
            </w:r>
          </w:p>
          <w:p w14:paraId="304E8C3E" w14:textId="4DAB78A9"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Kreative</w:t>
            </w:r>
            <w:r>
              <w:rPr>
                <w:rFonts w:cstheme="minorHAnsi"/>
                <w:b/>
                <w:bCs/>
              </w:rPr>
              <w:t>“</w:t>
            </w:r>
            <w:r w:rsidR="00E03A0B" w:rsidRPr="007308CE">
              <w:rPr>
                <w:rFonts w:cstheme="minorHAnsi"/>
                <w:b/>
                <w:bCs/>
              </w:rPr>
              <w:t>:</w:t>
            </w:r>
          </w:p>
          <w:p w14:paraId="5066F26D" w14:textId="2F1146D0"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40" w:author="Fabienne Schmaus" w:date="2026-04-30T16:39:00Z" w16du:dateUtc="2026-04-30T14:39:00Z">
              <w:r w:rsidR="00E03A0B" w:rsidRPr="007308CE" w:rsidDel="000C073B">
                <w:rPr>
                  <w:rFonts w:cstheme="minorHAnsi"/>
                </w:rPr>
                <w:delText xml:space="preserve">Zeigt </w:delText>
              </w:r>
            </w:del>
            <w:ins w:id="841" w:author="Fabienne Schmaus" w:date="2026-04-30T16:39:00Z" w16du:dateUtc="2026-04-30T14:39:00Z">
              <w:r w:rsidR="000C073B">
                <w:rPr>
                  <w:rFonts w:cstheme="minorHAnsi"/>
                </w:rPr>
                <w:t>E</w:t>
              </w:r>
            </w:ins>
            <w:ins w:id="842" w:author="Fabienne Schmaus" w:date="2026-04-30T16:40:00Z" w16du:dateUtc="2026-04-30T14:40:00Z">
              <w:r w:rsidR="000C073B">
                <w:rPr>
                  <w:rFonts w:cstheme="minorHAnsi"/>
                </w:rPr>
                <w:t>s z</w:t>
              </w:r>
            </w:ins>
            <w:ins w:id="843" w:author="Fabienne Schmaus" w:date="2026-04-30T16:39:00Z" w16du:dateUtc="2026-04-30T14:39:00Z">
              <w:r w:rsidR="000C073B" w:rsidRPr="007308CE">
                <w:rPr>
                  <w:rFonts w:cstheme="minorHAnsi"/>
                </w:rPr>
                <w:t xml:space="preserve">eigt </w:t>
              </w:r>
            </w:ins>
            <w:r w:rsidR="00E03A0B" w:rsidRPr="007308CE">
              <w:rPr>
                <w:rFonts w:cstheme="minorHAnsi"/>
              </w:rPr>
              <w:t>Persönlichkeit durch Stil</w:t>
            </w:r>
            <w:ins w:id="844" w:author="Fabienne Schmaus" w:date="2026-04-30T16:40:00Z" w16du:dateUtc="2026-04-30T14:40:00Z">
              <w:r w:rsidR="000C073B">
                <w:rPr>
                  <w:rFonts w:cstheme="minorHAnsi"/>
                </w:rPr>
                <w:t>,</w:t>
              </w:r>
            </w:ins>
            <w:del w:id="845" w:author="Fabienne Schmaus" w:date="2026-04-30T16:40:00Z" w16du:dateUtc="2026-04-30T14:40:00Z">
              <w:r w:rsidR="00E03A0B" w:rsidRPr="007308CE" w:rsidDel="000C073B">
                <w:rPr>
                  <w:rFonts w:cstheme="minorHAnsi"/>
                </w:rPr>
                <w:delText xml:space="preserve"> – </w:delText>
              </w:r>
            </w:del>
            <w:ins w:id="846" w:author="Fabienne Schmaus" w:date="2026-04-30T16:40:00Z" w16du:dateUtc="2026-04-30T14:40:00Z">
              <w:r w:rsidR="000C073B">
                <w:rPr>
                  <w:rFonts w:cstheme="minorHAnsi"/>
                </w:rPr>
                <w:t xml:space="preserve"> </w:t>
              </w:r>
            </w:ins>
            <w:r w:rsidR="00E03A0B" w:rsidRPr="007308CE">
              <w:rPr>
                <w:rFonts w:cstheme="minorHAnsi"/>
              </w:rPr>
              <w:t>anders als ein Foto-Feed</w:t>
            </w:r>
            <w:ins w:id="847" w:author="Fabienne Schmaus" w:date="2026-04-30T16:40:00Z" w16du:dateUtc="2026-04-30T14:40:00Z">
              <w:r w:rsidR="000C073B">
                <w:rPr>
                  <w:rFonts w:cstheme="minorHAnsi"/>
                </w:rPr>
                <w:t>.</w:t>
              </w:r>
            </w:ins>
            <w:r>
              <w:rPr>
                <w:rFonts w:cstheme="minorHAnsi"/>
              </w:rPr>
              <w:t>“</w:t>
            </w:r>
          </w:p>
          <w:p w14:paraId="186F1984" w14:textId="17D4D92F"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Man sieht die Interessen, nicht das Gesicht</w:t>
            </w:r>
            <w:ins w:id="848" w:author="Fabienne Schmaus" w:date="2026-04-30T16:40:00Z" w16du:dateUtc="2026-04-30T14:40:00Z">
              <w:r w:rsidR="000C073B">
                <w:rPr>
                  <w:rFonts w:cstheme="minorHAnsi"/>
                </w:rPr>
                <w:t>.</w:t>
              </w:r>
            </w:ins>
            <w:r>
              <w:rPr>
                <w:rFonts w:cstheme="minorHAnsi"/>
              </w:rPr>
              <w:t>“</w:t>
            </w:r>
          </w:p>
          <w:p w14:paraId="79328F3A" w14:textId="085BA0C6"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Bedürfnis: Selbstausdruck, vielleicht weniger Anerkennung</w:t>
            </w:r>
            <w:ins w:id="849" w:author="Fabienne Schmaus" w:date="2026-04-30T16:40:00Z" w16du:dateUtc="2026-04-30T14:40:00Z">
              <w:r w:rsidR="000C073B">
                <w:rPr>
                  <w:rFonts w:cstheme="minorHAnsi"/>
                </w:rPr>
                <w:t>.</w:t>
              </w:r>
            </w:ins>
            <w:r>
              <w:rPr>
                <w:rFonts w:cstheme="minorHAnsi"/>
              </w:rPr>
              <w:t>“</w:t>
            </w:r>
          </w:p>
          <w:p w14:paraId="1AAF90FD" w14:textId="77777777" w:rsidR="00E03A0B" w:rsidRDefault="00E03A0B" w:rsidP="00F07C29">
            <w:pPr>
              <w:tabs>
                <w:tab w:val="left" w:pos="273"/>
              </w:tabs>
              <w:spacing w:line="276" w:lineRule="auto"/>
              <w:rPr>
                <w:rFonts w:cstheme="minorHAnsi"/>
                <w:color w:val="000000" w:themeColor="text1"/>
              </w:rPr>
            </w:pPr>
          </w:p>
          <w:p w14:paraId="76DD85A8" w14:textId="74F35822" w:rsidR="00E42B4C" w:rsidRPr="00E42B4C" w:rsidRDefault="00E42B4C" w:rsidP="00E42B4C">
            <w:pPr>
              <w:tabs>
                <w:tab w:val="left" w:pos="273"/>
              </w:tabs>
              <w:spacing w:line="276" w:lineRule="auto"/>
              <w:rPr>
                <w:rFonts w:cstheme="minorHAnsi"/>
                <w:color w:val="000000" w:themeColor="text1"/>
              </w:rPr>
            </w:pPr>
            <w:r w:rsidRPr="00E42B4C">
              <w:rPr>
                <w:rFonts w:cstheme="minorHAnsi"/>
                <w:b/>
                <w:bCs/>
                <w:color w:val="000000" w:themeColor="text1"/>
              </w:rPr>
              <w:t>BeReal als Gegenmodell (Sek</w:t>
            </w:r>
            <w:ins w:id="850" w:author="Fabienne Schmaus" w:date="2026-04-30T16:17:00Z" w16du:dateUtc="2026-04-30T14:17:00Z">
              <w:r w:rsidR="00F0300B">
                <w:rPr>
                  <w:rFonts w:cstheme="minorHAnsi"/>
                  <w:b/>
                  <w:bCs/>
                  <w:color w:val="000000" w:themeColor="text1"/>
                </w:rPr>
                <w:t>.</w:t>
              </w:r>
            </w:ins>
            <w:r w:rsidRPr="00E42B4C">
              <w:rPr>
                <w:rFonts w:cstheme="minorHAnsi"/>
                <w:b/>
                <w:bCs/>
                <w:color w:val="000000" w:themeColor="text1"/>
              </w:rPr>
              <w:t xml:space="preserve"> II</w:t>
            </w:r>
            <w:r>
              <w:rPr>
                <w:rFonts w:cstheme="minorHAnsi"/>
                <w:b/>
                <w:bCs/>
                <w:color w:val="000000" w:themeColor="text1"/>
              </w:rPr>
              <w:t>)</w:t>
            </w:r>
            <w:r w:rsidRPr="00E42B4C">
              <w:rPr>
                <w:rFonts w:cstheme="minorHAnsi"/>
                <w:b/>
                <w:bCs/>
                <w:color w:val="000000" w:themeColor="text1"/>
              </w:rPr>
              <w:t>:</w:t>
            </w:r>
            <w:r w:rsidRPr="00E42B4C">
              <w:rPr>
                <w:rFonts w:cstheme="minorHAnsi"/>
                <w:color w:val="000000" w:themeColor="text1"/>
              </w:rPr>
              <w:t xml:space="preserve">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Perfekte</w:t>
            </w:r>
            <w:r w:rsidR="00F0300B">
              <w:rPr>
                <w:rFonts w:cstheme="minorHAnsi"/>
                <w:color w:val="000000" w:themeColor="text1"/>
              </w:rPr>
              <w:t>“</w:t>
            </w:r>
            <w:r w:rsidRPr="00E42B4C">
              <w:rPr>
                <w:rFonts w:cstheme="minorHAnsi"/>
                <w:color w:val="000000" w:themeColor="text1"/>
              </w:rPr>
              <w:t xml:space="preserve"> funktioniert auf BeReal am schwersten</w:t>
            </w:r>
            <w:ins w:id="851" w:author="Fabienne Schmaus" w:date="2026-04-30T16:40:00Z" w16du:dateUtc="2026-04-30T14:40:00Z">
              <w:r w:rsidR="000C073B">
                <w:rPr>
                  <w:rFonts w:cstheme="minorHAnsi"/>
                  <w:color w:val="000000" w:themeColor="text1"/>
                </w:rPr>
                <w:t>: T</w:t>
              </w:r>
            </w:ins>
            <w:del w:id="852" w:author="Fabienne Schmaus" w:date="2026-04-30T16:40:00Z" w16du:dateUtc="2026-04-30T14:40:00Z">
              <w:r w:rsidRPr="00E42B4C" w:rsidDel="000C073B">
                <w:rPr>
                  <w:rFonts w:cstheme="minorHAnsi"/>
                  <w:color w:val="000000" w:themeColor="text1"/>
                </w:rPr>
                <w:delText xml:space="preserve"> – t</w:delText>
              </w:r>
            </w:del>
            <w:r w:rsidRPr="00E42B4C">
              <w:rPr>
                <w:rFonts w:cstheme="minorHAnsi"/>
                <w:color w:val="000000" w:themeColor="text1"/>
              </w:rPr>
              <w:t xml:space="preserve">ägliche, unvorbereitete Fotos lassen sich nicht in einen kuratierten Highlight-Feed einpassen.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Authentische</w:t>
            </w:r>
            <w:r w:rsidR="00F0300B">
              <w:rPr>
                <w:rFonts w:cstheme="minorHAnsi"/>
                <w:color w:val="000000" w:themeColor="text1"/>
              </w:rPr>
              <w:t>“</w:t>
            </w:r>
            <w:r w:rsidRPr="00E42B4C">
              <w:rPr>
                <w:rFonts w:cstheme="minorHAnsi"/>
                <w:color w:val="000000" w:themeColor="text1"/>
              </w:rPr>
              <w:t xml:space="preserve"> käme dem BeReal-Format am nächsten. Das zeigt: Plattformdesign ist keine neutrale Entscheidung, sondern formt aktiv, welche Identitätsstrategien möglich und welche unmöglich sind.</w:t>
            </w:r>
          </w:p>
          <w:p w14:paraId="03928282" w14:textId="5C6FA586" w:rsidR="00E03A0B" w:rsidRPr="00F350DF" w:rsidDel="007204FD" w:rsidRDefault="00E03A0B" w:rsidP="00F07C29">
            <w:pPr>
              <w:tabs>
                <w:tab w:val="left" w:pos="273"/>
              </w:tabs>
              <w:spacing w:line="276" w:lineRule="auto"/>
              <w:rPr>
                <w:del w:id="853" w:author="Fabienne Schmaus" w:date="2026-04-30T17:05:00Z" w16du:dateUtc="2026-04-30T15:05:00Z"/>
                <w:rFonts w:cstheme="minorHAnsi"/>
                <w:color w:val="000000" w:themeColor="text1"/>
              </w:rPr>
            </w:pPr>
          </w:p>
          <w:p w14:paraId="021F6E64" w14:textId="2679895E" w:rsidR="00F350DF" w:rsidRPr="007D7FE0" w:rsidDel="007204FD" w:rsidRDefault="00F350DF" w:rsidP="00F07C29">
            <w:pPr>
              <w:tabs>
                <w:tab w:val="left" w:pos="273"/>
              </w:tabs>
              <w:spacing w:line="276" w:lineRule="auto"/>
              <w:rPr>
                <w:del w:id="854" w:author="Fabienne Schmaus" w:date="2026-04-30T17:05:00Z" w16du:dateUtc="2026-04-30T15:05:00Z"/>
                <w:rFonts w:cstheme="minorHAnsi"/>
                <w:color w:val="EE0000"/>
              </w:rPr>
            </w:pPr>
          </w:p>
          <w:p w14:paraId="672281E6" w14:textId="796E0EBD" w:rsidR="003F1E39" w:rsidRPr="007D7FE0" w:rsidDel="007204FD" w:rsidRDefault="003F1E39" w:rsidP="003F1E39">
            <w:pPr>
              <w:rPr>
                <w:del w:id="855" w:author="Fabienne Schmaus" w:date="2026-04-30T17:05:00Z" w16du:dateUtc="2026-04-30T15:05:00Z"/>
                <w:rFonts w:cstheme="minorHAnsi"/>
                <w:color w:val="EE0000"/>
              </w:rPr>
            </w:pPr>
            <w:del w:id="856" w:author="Fabienne Schmaus" w:date="2026-04-30T17:05:00Z" w16du:dateUtc="2026-04-30T15:05:00Z">
              <w:r w:rsidRPr="007D7FE0" w:rsidDel="007204FD">
                <w:rPr>
                  <w:rFonts w:cstheme="minorHAnsi"/>
                  <w:color w:val="EE0000"/>
                  <w:highlight w:val="yellow"/>
                </w:rPr>
                <w:delText>((Seite 11))</w:delText>
              </w:r>
            </w:del>
          </w:p>
          <w:p w14:paraId="1D31E018" w14:textId="77777777" w:rsidR="002C39FF" w:rsidRPr="007204FD" w:rsidRDefault="002C39FF" w:rsidP="00F07C29">
            <w:pPr>
              <w:tabs>
                <w:tab w:val="left" w:pos="273"/>
              </w:tabs>
              <w:spacing w:line="276" w:lineRule="auto"/>
              <w:rPr>
                <w:rFonts w:cstheme="minorHAnsi"/>
                <w:rPrChange w:id="857" w:author="Fabienne Schmaus" w:date="2026-04-30T17:05:00Z" w16du:dateUtc="2026-04-30T15:05:00Z">
                  <w:rPr>
                    <w:rFonts w:cstheme="minorHAnsi"/>
                    <w:color w:val="EE0000"/>
                  </w:rPr>
                </w:rPrChange>
              </w:rPr>
            </w:pPr>
          </w:p>
          <w:p w14:paraId="3CF2C7C1" w14:textId="63404EFC" w:rsidR="002C39FF" w:rsidRPr="007204FD" w:rsidRDefault="002C39FF" w:rsidP="00F07C29">
            <w:pPr>
              <w:shd w:val="clear" w:color="auto" w:fill="E2EFD9" w:themeFill="accent6" w:themeFillTint="33"/>
              <w:tabs>
                <w:tab w:val="left" w:pos="273"/>
              </w:tabs>
              <w:spacing w:line="276" w:lineRule="auto"/>
              <w:rPr>
                <w:rFonts w:cstheme="minorHAnsi"/>
                <w:rPrChange w:id="858" w:author="Fabienne Schmaus" w:date="2026-04-30T17:05:00Z" w16du:dateUtc="2026-04-30T15:05:00Z">
                  <w:rPr>
                    <w:rFonts w:cstheme="minorHAnsi"/>
                    <w:color w:val="000000" w:themeColor="text1"/>
                  </w:rPr>
                </w:rPrChange>
              </w:rPr>
            </w:pPr>
            <w:r w:rsidRPr="007204FD">
              <w:rPr>
                <w:rFonts w:cstheme="minorHAnsi"/>
                <w:highlight w:val="yellow"/>
                <w:rPrChange w:id="859" w:author="Fabienne Schmaus" w:date="2026-04-30T17:05:00Z" w16du:dateUtc="2026-04-30T15:05:00Z">
                  <w:rPr>
                    <w:rFonts w:cstheme="minorHAnsi"/>
                    <w:color w:val="000000" w:themeColor="text1"/>
                    <w:highlight w:val="yellow"/>
                  </w:rPr>
                </w:rPrChange>
              </w:rPr>
              <w:t xml:space="preserve">((Icon </w:t>
            </w:r>
            <w:r w:rsidR="00F0300B" w:rsidRPr="007204FD">
              <w:rPr>
                <w:rFonts w:cstheme="minorHAnsi"/>
                <w:highlight w:val="yellow"/>
                <w:rPrChange w:id="860" w:author="Fabienne Schmaus" w:date="2026-04-30T17:05:00Z" w16du:dateUtc="2026-04-30T15:05:00Z">
                  <w:rPr>
                    <w:rFonts w:cstheme="minorHAnsi"/>
                    <w:color w:val="000000" w:themeColor="text1"/>
                    <w:highlight w:val="yellow"/>
                  </w:rPr>
                </w:rPrChange>
              </w:rPr>
              <w:t>„</w:t>
            </w:r>
            <w:r w:rsidR="007B2CE6" w:rsidRPr="007204FD">
              <w:rPr>
                <w:rFonts w:cstheme="minorHAnsi"/>
                <w:highlight w:val="yellow"/>
                <w:rPrChange w:id="861" w:author="Fabienne Schmaus" w:date="2026-04-30T17:05:00Z" w16du:dateUtc="2026-04-30T15:05:00Z">
                  <w:rPr>
                    <w:rFonts w:cstheme="minorHAnsi"/>
                    <w:color w:val="000000" w:themeColor="text1"/>
                    <w:highlight w:val="yellow"/>
                  </w:rPr>
                </w:rPrChange>
              </w:rPr>
              <w:t>Primarstufe</w:t>
            </w:r>
            <w:r w:rsidR="00F0300B" w:rsidRPr="007204FD">
              <w:rPr>
                <w:rFonts w:cstheme="minorHAnsi"/>
                <w:highlight w:val="yellow"/>
                <w:rPrChange w:id="862" w:author="Fabienne Schmaus" w:date="2026-04-30T17:05:00Z" w16du:dateUtc="2026-04-30T15:05:00Z">
                  <w:rPr>
                    <w:rFonts w:cstheme="minorHAnsi"/>
                    <w:color w:val="000000" w:themeColor="text1"/>
                    <w:highlight w:val="yellow"/>
                  </w:rPr>
                </w:rPrChange>
              </w:rPr>
              <w:t>“</w:t>
            </w:r>
            <w:r w:rsidRPr="007204FD">
              <w:rPr>
                <w:rFonts w:cstheme="minorHAnsi"/>
                <w:highlight w:val="yellow"/>
                <w:rPrChange w:id="863" w:author="Fabienne Schmaus" w:date="2026-04-30T17:05:00Z" w16du:dateUtc="2026-04-30T15:05:00Z">
                  <w:rPr>
                    <w:rFonts w:cstheme="minorHAnsi"/>
                    <w:color w:val="000000" w:themeColor="text1"/>
                    <w:highlight w:val="yellow"/>
                  </w:rPr>
                </w:rPrChange>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lastRenderedPageBreak/>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2B2DFE95" w14:textId="5644DC1A" w:rsidR="00955206" w:rsidRPr="000C073B"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w:t>
            </w:r>
            <w:del w:id="864" w:author="Fabienne Schmaus" w:date="2026-04-30T17:02:00Z" w16du:dateUtc="2026-04-30T15:02:00Z">
              <w:r w:rsidRPr="00955206" w:rsidDel="00F05765">
                <w:rPr>
                  <w:rFonts w:cstheme="minorHAnsi"/>
                </w:rPr>
                <w:delText xml:space="preserve">AB </w:delText>
              </w:r>
            </w:del>
            <w:ins w:id="865" w:author="Fabienne Schmaus" w:date="2026-04-30T17:02:00Z" w16du:dateUtc="2026-04-30T15:02:00Z">
              <w:r w:rsidR="00F05765" w:rsidRPr="00955206">
                <w:rPr>
                  <w:rFonts w:cstheme="minorHAnsi"/>
                </w:rPr>
                <w:t>A</w:t>
              </w:r>
              <w:r w:rsidR="00F05765">
                <w:rPr>
                  <w:rFonts w:cstheme="minorHAnsi"/>
                </w:rPr>
                <w:t>rbeitsblatt</w:t>
              </w:r>
              <w:r w:rsidR="00F05765" w:rsidRPr="00955206">
                <w:rPr>
                  <w:rFonts w:cstheme="minorHAnsi"/>
                </w:rPr>
                <w:t xml:space="preserve"> </w:t>
              </w:r>
            </w:ins>
            <w:r w:rsidRPr="00955206">
              <w:rPr>
                <w:rFonts w:cstheme="minorHAnsi"/>
              </w:rPr>
              <w:t xml:space="preserve">2 (Analyse fiktiver Social-Media-Profile) arbeiten die Lernenden mit Primarstufe </w:t>
            </w:r>
            <w:del w:id="866" w:author="Fabienne Schmaus" w:date="2026-04-30T17:02:00Z" w16du:dateUtc="2026-04-30T15:02:00Z">
              <w:r w:rsidRPr="00955206" w:rsidDel="00F05765">
                <w:rPr>
                  <w:rFonts w:cstheme="minorHAnsi"/>
                </w:rPr>
                <w:delText xml:space="preserve">AB </w:delText>
              </w:r>
            </w:del>
            <w:ins w:id="867" w:author="Fabienne Schmaus" w:date="2026-04-30T17:02:00Z" w16du:dateUtc="2026-04-30T15:02:00Z">
              <w:r w:rsidR="00F05765" w:rsidRPr="00955206">
                <w:rPr>
                  <w:rFonts w:cstheme="minorHAnsi"/>
                </w:rPr>
                <w:t>A</w:t>
              </w:r>
              <w:r w:rsidR="00F05765">
                <w:rPr>
                  <w:rFonts w:cstheme="minorHAnsi"/>
                </w:rPr>
                <w:t>rbeitsblatt</w:t>
              </w:r>
              <w:r w:rsidR="00F05765" w:rsidRPr="00955206">
                <w:rPr>
                  <w:rFonts w:cstheme="minorHAnsi"/>
                </w:rPr>
                <w:t xml:space="preserve"> </w:t>
              </w:r>
            </w:ins>
            <w:r w:rsidR="00DF1D6F">
              <w:rPr>
                <w:rFonts w:cstheme="minorHAnsi"/>
              </w:rPr>
              <w:t>2</w:t>
            </w:r>
            <w:r w:rsidRPr="00955206">
              <w:rPr>
                <w:rFonts w:cstheme="minorHAnsi"/>
              </w:rPr>
              <w:t xml:space="preserve"> – einem kindgerechten Analysebogen mit vier gezeichneten Kinder-</w:t>
            </w:r>
            <w:r w:rsidRPr="000C073B">
              <w:rPr>
                <w:rFonts w:cstheme="minorHAnsi"/>
              </w:rPr>
              <w:t>Avataren.</w:t>
            </w:r>
          </w:p>
          <w:p w14:paraId="5B9CA10E" w14:textId="47FAFDCE" w:rsidR="00955206" w:rsidRPr="000C073B" w:rsidDel="000C073B" w:rsidRDefault="00955206" w:rsidP="0048626D">
            <w:pPr>
              <w:shd w:val="clear" w:color="auto" w:fill="E2EFD9" w:themeFill="accent6" w:themeFillTint="33"/>
              <w:tabs>
                <w:tab w:val="left" w:pos="273"/>
              </w:tabs>
              <w:spacing w:line="276" w:lineRule="auto"/>
              <w:rPr>
                <w:del w:id="868" w:author="Fabienne Schmaus" w:date="2026-04-30T16:40:00Z" w16du:dateUtc="2026-04-30T14:40:00Z"/>
                <w:rFonts w:cstheme="minorHAnsi"/>
                <w:b/>
                <w:bCs/>
              </w:rPr>
            </w:pPr>
          </w:p>
          <w:p w14:paraId="5D475A4F" w14:textId="16B9AE0E" w:rsidR="00955206" w:rsidRPr="000C073B" w:rsidRDefault="00955206" w:rsidP="00955206">
            <w:pPr>
              <w:shd w:val="clear" w:color="auto" w:fill="E2EFD9" w:themeFill="accent6" w:themeFillTint="33"/>
              <w:tabs>
                <w:tab w:val="left" w:pos="273"/>
              </w:tabs>
              <w:spacing w:line="276" w:lineRule="auto"/>
              <w:rPr>
                <w:rFonts w:cstheme="minorHAnsi"/>
              </w:rPr>
            </w:pPr>
            <w:r w:rsidRPr="000C073B">
              <w:rPr>
                <w:rFonts w:cstheme="minorHAnsi"/>
              </w:rPr>
              <w:t xml:space="preserve">Vier gezeichnete Kinder-Avatare mit je einem Satz über sich (z. B. </w:t>
            </w:r>
            <w:r w:rsidR="00F0300B" w:rsidRPr="000C073B">
              <w:rPr>
                <w:rFonts w:cstheme="minorHAnsi"/>
                <w:rPrChange w:id="869" w:author="Fabienne Schmaus" w:date="2026-04-30T16:40:00Z" w16du:dateUtc="2026-04-30T14:40:00Z">
                  <w:rPr>
                    <w:rFonts w:cstheme="minorHAnsi"/>
                    <w:i/>
                    <w:iCs/>
                  </w:rPr>
                </w:rPrChange>
              </w:rPr>
              <w:t>„</w:t>
            </w:r>
            <w:r w:rsidRPr="000C073B">
              <w:rPr>
                <w:rFonts w:cstheme="minorHAnsi"/>
                <w:rPrChange w:id="870" w:author="Fabienne Schmaus" w:date="2026-04-30T16:40:00Z" w16du:dateUtc="2026-04-30T14:40:00Z">
                  <w:rPr>
                    <w:rFonts w:cstheme="minorHAnsi"/>
                    <w:i/>
                    <w:iCs/>
                  </w:rPr>
                </w:rPrChange>
              </w:rPr>
              <w:t>Ich bin immer fröhlich!</w:t>
            </w:r>
            <w:r w:rsidR="00F0300B" w:rsidRPr="000C073B">
              <w:rPr>
                <w:rFonts w:cstheme="minorHAnsi"/>
                <w:rPrChange w:id="871" w:author="Fabienne Schmaus" w:date="2026-04-30T16:40:00Z" w16du:dateUtc="2026-04-30T14:40:00Z">
                  <w:rPr>
                    <w:rFonts w:cstheme="minorHAnsi"/>
                    <w:i/>
                    <w:iCs/>
                  </w:rPr>
                </w:rPrChange>
              </w:rPr>
              <w:t>“</w:t>
            </w:r>
            <w:ins w:id="872" w:author="Fabienne Schmaus" w:date="2026-04-30T16:41:00Z" w16du:dateUtc="2026-04-30T14:41:00Z">
              <w:r w:rsidR="000C073B">
                <w:rPr>
                  <w:rFonts w:cstheme="minorHAnsi"/>
                </w:rPr>
                <w:t>,</w:t>
              </w:r>
            </w:ins>
            <w:r w:rsidRPr="000C073B">
              <w:rPr>
                <w:rFonts w:cstheme="minorHAnsi"/>
              </w:rPr>
              <w:t xml:space="preserve"> </w:t>
            </w:r>
            <w:del w:id="873" w:author="Fabienne Schmaus" w:date="2026-04-30T16:41:00Z" w16du:dateUtc="2026-04-30T14:41:00Z">
              <w:r w:rsidRPr="000C073B" w:rsidDel="000C073B">
                <w:rPr>
                  <w:rFonts w:cstheme="minorHAnsi"/>
                </w:rPr>
                <w:delText xml:space="preserve">/ </w:delText>
              </w:r>
            </w:del>
            <w:r w:rsidR="00F0300B" w:rsidRPr="000C073B">
              <w:rPr>
                <w:rFonts w:cstheme="minorHAnsi"/>
                <w:rPrChange w:id="874" w:author="Fabienne Schmaus" w:date="2026-04-30T16:40:00Z" w16du:dateUtc="2026-04-30T14:40:00Z">
                  <w:rPr>
                    <w:rFonts w:cstheme="minorHAnsi"/>
                    <w:i/>
                    <w:iCs/>
                  </w:rPr>
                </w:rPrChange>
              </w:rPr>
              <w:t>„</w:t>
            </w:r>
            <w:r w:rsidRPr="000C073B">
              <w:rPr>
                <w:rFonts w:cstheme="minorHAnsi"/>
                <w:rPrChange w:id="875" w:author="Fabienne Schmaus" w:date="2026-04-30T16:40:00Z" w16du:dateUtc="2026-04-30T14:40:00Z">
                  <w:rPr>
                    <w:rFonts w:cstheme="minorHAnsi"/>
                    <w:i/>
                    <w:iCs/>
                  </w:rPr>
                </w:rPrChange>
              </w:rPr>
              <w:t>Ich bin die Beste im Sport!</w:t>
            </w:r>
            <w:r w:rsidR="00F0300B" w:rsidRPr="000C073B">
              <w:rPr>
                <w:rFonts w:cstheme="minorHAnsi"/>
                <w:rPrChange w:id="876" w:author="Fabienne Schmaus" w:date="2026-04-30T16:40:00Z" w16du:dateUtc="2026-04-30T14:40:00Z">
                  <w:rPr>
                    <w:rFonts w:cstheme="minorHAnsi"/>
                    <w:i/>
                    <w:iCs/>
                  </w:rPr>
                </w:rPrChange>
              </w:rPr>
              <w:t>“</w:t>
            </w:r>
            <w:ins w:id="877" w:author="Fabienne Schmaus" w:date="2026-04-30T16:41:00Z" w16du:dateUtc="2026-04-30T14:41:00Z">
              <w:r w:rsidR="000C073B">
                <w:rPr>
                  <w:rFonts w:cstheme="minorHAnsi"/>
                </w:rPr>
                <w:t xml:space="preserve">, </w:t>
              </w:r>
            </w:ins>
            <w:del w:id="878" w:author="Fabienne Schmaus" w:date="2026-04-30T16:41:00Z" w16du:dateUtc="2026-04-30T14:41:00Z">
              <w:r w:rsidRPr="000C073B" w:rsidDel="000C073B">
                <w:rPr>
                  <w:rFonts w:cstheme="minorHAnsi"/>
                </w:rPr>
                <w:delText xml:space="preserve"> / </w:delText>
              </w:r>
            </w:del>
            <w:r w:rsidR="00F0300B" w:rsidRPr="000C073B">
              <w:rPr>
                <w:rFonts w:cstheme="minorHAnsi"/>
                <w:rPrChange w:id="879" w:author="Fabienne Schmaus" w:date="2026-04-30T16:40:00Z" w16du:dateUtc="2026-04-30T14:40:00Z">
                  <w:rPr>
                    <w:rFonts w:cstheme="minorHAnsi"/>
                    <w:i/>
                    <w:iCs/>
                  </w:rPr>
                </w:rPrChange>
              </w:rPr>
              <w:t>„</w:t>
            </w:r>
            <w:r w:rsidRPr="000C073B">
              <w:rPr>
                <w:rFonts w:cstheme="minorHAnsi"/>
                <w:rPrChange w:id="880" w:author="Fabienne Schmaus" w:date="2026-04-30T16:40:00Z" w16du:dateUtc="2026-04-30T14:40:00Z">
                  <w:rPr>
                    <w:rFonts w:cstheme="minorHAnsi"/>
                    <w:i/>
                    <w:iCs/>
                  </w:rPr>
                </w:rPrChange>
              </w:rPr>
              <w:t>Ich mag keine Spinat!</w:t>
            </w:r>
            <w:r w:rsidR="00F0300B" w:rsidRPr="000C073B">
              <w:rPr>
                <w:rFonts w:cstheme="minorHAnsi"/>
                <w:rPrChange w:id="881" w:author="Fabienne Schmaus" w:date="2026-04-30T16:40:00Z" w16du:dateUtc="2026-04-30T14:40:00Z">
                  <w:rPr>
                    <w:rFonts w:cstheme="minorHAnsi"/>
                    <w:i/>
                    <w:iCs/>
                  </w:rPr>
                </w:rPrChange>
              </w:rPr>
              <w:t>“</w:t>
            </w:r>
            <w:ins w:id="882" w:author="Fabienne Schmaus" w:date="2026-04-30T16:41:00Z" w16du:dateUtc="2026-04-30T14:41:00Z">
              <w:r w:rsidR="000C073B">
                <w:rPr>
                  <w:rFonts w:cstheme="minorHAnsi"/>
                </w:rPr>
                <w:t xml:space="preserve">, </w:t>
              </w:r>
            </w:ins>
            <w:del w:id="883" w:author="Fabienne Schmaus" w:date="2026-04-30T16:41:00Z" w16du:dateUtc="2026-04-30T14:41:00Z">
              <w:r w:rsidRPr="000C073B" w:rsidDel="000C073B">
                <w:rPr>
                  <w:rFonts w:cstheme="minorHAnsi"/>
                </w:rPr>
                <w:delText xml:space="preserve"> / </w:delText>
              </w:r>
            </w:del>
            <w:r w:rsidR="00F0300B" w:rsidRPr="000C073B">
              <w:rPr>
                <w:rFonts w:cstheme="minorHAnsi"/>
                <w:rPrChange w:id="884" w:author="Fabienne Schmaus" w:date="2026-04-30T16:40:00Z" w16du:dateUtc="2026-04-30T14:40:00Z">
                  <w:rPr>
                    <w:rFonts w:cstheme="minorHAnsi"/>
                    <w:i/>
                    <w:iCs/>
                  </w:rPr>
                </w:rPrChange>
              </w:rPr>
              <w:t>„</w:t>
            </w:r>
            <w:r w:rsidRPr="000C073B">
              <w:rPr>
                <w:rFonts w:cstheme="minorHAnsi"/>
                <w:rPrChange w:id="885" w:author="Fabienne Schmaus" w:date="2026-04-30T16:40:00Z" w16du:dateUtc="2026-04-30T14:40:00Z">
                  <w:rPr>
                    <w:rFonts w:cstheme="minorHAnsi"/>
                    <w:i/>
                    <w:iCs/>
                  </w:rPr>
                </w:rPrChange>
              </w:rPr>
              <w:t>Ich bin super mutig!</w:t>
            </w:r>
            <w:r w:rsidR="00F0300B" w:rsidRPr="000C073B">
              <w:rPr>
                <w:rFonts w:cstheme="minorHAnsi"/>
                <w:rPrChange w:id="886" w:author="Fabienne Schmaus" w:date="2026-04-30T16:40:00Z" w16du:dateUtc="2026-04-30T14:40:00Z">
                  <w:rPr>
                    <w:rFonts w:cstheme="minorHAnsi"/>
                    <w:i/>
                    <w:iCs/>
                  </w:rPr>
                </w:rPrChange>
              </w:rPr>
              <w:t>“</w:t>
            </w:r>
            <w:r w:rsidRPr="000C073B">
              <w:rPr>
                <w:rFonts w:cstheme="minorHAnsi"/>
              </w:rPr>
              <w:t>). Keine Social-Media-Ästhetik</w:t>
            </w:r>
            <w:ins w:id="887" w:author="Fabienne Schmaus" w:date="2026-04-30T16:40:00Z" w16du:dateUtc="2026-04-30T14:40:00Z">
              <w:r w:rsidR="000C073B" w:rsidRPr="000C073B">
                <w:rPr>
                  <w:rFonts w:cstheme="minorHAnsi"/>
                </w:rPr>
                <w:t>,</w:t>
              </w:r>
            </w:ins>
            <w:del w:id="888" w:author="Fabienne Schmaus" w:date="2026-04-30T16:40:00Z" w16du:dateUtc="2026-04-30T14:40:00Z">
              <w:r w:rsidRPr="000C073B" w:rsidDel="000C073B">
                <w:rPr>
                  <w:rFonts w:cstheme="minorHAnsi"/>
                </w:rPr>
                <w:delText xml:space="preserve"> –</w:delText>
              </w:r>
            </w:del>
            <w:r w:rsidRPr="000C073B">
              <w:rPr>
                <w:rFonts w:cstheme="minorHAnsi"/>
              </w:rPr>
              <w:t xml:space="preserve">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1D4C3C00"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89" w:author="Fabienne Schmaus" w:date="2026-04-30T16:40:00Z" w16du:dateUtc="2026-04-30T14:40:00Z">
                  <w:rPr>
                    <w:rFonts w:cstheme="minorHAnsi"/>
                    <w:i/>
                    <w:iCs/>
                  </w:rPr>
                </w:rPrChange>
              </w:rPr>
              <w:t>„</w:t>
            </w:r>
            <w:r w:rsidR="00955206" w:rsidRPr="000C073B">
              <w:rPr>
                <w:rFonts w:cstheme="minorHAnsi"/>
                <w:rPrChange w:id="890" w:author="Fabienne Schmaus" w:date="2026-04-30T16:40:00Z" w16du:dateUtc="2026-04-30T14:40:00Z">
                  <w:rPr>
                    <w:rFonts w:cstheme="minorHAnsi"/>
                    <w:i/>
                    <w:iCs/>
                  </w:rPr>
                </w:rPrChange>
              </w:rPr>
              <w:t>Glaubst du, das stimmt wirklich immer?</w:t>
            </w:r>
            <w:r w:rsidRPr="000C073B">
              <w:rPr>
                <w:rFonts w:cstheme="minorHAnsi"/>
                <w:rPrChange w:id="891" w:author="Fabienne Schmaus" w:date="2026-04-30T16:40:00Z" w16du:dateUtc="2026-04-30T14:40:00Z">
                  <w:rPr>
                    <w:rFonts w:cstheme="minorHAnsi"/>
                    <w:i/>
                    <w:iCs/>
                  </w:rPr>
                </w:rPrChange>
              </w:rPr>
              <w:t>“</w:t>
            </w:r>
          </w:p>
          <w:p w14:paraId="5A6749AF" w14:textId="7CF7DEF4"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92" w:author="Fabienne Schmaus" w:date="2026-04-30T16:40:00Z" w16du:dateUtc="2026-04-30T14:40:00Z">
                  <w:rPr>
                    <w:rFonts w:cstheme="minorHAnsi"/>
                    <w:i/>
                    <w:iCs/>
                  </w:rPr>
                </w:rPrChange>
              </w:rPr>
              <w:t>„</w:t>
            </w:r>
            <w:r w:rsidR="00955206" w:rsidRPr="000C073B">
              <w:rPr>
                <w:rFonts w:cstheme="minorHAnsi"/>
                <w:rPrChange w:id="893" w:author="Fabienne Schmaus" w:date="2026-04-30T16:40:00Z" w16du:dateUtc="2026-04-30T14:40:00Z">
                  <w:rPr>
                    <w:rFonts w:cstheme="minorHAnsi"/>
                    <w:i/>
                    <w:iCs/>
                  </w:rPr>
                </w:rPrChange>
              </w:rPr>
              <w:t>Warum schreibt das Kind wohl genau das?</w:t>
            </w:r>
            <w:r w:rsidRPr="000C073B">
              <w:rPr>
                <w:rFonts w:cstheme="minorHAnsi"/>
                <w:rPrChange w:id="894" w:author="Fabienne Schmaus" w:date="2026-04-30T16:40:00Z" w16du:dateUtc="2026-04-30T14:40:00Z">
                  <w:rPr>
                    <w:rFonts w:cstheme="minorHAnsi"/>
                    <w:i/>
                    <w:iCs/>
                  </w:rPr>
                </w:rPrChange>
              </w:rPr>
              <w:t>“</w:t>
            </w:r>
          </w:p>
          <w:p w14:paraId="4782B03E" w14:textId="202C19B4"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95" w:author="Fabienne Schmaus" w:date="2026-04-30T16:40:00Z" w16du:dateUtc="2026-04-30T14:40:00Z">
                  <w:rPr>
                    <w:rFonts w:cstheme="minorHAnsi"/>
                    <w:i/>
                    <w:iCs/>
                  </w:rPr>
                </w:rPrChange>
              </w:rPr>
              <w:t>„</w:t>
            </w:r>
            <w:r w:rsidR="00955206" w:rsidRPr="000C073B">
              <w:rPr>
                <w:rFonts w:cstheme="minorHAnsi"/>
                <w:rPrChange w:id="896" w:author="Fabienne Schmaus" w:date="2026-04-30T16:40:00Z" w16du:dateUtc="2026-04-30T14:40:00Z">
                  <w:rPr>
                    <w:rFonts w:cstheme="minorHAnsi"/>
                    <w:i/>
                    <w:iCs/>
                  </w:rPr>
                </w:rPrChange>
              </w:rPr>
              <w:t>Was würdest du über dich schreiben, wenn du dich jemandem vorstellen würdest?</w:t>
            </w:r>
            <w:r w:rsidRPr="000C073B">
              <w:rPr>
                <w:rFonts w:cstheme="minorHAnsi"/>
                <w:rPrChange w:id="897" w:author="Fabienne Schmaus" w:date="2026-04-30T16:40:00Z" w16du:dateUtc="2026-04-30T14:40:00Z">
                  <w:rPr>
                    <w:rFonts w:cstheme="minorHAnsi"/>
                    <w:i/>
                    <w:iCs/>
                  </w:rPr>
                </w:rPrChange>
              </w:rPr>
              <w: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2A7D938C"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Sitzkreis oder Hufeisenformation </w:t>
            </w:r>
            <w:ins w:id="898" w:author="Fabienne Schmaus" w:date="2026-04-30T16:42:00Z" w16du:dateUtc="2026-04-30T14:42:00Z">
              <w:r w:rsidR="000C073B">
                <w:rPr>
                  <w:rFonts w:cstheme="minorHAnsi"/>
                </w:rPr>
                <w:t>(</w:t>
              </w:r>
            </w:ins>
            <w:del w:id="899" w:author="Fabienne Schmaus" w:date="2026-04-30T16:42:00Z" w16du:dateUtc="2026-04-30T14:42:00Z">
              <w:r w:rsidRPr="00955206" w:rsidDel="000C073B">
                <w:rPr>
                  <w:rFonts w:cstheme="minorHAnsi"/>
                </w:rPr>
                <w:delText xml:space="preserve">– </w:delText>
              </w:r>
            </w:del>
            <w:r w:rsidRPr="00955206">
              <w:rPr>
                <w:rFonts w:cstheme="minorHAnsi"/>
              </w:rPr>
              <w:t>nicht am Einzeltisch</w:t>
            </w:r>
            <w:ins w:id="900" w:author="Fabienne Schmaus" w:date="2026-04-30T16:42:00Z" w16du:dateUtc="2026-04-30T14:42:00Z">
              <w:r w:rsidR="000C073B">
                <w:rPr>
                  <w:rFonts w:cstheme="minorHAnsi"/>
                </w:rPr>
                <w:t>)</w:t>
              </w:r>
            </w:ins>
          </w:p>
          <w:p w14:paraId="72F6A639"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Kinder äußern sich spontan, Lehrkraft notiert Stichworte an der Tafel</w:t>
            </w:r>
          </w:p>
          <w:p w14:paraId="7B53CA72" w14:textId="647084C6"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Keine Fachterminologie: Statt </w:t>
            </w:r>
            <w:r w:rsidR="00F0300B">
              <w:rPr>
                <w:rFonts w:cstheme="minorHAnsi"/>
              </w:rPr>
              <w:t>„</w:t>
            </w:r>
            <w:r w:rsidRPr="00955206">
              <w:rPr>
                <w:rFonts w:cstheme="minorHAnsi"/>
              </w:rPr>
              <w:t>Selbstinszenierung</w:t>
            </w:r>
            <w:r w:rsidR="00F0300B">
              <w:rPr>
                <w:rFonts w:cstheme="minorHAnsi"/>
              </w:rPr>
              <w:t>“</w:t>
            </w:r>
            <w:r w:rsidRPr="00955206">
              <w:rPr>
                <w:rFonts w:cstheme="minorHAnsi"/>
              </w:rPr>
              <w:t xml:space="preserve"> → </w:t>
            </w:r>
            <w:r w:rsidR="00F0300B">
              <w:rPr>
                <w:rFonts w:cstheme="minorHAnsi"/>
              </w:rPr>
              <w:t>„</w:t>
            </w:r>
            <w:r w:rsidRPr="00955206">
              <w:rPr>
                <w:rFonts w:cstheme="minorHAnsi"/>
              </w:rPr>
              <w:t>so tun als ob</w:t>
            </w:r>
            <w:r w:rsidR="00F0300B">
              <w:rPr>
                <w:rFonts w:cstheme="minorHAnsi"/>
              </w:rPr>
              <w:t>“</w:t>
            </w:r>
            <w:r w:rsidRPr="00955206">
              <w:rPr>
                <w:rFonts w:cstheme="minorHAnsi"/>
              </w:rPr>
              <w:t xml:space="preserve">, </w:t>
            </w:r>
            <w:r w:rsidR="00F0300B">
              <w:rPr>
                <w:rFonts w:cstheme="minorHAnsi"/>
              </w:rPr>
              <w:t>„</w:t>
            </w:r>
            <w:r w:rsidRPr="00955206">
              <w:rPr>
                <w:rFonts w:cstheme="minorHAnsi"/>
              </w:rPr>
              <w:t>sich von der besten Seite zeigen</w:t>
            </w:r>
            <w:r w:rsidR="00F0300B">
              <w:rPr>
                <w:rFonts w:cstheme="minorHAnsi"/>
              </w:rPr>
              <w:t>“</w:t>
            </w:r>
            <w:r w:rsidRPr="00955206">
              <w:rPr>
                <w:rFonts w:cstheme="minorHAnsi"/>
              </w:rPr>
              <w:t xml:space="preserve">, </w:t>
            </w:r>
            <w:r w:rsidR="00F0300B">
              <w:rPr>
                <w:rFonts w:cstheme="minorHAnsi"/>
              </w:rPr>
              <w:t>„</w:t>
            </w:r>
            <w:r w:rsidRPr="00955206">
              <w:rPr>
                <w:rFonts w:cstheme="minorHAnsi"/>
              </w:rPr>
              <w:t>sich ein bisschen verstellen</w:t>
            </w:r>
            <w:r w:rsidR="00F0300B">
              <w:rPr>
                <w:rFonts w:cstheme="minorHAnsi"/>
              </w:rPr>
              <w:t>“</w:t>
            </w:r>
          </w:p>
          <w:p w14:paraId="588A6D6D" w14:textId="29C51941" w:rsidR="00955206" w:rsidRPr="000C073B"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Phase 1: </w:t>
            </w:r>
            <w:r w:rsidR="00F0300B" w:rsidRPr="000C073B">
              <w:rPr>
                <w:rFonts w:cstheme="minorHAnsi"/>
                <w:rPrChange w:id="901" w:author="Fabienne Schmaus" w:date="2026-04-30T16:42:00Z" w16du:dateUtc="2026-04-30T14:42:00Z">
                  <w:rPr>
                    <w:rFonts w:cstheme="minorHAnsi"/>
                    <w:i/>
                    <w:iCs/>
                  </w:rPr>
                </w:rPrChange>
              </w:rPr>
              <w:t>„</w:t>
            </w:r>
            <w:r w:rsidRPr="000C073B">
              <w:rPr>
                <w:rFonts w:cstheme="minorHAnsi"/>
                <w:rPrChange w:id="902" w:author="Fabienne Schmaus" w:date="2026-04-30T16:42:00Z" w16du:dateUtc="2026-04-30T14:42:00Z">
                  <w:rPr>
                    <w:rFonts w:cstheme="minorHAnsi"/>
                    <w:i/>
                    <w:iCs/>
                  </w:rPr>
                </w:rPrChange>
              </w:rPr>
              <w:t>Erinnert ihr euch an das Bilderpaar? Das ist dasselbe</w:t>
            </w:r>
            <w:ins w:id="903" w:author="Fabienne Schmaus" w:date="2026-04-30T16:42:00Z" w16du:dateUtc="2026-04-30T14:42:00Z">
              <w:r w:rsidR="000C073B">
                <w:rPr>
                  <w:rFonts w:cstheme="minorHAnsi"/>
                </w:rPr>
                <w:t>: W</w:t>
              </w:r>
            </w:ins>
            <w:del w:id="904" w:author="Fabienne Schmaus" w:date="2026-04-30T16:42:00Z" w16du:dateUtc="2026-04-30T14:42:00Z">
              <w:r w:rsidRPr="000C073B" w:rsidDel="000C073B">
                <w:rPr>
                  <w:rFonts w:cstheme="minorHAnsi"/>
                  <w:rPrChange w:id="905" w:author="Fabienne Schmaus" w:date="2026-04-30T16:42:00Z" w16du:dateUtc="2026-04-30T14:42:00Z">
                    <w:rPr>
                      <w:rFonts w:cstheme="minorHAnsi"/>
                      <w:i/>
                      <w:iCs/>
                    </w:rPr>
                  </w:rPrChange>
                </w:rPr>
                <w:delText xml:space="preserve"> – w</w:delText>
              </w:r>
            </w:del>
            <w:r w:rsidRPr="000C073B">
              <w:rPr>
                <w:rFonts w:cstheme="minorHAnsi"/>
                <w:rPrChange w:id="906" w:author="Fabienne Schmaus" w:date="2026-04-30T16:42:00Z" w16du:dateUtc="2026-04-30T14:42:00Z">
                  <w:rPr>
                    <w:rFonts w:cstheme="minorHAnsi"/>
                    <w:i/>
                    <w:iCs/>
                  </w:rPr>
                </w:rPrChange>
              </w:rPr>
              <w:t>ir zeigen immer einen Teil von uns.</w:t>
            </w:r>
            <w:r w:rsidR="00F0300B" w:rsidRPr="000C073B">
              <w:rPr>
                <w:rFonts w:cstheme="minorHAnsi"/>
                <w:rPrChange w:id="907" w:author="Fabienne Schmaus" w:date="2026-04-30T16:42:00Z" w16du:dateUtc="2026-04-30T14:42:00Z">
                  <w:rPr>
                    <w:rFonts w:cstheme="minorHAnsi"/>
                    <w:i/>
                    <w:iCs/>
                  </w:rPr>
                </w:rPrChange>
              </w:rPr>
              <w:t>“</w:t>
            </w:r>
          </w:p>
          <w:p w14:paraId="40FD4ADD" w14:textId="47AF8B8A"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ins w:id="908" w:author="Fabienne Schmaus" w:date="2026-05-04T10:39:00Z" w16du:dateUtc="2026-05-04T08:39:00Z">
              <w:r w:rsidR="00C17639">
                <w:rPr>
                  <w:rFonts w:cstheme="minorHAnsi"/>
                  <w:b/>
                  <w:bCs/>
                </w:rPr>
                <w:t>:</w:t>
              </w:r>
            </w:ins>
          </w:p>
          <w:p w14:paraId="502DCC30" w14:textId="1F47D0BF"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w:t>
            </w:r>
            <w:ins w:id="909" w:author="Fabienne Schmaus" w:date="2026-04-30T16:42:00Z" w16du:dateUtc="2026-04-30T14:42:00Z">
              <w:r w:rsidR="000C073B">
                <w:rPr>
                  <w:rFonts w:cstheme="minorHAnsi"/>
                </w:rPr>
                <w:t xml:space="preserve"> und jeder</w:t>
              </w:r>
            </w:ins>
            <w:del w:id="910" w:author="Fabienne Schmaus" w:date="2026-04-30T16:42:00Z" w16du:dateUtc="2026-04-30T14:42:00Z">
              <w:r w:rsidRPr="00EF396C" w:rsidDel="000C073B">
                <w:rPr>
                  <w:rFonts w:cstheme="minorHAnsi"/>
                </w:rPr>
                <w:delText>:r</w:delText>
              </w:r>
            </w:del>
            <w:r w:rsidRPr="00EF396C">
              <w:rPr>
                <w:rFonts w:cstheme="minorHAnsi"/>
              </w:rPr>
              <w:t xml:space="preserve"> darf antworten</w:t>
            </w:r>
            <w:ins w:id="911" w:author="Fabienne Schmaus" w:date="2026-04-30T16:42:00Z" w16du:dateUtc="2026-04-30T14:42:00Z">
              <w:r w:rsidR="000C073B">
                <w:rPr>
                  <w:rFonts w:cstheme="minorHAnsi"/>
                </w:rPr>
                <w:t>. E</w:t>
              </w:r>
            </w:ins>
            <w:del w:id="912" w:author="Fabienne Schmaus" w:date="2026-04-30T16:42:00Z" w16du:dateUtc="2026-04-30T14:42:00Z">
              <w:r w:rsidRPr="00EF396C" w:rsidDel="000C073B">
                <w:rPr>
                  <w:rFonts w:cstheme="minorHAnsi"/>
                </w:rPr>
                <w:delText xml:space="preserve"> – e</w:delText>
              </w:r>
            </w:del>
            <w:r w:rsidRPr="00EF396C">
              <w:rPr>
                <w:rFonts w:cstheme="minorHAnsi"/>
              </w:rPr>
              <w:t>s gibt keine richtigen oder falschen Antworten.</w:t>
            </w:r>
          </w:p>
          <w:p w14:paraId="07FF275B"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2275CAA3"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Gibt es etwas, das du über dich sagen würdest</w:t>
            </w:r>
            <w:ins w:id="913" w:author="Fabienne Schmaus" w:date="2026-04-30T16:43:00Z" w16du:dateUtc="2026-04-30T14:43:00Z">
              <w:r w:rsidR="000C073B">
                <w:rPr>
                  <w:rFonts w:cstheme="minorHAnsi"/>
                </w:rPr>
                <w:t>,</w:t>
              </w:r>
            </w:ins>
            <w:del w:id="914" w:author="Fabienne Schmaus" w:date="2026-04-30T16:43:00Z" w16du:dateUtc="2026-04-30T14:43:00Z">
              <w:r w:rsidRPr="004442EB" w:rsidDel="000C073B">
                <w:rPr>
                  <w:rFonts w:cstheme="minorHAnsi"/>
                </w:rPr>
                <w:delText xml:space="preserve"> –</w:delText>
              </w:r>
            </w:del>
            <w:r w:rsidRPr="004442EB">
              <w:rPr>
                <w:rFonts w:cstheme="minorHAnsi"/>
              </w:rPr>
              <w:t xml:space="preserve"> wenn du dich jemandem neu vorstellen würdest?</w:t>
            </w:r>
          </w:p>
          <w:p w14:paraId="0BA9C831" w14:textId="77777777" w:rsidR="00DF1D6F" w:rsidRPr="004442EB" w:rsidDel="000C073B" w:rsidRDefault="00DF1D6F" w:rsidP="00DF1D6F">
            <w:pPr>
              <w:pStyle w:val="Listenabsatz"/>
              <w:numPr>
                <w:ilvl w:val="0"/>
                <w:numId w:val="25"/>
              </w:numPr>
              <w:shd w:val="clear" w:color="auto" w:fill="E2EFD9" w:themeFill="accent6" w:themeFillTint="33"/>
              <w:tabs>
                <w:tab w:val="left" w:pos="273"/>
              </w:tabs>
              <w:spacing w:line="276" w:lineRule="auto"/>
              <w:rPr>
                <w:del w:id="915" w:author="Fabienne Schmaus" w:date="2026-04-30T16:42:00Z" w16du:dateUtc="2026-04-30T14:42:00Z"/>
                <w:rFonts w:cstheme="minorHAnsi"/>
              </w:rPr>
            </w:pPr>
            <w:r w:rsidRPr="004442EB">
              <w:rPr>
                <w:rFonts w:cstheme="minorHAnsi"/>
              </w:rPr>
              <w:t>Und gibt es etwas, das du vielleicht nicht sofort sagen würdest?</w:t>
            </w:r>
          </w:p>
          <w:p w14:paraId="7DD6E48D" w14:textId="77777777" w:rsidR="00DF1D6F" w:rsidRPr="000C073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Change w:id="916" w:author="Fabienne Schmaus" w:date="2026-04-30T16:42:00Z" w16du:dateUtc="2026-04-30T14:42:00Z">
                <w:pPr>
                  <w:shd w:val="clear" w:color="auto" w:fill="E2EFD9" w:themeFill="accent6" w:themeFillTint="33"/>
                  <w:tabs>
                    <w:tab w:val="left" w:pos="273"/>
                  </w:tabs>
                  <w:spacing w:line="276" w:lineRule="auto"/>
                </w:pPr>
              </w:pPrChange>
            </w:pPr>
          </w:p>
          <w:p w14:paraId="1640B529" w14:textId="48EA7252"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t>Optional</w:t>
            </w:r>
            <w:r w:rsidRPr="00955206">
              <w:rPr>
                <w:rFonts w:cstheme="minorHAnsi"/>
              </w:rPr>
              <w:t xml:space="preserve">: Kinder dürfen selbst in den </w:t>
            </w:r>
            <w:del w:id="917" w:author="Fabienne Schmaus" w:date="2026-04-30T17:02:00Z" w16du:dateUtc="2026-04-30T15:02:00Z">
              <w:r w:rsidRPr="00955206" w:rsidDel="00F05765">
                <w:rPr>
                  <w:rFonts w:cstheme="minorHAnsi"/>
                </w:rPr>
                <w:delText>AB</w:delText>
              </w:r>
            </w:del>
            <w:ins w:id="918" w:author="Fabienne Schmaus" w:date="2026-04-30T17:02:00Z" w16du:dateUtc="2026-04-30T15:02:00Z">
              <w:r w:rsidR="00F05765" w:rsidRPr="00955206">
                <w:rPr>
                  <w:rFonts w:cstheme="minorHAnsi"/>
                </w:rPr>
                <w:t>A</w:t>
              </w:r>
              <w:r w:rsidR="00F05765">
                <w:rPr>
                  <w:rFonts w:cstheme="minorHAnsi"/>
                </w:rPr>
                <w:t>rbeitsblatt</w:t>
              </w:r>
            </w:ins>
            <w:r w:rsidRPr="00955206">
              <w:rPr>
                <w:rFonts w:cstheme="minorHAnsi"/>
              </w:rPr>
              <w:t>-Avataren etwas ausfüllen</w:t>
            </w:r>
            <w:ins w:id="919" w:author="Fabienne Schmaus" w:date="2026-04-30T16:43:00Z" w16du:dateUtc="2026-04-30T14:43:00Z">
              <w:r w:rsidR="000C073B">
                <w:rPr>
                  <w:rFonts w:cstheme="minorHAnsi"/>
                </w:rPr>
                <w:t xml:space="preserve">: </w:t>
              </w:r>
            </w:ins>
            <w:del w:id="920" w:author="Fabienne Schmaus" w:date="2026-04-30T16:43:00Z" w16du:dateUtc="2026-04-30T14:43:00Z">
              <w:r w:rsidRPr="00955206" w:rsidDel="000C073B">
                <w:rPr>
                  <w:rFonts w:cstheme="minorHAnsi"/>
                </w:rPr>
                <w:delText xml:space="preserve"> – </w:delText>
              </w:r>
            </w:del>
            <w:r w:rsidR="00F0300B">
              <w:rPr>
                <w:rFonts w:cstheme="minorHAnsi"/>
              </w:rPr>
              <w:t>„</w:t>
            </w:r>
            <w:r w:rsidRPr="00955206">
              <w:rPr>
                <w:rFonts w:cstheme="minorHAnsi"/>
              </w:rPr>
              <w:t>Was würdest du über dich schreiben?</w:t>
            </w:r>
            <w:r w:rsidR="00F0300B">
              <w:rPr>
                <w:rFonts w:cstheme="minorHAnsi"/>
              </w:rPr>
              <w:t>“</w:t>
            </w:r>
          </w:p>
          <w:p w14:paraId="13BF7255" w14:textId="77777777" w:rsidR="002C39FF" w:rsidRPr="007204FD" w:rsidRDefault="002C39FF" w:rsidP="00F07C29">
            <w:pPr>
              <w:tabs>
                <w:tab w:val="left" w:pos="273"/>
              </w:tabs>
              <w:spacing w:line="276" w:lineRule="auto"/>
              <w:rPr>
                <w:rFonts w:cstheme="minorHAnsi"/>
                <w:rPrChange w:id="921" w:author="Fabienne Schmaus" w:date="2026-04-30T17:05:00Z" w16du:dateUtc="2026-04-30T15:05:00Z">
                  <w:rPr>
                    <w:rFonts w:cstheme="minorHAnsi"/>
                    <w:color w:val="EE0000"/>
                  </w:rPr>
                </w:rPrChange>
              </w:rPr>
            </w:pPr>
          </w:p>
          <w:p w14:paraId="753BCB86" w14:textId="71021A11" w:rsidR="00F350DF" w:rsidDel="000C073B" w:rsidRDefault="00F350DF" w:rsidP="002C39FF">
            <w:pPr>
              <w:tabs>
                <w:tab w:val="left" w:pos="273"/>
              </w:tabs>
              <w:spacing w:line="276" w:lineRule="auto"/>
              <w:rPr>
                <w:del w:id="922" w:author="Fabienne Schmaus" w:date="2026-04-30T16:42:00Z" w16du:dateUtc="2026-04-30T14:42:00Z"/>
                <w:rFonts w:cstheme="minorHAnsi"/>
                <w:color w:val="EE0000"/>
              </w:rPr>
            </w:pPr>
          </w:p>
          <w:p w14:paraId="6597D72E" w14:textId="77777777" w:rsidR="00F350DF" w:rsidRPr="00F350DF" w:rsidRDefault="00F350DF" w:rsidP="00F350DF">
            <w:pPr>
              <w:tabs>
                <w:tab w:val="left" w:pos="273"/>
              </w:tabs>
              <w:spacing w:line="276" w:lineRule="auto"/>
              <w:rPr>
                <w:rFonts w:cstheme="minorHAnsi"/>
                <w:color w:val="000000" w:themeColor="text1"/>
              </w:rPr>
            </w:pPr>
            <w:r w:rsidRPr="00F350DF">
              <w:rPr>
                <w:rFonts w:cstheme="minorHAnsi"/>
                <w:color w:val="000000" w:themeColor="text1"/>
              </w:rPr>
              <w:t>Überleitung: Der Blick auf andere Profile beeinflusst auch, wie wir uns selbst wahrnehmen.</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48A8FF64" w14:textId="50E6B93C" w:rsidR="007204FD" w:rsidRPr="00F0300B" w:rsidRDefault="007204FD" w:rsidP="007204FD">
            <w:pPr>
              <w:rPr>
                <w:ins w:id="923" w:author="Fabienne Schmaus" w:date="2026-04-30T17:06:00Z" w16du:dateUtc="2026-04-30T15:06:00Z"/>
                <w:rFonts w:cstheme="minorHAnsi"/>
              </w:rPr>
            </w:pPr>
            <w:ins w:id="924" w:author="Fabienne Schmaus" w:date="2026-04-30T17:06:00Z" w16du:dateUtc="2026-04-30T15:06:00Z">
              <w:r w:rsidRPr="00F0300B">
                <w:rPr>
                  <w:rFonts w:cstheme="minorHAnsi"/>
                  <w:highlight w:val="yellow"/>
                </w:rPr>
                <w:t xml:space="preserve">((Seite </w:t>
              </w:r>
              <w:r>
                <w:rPr>
                  <w:rFonts w:cstheme="minorHAnsi"/>
                  <w:highlight w:val="yellow"/>
                </w:rPr>
                <w:t>10</w:t>
              </w:r>
              <w:r w:rsidRPr="00F0300B">
                <w:rPr>
                  <w:rFonts w:cstheme="minorHAnsi"/>
                  <w:highlight w:val="yellow"/>
                </w:rPr>
                <w:t>))</w:t>
              </w:r>
            </w:ins>
          </w:p>
          <w:p w14:paraId="40557933" w14:textId="0DF419BD" w:rsidR="00F350DF" w:rsidDel="000C073B" w:rsidRDefault="00F350DF" w:rsidP="00F07C29">
            <w:pPr>
              <w:tabs>
                <w:tab w:val="left" w:pos="273"/>
              </w:tabs>
              <w:spacing w:line="276" w:lineRule="auto"/>
              <w:rPr>
                <w:del w:id="925" w:author="Fabienne Schmaus" w:date="2026-04-30T16:43:00Z" w16du:dateUtc="2026-04-30T14:43:00Z"/>
                <w:rFonts w:cstheme="minorHAnsi"/>
                <w:b/>
                <w:bCs/>
                <w:color w:val="EE0000"/>
                <w:sz w:val="26"/>
                <w:szCs w:val="26"/>
              </w:rPr>
            </w:pP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0768116D" w14:textId="6EB863FD" w:rsidR="003122D1" w:rsidDel="007204FD" w:rsidRDefault="003122D1" w:rsidP="003D2D6B">
            <w:pPr>
              <w:tabs>
                <w:tab w:val="left" w:pos="273"/>
              </w:tabs>
              <w:spacing w:line="276" w:lineRule="auto"/>
              <w:rPr>
                <w:del w:id="926" w:author="Fabienne Schmaus" w:date="2026-04-30T17:05:00Z" w16du:dateUtc="2026-04-30T15:05:00Z"/>
                <w:rFonts w:cstheme="minorHAnsi"/>
              </w:rPr>
            </w:pPr>
          </w:p>
          <w:p w14:paraId="79F8DBD0" w14:textId="3A442C10" w:rsidR="00C605A5" w:rsidRPr="00C605A5" w:rsidDel="000C073B" w:rsidRDefault="003122D1" w:rsidP="00C605A5">
            <w:pPr>
              <w:shd w:val="clear" w:color="auto" w:fill="FFF2CC" w:themeFill="accent4" w:themeFillTint="33"/>
              <w:tabs>
                <w:tab w:val="left" w:pos="273"/>
              </w:tabs>
              <w:spacing w:line="276" w:lineRule="auto"/>
              <w:rPr>
                <w:del w:id="927" w:author="Fabienne Schmaus" w:date="2026-04-30T16:43:00Z" w16du:dateUtc="2026-04-30T14:43:00Z"/>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 xml:space="preserve">Wenn </w:t>
            </w:r>
            <w:del w:id="928" w:author="Fabienne Schmaus" w:date="2026-04-30T16:28:00Z" w16du:dateUtc="2026-04-30T14:28:00Z">
              <w:r w:rsidR="00C605A5" w:rsidRPr="00C605A5" w:rsidDel="009B2458">
                <w:rPr>
                  <w:rFonts w:cstheme="minorHAnsi"/>
                  <w:b/>
                  <w:bCs/>
                  <w:color w:val="000000" w:themeColor="text1"/>
                </w:rPr>
                <w:delText>Schüler</w:delText>
              </w:r>
            </w:del>
            <w:ins w:id="929" w:author="Fabienne Schmaus" w:date="2026-04-30T16:28:00Z" w16du:dateUtc="2026-04-30T14:28:00Z">
              <w:r w:rsidR="009B2458">
                <w:rPr>
                  <w:rFonts w:cstheme="minorHAnsi"/>
                  <w:b/>
                  <w:bCs/>
                  <w:color w:val="000000" w:themeColor="text1"/>
                </w:rPr>
                <w:t>Lernende</w:t>
              </w:r>
            </w:ins>
            <w:del w:id="930" w:author="Fabienne Schmaus" w:date="2026-04-30T16:28:00Z" w16du:dateUtc="2026-04-30T14:28:00Z">
              <w:r w:rsidR="00C605A5" w:rsidRPr="00C605A5" w:rsidDel="009B2458">
                <w:rPr>
                  <w:rFonts w:cstheme="minorHAnsi"/>
                  <w:b/>
                  <w:bCs/>
                  <w:color w:val="000000" w:themeColor="text1"/>
                </w:rPr>
                <w:delText>:innen</w:delText>
              </w:r>
            </w:del>
            <w:r w:rsidR="00C605A5" w:rsidRPr="00C605A5">
              <w:rPr>
                <w:rFonts w:cstheme="minorHAnsi"/>
                <w:b/>
                <w:bCs/>
                <w:color w:val="000000" w:themeColor="text1"/>
              </w:rPr>
              <w:t xml:space="preserve"> betroffen reagieren – Anlaufstellen</w:t>
            </w:r>
          </w:p>
          <w:p w14:paraId="19BB32D3" w14:textId="77777777" w:rsidR="00C605A5" w:rsidRDefault="00C605A5" w:rsidP="00C605A5">
            <w:pPr>
              <w:shd w:val="clear" w:color="auto" w:fill="FFF2CC" w:themeFill="accent4" w:themeFillTint="33"/>
              <w:tabs>
                <w:tab w:val="left" w:pos="273"/>
              </w:tabs>
              <w:spacing w:line="276" w:lineRule="auto"/>
              <w:rPr>
                <w:rFonts w:cstheme="minorHAnsi"/>
                <w:b/>
                <w:bCs/>
                <w:color w:val="000000" w:themeColor="text1"/>
              </w:rPr>
            </w:pPr>
          </w:p>
          <w:p w14:paraId="3BA4C62E" w14:textId="12533939"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Schulpsychologischer Dienst</w:t>
            </w:r>
            <w:r>
              <w:rPr>
                <w:rFonts w:cstheme="minorHAnsi"/>
                <w:color w:val="000000" w:themeColor="text1"/>
              </w:rPr>
              <w:t xml:space="preserve"> (lokal)</w:t>
            </w:r>
          </w:p>
          <w:p w14:paraId="24B046E5" w14:textId="54985D1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3520B5C3"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Krisenchat.de</w:t>
            </w:r>
            <w:r w:rsidR="003775FD">
              <w:rPr>
                <w:rFonts w:cstheme="minorHAnsi"/>
                <w:color w:val="000000" w:themeColor="text1"/>
              </w:rPr>
              <w:t xml:space="preserve"> rund um die Uhr für unter 25</w:t>
            </w:r>
            <w:ins w:id="931" w:author="Fabienne Schmaus" w:date="2026-04-30T16:44:00Z" w16du:dateUtc="2026-04-30T14:44:00Z">
              <w:r w:rsidR="000C073B">
                <w:rPr>
                  <w:rFonts w:cstheme="minorHAnsi"/>
                  <w:color w:val="000000" w:themeColor="text1"/>
                </w:rPr>
                <w:t>-</w:t>
              </w:r>
            </w:ins>
            <w:del w:id="932" w:author="Fabienne Schmaus" w:date="2026-04-30T16:44:00Z" w16du:dateUtc="2026-04-30T14:44:00Z">
              <w:r w:rsidR="003775FD" w:rsidDel="000C073B">
                <w:rPr>
                  <w:rFonts w:cstheme="minorHAnsi"/>
                  <w:color w:val="000000" w:themeColor="text1"/>
                </w:rPr>
                <w:delText>jährige</w:delText>
              </w:r>
            </w:del>
            <w:ins w:id="933" w:author="Fabienne Schmaus" w:date="2026-04-30T16:44:00Z" w16du:dateUtc="2026-04-30T14:44:00Z">
              <w:r w:rsidR="000C073B">
                <w:rPr>
                  <w:rFonts w:cstheme="minorHAnsi"/>
                  <w:color w:val="000000" w:themeColor="text1"/>
                </w:rPr>
                <w:t>J</w:t>
              </w:r>
              <w:r w:rsidR="000C073B">
                <w:rPr>
                  <w:rFonts w:cstheme="minorHAnsi"/>
                  <w:color w:val="000000" w:themeColor="text1"/>
                </w:rPr>
                <w:t>ährige</w:t>
              </w:r>
            </w:ins>
            <w:ins w:id="934" w:author="Fabienne Schmaus" w:date="2026-04-30T16:45:00Z" w16du:dateUtc="2026-04-30T14:45:00Z">
              <w:r w:rsidR="000C073B">
                <w:rPr>
                  <w:rFonts w:cstheme="minorHAnsi"/>
                  <w:color w:val="000000" w:themeColor="text1"/>
                </w:rPr>
                <w:t>n</w:t>
              </w:r>
            </w:ins>
          </w:p>
          <w:p w14:paraId="62BC6E9D" w14:textId="0841468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Barmer</w:t>
            </w:r>
            <w:r w:rsidR="003775FD">
              <w:rPr>
                <w:rFonts w:cstheme="minorHAnsi"/>
                <w:color w:val="000000" w:themeColor="text1"/>
              </w:rPr>
              <w:t xml:space="preserve"> </w:t>
            </w:r>
            <w:commentRangeStart w:id="935"/>
            <w:r w:rsidR="00A1403C" w:rsidRPr="00A1403C">
              <w:rPr>
                <w:rFonts w:cstheme="minorHAnsi"/>
                <w:color w:val="EE0000"/>
              </w:rPr>
              <w:t>xxxx</w:t>
            </w:r>
            <w:commentRangeEnd w:id="935"/>
            <w:r w:rsidR="00201834" w:rsidRPr="00C605A5">
              <w:rPr>
                <w:rStyle w:val="Kommentarzeichen"/>
                <w:rFonts w:cstheme="minorHAnsi"/>
                <w:color w:val="000000" w:themeColor="text1"/>
                <w:sz w:val="22"/>
                <w:szCs w:val="22"/>
              </w:rPr>
              <w:commentReference w:id="935"/>
            </w:r>
          </w:p>
          <w:p w14:paraId="47386D42" w14:textId="0C2523B0" w:rsidR="00C605A5" w:rsidDel="000C073B" w:rsidRDefault="00C605A5" w:rsidP="00C605A5">
            <w:pPr>
              <w:shd w:val="clear" w:color="auto" w:fill="FFF2CC" w:themeFill="accent4" w:themeFillTint="33"/>
              <w:tabs>
                <w:tab w:val="left" w:pos="273"/>
              </w:tabs>
              <w:spacing w:line="276" w:lineRule="auto"/>
              <w:rPr>
                <w:del w:id="936" w:author="Fabienne Schmaus" w:date="2026-04-30T16:44:00Z" w16du:dateUtc="2026-04-30T14:44:00Z"/>
                <w:rFonts w:cstheme="minorHAnsi"/>
                <w:b/>
                <w:bCs/>
                <w:color w:val="000000" w:themeColor="text1"/>
              </w:rPr>
            </w:pPr>
          </w:p>
          <w:p w14:paraId="39116EFA" w14:textId="239D7132" w:rsidR="00C605A5" w:rsidRPr="00C605A5" w:rsidDel="000C073B" w:rsidRDefault="00C605A5" w:rsidP="00C605A5">
            <w:pPr>
              <w:shd w:val="clear" w:color="auto" w:fill="FFF2CC" w:themeFill="accent4" w:themeFillTint="33"/>
              <w:tabs>
                <w:tab w:val="left" w:pos="273"/>
              </w:tabs>
              <w:spacing w:line="276" w:lineRule="auto"/>
              <w:rPr>
                <w:del w:id="937" w:author="Fabienne Schmaus" w:date="2026-04-30T16:44:00Z" w16du:dateUtc="2026-04-30T14:44:00Z"/>
                <w:rFonts w:cstheme="minorHAnsi"/>
                <w:color w:val="000000" w:themeColor="text1"/>
              </w:rPr>
            </w:pPr>
            <w:r w:rsidRPr="00C605A5">
              <w:rPr>
                <w:rFonts w:cstheme="minorHAnsi"/>
                <w:b/>
                <w:bCs/>
                <w:color w:val="000000" w:themeColor="text1"/>
              </w:rPr>
              <w:t>Wichtig:</w:t>
            </w:r>
            <w:r w:rsidRPr="00C605A5">
              <w:rPr>
                <w:rFonts w:cstheme="minorHAnsi"/>
                <w:color w:val="000000" w:themeColor="text1"/>
              </w:rPr>
              <w:t xml:space="preserve"> </w:t>
            </w:r>
            <w:del w:id="938" w:author="Fabienne Schmaus" w:date="2026-04-30T16:44:00Z" w16du:dateUtc="2026-04-30T14:44:00Z">
              <w:r w:rsidRPr="00C605A5" w:rsidDel="000C073B">
                <w:rPr>
                  <w:rFonts w:cstheme="minorHAnsi"/>
                  <w:color w:val="000000" w:themeColor="text1"/>
                </w:rPr>
                <w:delText xml:space="preserve">Den </w:delText>
              </w:r>
            </w:del>
            <w:ins w:id="939" w:author="Fabienne Schmaus" w:date="2026-04-30T16:44:00Z" w16du:dateUtc="2026-04-30T14:44:00Z">
              <w:r w:rsidR="000C073B" w:rsidRPr="00C605A5">
                <w:rPr>
                  <w:rFonts w:cstheme="minorHAnsi"/>
                  <w:color w:val="000000" w:themeColor="text1"/>
                </w:rPr>
                <w:t>De</w:t>
              </w:r>
              <w:r w:rsidR="000C073B">
                <w:rPr>
                  <w:rFonts w:cstheme="minorHAnsi"/>
                  <w:color w:val="000000" w:themeColor="text1"/>
                </w:rPr>
                <w:t>r</w:t>
              </w:r>
              <w:r w:rsidR="000C073B" w:rsidRPr="00C605A5">
                <w:rPr>
                  <w:rFonts w:cstheme="minorHAnsi"/>
                  <w:color w:val="000000" w:themeColor="text1"/>
                </w:rPr>
                <w:t xml:space="preserve"> </w:t>
              </w:r>
            </w:ins>
            <w:r w:rsidRPr="00C605A5">
              <w:rPr>
                <w:rFonts w:cstheme="minorHAnsi"/>
                <w:color w:val="000000" w:themeColor="text1"/>
              </w:rPr>
              <w:t xml:space="preserve">Kasten </w:t>
            </w:r>
            <w:ins w:id="940" w:author="Fabienne Schmaus" w:date="2026-04-30T16:44:00Z" w16du:dateUtc="2026-04-30T14:44:00Z">
              <w:r w:rsidR="000C073B">
                <w:rPr>
                  <w:rFonts w:cstheme="minorHAnsi"/>
                  <w:color w:val="000000" w:themeColor="text1"/>
                </w:rPr>
                <w:t xml:space="preserve">soll </w:t>
              </w:r>
            </w:ins>
            <w:r w:rsidRPr="00C605A5">
              <w:rPr>
                <w:rFonts w:cstheme="minorHAnsi"/>
                <w:color w:val="000000" w:themeColor="text1"/>
              </w:rPr>
              <w:t>nicht während der Stunde vor</w:t>
            </w:r>
            <w:ins w:id="941" w:author="Fabienne Schmaus" w:date="2026-04-30T16:44:00Z" w16du:dateUtc="2026-04-30T14:44:00Z">
              <w:r w:rsidR="000C073B">
                <w:rPr>
                  <w:rFonts w:cstheme="minorHAnsi"/>
                  <w:color w:val="000000" w:themeColor="text1"/>
                </w:rPr>
                <w:t>ge</w:t>
              </w:r>
            </w:ins>
            <w:r w:rsidRPr="00C605A5">
              <w:rPr>
                <w:rFonts w:cstheme="minorHAnsi"/>
                <w:color w:val="000000" w:themeColor="text1"/>
              </w:rPr>
              <w:t xml:space="preserve">lesen </w:t>
            </w:r>
            <w:ins w:id="942" w:author="Fabienne Schmaus" w:date="2026-04-30T16:44:00Z" w16du:dateUtc="2026-04-30T14:44:00Z">
              <w:r w:rsidR="000C073B">
                <w:rPr>
                  <w:rFonts w:cstheme="minorHAnsi"/>
                  <w:color w:val="000000" w:themeColor="text1"/>
                </w:rPr>
                <w:t>werden. E</w:t>
              </w:r>
            </w:ins>
            <w:del w:id="943" w:author="Fabienne Schmaus" w:date="2026-04-30T16:44:00Z" w16du:dateUtc="2026-04-30T14:44:00Z">
              <w:r w:rsidRPr="00C605A5" w:rsidDel="000C073B">
                <w:rPr>
                  <w:rFonts w:cstheme="minorHAnsi"/>
                  <w:color w:val="000000" w:themeColor="text1"/>
                </w:rPr>
                <w:delText>– e</w:delText>
              </w:r>
            </w:del>
            <w:r w:rsidRPr="00C605A5">
              <w:rPr>
                <w:rFonts w:cstheme="minorHAnsi"/>
                <w:color w:val="000000" w:themeColor="text1"/>
              </w:rPr>
              <w:t xml:space="preserve">r dient </w:t>
            </w:r>
            <w:del w:id="944" w:author="Fabienne Schmaus" w:date="2026-04-30T16:44:00Z" w16du:dateUtc="2026-04-30T14:44:00Z">
              <w:r w:rsidRPr="00C605A5" w:rsidDel="000C073B">
                <w:rPr>
                  <w:rFonts w:cstheme="minorHAnsi"/>
                  <w:color w:val="000000" w:themeColor="text1"/>
                </w:rPr>
                <w:delText xml:space="preserve">Ihnen </w:delText>
              </w:r>
            </w:del>
            <w:ins w:id="945" w:author="Fabienne Schmaus" w:date="2026-04-30T16:44:00Z" w16du:dateUtc="2026-04-30T14:44:00Z">
              <w:r w:rsidR="000C073B">
                <w:rPr>
                  <w:rFonts w:cstheme="minorHAnsi"/>
                  <w:color w:val="000000" w:themeColor="text1"/>
                </w:rPr>
                <w:t>der</w:t>
              </w:r>
            </w:ins>
            <w:del w:id="946" w:author="Fabienne Schmaus" w:date="2026-04-30T16:44:00Z" w16du:dateUtc="2026-04-30T14:44:00Z">
              <w:r w:rsidRPr="00C605A5" w:rsidDel="000C073B">
                <w:rPr>
                  <w:rFonts w:cstheme="minorHAnsi"/>
                  <w:color w:val="000000" w:themeColor="text1"/>
                </w:rPr>
                <w:delText>als</w:delText>
              </w:r>
            </w:del>
            <w:r w:rsidRPr="00C605A5">
              <w:rPr>
                <w:rFonts w:cstheme="minorHAnsi"/>
                <w:color w:val="000000" w:themeColor="text1"/>
              </w:rPr>
              <w:t xml:space="preserve"> Lehrkraft zur Orientierung. Er kann aber in adaptierter Form als Aushang oder Handzettel verfügbar gemacht werden.</w:t>
            </w:r>
          </w:p>
          <w:p w14:paraId="3B1AAE02" w14:textId="77777777" w:rsidR="00C605A5" w:rsidRPr="00C605A5" w:rsidRDefault="00C605A5" w:rsidP="003122D1">
            <w:pPr>
              <w:shd w:val="clear" w:color="auto" w:fill="FFF2CC" w:themeFill="accent4" w:themeFillTint="33"/>
              <w:tabs>
                <w:tab w:val="left" w:pos="273"/>
              </w:tabs>
              <w:spacing w:line="276" w:lineRule="auto"/>
              <w:rPr>
                <w:rFonts w:cstheme="minorHAnsi"/>
                <w:color w:val="000000" w:themeColor="text1"/>
              </w:rPr>
            </w:pPr>
          </w:p>
          <w:p w14:paraId="19597B63" w14:textId="39B7F019" w:rsidR="003122D1" w:rsidDel="000C073B" w:rsidRDefault="003122D1" w:rsidP="003D2D6B">
            <w:pPr>
              <w:tabs>
                <w:tab w:val="left" w:pos="273"/>
              </w:tabs>
              <w:spacing w:line="276" w:lineRule="auto"/>
              <w:rPr>
                <w:del w:id="947" w:author="Fabienne Schmaus" w:date="2026-04-30T16:44:00Z" w16du:dateUtc="2026-04-30T14:44:00Z"/>
                <w:rFonts w:cstheme="minorHAnsi"/>
              </w:rPr>
            </w:pPr>
          </w:p>
          <w:p w14:paraId="46B316A7" w14:textId="77777777" w:rsidR="003122D1" w:rsidRDefault="003122D1" w:rsidP="003D2D6B">
            <w:pPr>
              <w:tabs>
                <w:tab w:val="left" w:pos="273"/>
              </w:tabs>
              <w:spacing w:line="276" w:lineRule="auto"/>
              <w:rPr>
                <w:rFonts w:cstheme="minorHAnsi"/>
              </w:rPr>
            </w:pPr>
          </w:p>
          <w:p w14:paraId="1C0CC116" w14:textId="5DE64596" w:rsidR="003D2D6B" w:rsidRPr="000C073B" w:rsidRDefault="00F615E4" w:rsidP="003D2D6B">
            <w:pPr>
              <w:tabs>
                <w:tab w:val="left" w:pos="273"/>
              </w:tabs>
              <w:spacing w:line="276" w:lineRule="auto"/>
              <w:rPr>
                <w:rFonts w:cstheme="minorHAnsi"/>
              </w:rPr>
            </w:pPr>
            <w:ins w:id="948" w:author="Fabienne Schmaus" w:date="2026-05-04T11:02:00Z" w16du:dateUtc="2026-05-04T09:02:00Z">
              <w:r>
                <w:rPr>
                  <w:rFonts w:cstheme="minorHAnsi"/>
                </w:rPr>
                <w:t xml:space="preserve">Die </w:t>
              </w:r>
            </w:ins>
            <w:r w:rsidR="003D2D6B" w:rsidRPr="003D2D6B">
              <w:rPr>
                <w:rFonts w:cstheme="minorHAnsi"/>
              </w:rPr>
              <w:t xml:space="preserve">Lehrkraft erklärt </w:t>
            </w:r>
            <w:ins w:id="949" w:author="Fabienne Schmaus" w:date="2026-05-04T11:03:00Z" w16du:dateUtc="2026-05-04T09:03:00Z">
              <w:r w:rsidR="00E06478">
                <w:rPr>
                  <w:rFonts w:cstheme="minorHAnsi"/>
                </w:rPr>
                <w:t xml:space="preserve">zuerst </w:t>
              </w:r>
            </w:ins>
            <w:ins w:id="950" w:author="Fabienne Schmaus" w:date="2026-05-04T11:02:00Z" w16du:dateUtc="2026-05-04T09:02:00Z">
              <w:r w:rsidR="00E06478" w:rsidRPr="00E06478">
                <w:rPr>
                  <w:rFonts w:cstheme="minorHAnsi"/>
                </w:rPr>
                <w:t>kurz, dass wir uns beim Betrachten von Online-Profilen oft vergleichen – was grundsätzlich normal ist. Dabei wird jedoch betont, dass wir uns meist mit kuratierten Versionen anderer vergleichen, und es wird angeregt, darüber nachzudenken, welche Auswirkungen das auf uns hat. Ein längerer Input ist an dieser Stelle nicht vorgesehen</w:t>
              </w:r>
            </w:ins>
            <w:del w:id="951" w:author="Fabienne Schmaus" w:date="2026-05-04T11:02:00Z" w16du:dateUtc="2026-05-04T09:02:00Z">
              <w:r w:rsidR="003D2D6B" w:rsidRPr="003D2D6B" w:rsidDel="00E06478">
                <w:rPr>
                  <w:rFonts w:cstheme="minorHAnsi"/>
                </w:rPr>
                <w:delText xml:space="preserve">kurz: </w:delText>
              </w:r>
              <w:r w:rsidR="00F0300B" w:rsidRPr="000C073B" w:rsidDel="00E06478">
                <w:rPr>
                  <w:rFonts w:cstheme="minorHAnsi"/>
                  <w:rPrChange w:id="952" w:author="Fabienne Schmaus" w:date="2026-04-30T16:45:00Z" w16du:dateUtc="2026-04-30T14:45:00Z">
                    <w:rPr>
                      <w:rFonts w:cstheme="minorHAnsi"/>
                      <w:i/>
                      <w:iCs/>
                    </w:rPr>
                  </w:rPrChange>
                </w:rPr>
                <w:delText>„</w:delText>
              </w:r>
              <w:r w:rsidR="003D2D6B" w:rsidRPr="000C073B" w:rsidDel="00E06478">
                <w:rPr>
                  <w:rFonts w:cstheme="minorHAnsi"/>
                  <w:rPrChange w:id="953" w:author="Fabienne Schmaus" w:date="2026-04-30T16:45:00Z" w16du:dateUtc="2026-04-30T14:45:00Z">
                    <w:rPr>
                      <w:rFonts w:cstheme="minorHAnsi"/>
                      <w:i/>
                      <w:iCs/>
                    </w:rPr>
                  </w:rPrChange>
                </w:rPr>
                <w:delText>Wenn wir uns Online-Profile ansehen, vergleichen wir uns – das ist normal. Aber: Wir vergleichen uns immer mit kuratierten Versionen. Was macht das mit uns?</w:delText>
              </w:r>
              <w:r w:rsidR="00F0300B" w:rsidRPr="000C073B" w:rsidDel="00E06478">
                <w:rPr>
                  <w:rFonts w:cstheme="minorHAnsi"/>
                  <w:rPrChange w:id="954" w:author="Fabienne Schmaus" w:date="2026-04-30T16:45:00Z" w16du:dateUtc="2026-04-30T14:45:00Z">
                    <w:rPr>
                      <w:rFonts w:cstheme="minorHAnsi"/>
                      <w:i/>
                      <w:iCs/>
                    </w:rPr>
                  </w:rPrChange>
                </w:rPr>
                <w:delText>“</w:delText>
              </w:r>
              <w:r w:rsidR="003D2D6B" w:rsidRPr="000C073B" w:rsidDel="00E06478">
                <w:rPr>
                  <w:rFonts w:cstheme="minorHAnsi"/>
                </w:rPr>
                <w:delText xml:space="preserve"> </w:delText>
              </w:r>
            </w:del>
            <w:del w:id="955" w:author="Fabienne Schmaus" w:date="2026-04-30T16:45:00Z" w16du:dateUtc="2026-04-30T14:45:00Z">
              <w:r w:rsidR="003D2D6B" w:rsidRPr="000C073B" w:rsidDel="000C073B">
                <w:rPr>
                  <w:rFonts w:cstheme="minorHAnsi"/>
                </w:rPr>
                <w:delText>K</w:delText>
              </w:r>
            </w:del>
            <w:del w:id="956" w:author="Fabienne Schmaus" w:date="2026-05-04T11:02:00Z" w16du:dateUtc="2026-05-04T09:02:00Z">
              <w:r w:rsidR="003D2D6B" w:rsidRPr="000C073B" w:rsidDel="00E06478">
                <w:rPr>
                  <w:rFonts w:cstheme="minorHAnsi"/>
                </w:rPr>
                <w:delText xml:space="preserve">ein langer Input </w:delText>
              </w:r>
            </w:del>
            <w:del w:id="957" w:author="Fabienne Schmaus" w:date="2026-04-30T16:46:00Z" w16du:dateUtc="2026-04-30T14:46:00Z">
              <w:r w:rsidR="003D2D6B" w:rsidRPr="000C073B" w:rsidDel="000C073B">
                <w:rPr>
                  <w:rFonts w:cstheme="minorHAnsi"/>
                </w:rPr>
                <w:delText xml:space="preserve">– direkt </w:delText>
              </w:r>
            </w:del>
            <w:del w:id="958" w:author="Fabienne Schmaus" w:date="2026-05-04T11:03:00Z" w16du:dateUtc="2026-05-04T09:03:00Z">
              <w:r w:rsidR="003D2D6B" w:rsidRPr="000C073B" w:rsidDel="00E06478">
                <w:rPr>
                  <w:rFonts w:cstheme="minorHAnsi"/>
                </w:rPr>
                <w:delText>in die Fallarbeit</w:delText>
              </w:r>
            </w:del>
            <w:r w:rsidR="003D2D6B" w:rsidRPr="000C073B">
              <w:rPr>
                <w:rFonts w:cstheme="minorHAnsi"/>
              </w:rPr>
              <w:t>.</w:t>
            </w:r>
          </w:p>
          <w:p w14:paraId="612ACE54" w14:textId="3BCDF3A7" w:rsidR="00BF0571" w:rsidRPr="000C073B" w:rsidDel="007204FD" w:rsidRDefault="00BF0571" w:rsidP="00F07C29">
            <w:pPr>
              <w:tabs>
                <w:tab w:val="left" w:pos="273"/>
              </w:tabs>
              <w:spacing w:line="276" w:lineRule="auto"/>
              <w:rPr>
                <w:del w:id="959" w:author="Fabienne Schmaus" w:date="2026-04-30T17:05:00Z" w16du:dateUtc="2026-04-30T15:05:00Z"/>
                <w:rFonts w:cstheme="minorHAnsi"/>
                <w:rPrChange w:id="960" w:author="Fabienne Schmaus" w:date="2026-04-30T16:44:00Z" w16du:dateUtc="2026-04-30T14:44:00Z">
                  <w:rPr>
                    <w:del w:id="961" w:author="Fabienne Schmaus" w:date="2026-04-30T17:05:00Z" w16du:dateUtc="2026-04-30T15:05:00Z"/>
                    <w:rFonts w:cstheme="minorHAnsi"/>
                    <w:color w:val="EE0000"/>
                  </w:rPr>
                </w:rPrChange>
              </w:rPr>
            </w:pPr>
          </w:p>
          <w:p w14:paraId="4C0043BB" w14:textId="77777777" w:rsidR="00201834" w:rsidRDefault="002C39FF" w:rsidP="00F07C29">
            <w:pPr>
              <w:tabs>
                <w:tab w:val="left" w:pos="273"/>
              </w:tabs>
              <w:spacing w:line="276" w:lineRule="auto"/>
              <w:rPr>
                <w:ins w:id="962" w:author="Fabienne Schmaus" w:date="2026-05-04T10:03:00Z" w16du:dateUtc="2026-05-04T08:03:00Z"/>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w:t>
            </w:r>
            <w:ins w:id="963" w:author="Fabienne Schmaus" w:date="2026-05-04T10:02:00Z" w16du:dateUtc="2026-05-04T08:02:00Z">
              <w:r w:rsidR="00201834">
                <w:rPr>
                  <w:rFonts w:cstheme="minorHAnsi"/>
                </w:rPr>
                <w:t xml:space="preserve"> aus </w:t>
              </w:r>
            </w:ins>
            <w:del w:id="964" w:author="Fabienne Schmaus" w:date="2026-05-04T10:02:00Z" w16du:dateUtc="2026-05-04T08:02:00Z">
              <w:r w:rsidR="003D2D6B" w:rsidRPr="003D2D6B" w:rsidDel="00201834">
                <w:rPr>
                  <w:rFonts w:cstheme="minorHAnsi"/>
                </w:rPr>
                <w:delText xml:space="preserve">: </w:delText>
              </w:r>
            </w:del>
            <w:r w:rsidR="003D2D6B" w:rsidRPr="003D2D6B">
              <w:rPr>
                <w:rFonts w:cstheme="minorHAnsi"/>
              </w:rPr>
              <w:t>A</w:t>
            </w:r>
            <w:ins w:id="965" w:author="Fabienne Schmaus" w:date="2026-04-30T16:47:00Z" w16du:dateUtc="2026-04-30T14:47:00Z">
              <w:r w:rsidR="000C073B">
                <w:rPr>
                  <w:rFonts w:cstheme="minorHAnsi"/>
                </w:rPr>
                <w:t>rbeitsblatt</w:t>
              </w:r>
            </w:ins>
            <w:del w:id="966" w:author="Fabienne Schmaus" w:date="2026-04-30T16:47:00Z" w16du:dateUtc="2026-04-30T14:47:00Z">
              <w:r w:rsidR="003D2D6B" w:rsidRPr="003D2D6B" w:rsidDel="000C073B">
                <w:rPr>
                  <w:rFonts w:cstheme="minorHAnsi"/>
                </w:rPr>
                <w:delText>B</w:delText>
              </w:r>
            </w:del>
            <w:r w:rsidR="003D2D6B" w:rsidRPr="003D2D6B">
              <w:rPr>
                <w:rFonts w:cstheme="minorHAnsi"/>
              </w:rPr>
              <w:t xml:space="preserve"> 3</w:t>
            </w:r>
            <w:del w:id="967" w:author="Fabienne Schmaus" w:date="2026-05-04T10:02:00Z" w16du:dateUtc="2026-05-04T08:02:00Z">
              <w:r w:rsidR="003D2D6B" w:rsidRPr="003D2D6B" w:rsidDel="00201834">
                <w:rPr>
                  <w:rFonts w:cstheme="minorHAnsi"/>
                </w:rPr>
                <w:delText>a</w:delText>
              </w:r>
            </w:del>
            <w:ins w:id="968" w:author="Fabienne Schmaus" w:date="2026-05-04T10:03:00Z" w16du:dateUtc="2026-05-04T08:03:00Z">
              <w:r w:rsidR="00201834">
                <w:rPr>
                  <w:rFonts w:cstheme="minorHAnsi"/>
                </w:rPr>
                <w:t xml:space="preserve">: </w:t>
              </w:r>
            </w:ins>
          </w:p>
          <w:p w14:paraId="210EE2EE" w14:textId="77777777" w:rsidR="00201834" w:rsidRDefault="00201834" w:rsidP="00F07C29">
            <w:pPr>
              <w:tabs>
                <w:tab w:val="left" w:pos="273"/>
              </w:tabs>
              <w:spacing w:line="276" w:lineRule="auto"/>
              <w:rPr>
                <w:ins w:id="969" w:author="Fabienne Schmaus" w:date="2026-05-04T10:03:00Z" w16du:dateUtc="2026-05-04T08:03:00Z"/>
                <w:rFonts w:cstheme="minorHAnsi"/>
              </w:rPr>
            </w:pPr>
            <w:ins w:id="970" w:author="Fabienne Schmaus" w:date="2026-05-04T10:03:00Z" w16du:dateUtc="2026-05-04T08:03:00Z">
              <w:r>
                <w:rPr>
                  <w:rFonts w:cstheme="minorHAnsi"/>
                </w:rPr>
                <w:t xml:space="preserve">Fall I.: </w:t>
              </w:r>
            </w:ins>
            <w:del w:id="971" w:author="Fabienne Schmaus" w:date="2026-05-04T10:03:00Z" w16du:dateUtc="2026-05-04T08:03:00Z">
              <w:r w:rsidR="003D2D6B" w:rsidRPr="003D2D6B" w:rsidDel="00201834">
                <w:rPr>
                  <w:rFonts w:cstheme="minorHAnsi"/>
                </w:rPr>
                <w:delText xml:space="preserve"> (</w:delText>
              </w:r>
            </w:del>
            <w:r w:rsidR="00F0300B">
              <w:rPr>
                <w:rFonts w:cstheme="minorHAnsi"/>
              </w:rPr>
              <w:t>„</w:t>
            </w:r>
            <w:r w:rsidR="003D2D6B" w:rsidRPr="003D2D6B">
              <w:rPr>
                <w:rFonts w:cstheme="minorHAnsi"/>
              </w:rPr>
              <w:t>Immer die perfekten Fotos</w:t>
            </w:r>
            <w:r w:rsidR="00F0300B">
              <w:rPr>
                <w:rFonts w:cstheme="minorHAnsi"/>
              </w:rPr>
              <w:t>“</w:t>
            </w:r>
            <w:r w:rsidR="003D2D6B" w:rsidRPr="003D2D6B">
              <w:rPr>
                <w:rFonts w:cstheme="minorHAnsi"/>
              </w:rPr>
              <w:t xml:space="preserve"> – sozialer Vergleich, Unzufriedenheit</w:t>
            </w:r>
          </w:p>
          <w:p w14:paraId="109DDE45" w14:textId="77777777" w:rsidR="00201834" w:rsidRDefault="003D2D6B" w:rsidP="00F07C29">
            <w:pPr>
              <w:tabs>
                <w:tab w:val="left" w:pos="273"/>
              </w:tabs>
              <w:spacing w:line="276" w:lineRule="auto"/>
              <w:rPr>
                <w:ins w:id="972" w:author="Fabienne Schmaus" w:date="2026-05-04T10:03:00Z" w16du:dateUtc="2026-05-04T08:03:00Z"/>
                <w:rFonts w:cstheme="minorHAnsi"/>
              </w:rPr>
            </w:pPr>
            <w:del w:id="973" w:author="Fabienne Schmaus" w:date="2026-05-04T10:03:00Z" w16du:dateUtc="2026-05-04T08:03:00Z">
              <w:r w:rsidRPr="003D2D6B" w:rsidDel="00201834">
                <w:rPr>
                  <w:rFonts w:cstheme="minorHAnsi"/>
                </w:rPr>
                <w:delText xml:space="preserve">), </w:delText>
              </w:r>
            </w:del>
            <w:del w:id="974" w:author="Fabienne Schmaus" w:date="2026-04-30T16:47:00Z" w16du:dateUtc="2026-04-30T14:47:00Z">
              <w:r w:rsidRPr="003D2D6B" w:rsidDel="000C073B">
                <w:rPr>
                  <w:rFonts w:cstheme="minorHAnsi"/>
                </w:rPr>
                <w:delText xml:space="preserve">AB </w:delText>
              </w:r>
            </w:del>
            <w:del w:id="975" w:author="Fabienne Schmaus" w:date="2026-05-04T10:03:00Z" w16du:dateUtc="2026-05-04T08:03:00Z">
              <w:r w:rsidRPr="003D2D6B" w:rsidDel="00201834">
                <w:rPr>
                  <w:rFonts w:cstheme="minorHAnsi"/>
                </w:rPr>
                <w:delText>3b</w:delText>
              </w:r>
            </w:del>
            <w:ins w:id="976" w:author="Fabienne Schmaus" w:date="2026-05-04T10:03:00Z" w16du:dateUtc="2026-05-04T08:03:00Z">
              <w:r w:rsidR="00201834">
                <w:rPr>
                  <w:rFonts w:cstheme="minorHAnsi"/>
                </w:rPr>
                <w:t>Fall II.:</w:t>
              </w:r>
            </w:ins>
            <w:r w:rsidRPr="003D2D6B">
              <w:rPr>
                <w:rFonts w:cstheme="minorHAnsi"/>
              </w:rPr>
              <w:t xml:space="preserve"> </w:t>
            </w:r>
            <w:del w:id="977" w:author="Fabienne Schmaus" w:date="2026-05-04T10:03:00Z" w16du:dateUtc="2026-05-04T08:03:00Z">
              <w:r w:rsidRPr="003D2D6B" w:rsidDel="00201834">
                <w:rPr>
                  <w:rFonts w:cstheme="minorHAnsi"/>
                </w:rPr>
                <w:delText>(</w:delText>
              </w:r>
            </w:del>
            <w:r w:rsidR="00F0300B">
              <w:rPr>
                <w:rFonts w:cstheme="minorHAnsi"/>
              </w:rPr>
              <w:t>„</w:t>
            </w:r>
            <w:r w:rsidRPr="003D2D6B">
              <w:rPr>
                <w:rFonts w:cstheme="minorHAnsi"/>
              </w:rPr>
              <w:t>Niemand liked meine Beiträge</w:t>
            </w:r>
            <w:r w:rsidR="00F0300B">
              <w:rPr>
                <w:rFonts w:cstheme="minorHAnsi"/>
              </w:rPr>
              <w:t>“</w:t>
            </w:r>
            <w:r w:rsidRPr="003D2D6B">
              <w:rPr>
                <w:rFonts w:cstheme="minorHAnsi"/>
              </w:rPr>
              <w:t xml:space="preserve"> – Selbstwert an Metriken geknüpft</w:t>
            </w:r>
          </w:p>
          <w:p w14:paraId="654DB792" w14:textId="77777777" w:rsidR="00201834" w:rsidRDefault="003D2D6B" w:rsidP="00F07C29">
            <w:pPr>
              <w:tabs>
                <w:tab w:val="left" w:pos="273"/>
              </w:tabs>
              <w:spacing w:line="276" w:lineRule="auto"/>
              <w:rPr>
                <w:ins w:id="978" w:author="Fabienne Schmaus" w:date="2026-05-04T10:04:00Z" w16du:dateUtc="2026-05-04T08:04:00Z"/>
                <w:rFonts w:cstheme="minorHAnsi"/>
              </w:rPr>
            </w:pPr>
            <w:del w:id="979" w:author="Fabienne Schmaus" w:date="2026-05-04T10:04:00Z" w16du:dateUtc="2026-05-04T08:04:00Z">
              <w:r w:rsidRPr="003D2D6B" w:rsidDel="00201834">
                <w:rPr>
                  <w:rFonts w:cstheme="minorHAnsi"/>
                </w:rPr>
                <w:lastRenderedPageBreak/>
                <w:delText xml:space="preserve">), </w:delText>
              </w:r>
            </w:del>
            <w:del w:id="980" w:author="Fabienne Schmaus" w:date="2026-04-30T16:47:00Z" w16du:dateUtc="2026-04-30T14:47:00Z">
              <w:r w:rsidRPr="003D2D6B" w:rsidDel="000C073B">
                <w:rPr>
                  <w:rFonts w:cstheme="minorHAnsi"/>
                </w:rPr>
                <w:delText xml:space="preserve">AB </w:delText>
              </w:r>
            </w:del>
            <w:del w:id="981" w:author="Fabienne Schmaus" w:date="2026-05-04T10:04:00Z" w16du:dateUtc="2026-05-04T08:04:00Z">
              <w:r w:rsidRPr="003D2D6B" w:rsidDel="00201834">
                <w:rPr>
                  <w:rFonts w:cstheme="minorHAnsi"/>
                </w:rPr>
                <w:delText>3c</w:delText>
              </w:r>
            </w:del>
            <w:ins w:id="982" w:author="Fabienne Schmaus" w:date="2026-05-04T10:04:00Z" w16du:dateUtc="2026-05-04T08:04:00Z">
              <w:r w:rsidR="00201834">
                <w:rPr>
                  <w:rFonts w:cstheme="minorHAnsi"/>
                </w:rPr>
                <w:t>Fall III.:</w:t>
              </w:r>
            </w:ins>
            <w:r w:rsidRPr="003D2D6B">
              <w:rPr>
                <w:rFonts w:cstheme="minorHAnsi"/>
              </w:rPr>
              <w:t xml:space="preserve"> </w:t>
            </w:r>
            <w:del w:id="983" w:author="Fabienne Schmaus" w:date="2026-05-04T10:04:00Z" w16du:dateUtc="2026-05-04T08:04:00Z">
              <w:r w:rsidRPr="003D2D6B" w:rsidDel="00201834">
                <w:rPr>
                  <w:rFonts w:cstheme="minorHAnsi"/>
                </w:rPr>
                <w:delText>(</w:delText>
              </w:r>
            </w:del>
            <w:r w:rsidR="00F0300B">
              <w:rPr>
                <w:rFonts w:cstheme="minorHAnsi"/>
              </w:rPr>
              <w:t>„</w:t>
            </w:r>
            <w:r w:rsidRPr="003D2D6B">
              <w:rPr>
                <w:rFonts w:cstheme="minorHAnsi"/>
              </w:rPr>
              <w:t>Mein Profil zeigt nicht, wer ich wirklich bin</w:t>
            </w:r>
            <w:r w:rsidR="00F0300B">
              <w:rPr>
                <w:rFonts w:cstheme="minorHAnsi"/>
              </w:rPr>
              <w:t>“</w:t>
            </w:r>
            <w:commentRangeStart w:id="984"/>
            <w:r w:rsidRPr="003D2D6B">
              <w:rPr>
                <w:rFonts w:cstheme="minorHAnsi"/>
              </w:rPr>
              <w:t>*</w:t>
            </w:r>
            <w:commentRangeEnd w:id="984"/>
            <w:r w:rsidR="00201834" w:rsidRPr="003D2D6B">
              <w:rPr>
                <w:rStyle w:val="Kommentarzeichen"/>
                <w:rFonts w:cstheme="minorHAnsi"/>
                <w:sz w:val="22"/>
                <w:szCs w:val="22"/>
              </w:rPr>
              <w:commentReference w:id="984"/>
            </w:r>
            <w:r w:rsidRPr="003D2D6B">
              <w:rPr>
                <w:rFonts w:cstheme="minorHAnsi"/>
              </w:rPr>
              <w:t xml:space="preserve"> – Authentizitätskonflikt</w:t>
            </w:r>
          </w:p>
          <w:p w14:paraId="519E37BD" w14:textId="2E01A144" w:rsidR="00BF0571" w:rsidRPr="003D2D6B" w:rsidRDefault="003D2D6B" w:rsidP="00F07C29">
            <w:pPr>
              <w:tabs>
                <w:tab w:val="left" w:pos="273"/>
              </w:tabs>
              <w:spacing w:line="276" w:lineRule="auto"/>
              <w:rPr>
                <w:rFonts w:cstheme="minorHAnsi"/>
              </w:rPr>
            </w:pPr>
            <w:del w:id="985" w:author="Fabienne Schmaus" w:date="2026-05-04T10:04:00Z" w16du:dateUtc="2026-05-04T08:04:00Z">
              <w:r w:rsidRPr="003D2D6B" w:rsidDel="00201834">
                <w:rPr>
                  <w:rFonts w:cstheme="minorHAnsi"/>
                </w:rPr>
                <w:delText>).</w:delText>
              </w:r>
            </w:del>
            <w:ins w:id="986" w:author="Fabienne Schmaus" w:date="2026-05-04T10:04:00Z" w16du:dateUtc="2026-05-04T08:04:00Z">
              <w:r w:rsidR="00201834">
                <w:rPr>
                  <w:rFonts w:cstheme="minorHAnsi"/>
                </w:rPr>
                <w:t xml:space="preserve">Dabei geht es darum, </w:t>
              </w:r>
            </w:ins>
            <w:del w:id="987" w:author="Fabienne Schmaus" w:date="2026-05-04T10:04:00Z" w16du:dateUtc="2026-05-04T08:04:00Z">
              <w:r w:rsidRPr="003D2D6B" w:rsidDel="00201834">
                <w:rPr>
                  <w:rFonts w:cstheme="minorHAnsi"/>
                </w:rPr>
                <w:delText xml:space="preserve"> Auftrag:</w:delText>
              </w:r>
            </w:del>
            <w:ins w:id="988" w:author="Fabienne Schmaus" w:date="2026-05-04T10:04:00Z" w16du:dateUtc="2026-05-04T08:04:00Z">
              <w:r w:rsidR="00201834">
                <w:rPr>
                  <w:rFonts w:cstheme="minorHAnsi"/>
                </w:rPr>
                <w:t>die</w:t>
              </w:r>
            </w:ins>
            <w:r w:rsidRPr="003D2D6B">
              <w:rPr>
                <w:rFonts w:cstheme="minorHAnsi"/>
              </w:rPr>
              <w:t xml:space="preserve"> Fallgeschichte </w:t>
            </w:r>
            <w:ins w:id="989" w:author="Fabienne Schmaus" w:date="2026-05-04T10:04:00Z" w16du:dateUtc="2026-05-04T08:04:00Z">
              <w:r w:rsidR="00201834">
                <w:rPr>
                  <w:rFonts w:cstheme="minorHAnsi"/>
                </w:rPr>
                <w:t xml:space="preserve">zu </w:t>
              </w:r>
            </w:ins>
            <w:r w:rsidRPr="003D2D6B">
              <w:rPr>
                <w:rFonts w:cstheme="minorHAnsi"/>
              </w:rPr>
              <w:t xml:space="preserve">lesen, Analysefragen </w:t>
            </w:r>
            <w:ins w:id="990" w:author="Fabienne Schmaus" w:date="2026-05-04T10:04:00Z" w16du:dateUtc="2026-05-04T08:04:00Z">
              <w:r w:rsidR="00201834">
                <w:rPr>
                  <w:rFonts w:cstheme="minorHAnsi"/>
                </w:rPr>
                <w:t xml:space="preserve">zu </w:t>
              </w:r>
            </w:ins>
            <w:r w:rsidRPr="003D2D6B">
              <w:rPr>
                <w:rFonts w:cstheme="minorHAnsi"/>
              </w:rPr>
              <w:t>bearbeiten</w:t>
            </w:r>
            <w:del w:id="991" w:author="Fabienne Schmaus" w:date="2026-05-04T10:04:00Z" w16du:dateUtc="2026-05-04T08:04:00Z">
              <w:r w:rsidRPr="003D2D6B" w:rsidDel="00201834">
                <w:rPr>
                  <w:rFonts w:cstheme="minorHAnsi"/>
                </w:rPr>
                <w:delText xml:space="preserve">, </w:delText>
              </w:r>
            </w:del>
            <w:ins w:id="992" w:author="Fabienne Schmaus" w:date="2026-05-04T10:04:00Z" w16du:dateUtc="2026-05-04T08:04:00Z">
              <w:r w:rsidR="00201834">
                <w:rPr>
                  <w:rFonts w:cstheme="minorHAnsi"/>
                </w:rPr>
                <w:t xml:space="preserve"> und</w:t>
              </w:r>
              <w:r w:rsidR="00201834" w:rsidRPr="003D2D6B">
                <w:rPr>
                  <w:rFonts w:cstheme="minorHAnsi"/>
                </w:rPr>
                <w:t xml:space="preserve"> </w:t>
              </w:r>
              <w:r w:rsidR="00201834">
                <w:rPr>
                  <w:rFonts w:cstheme="minorHAnsi"/>
                </w:rPr>
                <w:t xml:space="preserve">eine </w:t>
              </w:r>
            </w:ins>
            <w:r w:rsidRPr="003D2D6B">
              <w:rPr>
                <w:rFonts w:cstheme="minorHAnsi"/>
              </w:rPr>
              <w:t>Kurzpräsentation vor</w:t>
            </w:r>
            <w:ins w:id="993" w:author="Fabienne Schmaus" w:date="2026-05-04T10:04:00Z" w16du:dateUtc="2026-05-04T08:04:00Z">
              <w:r w:rsidR="00201834">
                <w:rPr>
                  <w:rFonts w:cstheme="minorHAnsi"/>
                </w:rPr>
                <w:t>zu</w:t>
              </w:r>
            </w:ins>
            <w:r w:rsidRPr="003D2D6B">
              <w:rPr>
                <w:rFonts w:cstheme="minorHAnsi"/>
              </w:rPr>
              <w:t>bereiten (je 2 Min.)</w:t>
            </w:r>
          </w:p>
          <w:p w14:paraId="46F1CE12" w14:textId="45065D65" w:rsidR="003D2D6B" w:rsidRPr="003D2D6B" w:rsidDel="000C073B" w:rsidRDefault="003D2D6B" w:rsidP="00F07C29">
            <w:pPr>
              <w:tabs>
                <w:tab w:val="left" w:pos="273"/>
              </w:tabs>
              <w:spacing w:line="276" w:lineRule="auto"/>
              <w:rPr>
                <w:del w:id="994" w:author="Fabienne Schmaus" w:date="2026-04-30T16:47:00Z" w16du:dateUtc="2026-04-30T14:47:00Z"/>
                <w:rFonts w:cstheme="minorHAnsi"/>
              </w:rPr>
            </w:pPr>
          </w:p>
          <w:p w14:paraId="7C9E7CF7" w14:textId="6E8FFD82" w:rsidR="003D2D6B" w:rsidRPr="003D2D6B" w:rsidRDefault="003D2D6B" w:rsidP="003D2D6B">
            <w:pPr>
              <w:tabs>
                <w:tab w:val="left" w:pos="273"/>
              </w:tabs>
              <w:spacing w:line="276" w:lineRule="auto"/>
              <w:rPr>
                <w:rFonts w:cstheme="minorHAnsi"/>
              </w:rPr>
            </w:pPr>
            <w:r w:rsidRPr="003D2D6B">
              <w:rPr>
                <w:rFonts w:cstheme="minorHAnsi"/>
              </w:rPr>
              <w:t xml:space="preserve">Jede Gruppe stellt ihr Fallbeispiel in 2 Minuten vor: Was passiert? Was beschäftigt die Person? Was könnte helfen? </w:t>
            </w:r>
            <w:ins w:id="995" w:author="Fabienne Schmaus" w:date="2026-05-04T10:39:00Z" w16du:dateUtc="2026-05-04T08:39:00Z">
              <w:r w:rsidR="00C17639">
                <w:rPr>
                  <w:rFonts w:cstheme="minorHAnsi"/>
                </w:rPr>
                <w:t xml:space="preserve">Die </w:t>
              </w:r>
            </w:ins>
            <w:r w:rsidRPr="003D2D6B">
              <w:rPr>
                <w:rFonts w:cstheme="minorHAnsi"/>
              </w:rPr>
              <w:t>Lehrkraft fasst nach allen drei Vorstellungen zusammen: *</w:t>
            </w:r>
            <w:r w:rsidR="00F0300B">
              <w:rPr>
                <w:rFonts w:cstheme="minorHAnsi"/>
              </w:rPr>
              <w:t>“</w:t>
            </w:r>
            <w:r w:rsidRPr="003D2D6B">
              <w:rPr>
                <w:rFonts w:cstheme="minorHAnsi"/>
              </w:rPr>
              <w:t>In allen drei Fällen sehen wir: Die Art, wie wir uns online präsentieren und wie wir andere wahrnehmen, beeinflusst, wie wir uns selbst fühlen.</w:t>
            </w:r>
            <w:r w:rsidR="00F0300B">
              <w:rPr>
                <w:rFonts w:cstheme="minorHAnsi"/>
              </w:rPr>
              <w:t>“</w:t>
            </w:r>
          </w:p>
          <w:p w14:paraId="2A5A2AD3" w14:textId="77777777" w:rsidR="003D2D6B" w:rsidRPr="007204FD" w:rsidRDefault="003D2D6B" w:rsidP="00F07C29">
            <w:pPr>
              <w:tabs>
                <w:tab w:val="left" w:pos="273"/>
              </w:tabs>
              <w:spacing w:line="276" w:lineRule="auto"/>
              <w:rPr>
                <w:rFonts w:cstheme="minorHAnsi"/>
                <w:rPrChange w:id="996" w:author="Fabienne Schmaus" w:date="2026-04-30T17:06:00Z" w16du:dateUtc="2026-04-30T15:06:00Z">
                  <w:rPr>
                    <w:rFonts w:cstheme="minorHAnsi"/>
                    <w:color w:val="EE0000"/>
                  </w:rPr>
                </w:rPrChange>
              </w:rPr>
            </w:pPr>
          </w:p>
          <w:p w14:paraId="0BC18881" w14:textId="4D65E226"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744A0E64"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ins w:id="997" w:author="Fabienne Schmaus" w:date="2026-05-04T11:03:00Z" w16du:dateUtc="2026-05-04T09:03:00Z">
              <w:r w:rsidR="00E06478">
                <w:rPr>
                  <w:rFonts w:cstheme="minorHAnsi"/>
                </w:rPr>
                <w:t xml:space="preserve">besonderer </w:t>
              </w:r>
            </w:ins>
            <w:r w:rsidR="00E03A0B" w:rsidRPr="00E03A0B">
              <w:rPr>
                <w:rFonts w:cstheme="minorHAnsi"/>
              </w:rPr>
              <w:t>Fokus auf Erkennen und Benennen von Gefühlen: *</w:t>
            </w:r>
            <w:r w:rsidR="00F0300B">
              <w:rPr>
                <w:rFonts w:cstheme="minorHAnsi"/>
              </w:rPr>
              <w:t>“</w:t>
            </w:r>
            <w:r w:rsidR="00E03A0B" w:rsidRPr="00E03A0B">
              <w:rPr>
                <w:rFonts w:cstheme="minorHAnsi"/>
              </w:rPr>
              <w:t>Wie fühlt sich die Person? Was beschäftigt sie?</w:t>
            </w:r>
            <w:r w:rsidR="00F0300B">
              <w:rPr>
                <w:rFonts w:cstheme="minorHAnsi"/>
              </w:rPr>
              <w:t>“</w:t>
            </w:r>
            <w:r w:rsidR="00E03A0B" w:rsidRPr="00E03A0B">
              <w:rPr>
                <w:rFonts w:cstheme="minorHAnsi"/>
              </w:rPr>
              <w:t xml:space="preserve"> </w:t>
            </w:r>
          </w:p>
          <w:p w14:paraId="283D1A71" w14:textId="24FE1CC6"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del w:id="998" w:author="Fabienne Schmaus" w:date="2026-05-04T11:03:00Z" w16du:dateUtc="2026-05-04T09:03:00Z">
              <w:r w:rsidR="00E03A0B" w:rsidRPr="00E03A0B" w:rsidDel="00E06478">
                <w:rPr>
                  <w:rFonts w:cstheme="minorHAnsi"/>
                </w:rPr>
                <w:delText xml:space="preserve">Konkrete </w:delText>
              </w:r>
            </w:del>
            <w:ins w:id="999" w:author="Fabienne Schmaus" w:date="2026-05-04T11:03:00Z" w16du:dateUtc="2026-05-04T09:03:00Z">
              <w:r w:rsidR="00E06478">
                <w:rPr>
                  <w:rFonts w:cstheme="minorHAnsi"/>
                </w:rPr>
                <w:t>k</w:t>
              </w:r>
              <w:r w:rsidR="00E06478" w:rsidRPr="00E03A0B">
                <w:rPr>
                  <w:rFonts w:cstheme="minorHAnsi"/>
                </w:rPr>
                <w:t xml:space="preserve">onkrete </w:t>
              </w:r>
            </w:ins>
            <w:r w:rsidR="00E03A0B" w:rsidRPr="00E03A0B">
              <w:rPr>
                <w:rFonts w:cstheme="minorHAnsi"/>
              </w:rPr>
              <w:t>Situationen aus der eigenen Lebenswelt: *</w:t>
            </w:r>
            <w:r w:rsidR="00F0300B">
              <w:rPr>
                <w:rFonts w:cstheme="minorHAnsi"/>
              </w:rPr>
              <w:t>“</w:t>
            </w:r>
            <w:r w:rsidR="00E03A0B" w:rsidRPr="00E03A0B">
              <w:rPr>
                <w:rFonts w:cstheme="minorHAnsi"/>
              </w:rPr>
              <w:t>Kennst du das auch?</w:t>
            </w:r>
            <w:r w:rsidR="00F0300B">
              <w:rPr>
                <w:rFonts w:cstheme="minorHAnsi"/>
              </w:rPr>
              <w:t>“</w:t>
            </w:r>
          </w:p>
          <w:p w14:paraId="354BC360" w14:textId="53FAA993"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w:t>
            </w:r>
            <w:ins w:id="1000" w:author="Fabienne Schmaus" w:date="2026-04-30T16:48:00Z" w16du:dateUtc="2026-04-30T14:48:00Z">
              <w:r w:rsidR="000C073B">
                <w:rPr>
                  <w:rFonts w:cstheme="minorHAnsi"/>
                </w:rPr>
                <w:t>. Die</w:t>
              </w:r>
            </w:ins>
            <w:del w:id="1001" w:author="Fabienne Schmaus" w:date="2026-04-30T16:48:00Z" w16du:dateUtc="2026-04-30T14:48:00Z">
              <w:r w:rsidRPr="00E03A0B" w:rsidDel="000C073B">
                <w:rPr>
                  <w:rFonts w:cstheme="minorHAnsi"/>
                </w:rPr>
                <w:delText xml:space="preserve"> – </w:delText>
              </w:r>
            </w:del>
            <w:ins w:id="1002" w:author="Fabienne Schmaus" w:date="2026-04-30T16:48:00Z" w16du:dateUtc="2026-04-30T14:48:00Z">
              <w:r w:rsidR="000C073B">
                <w:rPr>
                  <w:rFonts w:cstheme="minorHAnsi"/>
                </w:rPr>
                <w:t xml:space="preserve"> </w:t>
              </w:r>
            </w:ins>
            <w:del w:id="1003" w:author="Fabienne Schmaus" w:date="2026-04-30T16:48:00Z" w16du:dateUtc="2026-04-30T14:48:00Z">
              <w:r w:rsidRPr="00E03A0B" w:rsidDel="000C073B">
                <w:rPr>
                  <w:rFonts w:cstheme="minorHAnsi"/>
                </w:rPr>
                <w:delText xml:space="preserve">keine </w:delText>
              </w:r>
            </w:del>
            <w:r w:rsidRPr="00E03A0B">
              <w:rPr>
                <w:rFonts w:cstheme="minorHAnsi"/>
              </w:rPr>
              <w:t xml:space="preserve">Theorie </w:t>
            </w:r>
            <w:ins w:id="1004" w:author="Fabienne Schmaus" w:date="2026-04-30T16:48:00Z" w16du:dateUtc="2026-04-30T14:48:00Z">
              <w:r w:rsidR="000C073B">
                <w:rPr>
                  <w:rFonts w:cstheme="minorHAnsi"/>
                </w:rPr>
                <w:t xml:space="preserve">ist nicht </w:t>
              </w:r>
            </w:ins>
            <w:r w:rsidRPr="00E03A0B">
              <w:rPr>
                <w:rFonts w:cstheme="minorHAnsi"/>
              </w:rPr>
              <w:t>notwendig</w:t>
            </w:r>
            <w:ins w:id="1005" w:author="Fabienne Schmaus" w:date="2026-04-30T16:48:00Z" w16du:dateUtc="2026-04-30T14:48:00Z">
              <w:r w:rsidR="000C073B">
                <w:rPr>
                  <w:rFonts w:cstheme="minorHAnsi"/>
                </w:rPr>
                <w:t>.</w:t>
              </w:r>
            </w:ins>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470B376A"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del w:id="1006" w:author="Fabienne Schmaus" w:date="2026-05-04T11:04:00Z" w16du:dateUtc="2026-05-04T09:04:00Z">
              <w:r w:rsidR="00E03A0B" w:rsidRPr="00E03A0B" w:rsidDel="00E06478">
                <w:rPr>
                  <w:rFonts w:cstheme="minorHAnsi"/>
                </w:rPr>
                <w:delText xml:space="preserve">Psychologische </w:delText>
              </w:r>
            </w:del>
            <w:ins w:id="1007" w:author="Fabienne Schmaus" w:date="2026-05-04T11:04:00Z" w16du:dateUtc="2026-05-04T09:04:00Z">
              <w:r w:rsidR="00E06478">
                <w:rPr>
                  <w:rFonts w:cstheme="minorHAnsi"/>
                </w:rPr>
                <w:t>p</w:t>
              </w:r>
              <w:r w:rsidR="00E06478" w:rsidRPr="00E03A0B">
                <w:rPr>
                  <w:rFonts w:cstheme="minorHAnsi"/>
                </w:rPr>
                <w:t xml:space="preserve">sychologische </w:t>
              </w:r>
            </w:ins>
            <w:commentRangeStart w:id="1008"/>
            <w:commentRangeStart w:id="1009"/>
            <w:r w:rsidR="00E03A0B" w:rsidRPr="00E03A0B">
              <w:rPr>
                <w:rFonts w:cstheme="minorHAnsi"/>
              </w:rPr>
              <w:t xml:space="preserve">Konzepte </w:t>
            </w:r>
            <w:commentRangeEnd w:id="1008"/>
            <w:r w:rsidR="00C548EF" w:rsidRPr="00E03A0B">
              <w:rPr>
                <w:rStyle w:val="Kommentarzeichen"/>
                <w:rFonts w:cstheme="minorHAnsi"/>
                <w:sz w:val="22"/>
                <w:szCs w:val="22"/>
              </w:rPr>
              <w:commentReference w:id="1008"/>
            </w:r>
            <w:commentRangeEnd w:id="1009"/>
            <w:r w:rsidR="00A71B33" w:rsidRPr="00E03A0B">
              <w:rPr>
                <w:rStyle w:val="Kommentarzeichen"/>
                <w:rFonts w:cstheme="minorHAnsi"/>
                <w:sz w:val="22"/>
                <w:szCs w:val="22"/>
              </w:rPr>
              <w:commentReference w:id="1009"/>
            </w:r>
            <w:commentRangeStart w:id="1010"/>
            <w:commentRangeStart w:id="1011"/>
            <w:r w:rsidR="00E03A0B" w:rsidRPr="00E03A0B">
              <w:rPr>
                <w:rFonts w:cstheme="minorHAnsi"/>
              </w:rPr>
              <w:t xml:space="preserve">einführen </w:t>
            </w:r>
            <w:commentRangeEnd w:id="1010"/>
            <w:r w:rsidR="00C548EF" w:rsidRPr="00E03A0B">
              <w:rPr>
                <w:rStyle w:val="Kommentarzeichen"/>
                <w:rFonts w:cstheme="minorHAnsi"/>
                <w:sz w:val="22"/>
                <w:szCs w:val="22"/>
              </w:rPr>
              <w:commentReference w:id="1010"/>
            </w:r>
            <w:commentRangeEnd w:id="1011"/>
            <w:r w:rsidR="00A71B33" w:rsidRPr="00E03A0B">
              <w:rPr>
                <w:rStyle w:val="Kommentarzeichen"/>
                <w:rFonts w:cstheme="minorHAnsi"/>
                <w:sz w:val="22"/>
                <w:szCs w:val="22"/>
              </w:rPr>
              <w:commentReference w:id="1011"/>
            </w:r>
            <w:r w:rsidR="00E03A0B" w:rsidRPr="00E03A0B">
              <w:rPr>
                <w:rFonts w:cstheme="minorHAnsi"/>
              </w:rPr>
              <w:t>und anwenden:</w:t>
            </w:r>
          </w:p>
          <w:p w14:paraId="356CC38C" w14:textId="55573AC8"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commentRangeStart w:id="1012"/>
            <w:r w:rsidRPr="00E03A0B">
              <w:rPr>
                <w:rFonts w:cstheme="minorHAnsi"/>
                <w:b/>
                <w:bCs/>
              </w:rPr>
              <w:t>Social Comparison Theory</w:t>
            </w:r>
            <w:r w:rsidRPr="00E03A0B">
              <w:rPr>
                <w:rFonts w:cstheme="minorHAnsi"/>
              </w:rPr>
              <w:t xml:space="preserve"> (Leon Festinger): Aufwärtsvergleich (mit </w:t>
            </w:r>
            <w:r w:rsidR="00F0300B">
              <w:rPr>
                <w:rFonts w:cstheme="minorHAnsi"/>
              </w:rPr>
              <w:t>„</w:t>
            </w:r>
            <w:r w:rsidRPr="00E03A0B">
              <w:rPr>
                <w:rFonts w:cstheme="minorHAnsi"/>
              </w:rPr>
              <w:t>Besseren</w:t>
            </w:r>
            <w:r w:rsidR="00F0300B">
              <w:rPr>
                <w:rFonts w:cstheme="minorHAnsi"/>
              </w:rPr>
              <w:t>“</w:t>
            </w:r>
            <w:r w:rsidRPr="00E03A0B">
              <w:rPr>
                <w:rFonts w:cstheme="minorHAnsi"/>
              </w:rPr>
              <w:t>) erzeugt Druck; Abwärtsvergleich kann kurzfristig stabilisieren</w:t>
            </w:r>
          </w:p>
          <w:p w14:paraId="34ADC193"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Selbstwertgefühl und externe Validation</w:t>
            </w:r>
            <w:r w:rsidRPr="00E03A0B">
              <w:rPr>
                <w:rFonts w:cstheme="minorHAnsi"/>
              </w:rPr>
              <w:t>: Wenn Selbstwert von Metriken (Likes, Follower) abhängt, wird er fragil</w:t>
            </w:r>
            <w:commentRangeEnd w:id="1012"/>
            <w:r w:rsidR="00C17639" w:rsidRPr="00E03A0B">
              <w:rPr>
                <w:rStyle w:val="Kommentarzeichen"/>
                <w:rFonts w:cstheme="minorHAnsi"/>
                <w:sz w:val="22"/>
                <w:szCs w:val="22"/>
              </w:rPr>
              <w:commentReference w:id="1012"/>
            </w:r>
          </w:p>
          <w:p w14:paraId="08E7F6AD"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Authentizitätskonflikt</w:t>
            </w:r>
            <w:r w:rsidRPr="00E03A0B">
              <w:rPr>
                <w:rFonts w:cstheme="minorHAnsi"/>
              </w:rPr>
              <w:t>: Diskrepanz zwischen Online-Persona und realem Selbst als Identitätsstress</w:t>
            </w:r>
          </w:p>
          <w:p w14:paraId="1E2C8083" w14:textId="49379A26" w:rsidR="00E03A0B" w:rsidDel="000C073B" w:rsidRDefault="00E03A0B" w:rsidP="00F07C29">
            <w:pPr>
              <w:shd w:val="clear" w:color="auto" w:fill="FBE4D5" w:themeFill="accent2" w:themeFillTint="33"/>
              <w:tabs>
                <w:tab w:val="left" w:pos="273"/>
              </w:tabs>
              <w:spacing w:line="276" w:lineRule="auto"/>
              <w:rPr>
                <w:del w:id="1013" w:author="Fabienne Schmaus" w:date="2026-04-30T16:48:00Z" w16du:dateUtc="2026-04-30T14:48:00Z"/>
                <w:rFonts w:cstheme="minorHAnsi"/>
                <w:color w:val="EE0000"/>
              </w:rPr>
            </w:pPr>
          </w:p>
          <w:p w14:paraId="37B0D88A" w14:textId="2A03615A" w:rsidR="00E03A0B" w:rsidRPr="00E03A0B" w:rsidRDefault="001C134F" w:rsidP="00E03A0B">
            <w:pPr>
              <w:shd w:val="clear" w:color="auto" w:fill="FBE4D5" w:themeFill="accent2" w:themeFillTint="33"/>
              <w:tabs>
                <w:tab w:val="left" w:pos="273"/>
              </w:tabs>
              <w:spacing w:line="276" w:lineRule="auto"/>
              <w:rPr>
                <w:rFonts w:cstheme="minorHAnsi"/>
              </w:rPr>
            </w:pPr>
            <w:r w:rsidRPr="00E03A0B">
              <w:rPr>
                <w:rFonts w:cstheme="minorHAnsi"/>
              </w:rPr>
              <w:t>–</w:t>
            </w:r>
            <w:r w:rsidR="002C39FF" w:rsidRPr="00E03A0B">
              <w:rPr>
                <w:rFonts w:cstheme="minorHAnsi"/>
              </w:rPr>
              <w:t xml:space="preserve"> </w:t>
            </w:r>
            <w:del w:id="1014" w:author="Fabienne Schmaus" w:date="2026-05-04T11:04:00Z" w16du:dateUtc="2026-05-04T09:04:00Z">
              <w:r w:rsidR="00E03A0B" w:rsidRPr="00E03A0B" w:rsidDel="00E06478">
                <w:rPr>
                  <w:rFonts w:cstheme="minorHAnsi"/>
                </w:rPr>
                <w:delText xml:space="preserve">Gesellschaftliche </w:delText>
              </w:r>
            </w:del>
            <w:ins w:id="1015" w:author="Fabienne Schmaus" w:date="2026-05-04T11:04:00Z" w16du:dateUtc="2026-05-04T09:04:00Z">
              <w:r w:rsidR="00E06478">
                <w:rPr>
                  <w:rFonts w:cstheme="minorHAnsi"/>
                </w:rPr>
                <w:t>g</w:t>
              </w:r>
              <w:r w:rsidR="00E06478" w:rsidRPr="00E03A0B">
                <w:rPr>
                  <w:rFonts w:cstheme="minorHAnsi"/>
                </w:rPr>
                <w:t xml:space="preserve">esellschaftliche </w:t>
              </w:r>
            </w:ins>
            <w:r w:rsidR="00E03A0B" w:rsidRPr="00E03A0B">
              <w:rPr>
                <w:rFonts w:cstheme="minorHAnsi"/>
              </w:rPr>
              <w:t xml:space="preserve">Dimension: </w:t>
            </w:r>
            <w:r w:rsidR="00F0300B">
              <w:rPr>
                <w:rFonts w:cstheme="minorHAnsi"/>
              </w:rPr>
              <w:t>„</w:t>
            </w:r>
            <w:r w:rsidR="00E03A0B" w:rsidRPr="00E03A0B">
              <w:rPr>
                <w:rFonts w:cstheme="minorHAnsi"/>
              </w:rPr>
              <w:t xml:space="preserve">Ist das ein individuelles </w:t>
            </w:r>
            <w:ins w:id="1016" w:author="Fabienne Schmaus" w:date="2026-04-30T16:48:00Z" w16du:dateUtc="2026-04-30T14:48:00Z">
              <w:r w:rsidR="000C073B" w:rsidRPr="00E03A0B">
                <w:rPr>
                  <w:rFonts w:cstheme="minorHAnsi"/>
                </w:rPr>
                <w:t>oder ein systemisches</w:t>
              </w:r>
              <w:r w:rsidR="000C073B" w:rsidRPr="00E03A0B">
                <w:rPr>
                  <w:rFonts w:cstheme="minorHAnsi"/>
                </w:rPr>
                <w:t xml:space="preserve"> </w:t>
              </w:r>
            </w:ins>
            <w:r w:rsidR="00E03A0B" w:rsidRPr="00E03A0B">
              <w:rPr>
                <w:rFonts w:cstheme="minorHAnsi"/>
              </w:rPr>
              <w:t>Problem</w:t>
            </w:r>
            <w:del w:id="1017" w:author="Fabienne Schmaus" w:date="2026-04-30T16:48:00Z" w16du:dateUtc="2026-04-30T14:48:00Z">
              <w:r w:rsidR="00E03A0B" w:rsidRPr="00E03A0B" w:rsidDel="000C073B">
                <w:rPr>
                  <w:rFonts w:cstheme="minorHAnsi"/>
                </w:rPr>
                <w:delText xml:space="preserve"> – oder ein systemisches</w:delText>
              </w:r>
            </w:del>
            <w:r w:rsidR="00E03A0B" w:rsidRPr="00E03A0B">
              <w:rPr>
                <w:rFonts w:cstheme="minorHAnsi"/>
              </w:rPr>
              <w:t>?</w:t>
            </w:r>
            <w:r w:rsidR="00F0300B">
              <w:rPr>
                <w:rFonts w:cstheme="minorHAnsi"/>
              </w:rPr>
              <w:t>“</w:t>
            </w:r>
          </w:p>
          <w:p w14:paraId="07B0B463" w14:textId="3BC85BEB" w:rsidR="002C39FF" w:rsidRPr="007D7FE0" w:rsidDel="000C073B" w:rsidRDefault="002C39FF" w:rsidP="00F07C29">
            <w:pPr>
              <w:spacing w:line="276" w:lineRule="auto"/>
              <w:rPr>
                <w:del w:id="1018" w:author="Fabienne Schmaus" w:date="2026-04-30T16:48:00Z" w16du:dateUtc="2026-04-30T14:48:00Z"/>
                <w:rFonts w:cstheme="minorHAnsi"/>
                <w:color w:val="EE0000"/>
              </w:rPr>
            </w:pPr>
          </w:p>
          <w:p w14:paraId="2104E62D" w14:textId="33FBF352" w:rsidR="002C39FF" w:rsidRPr="000E1D45" w:rsidDel="000C073B" w:rsidRDefault="002C39FF" w:rsidP="00F07C29">
            <w:pPr>
              <w:shd w:val="clear" w:color="auto" w:fill="FFF2CC" w:themeFill="accent4" w:themeFillTint="33"/>
              <w:tabs>
                <w:tab w:val="left" w:pos="273"/>
              </w:tabs>
              <w:spacing w:line="276" w:lineRule="auto"/>
              <w:rPr>
                <w:del w:id="1019" w:author="Fabienne Schmaus" w:date="2026-04-30T16:48:00Z" w16du:dateUtc="2026-04-30T14:48:00Z"/>
                <w:rFonts w:cstheme="minorHAnsi"/>
                <w:b/>
                <w:bCs/>
                <w:strike/>
                <w:color w:val="EE0000"/>
              </w:rPr>
            </w:pPr>
            <w:del w:id="1020" w:author="Fabienne Schmaus" w:date="2026-04-30T16:48:00Z" w16du:dateUtc="2026-04-30T14:48:00Z">
              <w:r w:rsidRPr="000E1D45" w:rsidDel="000C073B">
                <w:rPr>
                  <w:rFonts w:ascii="Segoe UI Symbol" w:hAnsi="Segoe UI Symbol" w:cs="Segoe UI Symbol"/>
                  <w:b/>
                  <w:bCs/>
                  <w:strike/>
                  <w:color w:val="EE0000"/>
                </w:rPr>
                <w:delText>⚠</w:delText>
              </w:r>
              <w:r w:rsidRPr="000E1D45" w:rsidDel="000C073B">
                <w:rPr>
                  <w:rFonts w:cstheme="minorHAnsi"/>
                  <w:b/>
                  <w:bCs/>
                  <w:strike/>
                  <w:color w:val="EE0000"/>
                </w:rPr>
                <w:delText xml:space="preserve"> INFOBOX // </w:delText>
              </w:r>
              <w:r w:rsidR="00E03A0B" w:rsidRPr="000E1D45" w:rsidDel="000C073B">
                <w:rPr>
                  <w:rFonts w:cstheme="minorHAnsi"/>
                  <w:b/>
                  <w:bCs/>
                  <w:strike/>
                  <w:color w:val="EE0000"/>
                </w:rPr>
                <w:delText xml:space="preserve">xxxx </w:delText>
              </w:r>
              <w:r w:rsidRPr="000E1D45" w:rsidDel="000C073B">
                <w:rPr>
                  <w:rFonts w:cstheme="minorHAnsi"/>
                  <w:b/>
                  <w:bCs/>
                  <w:strike/>
                  <w:color w:val="EE0000"/>
                </w:rPr>
                <w:delText>– Hinweis für Lehrkräfte</w:delText>
              </w:r>
            </w:del>
          </w:p>
          <w:p w14:paraId="14FEC324" w14:textId="55CCAEEF" w:rsidR="002C39FF" w:rsidRPr="007D7FE0" w:rsidDel="007204FD" w:rsidRDefault="002C39FF" w:rsidP="00F07C29">
            <w:pPr>
              <w:spacing w:line="276" w:lineRule="auto"/>
              <w:rPr>
                <w:del w:id="1021" w:author="Fabienne Schmaus" w:date="2026-04-30T17:06:00Z" w16du:dateUtc="2026-04-30T15:06:00Z"/>
                <w:rFonts w:cstheme="minorHAnsi"/>
                <w:color w:val="EE0000"/>
              </w:rPr>
            </w:pPr>
          </w:p>
          <w:p w14:paraId="5572C1EF" w14:textId="0473A651" w:rsidR="003F1E39" w:rsidRPr="007D7FE0" w:rsidDel="007204FD" w:rsidRDefault="003F1E39" w:rsidP="003F1E39">
            <w:pPr>
              <w:rPr>
                <w:del w:id="1022" w:author="Fabienne Schmaus" w:date="2026-04-30T17:06:00Z" w16du:dateUtc="2026-04-30T15:06:00Z"/>
                <w:rFonts w:cstheme="minorHAnsi"/>
                <w:color w:val="EE0000"/>
              </w:rPr>
            </w:pPr>
            <w:del w:id="1023" w:author="Fabienne Schmaus" w:date="2026-04-30T17:06:00Z" w16du:dateUtc="2026-04-30T15:06:00Z">
              <w:r w:rsidRPr="007D7FE0" w:rsidDel="007204FD">
                <w:rPr>
                  <w:rFonts w:cstheme="minorHAnsi"/>
                  <w:color w:val="EE0000"/>
                  <w:highlight w:val="yellow"/>
                </w:rPr>
                <w:delText>((Seite 12))</w:delText>
              </w:r>
            </w:del>
          </w:p>
          <w:p w14:paraId="44B9EFF7" w14:textId="77777777" w:rsidR="007204FD" w:rsidRDefault="007204FD" w:rsidP="00F07C29">
            <w:pPr>
              <w:spacing w:line="276" w:lineRule="auto"/>
              <w:rPr>
                <w:ins w:id="1024" w:author="Fabienne Schmaus" w:date="2026-04-30T17:06:00Z" w16du:dateUtc="2026-04-30T15:06:00Z"/>
                <w:rFonts w:cstheme="minorHAnsi"/>
                <w:b/>
                <w:bCs/>
              </w:rPr>
            </w:pPr>
          </w:p>
          <w:p w14:paraId="0C91043D" w14:textId="0BE75524" w:rsidR="002C39FF" w:rsidRPr="00E03A0B" w:rsidRDefault="002C39FF" w:rsidP="00F07C29">
            <w:pPr>
              <w:spacing w:line="276" w:lineRule="auto"/>
              <w:rPr>
                <w:rFonts w:cstheme="minorHAnsi"/>
                <w:b/>
                <w:bCs/>
              </w:rPr>
            </w:pPr>
            <w:commentRangeStart w:id="1025"/>
            <w:commentRangeStart w:id="1026"/>
            <w:r w:rsidRPr="00E03A0B">
              <w:rPr>
                <w:rFonts w:cstheme="minorHAnsi"/>
                <w:b/>
                <w:bCs/>
              </w:rPr>
              <w:t>Lösung</w:t>
            </w:r>
            <w:r w:rsidR="00E03A0B" w:rsidRPr="00E03A0B">
              <w:rPr>
                <w:rFonts w:cstheme="minorHAnsi"/>
                <w:b/>
                <w:bCs/>
              </w:rPr>
              <w:t>svorschläge</w:t>
            </w:r>
            <w:r w:rsidRPr="00E03A0B">
              <w:rPr>
                <w:rFonts w:cstheme="minorHAnsi"/>
                <w:b/>
                <w:bCs/>
              </w:rPr>
              <w:t xml:space="preserve"> </w:t>
            </w:r>
            <w:commentRangeEnd w:id="1025"/>
            <w:r w:rsidR="00C548EF" w:rsidRPr="00E03A0B">
              <w:rPr>
                <w:rStyle w:val="Kommentarzeichen"/>
                <w:rFonts w:cstheme="minorHAnsi"/>
                <w:b/>
                <w:bCs/>
                <w:sz w:val="22"/>
                <w:szCs w:val="22"/>
              </w:rPr>
              <w:commentReference w:id="1025"/>
            </w:r>
            <w:commentRangeEnd w:id="1026"/>
            <w:r w:rsidR="00A71B33" w:rsidRPr="00E03A0B">
              <w:rPr>
                <w:rStyle w:val="Kommentarzeichen"/>
                <w:rFonts w:cstheme="minorHAnsi"/>
                <w:b/>
                <w:bCs/>
                <w:sz w:val="22"/>
                <w:szCs w:val="22"/>
              </w:rPr>
              <w:commentReference w:id="1026"/>
            </w:r>
            <w:r w:rsidR="00E03A0B" w:rsidRPr="00E03A0B">
              <w:rPr>
                <w:rFonts w:cstheme="minorHAnsi"/>
                <w:b/>
                <w:bCs/>
              </w:rPr>
              <w:t>Gruppenarbeit</w:t>
            </w:r>
          </w:p>
          <w:p w14:paraId="7295C473" w14:textId="4DC4439E" w:rsidR="00E03A0B" w:rsidRPr="007204FD" w:rsidDel="007204FD" w:rsidRDefault="00E03A0B" w:rsidP="002C39FF">
            <w:pPr>
              <w:tabs>
                <w:tab w:val="left" w:pos="273"/>
              </w:tabs>
              <w:spacing w:line="276" w:lineRule="auto"/>
              <w:rPr>
                <w:del w:id="1027" w:author="Fabienne Schmaus" w:date="2026-04-30T17:06:00Z" w16du:dateUtc="2026-04-30T15:06:00Z"/>
                <w:rFonts w:cstheme="minorHAnsi"/>
                <w:b/>
                <w:bCs/>
                <w:color w:val="EE0000"/>
                <w:rPrChange w:id="1028" w:author="Fabienne Schmaus" w:date="2026-04-30T17:06:00Z" w16du:dateUtc="2026-04-30T15:06:00Z">
                  <w:rPr>
                    <w:del w:id="1029" w:author="Fabienne Schmaus" w:date="2026-04-30T17:06:00Z" w16du:dateUtc="2026-04-30T15:06:00Z"/>
                    <w:rFonts w:cstheme="minorHAnsi"/>
                    <w:color w:val="EE0000"/>
                  </w:rPr>
                </w:rPrChange>
              </w:rPr>
            </w:pPr>
          </w:p>
          <w:p w14:paraId="6A932933" w14:textId="64499ABE" w:rsidR="00E03A0B" w:rsidRPr="007204FD" w:rsidRDefault="00E03A0B" w:rsidP="00E03A0B">
            <w:pPr>
              <w:tabs>
                <w:tab w:val="left" w:pos="273"/>
              </w:tabs>
              <w:spacing w:line="276" w:lineRule="auto"/>
              <w:rPr>
                <w:rFonts w:cstheme="minorHAnsi"/>
                <w:b/>
                <w:bCs/>
                <w:rPrChange w:id="1030" w:author="Fabienne Schmaus" w:date="2026-04-30T17:06:00Z" w16du:dateUtc="2026-04-30T15:06:00Z">
                  <w:rPr>
                    <w:rFonts w:cstheme="minorHAnsi"/>
                  </w:rPr>
                </w:rPrChange>
              </w:rPr>
            </w:pPr>
            <w:r w:rsidRPr="007204FD">
              <w:rPr>
                <w:rFonts w:cstheme="minorHAnsi"/>
                <w:b/>
                <w:bCs/>
              </w:rPr>
              <w:t>A</w:t>
            </w:r>
            <w:ins w:id="1031" w:author="Fabienne Schmaus" w:date="2026-04-30T16:49:00Z" w16du:dateUtc="2026-04-30T14:49:00Z">
              <w:r w:rsidR="000C073B" w:rsidRPr="007204FD">
                <w:rPr>
                  <w:rFonts w:cstheme="minorHAnsi"/>
                  <w:b/>
                  <w:bCs/>
                </w:rPr>
                <w:t>rbeitsblatt</w:t>
              </w:r>
            </w:ins>
            <w:del w:id="1032" w:author="Fabienne Schmaus" w:date="2026-04-30T16:49:00Z" w16du:dateUtc="2026-04-30T14:49:00Z">
              <w:r w:rsidRPr="007204FD" w:rsidDel="000C073B">
                <w:rPr>
                  <w:rFonts w:cstheme="minorHAnsi"/>
                  <w:b/>
                  <w:bCs/>
                </w:rPr>
                <w:delText>B</w:delText>
              </w:r>
            </w:del>
            <w:r w:rsidRPr="007204FD">
              <w:rPr>
                <w:rFonts w:cstheme="minorHAnsi"/>
                <w:b/>
                <w:bCs/>
              </w:rPr>
              <w:t xml:space="preserve"> 3</w:t>
            </w:r>
            <w:del w:id="1033" w:author="Fabienne Schmaus" w:date="2026-05-04T10:46:00Z" w16du:dateUtc="2026-05-04T08:46:00Z">
              <w:r w:rsidRPr="007204FD" w:rsidDel="00A71B33">
                <w:rPr>
                  <w:rFonts w:cstheme="minorHAnsi"/>
                  <w:b/>
                  <w:bCs/>
                </w:rPr>
                <w:delText>a</w:delText>
              </w:r>
            </w:del>
            <w:r w:rsidRPr="007204FD">
              <w:rPr>
                <w:rFonts w:cstheme="minorHAnsi"/>
                <w:b/>
                <w:bCs/>
              </w:rPr>
              <w:t xml:space="preserve"> – </w:t>
            </w:r>
            <w:del w:id="1034" w:author="Fabienne Schmaus" w:date="2026-05-04T10:46:00Z" w16du:dateUtc="2026-05-04T08:46:00Z">
              <w:r w:rsidR="00F0300B" w:rsidRPr="007204FD" w:rsidDel="00A71B33">
                <w:rPr>
                  <w:rFonts w:cstheme="minorHAnsi"/>
                  <w:b/>
                  <w:bCs/>
                </w:rPr>
                <w:delText>„</w:delText>
              </w:r>
            </w:del>
            <w:ins w:id="1035" w:author="Fabienne Schmaus" w:date="2026-05-04T10:46:00Z" w16du:dateUtc="2026-05-04T08:46:00Z">
              <w:r w:rsidR="00A71B33">
                <w:rPr>
                  <w:rFonts w:cstheme="minorHAnsi"/>
                  <w:b/>
                  <w:bCs/>
                </w:rPr>
                <w:t xml:space="preserve">I. </w:t>
              </w:r>
            </w:ins>
            <w:r w:rsidRPr="007204FD">
              <w:rPr>
                <w:rFonts w:cstheme="minorHAnsi"/>
                <w:b/>
                <w:bCs/>
              </w:rPr>
              <w:t>Immer die perfekten Fotos</w:t>
            </w:r>
            <w:del w:id="1036" w:author="Fabienne Schmaus" w:date="2026-05-04T10:46:00Z" w16du:dateUtc="2026-05-04T08:46:00Z">
              <w:r w:rsidR="00F0300B" w:rsidRPr="007204FD" w:rsidDel="00A71B33">
                <w:rPr>
                  <w:rFonts w:cstheme="minorHAnsi"/>
                  <w:b/>
                  <w:bCs/>
                </w:rPr>
                <w:delText>“</w:delText>
              </w:r>
            </w:del>
            <w:r w:rsidRPr="007204FD">
              <w:rPr>
                <w:rFonts w:cstheme="minorHAnsi"/>
                <w:b/>
                <w:bCs/>
              </w:rPr>
              <w:t xml:space="preserve"> (Sozialer Vergleich):</w:t>
            </w:r>
          </w:p>
          <w:p w14:paraId="2AA074FA" w14:textId="4AF4E365" w:rsidR="00E03A0B" w:rsidRPr="007204FD" w:rsidRDefault="00E03A0B" w:rsidP="00E03A0B">
            <w:pPr>
              <w:tabs>
                <w:tab w:val="left" w:pos="273"/>
              </w:tabs>
              <w:spacing w:line="276" w:lineRule="auto"/>
              <w:rPr>
                <w:rFonts w:cstheme="minorHAnsi"/>
                <w:b/>
                <w:bCs/>
                <w:rPrChange w:id="1037" w:author="Fabienne Schmaus" w:date="2026-04-30T17:06:00Z" w16du:dateUtc="2026-04-30T15:06:00Z">
                  <w:rPr>
                    <w:rFonts w:cstheme="minorHAnsi"/>
                  </w:rPr>
                </w:rPrChange>
              </w:rPr>
            </w:pPr>
            <w:r w:rsidRPr="007204FD">
              <w:rPr>
                <w:rFonts w:cstheme="minorHAnsi"/>
                <w:b/>
                <w:bCs/>
                <w:rPrChange w:id="1038" w:author="Fabienne Schmaus" w:date="2026-04-30T17:06:00Z" w16du:dateUtc="2026-04-30T15:06:00Z">
                  <w:rPr>
                    <w:rFonts w:cstheme="minorHAnsi"/>
                    <w:i/>
                    <w:iCs/>
                  </w:rPr>
                </w:rPrChange>
              </w:rPr>
              <w:t>Sek</w:t>
            </w:r>
            <w:ins w:id="1039" w:author="Fabienne Schmaus" w:date="2026-04-30T16:16:00Z" w16du:dateUtc="2026-04-30T14:16:00Z">
              <w:r w:rsidR="00C921C2" w:rsidRPr="007204FD">
                <w:rPr>
                  <w:rFonts w:cstheme="minorHAnsi"/>
                  <w:b/>
                  <w:bCs/>
                  <w:rPrChange w:id="1040" w:author="Fabienne Schmaus" w:date="2026-04-30T17:06:00Z" w16du:dateUtc="2026-04-30T15:06:00Z">
                    <w:rPr>
                      <w:rFonts w:cstheme="minorHAnsi"/>
                      <w:i/>
                      <w:iCs/>
                    </w:rPr>
                  </w:rPrChange>
                </w:rPr>
                <w:t>.</w:t>
              </w:r>
            </w:ins>
            <w:r w:rsidRPr="007204FD">
              <w:rPr>
                <w:rFonts w:cstheme="minorHAnsi"/>
                <w:b/>
                <w:bCs/>
                <w:rPrChange w:id="1041" w:author="Fabienne Schmaus" w:date="2026-04-30T17:06:00Z" w16du:dateUtc="2026-04-30T15:06:00Z">
                  <w:rPr>
                    <w:rFonts w:cstheme="minorHAnsi"/>
                    <w:i/>
                    <w:iCs/>
                  </w:rPr>
                </w:rPrChange>
              </w:rPr>
              <w:t xml:space="preserve"> I:</w:t>
            </w:r>
          </w:p>
          <w:p w14:paraId="68B4606D" w14:textId="0B24D457"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Sie vergleicht sich immer mit anderen</w:t>
            </w:r>
            <w:ins w:id="1042" w:author="Fabienne Schmaus" w:date="2026-04-30T16:49:00Z" w16du:dateUtc="2026-04-30T14:49:00Z">
              <w:r w:rsidR="00C24DA6">
                <w:rPr>
                  <w:rFonts w:cstheme="minorHAnsi"/>
                </w:rPr>
                <w:t>. Aber</w:t>
              </w:r>
            </w:ins>
            <w:del w:id="1043" w:author="Fabienne Schmaus" w:date="2026-04-30T16:49:00Z" w16du:dateUtc="2026-04-30T14:49:00Z">
              <w:r w:rsidR="00E03A0B" w:rsidRPr="00E03A0B" w:rsidDel="00C24DA6">
                <w:rPr>
                  <w:rFonts w:cstheme="minorHAnsi"/>
                </w:rPr>
                <w:delText xml:space="preserve"> –</w:delText>
              </w:r>
            </w:del>
            <w:r w:rsidR="00E03A0B" w:rsidRPr="00E03A0B">
              <w:rPr>
                <w:rFonts w:cstheme="minorHAnsi"/>
              </w:rPr>
              <w:t xml:space="preserve"> das macht unglücklich</w:t>
            </w:r>
            <w:ins w:id="1044" w:author="Fabienne Schmaus" w:date="2026-04-30T16:49:00Z" w16du:dateUtc="2026-04-30T14:49:00Z">
              <w:r w:rsidR="00C24DA6">
                <w:rPr>
                  <w:rFonts w:cstheme="minorHAnsi"/>
                </w:rPr>
                <w:t>.</w:t>
              </w:r>
            </w:ins>
            <w:r>
              <w:rPr>
                <w:rFonts w:cstheme="minorHAnsi"/>
              </w:rPr>
              <w:t>“</w:t>
            </w:r>
          </w:p>
          <w:p w14:paraId="6AE42BFB" w14:textId="5EE0573A"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Die Fotos sind bestimmt gefiltert und nicht echt</w:t>
            </w:r>
            <w:ins w:id="1045" w:author="Fabienne Schmaus" w:date="2026-04-30T16:49:00Z" w16du:dateUtc="2026-04-30T14:49:00Z">
              <w:r w:rsidR="00C24DA6">
                <w:rPr>
                  <w:rFonts w:cstheme="minorHAnsi"/>
                </w:rPr>
                <w:t>.</w:t>
              </w:r>
            </w:ins>
            <w:r>
              <w:rPr>
                <w:rFonts w:cstheme="minorHAnsi"/>
              </w:rPr>
              <w:t>“</w:t>
            </w:r>
          </w:p>
          <w:p w14:paraId="4E783C16" w14:textId="6B31CCE3"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 xml:space="preserve">Vielleicht </w:t>
            </w:r>
            <w:ins w:id="1046" w:author="Fabienne Schmaus" w:date="2026-04-30T16:49:00Z" w16du:dateUtc="2026-04-30T14:49:00Z">
              <w:r w:rsidR="00C24DA6">
                <w:rPr>
                  <w:rFonts w:cstheme="minorHAnsi"/>
                </w:rPr>
                <w:t xml:space="preserve">sollte sie </w:t>
              </w:r>
            </w:ins>
            <w:r w:rsidR="00E03A0B" w:rsidRPr="00E03A0B">
              <w:rPr>
                <w:rFonts w:cstheme="minorHAnsi"/>
              </w:rPr>
              <w:t>einfach weniger scrollen</w:t>
            </w:r>
            <w:ins w:id="1047" w:author="Fabienne Schmaus" w:date="2026-04-30T16:49:00Z" w16du:dateUtc="2026-04-30T14:49:00Z">
              <w:r w:rsidR="00C24DA6">
                <w:rPr>
                  <w:rFonts w:cstheme="minorHAnsi"/>
                </w:rPr>
                <w:t>.</w:t>
              </w:r>
            </w:ins>
            <w:r>
              <w:rPr>
                <w:rFonts w:cstheme="minorHAnsi"/>
              </w:rPr>
              <w:t>“</w:t>
            </w:r>
          </w:p>
          <w:p w14:paraId="75A5F43A" w14:textId="1A354657" w:rsidR="00E03A0B" w:rsidRPr="007204FD" w:rsidRDefault="00E03A0B" w:rsidP="00E03A0B">
            <w:pPr>
              <w:tabs>
                <w:tab w:val="left" w:pos="273"/>
              </w:tabs>
              <w:spacing w:line="276" w:lineRule="auto"/>
              <w:rPr>
                <w:rFonts w:cstheme="minorHAnsi"/>
                <w:b/>
                <w:bCs/>
                <w:rPrChange w:id="1048" w:author="Fabienne Schmaus" w:date="2026-04-30T17:06:00Z" w16du:dateUtc="2026-04-30T15:06:00Z">
                  <w:rPr>
                    <w:rFonts w:cstheme="minorHAnsi"/>
                  </w:rPr>
                </w:rPrChange>
              </w:rPr>
            </w:pPr>
            <w:r w:rsidRPr="007204FD">
              <w:rPr>
                <w:rFonts w:cstheme="minorHAnsi"/>
                <w:b/>
                <w:bCs/>
                <w:rPrChange w:id="1049" w:author="Fabienne Schmaus" w:date="2026-04-30T17:06:00Z" w16du:dateUtc="2026-04-30T15:06:00Z">
                  <w:rPr>
                    <w:rFonts w:cstheme="minorHAnsi"/>
                    <w:i/>
                    <w:iCs/>
                  </w:rPr>
                </w:rPrChange>
              </w:rPr>
              <w:t>Sek</w:t>
            </w:r>
            <w:ins w:id="1050" w:author="Fabienne Schmaus" w:date="2026-04-30T16:17:00Z" w16du:dateUtc="2026-04-30T14:17:00Z">
              <w:r w:rsidR="00C921C2" w:rsidRPr="007204FD">
                <w:rPr>
                  <w:rFonts w:cstheme="minorHAnsi"/>
                  <w:b/>
                  <w:bCs/>
                  <w:rPrChange w:id="1051" w:author="Fabienne Schmaus" w:date="2026-04-30T17:06:00Z" w16du:dateUtc="2026-04-30T15:06:00Z">
                    <w:rPr>
                      <w:rFonts w:cstheme="minorHAnsi"/>
                      <w:i/>
                      <w:iCs/>
                    </w:rPr>
                  </w:rPrChange>
                </w:rPr>
                <w:t>.</w:t>
              </w:r>
            </w:ins>
            <w:r w:rsidRPr="007204FD">
              <w:rPr>
                <w:rFonts w:cstheme="minorHAnsi"/>
                <w:b/>
                <w:bCs/>
                <w:rPrChange w:id="1052" w:author="Fabienne Schmaus" w:date="2026-04-30T17:06:00Z" w16du:dateUtc="2026-04-30T15:06:00Z">
                  <w:rPr>
                    <w:rFonts w:cstheme="minorHAnsi"/>
                    <w:i/>
                    <w:iCs/>
                  </w:rPr>
                </w:rPrChange>
              </w:rPr>
              <w:t xml:space="preserve"> II:</w:t>
            </w:r>
          </w:p>
          <w:p w14:paraId="7A9745E9" w14:textId="5FA4078D"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53" w:author="Fabienne Schmaus" w:date="2026-05-04T11:04:00Z" w16du:dateUtc="2026-05-04T09:04:00Z">
              <w:r w:rsidR="00E03A0B" w:rsidRPr="00E03A0B" w:rsidDel="00E06478">
                <w:rPr>
                  <w:rFonts w:cstheme="minorHAnsi"/>
                </w:rPr>
                <w:delText xml:space="preserve">Klassischer </w:delText>
              </w:r>
            </w:del>
            <w:ins w:id="1054" w:author="Fabienne Schmaus" w:date="2026-05-04T11:04:00Z" w16du:dateUtc="2026-05-04T09:04:00Z">
              <w:r w:rsidR="00E06478">
                <w:rPr>
                  <w:rFonts w:cstheme="minorHAnsi"/>
                </w:rPr>
                <w:t>k</w:t>
              </w:r>
              <w:r w:rsidR="00E06478" w:rsidRPr="00E03A0B">
                <w:rPr>
                  <w:rFonts w:cstheme="minorHAnsi"/>
                </w:rPr>
                <w:t xml:space="preserve">lassischer </w:t>
              </w:r>
            </w:ins>
            <w:r w:rsidR="00E03A0B" w:rsidRPr="00E03A0B">
              <w:rPr>
                <w:rFonts w:cstheme="minorHAnsi"/>
              </w:rPr>
              <w:t>Aufwärtsvergleich nach Festinger</w:t>
            </w:r>
            <w:ins w:id="1055" w:author="Fabienne Schmaus" w:date="2026-04-30T16:49:00Z" w16du:dateUtc="2026-04-30T14:49:00Z">
              <w:r w:rsidR="00C24DA6">
                <w:rPr>
                  <w:rFonts w:cstheme="minorHAnsi"/>
                </w:rPr>
                <w:t>: M</w:t>
              </w:r>
            </w:ins>
            <w:del w:id="1056" w:author="Fabienne Schmaus" w:date="2026-04-30T16:49:00Z" w16du:dateUtc="2026-04-30T14:49:00Z">
              <w:r w:rsidR="00E03A0B" w:rsidRPr="00E03A0B" w:rsidDel="00C24DA6">
                <w:rPr>
                  <w:rFonts w:cstheme="minorHAnsi"/>
                </w:rPr>
                <w:delText xml:space="preserve"> – m</w:delText>
              </w:r>
            </w:del>
            <w:r w:rsidR="00E03A0B" w:rsidRPr="00E03A0B">
              <w:rPr>
                <w:rFonts w:cstheme="minorHAnsi"/>
              </w:rPr>
              <w:t>an verliert immer</w:t>
            </w:r>
            <w:ins w:id="1057" w:author="Fabienne Schmaus" w:date="2026-04-30T16:49:00Z" w16du:dateUtc="2026-04-30T14:49:00Z">
              <w:r w:rsidR="00C24DA6">
                <w:rPr>
                  <w:rFonts w:cstheme="minorHAnsi"/>
                </w:rPr>
                <w:t>.</w:t>
              </w:r>
            </w:ins>
            <w:r>
              <w:rPr>
                <w:rFonts w:cstheme="minorHAnsi"/>
              </w:rPr>
              <w:t>“</w:t>
            </w:r>
          </w:p>
          <w:p w14:paraId="1861EAC4" w14:textId="38A19E5A"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58" w:author="Fabienne Schmaus" w:date="2026-05-04T11:04:00Z" w16du:dateUtc="2026-05-04T09:04:00Z">
              <w:r w:rsidR="00E03A0B" w:rsidRPr="00E03A0B" w:rsidDel="00E06478">
                <w:rPr>
                  <w:rFonts w:cstheme="minorHAnsi"/>
                </w:rPr>
                <w:delText xml:space="preserve">Das </w:delText>
              </w:r>
            </w:del>
            <w:ins w:id="1059" w:author="Fabienne Schmaus" w:date="2026-05-04T11:04:00Z" w16du:dateUtc="2026-05-04T09:04:00Z">
              <w:r w:rsidR="00E06478">
                <w:rPr>
                  <w:rFonts w:cstheme="minorHAnsi"/>
                </w:rPr>
                <w:t>d</w:t>
              </w:r>
              <w:r w:rsidR="00E06478" w:rsidRPr="00E03A0B">
                <w:rPr>
                  <w:rFonts w:cstheme="minorHAnsi"/>
                </w:rPr>
                <w:t xml:space="preserve">as </w:t>
              </w:r>
            </w:ins>
            <w:r w:rsidR="00E03A0B" w:rsidRPr="00E03A0B">
              <w:rPr>
                <w:rFonts w:cstheme="minorHAnsi"/>
              </w:rPr>
              <w:t>Paradox: Jeder macht kuratierte Profile</w:t>
            </w:r>
            <w:ins w:id="1060" w:author="Fabienne Schmaus" w:date="2026-04-30T16:49:00Z" w16du:dateUtc="2026-04-30T14:49:00Z">
              <w:r w:rsidR="00C24DA6">
                <w:rPr>
                  <w:rFonts w:cstheme="minorHAnsi"/>
                </w:rPr>
                <w:t>: M</w:t>
              </w:r>
            </w:ins>
            <w:del w:id="1061" w:author="Fabienne Schmaus" w:date="2026-04-30T16:49:00Z" w16du:dateUtc="2026-04-30T14:49:00Z">
              <w:r w:rsidR="00E03A0B" w:rsidRPr="00E03A0B" w:rsidDel="00C24DA6">
                <w:rPr>
                  <w:rFonts w:cstheme="minorHAnsi"/>
                </w:rPr>
                <w:delText xml:space="preserve"> –</w:delText>
              </w:r>
            </w:del>
            <w:del w:id="1062" w:author="Fabienne Schmaus" w:date="2026-04-30T16:50:00Z" w16du:dateUtc="2026-04-30T14:50:00Z">
              <w:r w:rsidR="00E03A0B" w:rsidRPr="00E03A0B" w:rsidDel="00C24DA6">
                <w:rPr>
                  <w:rFonts w:cstheme="minorHAnsi"/>
                </w:rPr>
                <w:delText xml:space="preserve"> m</w:delText>
              </w:r>
            </w:del>
            <w:r w:rsidR="00E03A0B" w:rsidRPr="00E03A0B">
              <w:rPr>
                <w:rFonts w:cstheme="minorHAnsi"/>
              </w:rPr>
              <w:t>an vergleicht sich mit Fantasieversionen</w:t>
            </w:r>
            <w:ins w:id="1063" w:author="Fabienne Schmaus" w:date="2026-04-30T16:50:00Z" w16du:dateUtc="2026-04-30T14:50:00Z">
              <w:r w:rsidR="00C24DA6">
                <w:rPr>
                  <w:rFonts w:cstheme="minorHAnsi"/>
                </w:rPr>
                <w:t>.</w:t>
              </w:r>
            </w:ins>
            <w:r>
              <w:rPr>
                <w:rFonts w:cstheme="minorHAnsi"/>
              </w:rPr>
              <w:t>“</w:t>
            </w:r>
          </w:p>
          <w:p w14:paraId="7F782310" w14:textId="61D0EC98"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64" w:author="Fabienne Schmaus" w:date="2026-05-04T11:04:00Z" w16du:dateUtc="2026-05-04T09:04:00Z">
              <w:r w:rsidR="00E03A0B" w:rsidRPr="00E03A0B" w:rsidDel="00E06478">
                <w:rPr>
                  <w:rFonts w:cstheme="minorHAnsi"/>
                </w:rPr>
                <w:delText xml:space="preserve">Selektive </w:delText>
              </w:r>
            </w:del>
            <w:ins w:id="1065" w:author="Fabienne Schmaus" w:date="2026-05-04T11:04:00Z" w16du:dateUtc="2026-05-04T09:04:00Z">
              <w:r w:rsidR="00E06478">
                <w:rPr>
                  <w:rFonts w:cstheme="minorHAnsi"/>
                </w:rPr>
                <w:t>s</w:t>
              </w:r>
              <w:r w:rsidR="00E06478" w:rsidRPr="00E03A0B">
                <w:rPr>
                  <w:rFonts w:cstheme="minorHAnsi"/>
                </w:rPr>
                <w:t xml:space="preserve">elektive </w:t>
              </w:r>
            </w:ins>
            <w:r w:rsidR="00E03A0B" w:rsidRPr="00E03A0B">
              <w:rPr>
                <w:rFonts w:cstheme="minorHAnsi"/>
              </w:rPr>
              <w:t>Exposition: Je mehr man scrollt, desto mehr sieht man genau das, was einen neidisch macht</w:t>
            </w:r>
            <w:ins w:id="1066" w:author="Fabienne Schmaus" w:date="2026-04-30T16:50:00Z" w16du:dateUtc="2026-04-30T14:50:00Z">
              <w:r w:rsidR="00C24DA6">
                <w:rPr>
                  <w:rFonts w:cstheme="minorHAnsi"/>
                </w:rPr>
                <w:t>.</w:t>
              </w:r>
            </w:ins>
            <w:r>
              <w:rPr>
                <w:rFonts w:cstheme="minorHAnsi"/>
              </w:rPr>
              <w:t>“</w:t>
            </w:r>
          </w:p>
          <w:p w14:paraId="78B2160C" w14:textId="03EA2878" w:rsidR="00E42B4C" w:rsidDel="007204FD" w:rsidRDefault="00E42B4C" w:rsidP="00E03A0B">
            <w:pPr>
              <w:tabs>
                <w:tab w:val="left" w:pos="273"/>
              </w:tabs>
              <w:spacing w:line="276" w:lineRule="auto"/>
              <w:rPr>
                <w:del w:id="1067" w:author="Fabienne Schmaus" w:date="2026-04-30T17:07:00Z" w16du:dateUtc="2026-04-30T15:07:00Z"/>
                <w:rFonts w:cstheme="minorHAnsi"/>
                <w:b/>
                <w:bCs/>
              </w:rPr>
            </w:pPr>
          </w:p>
          <w:p w14:paraId="7440BE3C" w14:textId="77777777" w:rsidR="00E42B4C" w:rsidRPr="00E42B4C" w:rsidRDefault="00E42B4C" w:rsidP="00E42B4C">
            <w:pPr>
              <w:tabs>
                <w:tab w:val="left" w:pos="273"/>
              </w:tabs>
              <w:spacing w:line="276" w:lineRule="auto"/>
              <w:rPr>
                <w:rFonts w:cstheme="minorHAnsi"/>
                <w:b/>
                <w:bCs/>
              </w:rPr>
            </w:pPr>
            <w:r w:rsidRPr="00E42B4C">
              <w:rPr>
                <w:rFonts w:cstheme="minorHAnsi"/>
                <w:b/>
                <w:bCs/>
              </w:rPr>
              <w:t xml:space="preserve">Was beschäftigt Mia: </w:t>
            </w:r>
          </w:p>
          <w:p w14:paraId="0BF33CB5" w14:textId="56E00496" w:rsidR="00E42B4C" w:rsidRPr="00E42B4C" w:rsidRDefault="00E42B4C" w:rsidP="00E42B4C">
            <w:pPr>
              <w:tabs>
                <w:tab w:val="left" w:pos="273"/>
              </w:tabs>
              <w:spacing w:line="276" w:lineRule="auto"/>
              <w:rPr>
                <w:rFonts w:cstheme="minorHAnsi"/>
              </w:rPr>
            </w:pPr>
            <w:r w:rsidRPr="00E42B4C">
              <w:rPr>
                <w:rFonts w:cstheme="minorHAnsi"/>
              </w:rPr>
              <w:t>Sozialer Aufwärtsvergleich mit kuratierten Versionen anderer → Gefühl der Unzulänglichkeit. Kognitives Wissen (</w:t>
            </w:r>
            <w:r w:rsidR="00F0300B">
              <w:rPr>
                <w:rFonts w:cstheme="minorHAnsi"/>
              </w:rPr>
              <w:t>„</w:t>
            </w:r>
            <w:r w:rsidRPr="00E42B4C">
              <w:rPr>
                <w:rFonts w:cstheme="minorHAnsi"/>
              </w:rPr>
              <w:t>Fotos sind gefiltert</w:t>
            </w:r>
            <w:r w:rsidR="00F0300B">
              <w:rPr>
                <w:rFonts w:cstheme="minorHAnsi"/>
              </w:rPr>
              <w:t>“</w:t>
            </w:r>
            <w:r w:rsidRPr="00E42B4C">
              <w:rPr>
                <w:rFonts w:cstheme="minorHAnsi"/>
              </w:rPr>
              <w:t>) schützt nicht automatisch vor emotionalem Effekt</w:t>
            </w:r>
            <w:ins w:id="1068" w:author="Fabienne Schmaus" w:date="2026-04-30T16:50:00Z" w16du:dateUtc="2026-04-30T14:50:00Z">
              <w:r w:rsidR="00C24DA6">
                <w:rPr>
                  <w:rFonts w:cstheme="minorHAnsi"/>
                </w:rPr>
                <w:t>. D</w:t>
              </w:r>
            </w:ins>
            <w:del w:id="1069" w:author="Fabienne Schmaus" w:date="2026-04-30T16:50:00Z" w16du:dateUtc="2026-04-30T14:50:00Z">
              <w:r w:rsidRPr="00E42B4C" w:rsidDel="00C24DA6">
                <w:rPr>
                  <w:rFonts w:cstheme="minorHAnsi"/>
                </w:rPr>
                <w:delText xml:space="preserve"> – d</w:delText>
              </w:r>
            </w:del>
            <w:r w:rsidRPr="00E42B4C">
              <w:rPr>
                <w:rFonts w:cstheme="minorHAnsi"/>
              </w:rPr>
              <w:t>as ist normal und kein Zeichen von Schwäche.</w:t>
            </w:r>
          </w:p>
          <w:p w14:paraId="0A550BB3" w14:textId="2F48A5E4" w:rsidR="00E42B4C" w:rsidRPr="00E42B4C" w:rsidRDefault="00E42B4C" w:rsidP="00E42B4C">
            <w:pPr>
              <w:tabs>
                <w:tab w:val="left" w:pos="273"/>
              </w:tabs>
              <w:spacing w:line="276" w:lineRule="auto"/>
              <w:rPr>
                <w:rFonts w:cstheme="minorHAnsi"/>
                <w:b/>
                <w:bCs/>
              </w:rPr>
            </w:pPr>
            <w:r w:rsidRPr="00E42B4C">
              <w:rPr>
                <w:rFonts w:cstheme="minorHAnsi"/>
                <w:b/>
                <w:bCs/>
              </w:rPr>
              <w:t xml:space="preserve">Warum </w:t>
            </w:r>
            <w:r w:rsidR="00F0300B">
              <w:rPr>
                <w:rFonts w:cstheme="minorHAnsi"/>
                <w:b/>
                <w:bCs/>
              </w:rPr>
              <w:t>„</w:t>
            </w:r>
            <w:r w:rsidRPr="00E42B4C">
              <w:rPr>
                <w:rFonts w:cstheme="minorHAnsi"/>
                <w:b/>
                <w:bCs/>
              </w:rPr>
              <w:t>Wissen</w:t>
            </w:r>
            <w:r w:rsidR="00F0300B">
              <w:rPr>
                <w:rFonts w:cstheme="minorHAnsi"/>
                <w:b/>
                <w:bCs/>
              </w:rPr>
              <w:t>“</w:t>
            </w:r>
            <w:r w:rsidRPr="00E42B4C">
              <w:rPr>
                <w:rFonts w:cstheme="minorHAnsi"/>
                <w:b/>
                <w:bCs/>
              </w:rPr>
              <w:t xml:space="preserve"> nicht schützt: </w:t>
            </w:r>
          </w:p>
          <w:p w14:paraId="0D6CA36E" w14:textId="7BF7B144" w:rsidR="00E42B4C" w:rsidRPr="00E42B4C" w:rsidRDefault="00E42B4C" w:rsidP="00E42B4C">
            <w:pPr>
              <w:tabs>
                <w:tab w:val="left" w:pos="273"/>
              </w:tabs>
              <w:spacing w:line="276" w:lineRule="auto"/>
              <w:rPr>
                <w:rFonts w:cstheme="minorHAnsi"/>
              </w:rPr>
            </w:pPr>
            <w:r w:rsidRPr="00E42B4C">
              <w:rPr>
                <w:rFonts w:cstheme="minorHAnsi"/>
              </w:rPr>
              <w:t xml:space="preserve">Emotionale Reaktionen auf Bilder sind schneller als rationale Einordnung. Das Wissen über Filter ändert nicht, was man </w:t>
            </w:r>
            <w:r w:rsidRPr="00E42B4C">
              <w:rPr>
                <w:rFonts w:cstheme="minorHAnsi"/>
                <w:i/>
                <w:iCs/>
              </w:rPr>
              <w:t>sieht</w:t>
            </w:r>
            <w:r w:rsidRPr="00E42B4C">
              <w:rPr>
                <w:rFonts w:cstheme="minorHAnsi"/>
              </w:rPr>
              <w:t xml:space="preserve"> und </w:t>
            </w:r>
            <w:r w:rsidRPr="00E42B4C">
              <w:rPr>
                <w:rFonts w:cstheme="minorHAnsi"/>
                <w:i/>
                <w:iCs/>
              </w:rPr>
              <w:t>fühlt</w:t>
            </w:r>
            <w:del w:id="1070" w:author="Fabienne Schmaus" w:date="2026-04-30T16:50:00Z" w16du:dateUtc="2026-04-30T14:50:00Z">
              <w:r w:rsidRPr="00E42B4C" w:rsidDel="00C24DA6">
                <w:rPr>
                  <w:rFonts w:cstheme="minorHAnsi"/>
                </w:rPr>
                <w:delText xml:space="preserve"> </w:delText>
              </w:r>
            </w:del>
            <w:ins w:id="1071" w:author="Fabienne Schmaus" w:date="2026-04-30T16:50:00Z" w16du:dateUtc="2026-04-30T14:50:00Z">
              <w:r w:rsidR="00C24DA6">
                <w:rPr>
                  <w:rFonts w:cstheme="minorHAnsi"/>
                </w:rPr>
                <w:t>. E</w:t>
              </w:r>
            </w:ins>
            <w:del w:id="1072" w:author="Fabienne Schmaus" w:date="2026-04-30T16:50:00Z" w16du:dateUtc="2026-04-30T14:50:00Z">
              <w:r w:rsidRPr="00E42B4C" w:rsidDel="00C24DA6">
                <w:rPr>
                  <w:rFonts w:cstheme="minorHAnsi"/>
                </w:rPr>
                <w:delText>– e</w:delText>
              </w:r>
            </w:del>
            <w:r w:rsidRPr="00E42B4C">
              <w:rPr>
                <w:rFonts w:cstheme="minorHAnsi"/>
              </w:rPr>
              <w:t>s hilft erst, wenn es aktiv eingesetzt wird (Medienkompetenz als Praxis, nicht nur als Wissen).</w:t>
            </w:r>
          </w:p>
          <w:p w14:paraId="1BC664DE" w14:textId="77777777" w:rsidR="00E42B4C" w:rsidRPr="00E42B4C" w:rsidRDefault="00E42B4C" w:rsidP="00E42B4C">
            <w:pPr>
              <w:tabs>
                <w:tab w:val="left" w:pos="273"/>
              </w:tabs>
              <w:spacing w:line="276" w:lineRule="auto"/>
              <w:rPr>
                <w:rFonts w:cstheme="minorHAnsi"/>
                <w:b/>
                <w:bCs/>
              </w:rPr>
            </w:pPr>
            <w:r w:rsidRPr="00E42B4C">
              <w:rPr>
                <w:rFonts w:cstheme="minorHAnsi"/>
                <w:b/>
                <w:bCs/>
              </w:rPr>
              <w:t>Mögliche Hilfestrategien:</w:t>
            </w:r>
          </w:p>
          <w:p w14:paraId="25184B14"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Feed kuratieren: bewusst wählen, welchen Accounts man folgt</w:t>
            </w:r>
          </w:p>
          <w:p w14:paraId="3004FB1C" w14:textId="050BDA4F"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Zeitlimit setzen</w:t>
            </w:r>
            <w:del w:id="1073" w:author="Fabienne Schmaus" w:date="2026-05-04T11:12:00Z" w16du:dateUtc="2026-05-04T09:12:00Z">
              <w:r w:rsidRPr="00E42B4C" w:rsidDel="002828B1">
                <w:rPr>
                  <w:rFonts w:cstheme="minorHAnsi"/>
                </w:rPr>
                <w:delText xml:space="preserve"> /</w:delText>
              </w:r>
            </w:del>
            <w:ins w:id="1074" w:author="Fabienne Schmaus" w:date="2026-05-04T11:12:00Z" w16du:dateUtc="2026-05-04T09:12:00Z">
              <w:r w:rsidR="002828B1">
                <w:rPr>
                  <w:rFonts w:cstheme="minorHAnsi"/>
                </w:rPr>
                <w:t>,</w:t>
              </w:r>
            </w:ins>
            <w:r w:rsidRPr="00E42B4C">
              <w:rPr>
                <w:rFonts w:cstheme="minorHAnsi"/>
              </w:rPr>
              <w:t xml:space="preserve"> Bildschirmzeit-Funktion nutzen</w:t>
            </w:r>
          </w:p>
          <w:p w14:paraId="4A222787" w14:textId="428DC242" w:rsidR="00E42B4C" w:rsidRPr="00E42B4C" w:rsidRDefault="00E42B4C" w:rsidP="00DF1D6F">
            <w:pPr>
              <w:numPr>
                <w:ilvl w:val="0"/>
                <w:numId w:val="25"/>
              </w:numPr>
              <w:tabs>
                <w:tab w:val="left" w:pos="273"/>
              </w:tabs>
              <w:spacing w:line="276" w:lineRule="auto"/>
              <w:rPr>
                <w:rFonts w:cstheme="minorHAnsi"/>
              </w:rPr>
            </w:pPr>
            <w:del w:id="1075" w:author="Fabienne Schmaus" w:date="2026-05-04T11:04:00Z" w16du:dateUtc="2026-05-04T09:04:00Z">
              <w:r w:rsidRPr="00E42B4C" w:rsidDel="00E06478">
                <w:rPr>
                  <w:rFonts w:cstheme="minorHAnsi"/>
                </w:rPr>
                <w:delText xml:space="preserve">Nach </w:delText>
              </w:r>
            </w:del>
            <w:ins w:id="1076" w:author="Fabienne Schmaus" w:date="2026-05-04T11:04:00Z" w16du:dateUtc="2026-05-04T09:04:00Z">
              <w:r w:rsidR="00E06478">
                <w:rPr>
                  <w:rFonts w:cstheme="minorHAnsi"/>
                </w:rPr>
                <w:t>n</w:t>
              </w:r>
              <w:r w:rsidR="00E06478" w:rsidRPr="00E42B4C">
                <w:rPr>
                  <w:rFonts w:cstheme="minorHAnsi"/>
                </w:rPr>
                <w:t xml:space="preserve">ach </w:t>
              </w:r>
            </w:ins>
            <w:r w:rsidRPr="00E42B4C">
              <w:rPr>
                <w:rFonts w:cstheme="minorHAnsi"/>
              </w:rPr>
              <w:t>dem Scrollen innnehalten</w:t>
            </w:r>
            <w:ins w:id="1077" w:author="Fabienne Schmaus" w:date="2026-04-30T16:50:00Z" w16du:dateUtc="2026-04-30T14:50:00Z">
              <w:r w:rsidR="00C24DA6">
                <w:rPr>
                  <w:rFonts w:cstheme="minorHAnsi"/>
                </w:rPr>
                <w:t xml:space="preserve">, um das </w:t>
              </w:r>
              <w:r w:rsidR="00C24DA6" w:rsidRPr="00E42B4C">
                <w:rPr>
                  <w:rFonts w:cstheme="minorHAnsi"/>
                </w:rPr>
                <w:t xml:space="preserve">Bewusstsein </w:t>
              </w:r>
              <w:r w:rsidR="00C24DA6">
                <w:rPr>
                  <w:rFonts w:cstheme="minorHAnsi"/>
                </w:rPr>
                <w:t xml:space="preserve">zu </w:t>
              </w:r>
              <w:r w:rsidR="00C24DA6" w:rsidRPr="00E42B4C">
                <w:rPr>
                  <w:rFonts w:cstheme="minorHAnsi"/>
                </w:rPr>
                <w:t>schärfen</w:t>
              </w:r>
            </w:ins>
            <w:r w:rsidRPr="00E42B4C">
              <w:rPr>
                <w:rFonts w:cstheme="minorHAnsi"/>
              </w:rPr>
              <w:t xml:space="preserve">: </w:t>
            </w:r>
            <w:r w:rsidR="00F0300B">
              <w:rPr>
                <w:rFonts w:cstheme="minorHAnsi"/>
              </w:rPr>
              <w:t>„</w:t>
            </w:r>
            <w:r w:rsidRPr="00E42B4C">
              <w:rPr>
                <w:rFonts w:cstheme="minorHAnsi"/>
              </w:rPr>
              <w:t>Wie fühle ich mich jetzt?</w:t>
            </w:r>
            <w:r w:rsidR="00F0300B">
              <w:rPr>
                <w:rFonts w:cstheme="minorHAnsi"/>
              </w:rPr>
              <w:t>“</w:t>
            </w:r>
            <w:del w:id="1078" w:author="Fabienne Schmaus" w:date="2026-04-30T16:50:00Z" w16du:dateUtc="2026-04-30T14:50:00Z">
              <w:r w:rsidRPr="00E42B4C" w:rsidDel="00C24DA6">
                <w:rPr>
                  <w:rFonts w:cstheme="minorHAnsi"/>
                </w:rPr>
                <w:delText xml:space="preserve"> – Bewusstsein schärfen</w:delText>
              </w:r>
            </w:del>
          </w:p>
          <w:p w14:paraId="1B535564" w14:textId="5C03B903" w:rsidR="00E42B4C" w:rsidRPr="00E42B4C" w:rsidRDefault="00E42B4C" w:rsidP="00DF1D6F">
            <w:pPr>
              <w:numPr>
                <w:ilvl w:val="0"/>
                <w:numId w:val="25"/>
              </w:numPr>
              <w:tabs>
                <w:tab w:val="left" w:pos="273"/>
              </w:tabs>
              <w:spacing w:line="276" w:lineRule="auto"/>
              <w:rPr>
                <w:rFonts w:cstheme="minorHAnsi"/>
              </w:rPr>
            </w:pPr>
            <w:del w:id="1079" w:author="Fabienne Schmaus" w:date="2026-05-04T11:04:00Z" w16du:dateUtc="2026-05-04T09:04:00Z">
              <w:r w:rsidRPr="00E42B4C" w:rsidDel="00E06478">
                <w:rPr>
                  <w:rFonts w:cstheme="minorHAnsi"/>
                </w:rPr>
                <w:delText xml:space="preserve">Mit </w:delText>
              </w:r>
            </w:del>
            <w:ins w:id="1080" w:author="Fabienne Schmaus" w:date="2026-05-04T11:04:00Z" w16du:dateUtc="2026-05-04T09:04:00Z">
              <w:r w:rsidR="00E06478">
                <w:rPr>
                  <w:rFonts w:cstheme="minorHAnsi"/>
                </w:rPr>
                <w:t>m</w:t>
              </w:r>
              <w:r w:rsidR="00E06478" w:rsidRPr="00E42B4C">
                <w:rPr>
                  <w:rFonts w:cstheme="minorHAnsi"/>
                </w:rPr>
                <w:t xml:space="preserve">it </w:t>
              </w:r>
            </w:ins>
            <w:r w:rsidRPr="00E42B4C">
              <w:rPr>
                <w:rFonts w:cstheme="minorHAnsi"/>
              </w:rPr>
              <w:t>jemandem reden (</w:t>
            </w:r>
            <w:del w:id="1081" w:author="Fabienne Schmaus" w:date="2026-05-04T11:04:00Z" w16du:dateUtc="2026-05-04T09:04:00Z">
              <w:r w:rsidRPr="00E42B4C" w:rsidDel="00E06478">
                <w:rPr>
                  <w:rFonts w:cstheme="minorHAnsi"/>
                </w:rPr>
                <w:delText>Freundin</w:delText>
              </w:r>
            </w:del>
            <w:ins w:id="1082" w:author="Fabienne Schmaus" w:date="2026-05-04T11:04:00Z" w16du:dateUtc="2026-05-04T09:04:00Z">
              <w:r w:rsidR="00E06478">
                <w:rPr>
                  <w:rFonts w:cstheme="minorHAnsi"/>
                </w:rPr>
                <w:t>Freundeskraft</w:t>
              </w:r>
            </w:ins>
            <w:r w:rsidRPr="00E42B4C">
              <w:rPr>
                <w:rFonts w:cstheme="minorHAnsi"/>
              </w:rPr>
              <w:t>, Eltern)</w:t>
            </w:r>
          </w:p>
          <w:p w14:paraId="66FF8DA8" w14:textId="39DB5D6E" w:rsidR="00E42B4C" w:rsidRPr="00E42B4C" w:rsidRDefault="00E42B4C" w:rsidP="00DF1D6F">
            <w:pPr>
              <w:numPr>
                <w:ilvl w:val="0"/>
                <w:numId w:val="25"/>
              </w:numPr>
              <w:tabs>
                <w:tab w:val="left" w:pos="273"/>
              </w:tabs>
              <w:spacing w:line="276" w:lineRule="auto"/>
              <w:rPr>
                <w:rFonts w:cstheme="minorHAnsi"/>
              </w:rPr>
            </w:pPr>
            <w:del w:id="1083" w:author="Fabienne Schmaus" w:date="2026-05-04T11:04:00Z" w16du:dateUtc="2026-05-04T09:04:00Z">
              <w:r w:rsidRPr="00E42B4C" w:rsidDel="00E06478">
                <w:rPr>
                  <w:rFonts w:cstheme="minorHAnsi"/>
                </w:rPr>
                <w:delText xml:space="preserve">Eigene </w:delText>
              </w:r>
            </w:del>
            <w:ins w:id="1084" w:author="Fabienne Schmaus" w:date="2026-05-04T11:04:00Z" w16du:dateUtc="2026-05-04T09:04:00Z">
              <w:r w:rsidR="00E06478">
                <w:rPr>
                  <w:rFonts w:cstheme="minorHAnsi"/>
                </w:rPr>
                <w:t>e</w:t>
              </w:r>
              <w:r w:rsidR="00E06478" w:rsidRPr="00E42B4C">
                <w:rPr>
                  <w:rFonts w:cstheme="minorHAnsi"/>
                </w:rPr>
                <w:t xml:space="preserve">igene </w:t>
              </w:r>
            </w:ins>
            <w:r w:rsidRPr="00E42B4C">
              <w:rPr>
                <w:rFonts w:cstheme="minorHAnsi"/>
              </w:rPr>
              <w:t>Stärken und schöne Alltagsmomente bewusst wahrnehmen</w:t>
            </w:r>
          </w:p>
          <w:p w14:paraId="5C17DC0B" w14:textId="57075D33" w:rsidR="00E42B4C" w:rsidRDefault="00E42B4C" w:rsidP="00E42B4C">
            <w:pPr>
              <w:tabs>
                <w:tab w:val="left" w:pos="273"/>
              </w:tabs>
              <w:spacing w:line="276" w:lineRule="auto"/>
              <w:rPr>
                <w:rFonts w:cstheme="minorHAnsi"/>
              </w:rPr>
            </w:pPr>
            <w:r w:rsidRPr="00E42B4C">
              <w:rPr>
                <w:rFonts w:cstheme="minorHAnsi"/>
                <w:b/>
                <w:bCs/>
              </w:rPr>
              <w:t>Aufwärtsvergleich (Sek</w:t>
            </w:r>
            <w:ins w:id="1085"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74EA45F0" w14:textId="119BD704" w:rsidR="00E42B4C" w:rsidRPr="00E42B4C" w:rsidRDefault="00E42B4C" w:rsidP="00E42B4C">
            <w:pPr>
              <w:tabs>
                <w:tab w:val="left" w:pos="273"/>
              </w:tabs>
              <w:spacing w:line="276" w:lineRule="auto"/>
              <w:rPr>
                <w:rFonts w:cstheme="minorHAnsi"/>
              </w:rPr>
            </w:pPr>
            <w:commentRangeStart w:id="1086"/>
            <w:r w:rsidRPr="00E42B4C">
              <w:rPr>
                <w:rFonts w:cstheme="minorHAnsi"/>
              </w:rPr>
              <w:t xml:space="preserve">Festinger (1954): Menschen vergleichen sich, um sich einzuschätzen. Aufwärtsvergleiche auf Social Media sind besonders stark, weil die </w:t>
            </w:r>
            <w:r w:rsidR="00F0300B">
              <w:rPr>
                <w:rFonts w:cstheme="minorHAnsi"/>
              </w:rPr>
              <w:t>„</w:t>
            </w:r>
            <w:r w:rsidRPr="00E42B4C">
              <w:rPr>
                <w:rFonts w:cstheme="minorHAnsi"/>
              </w:rPr>
              <w:t>Basis</w:t>
            </w:r>
            <w:r w:rsidR="00F0300B">
              <w:rPr>
                <w:rFonts w:cstheme="minorHAnsi"/>
              </w:rPr>
              <w:t>“</w:t>
            </w:r>
            <w:r w:rsidRPr="00E42B4C">
              <w:rPr>
                <w:rFonts w:cstheme="minorHAnsi"/>
              </w:rPr>
              <w:t xml:space="preserve"> der Vergleiche (kuratierte Profile) nicht real ist – man verliert gegen eine Fiktion.</w:t>
            </w:r>
          </w:p>
          <w:p w14:paraId="28AEC8AE" w14:textId="63DA1740" w:rsidR="00E42B4C" w:rsidRDefault="00E42B4C" w:rsidP="00E42B4C">
            <w:pPr>
              <w:tabs>
                <w:tab w:val="left" w:pos="273"/>
              </w:tabs>
              <w:spacing w:line="276" w:lineRule="auto"/>
              <w:rPr>
                <w:rFonts w:cstheme="minorHAnsi"/>
              </w:rPr>
            </w:pPr>
            <w:r w:rsidRPr="00E42B4C">
              <w:rPr>
                <w:rFonts w:cstheme="minorHAnsi"/>
                <w:b/>
                <w:bCs/>
              </w:rPr>
              <w:lastRenderedPageBreak/>
              <w:t>Vogel et al. (2024) (Sek</w:t>
            </w:r>
            <w:ins w:id="1087"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commentRangeEnd w:id="1086"/>
            <w:r w:rsidR="00C17639">
              <w:rPr>
                <w:rStyle w:val="Kommentarzeichen"/>
                <w:rFonts w:cstheme="minorHAnsi"/>
                <w:sz w:val="22"/>
                <w:szCs w:val="22"/>
              </w:rPr>
              <w:commentReference w:id="1086"/>
            </w:r>
          </w:p>
          <w:p w14:paraId="5A89F535" w14:textId="0D0BD68E" w:rsidR="00E42B4C" w:rsidRPr="00E42B4C" w:rsidRDefault="00E42B4C" w:rsidP="00E42B4C">
            <w:pPr>
              <w:tabs>
                <w:tab w:val="left" w:pos="273"/>
              </w:tabs>
              <w:spacing w:line="276" w:lineRule="auto"/>
              <w:rPr>
                <w:rFonts w:cstheme="minorHAnsi"/>
              </w:rPr>
            </w:pPr>
            <w:r w:rsidRPr="00E42B4C">
              <w:rPr>
                <w:rFonts w:cstheme="minorHAnsi"/>
              </w:rPr>
              <w:t xml:space="preserve">Digitale Vergleiche sind aus mehreren Gründen intensiver als analoge: (1) Algorithmen zeigen bevorzugt attraktive, erfolgreiche Inhalte (kuratiertes Feed), (2) die Frequenz ist viel höher als zufällige Alltagsbegegnungen, (3) Profile sind auf positive Selbstdarstellung optimiert, (4) man ist jederzeit und überall erreichbar. Mia könnte das nicht einfach </w:t>
            </w:r>
            <w:r w:rsidR="00F0300B">
              <w:rPr>
                <w:rFonts w:cstheme="minorHAnsi"/>
              </w:rPr>
              <w:t>„</w:t>
            </w:r>
            <w:r w:rsidRPr="00E42B4C">
              <w:rPr>
                <w:rFonts w:cstheme="minorHAnsi"/>
              </w:rPr>
              <w:t>abstellen</w:t>
            </w:r>
            <w:r w:rsidR="00F0300B">
              <w:rPr>
                <w:rFonts w:cstheme="minorHAnsi"/>
              </w:rPr>
              <w:t>“</w:t>
            </w:r>
            <w:ins w:id="1088" w:author="Fabienne Schmaus" w:date="2026-04-30T16:51:00Z" w16du:dateUtc="2026-04-30T14:51:00Z">
              <w:r w:rsidR="00C24DA6">
                <w:rPr>
                  <w:rFonts w:cstheme="minorHAnsi"/>
                </w:rPr>
                <w:t>. D</w:t>
              </w:r>
            </w:ins>
            <w:del w:id="1089" w:author="Fabienne Schmaus" w:date="2026-04-30T16:51:00Z" w16du:dateUtc="2026-04-30T14:51:00Z">
              <w:r w:rsidRPr="00E42B4C" w:rsidDel="00C24DA6">
                <w:rPr>
                  <w:rFonts w:cstheme="minorHAnsi"/>
                </w:rPr>
                <w:delText xml:space="preserve"> –</w:delText>
              </w:r>
            </w:del>
            <w:r w:rsidRPr="00E42B4C">
              <w:rPr>
                <w:rFonts w:cstheme="minorHAnsi"/>
              </w:rPr>
              <w:t xml:space="preserve"> das wäre, als würde man jemandem sagen, er solle aufhören zu atmen. Der Mechanismus ist stärker als die bewusste Einsicht. Das ist kein persönliches Versagen, sondern ein systemisches Designproblem.</w:t>
            </w:r>
          </w:p>
          <w:p w14:paraId="4B687636" w14:textId="77777777" w:rsidR="00E42B4C" w:rsidRDefault="00E42B4C" w:rsidP="00E03A0B">
            <w:pPr>
              <w:tabs>
                <w:tab w:val="left" w:pos="273"/>
              </w:tabs>
              <w:spacing w:line="276" w:lineRule="auto"/>
              <w:rPr>
                <w:rFonts w:cstheme="minorHAnsi"/>
                <w:b/>
                <w:bCs/>
              </w:rPr>
            </w:pPr>
          </w:p>
          <w:p w14:paraId="3EE6100D" w14:textId="2B783757" w:rsidR="00E03A0B" w:rsidRPr="00E03A0B" w:rsidRDefault="00E03A0B" w:rsidP="00E03A0B">
            <w:pPr>
              <w:tabs>
                <w:tab w:val="left" w:pos="273"/>
              </w:tabs>
              <w:spacing w:line="276" w:lineRule="auto"/>
              <w:rPr>
                <w:rFonts w:cstheme="minorHAnsi"/>
              </w:rPr>
            </w:pPr>
            <w:r w:rsidRPr="00E03A0B">
              <w:rPr>
                <w:rFonts w:cstheme="minorHAnsi"/>
                <w:b/>
                <w:bCs/>
              </w:rPr>
              <w:t>A</w:t>
            </w:r>
            <w:ins w:id="1090" w:author="Fabienne Schmaus" w:date="2026-04-30T16:51:00Z" w16du:dateUtc="2026-04-30T14:51:00Z">
              <w:r w:rsidR="00C24DA6">
                <w:rPr>
                  <w:rFonts w:cstheme="minorHAnsi"/>
                  <w:b/>
                  <w:bCs/>
                </w:rPr>
                <w:t>rbeitsblatt</w:t>
              </w:r>
            </w:ins>
            <w:del w:id="1091" w:author="Fabienne Schmaus" w:date="2026-04-30T16:51:00Z" w16du:dateUtc="2026-04-30T14:51:00Z">
              <w:r w:rsidRPr="00E03A0B" w:rsidDel="00C24DA6">
                <w:rPr>
                  <w:rFonts w:cstheme="minorHAnsi"/>
                  <w:b/>
                  <w:bCs/>
                </w:rPr>
                <w:delText>B</w:delText>
              </w:r>
            </w:del>
            <w:r w:rsidRPr="00E03A0B">
              <w:rPr>
                <w:rFonts w:cstheme="minorHAnsi"/>
                <w:b/>
                <w:bCs/>
              </w:rPr>
              <w:t xml:space="preserve"> 3</w:t>
            </w:r>
            <w:del w:id="1092" w:author="Fabienne Schmaus" w:date="2026-05-04T10:46:00Z" w16du:dateUtc="2026-05-04T08:46:00Z">
              <w:r w:rsidRPr="00E03A0B" w:rsidDel="00A71B33">
                <w:rPr>
                  <w:rFonts w:cstheme="minorHAnsi"/>
                  <w:b/>
                  <w:bCs/>
                </w:rPr>
                <w:delText>b</w:delText>
              </w:r>
            </w:del>
            <w:r w:rsidRPr="00E03A0B">
              <w:rPr>
                <w:rFonts w:cstheme="minorHAnsi"/>
                <w:b/>
                <w:bCs/>
              </w:rPr>
              <w:t xml:space="preserve"> – </w:t>
            </w:r>
            <w:del w:id="1093" w:author="Fabienne Schmaus" w:date="2026-05-04T10:46:00Z" w16du:dateUtc="2026-05-04T08:46:00Z">
              <w:r w:rsidR="00F0300B" w:rsidDel="00A71B33">
                <w:rPr>
                  <w:rFonts w:cstheme="minorHAnsi"/>
                  <w:b/>
                  <w:bCs/>
                </w:rPr>
                <w:delText>„</w:delText>
              </w:r>
            </w:del>
            <w:ins w:id="1094" w:author="Fabienne Schmaus" w:date="2026-05-04T10:46:00Z" w16du:dateUtc="2026-05-04T08:46:00Z">
              <w:r w:rsidR="00A71B33">
                <w:rPr>
                  <w:rFonts w:cstheme="minorHAnsi"/>
                  <w:b/>
                  <w:bCs/>
                </w:rPr>
                <w:t xml:space="preserve">II. </w:t>
              </w:r>
            </w:ins>
            <w:r w:rsidRPr="00E03A0B">
              <w:rPr>
                <w:rFonts w:cstheme="minorHAnsi"/>
                <w:b/>
                <w:bCs/>
              </w:rPr>
              <w:t>Niemand liked meine Beiträge</w:t>
            </w:r>
            <w:del w:id="1095" w:author="Fabienne Schmaus" w:date="2026-05-04T10:46:00Z" w16du:dateUtc="2026-05-04T08:46:00Z">
              <w:r w:rsidR="00F0300B" w:rsidDel="00A71B33">
                <w:rPr>
                  <w:rFonts w:cstheme="minorHAnsi"/>
                  <w:b/>
                  <w:bCs/>
                </w:rPr>
                <w:delText>“</w:delText>
              </w:r>
            </w:del>
            <w:r w:rsidRPr="00E03A0B">
              <w:rPr>
                <w:rFonts w:cstheme="minorHAnsi"/>
                <w:b/>
                <w:bCs/>
              </w:rPr>
              <w:t>:</w:t>
            </w:r>
          </w:p>
          <w:p w14:paraId="1B02AAA7" w14:textId="6FF181B1"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Er macht seinen Selbstwert von anderen abhängig</w:t>
            </w:r>
            <w:r>
              <w:rPr>
                <w:rFonts w:cstheme="minorHAnsi"/>
              </w:rPr>
              <w:t>“</w:t>
            </w:r>
          </w:p>
          <w:p w14:paraId="505979AC" w14:textId="1570C506"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Likes sagen nichts über den echten Wert einer Person aus</w:t>
            </w:r>
            <w:r>
              <w:rPr>
                <w:rFonts w:cstheme="minorHAnsi"/>
              </w:rPr>
              <w:t>“</w:t>
            </w:r>
          </w:p>
          <w:p w14:paraId="139D8D62" w14:textId="69FB36AE" w:rsid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 xml:space="preserve">Vielleicht posten für sich selbst </w:t>
            </w:r>
            <w:del w:id="1096" w:author="Fabienne Schmaus" w:date="2026-04-30T16:51:00Z" w16du:dateUtc="2026-04-30T14:51:00Z">
              <w:r w:rsidR="00E03A0B" w:rsidRPr="00E03A0B" w:rsidDel="00C24DA6">
                <w:rPr>
                  <w:rFonts w:cstheme="minorHAnsi"/>
                </w:rPr>
                <w:delText xml:space="preserve">– </w:delText>
              </w:r>
            </w:del>
            <w:ins w:id="1097" w:author="Fabienne Schmaus" w:date="2026-04-30T16:51:00Z" w16du:dateUtc="2026-04-30T14:51:00Z">
              <w:r w:rsidR="00C24DA6">
                <w:rPr>
                  <w:rFonts w:cstheme="minorHAnsi"/>
                </w:rPr>
                <w:t>und</w:t>
              </w:r>
              <w:r w:rsidR="00C24DA6" w:rsidRPr="00E03A0B">
                <w:rPr>
                  <w:rFonts w:cstheme="minorHAnsi"/>
                </w:rPr>
                <w:t xml:space="preserve"> </w:t>
              </w:r>
            </w:ins>
            <w:r w:rsidR="00E03A0B" w:rsidRPr="00E03A0B">
              <w:rPr>
                <w:rFonts w:cstheme="minorHAnsi"/>
              </w:rPr>
              <w:t>nicht für Reaktionen</w:t>
            </w:r>
            <w:r>
              <w:rPr>
                <w:rFonts w:cstheme="minorHAnsi"/>
              </w:rPr>
              <w:t>“</w:t>
            </w:r>
          </w:p>
          <w:p w14:paraId="1C184E70" w14:textId="2D35B9B1" w:rsidR="007204FD" w:rsidDel="007204FD" w:rsidRDefault="007204FD" w:rsidP="00E42B4C">
            <w:pPr>
              <w:tabs>
                <w:tab w:val="left" w:pos="273"/>
              </w:tabs>
              <w:spacing w:line="276" w:lineRule="auto"/>
              <w:rPr>
                <w:del w:id="1098" w:author="Fabienne Schmaus" w:date="2026-04-30T17:07:00Z" w16du:dateUtc="2026-04-30T15:07:00Z"/>
                <w:rFonts w:cstheme="minorHAnsi"/>
              </w:rPr>
            </w:pPr>
          </w:p>
          <w:p w14:paraId="0E256CF3" w14:textId="77777777" w:rsidR="00E42B4C" w:rsidRDefault="00E42B4C" w:rsidP="00E42B4C">
            <w:pPr>
              <w:tabs>
                <w:tab w:val="left" w:pos="273"/>
              </w:tabs>
              <w:spacing w:line="276" w:lineRule="auto"/>
              <w:rPr>
                <w:rFonts w:cstheme="minorHAnsi"/>
              </w:rPr>
            </w:pPr>
            <w:r w:rsidRPr="00E42B4C">
              <w:rPr>
                <w:rFonts w:cstheme="minorHAnsi"/>
                <w:b/>
                <w:bCs/>
              </w:rPr>
              <w:t>Was beschäftigt Jonas:</w:t>
            </w:r>
            <w:r w:rsidRPr="00E42B4C">
              <w:rPr>
                <w:rFonts w:cstheme="minorHAnsi"/>
              </w:rPr>
              <w:t xml:space="preserve"> </w:t>
            </w:r>
          </w:p>
          <w:p w14:paraId="54CF67BA" w14:textId="155DB844" w:rsidR="00E42B4C" w:rsidRPr="00E42B4C" w:rsidRDefault="00E42B4C" w:rsidP="00E42B4C">
            <w:pPr>
              <w:tabs>
                <w:tab w:val="left" w:pos="273"/>
              </w:tabs>
              <w:spacing w:line="276" w:lineRule="auto"/>
              <w:rPr>
                <w:rFonts w:cstheme="minorHAnsi"/>
              </w:rPr>
            </w:pPr>
            <w:r w:rsidRPr="00E42B4C">
              <w:rPr>
                <w:rFonts w:cstheme="minorHAnsi"/>
              </w:rPr>
              <w:t xml:space="preserve">Externe Validation als Selbstwertquelle: Wenn Likes = Zustimmung = Wert, dann entsteht Abhängigkeit von Reaktionen anderer. Das Benachrichtigungs-Verhalten zeigt, dass </w:t>
            </w:r>
            <w:r w:rsidR="00F0300B">
              <w:rPr>
                <w:rFonts w:cstheme="minorHAnsi"/>
              </w:rPr>
              <w:t>„</w:t>
            </w:r>
            <w:r w:rsidRPr="00E42B4C">
              <w:rPr>
                <w:rFonts w:cstheme="minorHAnsi"/>
              </w:rPr>
              <w:t>egal</w:t>
            </w:r>
            <w:r w:rsidR="00F0300B">
              <w:rPr>
                <w:rFonts w:cstheme="minorHAnsi"/>
              </w:rPr>
              <w:t>“</w:t>
            </w:r>
            <w:r w:rsidRPr="00E42B4C">
              <w:rPr>
                <w:rFonts w:cstheme="minorHAnsi"/>
              </w:rPr>
              <w:t xml:space="preserve"> nicht stimmt – das Bedürfnis nach Rückmeldung ist real.</w:t>
            </w:r>
          </w:p>
          <w:p w14:paraId="15507F97" w14:textId="6642E1C1" w:rsidR="00E42B4C" w:rsidRDefault="00E42B4C" w:rsidP="00E42B4C">
            <w:pPr>
              <w:tabs>
                <w:tab w:val="left" w:pos="273"/>
              </w:tabs>
              <w:spacing w:line="276" w:lineRule="auto"/>
              <w:rPr>
                <w:rFonts w:cstheme="minorHAnsi"/>
              </w:rPr>
            </w:pPr>
            <w:r w:rsidRPr="00E42B4C">
              <w:rPr>
                <w:rFonts w:cstheme="minorHAnsi"/>
                <w:b/>
                <w:bCs/>
              </w:rPr>
              <w:t>Selbstwert und externe Metriken (Sek</w:t>
            </w:r>
            <w:ins w:id="1099"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33CB2E60" w14:textId="4CD15256" w:rsidR="00E42B4C" w:rsidRPr="00E42B4C" w:rsidRDefault="00E42B4C" w:rsidP="00E42B4C">
            <w:pPr>
              <w:tabs>
                <w:tab w:val="left" w:pos="273"/>
              </w:tabs>
              <w:spacing w:line="276" w:lineRule="auto"/>
              <w:rPr>
                <w:rFonts w:cstheme="minorHAnsi"/>
              </w:rPr>
            </w:pPr>
            <w:r w:rsidRPr="00E42B4C">
              <w:rPr>
                <w:rFonts w:cstheme="minorHAnsi"/>
              </w:rPr>
              <w:t>Selbstwert, der auf externen Quellen basiert, ist fragil: Er hängt von anderen ab, ist nicht kontrollierbar und kann jederzeit wegfallen. Intrinsische Quellen (Stolz auf eigene Arbeit, Werte, Beziehungen) sind stabiler.</w:t>
            </w:r>
          </w:p>
          <w:p w14:paraId="23F2C04C" w14:textId="02CFE48C" w:rsidR="00E42B4C" w:rsidRDefault="00E42B4C" w:rsidP="00E42B4C">
            <w:pPr>
              <w:tabs>
                <w:tab w:val="left" w:pos="273"/>
              </w:tabs>
              <w:spacing w:line="276" w:lineRule="auto"/>
              <w:rPr>
                <w:rFonts w:cstheme="minorHAnsi"/>
              </w:rPr>
            </w:pPr>
            <w:r w:rsidRPr="00E42B4C">
              <w:rPr>
                <w:rFonts w:cstheme="minorHAnsi"/>
                <w:b/>
                <w:bCs/>
              </w:rPr>
              <w:t>Würden 500 Likes helfen (Sek</w:t>
            </w:r>
            <w:ins w:id="1100"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14BEF09E" w14:textId="0FCFFE09" w:rsidR="00E42B4C" w:rsidRPr="00E42B4C" w:rsidRDefault="00E42B4C" w:rsidP="00E42B4C">
            <w:pPr>
              <w:tabs>
                <w:tab w:val="left" w:pos="273"/>
              </w:tabs>
              <w:spacing w:line="276" w:lineRule="auto"/>
              <w:rPr>
                <w:rFonts w:cstheme="minorHAnsi"/>
              </w:rPr>
            </w:pPr>
            <w:r w:rsidRPr="00E42B4C">
              <w:rPr>
                <w:rFonts w:cstheme="minorHAnsi"/>
              </w:rPr>
              <w:t>Kurzfristig ja</w:t>
            </w:r>
            <w:ins w:id="1101" w:author="Fabienne Schmaus" w:date="2026-04-30T16:51:00Z" w16du:dateUtc="2026-04-30T14:51:00Z">
              <w:r w:rsidR="00C24DA6">
                <w:rPr>
                  <w:rFonts w:cstheme="minorHAnsi"/>
                </w:rPr>
                <w:t>,</w:t>
              </w:r>
            </w:ins>
            <w:del w:id="1102" w:author="Fabienne Schmaus" w:date="2026-04-30T16:51:00Z" w16du:dateUtc="2026-04-30T14:51:00Z">
              <w:r w:rsidRPr="00E42B4C" w:rsidDel="00C24DA6">
                <w:rPr>
                  <w:rFonts w:cstheme="minorHAnsi"/>
                </w:rPr>
                <w:delText xml:space="preserve"> –</w:delText>
              </w:r>
            </w:del>
            <w:r w:rsidRPr="00E42B4C">
              <w:rPr>
                <w:rFonts w:cstheme="minorHAnsi"/>
              </w:rPr>
              <w:t xml:space="preserve"> aber der Mechanismus bleibt: Der nächste Post muss wieder gut genug sein. Externe Validation kann den Hunger nach Bestätigung verstärken, nicht sättigen. Das ist kein Charakterfehler, sondern ein Mechanismus, den Plattformen gezielt nutzen (Variablereinforcement, wie bei Spielautomaten).</w:t>
            </w:r>
          </w:p>
          <w:p w14:paraId="7C21ABC5" w14:textId="77777777" w:rsidR="00E42B4C" w:rsidRPr="00E42B4C" w:rsidRDefault="00E42B4C" w:rsidP="00E42B4C">
            <w:pPr>
              <w:tabs>
                <w:tab w:val="left" w:pos="273"/>
              </w:tabs>
              <w:spacing w:line="276" w:lineRule="auto"/>
              <w:rPr>
                <w:rFonts w:cstheme="minorHAnsi"/>
              </w:rPr>
            </w:pPr>
            <w:r w:rsidRPr="00E42B4C">
              <w:rPr>
                <w:rFonts w:cstheme="minorHAnsi"/>
                <w:b/>
                <w:bCs/>
              </w:rPr>
              <w:t>Hilfestrategien:</w:t>
            </w:r>
          </w:p>
          <w:p w14:paraId="32C7A49F"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Posten ohne Erwartungshaltung üben (z. B. private Archiv-Nutzung)</w:t>
            </w:r>
          </w:p>
          <w:p w14:paraId="30032B93"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Selbstwert durch andere Quellen stärken (Können, Hobbys, Beziehungen)</w:t>
            </w:r>
          </w:p>
          <w:p w14:paraId="04AB68A5" w14:textId="663055BA" w:rsidR="00E42B4C" w:rsidRPr="00E42B4C" w:rsidRDefault="00E06478" w:rsidP="00DF1D6F">
            <w:pPr>
              <w:numPr>
                <w:ilvl w:val="0"/>
                <w:numId w:val="25"/>
              </w:numPr>
              <w:tabs>
                <w:tab w:val="left" w:pos="273"/>
              </w:tabs>
              <w:spacing w:line="276" w:lineRule="auto"/>
              <w:rPr>
                <w:rFonts w:cstheme="minorHAnsi"/>
              </w:rPr>
            </w:pPr>
            <w:ins w:id="1103" w:author="Fabienne Schmaus" w:date="2026-05-04T11:05:00Z" w16du:dateUtc="2026-05-04T09:05:00Z">
              <w:r>
                <w:rPr>
                  <w:rFonts w:cstheme="minorHAnsi"/>
                </w:rPr>
                <w:t>d</w:t>
              </w:r>
            </w:ins>
            <w:del w:id="1104" w:author="Fabienne Schmaus" w:date="2026-05-04T11:05:00Z" w16du:dateUtc="2026-05-04T09:05:00Z">
              <w:r w:rsidR="00E42B4C" w:rsidRPr="00E42B4C" w:rsidDel="00E06478">
                <w:rPr>
                  <w:rFonts w:cstheme="minorHAnsi"/>
                </w:rPr>
                <w:delText>D</w:delText>
              </w:r>
            </w:del>
            <w:r w:rsidR="00E42B4C" w:rsidRPr="00E42B4C">
              <w:rPr>
                <w:rFonts w:cstheme="minorHAnsi"/>
              </w:rPr>
              <w:t xml:space="preserve">en </w:t>
            </w:r>
            <w:r w:rsidR="00F0300B">
              <w:rPr>
                <w:rFonts w:cstheme="minorHAnsi"/>
              </w:rPr>
              <w:t>„</w:t>
            </w:r>
            <w:r w:rsidR="00E42B4C" w:rsidRPr="00E42B4C">
              <w:rPr>
                <w:rFonts w:cstheme="minorHAnsi"/>
              </w:rPr>
              <w:t>Benachrichtigungsreflex</w:t>
            </w:r>
            <w:r w:rsidR="00F0300B">
              <w:rPr>
                <w:rFonts w:cstheme="minorHAnsi"/>
              </w:rPr>
              <w:t>“</w:t>
            </w:r>
            <w:r w:rsidR="00E42B4C" w:rsidRPr="00E42B4C">
              <w:rPr>
                <w:rFonts w:cstheme="minorHAnsi"/>
              </w:rPr>
              <w:t xml:space="preserve"> bewusst verlangsamen: Handy weglegen, bevor man nachschaut</w:t>
            </w:r>
          </w:p>
          <w:p w14:paraId="18C84C7E" w14:textId="77777777" w:rsidR="00E42B4C" w:rsidRDefault="00E42B4C" w:rsidP="00E42B4C">
            <w:pPr>
              <w:tabs>
                <w:tab w:val="left" w:pos="273"/>
              </w:tabs>
              <w:spacing w:line="276" w:lineRule="auto"/>
              <w:rPr>
                <w:ins w:id="1105" w:author="Fabienne Schmaus" w:date="2026-04-30T17:07:00Z" w16du:dateUtc="2026-04-30T15:07:00Z"/>
                <w:rFonts w:cstheme="minorHAnsi"/>
              </w:rPr>
            </w:pPr>
          </w:p>
          <w:p w14:paraId="3BDAEA1C" w14:textId="77777777" w:rsidR="007204FD" w:rsidRPr="00F0300B" w:rsidRDefault="007204FD" w:rsidP="007204FD">
            <w:pPr>
              <w:rPr>
                <w:ins w:id="1106" w:author="Fabienne Schmaus" w:date="2026-04-30T17:07:00Z" w16du:dateUtc="2026-04-30T15:07:00Z"/>
                <w:rFonts w:cstheme="minorHAnsi"/>
              </w:rPr>
            </w:pPr>
            <w:ins w:id="1107" w:author="Fabienne Schmaus" w:date="2026-04-30T17:07:00Z" w16du:dateUtc="2026-04-30T15:07:00Z">
              <w:r w:rsidRPr="00F0300B">
                <w:rPr>
                  <w:rFonts w:cstheme="minorHAnsi"/>
                  <w:highlight w:val="yellow"/>
                </w:rPr>
                <w:t xml:space="preserve">((Seite </w:t>
              </w:r>
              <w:r>
                <w:rPr>
                  <w:rFonts w:cstheme="minorHAnsi"/>
                  <w:highlight w:val="yellow"/>
                </w:rPr>
                <w:t>11</w:t>
              </w:r>
              <w:r w:rsidRPr="00F0300B">
                <w:rPr>
                  <w:rFonts w:cstheme="minorHAnsi"/>
                  <w:highlight w:val="yellow"/>
                </w:rPr>
                <w:t>))</w:t>
              </w:r>
            </w:ins>
          </w:p>
          <w:p w14:paraId="6F26DA7D" w14:textId="62C1F967" w:rsidR="007204FD" w:rsidRPr="00E03A0B" w:rsidDel="007204FD" w:rsidRDefault="007204FD" w:rsidP="00E42B4C">
            <w:pPr>
              <w:tabs>
                <w:tab w:val="left" w:pos="273"/>
              </w:tabs>
              <w:spacing w:line="276" w:lineRule="auto"/>
              <w:rPr>
                <w:del w:id="1108" w:author="Fabienne Schmaus" w:date="2026-04-30T17:07:00Z" w16du:dateUtc="2026-04-30T15:07:00Z"/>
                <w:rFonts w:cstheme="minorHAnsi"/>
              </w:rPr>
            </w:pPr>
          </w:p>
          <w:p w14:paraId="1E45B089" w14:textId="0223DD33" w:rsidR="00E03A0B" w:rsidRPr="00E03A0B" w:rsidRDefault="00E03A0B" w:rsidP="00E03A0B">
            <w:pPr>
              <w:tabs>
                <w:tab w:val="left" w:pos="273"/>
              </w:tabs>
              <w:spacing w:line="276" w:lineRule="auto"/>
              <w:rPr>
                <w:rFonts w:cstheme="minorHAnsi"/>
              </w:rPr>
            </w:pPr>
            <w:r w:rsidRPr="00E03A0B">
              <w:rPr>
                <w:rFonts w:cstheme="minorHAnsi"/>
                <w:b/>
                <w:bCs/>
              </w:rPr>
              <w:t>A</w:t>
            </w:r>
            <w:ins w:id="1109" w:author="Fabienne Schmaus" w:date="2026-04-30T16:51:00Z" w16du:dateUtc="2026-04-30T14:51:00Z">
              <w:r w:rsidR="00C24DA6">
                <w:rPr>
                  <w:rFonts w:cstheme="minorHAnsi"/>
                  <w:b/>
                  <w:bCs/>
                </w:rPr>
                <w:t>rbeitsblatt</w:t>
              </w:r>
            </w:ins>
            <w:del w:id="1110" w:author="Fabienne Schmaus" w:date="2026-04-30T16:51:00Z" w16du:dateUtc="2026-04-30T14:51:00Z">
              <w:r w:rsidRPr="00E03A0B" w:rsidDel="00C24DA6">
                <w:rPr>
                  <w:rFonts w:cstheme="minorHAnsi"/>
                  <w:b/>
                  <w:bCs/>
                </w:rPr>
                <w:delText>B</w:delText>
              </w:r>
            </w:del>
            <w:r w:rsidRPr="00E03A0B">
              <w:rPr>
                <w:rFonts w:cstheme="minorHAnsi"/>
                <w:b/>
                <w:bCs/>
              </w:rPr>
              <w:t xml:space="preserve"> 3</w:t>
            </w:r>
            <w:del w:id="1111" w:author="Fabienne Schmaus" w:date="2026-05-04T10:46:00Z" w16du:dateUtc="2026-05-04T08:46:00Z">
              <w:r w:rsidRPr="00E03A0B" w:rsidDel="00A71B33">
                <w:rPr>
                  <w:rFonts w:cstheme="minorHAnsi"/>
                  <w:b/>
                  <w:bCs/>
                </w:rPr>
                <w:delText>c</w:delText>
              </w:r>
            </w:del>
            <w:r w:rsidRPr="00E03A0B">
              <w:rPr>
                <w:rFonts w:cstheme="minorHAnsi"/>
                <w:b/>
                <w:bCs/>
              </w:rPr>
              <w:t xml:space="preserve"> – </w:t>
            </w:r>
            <w:del w:id="1112" w:author="Fabienne Schmaus" w:date="2026-05-04T10:46:00Z" w16du:dateUtc="2026-05-04T08:46:00Z">
              <w:r w:rsidR="00F0300B" w:rsidDel="00A71B33">
                <w:rPr>
                  <w:rFonts w:cstheme="minorHAnsi"/>
                  <w:b/>
                  <w:bCs/>
                </w:rPr>
                <w:delText>„</w:delText>
              </w:r>
            </w:del>
            <w:ins w:id="1113" w:author="Fabienne Schmaus" w:date="2026-05-04T10:46:00Z" w16du:dateUtc="2026-05-04T08:46:00Z">
              <w:r w:rsidR="00A71B33">
                <w:rPr>
                  <w:rFonts w:cstheme="minorHAnsi"/>
                  <w:b/>
                  <w:bCs/>
                </w:rPr>
                <w:t xml:space="preserve">III. </w:t>
              </w:r>
            </w:ins>
            <w:r w:rsidRPr="00E03A0B">
              <w:rPr>
                <w:rFonts w:cstheme="minorHAnsi"/>
                <w:b/>
                <w:bCs/>
              </w:rPr>
              <w:t>Mein Profil zeigt nicht, wer ich bin</w:t>
            </w:r>
            <w:del w:id="1114" w:author="Fabienne Schmaus" w:date="2026-05-04T10:47:00Z" w16du:dateUtc="2026-05-04T08:47:00Z">
              <w:r w:rsidR="00F0300B" w:rsidDel="00A71B33">
                <w:rPr>
                  <w:rFonts w:cstheme="minorHAnsi"/>
                  <w:b/>
                  <w:bCs/>
                </w:rPr>
                <w:delText>“</w:delText>
              </w:r>
            </w:del>
            <w:r w:rsidRPr="00E03A0B">
              <w:rPr>
                <w:rFonts w:cstheme="minorHAnsi"/>
                <w:b/>
                <w:bCs/>
              </w:rPr>
              <w:t>:</w:t>
            </w:r>
          </w:p>
          <w:p w14:paraId="729239A1" w14:textId="469DF308"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Das kenne ich</w:t>
            </w:r>
            <w:ins w:id="1115" w:author="Fabienne Schmaus" w:date="2026-04-30T16:51:00Z" w16du:dateUtc="2026-04-30T14:51:00Z">
              <w:r w:rsidR="00C24DA6">
                <w:rPr>
                  <w:rFonts w:cstheme="minorHAnsi"/>
                </w:rPr>
                <w:t xml:space="preserve">, </w:t>
              </w:r>
            </w:ins>
            <w:del w:id="1116" w:author="Fabienne Schmaus" w:date="2026-04-30T16:51:00Z" w16du:dateUtc="2026-04-30T14:51:00Z">
              <w:r w:rsidR="00E03A0B" w:rsidRPr="00E03A0B" w:rsidDel="00C24DA6">
                <w:rPr>
                  <w:rFonts w:cstheme="minorHAnsi"/>
                </w:rPr>
                <w:delText xml:space="preserve"> – </w:delText>
              </w:r>
            </w:del>
            <w:r w:rsidR="00E03A0B" w:rsidRPr="00E03A0B">
              <w:rPr>
                <w:rFonts w:cstheme="minorHAnsi"/>
              </w:rPr>
              <w:t>man fühlt sich irgendwie falsch</w:t>
            </w:r>
            <w:ins w:id="1117" w:author="Fabienne Schmaus" w:date="2026-04-30T16:51:00Z" w16du:dateUtc="2026-04-30T14:51:00Z">
              <w:r w:rsidR="00C24DA6">
                <w:rPr>
                  <w:rFonts w:cstheme="minorHAnsi"/>
                </w:rPr>
                <w:t>.</w:t>
              </w:r>
            </w:ins>
            <w:r>
              <w:rPr>
                <w:rFonts w:cstheme="minorHAnsi"/>
              </w:rPr>
              <w:t>“</w:t>
            </w:r>
          </w:p>
          <w:p w14:paraId="6EB9C8BA" w14:textId="144632CB"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E</w:t>
            </w:r>
            <w:ins w:id="1118" w:author="Fabienne Schmaus" w:date="2026-04-30T16:51:00Z" w16du:dateUtc="2026-04-30T14:51:00Z">
              <w:r w:rsidR="00C24DA6">
                <w:rPr>
                  <w:rFonts w:cstheme="minorHAnsi"/>
                </w:rPr>
                <w:t>s ist e</w:t>
              </w:r>
            </w:ins>
            <w:r w:rsidR="00E03A0B" w:rsidRPr="00E03A0B">
              <w:rPr>
                <w:rFonts w:cstheme="minorHAnsi"/>
              </w:rPr>
              <w:t>rschöpfend, immer eine Rolle zu spielen</w:t>
            </w:r>
            <w:ins w:id="1119" w:author="Fabienne Schmaus" w:date="2026-04-30T16:51:00Z" w16du:dateUtc="2026-04-30T14:51:00Z">
              <w:r w:rsidR="00C24DA6">
                <w:rPr>
                  <w:rFonts w:cstheme="minorHAnsi"/>
                </w:rPr>
                <w:t>.</w:t>
              </w:r>
            </w:ins>
            <w:r>
              <w:rPr>
                <w:rFonts w:cstheme="minorHAnsi"/>
              </w:rPr>
              <w:t>“</w:t>
            </w:r>
          </w:p>
          <w:p w14:paraId="68566F7E" w14:textId="443BCA04"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Weniger zeigen ist auch eine Option</w:t>
            </w:r>
            <w:ins w:id="1120" w:author="Fabienne Schmaus" w:date="2026-04-30T16:52:00Z" w16du:dateUtc="2026-04-30T14:52:00Z">
              <w:r w:rsidR="00C24DA6">
                <w:rPr>
                  <w:rFonts w:cstheme="minorHAnsi"/>
                </w:rPr>
                <w:t>,</w:t>
              </w:r>
            </w:ins>
            <w:del w:id="1121" w:author="Fabienne Schmaus" w:date="2026-04-30T16:52:00Z" w16du:dateUtc="2026-04-30T14:52:00Z">
              <w:r w:rsidR="00E03A0B" w:rsidRPr="00E03A0B" w:rsidDel="00C24DA6">
                <w:rPr>
                  <w:rFonts w:cstheme="minorHAnsi"/>
                </w:rPr>
                <w:delText xml:space="preserve"> –</w:delText>
              </w:r>
            </w:del>
            <w:r w:rsidR="00E03A0B" w:rsidRPr="00E03A0B">
              <w:rPr>
                <w:rFonts w:cstheme="minorHAnsi"/>
              </w:rPr>
              <w:t xml:space="preserve"> nicht alles muss online</w:t>
            </w:r>
            <w:ins w:id="1122" w:author="Fabienne Schmaus" w:date="2026-04-30T16:52:00Z" w16du:dateUtc="2026-04-30T14:52:00Z">
              <w:r w:rsidR="00C24DA6">
                <w:rPr>
                  <w:rFonts w:cstheme="minorHAnsi"/>
                </w:rPr>
                <w:t>.</w:t>
              </w:r>
            </w:ins>
            <w:r>
              <w:rPr>
                <w:rFonts w:cstheme="minorHAnsi"/>
              </w:rPr>
              <w:t>“</w:t>
            </w:r>
          </w:p>
          <w:p w14:paraId="4EC49CD7" w14:textId="5EC44B94" w:rsidR="00E03A0B" w:rsidDel="007204FD" w:rsidRDefault="00E03A0B" w:rsidP="002C39FF">
            <w:pPr>
              <w:tabs>
                <w:tab w:val="left" w:pos="273"/>
              </w:tabs>
              <w:spacing w:line="276" w:lineRule="auto"/>
              <w:rPr>
                <w:del w:id="1123" w:author="Fabienne Schmaus" w:date="2026-04-30T17:08:00Z" w16du:dateUtc="2026-04-30T15:08:00Z"/>
                <w:rFonts w:cstheme="minorHAnsi"/>
                <w:color w:val="EE0000"/>
              </w:rPr>
            </w:pPr>
          </w:p>
          <w:p w14:paraId="49F0921C"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Was beschäftigt Leonie:</w:t>
            </w:r>
            <w:r w:rsidRPr="00A2540B">
              <w:rPr>
                <w:rFonts w:cstheme="minorHAnsi"/>
                <w:color w:val="000000" w:themeColor="text1"/>
              </w:rPr>
              <w:t xml:space="preserve"> Identitätsdiskrepanz: Das öffentlich gezeigte Selbst und das innere Selbst passen nicht mehr zusammen. Das ist erschöpfend, weil eine Rolle gespielt werden muss, die nicht stimmt – und jeder Post verstärkt die Diskrepanz.</w:t>
            </w:r>
          </w:p>
          <w:p w14:paraId="2D2212B7" w14:textId="0B12D84B"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 xml:space="preserve">Warum </w:t>
            </w:r>
            <w:r w:rsidR="00F0300B">
              <w:rPr>
                <w:rFonts w:cstheme="minorHAnsi"/>
                <w:b/>
                <w:bCs/>
                <w:color w:val="000000" w:themeColor="text1"/>
              </w:rPr>
              <w:t>„</w:t>
            </w:r>
            <w:r w:rsidRPr="00A2540B">
              <w:rPr>
                <w:rFonts w:cstheme="minorHAnsi"/>
                <w:b/>
                <w:bCs/>
                <w:color w:val="000000" w:themeColor="text1"/>
              </w:rPr>
              <w:t>kleiner als vorher</w:t>
            </w:r>
            <w:r w:rsidR="00F0300B">
              <w:rPr>
                <w:rFonts w:cstheme="minorHAnsi"/>
                <w:b/>
                <w:bCs/>
                <w:color w:val="000000" w:themeColor="text1"/>
              </w:rPr>
              <w:t>“</w:t>
            </w:r>
            <w:r w:rsidRPr="00A2540B">
              <w:rPr>
                <w:rFonts w:cstheme="minorHAnsi"/>
                <w:b/>
                <w:bCs/>
                <w:color w:val="000000" w:themeColor="text1"/>
              </w:rPr>
              <w:t>:</w:t>
            </w:r>
            <w:r w:rsidRPr="00A2540B">
              <w:rPr>
                <w:rFonts w:cstheme="minorHAnsi"/>
                <w:color w:val="000000" w:themeColor="text1"/>
              </w:rPr>
              <w:t xml:space="preserve"> Jeder Post, der die Diskrepanz zementiert, ist ein kleiner Verrat an sich selbst. Es entsteht Erschöpfung durch permanente Selbst-Zensur.</w:t>
            </w:r>
          </w:p>
          <w:p w14:paraId="0F34C875" w14:textId="770937F8"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Identitätsdiskrepanz (Sek</w:t>
            </w:r>
            <w:ins w:id="1124" w:author="Fabienne Schmaus" w:date="2026-04-30T16:17:00Z" w16du:dateUtc="2026-04-30T14:17:00Z">
              <w:r w:rsidR="00C921C2">
                <w:rPr>
                  <w:rFonts w:cstheme="minorHAnsi"/>
                  <w:b/>
                  <w:bCs/>
                  <w:color w:val="000000" w:themeColor="text1"/>
                </w:rPr>
                <w:t>.</w:t>
              </w:r>
            </w:ins>
            <w:r w:rsidRPr="00A2540B">
              <w:rPr>
                <w:rFonts w:cstheme="minorHAnsi"/>
                <w:b/>
                <w:bCs/>
                <w:color w:val="000000" w:themeColor="text1"/>
              </w:rPr>
              <w:t xml:space="preserve"> II):</w:t>
            </w:r>
            <w:r w:rsidRPr="00A2540B">
              <w:rPr>
                <w:rFonts w:cstheme="minorHAnsi"/>
                <w:color w:val="000000" w:themeColor="text1"/>
              </w:rPr>
              <w:t xml:space="preserve"> Psychologische Konsequenzen: Erschöpfung, Gefühl der Unecht</w:t>
            </w:r>
            <w:del w:id="1125" w:author="Fabienne Schmaus" w:date="2026-05-04T10:41:00Z" w16du:dateUtc="2026-05-04T08:41:00Z">
              <w:r w:rsidRPr="00A2540B" w:rsidDel="00C17639">
                <w:rPr>
                  <w:rFonts w:cstheme="minorHAnsi"/>
                  <w:color w:val="000000" w:themeColor="text1"/>
                </w:rPr>
                <w:delText>-</w:delText>
              </w:r>
            </w:del>
            <w:r w:rsidRPr="00A2540B">
              <w:rPr>
                <w:rFonts w:cstheme="minorHAnsi"/>
                <w:color w:val="000000" w:themeColor="text1"/>
              </w:rPr>
              <w:t>heit, im schlimmsten Fall Entfremdung vom eigenen Selbst. Das ist keine Krankheit, aber ein Warnsignal, das Handlungsbedarf signalisiert.</w:t>
            </w:r>
          </w:p>
          <w:p w14:paraId="76FAD909" w14:textId="229B1B79"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Ist es lösbar:</w:t>
            </w:r>
            <w:r w:rsidRPr="00A2540B">
              <w:rPr>
                <w:rFonts w:cstheme="minorHAnsi"/>
                <w:color w:val="000000" w:themeColor="text1"/>
              </w:rPr>
              <w:t xml:space="preserve"> Teilweis</w:t>
            </w:r>
            <w:ins w:id="1126" w:author="Fabienne Schmaus" w:date="2026-04-30T16:52:00Z" w16du:dateUtc="2026-04-30T14:52:00Z">
              <w:r w:rsidR="00C24DA6">
                <w:rPr>
                  <w:rFonts w:cstheme="minorHAnsi"/>
                  <w:color w:val="000000" w:themeColor="text1"/>
                </w:rPr>
                <w:t>e.</w:t>
              </w:r>
            </w:ins>
            <w:del w:id="1127" w:author="Fabienne Schmaus" w:date="2026-04-30T16:52:00Z" w16du:dateUtc="2026-04-30T14:52:00Z">
              <w:r w:rsidRPr="00A2540B" w:rsidDel="00C24DA6">
                <w:rPr>
                  <w:rFonts w:cstheme="minorHAnsi"/>
                  <w:color w:val="000000" w:themeColor="text1"/>
                </w:rPr>
                <w:delText>e –</w:delText>
              </w:r>
            </w:del>
            <w:r w:rsidRPr="00A2540B">
              <w:rPr>
                <w:rFonts w:cstheme="minorHAnsi"/>
                <w:color w:val="000000" w:themeColor="text1"/>
              </w:rPr>
              <w:t xml:space="preserve"> ein Online-Profil muss nicht das ganze Ich zeigen. Aber wenn die Diskrepanz als belastend erlebt wird, ist das ein Zeichen: Das Profil dient nicht mehr der Person, sondern die Person dient dem Profil. Hilfreiche Frage: </w:t>
            </w:r>
            <w:r w:rsidR="00F0300B">
              <w:rPr>
                <w:rFonts w:cstheme="minorHAnsi"/>
                <w:color w:val="000000" w:themeColor="text1"/>
              </w:rPr>
              <w:t>„</w:t>
            </w:r>
            <w:r w:rsidRPr="00A2540B">
              <w:rPr>
                <w:rFonts w:cstheme="minorHAnsi"/>
                <w:color w:val="000000" w:themeColor="text1"/>
              </w:rPr>
              <w:t>Für wen pflege ich dieses Profil</w:t>
            </w:r>
            <w:ins w:id="1128" w:author="Fabienne Schmaus" w:date="2026-04-30T16:52:00Z" w16du:dateUtc="2026-04-30T14:52:00Z">
              <w:r w:rsidR="00C24DA6">
                <w:rPr>
                  <w:rFonts w:cstheme="minorHAnsi"/>
                  <w:color w:val="000000" w:themeColor="text1"/>
                </w:rPr>
                <w:t xml:space="preserve">: </w:t>
              </w:r>
            </w:ins>
            <w:del w:id="1129" w:author="Fabienne Schmaus" w:date="2026-04-30T16:52:00Z" w16du:dateUtc="2026-04-30T14:52:00Z">
              <w:r w:rsidRPr="00A2540B" w:rsidDel="00C24DA6">
                <w:rPr>
                  <w:rFonts w:cstheme="minorHAnsi"/>
                  <w:color w:val="000000" w:themeColor="text1"/>
                </w:rPr>
                <w:delText xml:space="preserve"> – </w:delText>
              </w:r>
            </w:del>
            <w:r w:rsidRPr="00A2540B">
              <w:rPr>
                <w:rFonts w:cstheme="minorHAnsi"/>
                <w:color w:val="000000" w:themeColor="text1"/>
              </w:rPr>
              <w:t>für mich oder für andere?</w:t>
            </w:r>
            <w:r w:rsidR="00F0300B">
              <w:rPr>
                <w:rFonts w:cstheme="minorHAnsi"/>
                <w:color w:val="000000" w:themeColor="text1"/>
              </w:rPr>
              <w:t>“</w:t>
            </w:r>
          </w:p>
          <w:p w14:paraId="106538BE"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Hilfestrategien:</w:t>
            </w:r>
          </w:p>
          <w:p w14:paraId="163E77EA" w14:textId="349E2108" w:rsidR="00A2540B" w:rsidRPr="00A2540B" w:rsidRDefault="00E06478" w:rsidP="00DF1D6F">
            <w:pPr>
              <w:numPr>
                <w:ilvl w:val="0"/>
                <w:numId w:val="25"/>
              </w:numPr>
              <w:tabs>
                <w:tab w:val="left" w:pos="273"/>
              </w:tabs>
              <w:spacing w:line="276" w:lineRule="auto"/>
              <w:rPr>
                <w:rFonts w:cstheme="minorHAnsi"/>
                <w:color w:val="000000" w:themeColor="text1"/>
              </w:rPr>
            </w:pPr>
            <w:ins w:id="1130" w:author="Fabienne Schmaus" w:date="2026-05-04T11:06:00Z" w16du:dateUtc="2026-05-04T09:06:00Z">
              <w:r>
                <w:rPr>
                  <w:rFonts w:cstheme="minorHAnsi"/>
                  <w:color w:val="000000" w:themeColor="text1"/>
                </w:rPr>
                <w:t>e</w:t>
              </w:r>
            </w:ins>
            <w:del w:id="1131" w:author="Fabienne Schmaus" w:date="2026-05-04T11:06:00Z" w16du:dateUtc="2026-05-04T09:06:00Z">
              <w:r w:rsidR="00A2540B" w:rsidRPr="00A2540B" w:rsidDel="00E06478">
                <w:rPr>
                  <w:rFonts w:cstheme="minorHAnsi"/>
                  <w:color w:val="000000" w:themeColor="text1"/>
                </w:rPr>
                <w:delText>E</w:delText>
              </w:r>
            </w:del>
            <w:r w:rsidR="00A2540B" w:rsidRPr="00A2540B">
              <w:rPr>
                <w:rFonts w:cstheme="minorHAnsi"/>
                <w:color w:val="000000" w:themeColor="text1"/>
              </w:rPr>
              <w:t xml:space="preserve">inen bewussten ersten </w:t>
            </w:r>
            <w:r w:rsidR="00F0300B">
              <w:rPr>
                <w:rFonts w:cstheme="minorHAnsi"/>
                <w:color w:val="000000" w:themeColor="text1"/>
              </w:rPr>
              <w:t>„</w:t>
            </w:r>
            <w:r w:rsidR="00A2540B" w:rsidRPr="00A2540B">
              <w:rPr>
                <w:rFonts w:cstheme="minorHAnsi"/>
                <w:color w:val="000000" w:themeColor="text1"/>
              </w:rPr>
              <w:t>ehrlicheren</w:t>
            </w:r>
            <w:r w:rsidR="00F0300B">
              <w:rPr>
                <w:rFonts w:cstheme="minorHAnsi"/>
                <w:color w:val="000000" w:themeColor="text1"/>
              </w:rPr>
              <w:t>“</w:t>
            </w:r>
            <w:r w:rsidR="00A2540B" w:rsidRPr="00A2540B">
              <w:rPr>
                <w:rFonts w:cstheme="minorHAnsi"/>
                <w:color w:val="000000" w:themeColor="text1"/>
              </w:rPr>
              <w:t xml:space="preserve"> Post wagen</w:t>
            </w:r>
            <w:ins w:id="1132" w:author="Fabienne Schmaus" w:date="2026-04-30T16:52:00Z" w16du:dateUtc="2026-04-30T14:52:00Z">
              <w:r w:rsidR="00C24DA6">
                <w:rPr>
                  <w:rFonts w:cstheme="minorHAnsi"/>
                  <w:color w:val="000000" w:themeColor="text1"/>
                </w:rPr>
                <w:t>. Man soll</w:t>
              </w:r>
            </w:ins>
            <w:del w:id="1133" w:author="Fabienne Schmaus" w:date="2026-04-30T16:52:00Z" w16du:dateUtc="2026-04-30T14:52:00Z">
              <w:r w:rsidR="00A2540B" w:rsidRPr="00A2540B" w:rsidDel="00C24DA6">
                <w:rPr>
                  <w:rFonts w:cstheme="minorHAnsi"/>
                  <w:color w:val="000000" w:themeColor="text1"/>
                </w:rPr>
                <w:delText xml:space="preserve"> –</w:delText>
              </w:r>
            </w:del>
            <w:r w:rsidR="00A2540B" w:rsidRPr="00A2540B">
              <w:rPr>
                <w:rFonts w:cstheme="minorHAnsi"/>
                <w:color w:val="000000" w:themeColor="text1"/>
              </w:rPr>
              <w:t xml:space="preserve"> klein anfangen</w:t>
            </w:r>
            <w:ins w:id="1134" w:author="Fabienne Schmaus" w:date="2026-04-30T16:52:00Z" w16du:dateUtc="2026-04-30T14:52:00Z">
              <w:r w:rsidR="00C24DA6">
                <w:rPr>
                  <w:rFonts w:cstheme="minorHAnsi"/>
                  <w:color w:val="000000" w:themeColor="text1"/>
                </w:rPr>
                <w:t>.</w:t>
              </w:r>
            </w:ins>
          </w:p>
          <w:p w14:paraId="758B09E5" w14:textId="32E41147" w:rsidR="00A2540B" w:rsidRPr="00A2540B" w:rsidRDefault="00A2540B" w:rsidP="00DF1D6F">
            <w:pPr>
              <w:numPr>
                <w:ilvl w:val="0"/>
                <w:numId w:val="25"/>
              </w:numPr>
              <w:tabs>
                <w:tab w:val="left" w:pos="273"/>
              </w:tabs>
              <w:spacing w:line="276" w:lineRule="auto"/>
              <w:rPr>
                <w:rFonts w:cstheme="minorHAnsi"/>
                <w:color w:val="000000" w:themeColor="text1"/>
              </w:rPr>
            </w:pPr>
            <w:del w:id="1135" w:author="Fabienne Schmaus" w:date="2026-05-04T11:06:00Z" w16du:dateUtc="2026-05-04T09:06:00Z">
              <w:r w:rsidRPr="00A2540B" w:rsidDel="00E06478">
                <w:rPr>
                  <w:rFonts w:cstheme="minorHAnsi"/>
                  <w:color w:val="000000" w:themeColor="text1"/>
                </w:rPr>
                <w:delText xml:space="preserve">Das </w:delText>
              </w:r>
            </w:del>
            <w:ins w:id="1136" w:author="Fabienne Schmaus" w:date="2026-05-04T11:06:00Z" w16du:dateUtc="2026-05-04T09:06:00Z">
              <w:r w:rsidR="00E06478">
                <w:rPr>
                  <w:rFonts w:cstheme="minorHAnsi"/>
                  <w:color w:val="000000" w:themeColor="text1"/>
                </w:rPr>
                <w:t>d</w:t>
              </w:r>
              <w:r w:rsidR="00E06478" w:rsidRPr="00A2540B">
                <w:rPr>
                  <w:rFonts w:cstheme="minorHAnsi"/>
                  <w:color w:val="000000" w:themeColor="text1"/>
                </w:rPr>
                <w:t xml:space="preserve">as </w:t>
              </w:r>
            </w:ins>
            <w:r w:rsidRPr="00A2540B">
              <w:rPr>
                <w:rFonts w:cstheme="minorHAnsi"/>
                <w:color w:val="000000" w:themeColor="text1"/>
              </w:rPr>
              <w:t>Profil in Pausen ruhen lassen</w:t>
            </w:r>
            <w:ins w:id="1137" w:author="Fabienne Schmaus" w:date="2026-04-30T16:53:00Z" w16du:dateUtc="2026-04-30T14:53:00Z">
              <w:r w:rsidR="00C24DA6">
                <w:rPr>
                  <w:rFonts w:cstheme="minorHAnsi"/>
                  <w:color w:val="000000" w:themeColor="text1"/>
                </w:rPr>
                <w:t>.</w:t>
              </w:r>
            </w:ins>
            <w:r w:rsidRPr="00A2540B">
              <w:rPr>
                <w:rFonts w:cstheme="minorHAnsi"/>
                <w:color w:val="000000" w:themeColor="text1"/>
              </w:rPr>
              <w:t xml:space="preserve"> (kein Posting = kein Zwang)</w:t>
            </w:r>
          </w:p>
          <w:p w14:paraId="720797BD" w14:textId="0AA313B2" w:rsidR="00A2540B" w:rsidRPr="00A2540B" w:rsidRDefault="00A2540B" w:rsidP="00DF1D6F">
            <w:pPr>
              <w:numPr>
                <w:ilvl w:val="0"/>
                <w:numId w:val="25"/>
              </w:numPr>
              <w:tabs>
                <w:tab w:val="left" w:pos="273"/>
              </w:tabs>
              <w:spacing w:line="276" w:lineRule="auto"/>
              <w:rPr>
                <w:rFonts w:cstheme="minorHAnsi"/>
                <w:color w:val="000000" w:themeColor="text1"/>
              </w:rPr>
            </w:pPr>
            <w:del w:id="1138" w:author="Fabienne Schmaus" w:date="2026-05-04T11:06:00Z" w16du:dateUtc="2026-05-04T09:06:00Z">
              <w:r w:rsidRPr="00A2540B" w:rsidDel="00E06478">
                <w:rPr>
                  <w:rFonts w:cstheme="minorHAnsi"/>
                  <w:color w:val="000000" w:themeColor="text1"/>
                </w:rPr>
                <w:lastRenderedPageBreak/>
                <w:delText xml:space="preserve">Bewusst </w:delText>
              </w:r>
            </w:del>
            <w:ins w:id="1139" w:author="Fabienne Schmaus" w:date="2026-05-04T11:06:00Z" w16du:dateUtc="2026-05-04T09:06:00Z">
              <w:r w:rsidR="00E06478">
                <w:rPr>
                  <w:rFonts w:cstheme="minorHAnsi"/>
                  <w:color w:val="000000" w:themeColor="text1"/>
                </w:rPr>
                <w:t>b</w:t>
              </w:r>
              <w:r w:rsidR="00E06478" w:rsidRPr="00A2540B">
                <w:rPr>
                  <w:rFonts w:cstheme="minorHAnsi"/>
                  <w:color w:val="000000" w:themeColor="text1"/>
                </w:rPr>
                <w:t xml:space="preserve">ewusst </w:t>
              </w:r>
            </w:ins>
            <w:r w:rsidRPr="00A2540B">
              <w:rPr>
                <w:rFonts w:cstheme="minorHAnsi"/>
                <w:color w:val="000000" w:themeColor="text1"/>
              </w:rPr>
              <w:t>unterscheiden: Was zeige ich, was behalte ich für mich? (Privatsphäre als Stärke, nicht als Täuschung</w:t>
            </w:r>
            <w:ins w:id="1140" w:author="Fabienne Schmaus" w:date="2026-04-30T16:53:00Z" w16du:dateUtc="2026-04-30T14:53:00Z">
              <w:r w:rsidR="00C24DA6">
                <w:rPr>
                  <w:rFonts w:cstheme="minorHAnsi"/>
                  <w:color w:val="000000" w:themeColor="text1"/>
                </w:rPr>
                <w:t>.</w:t>
              </w:r>
            </w:ins>
            <w:r w:rsidRPr="00A2540B">
              <w:rPr>
                <w:rFonts w:cstheme="minorHAnsi"/>
                <w:color w:val="000000" w:themeColor="text1"/>
              </w:rPr>
              <w:t>)</w:t>
            </w:r>
          </w:p>
          <w:p w14:paraId="2855301D" w14:textId="0298A53C" w:rsidR="00A2540B" w:rsidRPr="00A2540B" w:rsidRDefault="00A2540B" w:rsidP="00DF1D6F">
            <w:pPr>
              <w:numPr>
                <w:ilvl w:val="0"/>
                <w:numId w:val="25"/>
              </w:numPr>
              <w:tabs>
                <w:tab w:val="left" w:pos="273"/>
              </w:tabs>
              <w:spacing w:line="276" w:lineRule="auto"/>
              <w:rPr>
                <w:rFonts w:cstheme="minorHAnsi"/>
                <w:color w:val="000000" w:themeColor="text1"/>
              </w:rPr>
            </w:pPr>
            <w:del w:id="1141" w:author="Fabienne Schmaus" w:date="2026-05-04T11:06:00Z" w16du:dateUtc="2026-05-04T09:06:00Z">
              <w:r w:rsidRPr="00A2540B" w:rsidDel="00E06478">
                <w:rPr>
                  <w:rFonts w:cstheme="minorHAnsi"/>
                  <w:color w:val="000000" w:themeColor="text1"/>
                </w:rPr>
                <w:delText xml:space="preserve">Mit </w:delText>
              </w:r>
            </w:del>
            <w:ins w:id="1142" w:author="Fabienne Schmaus" w:date="2026-05-04T11:06:00Z" w16du:dateUtc="2026-05-04T09:06:00Z">
              <w:r w:rsidR="00E06478">
                <w:rPr>
                  <w:rFonts w:cstheme="minorHAnsi"/>
                  <w:color w:val="000000" w:themeColor="text1"/>
                </w:rPr>
                <w:t>m</w:t>
              </w:r>
              <w:r w:rsidR="00E06478" w:rsidRPr="00A2540B">
                <w:rPr>
                  <w:rFonts w:cstheme="minorHAnsi"/>
                  <w:color w:val="000000" w:themeColor="text1"/>
                </w:rPr>
                <w:t xml:space="preserve">it </w:t>
              </w:r>
            </w:ins>
            <w:r w:rsidRPr="00A2540B">
              <w:rPr>
                <w:rFonts w:cstheme="minorHAnsi"/>
                <w:color w:val="000000" w:themeColor="text1"/>
              </w:rPr>
              <w:t xml:space="preserve">vertrauten Menschen über das Gefühl </w:t>
            </w:r>
            <w:commentRangeStart w:id="1143"/>
            <w:r w:rsidRPr="00A2540B">
              <w:rPr>
                <w:rFonts w:cstheme="minorHAnsi"/>
                <w:color w:val="000000" w:themeColor="text1"/>
              </w:rPr>
              <w:t>sprechen</w:t>
            </w:r>
            <w:commentRangeEnd w:id="1143"/>
            <w:r w:rsidR="00C17639">
              <w:rPr>
                <w:rStyle w:val="Kommentarzeichen"/>
                <w:rFonts w:cstheme="minorHAnsi"/>
                <w:color w:val="000000" w:themeColor="text1"/>
                <w:sz w:val="22"/>
                <w:szCs w:val="22"/>
              </w:rPr>
              <w:commentReference w:id="1143"/>
            </w:r>
            <w:ins w:id="1144" w:author="Fabienne Schmaus" w:date="2026-04-30T16:53:00Z" w16du:dateUtc="2026-04-30T14:53:00Z">
              <w:r w:rsidR="00C24DA6">
                <w:rPr>
                  <w:rFonts w:cstheme="minorHAnsi"/>
                  <w:color w:val="000000" w:themeColor="text1"/>
                </w:rPr>
                <w:t>.</w:t>
              </w:r>
            </w:ins>
          </w:p>
          <w:p w14:paraId="3BB7E8F2" w14:textId="1C519A5B" w:rsidR="00E42B4C" w:rsidDel="00C24DA6" w:rsidRDefault="00E42B4C" w:rsidP="002C39FF">
            <w:pPr>
              <w:tabs>
                <w:tab w:val="left" w:pos="273"/>
              </w:tabs>
              <w:spacing w:line="276" w:lineRule="auto"/>
              <w:rPr>
                <w:del w:id="1145" w:author="Fabienne Schmaus" w:date="2026-04-30T16:53:00Z" w16du:dateUtc="2026-04-30T14:53:00Z"/>
                <w:rFonts w:cstheme="minorHAnsi"/>
                <w:color w:val="EE0000"/>
              </w:rPr>
            </w:pP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t xml:space="preserve">Diese Phase schließt die 90-minütige Unterrichtseinheit ab. </w:t>
            </w:r>
          </w:p>
          <w:p w14:paraId="6C0E8DBD" w14:textId="2D6241BC" w:rsidR="00BF0571" w:rsidDel="00C24DA6" w:rsidRDefault="00BF0571" w:rsidP="00F07C29">
            <w:pPr>
              <w:tabs>
                <w:tab w:val="left" w:pos="273"/>
                <w:tab w:val="left" w:pos="2441"/>
                <w:tab w:val="left" w:pos="2880"/>
              </w:tabs>
              <w:spacing w:line="276" w:lineRule="auto"/>
              <w:rPr>
                <w:del w:id="1146" w:author="Fabienne Schmaus" w:date="2026-04-30T16:53:00Z" w16du:dateUtc="2026-04-30T14:53:00Z"/>
                <w:rFonts w:cstheme="minorHAnsi"/>
                <w:color w:val="EE0000"/>
                <w:sz w:val="26"/>
                <w:szCs w:val="26"/>
              </w:rPr>
            </w:pPr>
          </w:p>
          <w:p w14:paraId="6586138C" w14:textId="751028CA"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rPr>
              <w:t xml:space="preserve">In </w:t>
            </w:r>
            <w:r w:rsidRPr="00C24DA6">
              <w:rPr>
                <w:rFonts w:cstheme="minorHAnsi"/>
                <w:b/>
                <w:bCs/>
                <w:rPrChange w:id="1147" w:author="Fabienne Schmaus" w:date="2026-04-30T16:53:00Z" w16du:dateUtc="2026-04-30T14:53:00Z">
                  <w:rPr>
                    <w:rFonts w:cstheme="minorHAnsi"/>
                  </w:rPr>
                </w:rPrChange>
              </w:rPr>
              <w:t>2er-Gruppen</w:t>
            </w:r>
            <w:r w:rsidRPr="00664F00">
              <w:rPr>
                <w:rFonts w:cstheme="minorHAnsi"/>
              </w:rPr>
              <w:t xml:space="preserve"> entwickeln oder diskutieren (je nach Differenzierung) die Lernenden Fragen, die man sich vor einem Post stellen kann. Sek</w:t>
            </w:r>
            <w:ins w:id="1148" w:author="Fabienne Schmaus" w:date="2026-04-30T16:17:00Z" w16du:dateUtc="2026-04-30T14:17:00Z">
              <w:r w:rsidR="00C921C2">
                <w:rPr>
                  <w:rFonts w:cstheme="minorHAnsi"/>
                </w:rPr>
                <w:t>.</w:t>
              </w:r>
            </w:ins>
            <w:r w:rsidRPr="00664F00">
              <w:rPr>
                <w:rFonts w:cstheme="minorHAnsi"/>
              </w:rPr>
              <w:t xml:space="preserve"> I arbeitet mit vorformulierten Fragen als Ausgangspunkt; Sek</w:t>
            </w:r>
            <w:ins w:id="1149" w:author="Fabienne Schmaus" w:date="2026-04-30T16:17:00Z" w16du:dateUtc="2026-04-30T14:17:00Z">
              <w:r w:rsidR="00C921C2">
                <w:rPr>
                  <w:rFonts w:cstheme="minorHAnsi"/>
                </w:rPr>
                <w:t>.</w:t>
              </w:r>
            </w:ins>
            <w:r w:rsidRPr="00664F00">
              <w:rPr>
                <w:rFonts w:cstheme="minorHAnsi"/>
              </w:rPr>
              <w:t xml:space="preserve"> II entwickelt eigene Fragen und begründet die Auswahl.</w:t>
            </w:r>
            <w:r>
              <w:rPr>
                <w:rFonts w:cstheme="minorHAnsi"/>
              </w:rPr>
              <w:t xml:space="preserve"> (Arbeitsblatt </w:t>
            </w:r>
            <w:r w:rsidR="000E7956">
              <w:rPr>
                <w:rFonts w:cstheme="minorHAnsi"/>
              </w:rPr>
              <w:t>4</w:t>
            </w:r>
            <w:r>
              <w:rPr>
                <w:rFonts w:cstheme="minorHAnsi"/>
              </w:rPr>
              <w:t>)</w:t>
            </w:r>
          </w:p>
          <w:p w14:paraId="67D92387" w14:textId="4225BFEF" w:rsidR="00664F00" w:rsidRPr="007D7FE0" w:rsidDel="00C24DA6" w:rsidRDefault="00664F00" w:rsidP="00F07C29">
            <w:pPr>
              <w:tabs>
                <w:tab w:val="left" w:pos="273"/>
                <w:tab w:val="left" w:pos="2441"/>
                <w:tab w:val="left" w:pos="2880"/>
              </w:tabs>
              <w:spacing w:line="276" w:lineRule="auto"/>
              <w:rPr>
                <w:del w:id="1150" w:author="Fabienne Schmaus" w:date="2026-04-30T16:53:00Z" w16du:dateUtc="2026-04-30T14:53:00Z"/>
                <w:rFonts w:cstheme="minorHAnsi"/>
                <w:color w:val="EE0000"/>
                <w:sz w:val="26"/>
                <w:szCs w:val="26"/>
              </w:rPr>
            </w:pPr>
          </w:p>
          <w:p w14:paraId="2CDB864E" w14:textId="2998B4DD" w:rsidR="00664F00" w:rsidRPr="00664F00" w:rsidRDefault="002C39FF" w:rsidP="00664F00">
            <w:pPr>
              <w:tabs>
                <w:tab w:val="left" w:pos="273"/>
                <w:tab w:val="left" w:pos="2441"/>
                <w:tab w:val="left" w:pos="2880"/>
              </w:tabs>
              <w:spacing w:line="276" w:lineRule="auto"/>
              <w:rPr>
                <w:rFonts w:cstheme="minorHAnsi"/>
              </w:rPr>
            </w:pPr>
            <w:r w:rsidRPr="00664F00">
              <w:rPr>
                <w:rFonts w:cstheme="minorHAnsi"/>
              </w:rPr>
              <w:t xml:space="preserve">Im </w:t>
            </w:r>
            <w:r w:rsidRPr="00664F00">
              <w:rPr>
                <w:rFonts w:cstheme="minorHAnsi"/>
                <w:b/>
                <w:bCs/>
              </w:rPr>
              <w:t>Plenum</w:t>
            </w:r>
            <w:r w:rsidRPr="00664F00">
              <w:rPr>
                <w:rFonts w:cstheme="minorHAnsi"/>
              </w:rPr>
              <w:t xml:space="preserve"> positionieren sich die Lernenden entlang einer Meinungslinie (Anhang 1</w:t>
            </w:r>
            <w:r w:rsidR="001C134F" w:rsidRPr="00664F00">
              <w:rPr>
                <w:rFonts w:cstheme="minorHAnsi"/>
              </w:rPr>
              <w:t>D</w:t>
            </w:r>
            <w:r w:rsidRPr="00664F00">
              <w:rPr>
                <w:rFonts w:cstheme="minorHAnsi"/>
              </w:rPr>
              <w:t>)</w:t>
            </w:r>
            <w:r w:rsidR="00964135" w:rsidRPr="00664F00">
              <w:rPr>
                <w:rFonts w:cstheme="minorHAnsi"/>
              </w:rPr>
              <w:t xml:space="preserve"> zu der </w:t>
            </w:r>
            <w:r w:rsidR="00664F00" w:rsidRPr="00664F00">
              <w:rPr>
                <w:rFonts w:cstheme="minorHAnsi"/>
              </w:rPr>
              <w:t xml:space="preserve">These: </w:t>
            </w:r>
            <w:r w:rsidR="00F0300B">
              <w:rPr>
                <w:rFonts w:cstheme="minorHAnsi"/>
                <w:i/>
                <w:iCs/>
              </w:rPr>
              <w:t>„</w:t>
            </w:r>
            <w:r w:rsidR="00664F00" w:rsidRPr="00664F00">
              <w:rPr>
                <w:rFonts w:cstheme="minorHAnsi"/>
                <w:i/>
                <w:iCs/>
              </w:rPr>
              <w:t>Ein authentisches Profil ist wichtiger als ein perfektes.</w:t>
            </w:r>
            <w:r w:rsidR="00F0300B">
              <w:rPr>
                <w:rFonts w:cstheme="minorHAnsi"/>
                <w:i/>
                <w:iCs/>
              </w:rPr>
              <w:t>“</w:t>
            </w:r>
            <w:r w:rsidR="00664F00" w:rsidRPr="00664F00">
              <w:rPr>
                <w:rFonts w:cstheme="minorHAnsi"/>
              </w:rPr>
              <w:t xml:space="preserve"> Die Lernenden positionieren sich auf einer imaginären Linie von </w:t>
            </w:r>
            <w:r w:rsidR="00F0300B">
              <w:rPr>
                <w:rFonts w:cstheme="minorHAnsi"/>
              </w:rPr>
              <w:t>„</w:t>
            </w:r>
            <w:r w:rsidR="00664F00" w:rsidRPr="00664F00">
              <w:rPr>
                <w:rFonts w:cstheme="minorHAnsi"/>
              </w:rPr>
              <w:t>stimme voll zu</w:t>
            </w:r>
            <w:r w:rsidR="00F0300B">
              <w:rPr>
                <w:rFonts w:cstheme="minorHAnsi"/>
              </w:rPr>
              <w:t>“</w:t>
            </w:r>
            <w:r w:rsidR="00664F00" w:rsidRPr="00664F00">
              <w:rPr>
                <w:rFonts w:cstheme="minorHAnsi"/>
              </w:rPr>
              <w:t xml:space="preserve"> bis </w:t>
            </w:r>
            <w:r w:rsidR="00F0300B">
              <w:rPr>
                <w:rFonts w:cstheme="minorHAnsi"/>
              </w:rPr>
              <w:t>„</w:t>
            </w:r>
            <w:r w:rsidR="00664F00" w:rsidRPr="00664F00">
              <w:rPr>
                <w:rFonts w:cstheme="minorHAnsi"/>
              </w:rPr>
              <w:t>stimme gar nicht zu</w:t>
            </w:r>
            <w:r w:rsidR="00F0300B">
              <w:rPr>
                <w:rFonts w:cstheme="minorHAnsi"/>
              </w:rPr>
              <w:t>“</w:t>
            </w:r>
            <w:r w:rsidR="00664F00" w:rsidRPr="00664F00">
              <w:rPr>
                <w:rFonts w:cstheme="minorHAnsi"/>
              </w:rPr>
              <w:t>. 3</w:t>
            </w:r>
            <w:ins w:id="1151" w:author="Fabienne Schmaus" w:date="2026-04-30T16:53:00Z" w16du:dateUtc="2026-04-30T14:53:00Z">
              <w:r w:rsidR="00C24DA6">
                <w:rPr>
                  <w:rFonts w:cstheme="minorHAnsi"/>
                </w:rPr>
                <w:t> </w:t>
              </w:r>
            </w:ins>
            <w:r w:rsidR="00664F00" w:rsidRPr="00664F00">
              <w:rPr>
                <w:rFonts w:cstheme="minorHAnsi"/>
              </w:rPr>
              <w:t>–</w:t>
            </w:r>
            <w:ins w:id="1152" w:author="Fabienne Schmaus" w:date="2026-04-30T16:53:00Z" w16du:dateUtc="2026-04-30T14:53:00Z">
              <w:r w:rsidR="00C24DA6">
                <w:rPr>
                  <w:rFonts w:cstheme="minorHAnsi"/>
                </w:rPr>
                <w:t xml:space="preserve"> </w:t>
              </w:r>
            </w:ins>
            <w:r w:rsidR="00664F00" w:rsidRPr="00664F00">
              <w:rPr>
                <w:rFonts w:cstheme="minorHAnsi"/>
              </w:rPr>
              <w:t xml:space="preserve">4 </w:t>
            </w:r>
            <w:del w:id="1153" w:author="Fabienne Schmaus" w:date="2026-04-30T16:28:00Z" w16du:dateUtc="2026-04-30T14:28:00Z">
              <w:r w:rsidR="00664F00" w:rsidRPr="00664F00" w:rsidDel="009B2458">
                <w:rPr>
                  <w:rFonts w:cstheme="minorHAnsi"/>
                </w:rPr>
                <w:delText>Schüler:innen</w:delText>
              </w:r>
            </w:del>
            <w:ins w:id="1154" w:author="Fabienne Schmaus" w:date="2026-04-30T16:28:00Z" w16du:dateUtc="2026-04-30T14:28:00Z">
              <w:r w:rsidR="009B2458">
                <w:rPr>
                  <w:rFonts w:cstheme="minorHAnsi"/>
                </w:rPr>
                <w:t>Lernende</w:t>
              </w:r>
            </w:ins>
            <w:r w:rsidR="00664F00" w:rsidRPr="00664F00">
              <w:rPr>
                <w:rFonts w:cstheme="minorHAnsi"/>
              </w:rPr>
              <w:t xml:space="preserve"> begründen ihre Position kurz. Keine Auflösung, keine richtige Antwort</w:t>
            </w:r>
            <w:ins w:id="1155" w:author="Fabienne Schmaus" w:date="2026-04-30T16:53:00Z" w16du:dateUtc="2026-04-30T14:53:00Z">
              <w:r w:rsidR="00C24DA6">
                <w:rPr>
                  <w:rFonts w:cstheme="minorHAnsi"/>
                </w:rPr>
                <w:t>: D</w:t>
              </w:r>
            </w:ins>
            <w:del w:id="1156" w:author="Fabienne Schmaus" w:date="2026-04-30T16:53:00Z" w16du:dateUtc="2026-04-30T14:53:00Z">
              <w:r w:rsidR="00664F00" w:rsidRPr="00664F00" w:rsidDel="00C24DA6">
                <w:rPr>
                  <w:rFonts w:cstheme="minorHAnsi"/>
                </w:rPr>
                <w:delText xml:space="preserve"> – d</w:delText>
              </w:r>
            </w:del>
            <w:r w:rsidR="00664F00" w:rsidRPr="00664F00">
              <w:rPr>
                <w:rFonts w:cstheme="minorHAnsi"/>
              </w:rPr>
              <w:t>ie Vielfalt der Positionen ist das Ergebnis.</w:t>
            </w:r>
          </w:p>
          <w:p w14:paraId="2B82139A" w14:textId="77777777" w:rsidR="00664F00" w:rsidRPr="00664F00" w:rsidRDefault="00664F00" w:rsidP="00F07C29">
            <w:pPr>
              <w:tabs>
                <w:tab w:val="left" w:pos="273"/>
                <w:tab w:val="left" w:pos="2441"/>
                <w:tab w:val="left" w:pos="2880"/>
              </w:tabs>
              <w:spacing w:line="276" w:lineRule="auto"/>
              <w:rPr>
                <w:rFonts w:cstheme="minorHAnsi"/>
              </w:rPr>
            </w:pPr>
          </w:p>
          <w:p w14:paraId="1117428B" w14:textId="2AC7D455" w:rsidR="00664F00" w:rsidDel="00C24DA6" w:rsidRDefault="00664F00" w:rsidP="00F07C29">
            <w:pPr>
              <w:tabs>
                <w:tab w:val="left" w:pos="273"/>
                <w:tab w:val="left" w:pos="2441"/>
                <w:tab w:val="left" w:pos="2880"/>
              </w:tabs>
              <w:spacing w:line="276" w:lineRule="auto"/>
              <w:rPr>
                <w:del w:id="1157" w:author="Fabienne Schmaus" w:date="2026-04-30T16:53:00Z" w16du:dateUtc="2026-04-30T14:53:00Z"/>
                <w:rFonts w:cstheme="minorHAnsi"/>
                <w:color w:val="EE0000"/>
              </w:rPr>
            </w:pPr>
          </w:p>
          <w:p w14:paraId="13E7F181" w14:textId="27F06D26"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4428A17A" w14:textId="77777777"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w:t>
            </w:r>
          </w:p>
          <w:p w14:paraId="4B3AD8B8" w14:textId="040B1464"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del w:id="1158" w:author="Fabienne Schmaus" w:date="2026-04-30T17:03:00Z" w16du:dateUtc="2026-04-30T15:03:00Z">
              <w:r w:rsidRPr="00664F00" w:rsidDel="00F05765">
                <w:rPr>
                  <w:rFonts w:cstheme="minorHAnsi"/>
                </w:rPr>
                <w:delText xml:space="preserve">AB </w:delText>
              </w:r>
            </w:del>
            <w:ins w:id="1159" w:author="Fabienne Schmaus" w:date="2026-04-30T17:03:00Z" w16du:dateUtc="2026-04-30T15:03:00Z">
              <w:r w:rsidR="00F05765" w:rsidRPr="00664F00">
                <w:rPr>
                  <w:rFonts w:cstheme="minorHAnsi"/>
                </w:rPr>
                <w:t>A</w:t>
              </w:r>
              <w:r w:rsidR="00F05765">
                <w:rPr>
                  <w:rFonts w:cstheme="minorHAnsi"/>
                </w:rPr>
                <w:t>rbeitsblatt</w:t>
              </w:r>
              <w:r w:rsidR="00F05765" w:rsidRPr="00664F00">
                <w:rPr>
                  <w:rFonts w:cstheme="minorHAnsi"/>
                </w:rPr>
                <w:t xml:space="preserve"> </w:t>
              </w:r>
            </w:ins>
            <w:r w:rsidR="000E7956">
              <w:rPr>
                <w:rFonts w:cstheme="minorHAnsi"/>
              </w:rPr>
              <w:t>4</w:t>
            </w:r>
            <w:r w:rsidRPr="00664F00">
              <w:rPr>
                <w:rFonts w:cstheme="minorHAnsi"/>
              </w:rPr>
              <w:t xml:space="preserve"> enthält vorformulierte Fragen als Grundlage (z. B. </w:t>
            </w:r>
            <w:r w:rsidR="00F0300B">
              <w:rPr>
                <w:rFonts w:cstheme="minorHAnsi"/>
              </w:rPr>
              <w:t>„</w:t>
            </w:r>
            <w:r w:rsidRPr="00664F00">
              <w:rPr>
                <w:rFonts w:cstheme="minorHAnsi"/>
              </w:rPr>
              <w:t>Warum poste ich das?</w:t>
            </w:r>
            <w:r w:rsidR="00F0300B">
              <w:rPr>
                <w:rFonts w:cstheme="minorHAnsi"/>
              </w:rPr>
              <w:t>“</w:t>
            </w:r>
            <w:r w:rsidRPr="00664F00">
              <w:rPr>
                <w:rFonts w:cstheme="minorHAnsi"/>
              </w:rPr>
              <w:t xml:space="preserve">, </w:t>
            </w:r>
            <w:r w:rsidR="00F0300B">
              <w:rPr>
                <w:rFonts w:cstheme="minorHAnsi"/>
              </w:rPr>
              <w:t>„</w:t>
            </w:r>
            <w:r w:rsidRPr="00664F00">
              <w:rPr>
                <w:rFonts w:cstheme="minorHAnsi"/>
              </w:rPr>
              <w:t>Wie fühle ich mich dabei?</w:t>
            </w:r>
            <w:r w:rsidR="00F0300B">
              <w:rPr>
                <w:rFonts w:cstheme="minorHAnsi"/>
              </w:rPr>
              <w:t>“</w:t>
            </w:r>
            <w:r w:rsidRPr="00664F00">
              <w:rPr>
                <w:rFonts w:cstheme="minorHAnsi"/>
              </w:rPr>
              <w:t xml:space="preserve">, </w:t>
            </w:r>
            <w:r w:rsidR="00F0300B">
              <w:rPr>
                <w:rFonts w:cstheme="minorHAnsi"/>
              </w:rPr>
              <w:t>„</w:t>
            </w:r>
            <w:r w:rsidRPr="00664F00">
              <w:rPr>
                <w:rFonts w:cstheme="minorHAnsi"/>
              </w:rPr>
              <w:t>Würde ich das auch offline sagen?</w:t>
            </w:r>
            <w:r w:rsidR="00F0300B">
              <w:rPr>
                <w:rFonts w:cstheme="minorHAnsi"/>
              </w:rPr>
              <w:t>“</w:t>
            </w:r>
            <w:r w:rsidRPr="00664F00">
              <w:rPr>
                <w:rFonts w:cstheme="minorHAnsi"/>
              </w:rPr>
              <w:t>)</w:t>
            </w:r>
          </w:p>
          <w:p w14:paraId="7286CB02" w14:textId="77777777"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Meinungslinie: einfache Sprache, keine Fachbegriffe notwendig; Begründungen können kurz und intuitiv sein</w:t>
            </w:r>
          </w:p>
          <w:p w14:paraId="43F2CE09" w14:textId="4730287B"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del w:id="1160" w:author="Fabienne Schmaus" w:date="2026-05-04T11:06:00Z" w16du:dateUtc="2026-05-04T09:06:00Z">
              <w:r w:rsidRPr="00664F00" w:rsidDel="00E06478">
                <w:rPr>
                  <w:rFonts w:cstheme="minorHAnsi"/>
                </w:rPr>
                <w:delText xml:space="preserve">Persönlicher </w:delText>
              </w:r>
            </w:del>
            <w:ins w:id="1161" w:author="Fabienne Schmaus" w:date="2026-05-04T11:06:00Z" w16du:dateUtc="2026-05-04T09:06:00Z">
              <w:r w:rsidR="00E06478">
                <w:rPr>
                  <w:rFonts w:cstheme="minorHAnsi"/>
                </w:rPr>
                <w:t>p</w:t>
              </w:r>
              <w:r w:rsidR="00E06478" w:rsidRPr="00664F00">
                <w:rPr>
                  <w:rFonts w:cstheme="minorHAnsi"/>
                </w:rPr>
                <w:t xml:space="preserve">ersönlicher </w:t>
              </w:r>
            </w:ins>
            <w:r w:rsidRPr="00664F00">
              <w:rPr>
                <w:rFonts w:cstheme="minorHAnsi"/>
              </w:rPr>
              <w:t>Vorsatz: Satzanfänge als Hilfe angeboten</w:t>
            </w:r>
          </w:p>
          <w:p w14:paraId="49B48581" w14:textId="5356CC9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p>
          <w:p w14:paraId="2D727164" w14:textId="122DE375"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ins w:id="1162" w:author="Fabienne Schmaus" w:date="2026-04-30T17:03:00Z" w16du:dateUtc="2026-04-30T15:03:00Z">
              <w:r w:rsidR="00F05765" w:rsidRPr="00664F00">
                <w:rPr>
                  <w:rFonts w:cstheme="minorHAnsi"/>
                </w:rPr>
                <w:t>A</w:t>
              </w:r>
              <w:r w:rsidR="00F05765">
                <w:rPr>
                  <w:rFonts w:cstheme="minorHAnsi"/>
                </w:rPr>
                <w:t>rbeitsblatt</w:t>
              </w:r>
              <w:r w:rsidR="00F05765" w:rsidRPr="00664F00">
                <w:rPr>
                  <w:rFonts w:cstheme="minorHAnsi"/>
                </w:rPr>
                <w:t xml:space="preserve"> </w:t>
              </w:r>
            </w:ins>
            <w:del w:id="1163" w:author="Fabienne Schmaus" w:date="2026-04-30T17:03:00Z" w16du:dateUtc="2026-04-30T15:03:00Z">
              <w:r w:rsidRPr="00664F00" w:rsidDel="00F05765">
                <w:rPr>
                  <w:rFonts w:cstheme="minorHAnsi"/>
                </w:rPr>
                <w:delText xml:space="preserve">AB </w:delText>
              </w:r>
            </w:del>
            <w:r w:rsidR="000E7956">
              <w:rPr>
                <w:rFonts w:cstheme="minorHAnsi"/>
              </w:rPr>
              <w:t>4</w:t>
            </w:r>
            <w:r w:rsidRPr="00664F00">
              <w:rPr>
                <w:rFonts w:cstheme="minorHAnsi"/>
              </w:rPr>
              <w:t xml:space="preserve">: Fragen werden selbst entwickelt und begründet; zusätzlich Reflexion: </w:t>
            </w:r>
            <w:r w:rsidR="00F0300B">
              <w:rPr>
                <w:rFonts w:cstheme="minorHAnsi"/>
              </w:rPr>
              <w:t>„</w:t>
            </w:r>
            <w:r w:rsidRPr="00664F00">
              <w:rPr>
                <w:rFonts w:cstheme="minorHAnsi"/>
              </w:rPr>
              <w:t>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r w:rsidR="00F0300B">
              <w:rPr>
                <w:rFonts w:cstheme="minorHAnsi"/>
              </w:rPr>
              <w:t>“</w:t>
            </w:r>
          </w:p>
          <w:p w14:paraId="02307385" w14:textId="47EAB66C"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Meinungslinie erweitern: </w:t>
            </w:r>
            <w:r w:rsidR="00F0300B">
              <w:rPr>
                <w:rFonts w:cstheme="minorHAnsi"/>
              </w:rPr>
              <w:t>„</w:t>
            </w:r>
            <w:r w:rsidRPr="00664F00">
              <w:rPr>
                <w:rFonts w:cstheme="minorHAnsi"/>
              </w:rPr>
              <w:t>Hat jeder das Recht auf ein unechtes Profil?</w:t>
            </w:r>
            <w:r w:rsidR="00F0300B">
              <w:rPr>
                <w:rFonts w:cstheme="minorHAnsi"/>
              </w:rPr>
              <w:t>“</w:t>
            </w:r>
            <w:ins w:id="1164" w:author="Fabienne Schmaus" w:date="2026-04-30T16:54:00Z" w16du:dateUtc="2026-04-30T14:54:00Z">
              <w:r w:rsidR="00C24DA6">
                <w:rPr>
                  <w:rFonts w:cstheme="minorHAnsi"/>
                </w:rPr>
                <w:br/>
              </w:r>
            </w:ins>
            <w:del w:id="1165" w:author="Fabienne Schmaus" w:date="2026-04-30T16:54:00Z" w16du:dateUtc="2026-04-30T14:54:00Z">
              <w:r w:rsidRPr="00664F00" w:rsidDel="00C24DA6">
                <w:rPr>
                  <w:rFonts w:cstheme="minorHAnsi"/>
                </w:rPr>
                <w:delText xml:space="preserve"> – e</w:delText>
              </w:r>
            </w:del>
            <w:ins w:id="1166" w:author="Fabienne Schmaus" w:date="2026-04-30T16:54:00Z" w16du:dateUtc="2026-04-30T14:54:00Z">
              <w:r w:rsidR="00C24DA6">
                <w:rPr>
                  <w:rFonts w:cstheme="minorHAnsi"/>
                </w:rPr>
                <w:t>E</w:t>
              </w:r>
            </w:ins>
            <w:r w:rsidRPr="00664F00">
              <w:rPr>
                <w:rFonts w:cstheme="minorHAnsi"/>
              </w:rPr>
              <w:t>thische Diskussion: gesellschaftliche Verantwortung, Recht auf Privatsphäre, Recht auf Unperfektheit</w:t>
            </w:r>
          </w:p>
          <w:p w14:paraId="091BE38B" w14:textId="4B5820FF" w:rsidR="00664F00" w:rsidRPr="00664F00" w:rsidDel="00C24DA6" w:rsidRDefault="00664F00" w:rsidP="00664F00">
            <w:pPr>
              <w:shd w:val="clear" w:color="auto" w:fill="FBE4D5" w:themeFill="accent2" w:themeFillTint="33"/>
              <w:tabs>
                <w:tab w:val="left" w:pos="273"/>
              </w:tabs>
              <w:spacing w:line="276" w:lineRule="auto"/>
              <w:rPr>
                <w:del w:id="1167" w:author="Fabienne Schmaus" w:date="2026-04-30T16:53:00Z" w16du:dateUtc="2026-04-30T14:53:00Z"/>
                <w:rFonts w:cstheme="minorHAnsi"/>
              </w:rPr>
            </w:pPr>
            <w:r w:rsidRPr="00E03A0B">
              <w:rPr>
                <w:rFonts w:cstheme="minorHAnsi"/>
              </w:rPr>
              <w:t>–</w:t>
            </w:r>
            <w:r>
              <w:rPr>
                <w:rFonts w:cstheme="minorHAnsi"/>
              </w:rPr>
              <w:t xml:space="preserve"> </w:t>
            </w:r>
            <w:del w:id="1168" w:author="Fabienne Schmaus" w:date="2026-05-04T11:06:00Z" w16du:dateUtc="2026-05-04T09:06:00Z">
              <w:r w:rsidRPr="00664F00" w:rsidDel="00E06478">
                <w:rPr>
                  <w:rFonts w:cstheme="minorHAnsi"/>
                </w:rPr>
                <w:delText xml:space="preserve">Persönlicher </w:delText>
              </w:r>
            </w:del>
            <w:ins w:id="1169" w:author="Fabienne Schmaus" w:date="2026-05-04T11:06:00Z" w16du:dateUtc="2026-05-04T09:06:00Z">
              <w:r w:rsidR="00E06478">
                <w:rPr>
                  <w:rFonts w:cstheme="minorHAnsi"/>
                </w:rPr>
                <w:t>p</w:t>
              </w:r>
              <w:r w:rsidR="00E06478" w:rsidRPr="00664F00">
                <w:rPr>
                  <w:rFonts w:cstheme="minorHAnsi"/>
                </w:rPr>
                <w:t xml:space="preserve">ersönlicher </w:t>
              </w:r>
            </w:ins>
            <w:r w:rsidRPr="00664F00">
              <w:rPr>
                <w:rFonts w:cstheme="minorHAnsi"/>
              </w:rPr>
              <w:t>Vorsatz: kann auch eine kritische Frage sein, keine Verhaltensänderung notwendig</w:t>
            </w:r>
          </w:p>
          <w:p w14:paraId="0961AE9D" w14:textId="77777777" w:rsidR="00664F00" w:rsidRPr="00E03A0B" w:rsidRDefault="00664F00" w:rsidP="00664F00">
            <w:pPr>
              <w:shd w:val="clear" w:color="auto" w:fill="FBE4D5" w:themeFill="accent2" w:themeFillTint="33"/>
              <w:tabs>
                <w:tab w:val="left" w:pos="273"/>
              </w:tabs>
              <w:spacing w:line="276" w:lineRule="auto"/>
              <w:rPr>
                <w:rFonts w:cstheme="minorHAnsi"/>
              </w:rPr>
            </w:pPr>
          </w:p>
          <w:p w14:paraId="1D0996B9" w14:textId="77777777" w:rsidR="00664F00" w:rsidRDefault="00664F00" w:rsidP="00F07C29">
            <w:pPr>
              <w:tabs>
                <w:tab w:val="left" w:pos="273"/>
                <w:tab w:val="left" w:pos="2441"/>
                <w:tab w:val="left" w:pos="2880"/>
              </w:tabs>
              <w:spacing w:line="276" w:lineRule="auto"/>
              <w:rPr>
                <w:ins w:id="1170" w:author="Fabienne Schmaus" w:date="2026-04-30T17:08:00Z" w16du:dateUtc="2026-04-30T15:08:00Z"/>
                <w:rFonts w:cstheme="minorHAnsi"/>
                <w:color w:val="EE0000"/>
              </w:rPr>
            </w:pPr>
          </w:p>
          <w:p w14:paraId="299F1A34" w14:textId="4E90C212" w:rsidR="007204FD" w:rsidRPr="00F0300B" w:rsidRDefault="007204FD" w:rsidP="007204FD">
            <w:pPr>
              <w:rPr>
                <w:ins w:id="1171" w:author="Fabienne Schmaus" w:date="2026-04-30T17:08:00Z" w16du:dateUtc="2026-04-30T15:08:00Z"/>
                <w:rFonts w:cstheme="minorHAnsi"/>
              </w:rPr>
            </w:pPr>
            <w:ins w:id="1172" w:author="Fabienne Schmaus" w:date="2026-04-30T17:08:00Z" w16du:dateUtc="2026-04-30T15:08:00Z">
              <w:r w:rsidRPr="00F0300B">
                <w:rPr>
                  <w:rFonts w:cstheme="minorHAnsi"/>
                  <w:highlight w:val="yellow"/>
                </w:rPr>
                <w:t xml:space="preserve">((Seite </w:t>
              </w:r>
              <w:r>
                <w:rPr>
                  <w:rFonts w:cstheme="minorHAnsi"/>
                  <w:highlight w:val="yellow"/>
                </w:rPr>
                <w:t>1</w:t>
              </w:r>
              <w:r>
                <w:rPr>
                  <w:rFonts w:cstheme="minorHAnsi"/>
                  <w:highlight w:val="yellow"/>
                </w:rPr>
                <w:t>2</w:t>
              </w:r>
              <w:r w:rsidRPr="00F0300B">
                <w:rPr>
                  <w:rFonts w:cstheme="minorHAnsi"/>
                  <w:highlight w:val="yellow"/>
                </w:rPr>
                <w:t>))</w:t>
              </w:r>
            </w:ins>
          </w:p>
          <w:p w14:paraId="3D121FC9" w14:textId="6837D3AE" w:rsidR="007204FD" w:rsidDel="007204FD" w:rsidRDefault="007204FD" w:rsidP="00F07C29">
            <w:pPr>
              <w:tabs>
                <w:tab w:val="left" w:pos="273"/>
                <w:tab w:val="left" w:pos="2441"/>
                <w:tab w:val="left" w:pos="2880"/>
              </w:tabs>
              <w:spacing w:line="276" w:lineRule="auto"/>
              <w:rPr>
                <w:del w:id="1173" w:author="Fabienne Schmaus" w:date="2026-04-30T17:08:00Z" w16du:dateUtc="2026-04-30T15:08:00Z"/>
                <w:rFonts w:cstheme="minorHAnsi"/>
                <w:color w:val="EE0000"/>
              </w:rPr>
            </w:pPr>
          </w:p>
          <w:p w14:paraId="19F422B4" w14:textId="50E8A33E"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p>
          <w:p w14:paraId="222331F0" w14:textId="7D6F12FF" w:rsidR="00664F00" w:rsidDel="00C24DA6" w:rsidRDefault="00664F00" w:rsidP="00664F00">
            <w:pPr>
              <w:tabs>
                <w:tab w:val="left" w:pos="273"/>
                <w:tab w:val="left" w:pos="2441"/>
                <w:tab w:val="left" w:pos="2880"/>
              </w:tabs>
              <w:spacing w:line="276" w:lineRule="auto"/>
              <w:rPr>
                <w:del w:id="1174" w:author="Fabienne Schmaus" w:date="2026-04-30T16:54:00Z" w16du:dateUtc="2026-04-30T14:54:00Z"/>
                <w:rFonts w:cstheme="minorHAnsi"/>
                <w:b/>
                <w:bCs/>
              </w:rPr>
            </w:pPr>
          </w:p>
          <w:p w14:paraId="5B5796B1" w14:textId="749E6CB1"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 xml:space="preserve">Meinungslinie – These: </w:t>
            </w:r>
            <w:r w:rsidR="00F0300B">
              <w:rPr>
                <w:rFonts w:cstheme="minorHAnsi"/>
                <w:b/>
                <w:bCs/>
              </w:rPr>
              <w:t>„</w:t>
            </w:r>
            <w:r w:rsidRPr="00664F00">
              <w:rPr>
                <w:rFonts w:cstheme="minorHAnsi"/>
                <w:b/>
                <w:bCs/>
              </w:rPr>
              <w:t>Ein authentisches Profil ist wichtiger als ein perfektes.</w:t>
            </w:r>
            <w:r w:rsidR="00F0300B">
              <w:rPr>
                <w:rFonts w:cstheme="minorHAnsi"/>
                <w:b/>
                <w:bCs/>
              </w:rPr>
              <w:t>“</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3FB888A3"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Echte Verbindungen entstehen durch Authentizität, nicht durch Perfektion</w:t>
            </w:r>
            <w:ins w:id="1175" w:author="Fabienne Schmaus" w:date="2026-04-30T16:54:00Z" w16du:dateUtc="2026-04-30T14:54:00Z">
              <w:r w:rsidR="00C24DA6">
                <w:rPr>
                  <w:rFonts w:cstheme="minorHAnsi"/>
                </w:rPr>
                <w:t>.</w:t>
              </w:r>
            </w:ins>
            <w:r>
              <w:rPr>
                <w:rFonts w:cstheme="minorHAnsi"/>
              </w:rPr>
              <w:t>“</w:t>
            </w:r>
          </w:p>
          <w:p w14:paraId="218B5EDE" w14:textId="6049866F"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Perfektion erzeugt Druck</w:t>
            </w:r>
            <w:ins w:id="1176" w:author="Fabienne Schmaus" w:date="2026-04-30T16:55:00Z" w16du:dateUtc="2026-04-30T14:55:00Z">
              <w:r w:rsidR="00C24DA6">
                <w:rPr>
                  <w:rFonts w:cstheme="minorHAnsi"/>
                </w:rPr>
                <w:t>:</w:t>
              </w:r>
            </w:ins>
            <w:ins w:id="1177" w:author="Fabienne Schmaus" w:date="2026-04-30T16:54:00Z" w16du:dateUtc="2026-04-30T14:54:00Z">
              <w:r w:rsidR="00C24DA6">
                <w:rPr>
                  <w:rFonts w:cstheme="minorHAnsi"/>
                </w:rPr>
                <w:t xml:space="preserve"> </w:t>
              </w:r>
            </w:ins>
            <w:del w:id="1178" w:author="Fabienne Schmaus" w:date="2026-04-30T16:54:00Z" w16du:dateUtc="2026-04-30T14:54:00Z">
              <w:r w:rsidR="00664F00" w:rsidRPr="00664F00" w:rsidDel="00C24DA6">
                <w:rPr>
                  <w:rFonts w:cstheme="minorHAnsi"/>
                </w:rPr>
                <w:delText xml:space="preserve"> – </w:delText>
              </w:r>
            </w:del>
            <w:r w:rsidR="00664F00" w:rsidRPr="00664F00">
              <w:rPr>
                <w:rFonts w:cstheme="minorHAnsi"/>
              </w:rPr>
              <w:t>für mich und für andere</w:t>
            </w:r>
            <w:ins w:id="1179" w:author="Fabienne Schmaus" w:date="2026-04-30T16:54:00Z" w16du:dateUtc="2026-04-30T14:54:00Z">
              <w:r w:rsidR="00C24DA6">
                <w:rPr>
                  <w:rFonts w:cstheme="minorHAnsi"/>
                </w:rPr>
                <w:t>.</w:t>
              </w:r>
            </w:ins>
            <w:r>
              <w:rPr>
                <w:rFonts w:cstheme="minorHAnsi"/>
              </w:rPr>
              <w:t>“</w:t>
            </w:r>
          </w:p>
          <w:p w14:paraId="7AC33F50" w14:textId="1F90D81E"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möchte gesehen werden, wie ich wirklich bin</w:t>
            </w:r>
            <w:ins w:id="1180" w:author="Fabienne Schmaus" w:date="2026-04-30T16:54:00Z" w16du:dateUtc="2026-04-30T14:54:00Z">
              <w:r w:rsidR="00C24DA6">
                <w:rPr>
                  <w:rFonts w:cstheme="minorHAnsi"/>
                </w:rPr>
                <w:t>.</w:t>
              </w:r>
            </w:ins>
            <w:r>
              <w:rPr>
                <w:rFonts w:cstheme="minorHAnsi"/>
              </w:rPr>
              <w:t>“</w:t>
            </w:r>
          </w:p>
          <w:p w14:paraId="2F60EA02" w14:textId="0346B99C"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 xml:space="preserve">Pro Abwägung </w:t>
            </w:r>
            <w:del w:id="1181" w:author="Fabienne Schmaus" w:date="2026-05-04T11:12:00Z" w16du:dateUtc="2026-05-04T09:12:00Z">
              <w:r w:rsidRPr="00664F00" w:rsidDel="00AC6CBE">
                <w:rPr>
                  <w:rFonts w:cstheme="minorHAnsi"/>
                  <w:i/>
                  <w:iCs/>
                </w:rPr>
                <w:delText xml:space="preserve">/ </w:delText>
              </w:r>
            </w:del>
            <w:ins w:id="1182" w:author="Fabienne Schmaus" w:date="2026-05-04T11:12:00Z" w16du:dateUtc="2026-05-04T09:12:00Z">
              <w:r w:rsidR="00AC6CBE">
                <w:rPr>
                  <w:rFonts w:cstheme="minorHAnsi"/>
                  <w:i/>
                  <w:iCs/>
                </w:rPr>
                <w:t>und</w:t>
              </w:r>
              <w:r w:rsidR="00AC6CBE" w:rsidRPr="00664F00">
                <w:rPr>
                  <w:rFonts w:cstheme="minorHAnsi"/>
                  <w:i/>
                  <w:iCs/>
                </w:rPr>
                <w:t xml:space="preserve"> </w:t>
              </w:r>
            </w:ins>
            <w:r w:rsidRPr="00664F00">
              <w:rPr>
                <w:rFonts w:cstheme="minorHAnsi"/>
                <w:i/>
                <w:iCs/>
              </w:rPr>
              <w:t>Differenzierung:</w:t>
            </w:r>
          </w:p>
          <w:p w14:paraId="33FE11A3" w14:textId="70FD58B2"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Es kommt auf den Kontext an</w:t>
            </w:r>
            <w:ins w:id="1183" w:author="Fabienne Schmaus" w:date="2026-04-30T16:54:00Z" w16du:dateUtc="2026-04-30T14:54:00Z">
              <w:r w:rsidR="00C24DA6">
                <w:rPr>
                  <w:rFonts w:cstheme="minorHAnsi"/>
                </w:rPr>
                <w:t xml:space="preserve">: </w:t>
              </w:r>
            </w:ins>
            <w:del w:id="1184" w:author="Fabienne Schmaus" w:date="2026-04-30T16:54:00Z" w16du:dateUtc="2026-04-30T14:54:00Z">
              <w:r w:rsidR="00664F00" w:rsidRPr="00664F00" w:rsidDel="00C24DA6">
                <w:rPr>
                  <w:rFonts w:cstheme="minorHAnsi"/>
                </w:rPr>
                <w:delText xml:space="preserve"> – </w:delText>
              </w:r>
            </w:del>
            <w:r w:rsidR="00664F00" w:rsidRPr="00664F00">
              <w:rPr>
                <w:rFonts w:cstheme="minorHAnsi"/>
              </w:rPr>
              <w:t>LinkedIn muss nicht authentisch sein, Instagram schon</w:t>
            </w:r>
            <w:ins w:id="1185" w:author="Fabienne Schmaus" w:date="2026-04-30T16:54:00Z" w16du:dateUtc="2026-04-30T14:54:00Z">
              <w:r w:rsidR="00C24DA6">
                <w:rPr>
                  <w:rFonts w:cstheme="minorHAnsi"/>
                </w:rPr>
                <w:t>.</w:t>
              </w:r>
            </w:ins>
            <w:r>
              <w:rPr>
                <w:rFonts w:cstheme="minorHAnsi"/>
              </w:rPr>
              <w:t>“</w:t>
            </w:r>
          </w:p>
          <w:p w14:paraId="34F77BEC" w14:textId="31A873E4"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Authentizität ist auch eine Konstruktion</w:t>
            </w:r>
            <w:ins w:id="1186" w:author="Fabienne Schmaus" w:date="2026-04-30T16:54:00Z" w16du:dateUtc="2026-04-30T14:54:00Z">
              <w:r w:rsidR="00C24DA6">
                <w:rPr>
                  <w:rFonts w:cstheme="minorHAnsi"/>
                </w:rPr>
                <w:t>: W</w:t>
              </w:r>
            </w:ins>
            <w:del w:id="1187" w:author="Fabienne Schmaus" w:date="2026-04-30T16:54:00Z" w16du:dateUtc="2026-04-30T14:54:00Z">
              <w:r w:rsidR="00664F00" w:rsidRPr="00664F00" w:rsidDel="00C24DA6">
                <w:rPr>
                  <w:rFonts w:cstheme="minorHAnsi"/>
                </w:rPr>
                <w:delText xml:space="preserve"> – w</w:delText>
              </w:r>
            </w:del>
            <w:r w:rsidR="00664F00" w:rsidRPr="00664F00">
              <w:rPr>
                <w:rFonts w:cstheme="minorHAnsi"/>
              </w:rPr>
              <w:t>as ist ‚echt'?</w:t>
            </w:r>
            <w:r>
              <w:rPr>
                <w:rFonts w:cstheme="minorHAnsi"/>
              </w:rPr>
              <w:t>“</w:t>
            </w:r>
          </w:p>
          <w:p w14:paraId="1559E12E" w14:textId="36C91CCE"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habe das Recht, nicht alles zu zeigen</w:t>
            </w:r>
            <w:ins w:id="1188" w:author="Fabienne Schmaus" w:date="2026-04-30T16:54:00Z" w16du:dateUtc="2026-04-30T14:54:00Z">
              <w:r w:rsidR="00C24DA6">
                <w:rPr>
                  <w:rFonts w:cstheme="minorHAnsi"/>
                </w:rPr>
                <w:t>: D</w:t>
              </w:r>
            </w:ins>
            <w:del w:id="1189" w:author="Fabienne Schmaus" w:date="2026-04-30T16:54:00Z" w16du:dateUtc="2026-04-30T14:54:00Z">
              <w:r w:rsidR="00664F00" w:rsidRPr="00664F00" w:rsidDel="00C24DA6">
                <w:rPr>
                  <w:rFonts w:cstheme="minorHAnsi"/>
                </w:rPr>
                <w:delText xml:space="preserve"> – d</w:delText>
              </w:r>
            </w:del>
            <w:r w:rsidR="00664F00" w:rsidRPr="00664F00">
              <w:rPr>
                <w:rFonts w:cstheme="minorHAnsi"/>
              </w:rPr>
              <w:t>as ist kein Fake</w:t>
            </w:r>
            <w:ins w:id="1190" w:author="Fabienne Schmaus" w:date="2026-04-30T16:54:00Z" w16du:dateUtc="2026-04-30T14:54:00Z">
              <w:r w:rsidR="00C24DA6">
                <w:rPr>
                  <w:rFonts w:cstheme="minorHAnsi"/>
                </w:rPr>
                <w:t>.</w:t>
              </w:r>
            </w:ins>
            <w:r>
              <w:rPr>
                <w:rFonts w:cstheme="minorHAnsi"/>
              </w:rPr>
              <w:t>“</w:t>
            </w:r>
          </w:p>
          <w:p w14:paraId="34207063" w14:textId="7FBB7883" w:rsidR="00664F00" w:rsidRDefault="00664F00" w:rsidP="00664F00">
            <w:pPr>
              <w:tabs>
                <w:tab w:val="left" w:pos="273"/>
                <w:tab w:val="left" w:pos="2441"/>
                <w:tab w:val="left" w:pos="2880"/>
              </w:tabs>
              <w:spacing w:line="276" w:lineRule="auto"/>
              <w:rPr>
                <w:rFonts w:cstheme="minorHAnsi"/>
              </w:rPr>
            </w:pPr>
            <w:r w:rsidRPr="00664F00">
              <w:rPr>
                <w:rFonts w:cstheme="minorHAnsi"/>
                <w:i/>
                <w:iCs/>
              </w:rPr>
              <w:t>Aufgreifen:</w:t>
            </w:r>
            <w:r w:rsidRPr="00664F00">
              <w:rPr>
                <w:rFonts w:cstheme="minorHAnsi"/>
              </w:rPr>
              <w:t xml:space="preserve"> Die letzte Antwort-Kategorie ist besonders wertvoll</w:t>
            </w:r>
            <w:ins w:id="1191" w:author="Fabienne Schmaus" w:date="2026-04-30T16:54:00Z" w16du:dateUtc="2026-04-30T14:54:00Z">
              <w:r w:rsidR="00C24DA6">
                <w:rPr>
                  <w:rFonts w:cstheme="minorHAnsi"/>
                </w:rPr>
                <w:t>.</w:t>
              </w:r>
            </w:ins>
            <w:ins w:id="1192" w:author="Fabienne Schmaus" w:date="2026-04-30T16:55:00Z" w16du:dateUtc="2026-04-30T14:55:00Z">
              <w:r w:rsidR="00C24DA6">
                <w:rPr>
                  <w:rFonts w:cstheme="minorHAnsi"/>
                </w:rPr>
                <w:t xml:space="preserve"> S</w:t>
              </w:r>
            </w:ins>
            <w:del w:id="1193" w:author="Fabienne Schmaus" w:date="2026-04-30T16:55:00Z" w16du:dateUtc="2026-04-30T14:55:00Z">
              <w:r w:rsidRPr="00664F00" w:rsidDel="00C24DA6">
                <w:rPr>
                  <w:rFonts w:cstheme="minorHAnsi"/>
                </w:rPr>
                <w:delText xml:space="preserve"> – s</w:delText>
              </w:r>
            </w:del>
            <w:r w:rsidRPr="00664F00">
              <w:rPr>
                <w:rFonts w:cstheme="minorHAnsi"/>
              </w:rPr>
              <w:t>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7E671F19" w14:textId="71AE3A29" w:rsidR="00664F00" w:rsidRPr="00664F00" w:rsidRDefault="00664F00" w:rsidP="00664F00">
            <w:pPr>
              <w:tabs>
                <w:tab w:val="left" w:pos="273"/>
                <w:tab w:val="left" w:pos="2441"/>
                <w:tab w:val="left" w:pos="2880"/>
              </w:tabs>
              <w:spacing w:line="276" w:lineRule="auto"/>
              <w:rPr>
                <w:rFonts w:cstheme="minorHAnsi"/>
                <w:b/>
                <w:bCs/>
              </w:rPr>
            </w:pPr>
            <w:r w:rsidRPr="00664F00">
              <w:rPr>
                <w:rFonts w:cstheme="minorHAnsi"/>
                <w:b/>
                <w:bCs/>
              </w:rPr>
              <w:t xml:space="preserve">Arbeitsblatt </w:t>
            </w:r>
            <w:r w:rsidR="000E7956">
              <w:rPr>
                <w:rFonts w:cstheme="minorHAnsi"/>
                <w:b/>
                <w:bCs/>
              </w:rPr>
              <w:t>4</w:t>
            </w:r>
            <w:r w:rsidRPr="00664F00">
              <w:rPr>
                <w:rFonts w:cstheme="minorHAnsi"/>
                <w:b/>
                <w:bCs/>
              </w:rPr>
              <w:t xml:space="preserve">: </w:t>
            </w:r>
            <w:r w:rsidR="00F0300B">
              <w:rPr>
                <w:rFonts w:cstheme="minorHAnsi"/>
                <w:b/>
                <w:bCs/>
              </w:rPr>
              <w:t>„</w:t>
            </w:r>
            <w:r w:rsidRPr="00664F00">
              <w:rPr>
                <w:rFonts w:cstheme="minorHAnsi"/>
                <w:b/>
                <w:bCs/>
              </w:rPr>
              <w:t>5 Fragen vor dem Posten</w:t>
            </w:r>
            <w:r w:rsidR="00F0300B">
              <w:rPr>
                <w:rFonts w:cstheme="minorHAnsi"/>
                <w:b/>
                <w:bCs/>
              </w:rPr>
              <w:t>“</w:t>
            </w:r>
            <w:r w:rsidRPr="00664F00">
              <w:rPr>
                <w:rFonts w:cstheme="minorHAnsi"/>
                <w:b/>
                <w:bCs/>
              </w:rPr>
              <w:t xml:space="preserve"> </w:t>
            </w:r>
          </w:p>
          <w:p w14:paraId="1B9699B3" w14:textId="412EA9FC" w:rsidR="00664F00" w:rsidRPr="007204FD" w:rsidDel="007204FD" w:rsidRDefault="00664F00" w:rsidP="00664F00">
            <w:pPr>
              <w:tabs>
                <w:tab w:val="left" w:pos="273"/>
                <w:tab w:val="left" w:pos="2441"/>
                <w:tab w:val="left" w:pos="2880"/>
              </w:tabs>
              <w:spacing w:line="276" w:lineRule="auto"/>
              <w:rPr>
                <w:del w:id="1194" w:author="Fabienne Schmaus" w:date="2026-04-30T17:08:00Z" w16du:dateUtc="2026-04-30T15:08:00Z"/>
                <w:rFonts w:cstheme="minorHAnsi"/>
                <w:b/>
                <w:bCs/>
                <w:rPrChange w:id="1195" w:author="Fabienne Schmaus" w:date="2026-04-30T17:08:00Z" w16du:dateUtc="2026-04-30T15:08:00Z">
                  <w:rPr>
                    <w:del w:id="1196" w:author="Fabienne Schmaus" w:date="2026-04-30T17:08:00Z" w16du:dateUtc="2026-04-30T15:08:00Z"/>
                    <w:rFonts w:cstheme="minorHAnsi"/>
                    <w:i/>
                    <w:iCs/>
                  </w:rPr>
                </w:rPrChange>
              </w:rPr>
            </w:pPr>
          </w:p>
          <w:p w14:paraId="5520FF70" w14:textId="49111221" w:rsidR="00664F00" w:rsidRPr="007204FD" w:rsidRDefault="00664F00" w:rsidP="00664F00">
            <w:pPr>
              <w:tabs>
                <w:tab w:val="left" w:pos="273"/>
                <w:tab w:val="left" w:pos="2441"/>
                <w:tab w:val="left" w:pos="2880"/>
              </w:tabs>
              <w:spacing w:line="276" w:lineRule="auto"/>
              <w:rPr>
                <w:rFonts w:cstheme="minorHAnsi"/>
                <w:b/>
                <w:bCs/>
                <w:rPrChange w:id="1197" w:author="Fabienne Schmaus" w:date="2026-04-30T17:08:00Z" w16du:dateUtc="2026-04-30T15:08:00Z">
                  <w:rPr>
                    <w:rFonts w:cstheme="minorHAnsi"/>
                  </w:rPr>
                </w:rPrChange>
              </w:rPr>
            </w:pPr>
            <w:r w:rsidRPr="007204FD">
              <w:rPr>
                <w:rFonts w:cstheme="minorHAnsi"/>
                <w:b/>
                <w:bCs/>
                <w:rPrChange w:id="1198" w:author="Fabienne Schmaus" w:date="2026-04-30T17:08:00Z" w16du:dateUtc="2026-04-30T15:08:00Z">
                  <w:rPr>
                    <w:rFonts w:cstheme="minorHAnsi"/>
                    <w:i/>
                    <w:iCs/>
                  </w:rPr>
                </w:rPrChange>
              </w:rPr>
              <w:t>Sek</w:t>
            </w:r>
            <w:ins w:id="1199" w:author="Fabienne Schmaus" w:date="2026-04-30T16:17:00Z" w16du:dateUtc="2026-04-30T14:17:00Z">
              <w:r w:rsidR="00C921C2" w:rsidRPr="007204FD">
                <w:rPr>
                  <w:rFonts w:cstheme="minorHAnsi"/>
                  <w:b/>
                  <w:bCs/>
                  <w:rPrChange w:id="1200" w:author="Fabienne Schmaus" w:date="2026-04-30T17:08:00Z" w16du:dateUtc="2026-04-30T15:08:00Z">
                    <w:rPr>
                      <w:rFonts w:cstheme="minorHAnsi"/>
                      <w:i/>
                      <w:iCs/>
                    </w:rPr>
                  </w:rPrChange>
                </w:rPr>
                <w:t>.</w:t>
              </w:r>
            </w:ins>
            <w:r w:rsidRPr="007204FD">
              <w:rPr>
                <w:rFonts w:cstheme="minorHAnsi"/>
                <w:b/>
                <w:bCs/>
                <w:rPrChange w:id="1201" w:author="Fabienne Schmaus" w:date="2026-04-30T17:08:00Z" w16du:dateUtc="2026-04-30T15:08:00Z">
                  <w:rPr>
                    <w:rFonts w:cstheme="minorHAnsi"/>
                    <w:i/>
                    <w:iCs/>
                  </w:rPr>
                </w:rPrChange>
              </w:rPr>
              <w:t xml:space="preserve"> I (mit Vorlage):</w:t>
            </w:r>
          </w:p>
          <w:p w14:paraId="6DF4412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Warum poste ich das?</w:t>
            </w:r>
          </w:p>
          <w:p w14:paraId="4E7565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Wie fühle ich mich dabei?</w:t>
            </w:r>
          </w:p>
          <w:p w14:paraId="08B8D1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Würde ich das auch meiner Lehrerin zeigen?</w:t>
            </w:r>
          </w:p>
          <w:p w14:paraId="353EE37A"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Bereue ich das vielleicht später?</w:t>
            </w:r>
          </w:p>
          <w:p w14:paraId="48A99783"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Zeigt das, wie ich wirklich bin?</w:t>
            </w:r>
          </w:p>
          <w:p w14:paraId="2D264E6A" w14:textId="1B1DF761" w:rsidR="00664F00" w:rsidRPr="007204FD" w:rsidRDefault="00664F00" w:rsidP="00664F00">
            <w:pPr>
              <w:tabs>
                <w:tab w:val="left" w:pos="273"/>
                <w:tab w:val="left" w:pos="2441"/>
                <w:tab w:val="left" w:pos="2880"/>
              </w:tabs>
              <w:spacing w:line="276" w:lineRule="auto"/>
              <w:rPr>
                <w:rFonts w:cstheme="minorHAnsi"/>
                <w:b/>
                <w:bCs/>
                <w:rPrChange w:id="1202" w:author="Fabienne Schmaus" w:date="2026-04-30T17:08:00Z" w16du:dateUtc="2026-04-30T15:08:00Z">
                  <w:rPr>
                    <w:rFonts w:cstheme="minorHAnsi"/>
                  </w:rPr>
                </w:rPrChange>
              </w:rPr>
            </w:pPr>
            <w:r w:rsidRPr="007204FD">
              <w:rPr>
                <w:rFonts w:cstheme="minorHAnsi"/>
                <w:b/>
                <w:bCs/>
                <w:rPrChange w:id="1203" w:author="Fabienne Schmaus" w:date="2026-04-30T17:08:00Z" w16du:dateUtc="2026-04-30T15:08:00Z">
                  <w:rPr>
                    <w:rFonts w:cstheme="minorHAnsi"/>
                    <w:i/>
                    <w:iCs/>
                  </w:rPr>
                </w:rPrChange>
              </w:rPr>
              <w:lastRenderedPageBreak/>
              <w:t>Sek</w:t>
            </w:r>
            <w:ins w:id="1204" w:author="Fabienne Schmaus" w:date="2026-04-30T16:17:00Z" w16du:dateUtc="2026-04-30T14:17:00Z">
              <w:r w:rsidR="00C921C2" w:rsidRPr="007204FD">
                <w:rPr>
                  <w:rFonts w:cstheme="minorHAnsi"/>
                  <w:b/>
                  <w:bCs/>
                  <w:rPrChange w:id="1205" w:author="Fabienne Schmaus" w:date="2026-04-30T17:08:00Z" w16du:dateUtc="2026-04-30T15:08:00Z">
                    <w:rPr>
                      <w:rFonts w:cstheme="minorHAnsi"/>
                      <w:i/>
                      <w:iCs/>
                    </w:rPr>
                  </w:rPrChange>
                </w:rPr>
                <w:t>.</w:t>
              </w:r>
            </w:ins>
            <w:r w:rsidRPr="007204FD">
              <w:rPr>
                <w:rFonts w:cstheme="minorHAnsi"/>
                <w:b/>
                <w:bCs/>
                <w:rPrChange w:id="1206" w:author="Fabienne Schmaus" w:date="2026-04-30T17:08:00Z" w16du:dateUtc="2026-04-30T15:08:00Z">
                  <w:rPr>
                    <w:rFonts w:cstheme="minorHAnsi"/>
                    <w:i/>
                    <w:iCs/>
                  </w:rPr>
                </w:rPrChange>
              </w:rPr>
              <w:t xml:space="preserve"> II (eigene Entwicklung):</w:t>
            </w:r>
          </w:p>
          <w:p w14:paraId="319AF979"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Welches Bedürfnis befriedige ich damit?</w:t>
            </w:r>
          </w:p>
          <w:p w14:paraId="21615CF1"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 Version von mir präsentiere ich – und warum diese?</w:t>
            </w:r>
          </w:p>
          <w:p w14:paraId="2F37560E" w14:textId="430B4776"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Für wen ist dieser Post</w:t>
            </w:r>
            <w:ins w:id="1207" w:author="Fabienne Schmaus" w:date="2026-04-30T16:55:00Z" w16du:dateUtc="2026-04-30T14:55:00Z">
              <w:r w:rsidR="00C24DA6">
                <w:rPr>
                  <w:rFonts w:cstheme="minorHAnsi"/>
                </w:rPr>
                <w:t>:</w:t>
              </w:r>
            </w:ins>
            <w:del w:id="1208" w:author="Fabienne Schmaus" w:date="2026-04-30T16:55:00Z" w16du:dateUtc="2026-04-30T14:55:00Z">
              <w:r w:rsidRPr="00664F00" w:rsidDel="00C24DA6">
                <w:rPr>
                  <w:rFonts w:cstheme="minorHAnsi"/>
                </w:rPr>
                <w:delText xml:space="preserve"> –</w:delText>
              </w:r>
            </w:del>
            <w:r w:rsidRPr="00664F00">
              <w:rPr>
                <w:rFonts w:cstheme="minorHAnsi"/>
              </w:rPr>
              <w:t xml:space="preserve"> für mich oder für andere?</w:t>
            </w:r>
          </w:p>
          <w:p w14:paraId="78ED1C04" w14:textId="746BCADB"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w:t>
            </w:r>
            <w:r w:rsidR="004442EB">
              <w:rPr>
                <w:rFonts w:cstheme="minorHAnsi"/>
              </w:rPr>
              <w:t xml:space="preserve">äre mir das </w:t>
            </w:r>
            <w:r w:rsidRPr="00664F00">
              <w:rPr>
                <w:rFonts w:cstheme="minorHAnsi"/>
              </w:rPr>
              <w:t>in 5 Jahren</w:t>
            </w:r>
            <w:r w:rsidR="004442EB">
              <w:rPr>
                <w:rFonts w:cstheme="minorHAnsi"/>
              </w:rPr>
              <w:t xml:space="preserve"> peinlich</w:t>
            </w:r>
            <w:r w:rsidRPr="00664F00">
              <w:rPr>
                <w:rFonts w:cstheme="minorHAnsi"/>
              </w:rPr>
              <w:t>?</w:t>
            </w:r>
          </w:p>
          <w:p w14:paraId="3B58C9DA" w14:textId="3AEE6BB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Was lasse ich bewusst weg</w:t>
            </w:r>
            <w:del w:id="1209" w:author="Fabienne Schmaus" w:date="2026-04-30T16:55:00Z" w16du:dateUtc="2026-04-30T14:55:00Z">
              <w:r w:rsidRPr="00664F00" w:rsidDel="00C24DA6">
                <w:rPr>
                  <w:rFonts w:cstheme="minorHAnsi"/>
                </w:rPr>
                <w:delText xml:space="preserve"> –</w:delText>
              </w:r>
            </w:del>
            <w:r w:rsidRPr="00664F00">
              <w:rPr>
                <w:rFonts w:cstheme="minorHAnsi"/>
              </w:rPr>
              <w:t xml:space="preserve"> und ist das okay?</w:t>
            </w:r>
          </w:p>
          <w:p w14:paraId="335CA8C8" w14:textId="77777777" w:rsidR="00664F00" w:rsidRPr="00664F00" w:rsidRDefault="00664F00" w:rsidP="00664F00">
            <w:pPr>
              <w:tabs>
                <w:tab w:val="left" w:pos="273"/>
                <w:tab w:val="left" w:pos="2441"/>
                <w:tab w:val="left" w:pos="2880"/>
              </w:tabs>
              <w:spacing w:line="276" w:lineRule="auto"/>
              <w:rPr>
                <w:rFonts w:cstheme="minorHAnsi"/>
              </w:rPr>
            </w:pPr>
          </w:p>
          <w:p w14:paraId="084CB295" w14:textId="6A44949C" w:rsidR="002C39FF" w:rsidRPr="007D7FE0" w:rsidDel="00C921C2" w:rsidRDefault="002C39FF" w:rsidP="006349E6">
            <w:pPr>
              <w:tabs>
                <w:tab w:val="left" w:pos="273"/>
                <w:tab w:val="left" w:pos="2441"/>
                <w:tab w:val="left" w:pos="2880"/>
              </w:tabs>
              <w:spacing w:line="276" w:lineRule="auto"/>
              <w:rPr>
                <w:del w:id="1210" w:author="Fabienne Schmaus" w:date="2026-04-30T16:17:00Z" w16du:dateUtc="2026-04-30T14:17:00Z"/>
                <w:rFonts w:cstheme="minorHAnsi"/>
                <w:color w:val="EE0000"/>
              </w:rPr>
            </w:pPr>
            <w:commentRangeStart w:id="1211"/>
          </w:p>
          <w:p w14:paraId="1DE74D2E" w14:textId="7C2EBD81" w:rsidR="00664F00" w:rsidRPr="00664F00" w:rsidRDefault="00664F00" w:rsidP="00664F00">
            <w:pPr>
              <w:tabs>
                <w:tab w:val="left" w:pos="273"/>
                <w:tab w:val="left" w:pos="2441"/>
                <w:tab w:val="left" w:pos="2880"/>
              </w:tabs>
              <w:spacing w:line="276" w:lineRule="auto"/>
              <w:rPr>
                <w:rFonts w:cstheme="minorHAnsi"/>
              </w:rPr>
            </w:pPr>
            <w:r>
              <w:rPr>
                <w:rFonts w:cstheme="minorHAnsi"/>
              </w:rPr>
              <w:t xml:space="preserve">Abschließend </w:t>
            </w:r>
            <w:commentRangeEnd w:id="1211"/>
            <w:r w:rsidR="00E06478" w:rsidRPr="00664F00">
              <w:rPr>
                <w:rStyle w:val="Kommentarzeichen"/>
                <w:rFonts w:cstheme="minorHAnsi"/>
                <w:sz w:val="22"/>
                <w:szCs w:val="22"/>
              </w:rPr>
              <w:commentReference w:id="1211"/>
            </w:r>
            <w:r w:rsidRPr="00664F00">
              <w:rPr>
                <w:rFonts w:cstheme="minorHAnsi"/>
              </w:rPr>
              <w:t xml:space="preserve">schreiben </w:t>
            </w:r>
            <w:r>
              <w:rPr>
                <w:rFonts w:cstheme="minorHAnsi"/>
              </w:rPr>
              <w:t xml:space="preserve">die Lernenden </w:t>
            </w:r>
            <w:r w:rsidRPr="00664F00">
              <w:rPr>
                <w:rFonts w:cstheme="minorHAnsi"/>
              </w:rPr>
              <w:t xml:space="preserve">einen persönlichen Vorsatz auf (anonym, für sich behalten, wird nicht eingesammelt): </w:t>
            </w:r>
            <w:r w:rsidR="00F0300B">
              <w:rPr>
                <w:rFonts w:cstheme="minorHAnsi"/>
                <w:i/>
                <w:iCs/>
              </w:rPr>
              <w:t>„</w:t>
            </w:r>
            <w:r w:rsidRPr="00664F00">
              <w:rPr>
                <w:rFonts w:cstheme="minorHAnsi"/>
                <w:i/>
                <w:iCs/>
              </w:rPr>
              <w:t>Wenn ich das nächste Mal poste, werde ich ...</w:t>
            </w:r>
            <w:r w:rsidR="00F0300B">
              <w:rPr>
                <w:rFonts w:cstheme="minorHAnsi"/>
                <w:i/>
                <w:iCs/>
              </w:rPr>
              <w:t>“</w:t>
            </w:r>
            <w:r w:rsidRPr="00664F00">
              <w:rPr>
                <w:rFonts w:cstheme="minorHAnsi"/>
              </w:rPr>
              <w:t xml:space="preserve"> oder </w:t>
            </w:r>
            <w:r w:rsidR="00F0300B">
              <w:rPr>
                <w:rFonts w:cstheme="minorHAnsi"/>
              </w:rPr>
              <w:t>„</w:t>
            </w:r>
            <w:r w:rsidRPr="00664F00">
              <w:rPr>
                <w:rFonts w:cstheme="minorHAnsi"/>
              </w:rPr>
              <w:t>Ich möchte mir online mehr erlauben, ...</w:t>
            </w:r>
            <w:r w:rsidR="00F0300B">
              <w:rPr>
                <w:rFonts w:cstheme="minorHAnsi"/>
              </w:rPr>
              <w:t>“</w:t>
            </w:r>
          </w:p>
          <w:p w14:paraId="18F9F678" w14:textId="7BFFC0EA" w:rsidR="002C39FF" w:rsidDel="00C24DA6" w:rsidRDefault="00664F00" w:rsidP="00F07C29">
            <w:pPr>
              <w:tabs>
                <w:tab w:val="left" w:pos="273"/>
                <w:tab w:val="left" w:pos="2441"/>
                <w:tab w:val="left" w:pos="2880"/>
              </w:tabs>
              <w:spacing w:line="276" w:lineRule="auto"/>
              <w:rPr>
                <w:del w:id="1212" w:author="Fabienne Schmaus" w:date="2026-04-30T16:55:00Z" w16du:dateUtc="2026-04-30T14:55:00Z"/>
                <w:rFonts w:cstheme="minorHAnsi"/>
                <w:color w:val="000000" w:themeColor="text1"/>
              </w:rPr>
            </w:pPr>
            <w:r>
              <w:rPr>
                <w:rFonts w:cstheme="minorHAnsi"/>
                <w:color w:val="000000" w:themeColor="text1"/>
              </w:rPr>
              <w:t xml:space="preserve">Als Hilfestellung dazu kann die Lehrkraft einige Satzanfänge oder </w:t>
            </w:r>
            <w:commentRangeStart w:id="1213"/>
            <w:commentRangeStart w:id="1214"/>
            <w:r w:rsidRPr="00664F00">
              <w:rPr>
                <w:rFonts w:cstheme="minorHAnsi"/>
                <w:color w:val="EE0000"/>
              </w:rPr>
              <w:t xml:space="preserve">Beispiele </w:t>
            </w:r>
            <w:commentRangeEnd w:id="1213"/>
            <w:r w:rsidR="00A71B33">
              <w:rPr>
                <w:rStyle w:val="Kommentarzeichen"/>
                <w:rFonts w:cstheme="minorHAnsi"/>
                <w:color w:val="000000" w:themeColor="text1"/>
                <w:sz w:val="22"/>
                <w:szCs w:val="22"/>
              </w:rPr>
              <w:commentReference w:id="1213"/>
            </w:r>
            <w:commentRangeEnd w:id="1214"/>
            <w:r w:rsidR="00A71B33">
              <w:rPr>
                <w:rStyle w:val="Kommentarzeichen"/>
                <w:rFonts w:cstheme="minorHAnsi"/>
                <w:color w:val="000000" w:themeColor="text1"/>
                <w:sz w:val="22"/>
                <w:szCs w:val="22"/>
              </w:rPr>
              <w:commentReference w:id="1214"/>
            </w:r>
            <w:r>
              <w:rPr>
                <w:rFonts w:cstheme="minorHAnsi"/>
                <w:color w:val="000000" w:themeColor="text1"/>
              </w:rPr>
              <w:t>über den Beamer zeigen.</w:t>
            </w:r>
          </w:p>
          <w:p w14:paraId="06F2E095" w14:textId="77777777" w:rsidR="00664F00" w:rsidRPr="00664F00" w:rsidRDefault="00664F00" w:rsidP="00F07C29">
            <w:pPr>
              <w:tabs>
                <w:tab w:val="left" w:pos="273"/>
                <w:tab w:val="left" w:pos="2441"/>
                <w:tab w:val="left" w:pos="2880"/>
              </w:tabs>
              <w:spacing w:line="276" w:lineRule="auto"/>
              <w:rPr>
                <w:rFonts w:cstheme="minorHAnsi"/>
                <w:color w:val="000000" w:themeColor="text1"/>
              </w:rPr>
            </w:pP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15EA67D4"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t>Individuelle Antworten der Lernenden</w:t>
            </w:r>
          </w:p>
          <w:p w14:paraId="3F1E7EF7" w14:textId="1783FA06" w:rsidR="002C39FF" w:rsidRPr="00E06478" w:rsidDel="00C24DA6" w:rsidRDefault="00E06478" w:rsidP="00F07C29">
            <w:pPr>
              <w:tabs>
                <w:tab w:val="left" w:pos="273"/>
                <w:tab w:val="left" w:pos="2441"/>
                <w:tab w:val="left" w:pos="2880"/>
              </w:tabs>
              <w:spacing w:line="276" w:lineRule="auto"/>
              <w:rPr>
                <w:del w:id="1215" w:author="Fabienne Schmaus" w:date="2026-04-30T16:56:00Z" w16du:dateUtc="2026-04-30T14:56:00Z"/>
                <w:rFonts w:cstheme="minorHAnsi"/>
                <w:color w:val="EE0000"/>
                <w:rPrChange w:id="1216" w:author="Fabienne Schmaus" w:date="2026-05-04T11:07:00Z" w16du:dateUtc="2026-05-04T09:07:00Z">
                  <w:rPr>
                    <w:del w:id="1217" w:author="Fabienne Schmaus" w:date="2026-04-30T16:56:00Z" w16du:dateUtc="2026-04-30T14:56:00Z"/>
                    <w:rFonts w:cstheme="minorHAnsi"/>
                    <w:b/>
                    <w:bCs/>
                    <w:color w:val="EE0000"/>
                  </w:rPr>
                </w:rPrChange>
              </w:rPr>
            </w:pPr>
            <w:commentRangeStart w:id="1218"/>
            <w:ins w:id="1219" w:author="Fabienne Schmaus" w:date="2026-05-04T11:07:00Z" w16du:dateUtc="2026-05-04T09:07:00Z">
              <w:r w:rsidRPr="00E06478">
                <w:rPr>
                  <w:rFonts w:cstheme="minorHAnsi"/>
                  <w:color w:val="EE0000"/>
                  <w:rPrChange w:id="1220" w:author="Fabienne Schmaus" w:date="2026-05-04T11:07:00Z" w16du:dateUtc="2026-05-04T09:07:00Z">
                    <w:rPr>
                      <w:rFonts w:cstheme="minorHAnsi"/>
                      <w:b/>
                      <w:bCs/>
                      <w:color w:val="EE0000"/>
                    </w:rPr>
                  </w:rPrChange>
                </w:rPr>
                <w:t xml:space="preserve">Die </w:t>
              </w:r>
            </w:ins>
          </w:p>
          <w:p w14:paraId="01AE0078" w14:textId="10CF9A39" w:rsidR="000E7956" w:rsidRPr="00E06478" w:rsidRDefault="000E7956" w:rsidP="000E7956">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 xml:space="preserve">Lehrkraft leitet die Runde an: </w:t>
            </w:r>
            <w:r w:rsidR="00F0300B" w:rsidRPr="00E06478">
              <w:rPr>
                <w:rFonts w:cstheme="minorHAnsi"/>
                <w:color w:val="000000" w:themeColor="text1"/>
                <w:rPrChange w:id="1221" w:author="Fabienne Schmaus" w:date="2026-05-04T11:07:00Z" w16du:dateUtc="2026-05-04T09:07:00Z">
                  <w:rPr>
                    <w:rFonts w:cstheme="minorHAnsi"/>
                    <w:i/>
                    <w:iCs/>
                    <w:color w:val="000000" w:themeColor="text1"/>
                  </w:rPr>
                </w:rPrChange>
              </w:rPr>
              <w:t>„</w:t>
            </w:r>
            <w:r w:rsidRPr="00E06478">
              <w:rPr>
                <w:rFonts w:cstheme="minorHAnsi"/>
                <w:color w:val="000000" w:themeColor="text1"/>
                <w:rPrChange w:id="1222" w:author="Fabienne Schmaus" w:date="2026-05-04T11:07:00Z" w16du:dateUtc="2026-05-04T09:07:00Z">
                  <w:rPr>
                    <w:rFonts w:cstheme="minorHAnsi"/>
                    <w:i/>
                    <w:iCs/>
                    <w:color w:val="000000" w:themeColor="text1"/>
                  </w:rPr>
                </w:rPrChange>
              </w:rPr>
              <w:t>Jede</w:t>
            </w:r>
            <w:ins w:id="1223" w:author="Fabienne Schmaus" w:date="2026-04-30T16:56:00Z" w16du:dateUtc="2026-04-30T14:56:00Z">
              <w:r w:rsidR="00C24DA6" w:rsidRPr="00E06478">
                <w:rPr>
                  <w:rFonts w:cstheme="minorHAnsi"/>
                  <w:color w:val="000000" w:themeColor="text1"/>
                  <w:rPrChange w:id="1224" w:author="Fabienne Schmaus" w:date="2026-05-04T11:07:00Z" w16du:dateUtc="2026-05-04T09:07:00Z">
                    <w:rPr>
                      <w:rFonts w:cstheme="minorHAnsi"/>
                      <w:i/>
                      <w:iCs/>
                      <w:color w:val="000000" w:themeColor="text1"/>
                    </w:rPr>
                  </w:rPrChange>
                </w:rPr>
                <w:t xml:space="preserve"> und jede</w:t>
              </w:r>
            </w:ins>
            <w:del w:id="1225" w:author="Fabienne Schmaus" w:date="2026-04-30T16:56:00Z" w16du:dateUtc="2026-04-30T14:56:00Z">
              <w:r w:rsidRPr="00E06478" w:rsidDel="00C24DA6">
                <w:rPr>
                  <w:rFonts w:cstheme="minorHAnsi"/>
                  <w:color w:val="000000" w:themeColor="text1"/>
                  <w:rPrChange w:id="1226" w:author="Fabienne Schmaus" w:date="2026-05-04T11:07:00Z" w16du:dateUtc="2026-05-04T09:07:00Z">
                    <w:rPr>
                      <w:rFonts w:cstheme="minorHAnsi"/>
                      <w:i/>
                      <w:iCs/>
                      <w:color w:val="000000" w:themeColor="text1"/>
                    </w:rPr>
                  </w:rPrChange>
                </w:rPr>
                <w:delText>:</w:delText>
              </w:r>
            </w:del>
            <w:r w:rsidRPr="00E06478">
              <w:rPr>
                <w:rFonts w:cstheme="minorHAnsi"/>
                <w:color w:val="000000" w:themeColor="text1"/>
                <w:rPrChange w:id="1227" w:author="Fabienne Schmaus" w:date="2026-05-04T11:07:00Z" w16du:dateUtc="2026-05-04T09:07:00Z">
                  <w:rPr>
                    <w:rFonts w:cstheme="minorHAnsi"/>
                    <w:i/>
                    <w:iCs/>
                    <w:color w:val="000000" w:themeColor="text1"/>
                  </w:rPr>
                </w:rPrChange>
              </w:rPr>
              <w:t>r sagt in einem Satz: Was nehme ich heute mit? Was hat mich überrascht? Was beschäftigt mich noch?</w:t>
            </w:r>
            <w:r w:rsidR="00F0300B" w:rsidRPr="00E06478">
              <w:rPr>
                <w:rFonts w:cstheme="minorHAnsi"/>
                <w:color w:val="000000" w:themeColor="text1"/>
                <w:rPrChange w:id="1228" w:author="Fabienne Schmaus" w:date="2026-05-04T11:07:00Z" w16du:dateUtc="2026-05-04T09:07:00Z">
                  <w:rPr>
                    <w:rFonts w:cstheme="minorHAnsi"/>
                    <w:i/>
                    <w:iCs/>
                    <w:color w:val="000000" w:themeColor="text1"/>
                  </w:rPr>
                </w:rPrChange>
              </w:rPr>
              <w:t>“</w:t>
            </w:r>
            <w:r w:rsidRPr="00E06478">
              <w:rPr>
                <w:rFonts w:cstheme="minorHAnsi"/>
                <w:color w:val="000000" w:themeColor="text1"/>
              </w:rPr>
              <w:t xml:space="preserve"> Keine Auflösung, keine Kommentierung durch die Lehrkraft – nur zuhören. Wortmeldungen sind freiwillig, aber jede</w:t>
            </w:r>
            <w:del w:id="1229" w:author="Fabienne Schmaus" w:date="2026-04-30T16:56:00Z" w16du:dateUtc="2026-04-30T14:56:00Z">
              <w:r w:rsidRPr="00E06478" w:rsidDel="00C24DA6">
                <w:rPr>
                  <w:rFonts w:cstheme="minorHAnsi"/>
                  <w:color w:val="000000" w:themeColor="text1"/>
                </w:rPr>
                <w:delText>:r</w:delText>
              </w:r>
            </w:del>
            <w:ins w:id="1230" w:author="Fabienne Schmaus" w:date="2026-04-30T16:56:00Z" w16du:dateUtc="2026-04-30T14:56:00Z">
              <w:r w:rsidR="00C24DA6" w:rsidRPr="00E06478">
                <w:rPr>
                  <w:rFonts w:cstheme="minorHAnsi"/>
                  <w:color w:val="000000" w:themeColor="text1"/>
                </w:rPr>
                <w:t xml:space="preserve"> und jeder</w:t>
              </w:r>
            </w:ins>
            <w:r w:rsidRPr="00E06478">
              <w:rPr>
                <w:rFonts w:cstheme="minorHAnsi"/>
                <w:color w:val="000000" w:themeColor="text1"/>
              </w:rPr>
              <w:t xml:space="preserve"> sollte die Möglichkeit bekommen.</w:t>
            </w:r>
          </w:p>
          <w:p w14:paraId="3AB0DFF9" w14:textId="5CE27CD7" w:rsidR="000E7956" w:rsidRPr="00E06478" w:rsidDel="00C24DA6" w:rsidRDefault="00E06478" w:rsidP="00F07C29">
            <w:pPr>
              <w:tabs>
                <w:tab w:val="left" w:pos="273"/>
                <w:tab w:val="left" w:pos="2441"/>
                <w:tab w:val="left" w:pos="2880"/>
              </w:tabs>
              <w:spacing w:line="276" w:lineRule="auto"/>
              <w:rPr>
                <w:del w:id="1231" w:author="Fabienne Schmaus" w:date="2026-04-30T16:56:00Z" w16du:dateUtc="2026-04-30T14:56:00Z"/>
                <w:rFonts w:cstheme="minorHAnsi"/>
                <w:color w:val="EE0000"/>
                <w:rPrChange w:id="1232" w:author="Fabienne Schmaus" w:date="2026-05-04T11:07:00Z" w16du:dateUtc="2026-05-04T09:07:00Z">
                  <w:rPr>
                    <w:del w:id="1233" w:author="Fabienne Schmaus" w:date="2026-04-30T16:56:00Z" w16du:dateUtc="2026-04-30T14:56:00Z"/>
                    <w:rFonts w:cstheme="minorHAnsi"/>
                    <w:b/>
                    <w:bCs/>
                    <w:color w:val="EE0000"/>
                  </w:rPr>
                </w:rPrChange>
              </w:rPr>
            </w:pPr>
            <w:ins w:id="1234" w:author="Fabienne Schmaus" w:date="2026-05-04T11:07:00Z" w16du:dateUtc="2026-05-04T09:07:00Z">
              <w:r w:rsidRPr="00E06478">
                <w:rPr>
                  <w:rFonts w:cstheme="minorHAnsi"/>
                  <w:color w:val="EE0000"/>
                  <w:rPrChange w:id="1235" w:author="Fabienne Schmaus" w:date="2026-05-04T11:07:00Z" w16du:dateUtc="2026-05-04T09:07:00Z">
                    <w:rPr>
                      <w:rFonts w:cstheme="minorHAnsi"/>
                      <w:b/>
                      <w:bCs/>
                      <w:color w:val="EE0000"/>
                    </w:rPr>
                  </w:rPrChange>
                </w:rPr>
                <w:t xml:space="preserve">Die </w:t>
              </w:r>
            </w:ins>
          </w:p>
          <w:p w14:paraId="2A1AC4D8" w14:textId="589EE29C" w:rsidR="000E7956" w:rsidRPr="00E06478" w:rsidRDefault="000E7956" w:rsidP="000E7956">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 xml:space="preserve">Lehrkraft erwähnt optional: </w:t>
            </w:r>
            <w:r w:rsidR="00F0300B" w:rsidRPr="00E06478">
              <w:rPr>
                <w:rFonts w:cstheme="minorHAnsi"/>
                <w:color w:val="000000" w:themeColor="text1"/>
                <w:rPrChange w:id="1236" w:author="Fabienne Schmaus" w:date="2026-05-04T11:07:00Z" w16du:dateUtc="2026-05-04T09:07:00Z">
                  <w:rPr>
                    <w:rFonts w:cstheme="minorHAnsi"/>
                    <w:i/>
                    <w:iCs/>
                    <w:color w:val="000000" w:themeColor="text1"/>
                  </w:rPr>
                </w:rPrChange>
              </w:rPr>
              <w:t>„</w:t>
            </w:r>
            <w:r w:rsidRPr="00E06478">
              <w:rPr>
                <w:rFonts w:cstheme="minorHAnsi"/>
                <w:color w:val="000000" w:themeColor="text1"/>
                <w:rPrChange w:id="1237" w:author="Fabienne Schmaus" w:date="2026-05-04T11:07:00Z" w16du:dateUtc="2026-05-04T09:07:00Z">
                  <w:rPr>
                    <w:rFonts w:cstheme="minorHAnsi"/>
                    <w:i/>
                    <w:iCs/>
                    <w:color w:val="000000" w:themeColor="text1"/>
                  </w:rPr>
                </w:rPrChange>
              </w:rPr>
              <w:t>Wer möchte, kann diesen Bogen für sich ausfüllen – anonym, wird nicht eingesammelt, muss nicht geteilt werden. Einfach für dich.</w:t>
            </w:r>
            <w:r w:rsidR="00F0300B" w:rsidRPr="00E06478">
              <w:rPr>
                <w:rFonts w:cstheme="minorHAnsi"/>
                <w:color w:val="000000" w:themeColor="text1"/>
                <w:rPrChange w:id="1238" w:author="Fabienne Schmaus" w:date="2026-05-04T11:07:00Z" w16du:dateUtc="2026-05-04T09:07:00Z">
                  <w:rPr>
                    <w:rFonts w:cstheme="minorHAnsi"/>
                    <w:i/>
                    <w:iCs/>
                    <w:color w:val="000000" w:themeColor="text1"/>
                  </w:rPr>
                </w:rPrChange>
              </w:rPr>
              <w:t>“</w:t>
            </w:r>
            <w:r w:rsidRPr="00E06478">
              <w:rPr>
                <w:rFonts w:cstheme="minorHAnsi"/>
                <w:color w:val="000000" w:themeColor="text1"/>
              </w:rPr>
              <w:t xml:space="preserve"> </w:t>
            </w:r>
            <w:commentRangeEnd w:id="1218"/>
            <w:r w:rsidR="00E06478" w:rsidRPr="000E7956">
              <w:rPr>
                <w:rStyle w:val="Kommentarzeichen"/>
                <w:rFonts w:cstheme="minorHAnsi"/>
                <w:color w:val="000000" w:themeColor="text1"/>
                <w:sz w:val="22"/>
                <w:szCs w:val="22"/>
              </w:rPr>
              <w:commentReference w:id="1218"/>
            </w:r>
            <w:r w:rsidRPr="00E06478">
              <w:rPr>
                <w:rFonts w:cstheme="minorHAnsi"/>
                <w:color w:val="000000" w:themeColor="text1"/>
              </w:rPr>
              <w:t>A</w:t>
            </w:r>
            <w:ins w:id="1239" w:author="Fabienne Schmaus" w:date="2026-04-30T16:56:00Z" w16du:dateUtc="2026-04-30T14:56:00Z">
              <w:r w:rsidR="00C24DA6" w:rsidRPr="00E06478">
                <w:rPr>
                  <w:rFonts w:cstheme="minorHAnsi"/>
                  <w:color w:val="000000" w:themeColor="text1"/>
                </w:rPr>
                <w:t>rbeitsblatt</w:t>
              </w:r>
            </w:ins>
            <w:del w:id="1240" w:author="Fabienne Schmaus" w:date="2026-04-30T16:56:00Z" w16du:dateUtc="2026-04-30T14:56:00Z">
              <w:r w:rsidRPr="00E06478" w:rsidDel="00C24DA6">
                <w:rPr>
                  <w:rFonts w:cstheme="minorHAnsi"/>
                  <w:color w:val="000000" w:themeColor="text1"/>
                </w:rPr>
                <w:delText>B</w:delText>
              </w:r>
            </w:del>
            <w:r w:rsidRPr="00E06478">
              <w:rPr>
                <w:rFonts w:cstheme="minorHAnsi"/>
                <w:color w:val="000000" w:themeColor="text1"/>
              </w:rPr>
              <w:t xml:space="preserve"> </w:t>
            </w:r>
            <w:r w:rsidR="004442EB" w:rsidRPr="00E06478">
              <w:rPr>
                <w:rFonts w:cstheme="minorHAnsi"/>
                <w:color w:val="000000" w:themeColor="text1"/>
              </w:rPr>
              <w:t>5</w:t>
            </w:r>
            <w:r w:rsidRPr="00E06478">
              <w:rPr>
                <w:rFonts w:cstheme="minorHAnsi"/>
                <w:color w:val="000000" w:themeColor="text1"/>
              </w:rPr>
              <w:t xml:space="preserve"> wird ausgeteilt oder liegt aus.</w:t>
            </w:r>
          </w:p>
          <w:p w14:paraId="0B1C8938" w14:textId="6BF932E5" w:rsidR="004442EB" w:rsidRPr="00E06478" w:rsidDel="00C24DA6" w:rsidRDefault="004442EB" w:rsidP="000E7956">
            <w:pPr>
              <w:tabs>
                <w:tab w:val="left" w:pos="273"/>
                <w:tab w:val="left" w:pos="2441"/>
                <w:tab w:val="left" w:pos="2880"/>
              </w:tabs>
              <w:spacing w:line="276" w:lineRule="auto"/>
              <w:rPr>
                <w:del w:id="1241" w:author="Fabienne Schmaus" w:date="2026-04-30T16:56:00Z" w16du:dateUtc="2026-04-30T14:56:00Z"/>
                <w:rFonts w:cstheme="minorHAnsi"/>
                <w:color w:val="000000" w:themeColor="text1"/>
              </w:rPr>
            </w:pPr>
          </w:p>
          <w:p w14:paraId="15F448A5" w14:textId="2BF690AD" w:rsidR="004442EB" w:rsidRPr="000E7956" w:rsidDel="009B2458" w:rsidRDefault="004442EB" w:rsidP="000E7956">
            <w:pPr>
              <w:tabs>
                <w:tab w:val="left" w:pos="273"/>
                <w:tab w:val="left" w:pos="2441"/>
                <w:tab w:val="left" w:pos="2880"/>
              </w:tabs>
              <w:spacing w:line="276" w:lineRule="auto"/>
              <w:rPr>
                <w:del w:id="1242" w:author="Fabienne Schmaus" w:date="2026-04-30T16:28:00Z" w16du:dateUtc="2026-04-30T14:28:00Z"/>
                <w:rFonts w:cstheme="minorHAnsi"/>
                <w:color w:val="000000" w:themeColor="text1"/>
              </w:rPr>
            </w:pPr>
            <w:r w:rsidRPr="00E06478">
              <w:rPr>
                <w:rFonts w:cstheme="minorHAnsi"/>
                <w:color w:val="000000" w:themeColor="text1"/>
              </w:rPr>
              <w:t>Hinweis für die Lehrkraft: Für Lernende, die von belastenden Erfahrungen berichten wollten: Ansprechpartner</w:t>
            </w:r>
            <w:del w:id="1243" w:author="Fabienne Schmaus" w:date="2026-04-30T16:28:00Z" w16du:dateUtc="2026-04-30T14:28:00Z">
              <w:r w:rsidRPr="00E06478" w:rsidDel="009B2458">
                <w:rPr>
                  <w:rFonts w:cstheme="minorHAnsi"/>
                  <w:color w:val="000000" w:themeColor="text1"/>
                </w:rPr>
                <w:delText>:inn</w:delText>
              </w:r>
            </w:del>
            <w:ins w:id="1244" w:author="Fabienne Schmaus" w:date="2026-04-30T16:28:00Z" w16du:dateUtc="2026-04-30T14:28:00Z">
              <w:r w:rsidR="009B2458" w:rsidRPr="00E06478">
                <w:rPr>
                  <w:rFonts w:cstheme="minorHAnsi"/>
                  <w:color w:val="000000" w:themeColor="text1"/>
                </w:rPr>
                <w:t>person</w:t>
              </w:r>
            </w:ins>
            <w:r w:rsidRPr="00E06478">
              <w:rPr>
                <w:rFonts w:cstheme="minorHAnsi"/>
                <w:color w:val="000000" w:themeColor="text1"/>
              </w:rPr>
              <w:t>en</w:t>
            </w:r>
            <w:r>
              <w:rPr>
                <w:rFonts w:cstheme="minorHAnsi"/>
                <w:color w:val="000000" w:themeColor="text1"/>
              </w:rPr>
              <w:t xml:space="preserve"> benennen (</w:t>
            </w:r>
            <w:ins w:id="1245" w:author="Fabienne Schmaus" w:date="2026-05-04T11:08:00Z" w16du:dateUtc="2026-05-04T09:08:00Z">
              <w:r w:rsidR="00E06478">
                <w:rPr>
                  <w:rFonts w:cstheme="minorHAnsi"/>
                  <w:color w:val="000000" w:themeColor="text1"/>
                </w:rPr>
                <w:t>Schulpsycholog</w:t>
              </w:r>
            </w:ins>
            <w:ins w:id="1246" w:author="Fabienne Schmaus" w:date="2026-05-04T11:09:00Z" w16du:dateUtc="2026-05-04T09:09:00Z">
              <w:r w:rsidR="00E06478">
                <w:rPr>
                  <w:rFonts w:cstheme="minorHAnsi"/>
                  <w:color w:val="000000" w:themeColor="text1"/>
                </w:rPr>
                <w:t>in und</w:t>
              </w:r>
            </w:ins>
            <w:del w:id="1247" w:author="Fabienne Schmaus" w:date="2026-05-04T11:08:00Z" w16du:dateUtc="2026-05-04T09:08:00Z">
              <w:r w:rsidDel="00E06478">
                <w:rPr>
                  <w:rFonts w:cstheme="minorHAnsi"/>
                  <w:color w:val="000000" w:themeColor="text1"/>
                </w:rPr>
                <w:delText>Schulpsychologe</w:delText>
              </w:r>
            </w:del>
            <w:ins w:id="1248" w:author="Fabienne Schmaus" w:date="2026-05-04T11:08:00Z" w16du:dateUtc="2026-05-04T09:08:00Z">
              <w:r w:rsidR="00E06478">
                <w:rPr>
                  <w:rFonts w:cstheme="minorHAnsi"/>
                  <w:color w:val="000000" w:themeColor="text1"/>
                </w:rPr>
                <w:t xml:space="preserve"> </w:t>
              </w:r>
              <w:r w:rsidR="00E06478">
                <w:rPr>
                  <w:rFonts w:cstheme="minorHAnsi"/>
                  <w:color w:val="000000" w:themeColor="text1"/>
                </w:rPr>
                <w:t>Schulpsychologe</w:t>
              </w:r>
            </w:ins>
            <w:r>
              <w:rPr>
                <w:rFonts w:cstheme="minorHAnsi"/>
                <w:color w:val="000000" w:themeColor="text1"/>
              </w:rPr>
              <w:t>, Vertrauenslehrkraft, Nummer gegen Kummer)</w:t>
            </w:r>
            <w:ins w:id="1249" w:author="Fabienne Schmaus" w:date="2026-04-30T16:28:00Z" w16du:dateUtc="2026-04-30T14:28:00Z">
              <w:r w:rsidR="009B2458">
                <w:rPr>
                  <w:rFonts w:cstheme="minorHAnsi"/>
                  <w:color w:val="000000" w:themeColor="text1"/>
                </w:rPr>
                <w:t>.</w:t>
              </w:r>
            </w:ins>
          </w:p>
          <w:p w14:paraId="212EBEFF" w14:textId="77777777" w:rsidR="004442EB" w:rsidRDefault="004442EB" w:rsidP="009B2458">
            <w:pPr>
              <w:tabs>
                <w:tab w:val="left" w:pos="273"/>
                <w:tab w:val="left" w:pos="2441"/>
                <w:tab w:val="left" w:pos="2880"/>
              </w:tabs>
              <w:spacing w:line="276" w:lineRule="auto"/>
              <w:rPr>
                <w:rFonts w:cstheme="minorHAnsi"/>
                <w:color w:val="000000" w:themeColor="text1"/>
              </w:rPr>
              <w:pPrChange w:id="1250" w:author="Fabienne Schmaus" w:date="2026-04-30T16:28:00Z" w16du:dateUtc="2026-04-30T14:28:00Z">
                <w:pPr>
                  <w:tabs>
                    <w:tab w:val="left" w:pos="273"/>
                  </w:tabs>
                  <w:spacing w:line="276" w:lineRule="auto"/>
                </w:pPr>
              </w:pPrChange>
            </w:pP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1F5F8DAF" w14:textId="7D119913" w:rsidR="004442EB" w:rsidDel="009B2458" w:rsidRDefault="004442EB" w:rsidP="00F07C29">
            <w:pPr>
              <w:tabs>
                <w:tab w:val="left" w:pos="273"/>
              </w:tabs>
              <w:spacing w:line="276" w:lineRule="auto"/>
              <w:rPr>
                <w:del w:id="1251" w:author="Fabienne Schmaus" w:date="2026-04-30T16:28:00Z" w16du:dateUtc="2026-04-30T14:28:00Z"/>
                <w:rFonts w:cstheme="minorHAnsi"/>
                <w:b/>
                <w:bCs/>
                <w:color w:val="000000" w:themeColor="text1"/>
                <w:sz w:val="26"/>
                <w:szCs w:val="26"/>
              </w:rPr>
            </w:pP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B4EF234" w14:textId="3AAD2EE1" w:rsidR="000E7956" w:rsidRPr="000E7956" w:rsidDel="009B2458" w:rsidRDefault="000E7956" w:rsidP="00F07C29">
            <w:pPr>
              <w:tabs>
                <w:tab w:val="left" w:pos="273"/>
                <w:tab w:val="left" w:pos="2441"/>
                <w:tab w:val="left" w:pos="2880"/>
              </w:tabs>
              <w:spacing w:line="276" w:lineRule="auto"/>
              <w:rPr>
                <w:del w:id="1252" w:author="Fabienne Schmaus" w:date="2026-04-30T16:29:00Z" w16du:dateUtc="2026-04-30T14:29:00Z"/>
                <w:rFonts w:cstheme="minorHAnsi"/>
                <w:color w:val="000000" w:themeColor="text1"/>
              </w:rPr>
            </w:pPr>
          </w:p>
          <w:p w14:paraId="185D0679" w14:textId="38745347" w:rsidR="000E7956" w:rsidRDefault="000E7956" w:rsidP="000E7956">
            <w:pPr>
              <w:tabs>
                <w:tab w:val="left" w:pos="273"/>
                <w:tab w:val="left" w:pos="2441"/>
                <w:tab w:val="left" w:pos="2880"/>
              </w:tabs>
              <w:spacing w:line="276" w:lineRule="auto"/>
              <w:rPr>
                <w:rFonts w:cstheme="minorHAnsi"/>
                <w:color w:val="000000" w:themeColor="text1"/>
              </w:rPr>
            </w:pPr>
            <w:del w:id="1253" w:author="Fabienne Schmaus" w:date="2026-04-30T16:28:00Z" w16du:dateUtc="2026-04-30T14:28:00Z">
              <w:r w:rsidRPr="000E7956" w:rsidDel="009B2458">
                <w:rPr>
                  <w:rFonts w:cstheme="minorHAnsi"/>
                  <w:color w:val="000000" w:themeColor="text1"/>
                </w:rPr>
                <w:delText>Schüler</w:delText>
              </w:r>
            </w:del>
            <w:ins w:id="1254" w:author="Fabienne Schmaus" w:date="2026-04-30T16:28:00Z" w16du:dateUtc="2026-04-30T14:28:00Z">
              <w:r w:rsidR="009B2458">
                <w:rPr>
                  <w:rFonts w:cstheme="minorHAnsi"/>
                  <w:color w:val="000000" w:themeColor="text1"/>
                </w:rPr>
                <w:t>Die Lernenden</w:t>
              </w:r>
            </w:ins>
            <w:del w:id="1255" w:author="Fabienne Schmaus" w:date="2026-04-30T16:29:00Z" w16du:dateUtc="2026-04-30T14:29:00Z">
              <w:r w:rsidRPr="000E7956" w:rsidDel="009B2458">
                <w:rPr>
                  <w:rFonts w:cstheme="minorHAnsi"/>
                  <w:color w:val="000000" w:themeColor="text1"/>
                </w:rPr>
                <w:delText>:innen</w:delText>
              </w:r>
            </w:del>
            <w:r w:rsidRPr="000E7956">
              <w:rPr>
                <w:rFonts w:cstheme="minorHAnsi"/>
                <w:color w:val="000000" w:themeColor="text1"/>
              </w:rPr>
              <w:t xml:space="preserve"> rufen sich ihren Vorsatz aus Phase 5 in Erinnerung: </w:t>
            </w:r>
            <w:r w:rsidR="00F0300B">
              <w:rPr>
                <w:rFonts w:cstheme="minorHAnsi"/>
                <w:i/>
                <w:iCs/>
                <w:color w:val="000000" w:themeColor="text1"/>
              </w:rPr>
              <w:t>„</w:t>
            </w:r>
            <w:r w:rsidRPr="000E7956">
              <w:rPr>
                <w:rFonts w:cstheme="minorHAnsi"/>
                <w:i/>
                <w:iCs/>
                <w:color w:val="000000" w:themeColor="text1"/>
              </w:rPr>
              <w:t>Was hatte ich mir vorgenommen? Hat sich etwas verändert?</w:t>
            </w:r>
            <w:r w:rsidR="00F0300B">
              <w:rPr>
                <w:rFonts w:cstheme="minorHAnsi"/>
                <w:i/>
                <w:iCs/>
                <w:color w:val="000000" w:themeColor="text1"/>
              </w:rPr>
              <w:t>“</w:t>
            </w:r>
            <w:r w:rsidRPr="000E7956">
              <w:rPr>
                <w:rFonts w:cstheme="minorHAnsi"/>
                <w:color w:val="000000" w:themeColor="text1"/>
              </w:rPr>
              <w:t xml:space="preserve"> </w:t>
            </w:r>
            <w:r>
              <w:rPr>
                <w:rFonts w:cstheme="minorHAnsi"/>
                <w:color w:val="000000" w:themeColor="text1"/>
              </w:rPr>
              <w:t>Meldungen und Erfahrungen auf freiwilliger Basis</w:t>
            </w:r>
            <w:r w:rsidRPr="000E7956">
              <w:rPr>
                <w:rFonts w:cstheme="minorHAnsi"/>
                <w:color w:val="000000" w:themeColor="text1"/>
              </w:rPr>
              <w:t>.</w:t>
            </w:r>
          </w:p>
          <w:p w14:paraId="0BC69C47" w14:textId="6E8FE052" w:rsidR="000E7956" w:rsidDel="009B2458" w:rsidRDefault="000E7956" w:rsidP="000E7956">
            <w:pPr>
              <w:tabs>
                <w:tab w:val="left" w:pos="273"/>
                <w:tab w:val="left" w:pos="2441"/>
                <w:tab w:val="left" w:pos="2880"/>
              </w:tabs>
              <w:spacing w:line="276" w:lineRule="auto"/>
              <w:rPr>
                <w:del w:id="1256" w:author="Fabienne Schmaus" w:date="2026-04-30T16:29:00Z" w16du:dateUtc="2026-04-30T14:29:00Z"/>
                <w:rFonts w:cstheme="minorHAnsi"/>
                <w:color w:val="000000" w:themeColor="text1"/>
              </w:rPr>
            </w:pPr>
          </w:p>
          <w:p w14:paraId="6CA58572" w14:textId="28186281" w:rsidR="000E7956" w:rsidRPr="000E7956" w:rsidRDefault="000E7956"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I</w:t>
            </w:r>
            <w:r w:rsidRPr="000E7956">
              <w:rPr>
                <w:rFonts w:cstheme="minorHAnsi"/>
                <w:color w:val="000000" w:themeColor="text1"/>
              </w:rPr>
              <w:t xml:space="preserve">mpulsfragen: </w:t>
            </w:r>
            <w:r w:rsidR="00F0300B">
              <w:rPr>
                <w:rFonts w:cstheme="minorHAnsi"/>
                <w:color w:val="000000" w:themeColor="text1"/>
              </w:rPr>
              <w:t>„</w:t>
            </w:r>
            <w:r w:rsidRPr="000E7956">
              <w:rPr>
                <w:rFonts w:cstheme="minorHAnsi"/>
                <w:color w:val="000000" w:themeColor="text1"/>
              </w:rPr>
              <w:t xml:space="preserve">Habt ihr etwas an eurem Online-Verhalten bemerkt oder verändert? Habt ihr euch selbst beim Scrollen oder Posten ertappt </w:t>
            </w:r>
            <w:ins w:id="1257" w:author="Fabienne Schmaus" w:date="2026-04-30T16:56:00Z" w16du:dateUtc="2026-04-30T14:56:00Z">
              <w:r w:rsidR="00C24DA6">
                <w:rPr>
                  <w:rFonts w:cstheme="minorHAnsi"/>
                  <w:color w:val="000000" w:themeColor="text1"/>
                </w:rPr>
                <w:t>(</w:t>
              </w:r>
            </w:ins>
            <w:del w:id="1258" w:author="Fabienne Schmaus" w:date="2026-04-30T16:56:00Z" w16du:dateUtc="2026-04-30T14:56:00Z">
              <w:r w:rsidRPr="000E7956" w:rsidDel="00C24DA6">
                <w:rPr>
                  <w:rFonts w:cstheme="minorHAnsi"/>
                  <w:color w:val="000000" w:themeColor="text1"/>
                </w:rPr>
                <w:delText xml:space="preserve">– </w:delText>
              </w:r>
            </w:del>
            <w:r w:rsidRPr="000E7956">
              <w:rPr>
                <w:rFonts w:cstheme="minorHAnsi"/>
                <w:color w:val="000000" w:themeColor="text1"/>
              </w:rPr>
              <w:t>‚Das haben wir in der Stunde besprochen'</w:t>
            </w:r>
            <w:ins w:id="1259" w:author="Fabienne Schmaus" w:date="2026-04-30T16:56:00Z" w16du:dateUtc="2026-04-30T14:56:00Z">
              <w:r w:rsidR="00C24DA6">
                <w:rPr>
                  <w:rFonts w:cstheme="minorHAnsi"/>
                  <w:color w:val="000000" w:themeColor="text1"/>
                </w:rPr>
                <w:t>)</w:t>
              </w:r>
            </w:ins>
            <w:r w:rsidRPr="000E7956">
              <w:rPr>
                <w:rFonts w:cstheme="minorHAnsi"/>
                <w:color w:val="000000" w:themeColor="text1"/>
              </w:rPr>
              <w:t>?</w:t>
            </w:r>
            <w:r w:rsidR="00F0300B">
              <w:rPr>
                <w:rFonts w:cstheme="minorHAnsi"/>
                <w:color w:val="000000" w:themeColor="text1"/>
              </w:rPr>
              <w:t>“</w:t>
            </w:r>
          </w:p>
          <w:p w14:paraId="2F6FAA88" w14:textId="0BC88018" w:rsidR="000E7956" w:rsidDel="009B2458" w:rsidRDefault="000E7956" w:rsidP="000E7956">
            <w:pPr>
              <w:tabs>
                <w:tab w:val="left" w:pos="273"/>
                <w:tab w:val="left" w:pos="2441"/>
                <w:tab w:val="left" w:pos="2880"/>
              </w:tabs>
              <w:spacing w:line="276" w:lineRule="auto"/>
              <w:rPr>
                <w:del w:id="1260" w:author="Fabienne Schmaus" w:date="2026-04-30T16:29:00Z" w16du:dateUtc="2026-04-30T14:29:00Z"/>
                <w:rFonts w:cstheme="minorHAnsi"/>
                <w:color w:val="000000" w:themeColor="text1"/>
              </w:rPr>
            </w:pPr>
          </w:p>
          <w:p w14:paraId="6030A5A4" w14:textId="1A315990" w:rsidR="002C39FF" w:rsidRPr="000E7956" w:rsidRDefault="000E7956" w:rsidP="00F07C29">
            <w:pPr>
              <w:tabs>
                <w:tab w:val="left" w:pos="273"/>
                <w:tab w:val="left" w:pos="2441"/>
                <w:tab w:val="left" w:pos="2880"/>
              </w:tabs>
              <w:spacing w:line="276" w:lineRule="auto"/>
              <w:rPr>
                <w:rFonts w:cstheme="minorHAnsi"/>
                <w:color w:val="000000" w:themeColor="text1"/>
              </w:rPr>
            </w:pPr>
            <w:r>
              <w:rPr>
                <w:rFonts w:cstheme="minorHAnsi"/>
                <w:color w:val="000000" w:themeColor="text1"/>
              </w:rPr>
              <w:t xml:space="preserve">Gespräch im Plenum oder bei sehr </w:t>
            </w:r>
            <w:r w:rsidR="00F0300B">
              <w:rPr>
                <w:rFonts w:cstheme="minorHAnsi"/>
                <w:color w:val="000000" w:themeColor="text1"/>
              </w:rPr>
              <w:t>„</w:t>
            </w:r>
            <w:r>
              <w:rPr>
                <w:rFonts w:cstheme="minorHAnsi"/>
                <w:color w:val="000000" w:themeColor="text1"/>
              </w:rPr>
              <w:t>gesprächigen</w:t>
            </w:r>
            <w:r w:rsidR="00F0300B">
              <w:rPr>
                <w:rFonts w:cstheme="minorHAnsi"/>
                <w:color w:val="000000" w:themeColor="text1"/>
              </w:rPr>
              <w:t>“</w:t>
            </w:r>
            <w:r>
              <w:rPr>
                <w:rFonts w:cstheme="minorHAnsi"/>
                <w:color w:val="000000" w:themeColor="text1"/>
              </w:rPr>
              <w:t xml:space="preserve"> Gruppen, die Impulsfragen auch in 3er- oder 4er-Gruppen besprechen lassen.</w:t>
            </w:r>
          </w:p>
        </w:tc>
      </w:tr>
      <w:bookmarkEnd w:id="398"/>
    </w:tbl>
    <w:p w14:paraId="3598D195" w14:textId="6FDD39FA" w:rsidR="001C2959" w:rsidRDefault="001C2959">
      <w:pPr>
        <w:rPr>
          <w:rFonts w:cstheme="minorHAnsi"/>
          <w:sz w:val="28"/>
          <w:szCs w:val="28"/>
        </w:rPr>
      </w:pPr>
      <w:r w:rsidRPr="009B2458">
        <w:rPr>
          <w:rFonts w:cstheme="minorHAnsi"/>
          <w:sz w:val="28"/>
          <w:szCs w:val="28"/>
          <w:rPrChange w:id="1261" w:author="Fabienne Schmaus" w:date="2026-04-30T16:29:00Z" w16du:dateUtc="2026-04-30T14:29:00Z">
            <w:rPr>
              <w:rFonts w:cstheme="minorHAnsi"/>
              <w:color w:val="EE0000"/>
              <w:sz w:val="28"/>
              <w:szCs w:val="28"/>
            </w:rPr>
          </w:rPrChange>
        </w:rPr>
        <w:lastRenderedPageBreak/>
        <w:br w:type="page"/>
      </w:r>
    </w:p>
    <w:p w14:paraId="047578B6" w14:textId="77777777" w:rsidR="0013787D" w:rsidRPr="007204FD" w:rsidRDefault="0013787D" w:rsidP="0013787D">
      <w:pPr>
        <w:rPr>
          <w:rFonts w:cstheme="minorHAnsi"/>
          <w:rPrChange w:id="1262" w:author="Fabienne Schmaus" w:date="2026-04-30T17:08:00Z" w16du:dateUtc="2026-04-30T15:08:00Z">
            <w:rPr>
              <w:rFonts w:cstheme="minorHAnsi"/>
              <w:color w:val="EE0000"/>
            </w:rPr>
          </w:rPrChange>
        </w:rPr>
      </w:pPr>
      <w:bookmarkStart w:id="1263" w:name="_Hlk140047780"/>
      <w:r w:rsidRPr="007204FD">
        <w:rPr>
          <w:rFonts w:cstheme="minorHAnsi"/>
          <w:highlight w:val="yellow"/>
          <w:rPrChange w:id="1264" w:author="Fabienne Schmaus" w:date="2026-04-30T17:08:00Z" w16du:dateUtc="2026-04-30T15:08:00Z">
            <w:rPr>
              <w:rFonts w:cstheme="minorHAnsi"/>
              <w:color w:val="EE0000"/>
              <w:highlight w:val="yellow"/>
            </w:rPr>
          </w:rPrChange>
        </w:rPr>
        <w:lastRenderedPageBreak/>
        <w:t xml:space="preserve">((Seite </w:t>
      </w:r>
      <w:r>
        <w:rPr>
          <w:rFonts w:cstheme="minorHAnsi"/>
          <w:highlight w:val="yellow"/>
        </w:rPr>
        <w:t>xx</w:t>
      </w:r>
      <w:del w:id="1265" w:author="Fabienne Schmaus" w:date="2026-04-30T17:08:00Z" w16du:dateUtc="2026-04-30T15:08:00Z">
        <w:r w:rsidRPr="007204FD" w:rsidDel="007204FD">
          <w:rPr>
            <w:rFonts w:cstheme="minorHAnsi"/>
            <w:highlight w:val="yellow"/>
            <w:rPrChange w:id="1266"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1267" w:author="Fabienne Schmaus" w:date="2026-04-30T17:08:00Z" w16du:dateUtc="2026-04-30T15:08:00Z">
            <w:rPr>
              <w:rFonts w:cstheme="minorHAnsi"/>
              <w:color w:val="EE0000"/>
              <w:highlight w:val="yellow"/>
            </w:rPr>
          </w:rPrChange>
        </w:rPr>
        <w:t>))</w:t>
      </w:r>
    </w:p>
    <w:p w14:paraId="68F79ACB" w14:textId="5BB77551" w:rsidR="0013787D" w:rsidRPr="0013787D" w:rsidRDefault="0013787D" w:rsidP="0013787D">
      <w:pPr>
        <w:rPr>
          <w:rFonts w:cstheme="minorHAnsi"/>
          <w:sz w:val="24"/>
          <w:szCs w:val="24"/>
        </w:rPr>
      </w:pPr>
      <w:r w:rsidRPr="0013787D">
        <w:rPr>
          <w:rFonts w:cstheme="minorHAnsi"/>
          <w:b/>
          <w:bCs/>
          <w:sz w:val="24"/>
          <w:szCs w:val="24"/>
        </w:rPr>
        <w:t>Arbeitsblatt 1</w:t>
      </w:r>
      <w:bookmarkStart w:id="1268" w:name="_Hlk166757731"/>
      <w:ins w:id="1269" w:author="Fabienne Schmaus" w:date="2026-05-03T14:49:00Z" w16du:dateUtc="2026-05-03T12:49:00Z">
        <w:r w:rsidR="00BA1F9A">
          <w:rPr>
            <w:rFonts w:cstheme="minorHAnsi"/>
            <w:b/>
            <w:bCs/>
            <w:sz w:val="24"/>
            <w:szCs w:val="24"/>
          </w:rPr>
          <w:t>A</w:t>
        </w:r>
      </w:ins>
      <w:r w:rsidRPr="0013787D">
        <w:rPr>
          <w:rFonts w:cstheme="minorHAnsi"/>
          <w:b/>
          <w:bCs/>
          <w:sz w:val="24"/>
          <w:szCs w:val="24"/>
        </w:rPr>
        <w:br/>
      </w:r>
      <w:r w:rsidRPr="0013787D">
        <w:rPr>
          <w:rFonts w:cstheme="minorHAnsi"/>
          <w:sz w:val="24"/>
          <w:szCs w:val="24"/>
        </w:rPr>
        <w:t>Die 5 Bausteine meiner digitalen Identität</w:t>
      </w:r>
    </w:p>
    <w:p w14:paraId="7DFA3E8D" w14:textId="77777777" w:rsidR="0013787D" w:rsidRDefault="0013787D" w:rsidP="0013787D">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C060EC" w14:paraId="4E2770B6" w14:textId="77777777" w:rsidTr="00C060EC">
        <w:tc>
          <w:tcPr>
            <w:tcW w:w="10456" w:type="dxa"/>
          </w:tcPr>
          <w:p w14:paraId="59F390F6" w14:textId="77777777" w:rsidR="00C060EC" w:rsidRPr="0013787D" w:rsidRDefault="00C060EC" w:rsidP="00C060EC">
            <w:pPr>
              <w:spacing w:after="160" w:line="259" w:lineRule="auto"/>
              <w:rPr>
                <w:rFonts w:cstheme="minorHAnsi"/>
                <w:b/>
                <w:bCs/>
              </w:rPr>
            </w:pPr>
            <w:r w:rsidRPr="0013787D">
              <w:rPr>
                <w:rFonts w:cstheme="minorHAnsi"/>
                <w:b/>
                <w:bCs/>
              </w:rPr>
              <w:t>Hintergrund: Was macht ein Profil aus?</w:t>
            </w:r>
          </w:p>
          <w:p w14:paraId="5A035D84" w14:textId="0FBA8DD8" w:rsidR="00C060EC" w:rsidRPr="00C060EC" w:rsidRDefault="00C060EC" w:rsidP="00C060EC">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333F5E81" w14:textId="00C3C4AE" w:rsidR="00C060EC" w:rsidRPr="0013787D" w:rsidRDefault="00C060EC" w:rsidP="0013787D">
      <w:pPr>
        <w:rPr>
          <w:rFonts w:cstheme="minorHAnsi"/>
          <w:b/>
          <w:bCs/>
        </w:rPr>
      </w:pPr>
    </w:p>
    <w:p w14:paraId="52DB8442" w14:textId="4E612245" w:rsidR="0013787D" w:rsidRPr="00C060EC" w:rsidDel="00420141" w:rsidRDefault="0013787D" w:rsidP="0013787D">
      <w:pPr>
        <w:rPr>
          <w:del w:id="1270" w:author="Fabienne Schmaus" w:date="2026-05-03T15:15:00Z" w16du:dateUtc="2026-05-03T13:15:00Z"/>
          <w:rFonts w:cstheme="minorHAnsi"/>
          <w:i/>
          <w:iCs/>
        </w:rPr>
      </w:pPr>
      <w:r w:rsidRPr="00C060EC">
        <w:rPr>
          <w:rFonts w:cstheme="minorHAnsi"/>
          <w:i/>
          <w:iCs/>
        </w:rPr>
        <w:t xml:space="preserve">Untersucht das folgende </w:t>
      </w:r>
      <w:r w:rsidRPr="00420141">
        <w:rPr>
          <w:rFonts w:cstheme="minorHAnsi"/>
          <w:b/>
          <w:bCs/>
          <w:i/>
          <w:iCs/>
          <w:rPrChange w:id="1271" w:author="Fabienne Schmaus" w:date="2026-05-03T15:13:00Z" w16du:dateUtc="2026-05-03T13:13:00Z">
            <w:rPr>
              <w:rFonts w:cstheme="minorHAnsi"/>
              <w:i/>
              <w:iCs/>
            </w:rPr>
          </w:rPrChange>
        </w:rPr>
        <w:t>fiktive Musterprofil</w:t>
      </w:r>
      <w:r w:rsidRPr="00C060EC">
        <w:rPr>
          <w:rFonts w:cstheme="minorHAnsi"/>
          <w:i/>
          <w:iCs/>
        </w:rPr>
        <w:t xml:space="preserve"> und beantwortet die Fragen in der Tabelle</w:t>
      </w:r>
      <w:ins w:id="1272" w:author="Fabienne Schmaus" w:date="2026-05-03T15:13:00Z" w16du:dateUtc="2026-05-03T13:13:00Z">
        <w:r w:rsidR="00420141">
          <w:rPr>
            <w:rFonts w:cstheme="minorHAnsi"/>
            <w:i/>
            <w:iCs/>
          </w:rPr>
          <w:t xml:space="preserve"> und die Reflexionsfragen</w:t>
        </w:r>
      </w:ins>
      <w:r w:rsidRPr="00C060EC">
        <w:rPr>
          <w:rFonts w:cstheme="minorHAnsi"/>
          <w:i/>
          <w:iCs/>
        </w:rPr>
        <w:t>.</w:t>
      </w:r>
    </w:p>
    <w:p w14:paraId="4A6DB184" w14:textId="77777777" w:rsidR="0013787D" w:rsidRPr="0013787D" w:rsidRDefault="0013787D" w:rsidP="0013787D">
      <w:pPr>
        <w:rPr>
          <w:rFonts w:cstheme="minorHAnsi"/>
        </w:rPr>
      </w:pPr>
    </w:p>
    <w:p w14:paraId="165376D6" w14:textId="77777777" w:rsidR="007113C1" w:rsidRDefault="007113C1" w:rsidP="007113C1">
      <w:pPr>
        <w:rPr>
          <w:rFonts w:cstheme="minorHAnsi"/>
        </w:rPr>
      </w:pPr>
      <w:ins w:id="1273" w:author="Fabienne Schmaus" w:date="2026-05-03T14:47:00Z" w16du:dateUtc="2026-05-03T12:47:00Z">
        <w:r w:rsidRPr="00BA1F9A">
          <w:rPr>
            <w:rFonts w:cstheme="minorHAnsi"/>
            <w:highlight w:val="yellow"/>
            <w:rPrChange w:id="1274" w:author="Fabienne Schmaus" w:date="2026-05-03T14:47:00Z" w16du:dateUtc="2026-05-03T12:47:00Z">
              <w:rPr>
                <w:rFonts w:cstheme="minorHAnsi"/>
                <w:b/>
                <w:bCs/>
              </w:rPr>
            </w:rPrChange>
          </w:rPr>
          <w:t>((Abschnitt als Profil gestalten))</w:t>
        </w:r>
      </w:ins>
    </w:p>
    <w:tbl>
      <w:tblPr>
        <w:tblStyle w:val="Tabellenraster"/>
        <w:tblW w:w="0" w:type="auto"/>
        <w:tblLook w:val="04A0" w:firstRow="1" w:lastRow="0" w:firstColumn="1" w:lastColumn="0" w:noHBand="0" w:noVBand="1"/>
      </w:tblPr>
      <w:tblGrid>
        <w:gridCol w:w="10456"/>
      </w:tblGrid>
      <w:tr w:rsidR="007113C1" w14:paraId="24348989" w14:textId="77777777" w:rsidTr="001955DF">
        <w:tc>
          <w:tcPr>
            <w:tcW w:w="10456" w:type="dxa"/>
          </w:tcPr>
          <w:p w14:paraId="1B02AD30" w14:textId="77777777" w:rsidR="007113C1" w:rsidRPr="0013787D" w:rsidRDefault="007113C1" w:rsidP="001955DF">
            <w:pPr>
              <w:spacing w:line="276" w:lineRule="auto"/>
              <w:rPr>
                <w:rFonts w:cstheme="minorHAnsi"/>
              </w:rPr>
            </w:pPr>
            <w:r w:rsidRPr="0013787D">
              <w:rPr>
                <w:rFonts w:cstheme="minorHAnsi"/>
                <w:b/>
                <w:bCs/>
              </w:rPr>
              <w:t xml:space="preserve">Fiktives </w:t>
            </w:r>
            <w:r w:rsidRPr="00BA1F9A">
              <w:rPr>
                <w:rFonts w:cstheme="minorHAnsi"/>
                <w:b/>
                <w:bCs/>
              </w:rPr>
              <w:t>Musterprofil:</w:t>
            </w:r>
            <w:r w:rsidRPr="00BA1F9A">
              <w:rPr>
                <w:rFonts w:cstheme="minorHAnsi"/>
                <w:b/>
                <w:bCs/>
                <w:rPrChange w:id="1275" w:author="Fabienne Schmaus" w:date="2026-05-03T14:52:00Z" w16du:dateUtc="2026-05-03T12:52:00Z">
                  <w:rPr>
                    <w:rFonts w:cstheme="minorHAnsi"/>
                  </w:rPr>
                </w:rPrChange>
              </w:rPr>
              <w:t xml:space="preserve"> @lena.moments</w:t>
            </w:r>
          </w:p>
          <w:p w14:paraId="50BAD2D1" w14:textId="77777777" w:rsidR="007113C1" w:rsidRPr="0013787D" w:rsidRDefault="007113C1" w:rsidP="001955DF">
            <w:pPr>
              <w:spacing w:line="276" w:lineRule="auto"/>
              <w:rPr>
                <w:rFonts w:cstheme="minorHAnsi"/>
              </w:rPr>
            </w:pPr>
            <w:r w:rsidRPr="0054666E">
              <w:rPr>
                <w:rFonts w:cstheme="minorHAnsi"/>
                <w:b/>
                <w:bCs/>
                <w:rPrChange w:id="1276" w:author="Fabienne Schmaus" w:date="2026-05-03T15:03:00Z" w16du:dateUtc="2026-05-03T13:03:00Z">
                  <w:rPr>
                    <w:rFonts w:cstheme="minorHAnsi"/>
                  </w:rPr>
                </w:rPrChange>
              </w:rPr>
              <w:t>Profilbild:</w:t>
            </w:r>
            <w:r w:rsidRPr="0013787D">
              <w:rPr>
                <w:rFonts w:cstheme="minorHAnsi"/>
              </w:rPr>
              <w:t xml:space="preserve"> Lächelndes Selfie auf einem Berggipfel, Sonnenbrille, goldenes Licht.</w:t>
            </w:r>
          </w:p>
          <w:p w14:paraId="2A368799" w14:textId="77777777" w:rsidR="007113C1" w:rsidRPr="00BA1F9A" w:rsidRDefault="007113C1" w:rsidP="001955DF">
            <w:pPr>
              <w:spacing w:line="276" w:lineRule="auto"/>
              <w:rPr>
                <w:rFonts w:cstheme="minorHAnsi"/>
                <w:lang w:val="en-US"/>
              </w:rPr>
            </w:pPr>
            <w:r w:rsidRPr="0054666E">
              <w:rPr>
                <w:rFonts w:cstheme="minorHAnsi"/>
                <w:b/>
                <w:bCs/>
                <w:lang w:val="en-US"/>
                <w:rPrChange w:id="1277" w:author="Fabienne Schmaus" w:date="2026-05-03T15:03:00Z" w16du:dateUtc="2026-05-03T13:03:00Z">
                  <w:rPr>
                    <w:rFonts w:cstheme="minorHAnsi"/>
                    <w:lang w:val="en-US"/>
                  </w:rPr>
                </w:rPrChange>
              </w:rPr>
              <w:t>Bio:</w:t>
            </w:r>
            <w:r w:rsidRPr="00BA1F9A">
              <w:rPr>
                <w:rFonts w:cstheme="minorHAnsi"/>
                <w:lang w:val="en-US"/>
              </w:rPr>
              <w:t xml:space="preserve"> </w:t>
            </w:r>
            <w:r w:rsidRPr="00BA1F9A">
              <w:rPr>
                <w:rFonts w:cstheme="minorHAnsi"/>
                <w:lang w:val="en-US"/>
                <w:rPrChange w:id="1278" w:author="Fabienne Schmaus" w:date="2026-05-03T14:53:00Z" w16du:dateUtc="2026-05-03T12:53:00Z">
                  <w:rPr>
                    <w:rFonts w:cstheme="minorHAnsi"/>
                    <w:i/>
                    <w:iCs/>
                    <w:lang w:val="en-US"/>
                  </w:rPr>
                </w:rPrChange>
              </w:rPr>
              <w:t xml:space="preserve">„living for sunsets &amp; adventures </w:t>
            </w:r>
            <w:r w:rsidRPr="00BA1F9A">
              <w:rPr>
                <w:rFonts w:ascii="Segoe UI Emoji" w:hAnsi="Segoe UI Emoji" w:cs="Segoe UI Emoji"/>
                <w:rPrChange w:id="1279" w:author="Fabienne Schmaus" w:date="2026-05-03T14:53:00Z" w16du:dateUtc="2026-05-03T12:53:00Z">
                  <w:rPr>
                    <w:rFonts w:ascii="Segoe UI Emoji" w:hAnsi="Segoe UI Emoji" w:cs="Segoe UI Emoji"/>
                    <w:i/>
                    <w:iCs/>
                  </w:rPr>
                </w:rPrChange>
              </w:rPr>
              <w:t>🌄</w:t>
            </w:r>
            <w:r w:rsidRPr="00BA1F9A">
              <w:rPr>
                <w:rFonts w:cstheme="minorHAnsi"/>
                <w:lang w:val="en-US"/>
                <w:rPrChange w:id="1280" w:author="Fabienne Schmaus" w:date="2026-05-03T14:53:00Z" w16du:dateUtc="2026-05-03T12:53:00Z">
                  <w:rPr>
                    <w:rFonts w:cstheme="minorHAnsi"/>
                    <w:i/>
                    <w:iCs/>
                    <w:lang w:val="en-US"/>
                  </w:rPr>
                </w:rPrChange>
              </w:rPr>
              <w:t xml:space="preserve"> | 17 | Berlin | she/her</w:t>
            </w:r>
            <w:del w:id="1281" w:author="Fabienne Schmaus" w:date="2026-05-03T15:04:00Z" w16du:dateUtc="2026-05-03T13:04:00Z">
              <w:r w:rsidRPr="00BA1F9A" w:rsidDel="0054666E">
                <w:rPr>
                  <w:rFonts w:cstheme="minorHAnsi"/>
                  <w:lang w:val="en-US"/>
                  <w:rPrChange w:id="1282" w:author="Fabienne Schmaus" w:date="2026-05-03T14:53:00Z" w16du:dateUtc="2026-05-03T12:53:00Z">
                    <w:rPr>
                      <w:rFonts w:cstheme="minorHAnsi"/>
                      <w:i/>
                      <w:iCs/>
                      <w:lang w:val="en-US"/>
                    </w:rPr>
                  </w:rPrChange>
                </w:rPr>
                <w:delText>"</w:delText>
              </w:r>
            </w:del>
            <w:ins w:id="1283" w:author="Fabienne Schmaus" w:date="2026-05-03T15:04:00Z" w16du:dateUtc="2026-05-03T13:04:00Z">
              <w:r>
                <w:rPr>
                  <w:rFonts w:cstheme="minorHAnsi"/>
                  <w:lang w:val="en-US"/>
                </w:rPr>
                <w:t>”</w:t>
              </w:r>
            </w:ins>
          </w:p>
          <w:p w14:paraId="08FCD319" w14:textId="77777777" w:rsidR="007113C1" w:rsidRPr="0013787D" w:rsidRDefault="007113C1" w:rsidP="001955DF">
            <w:pPr>
              <w:spacing w:line="276" w:lineRule="auto"/>
              <w:rPr>
                <w:rFonts w:cstheme="minorHAnsi"/>
              </w:rPr>
            </w:pPr>
            <w:r w:rsidRPr="0054666E">
              <w:rPr>
                <w:rFonts w:cstheme="minorHAnsi"/>
                <w:b/>
                <w:bCs/>
                <w:rPrChange w:id="1284" w:author="Fabienne Schmaus" w:date="2026-05-03T15:04:00Z" w16du:dateUtc="2026-05-03T13:04:00Z">
                  <w:rPr>
                    <w:rFonts w:cstheme="minorHAnsi"/>
                  </w:rPr>
                </w:rPrChange>
              </w:rPr>
              <w:t>Posts (letzte 6):</w:t>
            </w:r>
            <w:r w:rsidRPr="0013787D">
              <w:rPr>
                <w:rFonts w:cstheme="minorHAnsi"/>
              </w:rPr>
              <w:t xml:space="preserve"> Wanderfoto in den Alpen | Smoothie-Bowl zum Frühstück | Konzertabend mit Freundinnen | Sonnenuntergang vom Balkon | Selfie mit Kaffeebecher | Herbstblätter im Park</w:t>
            </w:r>
          </w:p>
          <w:p w14:paraId="663B29BE" w14:textId="77777777" w:rsidR="007113C1" w:rsidRPr="0013787D" w:rsidRDefault="007113C1" w:rsidP="001955DF">
            <w:pPr>
              <w:spacing w:line="276" w:lineRule="auto"/>
              <w:rPr>
                <w:rFonts w:cstheme="minorHAnsi"/>
              </w:rPr>
            </w:pPr>
            <w:r w:rsidRPr="0054666E">
              <w:rPr>
                <w:rFonts w:cstheme="minorHAnsi"/>
                <w:b/>
                <w:bCs/>
                <w:rPrChange w:id="1285" w:author="Fabienne Schmaus" w:date="2026-05-03T15:04:00Z" w16du:dateUtc="2026-05-03T13:04:00Z">
                  <w:rPr>
                    <w:rFonts w:cstheme="minorHAnsi"/>
                  </w:rPr>
                </w:rPrChange>
              </w:rPr>
              <w:t>Interaktionen:</w:t>
            </w:r>
            <w:r w:rsidRPr="0013787D">
              <w:rPr>
                <w:rFonts w:cstheme="minorHAnsi"/>
              </w:rPr>
              <w:t xml:space="preserve"> 312 Follower | folgt 189 | Posts bekommen durchschnittlich 45–80 Likes | Kommentare meist von denselben 4–5 Personen</w:t>
            </w:r>
          </w:p>
          <w:p w14:paraId="06BD38B1" w14:textId="77777777" w:rsidR="007113C1" w:rsidRDefault="007113C1" w:rsidP="001955DF">
            <w:pPr>
              <w:spacing w:line="276" w:lineRule="auto"/>
              <w:rPr>
                <w:rFonts w:cstheme="minorHAnsi"/>
              </w:rPr>
            </w:pPr>
            <w:r w:rsidRPr="0054666E">
              <w:rPr>
                <w:rFonts w:cstheme="minorHAnsi"/>
                <w:b/>
                <w:bCs/>
                <w:rPrChange w:id="1286" w:author="Fabienne Schmaus" w:date="2026-05-03T15:04:00Z" w16du:dateUtc="2026-05-03T13:04:00Z">
                  <w:rPr>
                    <w:rFonts w:cstheme="minorHAnsi"/>
                  </w:rPr>
                </w:rPrChange>
              </w:rPr>
              <w:t>Netzwerk:</w:t>
            </w:r>
            <w:r w:rsidRPr="0013787D">
              <w:rPr>
                <w:rFonts w:cstheme="minorHAnsi"/>
              </w:rPr>
              <w:t xml:space="preserve"> Folgt vor allem Reise-, Outdoor- und Lifestyle-Accounts; kaum Marken</w:t>
            </w:r>
          </w:p>
        </w:tc>
      </w:tr>
    </w:tbl>
    <w:p w14:paraId="0E8D1F32" w14:textId="77777777" w:rsidR="007113C1" w:rsidRPr="0013787D" w:rsidRDefault="007113C1" w:rsidP="007113C1">
      <w:pPr>
        <w:rPr>
          <w:rFonts w:cstheme="minorHAnsi"/>
        </w:rPr>
      </w:pPr>
    </w:p>
    <w:p w14:paraId="52AB9C94" w14:textId="6E7B77E3" w:rsidR="0013787D" w:rsidRPr="00420141" w:rsidDel="0054666E" w:rsidRDefault="0013787D" w:rsidP="0013787D">
      <w:pPr>
        <w:rPr>
          <w:del w:id="1287" w:author="Fabienne Schmaus" w:date="2026-05-03T15:01:00Z" w16du:dateUtc="2026-05-03T13:01:00Z"/>
          <w:rFonts w:cstheme="minorHAnsi"/>
          <w:b/>
          <w:bCs/>
        </w:rPr>
      </w:pPr>
      <w:r w:rsidRPr="00420141">
        <w:rPr>
          <w:rFonts w:cstheme="minorHAnsi"/>
          <w:b/>
          <w:bCs/>
        </w:rPr>
        <w:t>Aufgabe</w:t>
      </w:r>
      <w:ins w:id="1288" w:author="Fabienne Schmaus" w:date="2026-05-03T15:01:00Z" w16du:dateUtc="2026-05-03T13:01:00Z">
        <w:r w:rsidR="0054666E" w:rsidRPr="00420141">
          <w:rPr>
            <w:rFonts w:cstheme="minorHAnsi"/>
            <w:b/>
            <w:bCs/>
          </w:rPr>
          <w:t xml:space="preserve">: </w:t>
        </w:r>
      </w:ins>
    </w:p>
    <w:p w14:paraId="2CC4E576" w14:textId="2635FB5A" w:rsidR="0013787D" w:rsidRPr="00420141" w:rsidRDefault="0013787D" w:rsidP="0013787D">
      <w:pPr>
        <w:rPr>
          <w:rFonts w:cstheme="minorHAnsi"/>
          <w:b/>
          <w:bCs/>
          <w:rPrChange w:id="1289" w:author="Fabienne Schmaus" w:date="2026-05-03T15:10:00Z" w16du:dateUtc="2026-05-03T13:10:00Z">
            <w:rPr>
              <w:rFonts w:cstheme="minorHAnsi"/>
            </w:rPr>
          </w:rPrChange>
        </w:rPr>
      </w:pPr>
      <w:r w:rsidRPr="00420141">
        <w:rPr>
          <w:rFonts w:cstheme="minorHAnsi"/>
          <w:b/>
          <w:bCs/>
          <w:rPrChange w:id="1290" w:author="Fabienne Schmaus" w:date="2026-05-03T15:10:00Z" w16du:dateUtc="2026-05-03T13:10:00Z">
            <w:rPr>
              <w:rFonts w:cstheme="minorHAnsi"/>
            </w:rPr>
          </w:rPrChange>
        </w:rPr>
        <w:t>Analysiert das Profil @lena.moments mithilfe der folgenden Tabelle.</w:t>
      </w:r>
      <w:del w:id="1291" w:author="Fabienne Schmaus" w:date="2026-05-03T14:48:00Z" w16du:dateUtc="2026-05-03T12:48:00Z">
        <w:r w:rsidRPr="00420141" w:rsidDel="00BA1F9A">
          <w:rPr>
            <w:rFonts w:cstheme="minorHAnsi"/>
            <w:b/>
            <w:bCs/>
            <w:rPrChange w:id="1292" w:author="Fabienne Schmaus" w:date="2026-05-03T15:10:00Z" w16du:dateUtc="2026-05-03T13:10:00Z">
              <w:rPr>
                <w:rFonts w:cstheme="minorHAnsi"/>
              </w:rPr>
            </w:rPrChange>
          </w:rPr>
          <w:br/>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417"/>
        <w:gridCol w:w="2492"/>
        <w:gridCol w:w="2075"/>
        <w:gridCol w:w="3085"/>
      </w:tblGrid>
      <w:tr w:rsidR="0013787D" w:rsidRPr="00420141" w14:paraId="3EC3830E" w14:textId="77777777" w:rsidTr="001955DF">
        <w:trPr>
          <w:tblHeader/>
          <w:tblCellSpacing w:w="15" w:type="dxa"/>
        </w:trPr>
        <w:tc>
          <w:tcPr>
            <w:tcW w:w="0" w:type="auto"/>
            <w:vAlign w:val="center"/>
            <w:hideMark/>
          </w:tcPr>
          <w:p w14:paraId="18A39A17" w14:textId="77777777" w:rsidR="0013787D" w:rsidRPr="00420141" w:rsidRDefault="0013787D" w:rsidP="0013787D">
            <w:pPr>
              <w:rPr>
                <w:rFonts w:cstheme="minorHAnsi"/>
              </w:rPr>
            </w:pPr>
            <w:r w:rsidRPr="00420141">
              <w:rPr>
                <w:rFonts w:cstheme="minorHAnsi"/>
              </w:rPr>
              <w:t>Baustein</w:t>
            </w:r>
          </w:p>
        </w:tc>
        <w:tc>
          <w:tcPr>
            <w:tcW w:w="0" w:type="auto"/>
            <w:vAlign w:val="center"/>
            <w:hideMark/>
          </w:tcPr>
          <w:p w14:paraId="575B1D00" w14:textId="77777777" w:rsidR="0013787D" w:rsidRPr="00420141" w:rsidRDefault="0013787D" w:rsidP="0013787D">
            <w:pPr>
              <w:rPr>
                <w:rFonts w:cstheme="minorHAnsi"/>
              </w:rPr>
            </w:pPr>
            <w:r w:rsidRPr="00420141">
              <w:rPr>
                <w:rFonts w:cstheme="minorHAnsi"/>
              </w:rPr>
              <w:t>Was zeigt das Profil?</w:t>
            </w:r>
          </w:p>
        </w:tc>
        <w:tc>
          <w:tcPr>
            <w:tcW w:w="0" w:type="auto"/>
            <w:vAlign w:val="center"/>
            <w:hideMark/>
          </w:tcPr>
          <w:p w14:paraId="5D746F20" w14:textId="41B016EE" w:rsidR="0013787D" w:rsidRPr="00420141" w:rsidRDefault="0013787D" w:rsidP="0013787D">
            <w:pPr>
              <w:rPr>
                <w:rFonts w:cstheme="minorHAnsi"/>
              </w:rPr>
            </w:pPr>
            <w:r w:rsidRPr="00420141">
              <w:rPr>
                <w:rFonts w:cstheme="minorHAnsi"/>
              </w:rPr>
              <w:t xml:space="preserve">Was fehlt </w:t>
            </w:r>
            <w:del w:id="1293" w:author="Fabienne Schmaus" w:date="2026-05-04T11:13:00Z" w16du:dateUtc="2026-05-04T09:13:00Z">
              <w:r w:rsidRPr="00420141" w:rsidDel="00AC6CBE">
                <w:rPr>
                  <w:rFonts w:cstheme="minorHAnsi"/>
                </w:rPr>
                <w:delText xml:space="preserve">/ </w:delText>
              </w:r>
            </w:del>
            <w:ins w:id="1294" w:author="Fabienne Schmaus" w:date="2026-05-04T11:13:00Z" w16du:dateUtc="2026-05-04T09:13:00Z">
              <w:r w:rsidR="00AC6CBE">
                <w:rPr>
                  <w:rFonts w:cstheme="minorHAnsi"/>
                </w:rPr>
                <w:t>oder</w:t>
              </w:r>
              <w:r w:rsidR="00AC6CBE" w:rsidRPr="00420141">
                <w:rPr>
                  <w:rFonts w:cstheme="minorHAnsi"/>
                </w:rPr>
                <w:t xml:space="preserve"> </w:t>
              </w:r>
            </w:ins>
            <w:r w:rsidRPr="00420141">
              <w:rPr>
                <w:rFonts w:cstheme="minorHAnsi"/>
              </w:rPr>
              <w:t>wird weggelassen?</w:t>
            </w:r>
          </w:p>
        </w:tc>
        <w:tc>
          <w:tcPr>
            <w:tcW w:w="0" w:type="auto"/>
            <w:vAlign w:val="center"/>
            <w:hideMark/>
          </w:tcPr>
          <w:p w14:paraId="56D80E91" w14:textId="77777777" w:rsidR="0013787D" w:rsidRPr="00420141" w:rsidRDefault="0013787D" w:rsidP="0013787D">
            <w:pPr>
              <w:rPr>
                <w:rFonts w:cstheme="minorHAnsi"/>
              </w:rPr>
            </w:pPr>
            <w:r w:rsidRPr="00420141">
              <w:rPr>
                <w:rFonts w:cstheme="minorHAnsi"/>
              </w:rPr>
              <w:t>Welchen Eindruck erzeugt das?</w:t>
            </w:r>
          </w:p>
        </w:tc>
        <w:tc>
          <w:tcPr>
            <w:tcW w:w="0" w:type="auto"/>
            <w:vAlign w:val="center"/>
            <w:hideMark/>
          </w:tcPr>
          <w:p w14:paraId="39B3B8C0" w14:textId="77777777" w:rsidR="0013787D" w:rsidRPr="00420141" w:rsidRDefault="0013787D" w:rsidP="0013787D">
            <w:pPr>
              <w:rPr>
                <w:rFonts w:cstheme="minorHAnsi"/>
              </w:rPr>
            </w:pPr>
            <w:r w:rsidRPr="00420141">
              <w:rPr>
                <w:rFonts w:cstheme="minorHAnsi"/>
              </w:rPr>
              <w:t>Welches Bedürfnis könnte dahinterstecken?</w:t>
            </w:r>
          </w:p>
        </w:tc>
      </w:tr>
      <w:tr w:rsidR="0013787D" w:rsidRPr="0013787D" w14:paraId="2B3EAA3E" w14:textId="77777777" w:rsidTr="001955DF">
        <w:trPr>
          <w:tblCellSpacing w:w="15" w:type="dxa"/>
        </w:trPr>
        <w:tc>
          <w:tcPr>
            <w:tcW w:w="0" w:type="auto"/>
            <w:vAlign w:val="center"/>
            <w:hideMark/>
          </w:tcPr>
          <w:p w14:paraId="6D8779BD" w14:textId="77777777" w:rsidR="0013787D" w:rsidRPr="0013787D" w:rsidRDefault="0013787D" w:rsidP="0013787D">
            <w:pPr>
              <w:rPr>
                <w:rFonts w:cstheme="minorHAnsi"/>
              </w:rPr>
            </w:pPr>
            <w:r w:rsidRPr="0013787D">
              <w:rPr>
                <w:rFonts w:cstheme="minorHAnsi"/>
              </w:rPr>
              <w:t>Profilbild</w:t>
            </w:r>
          </w:p>
        </w:tc>
        <w:tc>
          <w:tcPr>
            <w:tcW w:w="0" w:type="auto"/>
            <w:vAlign w:val="center"/>
            <w:hideMark/>
          </w:tcPr>
          <w:p w14:paraId="015636B5" w14:textId="3CB97E61" w:rsidR="00BA1F9A" w:rsidRPr="0013787D" w:rsidRDefault="00BA1F9A" w:rsidP="0013787D">
            <w:pPr>
              <w:rPr>
                <w:rFonts w:cstheme="minorHAnsi"/>
              </w:rPr>
            </w:pPr>
            <w:ins w:id="1295" w:author="Fabienne Schmaus" w:date="2026-05-03T14:48:00Z" w16du:dateUtc="2026-05-03T12:48:00Z">
              <w:r>
                <w:rPr>
                  <w:rFonts w:cstheme="minorHAnsi"/>
                </w:rPr>
                <w:br/>
              </w:r>
            </w:ins>
          </w:p>
        </w:tc>
        <w:tc>
          <w:tcPr>
            <w:tcW w:w="0" w:type="auto"/>
            <w:vAlign w:val="center"/>
            <w:hideMark/>
          </w:tcPr>
          <w:p w14:paraId="637D78B8" w14:textId="77777777" w:rsidR="0013787D" w:rsidRPr="0013787D" w:rsidRDefault="0013787D" w:rsidP="0013787D">
            <w:pPr>
              <w:rPr>
                <w:rFonts w:cstheme="minorHAnsi"/>
              </w:rPr>
            </w:pPr>
          </w:p>
        </w:tc>
        <w:tc>
          <w:tcPr>
            <w:tcW w:w="0" w:type="auto"/>
            <w:vAlign w:val="center"/>
            <w:hideMark/>
          </w:tcPr>
          <w:p w14:paraId="5F8D292C" w14:textId="77777777" w:rsidR="0013787D" w:rsidRPr="0013787D" w:rsidRDefault="0013787D" w:rsidP="0013787D">
            <w:pPr>
              <w:rPr>
                <w:rFonts w:cstheme="minorHAnsi"/>
              </w:rPr>
            </w:pPr>
          </w:p>
        </w:tc>
        <w:tc>
          <w:tcPr>
            <w:tcW w:w="0" w:type="auto"/>
            <w:vAlign w:val="center"/>
            <w:hideMark/>
          </w:tcPr>
          <w:p w14:paraId="45716BBA" w14:textId="77777777" w:rsidR="0013787D" w:rsidRPr="0013787D" w:rsidRDefault="0013787D" w:rsidP="0013787D">
            <w:pPr>
              <w:rPr>
                <w:rFonts w:cstheme="minorHAnsi"/>
              </w:rPr>
            </w:pPr>
          </w:p>
        </w:tc>
      </w:tr>
      <w:tr w:rsidR="0013787D" w:rsidRPr="0013787D" w14:paraId="089CDF44" w14:textId="77777777" w:rsidTr="001955DF">
        <w:trPr>
          <w:tblCellSpacing w:w="15" w:type="dxa"/>
        </w:trPr>
        <w:tc>
          <w:tcPr>
            <w:tcW w:w="0" w:type="auto"/>
            <w:vAlign w:val="center"/>
            <w:hideMark/>
          </w:tcPr>
          <w:p w14:paraId="1E15E70A" w14:textId="77777777" w:rsidR="0013787D" w:rsidRPr="0013787D" w:rsidRDefault="0013787D" w:rsidP="0013787D">
            <w:pPr>
              <w:rPr>
                <w:rFonts w:cstheme="minorHAnsi"/>
              </w:rPr>
            </w:pPr>
            <w:r w:rsidRPr="0013787D">
              <w:rPr>
                <w:rFonts w:cstheme="minorHAnsi"/>
              </w:rPr>
              <w:t>Bio</w:t>
            </w:r>
          </w:p>
        </w:tc>
        <w:tc>
          <w:tcPr>
            <w:tcW w:w="0" w:type="auto"/>
            <w:vAlign w:val="center"/>
            <w:hideMark/>
          </w:tcPr>
          <w:p w14:paraId="494D2E4B" w14:textId="05D112D9" w:rsidR="0013787D" w:rsidRPr="0013787D" w:rsidRDefault="00BA1F9A" w:rsidP="0013787D">
            <w:pPr>
              <w:rPr>
                <w:rFonts w:cstheme="minorHAnsi"/>
              </w:rPr>
            </w:pPr>
            <w:ins w:id="1296" w:author="Fabienne Schmaus" w:date="2026-05-03T14:48:00Z" w16du:dateUtc="2026-05-03T12:48:00Z">
              <w:r>
                <w:rPr>
                  <w:rFonts w:cstheme="minorHAnsi"/>
                </w:rPr>
                <w:br/>
              </w:r>
            </w:ins>
          </w:p>
        </w:tc>
        <w:tc>
          <w:tcPr>
            <w:tcW w:w="0" w:type="auto"/>
            <w:vAlign w:val="center"/>
            <w:hideMark/>
          </w:tcPr>
          <w:p w14:paraId="30F5CDE9" w14:textId="77777777" w:rsidR="0013787D" w:rsidRPr="0013787D" w:rsidRDefault="0013787D" w:rsidP="0013787D">
            <w:pPr>
              <w:rPr>
                <w:rFonts w:cstheme="minorHAnsi"/>
              </w:rPr>
            </w:pPr>
          </w:p>
        </w:tc>
        <w:tc>
          <w:tcPr>
            <w:tcW w:w="0" w:type="auto"/>
            <w:vAlign w:val="center"/>
            <w:hideMark/>
          </w:tcPr>
          <w:p w14:paraId="60E9353D" w14:textId="77777777" w:rsidR="0013787D" w:rsidRPr="0013787D" w:rsidRDefault="0013787D" w:rsidP="0013787D">
            <w:pPr>
              <w:rPr>
                <w:rFonts w:cstheme="minorHAnsi"/>
              </w:rPr>
            </w:pPr>
          </w:p>
        </w:tc>
        <w:tc>
          <w:tcPr>
            <w:tcW w:w="0" w:type="auto"/>
            <w:vAlign w:val="center"/>
            <w:hideMark/>
          </w:tcPr>
          <w:p w14:paraId="6DAC5DF1" w14:textId="77777777" w:rsidR="0013787D" w:rsidRPr="0013787D" w:rsidRDefault="0013787D" w:rsidP="0013787D">
            <w:pPr>
              <w:rPr>
                <w:rFonts w:cstheme="minorHAnsi"/>
              </w:rPr>
            </w:pPr>
          </w:p>
        </w:tc>
      </w:tr>
      <w:tr w:rsidR="0013787D" w:rsidRPr="0013787D" w14:paraId="6132948D" w14:textId="77777777" w:rsidTr="001955DF">
        <w:trPr>
          <w:tblCellSpacing w:w="15" w:type="dxa"/>
        </w:trPr>
        <w:tc>
          <w:tcPr>
            <w:tcW w:w="0" w:type="auto"/>
            <w:vAlign w:val="center"/>
            <w:hideMark/>
          </w:tcPr>
          <w:p w14:paraId="052DD8CC" w14:textId="37DB2B3C" w:rsidR="0013787D" w:rsidRPr="0013787D" w:rsidRDefault="0013787D" w:rsidP="0013787D">
            <w:pPr>
              <w:rPr>
                <w:rFonts w:cstheme="minorHAnsi"/>
              </w:rPr>
            </w:pPr>
            <w:r w:rsidRPr="0013787D">
              <w:rPr>
                <w:rFonts w:cstheme="minorHAnsi"/>
              </w:rPr>
              <w:t>Posts</w:t>
            </w:r>
            <w:ins w:id="1297" w:author="Fabienne Schmaus" w:date="2026-05-04T11:13:00Z" w16du:dateUtc="2026-05-04T09:13:00Z">
              <w:r w:rsidR="00AC6CBE">
                <w:rPr>
                  <w:rFonts w:cstheme="minorHAnsi"/>
                </w:rPr>
                <w:t>,</w:t>
              </w:r>
            </w:ins>
            <w:del w:id="1298" w:author="Fabienne Schmaus" w:date="2026-05-03T14:48:00Z" w16du:dateUtc="2026-05-03T12:48:00Z">
              <w:r w:rsidRPr="0013787D" w:rsidDel="00BA1F9A">
                <w:rPr>
                  <w:rFonts w:cstheme="minorHAnsi"/>
                </w:rPr>
                <w:delText xml:space="preserve"> </w:delText>
              </w:r>
            </w:del>
            <w:del w:id="1299" w:author="Fabienne Schmaus" w:date="2026-05-04T11:13:00Z" w16du:dateUtc="2026-05-04T09:13:00Z">
              <w:r w:rsidRPr="0013787D" w:rsidDel="00AC6CBE">
                <w:rPr>
                  <w:rFonts w:cstheme="minorHAnsi"/>
                </w:rPr>
                <w:delText>/</w:delText>
              </w:r>
            </w:del>
            <w:r w:rsidRPr="0013787D">
              <w:rPr>
                <w:rFonts w:cstheme="minorHAnsi"/>
              </w:rPr>
              <w:t xml:space="preserve"> Inhalte</w:t>
            </w:r>
          </w:p>
        </w:tc>
        <w:tc>
          <w:tcPr>
            <w:tcW w:w="0" w:type="auto"/>
            <w:vAlign w:val="center"/>
            <w:hideMark/>
          </w:tcPr>
          <w:p w14:paraId="4AE2BA37" w14:textId="4B6EF890" w:rsidR="0013787D" w:rsidRPr="0013787D" w:rsidRDefault="00BA1F9A" w:rsidP="0013787D">
            <w:pPr>
              <w:rPr>
                <w:rFonts w:cstheme="minorHAnsi"/>
              </w:rPr>
            </w:pPr>
            <w:ins w:id="1300" w:author="Fabienne Schmaus" w:date="2026-05-03T14:48:00Z" w16du:dateUtc="2026-05-03T12:48:00Z">
              <w:r>
                <w:rPr>
                  <w:rFonts w:cstheme="minorHAnsi"/>
                </w:rPr>
                <w:br/>
              </w:r>
            </w:ins>
          </w:p>
        </w:tc>
        <w:tc>
          <w:tcPr>
            <w:tcW w:w="0" w:type="auto"/>
            <w:vAlign w:val="center"/>
            <w:hideMark/>
          </w:tcPr>
          <w:p w14:paraId="770E9AFB" w14:textId="77777777" w:rsidR="0013787D" w:rsidRPr="0013787D" w:rsidRDefault="0013787D" w:rsidP="0013787D">
            <w:pPr>
              <w:rPr>
                <w:rFonts w:cstheme="minorHAnsi"/>
              </w:rPr>
            </w:pPr>
          </w:p>
        </w:tc>
        <w:tc>
          <w:tcPr>
            <w:tcW w:w="0" w:type="auto"/>
            <w:vAlign w:val="center"/>
            <w:hideMark/>
          </w:tcPr>
          <w:p w14:paraId="065C8892" w14:textId="77777777" w:rsidR="0013787D" w:rsidRPr="0013787D" w:rsidRDefault="0013787D" w:rsidP="0013787D">
            <w:pPr>
              <w:rPr>
                <w:rFonts w:cstheme="minorHAnsi"/>
              </w:rPr>
            </w:pPr>
          </w:p>
        </w:tc>
        <w:tc>
          <w:tcPr>
            <w:tcW w:w="0" w:type="auto"/>
            <w:vAlign w:val="center"/>
            <w:hideMark/>
          </w:tcPr>
          <w:p w14:paraId="26F00668" w14:textId="77777777" w:rsidR="0013787D" w:rsidRPr="0013787D" w:rsidRDefault="0013787D" w:rsidP="0013787D">
            <w:pPr>
              <w:rPr>
                <w:rFonts w:cstheme="minorHAnsi"/>
              </w:rPr>
            </w:pPr>
          </w:p>
        </w:tc>
      </w:tr>
      <w:tr w:rsidR="0013787D" w:rsidRPr="0013787D" w14:paraId="34A1CA16" w14:textId="77777777" w:rsidTr="001955DF">
        <w:trPr>
          <w:tblCellSpacing w:w="15" w:type="dxa"/>
        </w:trPr>
        <w:tc>
          <w:tcPr>
            <w:tcW w:w="0" w:type="auto"/>
            <w:vAlign w:val="center"/>
            <w:hideMark/>
          </w:tcPr>
          <w:p w14:paraId="6C79DE14" w14:textId="77777777" w:rsidR="0013787D" w:rsidRPr="0013787D" w:rsidRDefault="0013787D" w:rsidP="0013787D">
            <w:pPr>
              <w:rPr>
                <w:rFonts w:cstheme="minorHAnsi"/>
              </w:rPr>
            </w:pPr>
            <w:r w:rsidRPr="0013787D">
              <w:rPr>
                <w:rFonts w:cstheme="minorHAnsi"/>
              </w:rPr>
              <w:t>Interaktionen</w:t>
            </w:r>
          </w:p>
        </w:tc>
        <w:tc>
          <w:tcPr>
            <w:tcW w:w="0" w:type="auto"/>
            <w:vAlign w:val="center"/>
            <w:hideMark/>
          </w:tcPr>
          <w:p w14:paraId="1A49A4F2" w14:textId="3809CC1A" w:rsidR="0013787D" w:rsidRPr="0013787D" w:rsidRDefault="00BA1F9A" w:rsidP="0013787D">
            <w:pPr>
              <w:rPr>
                <w:rFonts w:cstheme="minorHAnsi"/>
              </w:rPr>
            </w:pPr>
            <w:ins w:id="1301" w:author="Fabienne Schmaus" w:date="2026-05-03T14:48:00Z" w16du:dateUtc="2026-05-03T12:48:00Z">
              <w:r>
                <w:rPr>
                  <w:rFonts w:cstheme="minorHAnsi"/>
                </w:rPr>
                <w:br/>
              </w:r>
            </w:ins>
          </w:p>
        </w:tc>
        <w:tc>
          <w:tcPr>
            <w:tcW w:w="0" w:type="auto"/>
            <w:vAlign w:val="center"/>
            <w:hideMark/>
          </w:tcPr>
          <w:p w14:paraId="16499F2C" w14:textId="77777777" w:rsidR="0013787D" w:rsidRPr="0013787D" w:rsidRDefault="0013787D" w:rsidP="0013787D">
            <w:pPr>
              <w:rPr>
                <w:rFonts w:cstheme="minorHAnsi"/>
              </w:rPr>
            </w:pPr>
          </w:p>
        </w:tc>
        <w:tc>
          <w:tcPr>
            <w:tcW w:w="0" w:type="auto"/>
            <w:vAlign w:val="center"/>
            <w:hideMark/>
          </w:tcPr>
          <w:p w14:paraId="216C2ADC" w14:textId="77777777" w:rsidR="0013787D" w:rsidRPr="0013787D" w:rsidRDefault="0013787D" w:rsidP="0013787D">
            <w:pPr>
              <w:rPr>
                <w:rFonts w:cstheme="minorHAnsi"/>
              </w:rPr>
            </w:pPr>
          </w:p>
        </w:tc>
        <w:tc>
          <w:tcPr>
            <w:tcW w:w="0" w:type="auto"/>
            <w:vAlign w:val="center"/>
            <w:hideMark/>
          </w:tcPr>
          <w:p w14:paraId="4DB50586" w14:textId="77777777" w:rsidR="0013787D" w:rsidRPr="0013787D" w:rsidRDefault="0013787D" w:rsidP="0013787D">
            <w:pPr>
              <w:rPr>
                <w:rFonts w:cstheme="minorHAnsi"/>
              </w:rPr>
            </w:pPr>
          </w:p>
        </w:tc>
      </w:tr>
      <w:tr w:rsidR="0013787D" w:rsidRPr="0013787D" w14:paraId="01C1A217" w14:textId="77777777" w:rsidTr="001955DF">
        <w:trPr>
          <w:tblCellSpacing w:w="15" w:type="dxa"/>
        </w:trPr>
        <w:tc>
          <w:tcPr>
            <w:tcW w:w="0" w:type="auto"/>
            <w:vAlign w:val="center"/>
            <w:hideMark/>
          </w:tcPr>
          <w:p w14:paraId="3DD270C1" w14:textId="77777777" w:rsidR="0013787D" w:rsidRPr="0013787D" w:rsidRDefault="0013787D" w:rsidP="0013787D">
            <w:pPr>
              <w:rPr>
                <w:rFonts w:cstheme="minorHAnsi"/>
              </w:rPr>
            </w:pPr>
            <w:r w:rsidRPr="0013787D">
              <w:rPr>
                <w:rFonts w:cstheme="minorHAnsi"/>
              </w:rPr>
              <w:t>Netzwerk</w:t>
            </w:r>
          </w:p>
        </w:tc>
        <w:tc>
          <w:tcPr>
            <w:tcW w:w="0" w:type="auto"/>
            <w:vAlign w:val="center"/>
            <w:hideMark/>
          </w:tcPr>
          <w:p w14:paraId="4D3C6FE2" w14:textId="4B862768" w:rsidR="0013787D" w:rsidRPr="0013787D" w:rsidRDefault="00BA1F9A" w:rsidP="0013787D">
            <w:pPr>
              <w:rPr>
                <w:rFonts w:cstheme="minorHAnsi"/>
              </w:rPr>
            </w:pPr>
            <w:ins w:id="1302" w:author="Fabienne Schmaus" w:date="2026-05-03T14:49:00Z" w16du:dateUtc="2026-05-03T12:49:00Z">
              <w:r>
                <w:rPr>
                  <w:rFonts w:cstheme="minorHAnsi"/>
                </w:rPr>
                <w:br/>
              </w:r>
            </w:ins>
          </w:p>
        </w:tc>
        <w:tc>
          <w:tcPr>
            <w:tcW w:w="0" w:type="auto"/>
            <w:vAlign w:val="center"/>
            <w:hideMark/>
          </w:tcPr>
          <w:p w14:paraId="229D0DCA" w14:textId="77777777" w:rsidR="0013787D" w:rsidRPr="0013787D" w:rsidRDefault="0013787D" w:rsidP="0013787D">
            <w:pPr>
              <w:rPr>
                <w:rFonts w:cstheme="minorHAnsi"/>
              </w:rPr>
            </w:pPr>
          </w:p>
        </w:tc>
        <w:tc>
          <w:tcPr>
            <w:tcW w:w="0" w:type="auto"/>
            <w:vAlign w:val="center"/>
            <w:hideMark/>
          </w:tcPr>
          <w:p w14:paraId="7E26CC4E" w14:textId="77777777" w:rsidR="0013787D" w:rsidRPr="0013787D" w:rsidRDefault="0013787D" w:rsidP="0013787D">
            <w:pPr>
              <w:rPr>
                <w:rFonts w:cstheme="minorHAnsi"/>
              </w:rPr>
            </w:pPr>
          </w:p>
        </w:tc>
        <w:tc>
          <w:tcPr>
            <w:tcW w:w="0" w:type="auto"/>
            <w:vAlign w:val="center"/>
            <w:hideMark/>
          </w:tcPr>
          <w:p w14:paraId="3178C8F1" w14:textId="77777777" w:rsidR="0013787D" w:rsidRPr="0013787D" w:rsidRDefault="0013787D" w:rsidP="0013787D">
            <w:pPr>
              <w:rPr>
                <w:rFonts w:cstheme="minorHAnsi"/>
              </w:rPr>
            </w:pPr>
          </w:p>
        </w:tc>
      </w:tr>
    </w:tbl>
    <w:p w14:paraId="7C740C57" w14:textId="77777777" w:rsidR="0013787D" w:rsidRPr="0013787D" w:rsidRDefault="0013787D" w:rsidP="0013787D">
      <w:pPr>
        <w:rPr>
          <w:rFonts w:cstheme="minorHAnsi"/>
        </w:rPr>
      </w:pPr>
      <w:r w:rsidRPr="0013787D">
        <w:rPr>
          <w:rFonts w:cstheme="minorHAnsi"/>
        </w:rPr>
        <w:pict w14:anchorId="665F4949">
          <v:rect id="_x0000_i1070" style="width:0;height:1.5pt" o:hralign="center" o:hrstd="t" o:hr="t" fillcolor="#a0a0a0" stroked="f"/>
        </w:pict>
      </w:r>
    </w:p>
    <w:p w14:paraId="0B0A6A76" w14:textId="04DDADC6" w:rsidR="0013787D" w:rsidRPr="0054666E" w:rsidRDefault="0013787D" w:rsidP="0013787D">
      <w:pPr>
        <w:rPr>
          <w:rFonts w:cstheme="minorHAnsi"/>
          <w:b/>
          <w:bCs/>
          <w:rPrChange w:id="1303" w:author="Fabienne Schmaus" w:date="2026-05-03T15:01:00Z" w16du:dateUtc="2026-05-03T13:01:00Z">
            <w:rPr>
              <w:rFonts w:cstheme="minorHAnsi"/>
            </w:rPr>
          </w:rPrChange>
        </w:rPr>
      </w:pPr>
      <w:r w:rsidRPr="00BA1F9A">
        <w:rPr>
          <w:rFonts w:cstheme="minorHAnsi"/>
          <w:b/>
          <w:bCs/>
          <w:rPrChange w:id="1304" w:author="Fabienne Schmaus" w:date="2026-05-03T14:49:00Z" w16du:dateUtc="2026-05-03T12:49:00Z">
            <w:rPr>
              <w:rFonts w:cstheme="minorHAnsi"/>
            </w:rPr>
          </w:rPrChange>
        </w:rPr>
        <w:t>Reflexionsfragen</w:t>
      </w:r>
      <w:ins w:id="1305" w:author="Fabienne Schmaus" w:date="2026-05-03T15:01:00Z" w16du:dateUtc="2026-05-03T13:01:00Z">
        <w:r w:rsidR="0054666E">
          <w:rPr>
            <w:rFonts w:cstheme="minorHAnsi"/>
            <w:b/>
            <w:bCs/>
          </w:rPr>
          <w:t>:</w:t>
        </w:r>
      </w:ins>
    </w:p>
    <w:p w14:paraId="29A2D6DC" w14:textId="47C9DA52" w:rsidR="0013787D" w:rsidRPr="0054666E" w:rsidDel="0054666E" w:rsidRDefault="0013787D" w:rsidP="0013787D">
      <w:pPr>
        <w:rPr>
          <w:del w:id="1306" w:author="Fabienne Schmaus" w:date="2026-05-03T14:57:00Z" w16du:dateUtc="2026-05-03T12:57:00Z"/>
          <w:rFonts w:cstheme="minorHAnsi"/>
        </w:rPr>
      </w:pPr>
      <w:del w:id="1307" w:author="Fabienne Schmaus" w:date="2026-05-03T14:57:00Z" w16du:dateUtc="2026-05-03T12:57:00Z">
        <w:r w:rsidRPr="0054666E" w:rsidDel="0054666E">
          <w:rPr>
            <w:rFonts w:cstheme="minorHAnsi"/>
          </w:rPr>
          <w:delText>Für alle:</w:delText>
        </w:r>
      </w:del>
    </w:p>
    <w:p w14:paraId="67196CEB" w14:textId="77777777" w:rsidR="0013787D" w:rsidRPr="0054666E" w:rsidRDefault="0013787D" w:rsidP="0013787D">
      <w:pPr>
        <w:numPr>
          <w:ilvl w:val="0"/>
          <w:numId w:val="56"/>
        </w:numPr>
        <w:rPr>
          <w:rFonts w:cstheme="minorHAnsi"/>
        </w:rPr>
      </w:pPr>
      <w:r w:rsidRPr="0054666E">
        <w:rPr>
          <w:rFonts w:cstheme="minorHAnsi"/>
        </w:rPr>
        <w:t>Welcher Baustein hat euch am meisten überrascht? Warum?</w:t>
      </w:r>
    </w:p>
    <w:p w14:paraId="158D6684" w14:textId="099F8425" w:rsidR="0054666E" w:rsidRPr="0054666E" w:rsidRDefault="0013787D" w:rsidP="0054666E">
      <w:pPr>
        <w:numPr>
          <w:ilvl w:val="0"/>
          <w:numId w:val="56"/>
        </w:numPr>
        <w:rPr>
          <w:rFonts w:cstheme="minorHAnsi"/>
          <w:i/>
          <w:iCs/>
        </w:rPr>
      </w:pPr>
      <w:r w:rsidRPr="0054666E">
        <w:rPr>
          <w:rFonts w:cstheme="minorHAnsi"/>
        </w:rPr>
        <w:t>Welches Bild hat euch Lena von sich vermittelt – bevor ihr die Analyse gemacht habt? Und danach?</w:t>
      </w:r>
      <w:r w:rsidR="0054666E" w:rsidRPr="0054666E">
        <w:rPr>
          <w:rFonts w:cstheme="minorHAnsi"/>
          <w:i/>
          <w:iCs/>
        </w:rPr>
        <w:br w:type="page"/>
      </w:r>
    </w:p>
    <w:p w14:paraId="1096FBFA" w14:textId="77777777" w:rsidR="0054666E" w:rsidRPr="007204FD" w:rsidRDefault="0054666E" w:rsidP="0054666E">
      <w:pPr>
        <w:rPr>
          <w:rFonts w:cstheme="minorHAnsi"/>
          <w:rPrChange w:id="1308" w:author="Fabienne Schmaus" w:date="2026-04-30T17:08:00Z" w16du:dateUtc="2026-04-30T15:08:00Z">
            <w:rPr>
              <w:rFonts w:cstheme="minorHAnsi"/>
              <w:color w:val="EE0000"/>
            </w:rPr>
          </w:rPrChange>
        </w:rPr>
      </w:pPr>
      <w:r w:rsidRPr="007204FD">
        <w:rPr>
          <w:rFonts w:cstheme="minorHAnsi"/>
          <w:highlight w:val="yellow"/>
          <w:rPrChange w:id="1309" w:author="Fabienne Schmaus" w:date="2026-04-30T17:08:00Z" w16du:dateUtc="2026-04-30T15:08:00Z">
            <w:rPr>
              <w:rFonts w:cstheme="minorHAnsi"/>
              <w:color w:val="EE0000"/>
              <w:highlight w:val="yellow"/>
            </w:rPr>
          </w:rPrChange>
        </w:rPr>
        <w:lastRenderedPageBreak/>
        <w:t xml:space="preserve">((Seite </w:t>
      </w:r>
      <w:r>
        <w:rPr>
          <w:rFonts w:cstheme="minorHAnsi"/>
          <w:highlight w:val="yellow"/>
        </w:rPr>
        <w:t>xx</w:t>
      </w:r>
      <w:del w:id="1310" w:author="Fabienne Schmaus" w:date="2026-04-30T17:08:00Z" w16du:dateUtc="2026-04-30T15:08:00Z">
        <w:r w:rsidRPr="007204FD" w:rsidDel="007204FD">
          <w:rPr>
            <w:rFonts w:cstheme="minorHAnsi"/>
            <w:highlight w:val="yellow"/>
            <w:rPrChange w:id="1311"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1312" w:author="Fabienne Schmaus" w:date="2026-04-30T17:08:00Z" w16du:dateUtc="2026-04-30T15:08:00Z">
            <w:rPr>
              <w:rFonts w:cstheme="minorHAnsi"/>
              <w:color w:val="EE0000"/>
              <w:highlight w:val="yellow"/>
            </w:rPr>
          </w:rPrChange>
        </w:rPr>
        <w:t>))</w:t>
      </w:r>
    </w:p>
    <w:p w14:paraId="0B4D4F2F" w14:textId="2B285904" w:rsidR="0054666E" w:rsidRPr="0013787D" w:rsidRDefault="0054666E" w:rsidP="0054666E">
      <w:pPr>
        <w:rPr>
          <w:rFonts w:cstheme="minorHAnsi"/>
          <w:sz w:val="24"/>
          <w:szCs w:val="24"/>
        </w:rPr>
      </w:pPr>
      <w:r w:rsidRPr="0013787D">
        <w:rPr>
          <w:rFonts w:cstheme="minorHAnsi"/>
          <w:b/>
          <w:bCs/>
          <w:sz w:val="24"/>
          <w:szCs w:val="24"/>
        </w:rPr>
        <w:t>Arbeitsblatt 1</w:t>
      </w:r>
      <w:ins w:id="1313" w:author="Fabienne Schmaus" w:date="2026-05-03T14:58:00Z" w16du:dateUtc="2026-05-03T12:58:00Z">
        <w:r>
          <w:rPr>
            <w:rFonts w:cstheme="minorHAnsi"/>
            <w:b/>
            <w:bCs/>
            <w:sz w:val="24"/>
            <w:szCs w:val="24"/>
          </w:rPr>
          <w:t>B</w:t>
        </w:r>
      </w:ins>
      <w:r w:rsidRPr="0013787D">
        <w:rPr>
          <w:rFonts w:cstheme="minorHAnsi"/>
          <w:b/>
          <w:bCs/>
          <w:sz w:val="24"/>
          <w:szCs w:val="24"/>
        </w:rPr>
        <w:br/>
      </w:r>
      <w:r w:rsidRPr="0013787D">
        <w:rPr>
          <w:rFonts w:cstheme="minorHAnsi"/>
          <w:sz w:val="24"/>
          <w:szCs w:val="24"/>
        </w:rPr>
        <w:t>Die 5 Bausteine meiner digitalen Identität</w:t>
      </w:r>
    </w:p>
    <w:p w14:paraId="2FE37BBE" w14:textId="77777777" w:rsidR="0054666E" w:rsidRDefault="0054666E" w:rsidP="0054666E">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54666E" w14:paraId="6A1636EE" w14:textId="77777777" w:rsidTr="001955DF">
        <w:tc>
          <w:tcPr>
            <w:tcW w:w="10456" w:type="dxa"/>
          </w:tcPr>
          <w:p w14:paraId="450EEE4E" w14:textId="77777777" w:rsidR="0054666E" w:rsidRPr="0013787D" w:rsidRDefault="0054666E" w:rsidP="001955DF">
            <w:pPr>
              <w:spacing w:after="160" w:line="259" w:lineRule="auto"/>
              <w:rPr>
                <w:rFonts w:cstheme="minorHAnsi"/>
                <w:b/>
                <w:bCs/>
              </w:rPr>
            </w:pPr>
            <w:r w:rsidRPr="0013787D">
              <w:rPr>
                <w:rFonts w:cstheme="minorHAnsi"/>
                <w:b/>
                <w:bCs/>
              </w:rPr>
              <w:t>Hintergrund: Was macht ein Profil aus?</w:t>
            </w:r>
          </w:p>
          <w:p w14:paraId="68D90EB5" w14:textId="77777777" w:rsidR="0054666E" w:rsidRPr="00C060EC" w:rsidRDefault="0054666E" w:rsidP="001955DF">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714627FE" w14:textId="77777777" w:rsidR="0054666E" w:rsidDel="00420141" w:rsidRDefault="0054666E" w:rsidP="0054666E">
      <w:pPr>
        <w:rPr>
          <w:del w:id="1314" w:author="Fabienne Schmaus" w:date="2026-05-03T14:46:00Z" w16du:dateUtc="2026-05-03T12:46:00Z"/>
          <w:rFonts w:cstheme="minorHAnsi"/>
          <w:b/>
          <w:bCs/>
        </w:rPr>
      </w:pPr>
    </w:p>
    <w:p w14:paraId="7A4A062D" w14:textId="77777777" w:rsidR="00420141" w:rsidRPr="0013787D" w:rsidRDefault="00420141" w:rsidP="00420141">
      <w:pPr>
        <w:rPr>
          <w:ins w:id="1315" w:author="Fabienne Schmaus" w:date="2026-05-03T15:14:00Z" w16du:dateUtc="2026-05-03T13:14:00Z"/>
          <w:rFonts w:cstheme="minorHAnsi"/>
          <w:b/>
          <w:bCs/>
        </w:rPr>
      </w:pPr>
    </w:p>
    <w:p w14:paraId="2B792BD1" w14:textId="57E6D48D" w:rsidR="0054666E" w:rsidRPr="00C060EC" w:rsidDel="00BA1F9A" w:rsidRDefault="00420141" w:rsidP="0054666E">
      <w:pPr>
        <w:rPr>
          <w:del w:id="1316" w:author="Fabienne Schmaus" w:date="2026-05-03T14:46:00Z" w16du:dateUtc="2026-05-03T12:46:00Z"/>
          <w:rFonts w:cstheme="minorHAnsi"/>
          <w:i/>
          <w:iCs/>
        </w:rPr>
      </w:pPr>
      <w:ins w:id="1317" w:author="Fabienne Schmaus" w:date="2026-05-03T15:14:00Z" w16du:dateUtc="2026-05-03T13:14:00Z">
        <w:r w:rsidRPr="00C060EC">
          <w:rPr>
            <w:rFonts w:cstheme="minorHAnsi"/>
            <w:i/>
            <w:iCs/>
          </w:rPr>
          <w:t xml:space="preserve">Untersucht das folgende </w:t>
        </w:r>
        <w:r w:rsidRPr="001955DF">
          <w:rPr>
            <w:rFonts w:cstheme="minorHAnsi"/>
            <w:b/>
            <w:bCs/>
            <w:i/>
            <w:iCs/>
          </w:rPr>
          <w:t>fiktive Musterprofil</w:t>
        </w:r>
        <w:r w:rsidRPr="00C060EC">
          <w:rPr>
            <w:rFonts w:cstheme="minorHAnsi"/>
            <w:i/>
            <w:iCs/>
          </w:rPr>
          <w:t xml:space="preserve"> und beantwortet die Fragen in der Tabelle</w:t>
        </w:r>
        <w:r>
          <w:rPr>
            <w:rFonts w:cstheme="minorHAnsi"/>
            <w:i/>
            <w:iCs/>
          </w:rPr>
          <w:t xml:space="preserve"> und die Reflexionsfragen.</w:t>
        </w:r>
        <w:r>
          <w:rPr>
            <w:rFonts w:cstheme="minorHAnsi"/>
            <w:i/>
            <w:iCs/>
          </w:rPr>
          <w:t xml:space="preserve"> </w:t>
        </w:r>
      </w:ins>
      <w:del w:id="1318" w:author="Fabienne Schmaus" w:date="2026-05-03T14:46:00Z" w16du:dateUtc="2026-05-03T12:46:00Z">
        <w:r w:rsidR="0054666E" w:rsidRPr="00C060EC" w:rsidDel="00BA1F9A">
          <w:rPr>
            <w:rFonts w:cstheme="minorHAnsi"/>
            <w:i/>
            <w:iCs/>
          </w:rPr>
          <w:delText>Untersucht das folgende fiktive Musterprofil und beantwortet die Fragen in der Tabelle.</w:delText>
        </w:r>
      </w:del>
    </w:p>
    <w:p w14:paraId="6292C42B" w14:textId="77777777" w:rsidR="0054666E" w:rsidRPr="0013787D" w:rsidRDefault="0054666E" w:rsidP="0054666E">
      <w:pPr>
        <w:rPr>
          <w:rFonts w:cstheme="minorHAnsi"/>
        </w:rPr>
      </w:pPr>
    </w:p>
    <w:p w14:paraId="4BA04025" w14:textId="77777777" w:rsidR="007113C1" w:rsidRDefault="0054666E" w:rsidP="0054666E">
      <w:pPr>
        <w:rPr>
          <w:rFonts w:cstheme="minorHAnsi"/>
        </w:rPr>
      </w:pPr>
      <w:ins w:id="1319" w:author="Fabienne Schmaus" w:date="2026-05-03T14:47:00Z" w16du:dateUtc="2026-05-03T12:47:00Z">
        <w:r w:rsidRPr="00BA1F9A">
          <w:rPr>
            <w:rFonts w:cstheme="minorHAnsi"/>
            <w:highlight w:val="yellow"/>
            <w:rPrChange w:id="1320" w:author="Fabienne Schmaus" w:date="2026-05-03T14:47:00Z" w16du:dateUtc="2026-05-03T12:47:00Z">
              <w:rPr>
                <w:rFonts w:cstheme="minorHAnsi"/>
                <w:b/>
                <w:bCs/>
              </w:rPr>
            </w:rPrChange>
          </w:rPr>
          <w:t>((Abschnitt als Profil gestalten))</w:t>
        </w:r>
      </w:ins>
    </w:p>
    <w:tbl>
      <w:tblPr>
        <w:tblStyle w:val="Tabellenraster"/>
        <w:tblW w:w="0" w:type="auto"/>
        <w:tblLook w:val="04A0" w:firstRow="1" w:lastRow="0" w:firstColumn="1" w:lastColumn="0" w:noHBand="0" w:noVBand="1"/>
      </w:tblPr>
      <w:tblGrid>
        <w:gridCol w:w="10456"/>
      </w:tblGrid>
      <w:tr w:rsidR="007113C1" w14:paraId="670D740D" w14:textId="77777777" w:rsidTr="007113C1">
        <w:tc>
          <w:tcPr>
            <w:tcW w:w="10456" w:type="dxa"/>
          </w:tcPr>
          <w:p w14:paraId="5B5BCD23" w14:textId="77777777" w:rsidR="007113C1" w:rsidRPr="0013787D" w:rsidRDefault="007113C1" w:rsidP="007113C1">
            <w:pPr>
              <w:spacing w:line="276" w:lineRule="auto"/>
              <w:rPr>
                <w:rFonts w:cstheme="minorHAnsi"/>
              </w:rPr>
            </w:pPr>
            <w:r w:rsidRPr="0013787D">
              <w:rPr>
                <w:rFonts w:cstheme="minorHAnsi"/>
                <w:b/>
                <w:bCs/>
              </w:rPr>
              <w:t xml:space="preserve">Fiktives </w:t>
            </w:r>
            <w:r w:rsidRPr="00BA1F9A">
              <w:rPr>
                <w:rFonts w:cstheme="minorHAnsi"/>
                <w:b/>
                <w:bCs/>
              </w:rPr>
              <w:t>Musterprofil:</w:t>
            </w:r>
            <w:r w:rsidRPr="00BA1F9A">
              <w:rPr>
                <w:rFonts w:cstheme="minorHAnsi"/>
                <w:b/>
                <w:bCs/>
                <w:rPrChange w:id="1321" w:author="Fabienne Schmaus" w:date="2026-05-03T14:52:00Z" w16du:dateUtc="2026-05-03T12:52:00Z">
                  <w:rPr>
                    <w:rFonts w:cstheme="minorHAnsi"/>
                  </w:rPr>
                </w:rPrChange>
              </w:rPr>
              <w:t xml:space="preserve"> @lena.moments</w:t>
            </w:r>
          </w:p>
          <w:p w14:paraId="6BD99CB7" w14:textId="77777777" w:rsidR="007113C1" w:rsidRPr="0013787D" w:rsidRDefault="007113C1" w:rsidP="007113C1">
            <w:pPr>
              <w:spacing w:line="276" w:lineRule="auto"/>
              <w:rPr>
                <w:rFonts w:cstheme="minorHAnsi"/>
              </w:rPr>
            </w:pPr>
            <w:r w:rsidRPr="0054666E">
              <w:rPr>
                <w:rFonts w:cstheme="minorHAnsi"/>
                <w:b/>
                <w:bCs/>
                <w:rPrChange w:id="1322" w:author="Fabienne Schmaus" w:date="2026-05-03T15:03:00Z" w16du:dateUtc="2026-05-03T13:03:00Z">
                  <w:rPr>
                    <w:rFonts w:cstheme="minorHAnsi"/>
                  </w:rPr>
                </w:rPrChange>
              </w:rPr>
              <w:t>Profilbild:</w:t>
            </w:r>
            <w:r w:rsidRPr="0013787D">
              <w:rPr>
                <w:rFonts w:cstheme="minorHAnsi"/>
              </w:rPr>
              <w:t xml:space="preserve"> Lächelndes Selfie auf einem Berggipfel, Sonnenbrille, goldenes Licht.</w:t>
            </w:r>
          </w:p>
          <w:p w14:paraId="165E12FE" w14:textId="77777777" w:rsidR="007113C1" w:rsidRPr="00BA1F9A" w:rsidRDefault="007113C1" w:rsidP="007113C1">
            <w:pPr>
              <w:spacing w:line="276" w:lineRule="auto"/>
              <w:rPr>
                <w:rFonts w:cstheme="minorHAnsi"/>
                <w:lang w:val="en-US"/>
              </w:rPr>
            </w:pPr>
            <w:r w:rsidRPr="0054666E">
              <w:rPr>
                <w:rFonts w:cstheme="minorHAnsi"/>
                <w:b/>
                <w:bCs/>
                <w:lang w:val="en-US"/>
                <w:rPrChange w:id="1323" w:author="Fabienne Schmaus" w:date="2026-05-03T15:03:00Z" w16du:dateUtc="2026-05-03T13:03:00Z">
                  <w:rPr>
                    <w:rFonts w:cstheme="minorHAnsi"/>
                    <w:lang w:val="en-US"/>
                  </w:rPr>
                </w:rPrChange>
              </w:rPr>
              <w:t>Bio:</w:t>
            </w:r>
            <w:r w:rsidRPr="00BA1F9A">
              <w:rPr>
                <w:rFonts w:cstheme="minorHAnsi"/>
                <w:lang w:val="en-US"/>
              </w:rPr>
              <w:t xml:space="preserve"> </w:t>
            </w:r>
            <w:r w:rsidRPr="00BA1F9A">
              <w:rPr>
                <w:rFonts w:cstheme="minorHAnsi"/>
                <w:lang w:val="en-US"/>
                <w:rPrChange w:id="1324" w:author="Fabienne Schmaus" w:date="2026-05-03T14:53:00Z" w16du:dateUtc="2026-05-03T12:53:00Z">
                  <w:rPr>
                    <w:rFonts w:cstheme="minorHAnsi"/>
                    <w:i/>
                    <w:iCs/>
                    <w:lang w:val="en-US"/>
                  </w:rPr>
                </w:rPrChange>
              </w:rPr>
              <w:t xml:space="preserve">„living for sunsets &amp; adventures </w:t>
            </w:r>
            <w:r w:rsidRPr="00BA1F9A">
              <w:rPr>
                <w:rFonts w:ascii="Segoe UI Emoji" w:hAnsi="Segoe UI Emoji" w:cs="Segoe UI Emoji"/>
                <w:rPrChange w:id="1325" w:author="Fabienne Schmaus" w:date="2026-05-03T14:53:00Z" w16du:dateUtc="2026-05-03T12:53:00Z">
                  <w:rPr>
                    <w:rFonts w:ascii="Segoe UI Emoji" w:hAnsi="Segoe UI Emoji" w:cs="Segoe UI Emoji"/>
                    <w:i/>
                    <w:iCs/>
                  </w:rPr>
                </w:rPrChange>
              </w:rPr>
              <w:t>🌄</w:t>
            </w:r>
            <w:r w:rsidRPr="00BA1F9A">
              <w:rPr>
                <w:rFonts w:cstheme="minorHAnsi"/>
                <w:lang w:val="en-US"/>
                <w:rPrChange w:id="1326" w:author="Fabienne Schmaus" w:date="2026-05-03T14:53:00Z" w16du:dateUtc="2026-05-03T12:53:00Z">
                  <w:rPr>
                    <w:rFonts w:cstheme="minorHAnsi"/>
                    <w:i/>
                    <w:iCs/>
                    <w:lang w:val="en-US"/>
                  </w:rPr>
                </w:rPrChange>
              </w:rPr>
              <w:t xml:space="preserve"> | 17 | Berlin | she/her</w:t>
            </w:r>
            <w:del w:id="1327" w:author="Fabienne Schmaus" w:date="2026-05-03T15:04:00Z" w16du:dateUtc="2026-05-03T13:04:00Z">
              <w:r w:rsidRPr="00BA1F9A" w:rsidDel="0054666E">
                <w:rPr>
                  <w:rFonts w:cstheme="minorHAnsi"/>
                  <w:lang w:val="en-US"/>
                  <w:rPrChange w:id="1328" w:author="Fabienne Schmaus" w:date="2026-05-03T14:53:00Z" w16du:dateUtc="2026-05-03T12:53:00Z">
                    <w:rPr>
                      <w:rFonts w:cstheme="minorHAnsi"/>
                      <w:i/>
                      <w:iCs/>
                      <w:lang w:val="en-US"/>
                    </w:rPr>
                  </w:rPrChange>
                </w:rPr>
                <w:delText>"</w:delText>
              </w:r>
            </w:del>
            <w:ins w:id="1329" w:author="Fabienne Schmaus" w:date="2026-05-03T15:04:00Z" w16du:dateUtc="2026-05-03T13:04:00Z">
              <w:r>
                <w:rPr>
                  <w:rFonts w:cstheme="minorHAnsi"/>
                  <w:lang w:val="en-US"/>
                </w:rPr>
                <w:t>”</w:t>
              </w:r>
            </w:ins>
          </w:p>
          <w:p w14:paraId="320B4D27" w14:textId="77777777" w:rsidR="007113C1" w:rsidRPr="0013787D" w:rsidRDefault="007113C1" w:rsidP="007113C1">
            <w:pPr>
              <w:spacing w:line="276" w:lineRule="auto"/>
              <w:rPr>
                <w:rFonts w:cstheme="minorHAnsi"/>
              </w:rPr>
            </w:pPr>
            <w:r w:rsidRPr="0054666E">
              <w:rPr>
                <w:rFonts w:cstheme="minorHAnsi"/>
                <w:b/>
                <w:bCs/>
                <w:rPrChange w:id="1330" w:author="Fabienne Schmaus" w:date="2026-05-03T15:04:00Z" w16du:dateUtc="2026-05-03T13:04:00Z">
                  <w:rPr>
                    <w:rFonts w:cstheme="minorHAnsi"/>
                  </w:rPr>
                </w:rPrChange>
              </w:rPr>
              <w:t>Posts (letzte 6):</w:t>
            </w:r>
            <w:r w:rsidRPr="0013787D">
              <w:rPr>
                <w:rFonts w:cstheme="minorHAnsi"/>
              </w:rPr>
              <w:t xml:space="preserve"> Wanderfoto in den Alpen | Smoothie-Bowl zum Frühstück | Konzertabend mit Freundinnen | Sonnenuntergang vom Balkon | Selfie mit Kaffeebecher | Herbstblätter im Park</w:t>
            </w:r>
          </w:p>
          <w:p w14:paraId="769B9174" w14:textId="77777777" w:rsidR="007113C1" w:rsidRPr="0013787D" w:rsidRDefault="007113C1" w:rsidP="007113C1">
            <w:pPr>
              <w:spacing w:line="276" w:lineRule="auto"/>
              <w:rPr>
                <w:rFonts w:cstheme="minorHAnsi"/>
              </w:rPr>
            </w:pPr>
            <w:r w:rsidRPr="0054666E">
              <w:rPr>
                <w:rFonts w:cstheme="minorHAnsi"/>
                <w:b/>
                <w:bCs/>
                <w:rPrChange w:id="1331" w:author="Fabienne Schmaus" w:date="2026-05-03T15:04:00Z" w16du:dateUtc="2026-05-03T13:04:00Z">
                  <w:rPr>
                    <w:rFonts w:cstheme="minorHAnsi"/>
                  </w:rPr>
                </w:rPrChange>
              </w:rPr>
              <w:t>Interaktionen:</w:t>
            </w:r>
            <w:r w:rsidRPr="0013787D">
              <w:rPr>
                <w:rFonts w:cstheme="minorHAnsi"/>
              </w:rPr>
              <w:t xml:space="preserve"> 312 Follower | folgt 189 | Posts bekommen durchschnittlich 45–80 Likes | Kommentare meist von denselben 4–5 Personen</w:t>
            </w:r>
          </w:p>
          <w:p w14:paraId="78476C2A" w14:textId="6C63D240" w:rsidR="007113C1" w:rsidRDefault="007113C1" w:rsidP="007113C1">
            <w:pPr>
              <w:spacing w:line="276" w:lineRule="auto"/>
              <w:rPr>
                <w:rFonts w:cstheme="minorHAnsi"/>
              </w:rPr>
            </w:pPr>
            <w:r w:rsidRPr="0054666E">
              <w:rPr>
                <w:rFonts w:cstheme="minorHAnsi"/>
                <w:b/>
                <w:bCs/>
                <w:rPrChange w:id="1332" w:author="Fabienne Schmaus" w:date="2026-05-03T15:04:00Z" w16du:dateUtc="2026-05-03T13:04:00Z">
                  <w:rPr>
                    <w:rFonts w:cstheme="minorHAnsi"/>
                  </w:rPr>
                </w:rPrChange>
              </w:rPr>
              <w:t>Netzwerk:</w:t>
            </w:r>
            <w:r w:rsidRPr="0013787D">
              <w:rPr>
                <w:rFonts w:cstheme="minorHAnsi"/>
              </w:rPr>
              <w:t xml:space="preserve"> Folgt vor allem Reise-, Outdoor- und Lifestyle-Accounts; kaum Marken</w:t>
            </w:r>
          </w:p>
        </w:tc>
      </w:tr>
    </w:tbl>
    <w:p w14:paraId="352F99FE" w14:textId="77777777" w:rsidR="0054666E" w:rsidRPr="0013787D" w:rsidRDefault="0054666E" w:rsidP="0054666E">
      <w:pPr>
        <w:rPr>
          <w:rFonts w:cstheme="minorHAnsi"/>
        </w:rPr>
      </w:pPr>
    </w:p>
    <w:p w14:paraId="7E337F42" w14:textId="36676B0B" w:rsidR="0054666E" w:rsidRPr="00420141" w:rsidDel="0054666E" w:rsidRDefault="0054666E" w:rsidP="0054666E">
      <w:pPr>
        <w:rPr>
          <w:del w:id="1333" w:author="Fabienne Schmaus" w:date="2026-05-03T15:02:00Z" w16du:dateUtc="2026-05-03T13:02:00Z"/>
          <w:rFonts w:cstheme="minorHAnsi"/>
          <w:b/>
          <w:bCs/>
        </w:rPr>
      </w:pPr>
      <w:r w:rsidRPr="00420141">
        <w:rPr>
          <w:rFonts w:cstheme="minorHAnsi"/>
          <w:b/>
          <w:bCs/>
        </w:rPr>
        <w:t>Aufgabe</w:t>
      </w:r>
      <w:ins w:id="1334" w:author="Fabienne Schmaus" w:date="2026-05-03T15:02:00Z" w16du:dateUtc="2026-05-03T13:02:00Z">
        <w:r w:rsidRPr="00420141">
          <w:rPr>
            <w:rFonts w:cstheme="minorHAnsi"/>
            <w:b/>
            <w:bCs/>
          </w:rPr>
          <w:t xml:space="preserve">: </w:t>
        </w:r>
      </w:ins>
    </w:p>
    <w:p w14:paraId="18A60CF3" w14:textId="77777777" w:rsidR="0054666E" w:rsidRPr="00420141" w:rsidRDefault="0054666E" w:rsidP="0054666E">
      <w:pPr>
        <w:rPr>
          <w:rFonts w:cstheme="minorHAnsi"/>
          <w:b/>
          <w:bCs/>
          <w:rPrChange w:id="1335" w:author="Fabienne Schmaus" w:date="2026-05-03T15:09:00Z" w16du:dateUtc="2026-05-03T13:09:00Z">
            <w:rPr>
              <w:rFonts w:cstheme="minorHAnsi"/>
            </w:rPr>
          </w:rPrChange>
        </w:rPr>
      </w:pPr>
      <w:r w:rsidRPr="00420141">
        <w:rPr>
          <w:rFonts w:cstheme="minorHAnsi"/>
          <w:b/>
          <w:bCs/>
          <w:rPrChange w:id="1336" w:author="Fabienne Schmaus" w:date="2026-05-03T15:09:00Z" w16du:dateUtc="2026-05-03T13:09:00Z">
            <w:rPr>
              <w:rFonts w:cstheme="minorHAnsi"/>
            </w:rPr>
          </w:rPrChange>
        </w:rPr>
        <w:t>Analysiert das Profil @lena.moments mithilfe der folgenden Tabelle.</w:t>
      </w:r>
      <w:del w:id="1337" w:author="Fabienne Schmaus" w:date="2026-05-03T14:48:00Z" w16du:dateUtc="2026-05-03T12:48:00Z">
        <w:r w:rsidRPr="00420141" w:rsidDel="00BA1F9A">
          <w:rPr>
            <w:rFonts w:cstheme="minorHAnsi"/>
            <w:b/>
            <w:bCs/>
            <w:rPrChange w:id="1338" w:author="Fabienne Schmaus" w:date="2026-05-03T15:09:00Z" w16du:dateUtc="2026-05-03T13:09:00Z">
              <w:rPr>
                <w:rFonts w:cstheme="minorHAnsi"/>
              </w:rPr>
            </w:rPrChange>
          </w:rPr>
          <w:br/>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417"/>
        <w:gridCol w:w="2492"/>
        <w:gridCol w:w="2075"/>
        <w:gridCol w:w="3085"/>
      </w:tblGrid>
      <w:tr w:rsidR="0054666E" w:rsidRPr="00420141" w14:paraId="6202E7A1" w14:textId="77777777" w:rsidTr="001955DF">
        <w:trPr>
          <w:tblHeader/>
          <w:tblCellSpacing w:w="15" w:type="dxa"/>
        </w:trPr>
        <w:tc>
          <w:tcPr>
            <w:tcW w:w="0" w:type="auto"/>
            <w:vAlign w:val="center"/>
            <w:hideMark/>
          </w:tcPr>
          <w:p w14:paraId="354B976D" w14:textId="77777777" w:rsidR="0054666E" w:rsidRPr="00420141" w:rsidRDefault="0054666E" w:rsidP="001955DF">
            <w:pPr>
              <w:rPr>
                <w:rFonts w:cstheme="minorHAnsi"/>
              </w:rPr>
            </w:pPr>
            <w:r w:rsidRPr="00420141">
              <w:rPr>
                <w:rFonts w:cstheme="minorHAnsi"/>
              </w:rPr>
              <w:t>Baustein</w:t>
            </w:r>
          </w:p>
        </w:tc>
        <w:tc>
          <w:tcPr>
            <w:tcW w:w="0" w:type="auto"/>
            <w:vAlign w:val="center"/>
            <w:hideMark/>
          </w:tcPr>
          <w:p w14:paraId="2FFCFF93" w14:textId="77777777" w:rsidR="0054666E" w:rsidRPr="00420141" w:rsidRDefault="0054666E" w:rsidP="001955DF">
            <w:pPr>
              <w:rPr>
                <w:rFonts w:cstheme="minorHAnsi"/>
              </w:rPr>
            </w:pPr>
            <w:r w:rsidRPr="00420141">
              <w:rPr>
                <w:rFonts w:cstheme="minorHAnsi"/>
              </w:rPr>
              <w:t>Was zeigt das Profil?</w:t>
            </w:r>
          </w:p>
        </w:tc>
        <w:tc>
          <w:tcPr>
            <w:tcW w:w="0" w:type="auto"/>
            <w:vAlign w:val="center"/>
            <w:hideMark/>
          </w:tcPr>
          <w:p w14:paraId="17E56F1D" w14:textId="7772B5D7" w:rsidR="0054666E" w:rsidRPr="00420141" w:rsidRDefault="0054666E" w:rsidP="001955DF">
            <w:pPr>
              <w:rPr>
                <w:rFonts w:cstheme="minorHAnsi"/>
              </w:rPr>
            </w:pPr>
            <w:r w:rsidRPr="00420141">
              <w:rPr>
                <w:rFonts w:cstheme="minorHAnsi"/>
              </w:rPr>
              <w:t xml:space="preserve">Was fehlt </w:t>
            </w:r>
            <w:del w:id="1339" w:author="Fabienne Schmaus" w:date="2026-05-04T11:13:00Z" w16du:dateUtc="2026-05-04T09:13:00Z">
              <w:r w:rsidRPr="00420141" w:rsidDel="00AC6CBE">
                <w:rPr>
                  <w:rFonts w:cstheme="minorHAnsi"/>
                </w:rPr>
                <w:delText xml:space="preserve">/ </w:delText>
              </w:r>
            </w:del>
            <w:ins w:id="1340" w:author="Fabienne Schmaus" w:date="2026-05-04T11:13:00Z" w16du:dateUtc="2026-05-04T09:13:00Z">
              <w:r w:rsidR="00AC6CBE">
                <w:rPr>
                  <w:rFonts w:cstheme="minorHAnsi"/>
                </w:rPr>
                <w:t>oder</w:t>
              </w:r>
              <w:r w:rsidR="00AC6CBE" w:rsidRPr="00420141">
                <w:rPr>
                  <w:rFonts w:cstheme="minorHAnsi"/>
                </w:rPr>
                <w:t xml:space="preserve"> </w:t>
              </w:r>
            </w:ins>
            <w:r w:rsidRPr="00420141">
              <w:rPr>
                <w:rFonts w:cstheme="minorHAnsi"/>
              </w:rPr>
              <w:t>wird weggelassen?</w:t>
            </w:r>
          </w:p>
        </w:tc>
        <w:tc>
          <w:tcPr>
            <w:tcW w:w="0" w:type="auto"/>
            <w:vAlign w:val="center"/>
            <w:hideMark/>
          </w:tcPr>
          <w:p w14:paraId="57E474AA" w14:textId="77777777" w:rsidR="0054666E" w:rsidRPr="00420141" w:rsidRDefault="0054666E" w:rsidP="001955DF">
            <w:pPr>
              <w:rPr>
                <w:rFonts w:cstheme="minorHAnsi"/>
              </w:rPr>
            </w:pPr>
            <w:r w:rsidRPr="00420141">
              <w:rPr>
                <w:rFonts w:cstheme="minorHAnsi"/>
              </w:rPr>
              <w:t>Welchen Eindruck erzeugt das?</w:t>
            </w:r>
          </w:p>
        </w:tc>
        <w:tc>
          <w:tcPr>
            <w:tcW w:w="0" w:type="auto"/>
            <w:vAlign w:val="center"/>
            <w:hideMark/>
          </w:tcPr>
          <w:p w14:paraId="725C8262" w14:textId="77777777" w:rsidR="0054666E" w:rsidRPr="00420141" w:rsidRDefault="0054666E" w:rsidP="001955DF">
            <w:pPr>
              <w:rPr>
                <w:rFonts w:cstheme="minorHAnsi"/>
              </w:rPr>
            </w:pPr>
            <w:r w:rsidRPr="00420141">
              <w:rPr>
                <w:rFonts w:cstheme="minorHAnsi"/>
              </w:rPr>
              <w:t>Welches Bedürfnis könnte dahinterstecken?</w:t>
            </w:r>
          </w:p>
        </w:tc>
      </w:tr>
      <w:tr w:rsidR="0054666E" w:rsidRPr="0013787D" w14:paraId="5B8BFEB2" w14:textId="77777777" w:rsidTr="001955DF">
        <w:trPr>
          <w:tblCellSpacing w:w="15" w:type="dxa"/>
        </w:trPr>
        <w:tc>
          <w:tcPr>
            <w:tcW w:w="0" w:type="auto"/>
            <w:vAlign w:val="center"/>
            <w:hideMark/>
          </w:tcPr>
          <w:p w14:paraId="247CF969" w14:textId="77777777" w:rsidR="0054666E" w:rsidRPr="0013787D" w:rsidRDefault="0054666E" w:rsidP="001955DF">
            <w:pPr>
              <w:rPr>
                <w:rFonts w:cstheme="minorHAnsi"/>
              </w:rPr>
            </w:pPr>
            <w:r w:rsidRPr="0013787D">
              <w:rPr>
                <w:rFonts w:cstheme="minorHAnsi"/>
              </w:rPr>
              <w:t>Profilbild</w:t>
            </w:r>
          </w:p>
        </w:tc>
        <w:tc>
          <w:tcPr>
            <w:tcW w:w="0" w:type="auto"/>
            <w:vAlign w:val="center"/>
            <w:hideMark/>
          </w:tcPr>
          <w:p w14:paraId="6978F687" w14:textId="77777777" w:rsidR="0054666E" w:rsidRPr="0013787D" w:rsidRDefault="0054666E" w:rsidP="001955DF">
            <w:pPr>
              <w:rPr>
                <w:rFonts w:cstheme="minorHAnsi"/>
              </w:rPr>
            </w:pPr>
            <w:ins w:id="1341" w:author="Fabienne Schmaus" w:date="2026-05-03T14:48:00Z" w16du:dateUtc="2026-05-03T12:48:00Z">
              <w:r>
                <w:rPr>
                  <w:rFonts w:cstheme="minorHAnsi"/>
                </w:rPr>
                <w:br/>
              </w:r>
            </w:ins>
          </w:p>
        </w:tc>
        <w:tc>
          <w:tcPr>
            <w:tcW w:w="0" w:type="auto"/>
            <w:vAlign w:val="center"/>
            <w:hideMark/>
          </w:tcPr>
          <w:p w14:paraId="60967A86" w14:textId="77777777" w:rsidR="0054666E" w:rsidRPr="0013787D" w:rsidRDefault="0054666E" w:rsidP="001955DF">
            <w:pPr>
              <w:rPr>
                <w:rFonts w:cstheme="minorHAnsi"/>
              </w:rPr>
            </w:pPr>
          </w:p>
        </w:tc>
        <w:tc>
          <w:tcPr>
            <w:tcW w:w="0" w:type="auto"/>
            <w:vAlign w:val="center"/>
            <w:hideMark/>
          </w:tcPr>
          <w:p w14:paraId="07E74C96" w14:textId="77777777" w:rsidR="0054666E" w:rsidRPr="0013787D" w:rsidRDefault="0054666E" w:rsidP="001955DF">
            <w:pPr>
              <w:rPr>
                <w:rFonts w:cstheme="minorHAnsi"/>
              </w:rPr>
            </w:pPr>
          </w:p>
        </w:tc>
        <w:tc>
          <w:tcPr>
            <w:tcW w:w="0" w:type="auto"/>
            <w:vAlign w:val="center"/>
            <w:hideMark/>
          </w:tcPr>
          <w:p w14:paraId="4F71CB2B" w14:textId="77777777" w:rsidR="0054666E" w:rsidRPr="0013787D" w:rsidRDefault="0054666E" w:rsidP="001955DF">
            <w:pPr>
              <w:rPr>
                <w:rFonts w:cstheme="minorHAnsi"/>
              </w:rPr>
            </w:pPr>
          </w:p>
        </w:tc>
      </w:tr>
      <w:tr w:rsidR="0054666E" w:rsidRPr="0013787D" w14:paraId="60941584" w14:textId="77777777" w:rsidTr="001955DF">
        <w:trPr>
          <w:tblCellSpacing w:w="15" w:type="dxa"/>
        </w:trPr>
        <w:tc>
          <w:tcPr>
            <w:tcW w:w="0" w:type="auto"/>
            <w:vAlign w:val="center"/>
            <w:hideMark/>
          </w:tcPr>
          <w:p w14:paraId="24B6D6D8" w14:textId="77777777" w:rsidR="0054666E" w:rsidRPr="0013787D" w:rsidRDefault="0054666E" w:rsidP="001955DF">
            <w:pPr>
              <w:rPr>
                <w:rFonts w:cstheme="minorHAnsi"/>
              </w:rPr>
            </w:pPr>
            <w:r w:rsidRPr="0013787D">
              <w:rPr>
                <w:rFonts w:cstheme="minorHAnsi"/>
              </w:rPr>
              <w:t>Bio</w:t>
            </w:r>
          </w:p>
        </w:tc>
        <w:tc>
          <w:tcPr>
            <w:tcW w:w="0" w:type="auto"/>
            <w:vAlign w:val="center"/>
            <w:hideMark/>
          </w:tcPr>
          <w:p w14:paraId="155CF0B1" w14:textId="77777777" w:rsidR="0054666E" w:rsidRPr="0013787D" w:rsidRDefault="0054666E" w:rsidP="001955DF">
            <w:pPr>
              <w:rPr>
                <w:rFonts w:cstheme="minorHAnsi"/>
              </w:rPr>
            </w:pPr>
            <w:ins w:id="1342" w:author="Fabienne Schmaus" w:date="2026-05-03T14:48:00Z" w16du:dateUtc="2026-05-03T12:48:00Z">
              <w:r>
                <w:rPr>
                  <w:rFonts w:cstheme="minorHAnsi"/>
                </w:rPr>
                <w:br/>
              </w:r>
            </w:ins>
          </w:p>
        </w:tc>
        <w:tc>
          <w:tcPr>
            <w:tcW w:w="0" w:type="auto"/>
            <w:vAlign w:val="center"/>
            <w:hideMark/>
          </w:tcPr>
          <w:p w14:paraId="298A7012" w14:textId="77777777" w:rsidR="0054666E" w:rsidRPr="0013787D" w:rsidRDefault="0054666E" w:rsidP="001955DF">
            <w:pPr>
              <w:rPr>
                <w:rFonts w:cstheme="minorHAnsi"/>
              </w:rPr>
            </w:pPr>
          </w:p>
        </w:tc>
        <w:tc>
          <w:tcPr>
            <w:tcW w:w="0" w:type="auto"/>
            <w:vAlign w:val="center"/>
            <w:hideMark/>
          </w:tcPr>
          <w:p w14:paraId="3EFA3E1A" w14:textId="77777777" w:rsidR="0054666E" w:rsidRPr="0013787D" w:rsidRDefault="0054666E" w:rsidP="001955DF">
            <w:pPr>
              <w:rPr>
                <w:rFonts w:cstheme="minorHAnsi"/>
              </w:rPr>
            </w:pPr>
          </w:p>
        </w:tc>
        <w:tc>
          <w:tcPr>
            <w:tcW w:w="0" w:type="auto"/>
            <w:vAlign w:val="center"/>
            <w:hideMark/>
          </w:tcPr>
          <w:p w14:paraId="212D43F0" w14:textId="77777777" w:rsidR="0054666E" w:rsidRPr="0013787D" w:rsidRDefault="0054666E" w:rsidP="001955DF">
            <w:pPr>
              <w:rPr>
                <w:rFonts w:cstheme="minorHAnsi"/>
              </w:rPr>
            </w:pPr>
          </w:p>
        </w:tc>
      </w:tr>
      <w:tr w:rsidR="0054666E" w:rsidRPr="0013787D" w14:paraId="196E3AC8" w14:textId="77777777" w:rsidTr="001955DF">
        <w:trPr>
          <w:tblCellSpacing w:w="15" w:type="dxa"/>
        </w:trPr>
        <w:tc>
          <w:tcPr>
            <w:tcW w:w="0" w:type="auto"/>
            <w:vAlign w:val="center"/>
            <w:hideMark/>
          </w:tcPr>
          <w:p w14:paraId="2C0A6629" w14:textId="4FA874BD" w:rsidR="0054666E" w:rsidRPr="0013787D" w:rsidRDefault="0054666E" w:rsidP="001955DF">
            <w:pPr>
              <w:rPr>
                <w:rFonts w:cstheme="minorHAnsi"/>
              </w:rPr>
            </w:pPr>
            <w:r w:rsidRPr="0013787D">
              <w:rPr>
                <w:rFonts w:cstheme="minorHAnsi"/>
              </w:rPr>
              <w:t>Posts</w:t>
            </w:r>
            <w:del w:id="1343" w:author="Fabienne Schmaus" w:date="2026-05-03T14:48:00Z" w16du:dateUtc="2026-05-03T12:48:00Z">
              <w:r w:rsidRPr="0013787D" w:rsidDel="00BA1F9A">
                <w:rPr>
                  <w:rFonts w:cstheme="minorHAnsi"/>
                </w:rPr>
                <w:delText xml:space="preserve"> </w:delText>
              </w:r>
            </w:del>
            <w:del w:id="1344" w:author="Fabienne Schmaus" w:date="2026-05-04T11:13:00Z" w16du:dateUtc="2026-05-04T09:13:00Z">
              <w:r w:rsidRPr="0013787D" w:rsidDel="00AC6CBE">
                <w:rPr>
                  <w:rFonts w:cstheme="minorHAnsi"/>
                </w:rPr>
                <w:delText>/</w:delText>
              </w:r>
            </w:del>
            <w:ins w:id="1345" w:author="Fabienne Schmaus" w:date="2026-05-04T11:13:00Z" w16du:dateUtc="2026-05-04T09:13:00Z">
              <w:r w:rsidR="00AC6CBE">
                <w:rPr>
                  <w:rFonts w:cstheme="minorHAnsi"/>
                </w:rPr>
                <w:t>,</w:t>
              </w:r>
            </w:ins>
            <w:r w:rsidRPr="0013787D">
              <w:rPr>
                <w:rFonts w:cstheme="minorHAnsi"/>
              </w:rPr>
              <w:t xml:space="preserve"> Inhalte</w:t>
            </w:r>
          </w:p>
        </w:tc>
        <w:tc>
          <w:tcPr>
            <w:tcW w:w="0" w:type="auto"/>
            <w:vAlign w:val="center"/>
            <w:hideMark/>
          </w:tcPr>
          <w:p w14:paraId="25FDFA61" w14:textId="77777777" w:rsidR="0054666E" w:rsidRPr="0013787D" w:rsidRDefault="0054666E" w:rsidP="001955DF">
            <w:pPr>
              <w:rPr>
                <w:rFonts w:cstheme="minorHAnsi"/>
              </w:rPr>
            </w:pPr>
            <w:ins w:id="1346" w:author="Fabienne Schmaus" w:date="2026-05-03T14:48:00Z" w16du:dateUtc="2026-05-03T12:48:00Z">
              <w:r>
                <w:rPr>
                  <w:rFonts w:cstheme="minorHAnsi"/>
                </w:rPr>
                <w:br/>
              </w:r>
            </w:ins>
          </w:p>
        </w:tc>
        <w:tc>
          <w:tcPr>
            <w:tcW w:w="0" w:type="auto"/>
            <w:vAlign w:val="center"/>
            <w:hideMark/>
          </w:tcPr>
          <w:p w14:paraId="1B7B19A8" w14:textId="77777777" w:rsidR="0054666E" w:rsidRPr="0013787D" w:rsidRDefault="0054666E" w:rsidP="001955DF">
            <w:pPr>
              <w:rPr>
                <w:rFonts w:cstheme="minorHAnsi"/>
              </w:rPr>
            </w:pPr>
          </w:p>
        </w:tc>
        <w:tc>
          <w:tcPr>
            <w:tcW w:w="0" w:type="auto"/>
            <w:vAlign w:val="center"/>
            <w:hideMark/>
          </w:tcPr>
          <w:p w14:paraId="5C940145" w14:textId="77777777" w:rsidR="0054666E" w:rsidRPr="0013787D" w:rsidRDefault="0054666E" w:rsidP="001955DF">
            <w:pPr>
              <w:rPr>
                <w:rFonts w:cstheme="minorHAnsi"/>
              </w:rPr>
            </w:pPr>
          </w:p>
        </w:tc>
        <w:tc>
          <w:tcPr>
            <w:tcW w:w="0" w:type="auto"/>
            <w:vAlign w:val="center"/>
            <w:hideMark/>
          </w:tcPr>
          <w:p w14:paraId="35019998" w14:textId="77777777" w:rsidR="0054666E" w:rsidRPr="0013787D" w:rsidRDefault="0054666E" w:rsidP="001955DF">
            <w:pPr>
              <w:rPr>
                <w:rFonts w:cstheme="minorHAnsi"/>
              </w:rPr>
            </w:pPr>
          </w:p>
        </w:tc>
      </w:tr>
      <w:tr w:rsidR="0054666E" w:rsidRPr="0013787D" w14:paraId="75AF4A55" w14:textId="77777777" w:rsidTr="001955DF">
        <w:trPr>
          <w:tblCellSpacing w:w="15" w:type="dxa"/>
        </w:trPr>
        <w:tc>
          <w:tcPr>
            <w:tcW w:w="0" w:type="auto"/>
            <w:vAlign w:val="center"/>
            <w:hideMark/>
          </w:tcPr>
          <w:p w14:paraId="34D1C6F9" w14:textId="77777777" w:rsidR="0054666E" w:rsidRPr="0013787D" w:rsidRDefault="0054666E" w:rsidP="001955DF">
            <w:pPr>
              <w:rPr>
                <w:rFonts w:cstheme="minorHAnsi"/>
              </w:rPr>
            </w:pPr>
            <w:r w:rsidRPr="0013787D">
              <w:rPr>
                <w:rFonts w:cstheme="minorHAnsi"/>
              </w:rPr>
              <w:t>Interaktionen</w:t>
            </w:r>
          </w:p>
        </w:tc>
        <w:tc>
          <w:tcPr>
            <w:tcW w:w="0" w:type="auto"/>
            <w:vAlign w:val="center"/>
            <w:hideMark/>
          </w:tcPr>
          <w:p w14:paraId="6ECB20C3" w14:textId="77777777" w:rsidR="0054666E" w:rsidRPr="0013787D" w:rsidRDefault="0054666E" w:rsidP="001955DF">
            <w:pPr>
              <w:rPr>
                <w:rFonts w:cstheme="minorHAnsi"/>
              </w:rPr>
            </w:pPr>
            <w:ins w:id="1347" w:author="Fabienne Schmaus" w:date="2026-05-03T14:48:00Z" w16du:dateUtc="2026-05-03T12:48:00Z">
              <w:r>
                <w:rPr>
                  <w:rFonts w:cstheme="minorHAnsi"/>
                </w:rPr>
                <w:br/>
              </w:r>
            </w:ins>
          </w:p>
        </w:tc>
        <w:tc>
          <w:tcPr>
            <w:tcW w:w="0" w:type="auto"/>
            <w:vAlign w:val="center"/>
            <w:hideMark/>
          </w:tcPr>
          <w:p w14:paraId="01B4BEAC" w14:textId="77777777" w:rsidR="0054666E" w:rsidRPr="0013787D" w:rsidRDefault="0054666E" w:rsidP="001955DF">
            <w:pPr>
              <w:rPr>
                <w:rFonts w:cstheme="minorHAnsi"/>
              </w:rPr>
            </w:pPr>
          </w:p>
        </w:tc>
        <w:tc>
          <w:tcPr>
            <w:tcW w:w="0" w:type="auto"/>
            <w:vAlign w:val="center"/>
            <w:hideMark/>
          </w:tcPr>
          <w:p w14:paraId="0E037A45" w14:textId="77777777" w:rsidR="0054666E" w:rsidRPr="0013787D" w:rsidRDefault="0054666E" w:rsidP="001955DF">
            <w:pPr>
              <w:rPr>
                <w:rFonts w:cstheme="minorHAnsi"/>
              </w:rPr>
            </w:pPr>
          </w:p>
        </w:tc>
        <w:tc>
          <w:tcPr>
            <w:tcW w:w="0" w:type="auto"/>
            <w:vAlign w:val="center"/>
            <w:hideMark/>
          </w:tcPr>
          <w:p w14:paraId="36765BDF" w14:textId="77777777" w:rsidR="0054666E" w:rsidRPr="0013787D" w:rsidRDefault="0054666E" w:rsidP="001955DF">
            <w:pPr>
              <w:rPr>
                <w:rFonts w:cstheme="minorHAnsi"/>
              </w:rPr>
            </w:pPr>
          </w:p>
        </w:tc>
      </w:tr>
      <w:tr w:rsidR="0054666E" w:rsidRPr="0013787D" w14:paraId="5DAADC49" w14:textId="77777777" w:rsidTr="001955DF">
        <w:trPr>
          <w:tblCellSpacing w:w="15" w:type="dxa"/>
        </w:trPr>
        <w:tc>
          <w:tcPr>
            <w:tcW w:w="0" w:type="auto"/>
            <w:vAlign w:val="center"/>
            <w:hideMark/>
          </w:tcPr>
          <w:p w14:paraId="60C3944A" w14:textId="77777777" w:rsidR="0054666E" w:rsidRPr="0013787D" w:rsidRDefault="0054666E" w:rsidP="001955DF">
            <w:pPr>
              <w:rPr>
                <w:rFonts w:cstheme="minorHAnsi"/>
              </w:rPr>
            </w:pPr>
            <w:r w:rsidRPr="0013787D">
              <w:rPr>
                <w:rFonts w:cstheme="minorHAnsi"/>
              </w:rPr>
              <w:t>Netzwerk</w:t>
            </w:r>
          </w:p>
        </w:tc>
        <w:tc>
          <w:tcPr>
            <w:tcW w:w="0" w:type="auto"/>
            <w:vAlign w:val="center"/>
            <w:hideMark/>
          </w:tcPr>
          <w:p w14:paraId="4A1CCD00" w14:textId="77777777" w:rsidR="0054666E" w:rsidRPr="0013787D" w:rsidRDefault="0054666E" w:rsidP="001955DF">
            <w:pPr>
              <w:rPr>
                <w:rFonts w:cstheme="minorHAnsi"/>
              </w:rPr>
            </w:pPr>
            <w:ins w:id="1348" w:author="Fabienne Schmaus" w:date="2026-05-03T14:49:00Z" w16du:dateUtc="2026-05-03T12:49:00Z">
              <w:r>
                <w:rPr>
                  <w:rFonts w:cstheme="minorHAnsi"/>
                </w:rPr>
                <w:br/>
              </w:r>
            </w:ins>
          </w:p>
        </w:tc>
        <w:tc>
          <w:tcPr>
            <w:tcW w:w="0" w:type="auto"/>
            <w:vAlign w:val="center"/>
            <w:hideMark/>
          </w:tcPr>
          <w:p w14:paraId="4DF144FA" w14:textId="77777777" w:rsidR="0054666E" w:rsidRPr="0013787D" w:rsidRDefault="0054666E" w:rsidP="001955DF">
            <w:pPr>
              <w:rPr>
                <w:rFonts w:cstheme="minorHAnsi"/>
              </w:rPr>
            </w:pPr>
          </w:p>
        </w:tc>
        <w:tc>
          <w:tcPr>
            <w:tcW w:w="0" w:type="auto"/>
            <w:vAlign w:val="center"/>
            <w:hideMark/>
          </w:tcPr>
          <w:p w14:paraId="3BF00BB4" w14:textId="77777777" w:rsidR="0054666E" w:rsidRPr="0013787D" w:rsidRDefault="0054666E" w:rsidP="001955DF">
            <w:pPr>
              <w:rPr>
                <w:rFonts w:cstheme="minorHAnsi"/>
              </w:rPr>
            </w:pPr>
          </w:p>
        </w:tc>
        <w:tc>
          <w:tcPr>
            <w:tcW w:w="0" w:type="auto"/>
            <w:vAlign w:val="center"/>
            <w:hideMark/>
          </w:tcPr>
          <w:p w14:paraId="02FDCCEA" w14:textId="77777777" w:rsidR="0054666E" w:rsidRPr="0013787D" w:rsidRDefault="0054666E" w:rsidP="001955DF">
            <w:pPr>
              <w:rPr>
                <w:rFonts w:cstheme="minorHAnsi"/>
              </w:rPr>
            </w:pPr>
          </w:p>
        </w:tc>
      </w:tr>
    </w:tbl>
    <w:p w14:paraId="7ED1CDF6" w14:textId="77777777" w:rsidR="0054666E" w:rsidRPr="0013787D" w:rsidRDefault="0054666E" w:rsidP="0054666E">
      <w:pPr>
        <w:rPr>
          <w:rFonts w:cstheme="minorHAnsi"/>
        </w:rPr>
      </w:pPr>
      <w:r w:rsidRPr="0013787D">
        <w:rPr>
          <w:rFonts w:cstheme="minorHAnsi"/>
        </w:rPr>
        <w:pict w14:anchorId="30498C45">
          <v:rect id="_x0000_i1075" style="width:0;height:1.5pt" o:hralign="center" o:hrstd="t" o:hr="t" fillcolor="#a0a0a0" stroked="f"/>
        </w:pict>
      </w:r>
    </w:p>
    <w:p w14:paraId="51D7475C" w14:textId="47AF3335" w:rsidR="0054666E" w:rsidRPr="00BA1F9A" w:rsidRDefault="0054666E" w:rsidP="0054666E">
      <w:pPr>
        <w:rPr>
          <w:rFonts w:cstheme="minorHAnsi"/>
          <w:b/>
          <w:bCs/>
          <w:rPrChange w:id="1349" w:author="Fabienne Schmaus" w:date="2026-05-03T14:49:00Z" w16du:dateUtc="2026-05-03T12:49:00Z">
            <w:rPr>
              <w:rFonts w:cstheme="minorHAnsi"/>
            </w:rPr>
          </w:rPrChange>
        </w:rPr>
      </w:pPr>
      <w:r w:rsidRPr="00BA1F9A">
        <w:rPr>
          <w:rFonts w:cstheme="minorHAnsi"/>
          <w:b/>
          <w:bCs/>
          <w:rPrChange w:id="1350" w:author="Fabienne Schmaus" w:date="2026-05-03T14:49:00Z" w16du:dateUtc="2026-05-03T12:49:00Z">
            <w:rPr>
              <w:rFonts w:cstheme="minorHAnsi"/>
            </w:rPr>
          </w:rPrChange>
        </w:rPr>
        <w:t>Reflexionsfragen</w:t>
      </w:r>
      <w:ins w:id="1351" w:author="Fabienne Schmaus" w:date="2026-05-03T15:10:00Z" w16du:dateUtc="2026-05-03T13:10:00Z">
        <w:r w:rsidR="00420141">
          <w:rPr>
            <w:rFonts w:cstheme="minorHAnsi"/>
            <w:b/>
            <w:bCs/>
          </w:rPr>
          <w:t>:</w:t>
        </w:r>
      </w:ins>
    </w:p>
    <w:p w14:paraId="4AD96AF7" w14:textId="5B700A07" w:rsidR="0054666E" w:rsidRPr="0054666E" w:rsidDel="0054666E" w:rsidRDefault="0054666E" w:rsidP="0054666E">
      <w:pPr>
        <w:pStyle w:val="Listenabsatz"/>
        <w:numPr>
          <w:ilvl w:val="0"/>
          <w:numId w:val="77"/>
        </w:numPr>
        <w:rPr>
          <w:del w:id="1352" w:author="Fabienne Schmaus" w:date="2026-05-03T14:57:00Z" w16du:dateUtc="2026-05-03T12:57:00Z"/>
          <w:rFonts w:cstheme="minorHAnsi"/>
        </w:rPr>
        <w:pPrChange w:id="1353" w:author="Fabienne Schmaus" w:date="2026-05-03T14:59:00Z" w16du:dateUtc="2026-05-03T12:59:00Z">
          <w:pPr/>
        </w:pPrChange>
      </w:pPr>
      <w:del w:id="1354" w:author="Fabienne Schmaus" w:date="2026-05-03T14:57:00Z" w16du:dateUtc="2026-05-03T12:57:00Z">
        <w:r w:rsidRPr="0054666E" w:rsidDel="0054666E">
          <w:rPr>
            <w:rFonts w:cstheme="minorHAnsi"/>
          </w:rPr>
          <w:delText>Für alle:</w:delText>
        </w:r>
      </w:del>
    </w:p>
    <w:p w14:paraId="11E957B5" w14:textId="77777777" w:rsidR="0054666E" w:rsidRPr="0054666E" w:rsidDel="0054666E" w:rsidRDefault="0054666E" w:rsidP="0054666E">
      <w:pPr>
        <w:pStyle w:val="Listenabsatz"/>
        <w:numPr>
          <w:ilvl w:val="0"/>
          <w:numId w:val="77"/>
        </w:numPr>
        <w:rPr>
          <w:del w:id="1355" w:author="Fabienne Schmaus" w:date="2026-05-03T14:59:00Z" w16du:dateUtc="2026-05-03T12:59:00Z"/>
        </w:rPr>
      </w:pPr>
      <w:r w:rsidRPr="0054666E">
        <w:t>Welcher Baustein hat euch am meisten überrascht? Warum?</w:t>
      </w:r>
    </w:p>
    <w:p w14:paraId="48CA63DF" w14:textId="77777777" w:rsidR="0054666E" w:rsidRPr="0054666E" w:rsidRDefault="0054666E" w:rsidP="0054666E">
      <w:pPr>
        <w:pStyle w:val="Listenabsatz"/>
        <w:numPr>
          <w:ilvl w:val="0"/>
          <w:numId w:val="77"/>
        </w:numPr>
        <w:rPr>
          <w:ins w:id="1356" w:author="Fabienne Schmaus" w:date="2026-05-03T14:59:00Z" w16du:dateUtc="2026-05-03T12:59:00Z"/>
        </w:rPr>
        <w:pPrChange w:id="1357" w:author="Fabienne Schmaus" w:date="2026-05-03T14:59:00Z" w16du:dateUtc="2026-05-03T12:59:00Z">
          <w:pPr>
            <w:numPr>
              <w:numId w:val="56"/>
            </w:numPr>
            <w:tabs>
              <w:tab w:val="num" w:pos="720"/>
            </w:tabs>
            <w:ind w:left="720" w:hanging="360"/>
          </w:pPr>
        </w:pPrChange>
      </w:pPr>
    </w:p>
    <w:p w14:paraId="200EFFD4" w14:textId="3FD6634A" w:rsidR="0013787D" w:rsidRPr="0054666E" w:rsidRDefault="0054666E" w:rsidP="0054666E">
      <w:pPr>
        <w:pStyle w:val="Listenabsatz"/>
        <w:numPr>
          <w:ilvl w:val="0"/>
          <w:numId w:val="77"/>
        </w:numPr>
        <w:rPr>
          <w:rFonts w:cstheme="minorHAnsi"/>
        </w:rPr>
        <w:pPrChange w:id="1358" w:author="Fabienne Schmaus" w:date="2026-05-03T14:59:00Z" w16du:dateUtc="2026-05-03T12:59:00Z">
          <w:pPr/>
        </w:pPrChange>
      </w:pPr>
      <w:r w:rsidRPr="0054666E">
        <w:rPr>
          <w:rFonts w:cstheme="minorHAnsi"/>
        </w:rPr>
        <w:t>Welches Bild hat euch Lena von sich vermittelt – bevor ihr die Analyse gemacht habt? Und danach?</w:t>
      </w:r>
    </w:p>
    <w:p w14:paraId="04960827" w14:textId="00F20D4B" w:rsidR="0054666E" w:rsidRPr="0054666E" w:rsidDel="0054666E" w:rsidRDefault="0054666E" w:rsidP="0054666E">
      <w:pPr>
        <w:rPr>
          <w:del w:id="1359" w:author="Fabienne Schmaus" w:date="2026-05-03T14:59:00Z" w16du:dateUtc="2026-05-03T12:59:00Z"/>
          <w:rFonts w:cstheme="minorHAnsi"/>
        </w:rPr>
      </w:pPr>
    </w:p>
    <w:p w14:paraId="6BA00CD2" w14:textId="045E88FC" w:rsidR="0013787D" w:rsidRPr="0054666E" w:rsidDel="0054666E" w:rsidRDefault="0013787D" w:rsidP="0013787D">
      <w:pPr>
        <w:rPr>
          <w:del w:id="1360" w:author="Fabienne Schmaus" w:date="2026-05-03T14:59:00Z" w16du:dateUtc="2026-05-03T12:59:00Z"/>
          <w:rFonts w:cstheme="minorHAnsi"/>
        </w:rPr>
      </w:pPr>
      <w:del w:id="1361" w:author="Fabienne Schmaus" w:date="2026-05-03T14:59:00Z" w16du:dateUtc="2026-05-03T12:59:00Z">
        <w:r w:rsidRPr="0054666E" w:rsidDel="0054666E">
          <w:rPr>
            <w:rFonts w:cstheme="minorHAnsi"/>
          </w:rPr>
          <w:delText>Zusatz für Sek II:</w:delText>
        </w:r>
      </w:del>
    </w:p>
    <w:p w14:paraId="7618B41F" w14:textId="6FF6B75E" w:rsidR="0013787D" w:rsidRPr="0013787D" w:rsidRDefault="0013787D" w:rsidP="0013787D">
      <w:pPr>
        <w:numPr>
          <w:ilvl w:val="0"/>
          <w:numId w:val="57"/>
        </w:numPr>
        <w:rPr>
          <w:rFonts w:cstheme="minorHAnsi"/>
        </w:rPr>
      </w:pPr>
      <w:r w:rsidRPr="0054666E">
        <w:rPr>
          <w:rFonts w:cstheme="minorHAnsi"/>
        </w:rPr>
        <w:t>Erving Goffman</w:t>
      </w:r>
      <w:r w:rsidRPr="0013787D">
        <w:rPr>
          <w:rFonts w:cstheme="minorHAnsi"/>
        </w:rPr>
        <w:t xml:space="preserve"> beschreibt unser Alltagsleben als Theater: Es gibt eine Vorderbühne (was andere sehen) und eine Hinterbühne (was verborgen bleibt). Welche „Hinterbühne</w:t>
      </w:r>
      <w:del w:id="1362" w:author="Fabienne Schmaus" w:date="2026-05-03T14:59:00Z" w16du:dateUtc="2026-05-03T12:59:00Z">
        <w:r w:rsidRPr="0013787D" w:rsidDel="0054666E">
          <w:rPr>
            <w:rFonts w:cstheme="minorHAnsi"/>
          </w:rPr>
          <w:delText xml:space="preserve">" </w:delText>
        </w:r>
      </w:del>
      <w:ins w:id="1363" w:author="Fabienne Schmaus" w:date="2026-05-03T14:59:00Z" w16du:dateUtc="2026-05-03T12:59:00Z">
        <w:r w:rsidR="0054666E">
          <w:rPr>
            <w:rFonts w:cstheme="minorHAnsi"/>
          </w:rPr>
          <w:t>“</w:t>
        </w:r>
        <w:r w:rsidR="0054666E" w:rsidRPr="0013787D">
          <w:rPr>
            <w:rFonts w:cstheme="minorHAnsi"/>
          </w:rPr>
          <w:t xml:space="preserve"> </w:t>
        </w:r>
      </w:ins>
      <w:r w:rsidRPr="0013787D">
        <w:rPr>
          <w:rFonts w:cstheme="minorHAnsi"/>
        </w:rPr>
        <w:t>könnte @lena.moments haben?</w:t>
      </w:r>
    </w:p>
    <w:p w14:paraId="2CC2EF64" w14:textId="77777777" w:rsidR="0013787D" w:rsidRPr="0013787D" w:rsidRDefault="0013787D" w:rsidP="0013787D">
      <w:pPr>
        <w:numPr>
          <w:ilvl w:val="0"/>
          <w:numId w:val="57"/>
        </w:numPr>
        <w:rPr>
          <w:rFonts w:cstheme="minorHAnsi"/>
        </w:rPr>
      </w:pPr>
      <w:r w:rsidRPr="0013787D">
        <w:rPr>
          <w:rFonts w:cstheme="minorHAnsi"/>
        </w:rPr>
        <w:lastRenderedPageBreak/>
        <w:t>Jede Profilgestaltung ist auch eine psychologische Entscheidung. Welche Bedürfnisse (z. B. Anerkennung, Zugehörigkeit, Selbstwirksamkeit) werden in Lenas Profil erkennbar? Begründet eure Einschätzung.</w:t>
      </w:r>
    </w:p>
    <w:p w14:paraId="4D6698FB" w14:textId="630A4050" w:rsidR="0013787D" w:rsidRPr="0013787D" w:rsidRDefault="0054666E" w:rsidP="0013787D">
      <w:pPr>
        <w:numPr>
          <w:ilvl w:val="0"/>
          <w:numId w:val="57"/>
        </w:numPr>
        <w:rPr>
          <w:rFonts w:cstheme="minorHAnsi"/>
        </w:rPr>
      </w:pPr>
      <w:commentRangeStart w:id="1364"/>
      <w:ins w:id="1365" w:author="Fabienne Schmaus" w:date="2026-05-03T15:00:00Z" w16du:dateUtc="2026-05-03T13:00:00Z">
        <w:r>
          <w:rPr>
            <w:rFonts w:cstheme="minorHAnsi"/>
          </w:rPr>
          <w:t>D</w:t>
        </w:r>
      </w:ins>
      <w:del w:id="1366" w:author="Fabienne Schmaus" w:date="2026-05-03T15:00:00Z" w16du:dateUtc="2026-05-03T13:00:00Z">
        <w:r w:rsidR="0013787D" w:rsidRPr="0013787D" w:rsidDel="0054666E">
          <w:rPr>
            <w:rFonts w:cstheme="minorHAnsi"/>
          </w:rPr>
          <w:delText>d</w:delText>
        </w:r>
      </w:del>
      <w:r w:rsidR="0013787D" w:rsidRPr="0013787D">
        <w:rPr>
          <w:rFonts w:cstheme="minorHAnsi"/>
        </w:rPr>
        <w:t xml:space="preserve">anah </w:t>
      </w:r>
      <w:del w:id="1367" w:author="Fabienne Schmaus" w:date="2026-05-03T15:00:00Z" w16du:dateUtc="2026-05-03T13:00:00Z">
        <w:r w:rsidR="0013787D" w:rsidRPr="0013787D" w:rsidDel="0054666E">
          <w:rPr>
            <w:rFonts w:cstheme="minorHAnsi"/>
          </w:rPr>
          <w:delText xml:space="preserve">boyd </w:delText>
        </w:r>
      </w:del>
      <w:ins w:id="1368" w:author="Fabienne Schmaus" w:date="2026-05-03T15:00:00Z" w16du:dateUtc="2026-05-03T13:00:00Z">
        <w:r>
          <w:rPr>
            <w:rFonts w:cstheme="minorHAnsi"/>
          </w:rPr>
          <w:t>B</w:t>
        </w:r>
        <w:r w:rsidRPr="0013787D">
          <w:rPr>
            <w:rFonts w:cstheme="minorHAnsi"/>
          </w:rPr>
          <w:t xml:space="preserve">oyd </w:t>
        </w:r>
      </w:ins>
      <w:commentRangeEnd w:id="1364"/>
      <w:r w:rsidRPr="0013787D">
        <w:rPr>
          <w:rStyle w:val="Kommentarzeichen"/>
          <w:rFonts w:cstheme="minorHAnsi"/>
          <w:sz w:val="22"/>
          <w:szCs w:val="22"/>
        </w:rPr>
        <w:commentReference w:id="1364"/>
      </w:r>
      <w:r w:rsidR="0013787D" w:rsidRPr="0013787D">
        <w:rPr>
          <w:rFonts w:cstheme="minorHAnsi"/>
        </w:rPr>
        <w:t>(2014) beschreibt vier besondere Eigenschaften digitaler Identität: Sie ist persistent (bleibt bestehen), durchsuchbar, replizierbar und skalierbar. Welche dieser Eigenschaften verändert die Art, wie @lena.moments ihr Profil wahrscheinlich gestaltet</w:t>
      </w:r>
      <w:ins w:id="1369" w:author="Fabienne Schmaus" w:date="2026-05-03T15:00:00Z" w16du:dateUtc="2026-05-03T13:00:00Z">
        <w:r>
          <w:rPr>
            <w:rFonts w:cstheme="minorHAnsi"/>
          </w:rPr>
          <w:t>? W</w:t>
        </w:r>
      </w:ins>
      <w:del w:id="1370" w:author="Fabienne Schmaus" w:date="2026-05-03T15:00:00Z" w16du:dateUtc="2026-05-03T13:00:00Z">
        <w:r w:rsidR="0013787D" w:rsidRPr="0013787D" w:rsidDel="0054666E">
          <w:rPr>
            <w:rFonts w:cstheme="minorHAnsi"/>
          </w:rPr>
          <w:delText xml:space="preserve"> – und </w:delText>
        </w:r>
      </w:del>
      <w:del w:id="1371" w:author="Fabienne Schmaus" w:date="2026-05-03T15:01:00Z" w16du:dateUtc="2026-05-03T13:01:00Z">
        <w:r w:rsidR="0013787D" w:rsidRPr="0013787D" w:rsidDel="0054666E">
          <w:rPr>
            <w:rFonts w:cstheme="minorHAnsi"/>
          </w:rPr>
          <w:delText>w</w:delText>
        </w:r>
      </w:del>
      <w:r w:rsidR="0013787D" w:rsidRPr="0013787D">
        <w:rPr>
          <w:rFonts w:cstheme="minorHAnsi"/>
        </w:rPr>
        <w:t>arum?</w:t>
      </w:r>
    </w:p>
    <w:p w14:paraId="49B0DE41" w14:textId="70B23773" w:rsidR="0013787D" w:rsidRPr="0013787D" w:rsidRDefault="0013787D" w:rsidP="0013787D">
      <w:pPr>
        <w:numPr>
          <w:ilvl w:val="0"/>
          <w:numId w:val="57"/>
        </w:numPr>
        <w:rPr>
          <w:rFonts w:cstheme="minorHAnsi"/>
        </w:rPr>
      </w:pPr>
      <w:commentRangeStart w:id="1372"/>
      <w:r w:rsidRPr="0013787D">
        <w:rPr>
          <w:rFonts w:cstheme="minorHAnsi"/>
        </w:rPr>
        <w:t xml:space="preserve">Marwick &amp; </w:t>
      </w:r>
      <w:ins w:id="1373" w:author="Fabienne Schmaus" w:date="2026-05-03T15:00:00Z" w16du:dateUtc="2026-05-03T13:00:00Z">
        <w:r w:rsidR="0054666E">
          <w:rPr>
            <w:rFonts w:cstheme="minorHAnsi"/>
          </w:rPr>
          <w:t>B</w:t>
        </w:r>
      </w:ins>
      <w:del w:id="1374" w:author="Fabienne Schmaus" w:date="2026-05-03T15:00:00Z" w16du:dateUtc="2026-05-03T13:00:00Z">
        <w:r w:rsidRPr="0013787D" w:rsidDel="0054666E">
          <w:rPr>
            <w:rFonts w:cstheme="minorHAnsi"/>
          </w:rPr>
          <w:delText>b</w:delText>
        </w:r>
      </w:del>
      <w:r w:rsidRPr="0013787D">
        <w:rPr>
          <w:rFonts w:cstheme="minorHAnsi"/>
        </w:rPr>
        <w:t xml:space="preserve">oyd </w:t>
      </w:r>
      <w:commentRangeEnd w:id="1372"/>
      <w:r w:rsidR="0054666E" w:rsidRPr="0013787D">
        <w:rPr>
          <w:rStyle w:val="Kommentarzeichen"/>
          <w:rFonts w:cstheme="minorHAnsi"/>
          <w:sz w:val="22"/>
          <w:szCs w:val="22"/>
        </w:rPr>
        <w:commentReference w:id="1372"/>
      </w:r>
      <w:r w:rsidRPr="0013787D">
        <w:rPr>
          <w:rFonts w:cstheme="minorHAnsi"/>
        </w:rPr>
        <w:t xml:space="preserve">(2011) beschreiben das Phänomen des „Context Collapse": Online sehen alle sozialen Kontexte gleichzeitig denselben Post – </w:t>
      </w:r>
      <w:del w:id="1375" w:author="Fabienne Schmaus" w:date="2026-04-30T17:35:00Z" w16du:dateUtc="2026-04-30T15:35:00Z">
        <w:r w:rsidRPr="0013787D" w:rsidDel="0013787D">
          <w:rPr>
            <w:rFonts w:cstheme="minorHAnsi"/>
          </w:rPr>
          <w:delText>Schulkamerad:innen</w:delText>
        </w:r>
      </w:del>
      <w:ins w:id="1376" w:author="Fabienne Schmaus" w:date="2026-04-30T17:35:00Z" w16du:dateUtc="2026-04-30T15:35:00Z">
        <w:r>
          <w:rPr>
            <w:rFonts w:cstheme="minorHAnsi"/>
          </w:rPr>
          <w:t>Freundeskreis</w:t>
        </w:r>
      </w:ins>
      <w:r w:rsidRPr="0013787D">
        <w:rPr>
          <w:rFonts w:cstheme="minorHAnsi"/>
        </w:rPr>
        <w:t>, Familie, Bekannte. Welche Konsequenz hat das für @lena.moments? Welche Entscheidungen würde sie anders treffen, wenn sie nur für eine Gruppe posten würde?</w:t>
      </w:r>
      <w:r w:rsidRPr="0013787D">
        <w:rPr>
          <w:rFonts w:cstheme="minorHAnsi"/>
        </w:rPr>
        <w:br w:type="page"/>
      </w:r>
    </w:p>
    <w:p w14:paraId="2790AE82" w14:textId="0B80FCE7" w:rsidR="0013787D" w:rsidRPr="0013787D" w:rsidRDefault="0013787D" w:rsidP="0013787D">
      <w:pPr>
        <w:rPr>
          <w:ins w:id="1377" w:author="Fabienne Schmaus" w:date="2026-04-30T17:36:00Z" w16du:dateUtc="2026-04-30T15:36:00Z"/>
          <w:rFonts w:cstheme="minorHAnsi"/>
          <w:rPrChange w:id="1378" w:author="Fabienne Schmaus" w:date="2026-04-30T17:36:00Z" w16du:dateUtc="2026-04-30T15:36:00Z">
            <w:rPr>
              <w:ins w:id="1379" w:author="Fabienne Schmaus" w:date="2026-04-30T17:36:00Z" w16du:dateUtc="2026-04-30T15:36:00Z"/>
              <w:rFonts w:cstheme="minorHAnsi"/>
              <w:color w:val="EE0000"/>
            </w:rPr>
          </w:rPrChange>
        </w:rPr>
        <w:pPrChange w:id="1380" w:author="Fabienne Schmaus" w:date="2026-04-30T17:36:00Z" w16du:dateUtc="2026-04-30T15:36:00Z">
          <w:pPr>
            <w:pStyle w:val="Listenabsatz"/>
            <w:numPr>
              <w:numId w:val="57"/>
            </w:numPr>
            <w:tabs>
              <w:tab w:val="num" w:pos="720"/>
            </w:tabs>
            <w:ind w:hanging="360"/>
          </w:pPr>
        </w:pPrChange>
      </w:pPr>
      <w:ins w:id="1381" w:author="Fabienne Schmaus" w:date="2026-04-30T17:36:00Z" w16du:dateUtc="2026-04-30T15:36:00Z">
        <w:r w:rsidRPr="0013787D">
          <w:rPr>
            <w:rFonts w:cstheme="minorHAnsi"/>
            <w:highlight w:val="yellow"/>
            <w:rPrChange w:id="1382" w:author="Fabienne Schmaus" w:date="2026-04-30T17:36:00Z" w16du:dateUtc="2026-04-30T15:36:00Z">
              <w:rPr>
                <w:rFonts w:cstheme="minorHAnsi"/>
                <w:color w:val="EE0000"/>
                <w:highlight w:val="yellow"/>
              </w:rPr>
            </w:rPrChange>
          </w:rPr>
          <w:lastRenderedPageBreak/>
          <w:t xml:space="preserve">((Seite </w:t>
        </w:r>
        <w:r w:rsidRPr="0013787D">
          <w:rPr>
            <w:rFonts w:cstheme="minorHAnsi"/>
            <w:highlight w:val="yellow"/>
          </w:rPr>
          <w:t>xx</w:t>
        </w:r>
      </w:ins>
      <w:ins w:id="1383" w:author="Fabienne Schmaus" w:date="2026-05-04T10:49:00Z" w16du:dateUtc="2026-05-04T08:49:00Z">
        <w:r w:rsidR="00A71B33">
          <w:rPr>
            <w:rFonts w:cstheme="minorHAnsi"/>
            <w:highlight w:val="yellow"/>
          </w:rPr>
          <w:t xml:space="preserve"> // Gerne mit den Lichtblick-Icons arbeiten</w:t>
        </w:r>
      </w:ins>
      <w:ins w:id="1384" w:author="Fabienne Schmaus" w:date="2026-04-30T17:36:00Z" w16du:dateUtc="2026-04-30T15:36:00Z">
        <w:del w:id="1385" w:author="Fabienne Schmaus" w:date="2026-04-30T17:08:00Z" w16du:dateUtc="2026-04-30T15:08:00Z">
          <w:r w:rsidRPr="0013787D" w:rsidDel="007204FD">
            <w:rPr>
              <w:rFonts w:cstheme="minorHAnsi"/>
              <w:highlight w:val="yellow"/>
              <w:rPrChange w:id="1386" w:author="Fabienne Schmaus" w:date="2026-04-30T17:36:00Z" w16du:dateUtc="2026-04-30T15:36:00Z">
                <w:rPr>
                  <w:rFonts w:cstheme="minorHAnsi"/>
                  <w:color w:val="EE0000"/>
                  <w:highlight w:val="yellow"/>
                </w:rPr>
              </w:rPrChange>
            </w:rPr>
            <w:delText>4</w:delText>
          </w:r>
        </w:del>
        <w:r w:rsidRPr="0013787D">
          <w:rPr>
            <w:rFonts w:cstheme="minorHAnsi"/>
            <w:highlight w:val="yellow"/>
            <w:rPrChange w:id="1387" w:author="Fabienne Schmaus" w:date="2026-04-30T17:36:00Z" w16du:dateUtc="2026-04-30T15:36:00Z">
              <w:rPr>
                <w:rFonts w:cstheme="minorHAnsi"/>
                <w:color w:val="EE0000"/>
                <w:highlight w:val="yellow"/>
              </w:rPr>
            </w:rPrChange>
          </w:rPr>
          <w:t>))</w:t>
        </w:r>
      </w:ins>
    </w:p>
    <w:p w14:paraId="217B2CF3" w14:textId="0536CCFA" w:rsidR="0013787D" w:rsidRPr="0013787D" w:rsidDel="0013787D" w:rsidRDefault="0013787D" w:rsidP="0013787D">
      <w:pPr>
        <w:rPr>
          <w:del w:id="1388" w:author="Fabienne Schmaus" w:date="2026-04-30T17:36:00Z" w16du:dateUtc="2026-04-30T15:36:00Z"/>
          <w:rFonts w:cstheme="minorHAnsi"/>
        </w:rPr>
      </w:pPr>
    </w:p>
    <w:p w14:paraId="68FFC640" w14:textId="71FCE533" w:rsidR="0013787D" w:rsidRPr="0013787D" w:rsidDel="0013787D" w:rsidRDefault="0013787D" w:rsidP="0013787D">
      <w:pPr>
        <w:rPr>
          <w:del w:id="1389" w:author="Fabienne Schmaus" w:date="2026-04-30T17:36:00Z" w16du:dateUtc="2026-04-30T15:36:00Z"/>
          <w:rFonts w:cstheme="minorHAnsi"/>
        </w:rPr>
        <w:sectPr w:rsidR="0013787D" w:rsidRPr="0013787D" w:rsidDel="0013787D" w:rsidSect="0013787D">
          <w:headerReference w:type="even" r:id="rId15"/>
          <w:headerReference w:type="default" r:id="rId16"/>
          <w:footerReference w:type="even" r:id="rId17"/>
          <w:footerReference w:type="default" r:id="rId18"/>
          <w:headerReference w:type="first" r:id="rId19"/>
          <w:footerReference w:type="first" r:id="rId20"/>
          <w:type w:val="continuous"/>
          <w:pgSz w:w="11906" w:h="16838"/>
          <w:pgMar w:top="720" w:right="720" w:bottom="720" w:left="720" w:header="708" w:footer="708" w:gutter="0"/>
          <w:cols w:space="708"/>
          <w:docGrid w:linePitch="360"/>
        </w:sectPr>
      </w:pPr>
      <w:del w:id="1390" w:author="Fabienne Schmaus" w:date="2026-04-30T17:36:00Z" w16du:dateUtc="2026-04-30T15:36:00Z">
        <w:r w:rsidRPr="0013787D" w:rsidDel="0013787D">
          <w:rPr>
            <w:rFonts w:cstheme="minorHAnsi"/>
            <w:b/>
            <w:bCs/>
          </w:rPr>
          <w:br/>
        </w:r>
      </w:del>
    </w:p>
    <w:bookmarkEnd w:id="1268"/>
    <w:p w14:paraId="376575B8" w14:textId="705260D0" w:rsidR="0013787D" w:rsidRPr="0013787D" w:rsidRDefault="0013787D" w:rsidP="0013787D">
      <w:pPr>
        <w:rPr>
          <w:rFonts w:cstheme="minorHAnsi"/>
          <w:sz w:val="24"/>
          <w:szCs w:val="24"/>
          <w:rPrChange w:id="1391" w:author="Fabienne Schmaus" w:date="2026-04-30T17:36:00Z" w16du:dateUtc="2026-04-30T15:36:00Z">
            <w:rPr>
              <w:rFonts w:cstheme="minorHAnsi"/>
              <w:b/>
              <w:bCs/>
            </w:rPr>
          </w:rPrChange>
        </w:rPr>
      </w:pPr>
      <w:r w:rsidRPr="0013787D">
        <w:rPr>
          <w:rFonts w:cstheme="minorHAnsi"/>
          <w:b/>
          <w:bCs/>
          <w:sz w:val="24"/>
          <w:szCs w:val="24"/>
          <w:rPrChange w:id="1392" w:author="Fabienne Schmaus" w:date="2026-04-30T17:36:00Z" w16du:dateUtc="2026-04-30T15:36:00Z">
            <w:rPr>
              <w:rFonts w:cstheme="minorHAnsi"/>
              <w:b/>
              <w:bCs/>
            </w:rPr>
          </w:rPrChange>
        </w:rPr>
        <w:t>Arbeitsblatt 2</w:t>
      </w:r>
      <w:ins w:id="1393" w:author="Fabienne Schmaus" w:date="2026-05-03T15:09:00Z" w16du:dateUtc="2026-05-03T13:09:00Z">
        <w:r w:rsidR="00420141">
          <w:rPr>
            <w:rFonts w:cstheme="minorHAnsi"/>
            <w:b/>
            <w:bCs/>
            <w:sz w:val="24"/>
            <w:szCs w:val="24"/>
          </w:rPr>
          <w:t>A</w:t>
        </w:r>
      </w:ins>
      <w:ins w:id="1394" w:author="Fabienne Schmaus" w:date="2026-04-30T17:36:00Z" w16du:dateUtc="2026-04-30T15:36:00Z">
        <w:r>
          <w:rPr>
            <w:rFonts w:cstheme="minorHAnsi"/>
            <w:b/>
            <w:bCs/>
            <w:sz w:val="24"/>
            <w:szCs w:val="24"/>
          </w:rPr>
          <w:br/>
        </w:r>
      </w:ins>
      <w:del w:id="1395" w:author="Fabienne Schmaus" w:date="2026-04-30T17:36:00Z" w16du:dateUtc="2026-04-30T15:36:00Z">
        <w:r w:rsidRPr="0013787D" w:rsidDel="0013787D">
          <w:rPr>
            <w:rFonts w:cstheme="minorHAnsi"/>
            <w:b/>
            <w:bCs/>
            <w:sz w:val="24"/>
            <w:szCs w:val="24"/>
            <w:rPrChange w:id="1396" w:author="Fabienne Schmaus" w:date="2026-04-30T17:36:00Z" w16du:dateUtc="2026-04-30T15:36:00Z">
              <w:rPr>
                <w:rFonts w:cstheme="minorHAnsi"/>
                <w:b/>
                <w:bCs/>
              </w:rPr>
            </w:rPrChange>
          </w:rPr>
          <w:delText xml:space="preserve"> – </w:delText>
        </w:r>
      </w:del>
      <w:commentRangeStart w:id="1397"/>
      <w:commentRangeStart w:id="1398"/>
      <w:commentRangeStart w:id="1399"/>
      <w:del w:id="1400" w:author="Fabienne Schmaus" w:date="2026-05-03T15:09:00Z" w16du:dateUtc="2026-05-03T13:09:00Z">
        <w:r w:rsidRPr="0013787D" w:rsidDel="00420141">
          <w:rPr>
            <w:rFonts w:cstheme="minorHAnsi"/>
            <w:sz w:val="24"/>
            <w:szCs w:val="24"/>
            <w:rPrChange w:id="1401" w:author="Fabienne Schmaus" w:date="2026-04-30T17:36:00Z" w16du:dateUtc="2026-04-30T15:36:00Z">
              <w:rPr>
                <w:rFonts w:cstheme="minorHAnsi"/>
                <w:b/>
                <w:bCs/>
              </w:rPr>
            </w:rPrChange>
          </w:rPr>
          <w:delText xml:space="preserve">Drei </w:delText>
        </w:r>
      </w:del>
      <w:r w:rsidRPr="0013787D">
        <w:rPr>
          <w:rFonts w:cstheme="minorHAnsi"/>
          <w:sz w:val="24"/>
          <w:szCs w:val="24"/>
          <w:rPrChange w:id="1402" w:author="Fabienne Schmaus" w:date="2026-04-30T17:36:00Z" w16du:dateUtc="2026-04-30T15:36:00Z">
            <w:rPr>
              <w:rFonts w:cstheme="minorHAnsi"/>
              <w:b/>
              <w:bCs/>
            </w:rPr>
          </w:rPrChange>
        </w:rPr>
        <w:t>Profile im Vergleich</w:t>
      </w:r>
      <w:commentRangeEnd w:id="1397"/>
      <w:r w:rsidRPr="0013787D">
        <w:rPr>
          <w:rStyle w:val="Kommentarzeichen"/>
          <w:rFonts w:cstheme="minorHAnsi"/>
          <w:sz w:val="24"/>
          <w:szCs w:val="24"/>
          <w:rPrChange w:id="1403" w:author="Fabienne Schmaus" w:date="2026-04-30T17:36:00Z" w16du:dateUtc="2026-04-30T15:36:00Z">
            <w:rPr>
              <w:rStyle w:val="Kommentarzeichen"/>
              <w:rFonts w:cstheme="minorHAnsi"/>
              <w:b/>
              <w:bCs/>
              <w:sz w:val="22"/>
              <w:szCs w:val="22"/>
            </w:rPr>
          </w:rPrChange>
        </w:rPr>
        <w:commentReference w:id="1397"/>
      </w:r>
      <w:commentRangeEnd w:id="1398"/>
      <w:r w:rsidR="00000000" w:rsidRPr="0013787D">
        <w:rPr>
          <w:rStyle w:val="Kommentarzeichen"/>
          <w:rFonts w:cstheme="minorHAnsi"/>
          <w:sz w:val="24"/>
          <w:szCs w:val="24"/>
          <w:rPrChange w:id="1404" w:author="Fabienne Schmaus" w:date="2026-04-30T17:36:00Z" w16du:dateUtc="2026-04-30T15:36:00Z">
            <w:rPr>
              <w:rStyle w:val="Kommentarzeichen"/>
              <w:rFonts w:cstheme="minorHAnsi"/>
              <w:b/>
              <w:bCs/>
              <w:sz w:val="22"/>
              <w:szCs w:val="22"/>
            </w:rPr>
          </w:rPrChange>
        </w:rPr>
        <w:commentReference w:id="1398"/>
      </w:r>
      <w:commentRangeEnd w:id="1399"/>
      <w:r w:rsidR="00510C27" w:rsidRPr="0013787D">
        <w:rPr>
          <w:rStyle w:val="Kommentarzeichen"/>
          <w:rFonts w:cstheme="minorHAnsi"/>
          <w:sz w:val="24"/>
          <w:szCs w:val="24"/>
          <w:rPrChange w:id="1405" w:author="Fabienne Schmaus" w:date="2026-04-30T17:36:00Z" w16du:dateUtc="2026-04-30T15:36:00Z">
            <w:rPr>
              <w:rStyle w:val="Kommentarzeichen"/>
              <w:rFonts w:cstheme="minorHAnsi"/>
              <w:b/>
              <w:bCs/>
              <w:sz w:val="22"/>
              <w:szCs w:val="22"/>
            </w:rPr>
          </w:rPrChange>
        </w:rPr>
        <w:commentReference w:id="1399"/>
      </w:r>
    </w:p>
    <w:p w14:paraId="4A61DFF8" w14:textId="77777777" w:rsidR="0013787D" w:rsidRPr="0013787D" w:rsidRDefault="0013787D" w:rsidP="0013787D">
      <w:pPr>
        <w:rPr>
          <w:rFonts w:cstheme="minorHAnsi"/>
        </w:rPr>
      </w:pPr>
    </w:p>
    <w:p w14:paraId="27DA1BEA" w14:textId="4267F27D" w:rsidR="0013787D" w:rsidRPr="00420141" w:rsidDel="00420141" w:rsidRDefault="0013787D" w:rsidP="0013787D">
      <w:pPr>
        <w:rPr>
          <w:del w:id="1406" w:author="Fabienne Schmaus" w:date="2026-05-03T15:11:00Z" w16du:dateUtc="2026-05-03T13:11:00Z"/>
          <w:rFonts w:cstheme="minorHAnsi"/>
          <w:b/>
          <w:bCs/>
          <w:i/>
          <w:iCs/>
          <w:rPrChange w:id="1407" w:author="Fabienne Schmaus" w:date="2026-05-03T15:11:00Z" w16du:dateUtc="2026-05-03T13:11:00Z">
            <w:rPr>
              <w:del w:id="1408" w:author="Fabienne Schmaus" w:date="2026-05-03T15:11:00Z" w16du:dateUtc="2026-05-03T13:11:00Z"/>
              <w:rFonts w:cstheme="minorHAnsi"/>
              <w:b/>
              <w:bCs/>
            </w:rPr>
          </w:rPrChange>
        </w:rPr>
      </w:pPr>
      <w:del w:id="1409" w:author="Fabienne Schmaus" w:date="2026-05-03T15:11:00Z" w16du:dateUtc="2026-05-03T13:11:00Z">
        <w:r w:rsidRPr="00420141" w:rsidDel="00420141">
          <w:rPr>
            <w:rFonts w:cstheme="minorHAnsi"/>
            <w:b/>
            <w:bCs/>
            <w:i/>
            <w:iCs/>
            <w:rPrChange w:id="1410" w:author="Fabienne Schmaus" w:date="2026-05-03T15:11:00Z" w16du:dateUtc="2026-05-03T13:11:00Z">
              <w:rPr>
                <w:rFonts w:cstheme="minorHAnsi"/>
                <w:b/>
                <w:bCs/>
              </w:rPr>
            </w:rPrChange>
          </w:rPr>
          <w:delText>Drei Strategien – wer steckt dahinter?</w:delText>
        </w:r>
      </w:del>
    </w:p>
    <w:p w14:paraId="756DAC48" w14:textId="4E31FB2A" w:rsidR="0013787D" w:rsidRPr="00420141" w:rsidRDefault="0013787D" w:rsidP="0013787D">
      <w:pPr>
        <w:rPr>
          <w:rFonts w:cstheme="minorHAnsi"/>
          <w:i/>
          <w:iCs/>
          <w:rPrChange w:id="1411" w:author="Fabienne Schmaus" w:date="2026-05-03T15:11:00Z" w16du:dateUtc="2026-05-03T13:11:00Z">
            <w:rPr>
              <w:rFonts w:cstheme="minorHAnsi"/>
            </w:rPr>
          </w:rPrChange>
        </w:rPr>
      </w:pPr>
      <w:r w:rsidRPr="00420141">
        <w:rPr>
          <w:rFonts w:cstheme="minorHAnsi"/>
          <w:i/>
          <w:iCs/>
          <w:rPrChange w:id="1412" w:author="Fabienne Schmaus" w:date="2026-05-03T15:11:00Z" w16du:dateUtc="2026-05-03T13:11:00Z">
            <w:rPr>
              <w:rFonts w:cstheme="minorHAnsi"/>
            </w:rPr>
          </w:rPrChange>
        </w:rPr>
        <w:t xml:space="preserve">Analysiert die drei folgenden </w:t>
      </w:r>
      <w:r w:rsidRPr="00420141">
        <w:rPr>
          <w:rFonts w:cstheme="minorHAnsi"/>
          <w:b/>
          <w:bCs/>
          <w:i/>
          <w:iCs/>
          <w:rPrChange w:id="1413" w:author="Fabienne Schmaus" w:date="2026-05-03T15:11:00Z" w16du:dateUtc="2026-05-03T13:11:00Z">
            <w:rPr>
              <w:rFonts w:cstheme="minorHAnsi"/>
              <w:b/>
              <w:bCs/>
            </w:rPr>
          </w:rPrChange>
        </w:rPr>
        <w:t>fiktiven Profile</w:t>
      </w:r>
      <w:del w:id="1414" w:author="Fabienne Schmaus" w:date="2026-05-03T15:12:00Z" w16du:dateUtc="2026-05-03T13:12:00Z">
        <w:r w:rsidRPr="00420141" w:rsidDel="00420141">
          <w:rPr>
            <w:rFonts w:cstheme="minorHAnsi"/>
            <w:i/>
            <w:iCs/>
            <w:rPrChange w:id="1415" w:author="Fabienne Schmaus" w:date="2026-05-03T15:11:00Z" w16du:dateUtc="2026-05-03T13:11:00Z">
              <w:rPr>
                <w:rFonts w:cstheme="minorHAnsi"/>
              </w:rPr>
            </w:rPrChange>
          </w:rPr>
          <w:delText>.</w:delText>
        </w:r>
      </w:del>
      <w:ins w:id="1416" w:author="Fabienne Schmaus" w:date="2026-05-03T15:12:00Z" w16du:dateUtc="2026-05-03T13:12:00Z">
        <w:r w:rsidR="00420141">
          <w:rPr>
            <w:rFonts w:cstheme="minorHAnsi"/>
            <w:i/>
            <w:iCs/>
          </w:rPr>
          <w:t xml:space="preserve"> anhand der Analyse- und Vergleichsfragen.</w:t>
        </w:r>
      </w:ins>
      <w:r w:rsidRPr="00420141">
        <w:rPr>
          <w:rFonts w:cstheme="minorHAnsi"/>
          <w:i/>
          <w:iCs/>
          <w:rPrChange w:id="1417" w:author="Fabienne Schmaus" w:date="2026-05-03T15:11:00Z" w16du:dateUtc="2026-05-03T13:11:00Z">
            <w:rPr>
              <w:rFonts w:cstheme="minorHAnsi"/>
            </w:rPr>
          </w:rPrChange>
        </w:rPr>
        <w:t xml:space="preserve"> Jedes steht für eine andere Strategie der Selbstdarstellung. </w:t>
      </w:r>
      <w:del w:id="1418" w:author="Fabienne Schmaus" w:date="2026-05-03T15:11:00Z" w16du:dateUtc="2026-05-03T13:11:00Z">
        <w:r w:rsidRPr="00420141" w:rsidDel="00420141">
          <w:rPr>
            <w:rFonts w:cstheme="minorHAnsi"/>
            <w:i/>
            <w:iCs/>
            <w:rPrChange w:id="1419" w:author="Fabienne Schmaus" w:date="2026-05-03T15:11:00Z" w16du:dateUtc="2026-05-03T13:11:00Z">
              <w:rPr>
                <w:rFonts w:cstheme="minorHAnsi"/>
              </w:rPr>
            </w:rPrChange>
          </w:rPr>
          <w:delText>Beantwortet für jedes Profil die Analysefragen.</w:delText>
        </w:r>
      </w:del>
    </w:p>
    <w:p w14:paraId="0B7742EA" w14:textId="67BCF9DF" w:rsidR="0013787D" w:rsidRPr="0013787D" w:rsidRDefault="0054666E" w:rsidP="0013787D">
      <w:pPr>
        <w:rPr>
          <w:rFonts w:cstheme="minorHAnsi"/>
          <w:b/>
          <w:bCs/>
        </w:rPr>
      </w:pPr>
      <w:ins w:id="1420" w:author="Fabienne Schmaus" w:date="2026-05-03T15:06:00Z" w16du:dateUtc="2026-05-03T13:06:00Z">
        <w:r w:rsidRPr="0054666E">
          <w:rPr>
            <w:rFonts w:cstheme="minorHAnsi"/>
            <w:b/>
            <w:bCs/>
            <w:highlight w:val="yellow"/>
            <w:rPrChange w:id="1421" w:author="Fabienne Schmaus" w:date="2026-05-03T15:07:00Z" w16du:dateUtc="2026-05-03T13:07:00Z">
              <w:rPr>
                <w:rFonts w:cstheme="minorHAnsi"/>
                <w:b/>
                <w:bCs/>
              </w:rPr>
            </w:rPrChange>
          </w:rPr>
          <w:t>((Gest</w:t>
        </w:r>
      </w:ins>
      <w:ins w:id="1422" w:author="Fabienne Schmaus" w:date="2026-05-03T15:07:00Z" w16du:dateUtc="2026-05-03T13:07:00Z">
        <w:r w:rsidRPr="0054666E">
          <w:rPr>
            <w:rFonts w:cstheme="minorHAnsi"/>
            <w:b/>
            <w:bCs/>
            <w:highlight w:val="yellow"/>
            <w:rPrChange w:id="1423" w:author="Fabienne Schmaus" w:date="2026-05-03T15:07:00Z" w16du:dateUtc="2026-05-03T13:07:00Z">
              <w:rPr>
                <w:rFonts w:cstheme="minorHAnsi"/>
                <w:b/>
                <w:bCs/>
              </w:rPr>
            </w:rPrChange>
          </w:rPr>
          <w:t xml:space="preserve">altung ähnlich wie </w:t>
        </w:r>
      </w:ins>
      <w:ins w:id="1424" w:author="Fabienne Schmaus" w:date="2026-05-03T15:06:00Z" w16du:dateUtc="2026-05-03T13:06:00Z">
        <w:r w:rsidRPr="0054666E">
          <w:rPr>
            <w:rFonts w:cstheme="minorHAnsi"/>
            <w:b/>
            <w:bCs/>
            <w:highlight w:val="yellow"/>
            <w:rPrChange w:id="1425" w:author="Fabienne Schmaus" w:date="2026-05-03T15:07:00Z" w16du:dateUtc="2026-05-03T13:07:00Z">
              <w:rPr>
                <w:rFonts w:cstheme="minorHAnsi"/>
                <w:b/>
                <w:bCs/>
              </w:rPr>
            </w:rPrChange>
          </w:rPr>
          <w:t>Profile))</w:t>
        </w:r>
      </w:ins>
    </w:p>
    <w:tbl>
      <w:tblPr>
        <w:tblStyle w:val="Tabellenraster"/>
        <w:tblW w:w="0" w:type="auto"/>
        <w:tblLook w:val="04A0" w:firstRow="1" w:lastRow="0" w:firstColumn="1" w:lastColumn="0" w:noHBand="0" w:noVBand="1"/>
      </w:tblPr>
      <w:tblGrid>
        <w:gridCol w:w="5228"/>
        <w:gridCol w:w="5228"/>
      </w:tblGrid>
      <w:tr w:rsidR="00420141" w14:paraId="58597528" w14:textId="77777777" w:rsidTr="00420141">
        <w:tc>
          <w:tcPr>
            <w:tcW w:w="5228" w:type="dxa"/>
          </w:tcPr>
          <w:p w14:paraId="6F31D0A5" w14:textId="77777777" w:rsidR="00420141" w:rsidRPr="0013787D" w:rsidRDefault="00420141" w:rsidP="007113C1">
            <w:pPr>
              <w:spacing w:line="276" w:lineRule="auto"/>
              <w:rPr>
                <w:rFonts w:cstheme="minorHAnsi"/>
                <w:b/>
                <w:bCs/>
              </w:rPr>
              <w:pPrChange w:id="1426" w:author="Fabienne Schmaus" w:date="2026-05-03T15:23:00Z" w16du:dateUtc="2026-05-03T13:23:00Z">
                <w:pPr/>
              </w:pPrChange>
            </w:pPr>
            <w:r w:rsidRPr="0013787D">
              <w:rPr>
                <w:rFonts w:cstheme="minorHAnsi"/>
                <w:b/>
                <w:bCs/>
              </w:rPr>
              <w:t>Profil 1: @theperfectday.official – „Der Perfekte"</w:t>
            </w:r>
          </w:p>
          <w:p w14:paraId="651E383C" w14:textId="77777777" w:rsidR="00420141" w:rsidRPr="0013787D" w:rsidRDefault="00420141" w:rsidP="007113C1">
            <w:pPr>
              <w:spacing w:line="276" w:lineRule="auto"/>
              <w:rPr>
                <w:rFonts w:cstheme="minorHAnsi"/>
              </w:rPr>
              <w:pPrChange w:id="1427" w:author="Fabienne Schmaus" w:date="2026-05-03T15:23:00Z" w16du:dateUtc="2026-05-03T13:23:00Z">
                <w:pPr/>
              </w:pPrChange>
            </w:pPr>
            <w:r w:rsidRPr="0013787D">
              <w:rPr>
                <w:rFonts w:cstheme="minorHAnsi"/>
                <w:b/>
                <w:bCs/>
              </w:rPr>
              <w:t>Profilbild:</w:t>
            </w:r>
            <w:r w:rsidRPr="0013787D">
              <w:rPr>
                <w:rFonts w:cstheme="minorHAnsi"/>
              </w:rPr>
              <w:t xml:space="preserve"> Professionell wirkendes Foto, gepflegtes Aussehen, neutraler Hintergrund.</w:t>
            </w:r>
          </w:p>
          <w:p w14:paraId="53603E05" w14:textId="77777777" w:rsidR="00420141" w:rsidRPr="0054666E" w:rsidRDefault="00420141" w:rsidP="007113C1">
            <w:pPr>
              <w:spacing w:line="276" w:lineRule="auto"/>
              <w:rPr>
                <w:rFonts w:cstheme="minorHAnsi"/>
                <w:lang w:val="en-US"/>
              </w:rPr>
              <w:pPrChange w:id="1428" w:author="Fabienne Schmaus" w:date="2026-05-03T15:23:00Z" w16du:dateUtc="2026-05-03T13:23:00Z">
                <w:pPr/>
              </w:pPrChange>
            </w:pPr>
            <w:r w:rsidRPr="0054666E">
              <w:rPr>
                <w:rFonts w:cstheme="minorHAnsi"/>
                <w:b/>
                <w:bCs/>
                <w:lang w:val="en-US"/>
              </w:rPr>
              <w:t>Bio:</w:t>
            </w:r>
            <w:r w:rsidRPr="0054666E">
              <w:rPr>
                <w:rFonts w:cstheme="minorHAnsi"/>
                <w:lang w:val="en-US"/>
              </w:rPr>
              <w:t xml:space="preserve"> </w:t>
            </w:r>
            <w:r w:rsidRPr="0054666E">
              <w:rPr>
                <w:rFonts w:cstheme="minorHAnsi"/>
                <w:lang w:val="en-US"/>
                <w:rPrChange w:id="1429" w:author="Fabienne Schmaus" w:date="2026-05-03T15:04:00Z" w16du:dateUtc="2026-05-03T13:04:00Z">
                  <w:rPr>
                    <w:rFonts w:cstheme="minorHAnsi"/>
                    <w:i/>
                    <w:iCs/>
                    <w:lang w:val="en-US"/>
                  </w:rPr>
                </w:rPrChange>
              </w:rPr>
              <w:t>„</w:t>
            </w:r>
            <w:r w:rsidRPr="0054666E">
              <w:rPr>
                <w:rFonts w:ascii="Segoe UI Emoji" w:hAnsi="Segoe UI Emoji" w:cs="Segoe UI Emoji"/>
                <w:lang w:val="en-US"/>
                <w:rPrChange w:id="1430" w:author="Fabienne Schmaus" w:date="2026-05-03T15:04:00Z" w16du:dateUtc="2026-05-03T13:04:00Z">
                  <w:rPr>
                    <w:rFonts w:ascii="Segoe UI Emoji" w:hAnsi="Segoe UI Emoji" w:cs="Segoe UI Emoji"/>
                    <w:i/>
                    <w:iCs/>
                    <w:lang w:val="en-US"/>
                  </w:rPr>
                </w:rPrChange>
              </w:rPr>
              <w:t>✨</w:t>
            </w:r>
            <w:r w:rsidRPr="0054666E">
              <w:rPr>
                <w:rFonts w:cstheme="minorHAnsi"/>
                <w:lang w:val="en-US"/>
                <w:rPrChange w:id="1431" w:author="Fabienne Schmaus" w:date="2026-05-03T15:04:00Z" w16du:dateUtc="2026-05-03T13:04:00Z">
                  <w:rPr>
                    <w:rFonts w:cstheme="minorHAnsi"/>
                    <w:i/>
                    <w:iCs/>
                    <w:lang w:val="en-US"/>
                  </w:rPr>
                </w:rPrChange>
              </w:rPr>
              <w:t xml:space="preserve"> Lifestyle | Fitness | Mindset | Become your best self </w:t>
            </w:r>
            <w:r w:rsidRPr="0054666E">
              <w:rPr>
                <w:rFonts w:ascii="Segoe UI Emoji" w:hAnsi="Segoe UI Emoji" w:cs="Segoe UI Emoji"/>
                <w:rPrChange w:id="1432" w:author="Fabienne Schmaus" w:date="2026-05-03T15:04:00Z" w16du:dateUtc="2026-05-03T13:04:00Z">
                  <w:rPr>
                    <w:rFonts w:ascii="Segoe UI Emoji" w:hAnsi="Segoe UI Emoji" w:cs="Segoe UI Emoji"/>
                    <w:i/>
                    <w:iCs/>
                  </w:rPr>
                </w:rPrChange>
              </w:rPr>
              <w:t>💪</w:t>
            </w:r>
            <w:ins w:id="1433" w:author="Fabienne Schmaus" w:date="2026-05-03T15:04:00Z" w16du:dateUtc="2026-05-03T13:04:00Z">
              <w:r w:rsidRPr="0054666E">
                <w:rPr>
                  <w:rFonts w:cstheme="minorHAnsi"/>
                  <w:lang w:val="en-US"/>
                  <w:rPrChange w:id="1434" w:author="Fabienne Schmaus" w:date="2026-05-03T15:04:00Z" w16du:dateUtc="2026-05-03T13:04:00Z">
                    <w:rPr>
                      <w:rFonts w:cstheme="minorHAnsi"/>
                      <w:i/>
                      <w:iCs/>
                      <w:lang w:val="en-US"/>
                    </w:rPr>
                  </w:rPrChange>
                </w:rPr>
                <w:t>”</w:t>
              </w:r>
            </w:ins>
            <w:del w:id="1435" w:author="Fabienne Schmaus" w:date="2026-05-03T15:04:00Z" w16du:dateUtc="2026-05-03T13:04:00Z">
              <w:r w:rsidRPr="0054666E" w:rsidDel="0054666E">
                <w:rPr>
                  <w:rFonts w:cstheme="minorHAnsi"/>
                  <w:lang w:val="en-US"/>
                  <w:rPrChange w:id="1436" w:author="Fabienne Schmaus" w:date="2026-05-03T15:04:00Z" w16du:dateUtc="2026-05-03T13:04:00Z">
                    <w:rPr>
                      <w:rFonts w:cstheme="minorHAnsi"/>
                      <w:i/>
                      <w:iCs/>
                      <w:lang w:val="en-US"/>
                    </w:rPr>
                  </w:rPrChange>
                </w:rPr>
                <w:delText>"</w:delText>
              </w:r>
            </w:del>
          </w:p>
          <w:p w14:paraId="2E38390F" w14:textId="77777777" w:rsidR="00420141" w:rsidRPr="0013787D" w:rsidRDefault="00420141" w:rsidP="007113C1">
            <w:pPr>
              <w:spacing w:line="276" w:lineRule="auto"/>
              <w:rPr>
                <w:rFonts w:cstheme="minorHAnsi"/>
                <w:lang w:val="en-US"/>
              </w:rPr>
              <w:pPrChange w:id="1437" w:author="Fabienne Schmaus" w:date="2026-05-03T15:23:00Z" w16du:dateUtc="2026-05-03T13:23:00Z">
                <w:pPr/>
              </w:pPrChange>
            </w:pPr>
            <w:r w:rsidRPr="0013787D">
              <w:rPr>
                <w:rFonts w:cstheme="minorHAnsi"/>
                <w:b/>
                <w:bCs/>
                <w:lang w:val="en-US"/>
              </w:rPr>
              <w:t>Posts:</w:t>
            </w:r>
            <w:r w:rsidRPr="0013787D">
              <w:rPr>
                <w:rFonts w:cstheme="minorHAnsi"/>
                <w:lang w:val="en-US"/>
              </w:rPr>
              <w:t xml:space="preserve"> Makelloser Gym-Look | Gesundes Meal-Prep in perfekter Anordnung | Sonnenaufgang-Jogging-Selfie | Zitat-Kachel über Disziplin | Vorher-Nachher Körperfoto | Kaffee auf designtem Tisch</w:t>
            </w:r>
          </w:p>
          <w:p w14:paraId="3DF1B5DD" w14:textId="77777777" w:rsidR="00420141" w:rsidRPr="0013787D" w:rsidRDefault="00420141" w:rsidP="007113C1">
            <w:pPr>
              <w:spacing w:line="276" w:lineRule="auto"/>
              <w:rPr>
                <w:rFonts w:cstheme="minorHAnsi"/>
              </w:rPr>
              <w:pPrChange w:id="1438" w:author="Fabienne Schmaus" w:date="2026-05-03T15:23:00Z" w16du:dateUtc="2026-05-03T13:23:00Z">
                <w:pPr/>
              </w:pPrChange>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ins w:id="1439" w:author="Fabienne Schmaus" w:date="2026-05-03T15:04:00Z" w16du:dateUtc="2026-05-03T13:04:00Z">
              <w:r>
                <w:rPr>
                  <w:rFonts w:cstheme="minorHAnsi"/>
                </w:rPr>
                <w:t>“</w:t>
              </w:r>
            </w:ins>
            <w:del w:id="1440" w:author="Fabienne Schmaus" w:date="2026-05-03T15:04:00Z" w16du:dateUtc="2026-05-03T13:04:00Z">
              <w:r w:rsidRPr="0013787D" w:rsidDel="0054666E">
                <w:rPr>
                  <w:rFonts w:cstheme="minorHAnsi"/>
                </w:rPr>
                <w:delText>"</w:delText>
              </w:r>
            </w:del>
            <w:r w:rsidRPr="0013787D">
              <w:rPr>
                <w:rFonts w:cstheme="minorHAnsi"/>
              </w:rPr>
              <w:t>, „inspo</w:t>
            </w:r>
            <w:del w:id="1441" w:author="Fabienne Schmaus" w:date="2026-05-03T15:05:00Z" w16du:dateUtc="2026-05-03T13:05:00Z">
              <w:r w:rsidRPr="0013787D" w:rsidDel="0054666E">
                <w:rPr>
                  <w:rFonts w:cstheme="minorHAnsi"/>
                </w:rPr>
                <w:delText xml:space="preserve">!" </w:delText>
              </w:r>
            </w:del>
            <w:ins w:id="1442"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Antwortet selten auf Kommentare</w:t>
            </w:r>
          </w:p>
          <w:p w14:paraId="625102DF" w14:textId="73DD65CC" w:rsidR="00420141" w:rsidRPr="00420141" w:rsidRDefault="00420141" w:rsidP="007113C1">
            <w:pPr>
              <w:spacing w:line="276" w:lineRule="auto"/>
              <w:rPr>
                <w:rFonts w:cstheme="minorHAnsi"/>
              </w:rPr>
              <w:pPrChange w:id="1443" w:author="Fabienne Schmaus" w:date="2026-05-03T15:23:00Z" w16du:dateUtc="2026-05-03T13:23:00Z">
                <w:pPr/>
              </w:pPrChange>
            </w:pPr>
            <w:r w:rsidRPr="0013787D">
              <w:rPr>
                <w:rFonts w:cstheme="minorHAnsi"/>
                <w:b/>
                <w:bCs/>
              </w:rPr>
              <w:t>Netzwerk:</w:t>
            </w:r>
            <w:r w:rsidRPr="0013787D">
              <w:rPr>
                <w:rFonts w:cstheme="minorHAnsi"/>
              </w:rPr>
              <w:t xml:space="preserve"> Folgt vor allem anderen Fitness-/Lifestyle-Accounts ähnlicher Größe</w:t>
            </w:r>
          </w:p>
        </w:tc>
        <w:tc>
          <w:tcPr>
            <w:tcW w:w="5228" w:type="dxa"/>
          </w:tcPr>
          <w:p w14:paraId="297D1B0C" w14:textId="77777777" w:rsidR="00420141" w:rsidRPr="0013787D" w:rsidRDefault="00420141" w:rsidP="007113C1">
            <w:pPr>
              <w:spacing w:line="276" w:lineRule="auto"/>
              <w:rPr>
                <w:rFonts w:cstheme="minorHAnsi"/>
                <w:b/>
                <w:bCs/>
              </w:rPr>
              <w:pPrChange w:id="1444" w:author="Fabienne Schmaus" w:date="2026-05-03T15:23:00Z" w16du:dateUtc="2026-05-03T13:23:00Z">
                <w:pPr/>
              </w:pPrChange>
            </w:pPr>
            <w:r w:rsidRPr="0013787D">
              <w:rPr>
                <w:rFonts w:cstheme="minorHAnsi"/>
                <w:b/>
                <w:bCs/>
              </w:rPr>
              <w:t>Profil 2: @everyday.ich – „Der Authentische"</w:t>
            </w:r>
          </w:p>
          <w:p w14:paraId="3F835AD3" w14:textId="77777777" w:rsidR="00420141" w:rsidRPr="0013787D" w:rsidRDefault="00420141" w:rsidP="007113C1">
            <w:pPr>
              <w:spacing w:line="276" w:lineRule="auto"/>
              <w:rPr>
                <w:rFonts w:cstheme="minorHAnsi"/>
              </w:rPr>
              <w:pPrChange w:id="1445" w:author="Fabienne Schmaus" w:date="2026-05-03T15:23:00Z" w16du:dateUtc="2026-05-03T13:23:00Z">
                <w:pPr/>
              </w:pPrChange>
            </w:pPr>
            <w:r w:rsidRPr="0013787D">
              <w:rPr>
                <w:rFonts w:cstheme="minorHAnsi"/>
                <w:b/>
                <w:bCs/>
              </w:rPr>
              <w:t>Profilbild:</w:t>
            </w:r>
            <w:r w:rsidRPr="0013787D">
              <w:rPr>
                <w:rFonts w:cstheme="minorHAnsi"/>
              </w:rPr>
              <w:t xml:space="preserve"> Schnelles Selfie, leicht unscharf, natürliches Licht.</w:t>
            </w:r>
          </w:p>
          <w:p w14:paraId="2D4024B9" w14:textId="77777777" w:rsidR="00420141" w:rsidRPr="0054666E" w:rsidRDefault="00420141" w:rsidP="007113C1">
            <w:pPr>
              <w:spacing w:line="276" w:lineRule="auto"/>
              <w:rPr>
                <w:rFonts w:cstheme="minorHAnsi"/>
              </w:rPr>
              <w:pPrChange w:id="1446" w:author="Fabienne Schmaus" w:date="2026-05-03T15:23:00Z" w16du:dateUtc="2026-05-03T13:23:00Z">
                <w:pPr/>
              </w:pPrChange>
            </w:pPr>
            <w:r w:rsidRPr="0013787D">
              <w:rPr>
                <w:rFonts w:cstheme="minorHAnsi"/>
                <w:b/>
                <w:bCs/>
              </w:rPr>
              <w:t>Bio:</w:t>
            </w:r>
            <w:r w:rsidRPr="0013787D">
              <w:rPr>
                <w:rFonts w:cstheme="minorHAnsi"/>
              </w:rPr>
              <w:t xml:space="preserve"> </w:t>
            </w:r>
            <w:r w:rsidRPr="0054666E">
              <w:rPr>
                <w:rFonts w:cstheme="minorHAnsi"/>
                <w:rPrChange w:id="1447" w:author="Fabienne Schmaus" w:date="2026-05-03T15:05:00Z" w16du:dateUtc="2026-05-03T13:05:00Z">
                  <w:rPr>
                    <w:rFonts w:cstheme="minorHAnsi"/>
                    <w:i/>
                    <w:iCs/>
                  </w:rPr>
                </w:rPrChange>
              </w:rPr>
              <w:t xml:space="preserve">„irgendwie durchs Leben </w:t>
            </w:r>
            <w:r w:rsidRPr="0054666E">
              <w:rPr>
                <w:rFonts w:ascii="Segoe UI Emoji" w:hAnsi="Segoe UI Emoji" w:cs="Segoe UI Emoji"/>
                <w:rPrChange w:id="1448" w:author="Fabienne Schmaus" w:date="2026-05-03T15:05:00Z" w16du:dateUtc="2026-05-03T13:05:00Z">
                  <w:rPr>
                    <w:rFonts w:ascii="Segoe UI Emoji" w:hAnsi="Segoe UI Emoji" w:cs="Segoe UI Emoji"/>
                    <w:i/>
                    <w:iCs/>
                  </w:rPr>
                </w:rPrChange>
              </w:rPr>
              <w:t>🙃</w:t>
            </w:r>
            <w:r w:rsidRPr="0054666E">
              <w:rPr>
                <w:rFonts w:cstheme="minorHAnsi"/>
                <w:rPrChange w:id="1449" w:author="Fabienne Schmaus" w:date="2026-05-03T15:05:00Z" w16du:dateUtc="2026-05-03T13:05:00Z">
                  <w:rPr>
                    <w:rFonts w:cstheme="minorHAnsi"/>
                    <w:i/>
                    <w:iCs/>
                  </w:rPr>
                </w:rPrChange>
              </w:rPr>
              <w:t xml:space="preserve"> | Katzen, Bücher, zu viel Kaffee</w:t>
            </w:r>
            <w:del w:id="1450" w:author="Fabienne Schmaus" w:date="2026-05-03T15:05:00Z" w16du:dateUtc="2026-05-03T13:05:00Z">
              <w:r w:rsidRPr="0054666E" w:rsidDel="0054666E">
                <w:rPr>
                  <w:rFonts w:cstheme="minorHAnsi"/>
                  <w:rPrChange w:id="1451" w:author="Fabienne Schmaus" w:date="2026-05-03T15:05:00Z" w16du:dateUtc="2026-05-03T13:05:00Z">
                    <w:rPr>
                      <w:rFonts w:cstheme="minorHAnsi"/>
                      <w:i/>
                      <w:iCs/>
                    </w:rPr>
                  </w:rPrChange>
                </w:rPr>
                <w:delText>"</w:delText>
              </w:r>
            </w:del>
            <w:ins w:id="1452" w:author="Fabienne Schmaus" w:date="2026-05-03T15:05:00Z" w16du:dateUtc="2026-05-03T13:05:00Z">
              <w:r w:rsidRPr="0054666E">
                <w:rPr>
                  <w:rFonts w:cstheme="minorHAnsi"/>
                  <w:rPrChange w:id="1453" w:author="Fabienne Schmaus" w:date="2026-05-03T15:05:00Z" w16du:dateUtc="2026-05-03T13:05:00Z">
                    <w:rPr>
                      <w:rFonts w:cstheme="minorHAnsi"/>
                      <w:i/>
                      <w:iCs/>
                    </w:rPr>
                  </w:rPrChange>
                </w:rPr>
                <w:t>“</w:t>
              </w:r>
            </w:ins>
          </w:p>
          <w:p w14:paraId="10CD9F68" w14:textId="77777777" w:rsidR="00420141" w:rsidRPr="0013787D" w:rsidRDefault="00420141" w:rsidP="007113C1">
            <w:pPr>
              <w:spacing w:line="276" w:lineRule="auto"/>
              <w:rPr>
                <w:rFonts w:cstheme="minorHAnsi"/>
              </w:rPr>
              <w:pPrChange w:id="1454" w:author="Fabienne Schmaus" w:date="2026-05-03T15:23:00Z" w16du:dateUtc="2026-05-03T13:23:00Z">
                <w:pPr/>
              </w:pPrChange>
            </w:pPr>
            <w:r w:rsidRPr="0013787D">
              <w:rPr>
                <w:rFonts w:cstheme="minorHAnsi"/>
                <w:b/>
                <w:bCs/>
              </w:rPr>
              <w:t>Posts:</w:t>
            </w:r>
            <w:r w:rsidRPr="0013787D">
              <w:rPr>
                <w:rFonts w:cstheme="minorHAnsi"/>
              </w:rPr>
              <w:t xml:space="preserve"> Regnerischer Montag mit Kaffee und Notizen | Post: „Heute war ein beschissener Tag. Einfach mal</w:t>
            </w:r>
            <w:del w:id="1455" w:author="Fabienne Schmaus" w:date="2026-05-03T15:05:00Z" w16du:dateUtc="2026-05-03T13:05:00Z">
              <w:r w:rsidRPr="0013787D" w:rsidDel="0054666E">
                <w:rPr>
                  <w:rFonts w:cstheme="minorHAnsi"/>
                </w:rPr>
                <w:delText xml:space="preserve">." </w:delText>
              </w:r>
            </w:del>
            <w:ins w:id="1456"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xml:space="preserve">| Katzenfoto | Screenshot einer lustigen Nachricht | unbearbeitetes Selfie „ich hab heute keine Energie und das ist </w:t>
            </w:r>
            <w:commentRangeStart w:id="1457"/>
            <w:r w:rsidRPr="0013787D">
              <w:rPr>
                <w:rFonts w:cstheme="minorHAnsi"/>
              </w:rPr>
              <w:t>ok</w:t>
            </w:r>
            <w:del w:id="1458" w:author="Fabienne Schmaus" w:date="2026-05-03T15:05:00Z" w16du:dateUtc="2026-05-03T13:05:00Z">
              <w:r w:rsidRPr="0013787D" w:rsidDel="0054666E">
                <w:rPr>
                  <w:rFonts w:cstheme="minorHAnsi"/>
                </w:rPr>
                <w:delText xml:space="preserve">" </w:delText>
              </w:r>
            </w:del>
            <w:ins w:id="1459" w:author="Fabienne Schmaus" w:date="2026-05-03T15:05:00Z" w16du:dateUtc="2026-05-03T13:05:00Z">
              <w:r>
                <w:rPr>
                  <w:rFonts w:cstheme="minorHAnsi"/>
                </w:rPr>
                <w:t>“</w:t>
              </w:r>
              <w:r w:rsidRPr="0013787D">
                <w:rPr>
                  <w:rFonts w:cstheme="minorHAnsi"/>
                </w:rPr>
                <w:t xml:space="preserve"> </w:t>
              </w:r>
            </w:ins>
            <w:commentRangeEnd w:id="1457"/>
            <w:r w:rsidRPr="0013787D">
              <w:rPr>
                <w:rStyle w:val="Kommentarzeichen"/>
                <w:rFonts w:cstheme="minorHAnsi"/>
                <w:sz w:val="22"/>
                <w:szCs w:val="22"/>
              </w:rPr>
              <w:commentReference w:id="1457"/>
            </w:r>
            <w:r w:rsidRPr="0013787D">
              <w:rPr>
                <w:rFonts w:cstheme="minorHAnsi"/>
              </w:rPr>
              <w:t>| Abend auf der Couch mit Buch</w:t>
            </w:r>
          </w:p>
          <w:p w14:paraId="3B691639" w14:textId="77777777" w:rsidR="00420141" w:rsidRPr="0013787D" w:rsidRDefault="00420141" w:rsidP="007113C1">
            <w:pPr>
              <w:spacing w:line="276" w:lineRule="auto"/>
              <w:rPr>
                <w:rFonts w:cstheme="minorHAnsi"/>
              </w:rPr>
              <w:pPrChange w:id="1460" w:author="Fabienne Schmaus" w:date="2026-05-03T15:23:00Z" w16du:dateUtc="2026-05-03T13:23:00Z">
                <w:pPr/>
              </w:pPrChange>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5BEEBFCE" w14:textId="77777777" w:rsidR="00420141" w:rsidRDefault="00420141" w:rsidP="007113C1">
            <w:pPr>
              <w:spacing w:line="276" w:lineRule="auto"/>
              <w:rPr>
                <w:rFonts w:cstheme="minorHAnsi"/>
              </w:rPr>
              <w:pPrChange w:id="1461" w:author="Fabienne Schmaus" w:date="2026-05-03T15:23:00Z" w16du:dateUtc="2026-05-03T13:23:00Z">
                <w:pPr/>
              </w:pPrChange>
            </w:pPr>
            <w:r w:rsidRPr="0013787D">
              <w:rPr>
                <w:rFonts w:cstheme="minorHAnsi"/>
                <w:b/>
                <w:bCs/>
              </w:rPr>
              <w:t>Netzwerk:</w:t>
            </w:r>
            <w:r w:rsidRPr="0013787D">
              <w:rPr>
                <w:rFonts w:cstheme="minorHAnsi"/>
              </w:rPr>
              <w:t xml:space="preserve"> Folgt Freunden, einigen Buchaccounts, Katzen-Content</w:t>
            </w:r>
          </w:p>
          <w:p w14:paraId="58E806CB" w14:textId="51DE984E" w:rsidR="00420141" w:rsidRPr="00420141" w:rsidRDefault="00420141" w:rsidP="007113C1">
            <w:pPr>
              <w:spacing w:line="276" w:lineRule="auto"/>
              <w:rPr>
                <w:rFonts w:cstheme="minorHAnsi"/>
              </w:rPr>
              <w:pPrChange w:id="1462" w:author="Fabienne Schmaus" w:date="2026-05-03T15:23:00Z" w16du:dateUtc="2026-05-03T13:23:00Z">
                <w:pPr/>
              </w:pPrChange>
            </w:pPr>
          </w:p>
        </w:tc>
      </w:tr>
      <w:tr w:rsidR="00420141" w14:paraId="041E41F1" w14:textId="77777777" w:rsidTr="00B5446D">
        <w:tc>
          <w:tcPr>
            <w:tcW w:w="10456" w:type="dxa"/>
            <w:gridSpan w:val="2"/>
          </w:tcPr>
          <w:p w14:paraId="637907A0" w14:textId="77777777" w:rsidR="00420141" w:rsidRPr="0013787D" w:rsidRDefault="00420141" w:rsidP="007113C1">
            <w:pPr>
              <w:spacing w:line="276" w:lineRule="auto"/>
              <w:rPr>
                <w:rFonts w:cstheme="minorHAnsi"/>
                <w:b/>
                <w:bCs/>
              </w:rPr>
              <w:pPrChange w:id="1463" w:author="Fabienne Schmaus" w:date="2026-05-03T15:23:00Z" w16du:dateUtc="2026-05-03T13:23:00Z">
                <w:pPr/>
              </w:pPrChange>
            </w:pPr>
            <w:r w:rsidRPr="0013787D">
              <w:rPr>
                <w:rFonts w:cstheme="minorHAnsi"/>
                <w:b/>
                <w:bCs/>
              </w:rPr>
              <w:t>Profil 3: @pixeljule – „Der Kreative"</w:t>
            </w:r>
          </w:p>
          <w:p w14:paraId="35266628" w14:textId="77777777" w:rsidR="00420141" w:rsidRPr="0013787D" w:rsidRDefault="00420141" w:rsidP="007113C1">
            <w:pPr>
              <w:spacing w:line="276" w:lineRule="auto"/>
              <w:rPr>
                <w:rFonts w:cstheme="minorHAnsi"/>
              </w:rPr>
              <w:pPrChange w:id="1464" w:author="Fabienne Schmaus" w:date="2026-05-03T15:23:00Z" w16du:dateUtc="2026-05-03T13:23:00Z">
                <w:pPr/>
              </w:pPrChange>
            </w:pPr>
            <w:r w:rsidRPr="0013787D">
              <w:rPr>
                <w:rFonts w:cstheme="minorHAnsi"/>
                <w:b/>
                <w:bCs/>
              </w:rPr>
              <w:t>Profilbild:</w:t>
            </w:r>
            <w:r w:rsidRPr="0013787D">
              <w:rPr>
                <w:rFonts w:cstheme="minorHAnsi"/>
              </w:rPr>
              <w:t xml:space="preserve"> Gezeichneter Avatar statt Foto.</w:t>
            </w:r>
          </w:p>
          <w:p w14:paraId="1D29EEFD" w14:textId="77777777" w:rsidR="00420141" w:rsidRPr="0054666E" w:rsidRDefault="00420141" w:rsidP="007113C1">
            <w:pPr>
              <w:spacing w:line="276" w:lineRule="auto"/>
              <w:rPr>
                <w:rFonts w:cstheme="minorHAnsi"/>
                <w:lang w:val="en-US"/>
              </w:rPr>
              <w:pPrChange w:id="1465" w:author="Fabienne Schmaus" w:date="2026-05-03T15:23:00Z" w16du:dateUtc="2026-05-03T13:23:00Z">
                <w:pPr/>
              </w:pPrChange>
            </w:pPr>
            <w:r w:rsidRPr="0013787D">
              <w:rPr>
                <w:rFonts w:cstheme="minorHAnsi"/>
                <w:b/>
                <w:bCs/>
                <w:lang w:val="en-US"/>
              </w:rPr>
              <w:t>Bio</w:t>
            </w:r>
            <w:r w:rsidRPr="0054666E">
              <w:rPr>
                <w:rFonts w:cstheme="minorHAnsi"/>
                <w:b/>
                <w:bCs/>
                <w:lang w:val="en-US"/>
              </w:rPr>
              <w:t>:</w:t>
            </w:r>
            <w:r w:rsidRPr="0054666E">
              <w:rPr>
                <w:rFonts w:cstheme="minorHAnsi"/>
                <w:lang w:val="en-US"/>
              </w:rPr>
              <w:t xml:space="preserve"> </w:t>
            </w:r>
            <w:r w:rsidRPr="0054666E">
              <w:rPr>
                <w:rFonts w:cstheme="minorHAnsi"/>
                <w:lang w:val="en-US"/>
                <w:rPrChange w:id="1466" w:author="Fabienne Schmaus" w:date="2026-05-03T15:06:00Z" w16du:dateUtc="2026-05-03T13:06:00Z">
                  <w:rPr>
                    <w:rFonts w:cstheme="minorHAnsi"/>
                    <w:i/>
                    <w:iCs/>
                    <w:lang w:val="en-US"/>
                  </w:rPr>
                </w:rPrChange>
              </w:rPr>
              <w:t xml:space="preserve">„digital art | worldbuilding | she/they | </w:t>
            </w:r>
            <w:r w:rsidRPr="0054666E">
              <w:rPr>
                <w:rFonts w:ascii="Segoe UI Emoji" w:hAnsi="Segoe UI Emoji" w:cs="Segoe UI Emoji"/>
                <w:rPrChange w:id="1467" w:author="Fabienne Schmaus" w:date="2026-05-03T15:06:00Z" w16du:dateUtc="2026-05-03T13:06:00Z">
                  <w:rPr>
                    <w:rFonts w:ascii="Segoe UI Emoji" w:hAnsi="Segoe UI Emoji" w:cs="Segoe UI Emoji"/>
                    <w:i/>
                    <w:iCs/>
                  </w:rPr>
                </w:rPrChange>
              </w:rPr>
              <w:t>🎨🌿</w:t>
            </w:r>
            <w:ins w:id="1468" w:author="Fabienne Schmaus" w:date="2026-05-03T15:07:00Z" w16du:dateUtc="2026-05-03T13:07:00Z">
              <w:r>
                <w:rPr>
                  <w:rFonts w:cstheme="minorHAnsi"/>
                  <w:lang w:val="en-US"/>
                </w:rPr>
                <w:t>”</w:t>
              </w:r>
            </w:ins>
            <w:del w:id="1469" w:author="Fabienne Schmaus" w:date="2026-05-03T15:07:00Z" w16du:dateUtc="2026-05-03T13:07:00Z">
              <w:r w:rsidRPr="0054666E" w:rsidDel="008347AD">
                <w:rPr>
                  <w:rFonts w:cstheme="minorHAnsi"/>
                  <w:lang w:val="en-US"/>
                  <w:rPrChange w:id="1470" w:author="Fabienne Schmaus" w:date="2026-05-03T15:06:00Z" w16du:dateUtc="2026-05-03T13:06:00Z">
                    <w:rPr>
                      <w:rFonts w:cstheme="minorHAnsi"/>
                      <w:i/>
                      <w:iCs/>
                      <w:lang w:val="en-US"/>
                    </w:rPr>
                  </w:rPrChange>
                </w:rPr>
                <w:delText>"</w:delText>
              </w:r>
            </w:del>
          </w:p>
          <w:p w14:paraId="6CC22D4F" w14:textId="77777777" w:rsidR="00420141" w:rsidRPr="0013787D" w:rsidRDefault="00420141" w:rsidP="007113C1">
            <w:pPr>
              <w:spacing w:line="276" w:lineRule="auto"/>
              <w:rPr>
                <w:rFonts w:cstheme="minorHAnsi"/>
              </w:rPr>
              <w:pPrChange w:id="1471" w:author="Fabienne Schmaus" w:date="2026-05-03T15:23:00Z" w16du:dateUtc="2026-05-03T13:23:00Z">
                <w:pPr/>
              </w:pPrChange>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705121E3" w14:textId="77777777" w:rsidR="00420141" w:rsidRPr="0013787D" w:rsidRDefault="00420141" w:rsidP="007113C1">
            <w:pPr>
              <w:spacing w:line="276" w:lineRule="auto"/>
              <w:rPr>
                <w:rFonts w:cstheme="minorHAnsi"/>
              </w:rPr>
              <w:pPrChange w:id="1472" w:author="Fabienne Schmaus" w:date="2026-05-03T15:23:00Z" w16du:dateUtc="2026-05-03T13:23:00Z">
                <w:pPr/>
              </w:pPrChange>
            </w:pPr>
            <w:r w:rsidRPr="0013787D">
              <w:rPr>
                <w:rFonts w:cstheme="minorHAnsi"/>
                <w:b/>
                <w:bCs/>
              </w:rPr>
              <w:t>Interaktionen:</w:t>
            </w:r>
            <w:r w:rsidRPr="0013787D">
              <w:rPr>
                <w:rFonts w:cstheme="minorHAnsi"/>
              </w:rPr>
              <w:t xml:space="preserve"> 1.100 Follower | regelmäßige Posts | Kommentare fachspezifisch: „Was ist das für ein Tool?</w:t>
            </w:r>
            <w:ins w:id="1473" w:author="Fabienne Schmaus" w:date="2026-05-03T15:08:00Z" w16du:dateUtc="2026-05-03T13:08:00Z">
              <w:r>
                <w:rPr>
                  <w:rFonts w:cstheme="minorHAnsi"/>
                </w:rPr>
                <w:t>“</w:t>
              </w:r>
            </w:ins>
            <w:del w:id="1474" w:author="Fabienne Schmaus" w:date="2026-05-03T15:08:00Z" w16du:dateUtc="2026-05-03T13:08:00Z">
              <w:r w:rsidRPr="0013787D" w:rsidDel="008347AD">
                <w:rPr>
                  <w:rFonts w:cstheme="minorHAnsi"/>
                </w:rPr>
                <w:delText>"</w:delText>
              </w:r>
            </w:del>
            <w:r w:rsidRPr="0013787D">
              <w:rPr>
                <w:rFonts w:cstheme="minorHAnsi"/>
              </w:rPr>
              <w:t>, „Das Design ist so stimmig</w:t>
            </w:r>
            <w:del w:id="1475" w:author="Fabienne Schmaus" w:date="2026-05-03T15:08:00Z" w16du:dateUtc="2026-05-03T13:08:00Z">
              <w:r w:rsidRPr="0013787D" w:rsidDel="008347AD">
                <w:rPr>
                  <w:rFonts w:cstheme="minorHAnsi"/>
                </w:rPr>
                <w:delText xml:space="preserve">!" </w:delText>
              </w:r>
            </w:del>
            <w:ins w:id="1476" w:author="Fabienne Schmaus" w:date="2026-05-03T15:08:00Z" w16du:dateUtc="2026-05-03T13:08:00Z">
              <w:r w:rsidRPr="0013787D">
                <w:rPr>
                  <w:rFonts w:cstheme="minorHAnsi"/>
                </w:rPr>
                <w:t>!</w:t>
              </w:r>
              <w:r>
                <w:rPr>
                  <w:rFonts w:cstheme="minorHAnsi"/>
                </w:rPr>
                <w:t>“</w:t>
              </w:r>
              <w:r w:rsidRPr="0013787D">
                <w:rPr>
                  <w:rFonts w:cstheme="minorHAnsi"/>
                </w:rPr>
                <w:t xml:space="preserve"> </w:t>
              </w:r>
            </w:ins>
            <w:r w:rsidRPr="0013787D">
              <w:rPr>
                <w:rFonts w:cstheme="minorHAnsi"/>
              </w:rPr>
              <w:t>| lange Antworten</w:t>
            </w:r>
          </w:p>
          <w:p w14:paraId="7516BB59" w14:textId="1495A803" w:rsidR="00420141" w:rsidRPr="00420141" w:rsidRDefault="00420141" w:rsidP="007113C1">
            <w:pPr>
              <w:spacing w:line="276" w:lineRule="auto"/>
              <w:rPr>
                <w:rFonts w:cstheme="minorHAnsi"/>
              </w:rPr>
              <w:pPrChange w:id="1477" w:author="Fabienne Schmaus" w:date="2026-05-03T15:23:00Z" w16du:dateUtc="2026-05-03T13:23:00Z">
                <w:pPr/>
              </w:pPrChange>
            </w:pPr>
            <w:r w:rsidRPr="0013787D">
              <w:rPr>
                <w:rFonts w:cstheme="minorHAnsi"/>
                <w:b/>
                <w:bCs/>
              </w:rPr>
              <w:t>Netzwerk:</w:t>
            </w:r>
            <w:r w:rsidRPr="0013787D">
              <w:rPr>
                <w:rFonts w:cstheme="minorHAnsi"/>
              </w:rPr>
              <w:t xml:space="preserve"> Folgt vor allem Illustrator</w:t>
            </w:r>
            <w:del w:id="1478" w:author="Fabienne Schmaus" w:date="2026-04-30T17:35:00Z" w16du:dateUtc="2026-04-30T15:35:00Z">
              <w:r w:rsidRPr="0013787D" w:rsidDel="0013787D">
                <w:rPr>
                  <w:rFonts w:cstheme="minorHAnsi"/>
                </w:rPr>
                <w:delText>:</w:delText>
              </w:r>
            </w:del>
            <w:r w:rsidRPr="0013787D">
              <w:rPr>
                <w:rFonts w:cstheme="minorHAnsi"/>
              </w:rPr>
              <w:t>innen</w:t>
            </w:r>
            <w:ins w:id="1479" w:author="Fabienne Schmaus" w:date="2026-04-30T17:35:00Z" w16du:dateUtc="2026-04-30T15:35:00Z">
              <w:r>
                <w:rPr>
                  <w:rFonts w:cstheme="minorHAnsi"/>
                </w:rPr>
                <w:t xml:space="preserve"> und Illustratoren</w:t>
              </w:r>
            </w:ins>
            <w:r w:rsidRPr="0013787D">
              <w:rPr>
                <w:rFonts w:cstheme="minorHAnsi"/>
              </w:rPr>
              <w:t>, Game-Design-Accounts, Fantasybuch-Community</w:t>
            </w:r>
          </w:p>
        </w:tc>
      </w:tr>
    </w:tbl>
    <w:p w14:paraId="28B0CC99" w14:textId="77777777" w:rsidR="0013787D" w:rsidRDefault="0013787D" w:rsidP="0013787D">
      <w:pPr>
        <w:rPr>
          <w:rFonts w:cstheme="minorHAnsi"/>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420141" w14:paraId="2B6C13E5" w14:textId="77777777" w:rsidTr="00420141">
        <w:tc>
          <w:tcPr>
            <w:tcW w:w="5228" w:type="dxa"/>
          </w:tcPr>
          <w:p w14:paraId="50CA4BC4" w14:textId="16DCD11E" w:rsidR="00420141" w:rsidRPr="00510C27" w:rsidDel="00420141" w:rsidRDefault="00420141" w:rsidP="00420141">
            <w:pPr>
              <w:rPr>
                <w:del w:id="1480" w:author="Fabienne Schmaus" w:date="2026-05-03T15:15:00Z" w16du:dateUtc="2026-05-03T13:15:00Z"/>
                <w:rFonts w:cstheme="minorHAnsi"/>
                <w:b/>
                <w:bCs/>
              </w:rPr>
            </w:pPr>
            <w:del w:id="1481" w:author="Fabienne Schmaus" w:date="2026-05-03T15:23:00Z" w16du:dateUtc="2026-05-03T13:23:00Z">
              <w:r w:rsidRPr="00510C27" w:rsidDel="007113C1">
                <w:rPr>
                  <w:rFonts w:cstheme="minorHAnsi"/>
                  <w:b/>
                  <w:bCs/>
                </w:rPr>
                <w:delText>Aufgabe: Analysiert jedes Profil</w:delText>
              </w:r>
            </w:del>
          </w:p>
          <w:p w14:paraId="7BC97A96" w14:textId="7707F0C4" w:rsidR="00420141" w:rsidRPr="00420141" w:rsidDel="007113C1" w:rsidRDefault="00420141" w:rsidP="00420141">
            <w:pPr>
              <w:rPr>
                <w:del w:id="1482" w:author="Fabienne Schmaus" w:date="2026-05-03T15:23:00Z" w16du:dateUtc="2026-05-03T13:23:00Z"/>
                <w:rFonts w:cstheme="minorHAnsi"/>
                <w:b/>
                <w:bCs/>
                <w:rPrChange w:id="1483" w:author="Fabienne Schmaus" w:date="2026-05-03T15:16:00Z" w16du:dateUtc="2026-05-03T13:16:00Z">
                  <w:rPr>
                    <w:del w:id="1484" w:author="Fabienne Schmaus" w:date="2026-05-03T15:23:00Z" w16du:dateUtc="2026-05-03T13:23:00Z"/>
                    <w:rFonts w:cstheme="minorHAnsi"/>
                  </w:rPr>
                </w:rPrChange>
              </w:rPr>
            </w:pPr>
            <w:del w:id="1485" w:author="Fabienne Schmaus" w:date="2026-05-03T15:16:00Z" w16du:dateUtc="2026-05-03T13:16:00Z">
              <w:r w:rsidRPr="00420141" w:rsidDel="00420141">
                <w:rPr>
                  <w:rFonts w:cstheme="minorHAnsi"/>
                  <w:b/>
                  <w:bCs/>
                  <w:rPrChange w:id="1486" w:author="Fabienne Schmaus" w:date="2026-05-03T15:16:00Z" w16du:dateUtc="2026-05-03T13:16:00Z">
                    <w:rPr>
                      <w:rFonts w:cstheme="minorHAnsi"/>
                    </w:rPr>
                  </w:rPrChange>
                </w:rPr>
                <w:delText>B</w:delText>
              </w:r>
            </w:del>
            <w:del w:id="1487" w:author="Fabienne Schmaus" w:date="2026-05-03T15:23:00Z" w16du:dateUtc="2026-05-03T13:23:00Z">
              <w:r w:rsidRPr="00420141" w:rsidDel="007113C1">
                <w:rPr>
                  <w:rFonts w:cstheme="minorHAnsi"/>
                  <w:b/>
                  <w:bCs/>
                  <w:rPrChange w:id="1488" w:author="Fabienne Schmaus" w:date="2026-05-03T15:16:00Z" w16du:dateUtc="2026-05-03T13:16:00Z">
                    <w:rPr>
                      <w:rFonts w:cstheme="minorHAnsi"/>
                    </w:rPr>
                  </w:rPrChange>
                </w:rPr>
                <w:delText xml:space="preserve">earbeitet die Fragen für </w:delText>
              </w:r>
              <w:r w:rsidRPr="00420141" w:rsidDel="007113C1">
                <w:rPr>
                  <w:rFonts w:cstheme="minorHAnsi"/>
                  <w:b/>
                  <w:bCs/>
                  <w:i/>
                  <w:iCs/>
                  <w:rPrChange w:id="1489" w:author="Fabienne Schmaus" w:date="2026-05-03T15:16:00Z" w16du:dateUtc="2026-05-03T13:16:00Z">
                    <w:rPr>
                      <w:rFonts w:cstheme="minorHAnsi"/>
                      <w:b/>
                      <w:bCs/>
                    </w:rPr>
                  </w:rPrChange>
                </w:rPr>
                <w:delText>alle drei Profile</w:delText>
              </w:r>
              <w:r w:rsidRPr="00420141" w:rsidDel="007113C1">
                <w:rPr>
                  <w:rFonts w:cstheme="minorHAnsi"/>
                  <w:b/>
                  <w:bCs/>
                  <w:rPrChange w:id="1490" w:author="Fabienne Schmaus" w:date="2026-05-03T15:16:00Z" w16du:dateUtc="2026-05-03T13:16:00Z">
                    <w:rPr>
                      <w:rFonts w:cstheme="minorHAnsi"/>
                    </w:rPr>
                  </w:rPrChange>
                </w:rPr>
                <w:delText>.</w:delText>
              </w:r>
            </w:del>
          </w:p>
          <w:p w14:paraId="7B70CB44" w14:textId="412D9E38" w:rsidR="00420141" w:rsidRPr="0013787D" w:rsidRDefault="00420141" w:rsidP="00420141">
            <w:pPr>
              <w:rPr>
                <w:rFonts w:cstheme="minorHAnsi"/>
              </w:rPr>
            </w:pPr>
            <w:r w:rsidRPr="0013787D">
              <w:rPr>
                <w:rFonts w:cstheme="minorHAnsi"/>
                <w:b/>
                <w:bCs/>
              </w:rPr>
              <w:t>Analysefragen</w:t>
            </w:r>
            <w:r w:rsidR="007113C1">
              <w:rPr>
                <w:rFonts w:cstheme="minorHAnsi"/>
                <w:b/>
                <w:bCs/>
              </w:rPr>
              <w:t xml:space="preserve"> </w:t>
            </w:r>
            <w:ins w:id="1491" w:author="Fabienne Schmaus" w:date="2026-05-03T15:22:00Z" w16du:dateUtc="2026-05-03T13:22:00Z">
              <w:r w:rsidR="007113C1" w:rsidRPr="007113C1">
                <w:rPr>
                  <w:rFonts w:cstheme="minorHAnsi"/>
                  <w:b/>
                  <w:bCs/>
                </w:rPr>
                <w:t>(</w:t>
              </w:r>
              <w:r w:rsidR="007113C1">
                <w:rPr>
                  <w:rFonts w:cstheme="minorHAnsi"/>
                  <w:b/>
                  <w:bCs/>
                </w:rPr>
                <w:t>für</w:t>
              </w:r>
              <w:r w:rsidR="007113C1" w:rsidRPr="007113C1">
                <w:rPr>
                  <w:rFonts w:cstheme="minorHAnsi"/>
                  <w:b/>
                  <w:bCs/>
                </w:rPr>
                <w:t xml:space="preserve"> jede</w:t>
              </w:r>
              <w:r w:rsidR="007113C1">
                <w:rPr>
                  <w:rFonts w:cstheme="minorHAnsi"/>
                  <w:b/>
                  <w:bCs/>
                </w:rPr>
                <w:t>s</w:t>
              </w:r>
              <w:r w:rsidR="007113C1" w:rsidRPr="007113C1">
                <w:rPr>
                  <w:rFonts w:cstheme="minorHAnsi"/>
                  <w:b/>
                  <w:bCs/>
                </w:rPr>
                <w:t xml:space="preserve"> Profil):</w:t>
              </w:r>
            </w:ins>
          </w:p>
          <w:p w14:paraId="3132FCCB"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t>Was zeigt die Person</w:t>
            </w:r>
            <w:ins w:id="1492" w:author="Fabienne Schmaus" w:date="2026-05-03T15:16:00Z" w16du:dateUtc="2026-05-03T13:16:00Z">
              <w:r>
                <w:rPr>
                  <w:rFonts w:cstheme="minorHAnsi"/>
                </w:rPr>
                <w:t>? W</w:t>
              </w:r>
            </w:ins>
            <w:del w:id="1493" w:author="Fabienne Schmaus" w:date="2026-05-03T15:16:00Z" w16du:dateUtc="2026-05-03T13:16:00Z">
              <w:r w:rsidRPr="0013787D" w:rsidDel="00420141">
                <w:rPr>
                  <w:rFonts w:cstheme="minorHAnsi"/>
                </w:rPr>
                <w:delText xml:space="preserve"> – w</w:delText>
              </w:r>
            </w:del>
            <w:r w:rsidRPr="0013787D">
              <w:rPr>
                <w:rFonts w:cstheme="minorHAnsi"/>
              </w:rPr>
              <w:t xml:space="preserve">as zeigt sie </w:t>
            </w:r>
            <w:r w:rsidRPr="00420141">
              <w:rPr>
                <w:rFonts w:cstheme="minorHAnsi"/>
                <w:b/>
                <w:bCs/>
                <w:rPrChange w:id="1494" w:author="Fabienne Schmaus" w:date="2026-05-03T15:17:00Z" w16du:dateUtc="2026-05-03T13:17:00Z">
                  <w:rPr>
                    <w:rFonts w:cstheme="minorHAnsi"/>
                    <w:i/>
                    <w:iCs/>
                  </w:rPr>
                </w:rPrChange>
              </w:rPr>
              <w:t>nicht</w:t>
            </w:r>
            <w:r w:rsidRPr="0013787D">
              <w:rPr>
                <w:rFonts w:cstheme="minorHAnsi"/>
              </w:rPr>
              <w:t>?</w:t>
            </w:r>
          </w:p>
          <w:p w14:paraId="0C18D2CA"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t>Welchen Eindruck erzeugt das Profil beim ersten Blick?</w:t>
            </w:r>
          </w:p>
          <w:p w14:paraId="2F5B3719"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t>Welche Bedürfnisse könnten hinter dieser Strategie stecken?</w:t>
            </w:r>
          </w:p>
          <w:p w14:paraId="67A8409A" w14:textId="19724A79" w:rsidR="007113C1" w:rsidRPr="00770A2E" w:rsidRDefault="00420141" w:rsidP="007113C1">
            <w:pPr>
              <w:numPr>
                <w:ilvl w:val="0"/>
                <w:numId w:val="58"/>
              </w:numPr>
              <w:tabs>
                <w:tab w:val="clear" w:pos="720"/>
                <w:tab w:val="num" w:pos="319"/>
              </w:tabs>
              <w:ind w:left="319" w:hanging="319"/>
              <w:rPr>
                <w:rFonts w:cstheme="minorHAnsi"/>
              </w:rPr>
            </w:pPr>
            <w:r w:rsidRPr="0013787D">
              <w:rPr>
                <w:rFonts w:cstheme="minorHAnsi"/>
              </w:rPr>
              <w:t>Würdest du diesem Profil folgen? Warum</w:t>
            </w:r>
            <w:ins w:id="1495" w:author="Fabienne Schmaus" w:date="2026-05-04T11:13:00Z" w16du:dateUtc="2026-05-04T09:13:00Z">
              <w:r w:rsidR="00AC6CBE">
                <w:rPr>
                  <w:rFonts w:cstheme="minorHAnsi"/>
                </w:rPr>
                <w:t>? W</w:t>
              </w:r>
            </w:ins>
            <w:del w:id="1496" w:author="Fabienne Schmaus" w:date="2026-05-04T11:13:00Z" w16du:dateUtc="2026-05-04T09:13:00Z">
              <w:r w:rsidRPr="0013787D" w:rsidDel="00AC6CBE">
                <w:rPr>
                  <w:rFonts w:cstheme="minorHAnsi"/>
                </w:rPr>
                <w:delText xml:space="preserve"> / w</w:delText>
              </w:r>
            </w:del>
            <w:r w:rsidRPr="0013787D">
              <w:rPr>
                <w:rFonts w:cstheme="minorHAnsi"/>
              </w:rPr>
              <w:t>arum nicht?</w:t>
            </w:r>
          </w:p>
        </w:tc>
        <w:tc>
          <w:tcPr>
            <w:tcW w:w="5228" w:type="dxa"/>
          </w:tcPr>
          <w:p w14:paraId="750ACA99" w14:textId="77777777" w:rsidR="00420141" w:rsidRPr="0013787D" w:rsidRDefault="00420141" w:rsidP="00420141">
            <w:pPr>
              <w:rPr>
                <w:rFonts w:cstheme="minorHAnsi"/>
                <w:b/>
                <w:bCs/>
              </w:rPr>
            </w:pPr>
            <w:r w:rsidRPr="0013787D">
              <w:rPr>
                <w:rFonts w:cstheme="minorHAnsi"/>
                <w:b/>
                <w:bCs/>
              </w:rPr>
              <w:t>Vergleichsfragen (für alle drei Profile gemeinsam)</w:t>
            </w:r>
            <w:ins w:id="1497" w:author="Fabienne Schmaus" w:date="2026-05-03T15:17:00Z" w16du:dateUtc="2026-05-03T13:17:00Z">
              <w:r>
                <w:rPr>
                  <w:rFonts w:cstheme="minorHAnsi"/>
                  <w:b/>
                  <w:bCs/>
                </w:rPr>
                <w:t>:</w:t>
              </w:r>
            </w:ins>
          </w:p>
          <w:p w14:paraId="3A0B3ACE" w14:textId="1DF4FA7F" w:rsidR="00420141" w:rsidRPr="007113C1" w:rsidRDefault="00420141" w:rsidP="00770A2E">
            <w:pPr>
              <w:pStyle w:val="Listenabsatz"/>
              <w:numPr>
                <w:ilvl w:val="0"/>
                <w:numId w:val="59"/>
              </w:numPr>
              <w:tabs>
                <w:tab w:val="clear" w:pos="720"/>
              </w:tabs>
              <w:rPr>
                <w:rFonts w:cstheme="minorHAnsi"/>
              </w:rPr>
            </w:pPr>
            <w:r w:rsidRPr="007113C1">
              <w:rPr>
                <w:rFonts w:cstheme="minorHAnsi"/>
              </w:rPr>
              <w:t xml:space="preserve">Welches Profil wirkt auf euch am </w:t>
            </w:r>
            <w:r w:rsidRPr="007113C1">
              <w:rPr>
                <w:rFonts w:cstheme="minorHAnsi"/>
                <w:b/>
                <w:bCs/>
              </w:rPr>
              <w:t>glaubwürdigsten</w:t>
            </w:r>
            <w:r w:rsidRPr="007113C1">
              <w:rPr>
                <w:rFonts w:cstheme="minorHAnsi"/>
              </w:rPr>
              <w:t>? Warum?</w:t>
            </w:r>
          </w:p>
          <w:p w14:paraId="5BDBC7FA" w14:textId="5CDF35BF" w:rsidR="00420141" w:rsidRPr="0013787D" w:rsidRDefault="00420141" w:rsidP="00D1012D">
            <w:pPr>
              <w:numPr>
                <w:ilvl w:val="0"/>
                <w:numId w:val="59"/>
              </w:numPr>
              <w:tabs>
                <w:tab w:val="clear" w:pos="720"/>
                <w:tab w:val="num" w:pos="336"/>
              </w:tabs>
              <w:ind w:left="336" w:hanging="283"/>
              <w:rPr>
                <w:rFonts w:cstheme="minorHAnsi"/>
              </w:rPr>
            </w:pPr>
            <w:r w:rsidRPr="0013787D">
              <w:rPr>
                <w:rFonts w:cstheme="minorHAnsi"/>
              </w:rPr>
              <w:t xml:space="preserve">Welches Profil würdet ihr eurer </w:t>
            </w:r>
            <w:r w:rsidRPr="0013787D">
              <w:rPr>
                <w:rFonts w:cstheme="minorHAnsi"/>
                <w:b/>
                <w:bCs/>
              </w:rPr>
              <w:t>besten Freundin</w:t>
            </w:r>
            <w:del w:id="1498" w:author="Fabienne Schmaus" w:date="2026-05-04T11:13:00Z" w16du:dateUtc="2026-05-04T09:13:00Z">
              <w:r w:rsidRPr="0013787D" w:rsidDel="00AC6CBE">
                <w:rPr>
                  <w:rFonts w:cstheme="minorHAnsi"/>
                  <w:b/>
                  <w:bCs/>
                </w:rPr>
                <w:delText>/</w:delText>
              </w:r>
            </w:del>
            <w:ins w:id="1499" w:author="Fabienne Schmaus" w:date="2026-05-04T11:13:00Z" w16du:dateUtc="2026-05-04T09:13:00Z">
              <w:r w:rsidR="00AC6CBE">
                <w:rPr>
                  <w:rFonts w:cstheme="minorHAnsi"/>
                  <w:b/>
                  <w:bCs/>
                </w:rPr>
                <w:t xml:space="preserve"> oder </w:t>
              </w:r>
            </w:ins>
            <w:r w:rsidRPr="0013787D">
              <w:rPr>
                <w:rFonts w:cstheme="minorHAnsi"/>
                <w:b/>
                <w:bCs/>
              </w:rPr>
              <w:t>eurem besten Freund</w:t>
            </w:r>
            <w:r w:rsidRPr="0013787D">
              <w:rPr>
                <w:rFonts w:cstheme="minorHAnsi"/>
              </w:rPr>
              <w:t xml:space="preserve"> zeigen?</w:t>
            </w:r>
          </w:p>
          <w:p w14:paraId="1993A52E" w14:textId="77777777" w:rsidR="00420141" w:rsidRPr="0013787D" w:rsidRDefault="00420141" w:rsidP="00D1012D">
            <w:pPr>
              <w:numPr>
                <w:ilvl w:val="0"/>
                <w:numId w:val="59"/>
              </w:numPr>
              <w:tabs>
                <w:tab w:val="clear" w:pos="720"/>
                <w:tab w:val="num" w:pos="336"/>
              </w:tabs>
              <w:ind w:left="336" w:hanging="283"/>
              <w:rPr>
                <w:rFonts w:cstheme="minorHAnsi"/>
              </w:rPr>
            </w:pPr>
            <w:r w:rsidRPr="0013787D">
              <w:rPr>
                <w:rFonts w:cstheme="minorHAnsi"/>
              </w:rPr>
              <w:t>Gibt es eine Strategie, die ihr für eure eigene Online-Präsenz übernehmen würdet?</w:t>
            </w:r>
          </w:p>
          <w:p w14:paraId="3CC34CF4" w14:textId="77777777" w:rsidR="00420141" w:rsidRDefault="00420141" w:rsidP="00420141">
            <w:pPr>
              <w:rPr>
                <w:rFonts w:cstheme="minorHAnsi"/>
              </w:rPr>
            </w:pPr>
          </w:p>
        </w:tc>
      </w:tr>
    </w:tbl>
    <w:p w14:paraId="6C4B63F8" w14:textId="77777777" w:rsidR="00770A2E" w:rsidRDefault="00770A2E">
      <w:pPr>
        <w:rPr>
          <w:rFonts w:cstheme="minorHAnsi"/>
        </w:rPr>
      </w:pPr>
      <w:r>
        <w:rPr>
          <w:rFonts w:cstheme="minorHAnsi"/>
        </w:rPr>
        <w:br w:type="page"/>
      </w:r>
    </w:p>
    <w:p w14:paraId="7F2F9092" w14:textId="77777777" w:rsidR="00770A2E" w:rsidRPr="0013787D" w:rsidRDefault="00770A2E" w:rsidP="00770A2E">
      <w:pPr>
        <w:rPr>
          <w:ins w:id="1500" w:author="Fabienne Schmaus" w:date="2026-04-30T17:36:00Z" w16du:dateUtc="2026-04-30T15:36:00Z"/>
          <w:rFonts w:cstheme="minorHAnsi"/>
          <w:rPrChange w:id="1501" w:author="Fabienne Schmaus" w:date="2026-04-30T17:36:00Z" w16du:dateUtc="2026-04-30T15:36:00Z">
            <w:rPr>
              <w:ins w:id="1502" w:author="Fabienne Schmaus" w:date="2026-04-30T17:36:00Z" w16du:dateUtc="2026-04-30T15:36:00Z"/>
              <w:rFonts w:cstheme="minorHAnsi"/>
              <w:color w:val="EE0000"/>
            </w:rPr>
          </w:rPrChange>
        </w:rPr>
        <w:pPrChange w:id="1503" w:author="Fabienne Schmaus" w:date="2026-04-30T17:36:00Z" w16du:dateUtc="2026-04-30T15:36:00Z">
          <w:pPr>
            <w:pStyle w:val="Listenabsatz"/>
            <w:numPr>
              <w:numId w:val="57"/>
            </w:numPr>
            <w:tabs>
              <w:tab w:val="num" w:pos="720"/>
            </w:tabs>
            <w:ind w:hanging="360"/>
          </w:pPr>
        </w:pPrChange>
      </w:pPr>
      <w:ins w:id="1504" w:author="Fabienne Schmaus" w:date="2026-04-30T17:36:00Z" w16du:dateUtc="2026-04-30T15:36:00Z">
        <w:r w:rsidRPr="0013787D">
          <w:rPr>
            <w:rFonts w:cstheme="minorHAnsi"/>
            <w:highlight w:val="yellow"/>
            <w:rPrChange w:id="1505" w:author="Fabienne Schmaus" w:date="2026-04-30T17:36:00Z" w16du:dateUtc="2026-04-30T15:36:00Z">
              <w:rPr>
                <w:rFonts w:cstheme="minorHAnsi"/>
                <w:color w:val="EE0000"/>
                <w:highlight w:val="yellow"/>
              </w:rPr>
            </w:rPrChange>
          </w:rPr>
          <w:lastRenderedPageBreak/>
          <w:t xml:space="preserve">((Seite </w:t>
        </w:r>
        <w:r w:rsidRPr="0013787D">
          <w:rPr>
            <w:rFonts w:cstheme="minorHAnsi"/>
            <w:highlight w:val="yellow"/>
          </w:rPr>
          <w:t>xx</w:t>
        </w:r>
        <w:del w:id="1506" w:author="Fabienne Schmaus" w:date="2026-04-30T17:08:00Z" w16du:dateUtc="2026-04-30T15:08:00Z">
          <w:r w:rsidRPr="0013787D" w:rsidDel="007204FD">
            <w:rPr>
              <w:rFonts w:cstheme="minorHAnsi"/>
              <w:highlight w:val="yellow"/>
              <w:rPrChange w:id="1507" w:author="Fabienne Schmaus" w:date="2026-04-30T17:36:00Z" w16du:dateUtc="2026-04-30T15:36:00Z">
                <w:rPr>
                  <w:rFonts w:cstheme="minorHAnsi"/>
                  <w:color w:val="EE0000"/>
                  <w:highlight w:val="yellow"/>
                </w:rPr>
              </w:rPrChange>
            </w:rPr>
            <w:delText>4</w:delText>
          </w:r>
        </w:del>
        <w:r w:rsidRPr="0013787D">
          <w:rPr>
            <w:rFonts w:cstheme="minorHAnsi"/>
            <w:highlight w:val="yellow"/>
            <w:rPrChange w:id="1508" w:author="Fabienne Schmaus" w:date="2026-04-30T17:36:00Z" w16du:dateUtc="2026-04-30T15:36:00Z">
              <w:rPr>
                <w:rFonts w:cstheme="minorHAnsi"/>
                <w:color w:val="EE0000"/>
                <w:highlight w:val="yellow"/>
              </w:rPr>
            </w:rPrChange>
          </w:rPr>
          <w:t>))</w:t>
        </w:r>
      </w:ins>
    </w:p>
    <w:p w14:paraId="5ECA1F42" w14:textId="77777777" w:rsidR="00770A2E" w:rsidRPr="0013787D" w:rsidDel="0013787D" w:rsidRDefault="00770A2E" w:rsidP="00770A2E">
      <w:pPr>
        <w:rPr>
          <w:del w:id="1509" w:author="Fabienne Schmaus" w:date="2026-04-30T17:36:00Z" w16du:dateUtc="2026-04-30T15:36:00Z"/>
          <w:rFonts w:cstheme="minorHAnsi"/>
        </w:rPr>
      </w:pPr>
    </w:p>
    <w:p w14:paraId="0B1E0850" w14:textId="77777777" w:rsidR="00770A2E" w:rsidRPr="0013787D" w:rsidDel="0013787D" w:rsidRDefault="00770A2E" w:rsidP="00770A2E">
      <w:pPr>
        <w:rPr>
          <w:del w:id="1510" w:author="Fabienne Schmaus" w:date="2026-04-30T17:36:00Z" w16du:dateUtc="2026-04-30T15:36:00Z"/>
          <w:rFonts w:cstheme="minorHAnsi"/>
        </w:rPr>
        <w:sectPr w:rsidR="00770A2E" w:rsidRPr="0013787D" w:rsidDel="0013787D" w:rsidSect="00770A2E">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20" w:right="720" w:bottom="720" w:left="720" w:header="708" w:footer="708" w:gutter="0"/>
          <w:cols w:space="708"/>
          <w:docGrid w:linePitch="360"/>
        </w:sectPr>
      </w:pPr>
      <w:del w:id="1511" w:author="Fabienne Schmaus" w:date="2026-04-30T17:36:00Z" w16du:dateUtc="2026-04-30T15:36:00Z">
        <w:r w:rsidRPr="0013787D" w:rsidDel="0013787D">
          <w:rPr>
            <w:rFonts w:cstheme="minorHAnsi"/>
            <w:b/>
            <w:bCs/>
          </w:rPr>
          <w:br/>
        </w:r>
      </w:del>
    </w:p>
    <w:p w14:paraId="1A3196AB" w14:textId="00EB1F47" w:rsidR="00770A2E" w:rsidRPr="0013787D" w:rsidRDefault="00770A2E" w:rsidP="00770A2E">
      <w:pPr>
        <w:rPr>
          <w:rFonts w:cstheme="minorHAnsi"/>
          <w:sz w:val="24"/>
          <w:szCs w:val="24"/>
          <w:rPrChange w:id="1512" w:author="Fabienne Schmaus" w:date="2026-04-30T17:36:00Z" w16du:dateUtc="2026-04-30T15:36:00Z">
            <w:rPr>
              <w:rFonts w:cstheme="minorHAnsi"/>
              <w:b/>
              <w:bCs/>
            </w:rPr>
          </w:rPrChange>
        </w:rPr>
      </w:pPr>
      <w:r w:rsidRPr="0013787D">
        <w:rPr>
          <w:rFonts w:cstheme="minorHAnsi"/>
          <w:b/>
          <w:bCs/>
          <w:sz w:val="24"/>
          <w:szCs w:val="24"/>
          <w:rPrChange w:id="1513" w:author="Fabienne Schmaus" w:date="2026-04-30T17:36:00Z" w16du:dateUtc="2026-04-30T15:36:00Z">
            <w:rPr>
              <w:rFonts w:cstheme="minorHAnsi"/>
              <w:b/>
              <w:bCs/>
            </w:rPr>
          </w:rPrChange>
        </w:rPr>
        <w:t>Arbeitsblatt 2</w:t>
      </w:r>
      <w:r>
        <w:rPr>
          <w:rFonts w:cstheme="minorHAnsi"/>
          <w:b/>
          <w:bCs/>
          <w:sz w:val="24"/>
          <w:szCs w:val="24"/>
        </w:rPr>
        <w:t>B</w:t>
      </w:r>
      <w:ins w:id="1514" w:author="Fabienne Schmaus" w:date="2026-04-30T17:36:00Z" w16du:dateUtc="2026-04-30T15:36:00Z">
        <w:r>
          <w:rPr>
            <w:rFonts w:cstheme="minorHAnsi"/>
            <w:b/>
            <w:bCs/>
            <w:sz w:val="24"/>
            <w:szCs w:val="24"/>
          </w:rPr>
          <w:br/>
        </w:r>
      </w:ins>
      <w:del w:id="1515" w:author="Fabienne Schmaus" w:date="2026-04-30T17:36:00Z" w16du:dateUtc="2026-04-30T15:36:00Z">
        <w:r w:rsidRPr="0013787D" w:rsidDel="0013787D">
          <w:rPr>
            <w:rFonts w:cstheme="minorHAnsi"/>
            <w:b/>
            <w:bCs/>
            <w:sz w:val="24"/>
            <w:szCs w:val="24"/>
            <w:rPrChange w:id="1516" w:author="Fabienne Schmaus" w:date="2026-04-30T17:36:00Z" w16du:dateUtc="2026-04-30T15:36:00Z">
              <w:rPr>
                <w:rFonts w:cstheme="minorHAnsi"/>
                <w:b/>
                <w:bCs/>
              </w:rPr>
            </w:rPrChange>
          </w:rPr>
          <w:delText xml:space="preserve"> – </w:delText>
        </w:r>
      </w:del>
      <w:del w:id="1517" w:author="Fabienne Schmaus" w:date="2026-05-03T15:09:00Z" w16du:dateUtc="2026-05-03T13:09:00Z">
        <w:r w:rsidRPr="0013787D" w:rsidDel="00420141">
          <w:rPr>
            <w:rFonts w:cstheme="minorHAnsi"/>
            <w:sz w:val="24"/>
            <w:szCs w:val="24"/>
            <w:rPrChange w:id="1518" w:author="Fabienne Schmaus" w:date="2026-04-30T17:36:00Z" w16du:dateUtc="2026-04-30T15:36:00Z">
              <w:rPr>
                <w:rFonts w:cstheme="minorHAnsi"/>
                <w:b/>
                <w:bCs/>
              </w:rPr>
            </w:rPrChange>
          </w:rPr>
          <w:delText xml:space="preserve">Drei </w:delText>
        </w:r>
      </w:del>
      <w:r w:rsidRPr="0013787D">
        <w:rPr>
          <w:rFonts w:cstheme="minorHAnsi"/>
          <w:sz w:val="24"/>
          <w:szCs w:val="24"/>
          <w:rPrChange w:id="1519" w:author="Fabienne Schmaus" w:date="2026-04-30T17:36:00Z" w16du:dateUtc="2026-04-30T15:36:00Z">
            <w:rPr>
              <w:rFonts w:cstheme="minorHAnsi"/>
              <w:b/>
              <w:bCs/>
            </w:rPr>
          </w:rPrChange>
        </w:rPr>
        <w:t>Profile im Vergleich</w:t>
      </w:r>
    </w:p>
    <w:p w14:paraId="7B6DDB09" w14:textId="77777777" w:rsidR="00770A2E" w:rsidRPr="0013787D" w:rsidRDefault="00770A2E" w:rsidP="00770A2E">
      <w:pPr>
        <w:rPr>
          <w:rFonts w:cstheme="minorHAnsi"/>
        </w:rPr>
      </w:pPr>
    </w:p>
    <w:p w14:paraId="4078DBF6" w14:textId="77777777" w:rsidR="00770A2E" w:rsidRPr="00420141" w:rsidDel="00420141" w:rsidRDefault="00770A2E" w:rsidP="00770A2E">
      <w:pPr>
        <w:rPr>
          <w:del w:id="1520" w:author="Fabienne Schmaus" w:date="2026-05-03T15:11:00Z" w16du:dateUtc="2026-05-03T13:11:00Z"/>
          <w:rFonts w:cstheme="minorHAnsi"/>
          <w:b/>
          <w:bCs/>
          <w:i/>
          <w:iCs/>
          <w:rPrChange w:id="1521" w:author="Fabienne Schmaus" w:date="2026-05-03T15:11:00Z" w16du:dateUtc="2026-05-03T13:11:00Z">
            <w:rPr>
              <w:del w:id="1522" w:author="Fabienne Schmaus" w:date="2026-05-03T15:11:00Z" w16du:dateUtc="2026-05-03T13:11:00Z"/>
              <w:rFonts w:cstheme="minorHAnsi"/>
              <w:b/>
              <w:bCs/>
            </w:rPr>
          </w:rPrChange>
        </w:rPr>
      </w:pPr>
      <w:del w:id="1523" w:author="Fabienne Schmaus" w:date="2026-05-03T15:11:00Z" w16du:dateUtc="2026-05-03T13:11:00Z">
        <w:r w:rsidRPr="00420141" w:rsidDel="00420141">
          <w:rPr>
            <w:rFonts w:cstheme="minorHAnsi"/>
            <w:b/>
            <w:bCs/>
            <w:i/>
            <w:iCs/>
            <w:rPrChange w:id="1524" w:author="Fabienne Schmaus" w:date="2026-05-03T15:11:00Z" w16du:dateUtc="2026-05-03T13:11:00Z">
              <w:rPr>
                <w:rFonts w:cstheme="minorHAnsi"/>
                <w:b/>
                <w:bCs/>
              </w:rPr>
            </w:rPrChange>
          </w:rPr>
          <w:delText>Drei Strategien – wer steckt dahinter?</w:delText>
        </w:r>
      </w:del>
    </w:p>
    <w:p w14:paraId="779B3139" w14:textId="77777777" w:rsidR="00770A2E" w:rsidRPr="00420141" w:rsidRDefault="00770A2E" w:rsidP="00770A2E">
      <w:pPr>
        <w:rPr>
          <w:rFonts w:cstheme="minorHAnsi"/>
          <w:i/>
          <w:iCs/>
          <w:rPrChange w:id="1525" w:author="Fabienne Schmaus" w:date="2026-05-03T15:11:00Z" w16du:dateUtc="2026-05-03T13:11:00Z">
            <w:rPr>
              <w:rFonts w:cstheme="minorHAnsi"/>
            </w:rPr>
          </w:rPrChange>
        </w:rPr>
      </w:pPr>
      <w:r w:rsidRPr="00420141">
        <w:rPr>
          <w:rFonts w:cstheme="minorHAnsi"/>
          <w:i/>
          <w:iCs/>
          <w:rPrChange w:id="1526" w:author="Fabienne Schmaus" w:date="2026-05-03T15:11:00Z" w16du:dateUtc="2026-05-03T13:11:00Z">
            <w:rPr>
              <w:rFonts w:cstheme="minorHAnsi"/>
            </w:rPr>
          </w:rPrChange>
        </w:rPr>
        <w:t xml:space="preserve">Analysiert die drei folgenden </w:t>
      </w:r>
      <w:r w:rsidRPr="00420141">
        <w:rPr>
          <w:rFonts w:cstheme="minorHAnsi"/>
          <w:b/>
          <w:bCs/>
          <w:i/>
          <w:iCs/>
          <w:rPrChange w:id="1527" w:author="Fabienne Schmaus" w:date="2026-05-03T15:11:00Z" w16du:dateUtc="2026-05-03T13:11:00Z">
            <w:rPr>
              <w:rFonts w:cstheme="minorHAnsi"/>
              <w:b/>
              <w:bCs/>
            </w:rPr>
          </w:rPrChange>
        </w:rPr>
        <w:t>fiktiven Profile</w:t>
      </w:r>
      <w:del w:id="1528" w:author="Fabienne Schmaus" w:date="2026-05-03T15:12:00Z" w16du:dateUtc="2026-05-03T13:12:00Z">
        <w:r w:rsidRPr="00420141" w:rsidDel="00420141">
          <w:rPr>
            <w:rFonts w:cstheme="minorHAnsi"/>
            <w:i/>
            <w:iCs/>
            <w:rPrChange w:id="1529" w:author="Fabienne Schmaus" w:date="2026-05-03T15:11:00Z" w16du:dateUtc="2026-05-03T13:11:00Z">
              <w:rPr>
                <w:rFonts w:cstheme="minorHAnsi"/>
              </w:rPr>
            </w:rPrChange>
          </w:rPr>
          <w:delText>.</w:delText>
        </w:r>
      </w:del>
      <w:ins w:id="1530" w:author="Fabienne Schmaus" w:date="2026-05-03T15:12:00Z" w16du:dateUtc="2026-05-03T13:12:00Z">
        <w:r>
          <w:rPr>
            <w:rFonts w:cstheme="minorHAnsi"/>
            <w:i/>
            <w:iCs/>
          </w:rPr>
          <w:t xml:space="preserve"> anhand der Analyse- und Vergleichsfragen.</w:t>
        </w:r>
      </w:ins>
      <w:r w:rsidRPr="00420141">
        <w:rPr>
          <w:rFonts w:cstheme="minorHAnsi"/>
          <w:i/>
          <w:iCs/>
          <w:rPrChange w:id="1531" w:author="Fabienne Schmaus" w:date="2026-05-03T15:11:00Z" w16du:dateUtc="2026-05-03T13:11:00Z">
            <w:rPr>
              <w:rFonts w:cstheme="minorHAnsi"/>
            </w:rPr>
          </w:rPrChange>
        </w:rPr>
        <w:t xml:space="preserve"> Jedes steht für eine andere Strategie der Selbstdarstellung. </w:t>
      </w:r>
      <w:del w:id="1532" w:author="Fabienne Schmaus" w:date="2026-05-03T15:11:00Z" w16du:dateUtc="2026-05-03T13:11:00Z">
        <w:r w:rsidRPr="00420141" w:rsidDel="00420141">
          <w:rPr>
            <w:rFonts w:cstheme="minorHAnsi"/>
            <w:i/>
            <w:iCs/>
            <w:rPrChange w:id="1533" w:author="Fabienne Schmaus" w:date="2026-05-03T15:11:00Z" w16du:dateUtc="2026-05-03T13:11:00Z">
              <w:rPr>
                <w:rFonts w:cstheme="minorHAnsi"/>
              </w:rPr>
            </w:rPrChange>
          </w:rPr>
          <w:delText>Beantwortet für jedes Profil die Analysefragen.</w:delText>
        </w:r>
      </w:del>
    </w:p>
    <w:p w14:paraId="17BC5524" w14:textId="77777777" w:rsidR="00770A2E" w:rsidRPr="0013787D" w:rsidRDefault="00770A2E" w:rsidP="00770A2E">
      <w:pPr>
        <w:rPr>
          <w:rFonts w:cstheme="minorHAnsi"/>
          <w:b/>
          <w:bCs/>
        </w:rPr>
      </w:pPr>
      <w:ins w:id="1534" w:author="Fabienne Schmaus" w:date="2026-05-03T15:06:00Z" w16du:dateUtc="2026-05-03T13:06:00Z">
        <w:r w:rsidRPr="0054666E">
          <w:rPr>
            <w:rFonts w:cstheme="minorHAnsi"/>
            <w:b/>
            <w:bCs/>
            <w:highlight w:val="yellow"/>
            <w:rPrChange w:id="1535" w:author="Fabienne Schmaus" w:date="2026-05-03T15:07:00Z" w16du:dateUtc="2026-05-03T13:07:00Z">
              <w:rPr>
                <w:rFonts w:cstheme="minorHAnsi"/>
                <w:b/>
                <w:bCs/>
              </w:rPr>
            </w:rPrChange>
          </w:rPr>
          <w:t>((Gest</w:t>
        </w:r>
      </w:ins>
      <w:ins w:id="1536" w:author="Fabienne Schmaus" w:date="2026-05-03T15:07:00Z" w16du:dateUtc="2026-05-03T13:07:00Z">
        <w:r w:rsidRPr="0054666E">
          <w:rPr>
            <w:rFonts w:cstheme="minorHAnsi"/>
            <w:b/>
            <w:bCs/>
            <w:highlight w:val="yellow"/>
            <w:rPrChange w:id="1537" w:author="Fabienne Schmaus" w:date="2026-05-03T15:07:00Z" w16du:dateUtc="2026-05-03T13:07:00Z">
              <w:rPr>
                <w:rFonts w:cstheme="minorHAnsi"/>
                <w:b/>
                <w:bCs/>
              </w:rPr>
            </w:rPrChange>
          </w:rPr>
          <w:t xml:space="preserve">altung ähnlich wie </w:t>
        </w:r>
      </w:ins>
      <w:ins w:id="1538" w:author="Fabienne Schmaus" w:date="2026-05-03T15:06:00Z" w16du:dateUtc="2026-05-03T13:06:00Z">
        <w:r w:rsidRPr="0054666E">
          <w:rPr>
            <w:rFonts w:cstheme="minorHAnsi"/>
            <w:b/>
            <w:bCs/>
            <w:highlight w:val="yellow"/>
            <w:rPrChange w:id="1539" w:author="Fabienne Schmaus" w:date="2026-05-03T15:07:00Z" w16du:dateUtc="2026-05-03T13:07:00Z">
              <w:rPr>
                <w:rFonts w:cstheme="minorHAnsi"/>
                <w:b/>
                <w:bCs/>
              </w:rPr>
            </w:rPrChange>
          </w:rPr>
          <w:t>Profile))</w:t>
        </w:r>
      </w:ins>
    </w:p>
    <w:tbl>
      <w:tblPr>
        <w:tblStyle w:val="Tabellenraster"/>
        <w:tblW w:w="0" w:type="auto"/>
        <w:tblLook w:val="04A0" w:firstRow="1" w:lastRow="0" w:firstColumn="1" w:lastColumn="0" w:noHBand="0" w:noVBand="1"/>
      </w:tblPr>
      <w:tblGrid>
        <w:gridCol w:w="5228"/>
        <w:gridCol w:w="5228"/>
      </w:tblGrid>
      <w:tr w:rsidR="00770A2E" w14:paraId="5B22B712" w14:textId="77777777" w:rsidTr="001955DF">
        <w:tc>
          <w:tcPr>
            <w:tcW w:w="5228" w:type="dxa"/>
          </w:tcPr>
          <w:p w14:paraId="2F1AFC41" w14:textId="77777777" w:rsidR="00770A2E" w:rsidRPr="0013787D" w:rsidRDefault="00770A2E" w:rsidP="001955DF">
            <w:pPr>
              <w:spacing w:line="276" w:lineRule="auto"/>
              <w:rPr>
                <w:rFonts w:cstheme="minorHAnsi"/>
                <w:b/>
                <w:bCs/>
              </w:rPr>
              <w:pPrChange w:id="1540" w:author="Fabienne Schmaus" w:date="2026-05-03T15:23:00Z" w16du:dateUtc="2026-05-03T13:23:00Z">
                <w:pPr/>
              </w:pPrChange>
            </w:pPr>
            <w:r w:rsidRPr="0013787D">
              <w:rPr>
                <w:rFonts w:cstheme="minorHAnsi"/>
                <w:b/>
                <w:bCs/>
              </w:rPr>
              <w:t>Profil 1: @theperfectday.official – „Der Perfekte"</w:t>
            </w:r>
          </w:p>
          <w:p w14:paraId="394C099A" w14:textId="77777777" w:rsidR="00770A2E" w:rsidRPr="0013787D" w:rsidRDefault="00770A2E" w:rsidP="001955DF">
            <w:pPr>
              <w:spacing w:line="276" w:lineRule="auto"/>
              <w:rPr>
                <w:rFonts w:cstheme="minorHAnsi"/>
              </w:rPr>
              <w:pPrChange w:id="1541" w:author="Fabienne Schmaus" w:date="2026-05-03T15:23:00Z" w16du:dateUtc="2026-05-03T13:23:00Z">
                <w:pPr/>
              </w:pPrChange>
            </w:pPr>
            <w:r w:rsidRPr="0013787D">
              <w:rPr>
                <w:rFonts w:cstheme="minorHAnsi"/>
                <w:b/>
                <w:bCs/>
              </w:rPr>
              <w:t>Profilbild:</w:t>
            </w:r>
            <w:r w:rsidRPr="0013787D">
              <w:rPr>
                <w:rFonts w:cstheme="minorHAnsi"/>
              </w:rPr>
              <w:t xml:space="preserve"> Professionell wirkendes Foto, gepflegtes Aussehen, neutraler Hintergrund.</w:t>
            </w:r>
          </w:p>
          <w:p w14:paraId="3519376E" w14:textId="77777777" w:rsidR="00770A2E" w:rsidRPr="0054666E" w:rsidRDefault="00770A2E" w:rsidP="001955DF">
            <w:pPr>
              <w:spacing w:line="276" w:lineRule="auto"/>
              <w:rPr>
                <w:rFonts w:cstheme="minorHAnsi"/>
                <w:lang w:val="en-US"/>
              </w:rPr>
              <w:pPrChange w:id="1542" w:author="Fabienne Schmaus" w:date="2026-05-03T15:23:00Z" w16du:dateUtc="2026-05-03T13:23:00Z">
                <w:pPr/>
              </w:pPrChange>
            </w:pPr>
            <w:r w:rsidRPr="0054666E">
              <w:rPr>
                <w:rFonts w:cstheme="minorHAnsi"/>
                <w:b/>
                <w:bCs/>
                <w:lang w:val="en-US"/>
              </w:rPr>
              <w:t>Bio:</w:t>
            </w:r>
            <w:r w:rsidRPr="0054666E">
              <w:rPr>
                <w:rFonts w:cstheme="minorHAnsi"/>
                <w:lang w:val="en-US"/>
              </w:rPr>
              <w:t xml:space="preserve"> </w:t>
            </w:r>
            <w:r w:rsidRPr="0054666E">
              <w:rPr>
                <w:rFonts w:cstheme="minorHAnsi"/>
                <w:lang w:val="en-US"/>
                <w:rPrChange w:id="1543" w:author="Fabienne Schmaus" w:date="2026-05-03T15:04:00Z" w16du:dateUtc="2026-05-03T13:04:00Z">
                  <w:rPr>
                    <w:rFonts w:cstheme="minorHAnsi"/>
                    <w:i/>
                    <w:iCs/>
                    <w:lang w:val="en-US"/>
                  </w:rPr>
                </w:rPrChange>
              </w:rPr>
              <w:t>„</w:t>
            </w:r>
            <w:r w:rsidRPr="0054666E">
              <w:rPr>
                <w:rFonts w:ascii="Segoe UI Emoji" w:hAnsi="Segoe UI Emoji" w:cs="Segoe UI Emoji"/>
                <w:lang w:val="en-US"/>
                <w:rPrChange w:id="1544" w:author="Fabienne Schmaus" w:date="2026-05-03T15:04:00Z" w16du:dateUtc="2026-05-03T13:04:00Z">
                  <w:rPr>
                    <w:rFonts w:ascii="Segoe UI Emoji" w:hAnsi="Segoe UI Emoji" w:cs="Segoe UI Emoji"/>
                    <w:i/>
                    <w:iCs/>
                    <w:lang w:val="en-US"/>
                  </w:rPr>
                </w:rPrChange>
              </w:rPr>
              <w:t>✨</w:t>
            </w:r>
            <w:r w:rsidRPr="0054666E">
              <w:rPr>
                <w:rFonts w:cstheme="minorHAnsi"/>
                <w:lang w:val="en-US"/>
                <w:rPrChange w:id="1545" w:author="Fabienne Schmaus" w:date="2026-05-03T15:04:00Z" w16du:dateUtc="2026-05-03T13:04:00Z">
                  <w:rPr>
                    <w:rFonts w:cstheme="minorHAnsi"/>
                    <w:i/>
                    <w:iCs/>
                    <w:lang w:val="en-US"/>
                  </w:rPr>
                </w:rPrChange>
              </w:rPr>
              <w:t xml:space="preserve"> Lifestyle | Fitness | Mindset | Become your best self </w:t>
            </w:r>
            <w:r w:rsidRPr="0054666E">
              <w:rPr>
                <w:rFonts w:ascii="Segoe UI Emoji" w:hAnsi="Segoe UI Emoji" w:cs="Segoe UI Emoji"/>
                <w:rPrChange w:id="1546" w:author="Fabienne Schmaus" w:date="2026-05-03T15:04:00Z" w16du:dateUtc="2026-05-03T13:04:00Z">
                  <w:rPr>
                    <w:rFonts w:ascii="Segoe UI Emoji" w:hAnsi="Segoe UI Emoji" w:cs="Segoe UI Emoji"/>
                    <w:i/>
                    <w:iCs/>
                  </w:rPr>
                </w:rPrChange>
              </w:rPr>
              <w:t>💪</w:t>
            </w:r>
            <w:ins w:id="1547" w:author="Fabienne Schmaus" w:date="2026-05-03T15:04:00Z" w16du:dateUtc="2026-05-03T13:04:00Z">
              <w:r w:rsidRPr="0054666E">
                <w:rPr>
                  <w:rFonts w:cstheme="minorHAnsi"/>
                  <w:lang w:val="en-US"/>
                  <w:rPrChange w:id="1548" w:author="Fabienne Schmaus" w:date="2026-05-03T15:04:00Z" w16du:dateUtc="2026-05-03T13:04:00Z">
                    <w:rPr>
                      <w:rFonts w:cstheme="minorHAnsi"/>
                      <w:i/>
                      <w:iCs/>
                      <w:lang w:val="en-US"/>
                    </w:rPr>
                  </w:rPrChange>
                </w:rPr>
                <w:t>”</w:t>
              </w:r>
            </w:ins>
            <w:del w:id="1549" w:author="Fabienne Schmaus" w:date="2026-05-03T15:04:00Z" w16du:dateUtc="2026-05-03T13:04:00Z">
              <w:r w:rsidRPr="0054666E" w:rsidDel="0054666E">
                <w:rPr>
                  <w:rFonts w:cstheme="minorHAnsi"/>
                  <w:lang w:val="en-US"/>
                  <w:rPrChange w:id="1550" w:author="Fabienne Schmaus" w:date="2026-05-03T15:04:00Z" w16du:dateUtc="2026-05-03T13:04:00Z">
                    <w:rPr>
                      <w:rFonts w:cstheme="minorHAnsi"/>
                      <w:i/>
                      <w:iCs/>
                      <w:lang w:val="en-US"/>
                    </w:rPr>
                  </w:rPrChange>
                </w:rPr>
                <w:delText>"</w:delText>
              </w:r>
            </w:del>
          </w:p>
          <w:p w14:paraId="237052AD" w14:textId="77777777" w:rsidR="00770A2E" w:rsidRPr="0013787D" w:rsidRDefault="00770A2E" w:rsidP="001955DF">
            <w:pPr>
              <w:spacing w:line="276" w:lineRule="auto"/>
              <w:rPr>
                <w:rFonts w:cstheme="minorHAnsi"/>
                <w:lang w:val="en-US"/>
              </w:rPr>
              <w:pPrChange w:id="1551" w:author="Fabienne Schmaus" w:date="2026-05-03T15:23:00Z" w16du:dateUtc="2026-05-03T13:23:00Z">
                <w:pPr/>
              </w:pPrChange>
            </w:pPr>
            <w:r w:rsidRPr="0013787D">
              <w:rPr>
                <w:rFonts w:cstheme="minorHAnsi"/>
                <w:b/>
                <w:bCs/>
                <w:lang w:val="en-US"/>
              </w:rPr>
              <w:t>Posts:</w:t>
            </w:r>
            <w:r w:rsidRPr="0013787D">
              <w:rPr>
                <w:rFonts w:cstheme="minorHAnsi"/>
                <w:lang w:val="en-US"/>
              </w:rPr>
              <w:t xml:space="preserve"> Makelloser Gym-Look | Gesundes Meal-Prep in perfekter Anordnung | Sonnenaufgang-Jogging-Selfie | Zitat-Kachel über Disziplin | Vorher-Nachher Körperfoto | Kaffee auf designtem Tisch</w:t>
            </w:r>
          </w:p>
          <w:p w14:paraId="272076EA" w14:textId="77777777" w:rsidR="00770A2E" w:rsidRPr="0013787D" w:rsidRDefault="00770A2E" w:rsidP="001955DF">
            <w:pPr>
              <w:spacing w:line="276" w:lineRule="auto"/>
              <w:rPr>
                <w:rFonts w:cstheme="minorHAnsi"/>
              </w:rPr>
              <w:pPrChange w:id="1552" w:author="Fabienne Schmaus" w:date="2026-05-03T15:23:00Z" w16du:dateUtc="2026-05-03T13:23:00Z">
                <w:pPr/>
              </w:pPrChange>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ins w:id="1553" w:author="Fabienne Schmaus" w:date="2026-05-03T15:04:00Z" w16du:dateUtc="2026-05-03T13:04:00Z">
              <w:r>
                <w:rPr>
                  <w:rFonts w:cstheme="minorHAnsi"/>
                </w:rPr>
                <w:t>“</w:t>
              </w:r>
            </w:ins>
            <w:del w:id="1554" w:author="Fabienne Schmaus" w:date="2026-05-03T15:04:00Z" w16du:dateUtc="2026-05-03T13:04:00Z">
              <w:r w:rsidRPr="0013787D" w:rsidDel="0054666E">
                <w:rPr>
                  <w:rFonts w:cstheme="minorHAnsi"/>
                </w:rPr>
                <w:delText>"</w:delText>
              </w:r>
            </w:del>
            <w:r w:rsidRPr="0013787D">
              <w:rPr>
                <w:rFonts w:cstheme="minorHAnsi"/>
              </w:rPr>
              <w:t>, „inspo</w:t>
            </w:r>
            <w:del w:id="1555" w:author="Fabienne Schmaus" w:date="2026-05-03T15:05:00Z" w16du:dateUtc="2026-05-03T13:05:00Z">
              <w:r w:rsidRPr="0013787D" w:rsidDel="0054666E">
                <w:rPr>
                  <w:rFonts w:cstheme="minorHAnsi"/>
                </w:rPr>
                <w:delText xml:space="preserve">!" </w:delText>
              </w:r>
            </w:del>
            <w:ins w:id="1556"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Antwortet selten auf Kommentare</w:t>
            </w:r>
          </w:p>
          <w:p w14:paraId="237EAE19" w14:textId="77777777" w:rsidR="00770A2E" w:rsidRPr="00420141" w:rsidRDefault="00770A2E" w:rsidP="001955DF">
            <w:pPr>
              <w:spacing w:line="276" w:lineRule="auto"/>
              <w:rPr>
                <w:rFonts w:cstheme="minorHAnsi"/>
              </w:rPr>
              <w:pPrChange w:id="1557" w:author="Fabienne Schmaus" w:date="2026-05-03T15:23:00Z" w16du:dateUtc="2026-05-03T13:23:00Z">
                <w:pPr/>
              </w:pPrChange>
            </w:pPr>
            <w:r w:rsidRPr="0013787D">
              <w:rPr>
                <w:rFonts w:cstheme="minorHAnsi"/>
                <w:b/>
                <w:bCs/>
              </w:rPr>
              <w:t>Netzwerk:</w:t>
            </w:r>
            <w:r w:rsidRPr="0013787D">
              <w:rPr>
                <w:rFonts w:cstheme="minorHAnsi"/>
              </w:rPr>
              <w:t xml:space="preserve"> Folgt vor allem anderen Fitness-/Lifestyle-Accounts ähnlicher Größe</w:t>
            </w:r>
          </w:p>
        </w:tc>
        <w:tc>
          <w:tcPr>
            <w:tcW w:w="5228" w:type="dxa"/>
          </w:tcPr>
          <w:p w14:paraId="4DE9CCAC" w14:textId="77777777" w:rsidR="00770A2E" w:rsidRPr="0013787D" w:rsidRDefault="00770A2E" w:rsidP="001955DF">
            <w:pPr>
              <w:spacing w:line="276" w:lineRule="auto"/>
              <w:rPr>
                <w:rFonts w:cstheme="minorHAnsi"/>
                <w:b/>
                <w:bCs/>
              </w:rPr>
              <w:pPrChange w:id="1558" w:author="Fabienne Schmaus" w:date="2026-05-03T15:23:00Z" w16du:dateUtc="2026-05-03T13:23:00Z">
                <w:pPr/>
              </w:pPrChange>
            </w:pPr>
            <w:r w:rsidRPr="0013787D">
              <w:rPr>
                <w:rFonts w:cstheme="minorHAnsi"/>
                <w:b/>
                <w:bCs/>
              </w:rPr>
              <w:t>Profil 2: @everyday.ich – „Der Authentische"</w:t>
            </w:r>
          </w:p>
          <w:p w14:paraId="1D5DC94A" w14:textId="77777777" w:rsidR="00770A2E" w:rsidRPr="0013787D" w:rsidRDefault="00770A2E" w:rsidP="001955DF">
            <w:pPr>
              <w:spacing w:line="276" w:lineRule="auto"/>
              <w:rPr>
                <w:rFonts w:cstheme="minorHAnsi"/>
              </w:rPr>
              <w:pPrChange w:id="1559" w:author="Fabienne Schmaus" w:date="2026-05-03T15:23:00Z" w16du:dateUtc="2026-05-03T13:23:00Z">
                <w:pPr/>
              </w:pPrChange>
            </w:pPr>
            <w:r w:rsidRPr="0013787D">
              <w:rPr>
                <w:rFonts w:cstheme="minorHAnsi"/>
                <w:b/>
                <w:bCs/>
              </w:rPr>
              <w:t>Profilbild:</w:t>
            </w:r>
            <w:r w:rsidRPr="0013787D">
              <w:rPr>
                <w:rFonts w:cstheme="minorHAnsi"/>
              </w:rPr>
              <w:t xml:space="preserve"> Schnelles Selfie, leicht unscharf, natürliches Licht.</w:t>
            </w:r>
          </w:p>
          <w:p w14:paraId="31FFD774" w14:textId="77777777" w:rsidR="00770A2E" w:rsidRPr="0054666E" w:rsidRDefault="00770A2E" w:rsidP="001955DF">
            <w:pPr>
              <w:spacing w:line="276" w:lineRule="auto"/>
              <w:rPr>
                <w:rFonts w:cstheme="minorHAnsi"/>
              </w:rPr>
              <w:pPrChange w:id="1560" w:author="Fabienne Schmaus" w:date="2026-05-03T15:23:00Z" w16du:dateUtc="2026-05-03T13:23:00Z">
                <w:pPr/>
              </w:pPrChange>
            </w:pPr>
            <w:r w:rsidRPr="0013787D">
              <w:rPr>
                <w:rFonts w:cstheme="minorHAnsi"/>
                <w:b/>
                <w:bCs/>
              </w:rPr>
              <w:t>Bio:</w:t>
            </w:r>
            <w:r w:rsidRPr="0013787D">
              <w:rPr>
                <w:rFonts w:cstheme="minorHAnsi"/>
              </w:rPr>
              <w:t xml:space="preserve"> </w:t>
            </w:r>
            <w:r w:rsidRPr="0054666E">
              <w:rPr>
                <w:rFonts w:cstheme="minorHAnsi"/>
                <w:rPrChange w:id="1561" w:author="Fabienne Schmaus" w:date="2026-05-03T15:05:00Z" w16du:dateUtc="2026-05-03T13:05:00Z">
                  <w:rPr>
                    <w:rFonts w:cstheme="minorHAnsi"/>
                    <w:i/>
                    <w:iCs/>
                  </w:rPr>
                </w:rPrChange>
              </w:rPr>
              <w:t xml:space="preserve">„irgendwie durchs Leben </w:t>
            </w:r>
            <w:r w:rsidRPr="0054666E">
              <w:rPr>
                <w:rFonts w:ascii="Segoe UI Emoji" w:hAnsi="Segoe UI Emoji" w:cs="Segoe UI Emoji"/>
                <w:rPrChange w:id="1562" w:author="Fabienne Schmaus" w:date="2026-05-03T15:05:00Z" w16du:dateUtc="2026-05-03T13:05:00Z">
                  <w:rPr>
                    <w:rFonts w:ascii="Segoe UI Emoji" w:hAnsi="Segoe UI Emoji" w:cs="Segoe UI Emoji"/>
                    <w:i/>
                    <w:iCs/>
                  </w:rPr>
                </w:rPrChange>
              </w:rPr>
              <w:t>🙃</w:t>
            </w:r>
            <w:r w:rsidRPr="0054666E">
              <w:rPr>
                <w:rFonts w:cstheme="minorHAnsi"/>
                <w:rPrChange w:id="1563" w:author="Fabienne Schmaus" w:date="2026-05-03T15:05:00Z" w16du:dateUtc="2026-05-03T13:05:00Z">
                  <w:rPr>
                    <w:rFonts w:cstheme="minorHAnsi"/>
                    <w:i/>
                    <w:iCs/>
                  </w:rPr>
                </w:rPrChange>
              </w:rPr>
              <w:t xml:space="preserve"> | Katzen, Bücher, zu viel Kaffee</w:t>
            </w:r>
            <w:del w:id="1564" w:author="Fabienne Schmaus" w:date="2026-05-03T15:05:00Z" w16du:dateUtc="2026-05-03T13:05:00Z">
              <w:r w:rsidRPr="0054666E" w:rsidDel="0054666E">
                <w:rPr>
                  <w:rFonts w:cstheme="minorHAnsi"/>
                  <w:rPrChange w:id="1565" w:author="Fabienne Schmaus" w:date="2026-05-03T15:05:00Z" w16du:dateUtc="2026-05-03T13:05:00Z">
                    <w:rPr>
                      <w:rFonts w:cstheme="minorHAnsi"/>
                      <w:i/>
                      <w:iCs/>
                    </w:rPr>
                  </w:rPrChange>
                </w:rPr>
                <w:delText>"</w:delText>
              </w:r>
            </w:del>
            <w:ins w:id="1566" w:author="Fabienne Schmaus" w:date="2026-05-03T15:05:00Z" w16du:dateUtc="2026-05-03T13:05:00Z">
              <w:r w:rsidRPr="0054666E">
                <w:rPr>
                  <w:rFonts w:cstheme="minorHAnsi"/>
                  <w:rPrChange w:id="1567" w:author="Fabienne Schmaus" w:date="2026-05-03T15:05:00Z" w16du:dateUtc="2026-05-03T13:05:00Z">
                    <w:rPr>
                      <w:rFonts w:cstheme="minorHAnsi"/>
                      <w:i/>
                      <w:iCs/>
                    </w:rPr>
                  </w:rPrChange>
                </w:rPr>
                <w:t>“</w:t>
              </w:r>
            </w:ins>
          </w:p>
          <w:p w14:paraId="3EF94020" w14:textId="77777777" w:rsidR="00770A2E" w:rsidRPr="0013787D" w:rsidRDefault="00770A2E" w:rsidP="001955DF">
            <w:pPr>
              <w:spacing w:line="276" w:lineRule="auto"/>
              <w:rPr>
                <w:rFonts w:cstheme="minorHAnsi"/>
              </w:rPr>
              <w:pPrChange w:id="1568" w:author="Fabienne Schmaus" w:date="2026-05-03T15:23:00Z" w16du:dateUtc="2026-05-03T13:23:00Z">
                <w:pPr/>
              </w:pPrChange>
            </w:pPr>
            <w:r w:rsidRPr="0013787D">
              <w:rPr>
                <w:rFonts w:cstheme="minorHAnsi"/>
                <w:b/>
                <w:bCs/>
              </w:rPr>
              <w:t>Posts:</w:t>
            </w:r>
            <w:r w:rsidRPr="0013787D">
              <w:rPr>
                <w:rFonts w:cstheme="minorHAnsi"/>
              </w:rPr>
              <w:t xml:space="preserve"> Regnerischer Montag mit Kaffee und Notizen | Post: „Heute war ein beschissener Tag. Einfach mal</w:t>
            </w:r>
            <w:del w:id="1569" w:author="Fabienne Schmaus" w:date="2026-05-03T15:05:00Z" w16du:dateUtc="2026-05-03T13:05:00Z">
              <w:r w:rsidRPr="0013787D" w:rsidDel="0054666E">
                <w:rPr>
                  <w:rFonts w:cstheme="minorHAnsi"/>
                </w:rPr>
                <w:delText xml:space="preserve">." </w:delText>
              </w:r>
            </w:del>
            <w:ins w:id="1570"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Katzenfoto | Screenshot einer lustigen Nachricht | unbearbeitetes Selfie „ich hab heute keine Energie und das ist ok</w:t>
            </w:r>
            <w:del w:id="1571" w:author="Fabienne Schmaus" w:date="2026-05-03T15:05:00Z" w16du:dateUtc="2026-05-03T13:05:00Z">
              <w:r w:rsidRPr="0013787D" w:rsidDel="0054666E">
                <w:rPr>
                  <w:rFonts w:cstheme="minorHAnsi"/>
                </w:rPr>
                <w:delText xml:space="preserve">" </w:delText>
              </w:r>
            </w:del>
            <w:ins w:id="1572" w:author="Fabienne Schmaus" w:date="2026-05-03T15:05:00Z" w16du:dateUtc="2026-05-03T13:05:00Z">
              <w:r>
                <w:rPr>
                  <w:rFonts w:cstheme="minorHAnsi"/>
                </w:rPr>
                <w:t>“</w:t>
              </w:r>
              <w:r w:rsidRPr="0013787D">
                <w:rPr>
                  <w:rFonts w:cstheme="minorHAnsi"/>
                </w:rPr>
                <w:t xml:space="preserve"> </w:t>
              </w:r>
            </w:ins>
            <w:r w:rsidRPr="0013787D">
              <w:rPr>
                <w:rFonts w:cstheme="minorHAnsi"/>
              </w:rPr>
              <w:t>| Abend auf der Couch mit Buch</w:t>
            </w:r>
          </w:p>
          <w:p w14:paraId="7B1DF44C" w14:textId="77777777" w:rsidR="00770A2E" w:rsidRPr="0013787D" w:rsidRDefault="00770A2E" w:rsidP="001955DF">
            <w:pPr>
              <w:spacing w:line="276" w:lineRule="auto"/>
              <w:rPr>
                <w:rFonts w:cstheme="minorHAnsi"/>
              </w:rPr>
              <w:pPrChange w:id="1573" w:author="Fabienne Schmaus" w:date="2026-05-03T15:23:00Z" w16du:dateUtc="2026-05-03T13:23:00Z">
                <w:pPr/>
              </w:pPrChange>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4731FE4C" w14:textId="77777777" w:rsidR="00770A2E" w:rsidRDefault="00770A2E" w:rsidP="001955DF">
            <w:pPr>
              <w:spacing w:line="276" w:lineRule="auto"/>
              <w:rPr>
                <w:rFonts w:cstheme="minorHAnsi"/>
              </w:rPr>
              <w:pPrChange w:id="1574" w:author="Fabienne Schmaus" w:date="2026-05-03T15:23:00Z" w16du:dateUtc="2026-05-03T13:23:00Z">
                <w:pPr/>
              </w:pPrChange>
            </w:pPr>
            <w:r w:rsidRPr="0013787D">
              <w:rPr>
                <w:rFonts w:cstheme="minorHAnsi"/>
                <w:b/>
                <w:bCs/>
              </w:rPr>
              <w:t>Netzwerk:</w:t>
            </w:r>
            <w:r w:rsidRPr="0013787D">
              <w:rPr>
                <w:rFonts w:cstheme="minorHAnsi"/>
              </w:rPr>
              <w:t xml:space="preserve"> Folgt Freunden, einigen Buchaccounts, Katzen-Content</w:t>
            </w:r>
          </w:p>
          <w:p w14:paraId="63F578A8" w14:textId="77777777" w:rsidR="00770A2E" w:rsidRPr="00420141" w:rsidRDefault="00770A2E" w:rsidP="001955DF">
            <w:pPr>
              <w:spacing w:line="276" w:lineRule="auto"/>
              <w:rPr>
                <w:rFonts w:cstheme="minorHAnsi"/>
              </w:rPr>
              <w:pPrChange w:id="1575" w:author="Fabienne Schmaus" w:date="2026-05-03T15:23:00Z" w16du:dateUtc="2026-05-03T13:23:00Z">
                <w:pPr/>
              </w:pPrChange>
            </w:pPr>
          </w:p>
        </w:tc>
      </w:tr>
      <w:tr w:rsidR="00770A2E" w14:paraId="61618510" w14:textId="77777777" w:rsidTr="001955DF">
        <w:tc>
          <w:tcPr>
            <w:tcW w:w="10456" w:type="dxa"/>
            <w:gridSpan w:val="2"/>
          </w:tcPr>
          <w:p w14:paraId="5DD618E9" w14:textId="77777777" w:rsidR="00770A2E" w:rsidRPr="0013787D" w:rsidRDefault="00770A2E" w:rsidP="001955DF">
            <w:pPr>
              <w:spacing w:line="276" w:lineRule="auto"/>
              <w:rPr>
                <w:rFonts w:cstheme="minorHAnsi"/>
                <w:b/>
                <w:bCs/>
              </w:rPr>
              <w:pPrChange w:id="1576" w:author="Fabienne Schmaus" w:date="2026-05-03T15:23:00Z" w16du:dateUtc="2026-05-03T13:23:00Z">
                <w:pPr/>
              </w:pPrChange>
            </w:pPr>
            <w:r w:rsidRPr="0013787D">
              <w:rPr>
                <w:rFonts w:cstheme="minorHAnsi"/>
                <w:b/>
                <w:bCs/>
              </w:rPr>
              <w:t>Profil 3: @pixeljule – „Der Kreative"</w:t>
            </w:r>
          </w:p>
          <w:p w14:paraId="798687A5" w14:textId="77777777" w:rsidR="00770A2E" w:rsidRPr="0013787D" w:rsidRDefault="00770A2E" w:rsidP="001955DF">
            <w:pPr>
              <w:spacing w:line="276" w:lineRule="auto"/>
              <w:rPr>
                <w:rFonts w:cstheme="minorHAnsi"/>
              </w:rPr>
              <w:pPrChange w:id="1577" w:author="Fabienne Schmaus" w:date="2026-05-03T15:23:00Z" w16du:dateUtc="2026-05-03T13:23:00Z">
                <w:pPr/>
              </w:pPrChange>
            </w:pPr>
            <w:r w:rsidRPr="0013787D">
              <w:rPr>
                <w:rFonts w:cstheme="minorHAnsi"/>
                <w:b/>
                <w:bCs/>
              </w:rPr>
              <w:t>Profilbild:</w:t>
            </w:r>
            <w:r w:rsidRPr="0013787D">
              <w:rPr>
                <w:rFonts w:cstheme="minorHAnsi"/>
              </w:rPr>
              <w:t xml:space="preserve"> Gezeichneter Avatar statt Foto.</w:t>
            </w:r>
          </w:p>
          <w:p w14:paraId="390EBF73" w14:textId="77777777" w:rsidR="00770A2E" w:rsidRPr="0054666E" w:rsidRDefault="00770A2E" w:rsidP="001955DF">
            <w:pPr>
              <w:spacing w:line="276" w:lineRule="auto"/>
              <w:rPr>
                <w:rFonts w:cstheme="minorHAnsi"/>
                <w:lang w:val="en-US"/>
              </w:rPr>
              <w:pPrChange w:id="1578" w:author="Fabienne Schmaus" w:date="2026-05-03T15:23:00Z" w16du:dateUtc="2026-05-03T13:23:00Z">
                <w:pPr/>
              </w:pPrChange>
            </w:pPr>
            <w:r w:rsidRPr="0013787D">
              <w:rPr>
                <w:rFonts w:cstheme="minorHAnsi"/>
                <w:b/>
                <w:bCs/>
                <w:lang w:val="en-US"/>
              </w:rPr>
              <w:t>Bio</w:t>
            </w:r>
            <w:r w:rsidRPr="0054666E">
              <w:rPr>
                <w:rFonts w:cstheme="minorHAnsi"/>
                <w:b/>
                <w:bCs/>
                <w:lang w:val="en-US"/>
              </w:rPr>
              <w:t>:</w:t>
            </w:r>
            <w:r w:rsidRPr="0054666E">
              <w:rPr>
                <w:rFonts w:cstheme="minorHAnsi"/>
                <w:lang w:val="en-US"/>
              </w:rPr>
              <w:t xml:space="preserve"> </w:t>
            </w:r>
            <w:r w:rsidRPr="0054666E">
              <w:rPr>
                <w:rFonts w:cstheme="minorHAnsi"/>
                <w:lang w:val="en-US"/>
                <w:rPrChange w:id="1579" w:author="Fabienne Schmaus" w:date="2026-05-03T15:06:00Z" w16du:dateUtc="2026-05-03T13:06:00Z">
                  <w:rPr>
                    <w:rFonts w:cstheme="minorHAnsi"/>
                    <w:i/>
                    <w:iCs/>
                    <w:lang w:val="en-US"/>
                  </w:rPr>
                </w:rPrChange>
              </w:rPr>
              <w:t xml:space="preserve">„digital art | worldbuilding | she/they | </w:t>
            </w:r>
            <w:r w:rsidRPr="0054666E">
              <w:rPr>
                <w:rFonts w:ascii="Segoe UI Emoji" w:hAnsi="Segoe UI Emoji" w:cs="Segoe UI Emoji"/>
                <w:rPrChange w:id="1580" w:author="Fabienne Schmaus" w:date="2026-05-03T15:06:00Z" w16du:dateUtc="2026-05-03T13:06:00Z">
                  <w:rPr>
                    <w:rFonts w:ascii="Segoe UI Emoji" w:hAnsi="Segoe UI Emoji" w:cs="Segoe UI Emoji"/>
                    <w:i/>
                    <w:iCs/>
                  </w:rPr>
                </w:rPrChange>
              </w:rPr>
              <w:t>🎨🌿</w:t>
            </w:r>
            <w:ins w:id="1581" w:author="Fabienne Schmaus" w:date="2026-05-03T15:07:00Z" w16du:dateUtc="2026-05-03T13:07:00Z">
              <w:r>
                <w:rPr>
                  <w:rFonts w:cstheme="minorHAnsi"/>
                  <w:lang w:val="en-US"/>
                </w:rPr>
                <w:t>”</w:t>
              </w:r>
            </w:ins>
            <w:del w:id="1582" w:author="Fabienne Schmaus" w:date="2026-05-03T15:07:00Z" w16du:dateUtc="2026-05-03T13:07:00Z">
              <w:r w:rsidRPr="0054666E" w:rsidDel="008347AD">
                <w:rPr>
                  <w:rFonts w:cstheme="minorHAnsi"/>
                  <w:lang w:val="en-US"/>
                  <w:rPrChange w:id="1583" w:author="Fabienne Schmaus" w:date="2026-05-03T15:06:00Z" w16du:dateUtc="2026-05-03T13:06:00Z">
                    <w:rPr>
                      <w:rFonts w:cstheme="minorHAnsi"/>
                      <w:i/>
                      <w:iCs/>
                      <w:lang w:val="en-US"/>
                    </w:rPr>
                  </w:rPrChange>
                </w:rPr>
                <w:delText>"</w:delText>
              </w:r>
            </w:del>
          </w:p>
          <w:p w14:paraId="05D37805" w14:textId="77777777" w:rsidR="00770A2E" w:rsidRPr="0013787D" w:rsidRDefault="00770A2E" w:rsidP="001955DF">
            <w:pPr>
              <w:spacing w:line="276" w:lineRule="auto"/>
              <w:rPr>
                <w:rFonts w:cstheme="minorHAnsi"/>
              </w:rPr>
              <w:pPrChange w:id="1584" w:author="Fabienne Schmaus" w:date="2026-05-03T15:23:00Z" w16du:dateUtc="2026-05-03T13:23:00Z">
                <w:pPr/>
              </w:pPrChange>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1CB0181B" w14:textId="77777777" w:rsidR="00770A2E" w:rsidRPr="0013787D" w:rsidRDefault="00770A2E" w:rsidP="001955DF">
            <w:pPr>
              <w:spacing w:line="276" w:lineRule="auto"/>
              <w:rPr>
                <w:rFonts w:cstheme="minorHAnsi"/>
              </w:rPr>
              <w:pPrChange w:id="1585" w:author="Fabienne Schmaus" w:date="2026-05-03T15:23:00Z" w16du:dateUtc="2026-05-03T13:23:00Z">
                <w:pPr/>
              </w:pPrChange>
            </w:pPr>
            <w:r w:rsidRPr="0013787D">
              <w:rPr>
                <w:rFonts w:cstheme="minorHAnsi"/>
                <w:b/>
                <w:bCs/>
              </w:rPr>
              <w:t>Interaktionen:</w:t>
            </w:r>
            <w:r w:rsidRPr="0013787D">
              <w:rPr>
                <w:rFonts w:cstheme="minorHAnsi"/>
              </w:rPr>
              <w:t xml:space="preserve"> 1.100 Follower | regelmäßige Posts | Kommentare fachspezifisch: „Was ist das für ein Tool?</w:t>
            </w:r>
            <w:ins w:id="1586" w:author="Fabienne Schmaus" w:date="2026-05-03T15:08:00Z" w16du:dateUtc="2026-05-03T13:08:00Z">
              <w:r>
                <w:rPr>
                  <w:rFonts w:cstheme="minorHAnsi"/>
                </w:rPr>
                <w:t>“</w:t>
              </w:r>
            </w:ins>
            <w:del w:id="1587" w:author="Fabienne Schmaus" w:date="2026-05-03T15:08:00Z" w16du:dateUtc="2026-05-03T13:08:00Z">
              <w:r w:rsidRPr="0013787D" w:rsidDel="008347AD">
                <w:rPr>
                  <w:rFonts w:cstheme="minorHAnsi"/>
                </w:rPr>
                <w:delText>"</w:delText>
              </w:r>
            </w:del>
            <w:r w:rsidRPr="0013787D">
              <w:rPr>
                <w:rFonts w:cstheme="minorHAnsi"/>
              </w:rPr>
              <w:t>, „Das Design ist so stimmig</w:t>
            </w:r>
            <w:del w:id="1588" w:author="Fabienne Schmaus" w:date="2026-05-03T15:08:00Z" w16du:dateUtc="2026-05-03T13:08:00Z">
              <w:r w:rsidRPr="0013787D" w:rsidDel="008347AD">
                <w:rPr>
                  <w:rFonts w:cstheme="minorHAnsi"/>
                </w:rPr>
                <w:delText xml:space="preserve">!" </w:delText>
              </w:r>
            </w:del>
            <w:ins w:id="1589" w:author="Fabienne Schmaus" w:date="2026-05-03T15:08:00Z" w16du:dateUtc="2026-05-03T13:08:00Z">
              <w:r w:rsidRPr="0013787D">
                <w:rPr>
                  <w:rFonts w:cstheme="minorHAnsi"/>
                </w:rPr>
                <w:t>!</w:t>
              </w:r>
              <w:r>
                <w:rPr>
                  <w:rFonts w:cstheme="minorHAnsi"/>
                </w:rPr>
                <w:t>“</w:t>
              </w:r>
              <w:r w:rsidRPr="0013787D">
                <w:rPr>
                  <w:rFonts w:cstheme="minorHAnsi"/>
                </w:rPr>
                <w:t xml:space="preserve"> </w:t>
              </w:r>
            </w:ins>
            <w:r w:rsidRPr="0013787D">
              <w:rPr>
                <w:rFonts w:cstheme="minorHAnsi"/>
              </w:rPr>
              <w:t>| lange Antworten</w:t>
            </w:r>
          </w:p>
          <w:p w14:paraId="2A9997CE" w14:textId="77777777" w:rsidR="00770A2E" w:rsidRPr="00420141" w:rsidRDefault="00770A2E" w:rsidP="001955DF">
            <w:pPr>
              <w:spacing w:line="276" w:lineRule="auto"/>
              <w:rPr>
                <w:rFonts w:cstheme="minorHAnsi"/>
              </w:rPr>
              <w:pPrChange w:id="1590" w:author="Fabienne Schmaus" w:date="2026-05-03T15:23:00Z" w16du:dateUtc="2026-05-03T13:23:00Z">
                <w:pPr/>
              </w:pPrChange>
            </w:pPr>
            <w:r w:rsidRPr="0013787D">
              <w:rPr>
                <w:rFonts w:cstheme="minorHAnsi"/>
                <w:b/>
                <w:bCs/>
              </w:rPr>
              <w:t>Netzwerk:</w:t>
            </w:r>
            <w:r w:rsidRPr="0013787D">
              <w:rPr>
                <w:rFonts w:cstheme="minorHAnsi"/>
              </w:rPr>
              <w:t xml:space="preserve"> Folgt vor allem Illustrator</w:t>
            </w:r>
            <w:del w:id="1591" w:author="Fabienne Schmaus" w:date="2026-04-30T17:35:00Z" w16du:dateUtc="2026-04-30T15:35:00Z">
              <w:r w:rsidRPr="0013787D" w:rsidDel="0013787D">
                <w:rPr>
                  <w:rFonts w:cstheme="minorHAnsi"/>
                </w:rPr>
                <w:delText>:</w:delText>
              </w:r>
            </w:del>
            <w:r w:rsidRPr="0013787D">
              <w:rPr>
                <w:rFonts w:cstheme="minorHAnsi"/>
              </w:rPr>
              <w:t>innen</w:t>
            </w:r>
            <w:ins w:id="1592" w:author="Fabienne Schmaus" w:date="2026-04-30T17:35:00Z" w16du:dateUtc="2026-04-30T15:35:00Z">
              <w:r>
                <w:rPr>
                  <w:rFonts w:cstheme="minorHAnsi"/>
                </w:rPr>
                <w:t xml:space="preserve"> und Illustratoren</w:t>
              </w:r>
            </w:ins>
            <w:r w:rsidRPr="0013787D">
              <w:rPr>
                <w:rFonts w:cstheme="minorHAnsi"/>
              </w:rPr>
              <w:t>, Game-Design-Accounts, Fantasybuch-Community</w:t>
            </w:r>
          </w:p>
        </w:tc>
      </w:tr>
    </w:tbl>
    <w:p w14:paraId="753A9EBC" w14:textId="77777777" w:rsidR="00770A2E" w:rsidRDefault="00770A2E" w:rsidP="00770A2E">
      <w:pPr>
        <w:rPr>
          <w:rFonts w:cstheme="minorHAnsi"/>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628"/>
      </w:tblGrid>
      <w:tr w:rsidR="00770A2E" w14:paraId="6BD098BB" w14:textId="77777777" w:rsidTr="00770A2E">
        <w:tc>
          <w:tcPr>
            <w:tcW w:w="3828" w:type="dxa"/>
          </w:tcPr>
          <w:p w14:paraId="64E89006" w14:textId="77777777" w:rsidR="00770A2E" w:rsidRPr="00510C27" w:rsidDel="00420141" w:rsidRDefault="00770A2E" w:rsidP="001955DF">
            <w:pPr>
              <w:rPr>
                <w:del w:id="1593" w:author="Fabienne Schmaus" w:date="2026-05-03T15:15:00Z" w16du:dateUtc="2026-05-03T13:15:00Z"/>
                <w:rFonts w:cstheme="minorHAnsi"/>
                <w:b/>
                <w:bCs/>
              </w:rPr>
            </w:pPr>
            <w:del w:id="1594" w:author="Fabienne Schmaus" w:date="2026-05-03T15:23:00Z" w16du:dateUtc="2026-05-03T13:23:00Z">
              <w:r w:rsidRPr="00510C27" w:rsidDel="007113C1">
                <w:rPr>
                  <w:rFonts w:cstheme="minorHAnsi"/>
                  <w:b/>
                  <w:bCs/>
                </w:rPr>
                <w:delText>Aufgabe: Analysiert jedes Profil</w:delText>
              </w:r>
            </w:del>
          </w:p>
          <w:p w14:paraId="48EA2E97" w14:textId="77777777" w:rsidR="00770A2E" w:rsidRPr="00420141" w:rsidDel="007113C1" w:rsidRDefault="00770A2E" w:rsidP="001955DF">
            <w:pPr>
              <w:rPr>
                <w:del w:id="1595" w:author="Fabienne Schmaus" w:date="2026-05-03T15:23:00Z" w16du:dateUtc="2026-05-03T13:23:00Z"/>
                <w:rFonts w:cstheme="minorHAnsi"/>
                <w:b/>
                <w:bCs/>
                <w:rPrChange w:id="1596" w:author="Fabienne Schmaus" w:date="2026-05-03T15:16:00Z" w16du:dateUtc="2026-05-03T13:16:00Z">
                  <w:rPr>
                    <w:del w:id="1597" w:author="Fabienne Schmaus" w:date="2026-05-03T15:23:00Z" w16du:dateUtc="2026-05-03T13:23:00Z"/>
                    <w:rFonts w:cstheme="minorHAnsi"/>
                  </w:rPr>
                </w:rPrChange>
              </w:rPr>
            </w:pPr>
            <w:del w:id="1598" w:author="Fabienne Schmaus" w:date="2026-05-03T15:16:00Z" w16du:dateUtc="2026-05-03T13:16:00Z">
              <w:r w:rsidRPr="00420141" w:rsidDel="00420141">
                <w:rPr>
                  <w:rFonts w:cstheme="minorHAnsi"/>
                  <w:b/>
                  <w:bCs/>
                  <w:rPrChange w:id="1599" w:author="Fabienne Schmaus" w:date="2026-05-03T15:16:00Z" w16du:dateUtc="2026-05-03T13:16:00Z">
                    <w:rPr>
                      <w:rFonts w:cstheme="minorHAnsi"/>
                    </w:rPr>
                  </w:rPrChange>
                </w:rPr>
                <w:delText>B</w:delText>
              </w:r>
            </w:del>
            <w:del w:id="1600" w:author="Fabienne Schmaus" w:date="2026-05-03T15:23:00Z" w16du:dateUtc="2026-05-03T13:23:00Z">
              <w:r w:rsidRPr="00420141" w:rsidDel="007113C1">
                <w:rPr>
                  <w:rFonts w:cstheme="minorHAnsi"/>
                  <w:b/>
                  <w:bCs/>
                  <w:rPrChange w:id="1601" w:author="Fabienne Schmaus" w:date="2026-05-03T15:16:00Z" w16du:dateUtc="2026-05-03T13:16:00Z">
                    <w:rPr>
                      <w:rFonts w:cstheme="minorHAnsi"/>
                    </w:rPr>
                  </w:rPrChange>
                </w:rPr>
                <w:delText xml:space="preserve">earbeitet die Fragen für </w:delText>
              </w:r>
              <w:r w:rsidRPr="00420141" w:rsidDel="007113C1">
                <w:rPr>
                  <w:rFonts w:cstheme="minorHAnsi"/>
                  <w:b/>
                  <w:bCs/>
                  <w:i/>
                  <w:iCs/>
                  <w:rPrChange w:id="1602" w:author="Fabienne Schmaus" w:date="2026-05-03T15:16:00Z" w16du:dateUtc="2026-05-03T13:16:00Z">
                    <w:rPr>
                      <w:rFonts w:cstheme="minorHAnsi"/>
                      <w:b/>
                      <w:bCs/>
                    </w:rPr>
                  </w:rPrChange>
                </w:rPr>
                <w:delText>alle drei Profile</w:delText>
              </w:r>
              <w:r w:rsidRPr="00420141" w:rsidDel="007113C1">
                <w:rPr>
                  <w:rFonts w:cstheme="minorHAnsi"/>
                  <w:b/>
                  <w:bCs/>
                  <w:rPrChange w:id="1603" w:author="Fabienne Schmaus" w:date="2026-05-03T15:16:00Z" w16du:dateUtc="2026-05-03T13:16:00Z">
                    <w:rPr>
                      <w:rFonts w:cstheme="minorHAnsi"/>
                    </w:rPr>
                  </w:rPrChange>
                </w:rPr>
                <w:delText>.</w:delText>
              </w:r>
            </w:del>
          </w:p>
          <w:p w14:paraId="5B0A2CB9" w14:textId="6DB945AF" w:rsidR="00770A2E" w:rsidRPr="0013787D" w:rsidRDefault="00770A2E" w:rsidP="001955DF">
            <w:pPr>
              <w:rPr>
                <w:rFonts w:cstheme="minorHAnsi"/>
              </w:rPr>
            </w:pPr>
            <w:r w:rsidRPr="0013787D">
              <w:rPr>
                <w:rFonts w:cstheme="minorHAnsi"/>
                <w:b/>
                <w:bCs/>
              </w:rPr>
              <w:t>Analysefragen</w:t>
            </w:r>
            <w:r>
              <w:rPr>
                <w:rFonts w:cstheme="minorHAnsi"/>
                <w:b/>
                <w:bCs/>
              </w:rPr>
              <w:t xml:space="preserve"> </w:t>
            </w:r>
            <w:del w:id="1604" w:author="Fabienne Schmaus" w:date="2026-05-04T09:16:00Z" w16du:dateUtc="2026-05-04T07:16:00Z">
              <w:r w:rsidDel="00714487">
                <w:rPr>
                  <w:rFonts w:cstheme="minorHAnsi"/>
                  <w:b/>
                  <w:bCs/>
                </w:rPr>
                <w:br/>
              </w:r>
            </w:del>
            <w:ins w:id="1605" w:author="Fabienne Schmaus" w:date="2026-05-03T15:22:00Z" w16du:dateUtc="2026-05-03T13:22:00Z">
              <w:r w:rsidRPr="007113C1">
                <w:rPr>
                  <w:rFonts w:cstheme="minorHAnsi"/>
                  <w:b/>
                  <w:bCs/>
                </w:rPr>
                <w:t>(</w:t>
              </w:r>
              <w:r>
                <w:rPr>
                  <w:rFonts w:cstheme="minorHAnsi"/>
                  <w:b/>
                  <w:bCs/>
                </w:rPr>
                <w:t>für</w:t>
              </w:r>
              <w:r w:rsidRPr="007113C1">
                <w:rPr>
                  <w:rFonts w:cstheme="minorHAnsi"/>
                  <w:b/>
                  <w:bCs/>
                </w:rPr>
                <w:t xml:space="preserve"> jede</w:t>
              </w:r>
              <w:r>
                <w:rPr>
                  <w:rFonts w:cstheme="minorHAnsi"/>
                  <w:b/>
                  <w:bCs/>
                </w:rPr>
                <w:t>s</w:t>
              </w:r>
              <w:r w:rsidRPr="007113C1">
                <w:rPr>
                  <w:rFonts w:cstheme="minorHAnsi"/>
                  <w:b/>
                  <w:bCs/>
                </w:rPr>
                <w:t xml:space="preserve"> Profil):</w:t>
              </w:r>
            </w:ins>
          </w:p>
          <w:p w14:paraId="30629531" w14:textId="77777777" w:rsidR="00770A2E" w:rsidRPr="0013787D" w:rsidRDefault="00770A2E" w:rsidP="00770A2E">
            <w:pPr>
              <w:numPr>
                <w:ilvl w:val="0"/>
                <w:numId w:val="79"/>
              </w:numPr>
              <w:tabs>
                <w:tab w:val="clear" w:pos="720"/>
              </w:tabs>
              <w:ind w:left="319" w:hanging="319"/>
              <w:rPr>
                <w:rFonts w:cstheme="minorHAnsi"/>
              </w:rPr>
            </w:pPr>
            <w:r w:rsidRPr="0013787D">
              <w:rPr>
                <w:rFonts w:cstheme="minorHAnsi"/>
              </w:rPr>
              <w:t>Was zeigt die Person</w:t>
            </w:r>
            <w:ins w:id="1606" w:author="Fabienne Schmaus" w:date="2026-05-03T15:16:00Z" w16du:dateUtc="2026-05-03T13:16:00Z">
              <w:r>
                <w:rPr>
                  <w:rFonts w:cstheme="minorHAnsi"/>
                </w:rPr>
                <w:t>? W</w:t>
              </w:r>
            </w:ins>
            <w:del w:id="1607" w:author="Fabienne Schmaus" w:date="2026-05-03T15:16:00Z" w16du:dateUtc="2026-05-03T13:16:00Z">
              <w:r w:rsidRPr="0013787D" w:rsidDel="00420141">
                <w:rPr>
                  <w:rFonts w:cstheme="minorHAnsi"/>
                </w:rPr>
                <w:delText xml:space="preserve"> – w</w:delText>
              </w:r>
            </w:del>
            <w:r w:rsidRPr="0013787D">
              <w:rPr>
                <w:rFonts w:cstheme="minorHAnsi"/>
              </w:rPr>
              <w:t xml:space="preserve">as zeigt sie </w:t>
            </w:r>
            <w:r w:rsidRPr="00420141">
              <w:rPr>
                <w:rFonts w:cstheme="minorHAnsi"/>
                <w:b/>
                <w:bCs/>
                <w:rPrChange w:id="1608" w:author="Fabienne Schmaus" w:date="2026-05-03T15:17:00Z" w16du:dateUtc="2026-05-03T13:17:00Z">
                  <w:rPr>
                    <w:rFonts w:cstheme="minorHAnsi"/>
                    <w:i/>
                    <w:iCs/>
                  </w:rPr>
                </w:rPrChange>
              </w:rPr>
              <w:t>nicht</w:t>
            </w:r>
            <w:r w:rsidRPr="0013787D">
              <w:rPr>
                <w:rFonts w:cstheme="minorHAnsi"/>
              </w:rPr>
              <w:t>?</w:t>
            </w:r>
          </w:p>
          <w:p w14:paraId="5102466D" w14:textId="77777777" w:rsidR="00770A2E" w:rsidRPr="0013787D" w:rsidRDefault="00770A2E" w:rsidP="00770A2E">
            <w:pPr>
              <w:numPr>
                <w:ilvl w:val="0"/>
                <w:numId w:val="79"/>
              </w:numPr>
              <w:tabs>
                <w:tab w:val="clear" w:pos="720"/>
                <w:tab w:val="num" w:pos="319"/>
              </w:tabs>
              <w:ind w:left="319" w:hanging="319"/>
              <w:rPr>
                <w:rFonts w:cstheme="minorHAnsi"/>
              </w:rPr>
            </w:pPr>
            <w:r w:rsidRPr="0013787D">
              <w:rPr>
                <w:rFonts w:cstheme="minorHAnsi"/>
              </w:rPr>
              <w:t>Welchen Eindruck erzeugt das Profil beim ersten Blick?</w:t>
            </w:r>
          </w:p>
          <w:p w14:paraId="5F54A454" w14:textId="77777777" w:rsidR="00770A2E" w:rsidRPr="0013787D" w:rsidRDefault="00770A2E" w:rsidP="00770A2E">
            <w:pPr>
              <w:numPr>
                <w:ilvl w:val="0"/>
                <w:numId w:val="79"/>
              </w:numPr>
              <w:tabs>
                <w:tab w:val="clear" w:pos="720"/>
                <w:tab w:val="num" w:pos="319"/>
              </w:tabs>
              <w:ind w:left="319" w:hanging="319"/>
              <w:rPr>
                <w:rFonts w:cstheme="minorHAnsi"/>
              </w:rPr>
            </w:pPr>
            <w:r w:rsidRPr="0013787D">
              <w:rPr>
                <w:rFonts w:cstheme="minorHAnsi"/>
              </w:rPr>
              <w:t>Welche Bedürfnisse könnten hinter dieser Strategie stecken?</w:t>
            </w:r>
          </w:p>
          <w:p w14:paraId="4D311776" w14:textId="78148D57" w:rsidR="00770A2E" w:rsidRPr="00770A2E" w:rsidRDefault="00770A2E" w:rsidP="00770A2E">
            <w:pPr>
              <w:numPr>
                <w:ilvl w:val="0"/>
                <w:numId w:val="79"/>
              </w:numPr>
              <w:tabs>
                <w:tab w:val="clear" w:pos="720"/>
                <w:tab w:val="num" w:pos="319"/>
              </w:tabs>
              <w:ind w:left="319" w:hanging="319"/>
              <w:rPr>
                <w:rFonts w:cstheme="minorHAnsi"/>
              </w:rPr>
            </w:pPr>
            <w:r w:rsidRPr="0013787D">
              <w:rPr>
                <w:rFonts w:cstheme="minorHAnsi"/>
              </w:rPr>
              <w:t>Würdest du diesem Profil folgen? Warum</w:t>
            </w:r>
            <w:ins w:id="1609" w:author="Fabienne Schmaus" w:date="2026-05-04T11:13:00Z" w16du:dateUtc="2026-05-04T09:13:00Z">
              <w:r w:rsidR="00AC6CBE">
                <w:rPr>
                  <w:rFonts w:cstheme="minorHAnsi"/>
                </w:rPr>
                <w:t>? W</w:t>
              </w:r>
            </w:ins>
            <w:del w:id="1610" w:author="Fabienne Schmaus" w:date="2026-05-04T11:13:00Z" w16du:dateUtc="2026-05-04T09:13:00Z">
              <w:r w:rsidRPr="0013787D" w:rsidDel="00AC6CBE">
                <w:rPr>
                  <w:rFonts w:cstheme="minorHAnsi"/>
                </w:rPr>
                <w:delText xml:space="preserve"> / w</w:delText>
              </w:r>
            </w:del>
            <w:r w:rsidRPr="0013787D">
              <w:rPr>
                <w:rFonts w:cstheme="minorHAnsi"/>
              </w:rPr>
              <w:t>arum nicht?</w:t>
            </w:r>
          </w:p>
        </w:tc>
        <w:tc>
          <w:tcPr>
            <w:tcW w:w="6628" w:type="dxa"/>
          </w:tcPr>
          <w:p w14:paraId="6F5DE7C0" w14:textId="1D1E4B5E" w:rsidR="00770A2E" w:rsidRPr="0013787D" w:rsidRDefault="00770A2E" w:rsidP="001955DF">
            <w:pPr>
              <w:rPr>
                <w:rFonts w:cstheme="minorHAnsi"/>
                <w:b/>
                <w:bCs/>
              </w:rPr>
            </w:pPr>
            <w:r w:rsidRPr="0013787D">
              <w:rPr>
                <w:rFonts w:cstheme="minorHAnsi"/>
                <w:b/>
                <w:bCs/>
              </w:rPr>
              <w:t xml:space="preserve">Vergleichsfragen </w:t>
            </w:r>
            <w:del w:id="1611" w:author="Fabienne Schmaus" w:date="2026-05-04T09:16:00Z" w16du:dateUtc="2026-05-04T07:16:00Z">
              <w:r w:rsidDel="00714487">
                <w:rPr>
                  <w:rFonts w:cstheme="minorHAnsi"/>
                  <w:b/>
                  <w:bCs/>
                </w:rPr>
                <w:br/>
              </w:r>
            </w:del>
            <w:r w:rsidRPr="0013787D">
              <w:rPr>
                <w:rFonts w:cstheme="minorHAnsi"/>
                <w:b/>
                <w:bCs/>
              </w:rPr>
              <w:t>(für alle drei Profile gemeinsam)</w:t>
            </w:r>
            <w:ins w:id="1612" w:author="Fabienne Schmaus" w:date="2026-05-03T15:17:00Z" w16du:dateUtc="2026-05-03T13:17:00Z">
              <w:r>
                <w:rPr>
                  <w:rFonts w:cstheme="minorHAnsi"/>
                  <w:b/>
                  <w:bCs/>
                </w:rPr>
                <w:t>:</w:t>
              </w:r>
            </w:ins>
          </w:p>
          <w:p w14:paraId="66A52732" w14:textId="68DD8A0B" w:rsidR="00770A2E" w:rsidRP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Welches Profil wirkt auf euch am </w:t>
            </w:r>
            <w:r w:rsidRPr="00770A2E">
              <w:rPr>
                <w:rFonts w:cstheme="minorHAnsi"/>
                <w:b/>
                <w:bCs/>
              </w:rPr>
              <w:t>glaubwürdigsten</w:t>
            </w:r>
            <w:r w:rsidRPr="00770A2E">
              <w:rPr>
                <w:rFonts w:cstheme="minorHAnsi"/>
              </w:rPr>
              <w:t>? Warum?</w:t>
            </w:r>
          </w:p>
          <w:p w14:paraId="189A0BFD" w14:textId="1DEAB78C"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Welches Profil würdet ihr eurer </w:t>
            </w:r>
            <w:r w:rsidRPr="00770A2E">
              <w:rPr>
                <w:rFonts w:cstheme="minorHAnsi"/>
                <w:b/>
                <w:bCs/>
              </w:rPr>
              <w:t>besten Freundin</w:t>
            </w:r>
            <w:del w:id="1613" w:author="Fabienne Schmaus" w:date="2026-05-04T11:14:00Z" w16du:dateUtc="2026-05-04T09:14:00Z">
              <w:r w:rsidRPr="00770A2E" w:rsidDel="00AC6CBE">
                <w:rPr>
                  <w:rFonts w:cstheme="minorHAnsi"/>
                  <w:b/>
                  <w:bCs/>
                </w:rPr>
                <w:delText>/</w:delText>
              </w:r>
            </w:del>
            <w:ins w:id="1614" w:author="Fabienne Schmaus" w:date="2026-05-04T11:14:00Z" w16du:dateUtc="2026-05-04T09:14:00Z">
              <w:r w:rsidR="00AC6CBE">
                <w:rPr>
                  <w:rFonts w:cstheme="minorHAnsi"/>
                  <w:b/>
                  <w:bCs/>
                </w:rPr>
                <w:t xml:space="preserve"> oder </w:t>
              </w:r>
            </w:ins>
            <w:r w:rsidRPr="00770A2E">
              <w:rPr>
                <w:rFonts w:cstheme="minorHAnsi"/>
                <w:b/>
                <w:bCs/>
              </w:rPr>
              <w:t>eurem besten Freund</w:t>
            </w:r>
            <w:r w:rsidRPr="00770A2E">
              <w:rPr>
                <w:rFonts w:cstheme="minorHAnsi"/>
              </w:rPr>
              <w:t xml:space="preserve"> zeigen?</w:t>
            </w:r>
          </w:p>
          <w:p w14:paraId="554E6598"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Gibt es eine Strategie, die ihr für eure eigene Online-Präsenz übernehmen würdet?</w:t>
            </w:r>
          </w:p>
          <w:p w14:paraId="6752512E"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Das </w:t>
            </w:r>
            <w:r w:rsidRPr="00770A2E">
              <w:rPr>
                <w:rFonts w:cstheme="minorHAnsi"/>
                <w:b/>
                <w:bCs/>
              </w:rPr>
              <w:t>Authentizitätsparadox</w:t>
            </w:r>
            <w:r w:rsidRPr="00770A2E">
              <w:rPr>
                <w:rFonts w:cstheme="minorHAnsi"/>
              </w:rPr>
              <w:t>: Je mehr jemand „Echtheit“ inszeniert, desto glaubwürdiger kann es wirken – und desto strategischer kann es sein. Welches Profil zeigt das am deutlichsten? Begründet.</w:t>
            </w:r>
          </w:p>
          <w:p w14:paraId="0451F229"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Welche dieser drei Strategien „belohnt“ der Algorithmus? Was sagt das über die Plattform aus?</w:t>
            </w:r>
          </w:p>
          <w:p w14:paraId="01A681DC" w14:textId="074F3286" w:rsidR="00770A2E" w:rsidRP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Die Plattform BeReal zwingt Nutzende täglich zu einem zufälligen Zeitpunkt, innerhalb von 2 Minuten ein ungefiltertes Foto zu posten (keine Vorbereitung, kein Re-Shot, Dual-Camera vorne und </w:t>
            </w:r>
            <w:r w:rsidRPr="00770A2E">
              <w:rPr>
                <w:rFonts w:cstheme="minorHAnsi"/>
              </w:rPr>
              <w:lastRenderedPageBreak/>
              <w:t>hinten gleichzeitig). Welche der drei Strategien – „Der Perfekte“, „Der Authentische“, „Der Kreative“ – würde auf BeReal am schwersten funktionieren? Was sagt das über den Zusammenhang zwischen Plattformdesign und Identitätsdarstellung?</w:t>
            </w:r>
          </w:p>
        </w:tc>
      </w:tr>
    </w:tbl>
    <w:p w14:paraId="147588DE" w14:textId="77777777" w:rsidR="0013787D" w:rsidRDefault="0013787D">
      <w:pPr>
        <w:rPr>
          <w:ins w:id="1615" w:author="Fabienne Schmaus" w:date="2026-04-30T17:38:00Z" w16du:dateUtc="2026-04-30T15:38:00Z"/>
          <w:rFonts w:cstheme="minorHAnsi"/>
          <w:highlight w:val="yellow"/>
        </w:rPr>
      </w:pPr>
      <w:ins w:id="1616" w:author="Fabienne Schmaus" w:date="2026-04-30T17:38:00Z" w16du:dateUtc="2026-04-30T15:38:00Z">
        <w:r>
          <w:rPr>
            <w:rFonts w:cstheme="minorHAnsi"/>
            <w:highlight w:val="yellow"/>
          </w:rPr>
          <w:br w:type="page"/>
        </w:r>
      </w:ins>
    </w:p>
    <w:p w14:paraId="495E725E" w14:textId="77777777" w:rsidR="000C6DA8" w:rsidRPr="001955DF" w:rsidRDefault="000C6DA8" w:rsidP="000C6DA8">
      <w:pPr>
        <w:rPr>
          <w:ins w:id="1617" w:author="Fabienne Schmaus" w:date="2026-04-30T17:37:00Z" w16du:dateUtc="2026-04-30T15:37:00Z"/>
          <w:rFonts w:cstheme="minorHAnsi"/>
        </w:rPr>
      </w:pPr>
      <w:ins w:id="1618" w:author="Fabienne Schmaus" w:date="2026-04-30T17:37:00Z" w16du:dateUtc="2026-04-30T15:37: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7565FFB" w14:textId="40DBC41A" w:rsidR="000C6DA8" w:rsidRDefault="000C6DA8" w:rsidP="000C6DA8">
      <w:pPr>
        <w:rPr>
          <w:rFonts w:cstheme="minorHAnsi"/>
          <w:b/>
          <w:bCs/>
        </w:rPr>
      </w:pPr>
      <w:ins w:id="1619" w:author="Fabienne Schmaus" w:date="2026-04-30T17:37:00Z" w16du:dateUtc="2026-04-30T15:37:00Z">
        <w:r w:rsidRPr="00253182">
          <w:rPr>
            <w:rFonts w:cstheme="minorHAnsi"/>
            <w:b/>
            <w:bCs/>
            <w:sz w:val="24"/>
            <w:szCs w:val="24"/>
          </w:rPr>
          <w:t xml:space="preserve">Arbeitsblatt </w:t>
        </w:r>
        <w:r>
          <w:rPr>
            <w:rFonts w:cstheme="minorHAnsi"/>
            <w:b/>
            <w:bCs/>
            <w:sz w:val="24"/>
            <w:szCs w:val="24"/>
          </w:rPr>
          <w:t>3</w:t>
        </w:r>
      </w:ins>
      <w:ins w:id="1620" w:author="Fabienne Schmaus" w:date="2026-05-04T09:37:00Z" w16du:dateUtc="2026-05-04T07:37:00Z">
        <w:r>
          <w:rPr>
            <w:rFonts w:cstheme="minorHAnsi"/>
            <w:b/>
            <w:bCs/>
            <w:sz w:val="24"/>
            <w:szCs w:val="24"/>
          </w:rPr>
          <w:t>A</w:t>
        </w:r>
      </w:ins>
      <w:ins w:id="1621" w:author="Fabienne Schmaus" w:date="2026-04-30T17:37:00Z" w16du:dateUtc="2026-04-30T15:37:00Z">
        <w:r w:rsidRPr="00253182">
          <w:rPr>
            <w:rFonts w:cstheme="minorHAnsi"/>
            <w:b/>
            <w:bCs/>
            <w:sz w:val="24"/>
            <w:szCs w:val="24"/>
          </w:rPr>
          <w:br/>
        </w:r>
        <w:r w:rsidRPr="00253182">
          <w:rPr>
            <w:rFonts w:cstheme="minorHAnsi"/>
            <w:sz w:val="24"/>
            <w:szCs w:val="24"/>
          </w:rPr>
          <w:t>Fallbeispiele</w:t>
        </w:r>
      </w:ins>
      <w:r>
        <w:rPr>
          <w:rFonts w:cstheme="minorHAnsi"/>
          <w:sz w:val="24"/>
          <w:szCs w:val="24"/>
        </w:rPr>
        <w:br/>
      </w:r>
    </w:p>
    <w:tbl>
      <w:tblPr>
        <w:tblStyle w:val="Tabellenraster"/>
        <w:tblW w:w="0" w:type="auto"/>
        <w:tblBorders>
          <w:insideH w:val="none" w:sz="0" w:space="0" w:color="auto"/>
          <w:insideV w:val="none" w:sz="0" w:space="0" w:color="auto"/>
        </w:tblBorders>
        <w:tblLook w:val="04A0" w:firstRow="1" w:lastRow="0" w:firstColumn="1" w:lastColumn="0" w:noHBand="0" w:noVBand="1"/>
        <w:tblPrChange w:id="1622" w:author="Fabienne Schmaus" w:date="2026-05-04T09:27:00Z" w16du:dateUtc="2026-05-04T07:27:00Z">
          <w:tblPr>
            <w:tblStyle w:val="Tabellenraster"/>
            <w:tblW w:w="0" w:type="auto"/>
            <w:tblBorders>
              <w:insideH w:val="none" w:sz="0" w:space="0" w:color="auto"/>
              <w:insideV w:val="none" w:sz="0" w:space="0" w:color="auto"/>
            </w:tblBorders>
            <w:tblLook w:val="04A0" w:firstRow="1" w:lastRow="0" w:firstColumn="1" w:lastColumn="0" w:noHBand="0" w:noVBand="1"/>
          </w:tblPr>
        </w:tblPrChange>
      </w:tblPr>
      <w:tblGrid>
        <w:gridCol w:w="10456"/>
        <w:tblGridChange w:id="1623">
          <w:tblGrid>
            <w:gridCol w:w="10456"/>
          </w:tblGrid>
        </w:tblGridChange>
      </w:tblGrid>
      <w:tr w:rsidR="000C6DA8" w14:paraId="7A0BAC7D" w14:textId="77777777" w:rsidTr="001955DF">
        <w:tc>
          <w:tcPr>
            <w:tcW w:w="10456" w:type="dxa"/>
            <w:tcBorders>
              <w:bottom w:val="single" w:sz="4" w:space="0" w:color="auto"/>
            </w:tcBorders>
            <w:tcPrChange w:id="1624" w:author="Fabienne Schmaus" w:date="2026-05-04T09:27:00Z" w16du:dateUtc="2026-05-04T07:27:00Z">
              <w:tcPr>
                <w:tcW w:w="10456" w:type="dxa"/>
              </w:tcPr>
            </w:tcPrChange>
          </w:tcPr>
          <w:p w14:paraId="57AD063C" w14:textId="77777777" w:rsidR="000C6DA8" w:rsidRDefault="000C6DA8" w:rsidP="001955DF">
            <w:pPr>
              <w:spacing w:line="276" w:lineRule="auto"/>
              <w:rPr>
                <w:ins w:id="1625" w:author="Fabienne Schmaus" w:date="2026-05-04T09:29:00Z" w16du:dateUtc="2026-05-04T07:29:00Z"/>
                <w:rFonts w:cstheme="minorHAnsi"/>
                <w:b/>
                <w:bCs/>
              </w:rPr>
            </w:pPr>
            <w:del w:id="1626" w:author="Fabienne Schmaus" w:date="2026-05-04T09:22:00Z" w16du:dateUtc="2026-05-04T07:22:00Z">
              <w:r w:rsidRPr="0013787D" w:rsidDel="00714487">
                <w:rPr>
                  <w:rFonts w:cstheme="minorHAnsi"/>
                  <w:b/>
                  <w:bCs/>
                </w:rPr>
                <w:delText>Arbeitsblatt 3a –</w:delText>
              </w:r>
            </w:del>
            <w:ins w:id="1627" w:author="Fabienne Schmaus" w:date="2026-05-04T09:22:00Z" w16du:dateUtc="2026-05-04T07:22:00Z">
              <w:r>
                <w:rPr>
                  <w:rFonts w:cstheme="minorHAnsi"/>
                  <w:b/>
                  <w:bCs/>
                </w:rPr>
                <w:t>I.</w:t>
              </w:r>
            </w:ins>
            <w:r w:rsidRPr="0013787D">
              <w:rPr>
                <w:rFonts w:cstheme="minorHAnsi"/>
                <w:b/>
                <w:bCs/>
              </w:rPr>
              <w:t xml:space="preserve"> Fallbeispiel „Immer die perfekten Fotos“</w:t>
            </w:r>
          </w:p>
          <w:p w14:paraId="23D514C6" w14:textId="77777777" w:rsidR="000C6DA8" w:rsidRPr="000C6DA8" w:rsidDel="0013787D" w:rsidRDefault="000C6DA8" w:rsidP="001955DF">
            <w:pPr>
              <w:spacing w:line="276" w:lineRule="auto"/>
              <w:rPr>
                <w:del w:id="1628" w:author="Fabienne Schmaus" w:date="2026-04-30T17:37:00Z" w16du:dateUtc="2026-04-30T15:37:00Z"/>
                <w:rFonts w:cstheme="minorHAnsi"/>
                <w:b/>
                <w:bCs/>
                <w:rPrChange w:id="1629" w:author="Fabienne Schmaus" w:date="2026-05-04T09:29:00Z" w16du:dateUtc="2026-05-04T07:29:00Z">
                  <w:rPr>
                    <w:del w:id="1630" w:author="Fabienne Schmaus" w:date="2026-04-30T17:37:00Z" w16du:dateUtc="2026-04-30T15:37:00Z"/>
                    <w:rFonts w:cstheme="minorHAnsi"/>
                  </w:rPr>
                </w:rPrChange>
              </w:rPr>
            </w:pPr>
            <w:del w:id="1631" w:author="Fabienne Schmaus" w:date="2026-05-04T09:29:00Z" w16du:dateUtc="2026-05-04T07:29:00Z">
              <w:r w:rsidRPr="0013787D" w:rsidDel="000C6DA8">
                <w:rPr>
                  <w:rFonts w:cstheme="minorHAnsi"/>
                  <w:b/>
                  <w:bCs/>
                </w:rPr>
                <w:br/>
              </w:r>
            </w:del>
          </w:p>
          <w:p w14:paraId="408AB5C3" w14:textId="77777777" w:rsidR="000C6DA8" w:rsidRPr="000C6DA8" w:rsidDel="00714487" w:rsidRDefault="000C6DA8" w:rsidP="000C6DA8">
            <w:pPr>
              <w:spacing w:line="276" w:lineRule="auto"/>
              <w:rPr>
                <w:del w:id="1632" w:author="Fabienne Schmaus" w:date="2026-05-04T09:23:00Z" w16du:dateUtc="2026-05-04T07:23:00Z"/>
                <w:rFonts w:cstheme="minorHAnsi"/>
                <w:b/>
                <w:bCs/>
                <w:rPrChange w:id="1633" w:author="Fabienne Schmaus" w:date="2026-05-04T09:29:00Z" w16du:dateUtc="2026-05-04T07:29:00Z">
                  <w:rPr>
                    <w:del w:id="1634" w:author="Fabienne Schmaus" w:date="2026-05-04T09:23:00Z" w16du:dateUtc="2026-05-04T07:23:00Z"/>
                    <w:rFonts w:cstheme="minorHAnsi"/>
                  </w:rPr>
                </w:rPrChange>
              </w:rPr>
            </w:pPr>
            <w:del w:id="1635" w:author="Fabienne Schmaus" w:date="2026-05-04T09:23:00Z" w16du:dateUtc="2026-05-04T07:23:00Z">
              <w:r w:rsidRPr="000C6DA8" w:rsidDel="00714487">
                <w:rPr>
                  <w:rFonts w:cstheme="minorHAnsi"/>
                  <w:b/>
                  <w:bCs/>
                  <w:rPrChange w:id="1636" w:author="Fabienne Schmaus" w:date="2026-05-04T09:29:00Z" w16du:dateUtc="2026-05-04T07:29:00Z">
                    <w:rPr>
                      <w:rFonts w:cstheme="minorHAnsi"/>
                    </w:rPr>
                  </w:rPrChange>
                </w:rPr>
                <w:delText>Die Geschichte</w:delText>
              </w:r>
            </w:del>
          </w:p>
          <w:p w14:paraId="246BDEC5" w14:textId="77777777" w:rsidR="000C6DA8" w:rsidRPr="000C6DA8" w:rsidRDefault="000C6DA8" w:rsidP="001955DF">
            <w:pPr>
              <w:spacing w:line="276" w:lineRule="auto"/>
              <w:rPr>
                <w:rFonts w:cstheme="minorHAnsi"/>
              </w:rPr>
            </w:pPr>
            <w:commentRangeStart w:id="1637"/>
            <w:commentRangeStart w:id="1638"/>
            <w:r w:rsidRPr="000C6DA8">
              <w:rPr>
                <w:rFonts w:cstheme="minorHAnsi"/>
                <w:b/>
                <w:bCs/>
                <w:rPrChange w:id="1639" w:author="Fabienne Schmaus" w:date="2026-05-04T09:29:00Z" w16du:dateUtc="2026-05-04T07:29:00Z">
                  <w:rPr>
                    <w:rFonts w:cstheme="minorHAnsi"/>
                  </w:rPr>
                </w:rPrChange>
              </w:rPr>
              <w:t>Mia</w:t>
            </w:r>
            <w:r w:rsidRPr="000C6DA8">
              <w:rPr>
                <w:rFonts w:cstheme="minorHAnsi"/>
              </w:rPr>
              <w:t xml:space="preserve"> </w:t>
            </w:r>
            <w:commentRangeEnd w:id="1637"/>
            <w:r w:rsidRPr="0013787D">
              <w:rPr>
                <w:rStyle w:val="Kommentarzeichen"/>
                <w:rFonts w:cstheme="minorHAnsi"/>
                <w:sz w:val="22"/>
                <w:szCs w:val="22"/>
              </w:rPr>
              <w:commentReference w:id="1637"/>
            </w:r>
            <w:commentRangeEnd w:id="1638"/>
            <w:r w:rsidRPr="0013787D">
              <w:rPr>
                <w:rStyle w:val="Kommentarzeichen"/>
                <w:rFonts w:cstheme="minorHAnsi"/>
                <w:sz w:val="22"/>
                <w:szCs w:val="22"/>
              </w:rPr>
              <w:commentReference w:id="1638"/>
            </w:r>
            <w:r w:rsidRPr="000C6DA8">
              <w:rPr>
                <w:rFonts w:cstheme="minorHAnsi"/>
              </w:rPr>
              <w:t>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594DF8BE" w14:textId="77777777" w:rsidR="000C6DA8" w:rsidRPr="000C6DA8" w:rsidRDefault="000C6DA8" w:rsidP="001955DF">
            <w:pPr>
              <w:spacing w:line="276" w:lineRule="auto"/>
              <w:rPr>
                <w:rFonts w:cstheme="minorHAnsi"/>
              </w:rPr>
            </w:pP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0C6DA8">
              <w:rPr>
                <w:rFonts w:cstheme="minorHAnsi"/>
                <w:rPrChange w:id="1640" w:author="Fabienne Schmaus" w:date="2026-05-04T09:26:00Z" w16du:dateUtc="2026-05-04T07:26:00Z">
                  <w:rPr>
                    <w:rFonts w:cstheme="minorHAnsi"/>
                    <w:i/>
                    <w:iCs/>
                  </w:rPr>
                </w:rPrChange>
              </w:rPr>
              <w:t>„Warum sehe ich nie so aus? Warum passiert mir nie so was</w:t>
            </w:r>
            <w:del w:id="1641" w:author="Fabienne Schmaus" w:date="2026-05-04T09:23:00Z" w16du:dateUtc="2026-05-04T07:23:00Z">
              <w:r w:rsidRPr="000C6DA8" w:rsidDel="00714487">
                <w:rPr>
                  <w:rFonts w:cstheme="minorHAnsi"/>
                  <w:rPrChange w:id="1642" w:author="Fabienne Schmaus" w:date="2026-05-04T09:26:00Z" w16du:dateUtc="2026-05-04T07:26:00Z">
                    <w:rPr>
                      <w:rFonts w:cstheme="minorHAnsi"/>
                      <w:i/>
                      <w:iCs/>
                    </w:rPr>
                  </w:rPrChange>
                </w:rPr>
                <w:delText>?"</w:delText>
              </w:r>
            </w:del>
            <w:ins w:id="1643" w:author="Fabienne Schmaus" w:date="2026-05-04T09:23:00Z" w16du:dateUtc="2026-05-04T07:23:00Z">
              <w:r w:rsidRPr="000C6DA8">
                <w:rPr>
                  <w:rFonts w:cstheme="minorHAnsi"/>
                  <w:rPrChange w:id="1644" w:author="Fabienne Schmaus" w:date="2026-05-04T09:26:00Z" w16du:dateUtc="2026-05-04T07:26:00Z">
                    <w:rPr>
                      <w:rFonts w:cstheme="minorHAnsi"/>
                      <w:i/>
                      <w:iCs/>
                    </w:rPr>
                  </w:rPrChange>
                </w:rPr>
                <w:t>?</w:t>
              </w:r>
              <w:r w:rsidRPr="000C6DA8">
                <w:rPr>
                  <w:rFonts w:cstheme="minorHAnsi"/>
                  <w:rPrChange w:id="1645" w:author="Fabienne Schmaus" w:date="2026-05-04T09:26:00Z" w16du:dateUtc="2026-05-04T07:26:00Z">
                    <w:rPr>
                      <w:rFonts w:cstheme="minorHAnsi"/>
                      <w:i/>
                      <w:iCs/>
                    </w:rPr>
                  </w:rPrChange>
                </w:rPr>
                <w:t>“</w:t>
              </w:r>
            </w:ins>
          </w:p>
          <w:p w14:paraId="1F4C6E50" w14:textId="77777777" w:rsidR="000C6DA8" w:rsidRPr="000C6DA8" w:rsidRDefault="000C6DA8" w:rsidP="001955DF">
            <w:pPr>
              <w:spacing w:line="276" w:lineRule="auto"/>
              <w:rPr>
                <w:rFonts w:cstheme="minorHAnsi"/>
              </w:rPr>
            </w:pPr>
            <w:r w:rsidRPr="000C6DA8">
              <w:rPr>
                <w:rFonts w:cstheme="minorHAnsi"/>
              </w:rPr>
              <w:t>Sie hat sich vorgenommen, weniger zu scrollen. Aber nach zwei Tagen hat sie wieder angefangen.</w:t>
            </w:r>
          </w:p>
          <w:p w14:paraId="5230AC02" w14:textId="77777777" w:rsidR="000C6DA8" w:rsidRPr="000C6DA8" w:rsidDel="000C6DA8" w:rsidRDefault="000C6DA8" w:rsidP="001955DF">
            <w:pPr>
              <w:spacing w:line="276" w:lineRule="auto"/>
              <w:rPr>
                <w:del w:id="1646" w:author="Fabienne Schmaus" w:date="2026-05-04T09:26:00Z" w16du:dateUtc="2026-05-04T07:26:00Z"/>
                <w:rFonts w:cstheme="minorHAnsi"/>
                <w:b/>
                <w:bCs/>
                <w:sz w:val="12"/>
                <w:szCs w:val="12"/>
                <w:rPrChange w:id="1647" w:author="Fabienne Schmaus" w:date="2026-05-04T09:27:00Z" w16du:dateUtc="2026-05-04T07:27:00Z">
                  <w:rPr>
                    <w:del w:id="1648" w:author="Fabienne Schmaus" w:date="2026-05-04T09:26:00Z" w16du:dateUtc="2026-05-04T07:26:00Z"/>
                    <w:rFonts w:cstheme="minorHAnsi"/>
                    <w:b/>
                    <w:bCs/>
                  </w:rPr>
                </w:rPrChange>
              </w:rPr>
            </w:pPr>
            <w:del w:id="1649" w:author="Fabienne Schmaus" w:date="2026-05-04T09:26:00Z" w16du:dateUtc="2026-05-04T07:26:00Z">
              <w:r w:rsidRPr="000C6DA8" w:rsidDel="000C6DA8">
                <w:rPr>
                  <w:rFonts w:cstheme="minorHAnsi"/>
                  <w:b/>
                  <w:bCs/>
                  <w:sz w:val="12"/>
                  <w:szCs w:val="12"/>
                  <w:rPrChange w:id="1650" w:author="Fabienne Schmaus" w:date="2026-05-04T09:27:00Z" w16du:dateUtc="2026-05-04T07:27:00Z">
                    <w:rPr>
                      <w:rFonts w:cstheme="minorHAnsi"/>
                      <w:b/>
                      <w:bCs/>
                    </w:rPr>
                  </w:rPrChange>
                </w:rPr>
                <w:delText>Aufgabe</w:delText>
              </w:r>
            </w:del>
          </w:p>
          <w:p w14:paraId="3043A45D" w14:textId="77777777" w:rsidR="000C6DA8" w:rsidRPr="000C6DA8" w:rsidRDefault="000C6DA8" w:rsidP="001955DF">
            <w:pPr>
              <w:spacing w:line="276" w:lineRule="auto"/>
              <w:rPr>
                <w:ins w:id="1651" w:author="Fabienne Schmaus" w:date="2026-05-04T09:26:00Z" w16du:dateUtc="2026-05-04T07:26:00Z"/>
                <w:rFonts w:cstheme="minorHAnsi"/>
                <w:sz w:val="12"/>
                <w:szCs w:val="12"/>
                <w:rPrChange w:id="1652" w:author="Fabienne Schmaus" w:date="2026-05-04T09:27:00Z" w16du:dateUtc="2026-05-04T07:27:00Z">
                  <w:rPr>
                    <w:ins w:id="1653" w:author="Fabienne Schmaus" w:date="2026-05-04T09:26:00Z" w16du:dateUtc="2026-05-04T07:26:00Z"/>
                    <w:rFonts w:cstheme="minorHAnsi"/>
                  </w:rPr>
                </w:rPrChange>
              </w:rPr>
            </w:pPr>
          </w:p>
          <w:p w14:paraId="2E05633F" w14:textId="77777777" w:rsidR="000C6DA8" w:rsidRPr="000C6DA8" w:rsidRDefault="000C6DA8" w:rsidP="001955DF">
            <w:pPr>
              <w:spacing w:line="276" w:lineRule="auto"/>
              <w:rPr>
                <w:rFonts w:cstheme="minorHAnsi"/>
                <w:i/>
                <w:iCs/>
                <w:rPrChange w:id="1654" w:author="Fabienne Schmaus" w:date="2026-05-04T09:26:00Z" w16du:dateUtc="2026-05-04T07:26:00Z">
                  <w:rPr>
                    <w:rFonts w:cstheme="minorHAnsi"/>
                  </w:rPr>
                </w:rPrChange>
              </w:rPr>
            </w:pPr>
            <w:r w:rsidRPr="000C6DA8">
              <w:rPr>
                <w:rFonts w:cstheme="minorHAnsi"/>
                <w:i/>
                <w:iCs/>
                <w:rPrChange w:id="1655" w:author="Fabienne Schmaus" w:date="2026-05-04T09:26:00Z" w16du:dateUtc="2026-05-04T07:26:00Z">
                  <w:rPr>
                    <w:rFonts w:cstheme="minorHAnsi"/>
                  </w:rPr>
                </w:rPrChange>
              </w:rPr>
              <w:t>Lest die Geschichte und bearbeitet die folgenden Fragen gemeinsam in eurer Gruppe.</w:t>
            </w:r>
          </w:p>
          <w:p w14:paraId="1FBD2B1A" w14:textId="77777777" w:rsidR="000C6DA8" w:rsidRPr="0013787D" w:rsidDel="000C6DA8" w:rsidRDefault="000C6DA8" w:rsidP="001955DF">
            <w:pPr>
              <w:tabs>
                <w:tab w:val="num" w:pos="316"/>
              </w:tabs>
              <w:spacing w:line="276" w:lineRule="auto"/>
              <w:ind w:left="316" w:hanging="284"/>
              <w:rPr>
                <w:del w:id="1656" w:author="Fabienne Schmaus" w:date="2026-05-04T09:26:00Z" w16du:dateUtc="2026-05-04T07:26:00Z"/>
                <w:rFonts w:cstheme="minorHAnsi"/>
              </w:rPr>
              <w:pPrChange w:id="1657" w:author="Fabienne Schmaus" w:date="2026-05-04T09:26:00Z" w16du:dateUtc="2026-05-04T07:26:00Z">
                <w:pPr>
                  <w:spacing w:line="276" w:lineRule="auto"/>
                </w:pPr>
              </w:pPrChange>
            </w:pPr>
            <w:del w:id="1658" w:author="Fabienne Schmaus" w:date="2026-05-04T09:26:00Z" w16du:dateUtc="2026-05-04T07:26:00Z">
              <w:r w:rsidRPr="0013787D" w:rsidDel="000C6DA8">
                <w:rPr>
                  <w:rFonts w:cstheme="minorHAnsi"/>
                  <w:b/>
                  <w:bCs/>
                </w:rPr>
                <w:delText>Fragen für alle:</w:delText>
              </w:r>
            </w:del>
          </w:p>
          <w:p w14:paraId="372B354D"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659"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Was beschäftigt Mia? Beschreibt in eigenen Worten, was in ihr vorgeht.</w:t>
            </w:r>
          </w:p>
          <w:p w14:paraId="0FA88EF0"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660"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Mia weiß, dass die Fotos bearbeitet sind – und fühlt sich trotzdem schlecht. Wie kann das sein?</w:t>
            </w:r>
          </w:p>
          <w:p w14:paraId="508036FF"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661"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3598F375" w14:textId="77777777" w:rsidR="000C6DA8" w:rsidRPr="0013787D" w:rsidDel="000C6DA8" w:rsidRDefault="000C6DA8" w:rsidP="001955DF">
            <w:pPr>
              <w:spacing w:line="276" w:lineRule="auto"/>
              <w:rPr>
                <w:del w:id="1662" w:author="Fabienne Schmaus" w:date="2026-05-04T09:34:00Z" w16du:dateUtc="2026-05-04T07:34:00Z"/>
                <w:rFonts w:cstheme="minorHAnsi"/>
              </w:rPr>
            </w:pPr>
          </w:p>
          <w:p w14:paraId="47C0A4FF" w14:textId="77777777" w:rsidR="000C6DA8" w:rsidRPr="0013787D" w:rsidDel="000C6DA8" w:rsidRDefault="000C6DA8" w:rsidP="001955DF">
            <w:pPr>
              <w:spacing w:line="276" w:lineRule="auto"/>
              <w:rPr>
                <w:del w:id="1663" w:author="Fabienne Schmaus" w:date="2026-05-04T09:34:00Z" w16du:dateUtc="2026-05-04T07:34:00Z"/>
                <w:rFonts w:cstheme="minorHAnsi"/>
                <w:b/>
                <w:bCs/>
              </w:rPr>
            </w:pPr>
            <w:del w:id="1664" w:author="Fabienne Schmaus" w:date="2026-05-04T09:34:00Z" w16du:dateUtc="2026-05-04T07:34:00Z">
              <w:r w:rsidRPr="0013787D" w:rsidDel="000C6DA8">
                <w:rPr>
                  <w:rFonts w:cstheme="minorHAnsi"/>
                  <w:b/>
                  <w:bCs/>
                </w:rPr>
                <w:delText>Für die Kurzvorstellung im Plenum</w:delText>
              </w:r>
            </w:del>
          </w:p>
          <w:p w14:paraId="4486AE24" w14:textId="77777777" w:rsidR="000C6DA8" w:rsidRPr="0013787D" w:rsidDel="000C6DA8" w:rsidRDefault="000C6DA8" w:rsidP="001955DF">
            <w:pPr>
              <w:spacing w:line="276" w:lineRule="auto"/>
              <w:rPr>
                <w:del w:id="1665" w:author="Fabienne Schmaus" w:date="2026-05-04T09:34:00Z" w16du:dateUtc="2026-05-04T07:34:00Z"/>
                <w:rFonts w:cstheme="minorHAnsi"/>
              </w:rPr>
            </w:pPr>
            <w:del w:id="1666"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7DD37D4E" w14:textId="77777777" w:rsidR="000C6DA8" w:rsidRPr="0013787D" w:rsidDel="000C6DA8" w:rsidRDefault="000C6DA8" w:rsidP="001955DF">
            <w:pPr>
              <w:numPr>
                <w:ilvl w:val="0"/>
                <w:numId w:val="63"/>
              </w:numPr>
              <w:spacing w:line="276" w:lineRule="auto"/>
              <w:rPr>
                <w:del w:id="1667" w:author="Fabienne Schmaus" w:date="2026-05-04T09:34:00Z" w16du:dateUtc="2026-05-04T07:34:00Z"/>
                <w:rFonts w:cstheme="minorHAnsi"/>
              </w:rPr>
            </w:pPr>
            <w:del w:id="1668" w:author="Fabienne Schmaus" w:date="2026-05-04T09:34:00Z" w16du:dateUtc="2026-05-04T07:34:00Z">
              <w:r w:rsidRPr="0013787D" w:rsidDel="000C6DA8">
                <w:rPr>
                  <w:rFonts w:cstheme="minorHAnsi"/>
                </w:rPr>
                <w:delText>Was passiert in der Geschichte?</w:delText>
              </w:r>
            </w:del>
          </w:p>
          <w:p w14:paraId="357B1E8F" w14:textId="77777777" w:rsidR="000C6DA8" w:rsidRPr="0013787D" w:rsidDel="000C6DA8" w:rsidRDefault="000C6DA8" w:rsidP="001955DF">
            <w:pPr>
              <w:numPr>
                <w:ilvl w:val="0"/>
                <w:numId w:val="63"/>
              </w:numPr>
              <w:spacing w:line="276" w:lineRule="auto"/>
              <w:rPr>
                <w:del w:id="1669" w:author="Fabienne Schmaus" w:date="2026-05-04T09:34:00Z" w16du:dateUtc="2026-05-04T07:34:00Z"/>
                <w:rFonts w:cstheme="minorHAnsi"/>
              </w:rPr>
            </w:pPr>
            <w:del w:id="1670" w:author="Fabienne Schmaus" w:date="2026-05-04T09:34:00Z" w16du:dateUtc="2026-05-04T07:34:00Z">
              <w:r w:rsidRPr="0013787D" w:rsidDel="000C6DA8">
                <w:rPr>
                  <w:rFonts w:cstheme="minorHAnsi"/>
                </w:rPr>
                <w:delText>Was beschäftigt die Person?</w:delText>
              </w:r>
            </w:del>
          </w:p>
          <w:p w14:paraId="51BFF2A4" w14:textId="5D6E462F" w:rsidR="000C6DA8" w:rsidRPr="007B59A2" w:rsidDel="000C6DA8" w:rsidRDefault="000C6DA8" w:rsidP="007B59A2">
            <w:pPr>
              <w:numPr>
                <w:ilvl w:val="0"/>
                <w:numId w:val="63"/>
              </w:numPr>
              <w:spacing w:line="276" w:lineRule="auto"/>
              <w:rPr>
                <w:del w:id="1671" w:author="Fabienne Schmaus" w:date="2026-05-04T09:27:00Z" w16du:dateUtc="2026-05-04T07:27:00Z"/>
                <w:rFonts w:cstheme="minorHAnsi"/>
              </w:rPr>
            </w:pPr>
            <w:del w:id="1672" w:author="Fabienne Schmaus" w:date="2026-05-04T09:34:00Z" w16du:dateUtc="2026-05-04T07:34:00Z">
              <w:r w:rsidRPr="0013787D" w:rsidDel="000C6DA8">
                <w:rPr>
                  <w:rFonts w:cstheme="minorHAnsi"/>
                </w:rPr>
                <w:delText>Was könnte helfen?</w:delText>
              </w:r>
            </w:del>
          </w:p>
          <w:p w14:paraId="4BCC5CA9" w14:textId="77777777" w:rsidR="000C6DA8" w:rsidRPr="000C6DA8" w:rsidRDefault="000C6DA8" w:rsidP="001955DF">
            <w:pPr>
              <w:spacing w:line="276" w:lineRule="auto"/>
              <w:ind w:left="720"/>
              <w:rPr>
                <w:rFonts w:cstheme="minorHAnsi"/>
                <w:b/>
                <w:bCs/>
              </w:rPr>
              <w:pPrChange w:id="1673" w:author="Fabienne Schmaus" w:date="2026-05-04T09:27:00Z" w16du:dateUtc="2026-05-04T07:27:00Z">
                <w:pPr>
                  <w:spacing w:line="276" w:lineRule="auto"/>
                </w:pPr>
              </w:pPrChange>
            </w:pPr>
          </w:p>
        </w:tc>
      </w:tr>
      <w:tr w:rsidR="000C6DA8" w14:paraId="66F4CAB8" w14:textId="77777777" w:rsidTr="001955DF">
        <w:trPr>
          <w:ins w:id="1674" w:author="Fabienne Schmaus" w:date="2026-05-04T09:27:00Z" w16du:dateUtc="2026-05-04T07:27:00Z"/>
        </w:trPr>
        <w:tc>
          <w:tcPr>
            <w:tcW w:w="10456" w:type="dxa"/>
            <w:tcBorders>
              <w:top w:val="single" w:sz="4" w:space="0" w:color="auto"/>
              <w:bottom w:val="nil"/>
            </w:tcBorders>
            <w:tcPrChange w:id="1675" w:author="Fabienne Schmaus" w:date="2026-05-04T09:36:00Z" w16du:dateUtc="2026-05-04T07:36:00Z">
              <w:tcPr>
                <w:tcW w:w="10456" w:type="dxa"/>
              </w:tcPr>
            </w:tcPrChange>
          </w:tcPr>
          <w:p w14:paraId="2CE5233C" w14:textId="77777777" w:rsidR="000C6DA8" w:rsidRPr="0013787D" w:rsidRDefault="000C6DA8" w:rsidP="001955DF">
            <w:pPr>
              <w:spacing w:line="276" w:lineRule="auto"/>
              <w:rPr>
                <w:rFonts w:cstheme="minorHAnsi"/>
                <w:b/>
                <w:bCs/>
              </w:rPr>
            </w:pPr>
            <w:del w:id="1676" w:author="Fabienne Schmaus" w:date="2026-05-04T09:28:00Z" w16du:dateUtc="2026-05-04T07:28:00Z">
              <w:r w:rsidRPr="0013787D" w:rsidDel="000C6DA8">
                <w:rPr>
                  <w:rFonts w:cstheme="minorHAnsi"/>
                  <w:b/>
                  <w:bCs/>
                </w:rPr>
                <w:delText>Arbeitsblatt 3b</w:delText>
              </w:r>
            </w:del>
            <w:ins w:id="1677" w:author="Fabienne Schmaus" w:date="2026-05-04T09:28:00Z" w16du:dateUtc="2026-05-04T07:28:00Z">
              <w:r>
                <w:rPr>
                  <w:rFonts w:cstheme="minorHAnsi"/>
                  <w:b/>
                  <w:bCs/>
                </w:rPr>
                <w:t>II.</w:t>
              </w:r>
            </w:ins>
            <w:del w:id="1678" w:author="Fabienne Schmaus" w:date="2026-05-04T09:28:00Z" w16du:dateUtc="2026-05-04T07:28:00Z">
              <w:r w:rsidRPr="0013787D" w:rsidDel="000C6DA8">
                <w:rPr>
                  <w:rFonts w:cstheme="minorHAnsi"/>
                  <w:b/>
                  <w:bCs/>
                </w:rPr>
                <w:delText xml:space="preserve"> –</w:delText>
              </w:r>
            </w:del>
            <w:r w:rsidRPr="0013787D">
              <w:rPr>
                <w:rFonts w:cstheme="minorHAnsi"/>
                <w:b/>
                <w:bCs/>
              </w:rPr>
              <w:t xml:space="preserve"> Fallbeispiel „Niemand liked meine Beiträge</w:t>
            </w:r>
            <w:del w:id="1679" w:author="Fabienne Schmaus" w:date="2026-05-04T09:29:00Z" w16du:dateUtc="2026-05-04T07:29:00Z">
              <w:r w:rsidRPr="0013787D" w:rsidDel="000C6DA8">
                <w:rPr>
                  <w:rFonts w:cstheme="minorHAnsi"/>
                  <w:b/>
                  <w:bCs/>
                </w:rPr>
                <w:delText>“</w:delText>
              </w:r>
            </w:del>
            <w:ins w:id="1680" w:author="Fabienne Schmaus" w:date="2026-05-04T09:29:00Z" w16du:dateUtc="2026-05-04T07:29:00Z">
              <w:r>
                <w:rPr>
                  <w:rFonts w:cstheme="minorHAnsi"/>
                  <w:b/>
                  <w:bCs/>
                </w:rPr>
                <w:t>“</w:t>
              </w:r>
            </w:ins>
          </w:p>
          <w:p w14:paraId="6D8576F5" w14:textId="77777777" w:rsidR="000C6DA8" w:rsidRPr="0013787D" w:rsidDel="000C6DA8" w:rsidRDefault="000C6DA8" w:rsidP="001955DF">
            <w:pPr>
              <w:spacing w:line="276" w:lineRule="auto"/>
              <w:rPr>
                <w:del w:id="1681" w:author="Fabienne Schmaus" w:date="2026-05-04T09:29:00Z" w16du:dateUtc="2026-05-04T07:29:00Z"/>
                <w:rFonts w:cstheme="minorHAnsi"/>
                <w:b/>
                <w:bCs/>
              </w:rPr>
            </w:pPr>
          </w:p>
          <w:p w14:paraId="34317DC1" w14:textId="77777777" w:rsidR="000C6DA8" w:rsidRPr="0013787D" w:rsidDel="000C6DA8" w:rsidRDefault="000C6DA8" w:rsidP="001955DF">
            <w:pPr>
              <w:spacing w:line="276" w:lineRule="auto"/>
              <w:rPr>
                <w:del w:id="1682" w:author="Fabienne Schmaus" w:date="2026-05-04T09:29:00Z" w16du:dateUtc="2026-05-04T07:29:00Z"/>
                <w:rFonts w:cstheme="minorHAnsi"/>
              </w:rPr>
            </w:pPr>
            <w:del w:id="1683" w:author="Fabienne Schmaus" w:date="2026-05-04T09:29:00Z" w16du:dateUtc="2026-05-04T07:29:00Z">
              <w:r w:rsidRPr="0013787D" w:rsidDel="000C6DA8">
                <w:rPr>
                  <w:rFonts w:cstheme="minorHAnsi"/>
                </w:rPr>
                <w:delText>Die Geschichte</w:delText>
              </w:r>
            </w:del>
          </w:p>
          <w:p w14:paraId="69B22C8D" w14:textId="77777777" w:rsidR="000C6DA8" w:rsidRPr="0013787D" w:rsidRDefault="000C6DA8" w:rsidP="001955DF">
            <w:pPr>
              <w:spacing w:line="276" w:lineRule="auto"/>
              <w:rPr>
                <w:rFonts w:cstheme="minorHAnsi"/>
              </w:rPr>
            </w:pPr>
            <w:r w:rsidRPr="000C6DA8">
              <w:rPr>
                <w:rFonts w:cstheme="minorHAnsi"/>
                <w:b/>
                <w:bCs/>
                <w:rPrChange w:id="1684" w:author="Fabienne Schmaus" w:date="2026-05-04T09:29:00Z" w16du:dateUtc="2026-05-04T07:29:00Z">
                  <w:rPr>
                    <w:rFonts w:cstheme="minorHAnsi"/>
                  </w:rPr>
                </w:rPrChange>
              </w:rPr>
              <w:t>Jonas</w:t>
            </w:r>
            <w:r w:rsidRPr="0013787D">
              <w:rPr>
                <w:rFonts w:cstheme="minorHAnsi"/>
              </w:rPr>
              <w:t xml:space="preserve"> ist </w:t>
            </w:r>
            <w:commentRangeStart w:id="1685"/>
            <w:commentRangeStart w:id="1686"/>
            <w:r w:rsidRPr="0013787D">
              <w:rPr>
                <w:rFonts w:cstheme="minorHAnsi"/>
              </w:rPr>
              <w:t>16</w:t>
            </w:r>
            <w:commentRangeEnd w:id="1685"/>
            <w:r w:rsidRPr="0013787D">
              <w:rPr>
                <w:rStyle w:val="Kommentarzeichen"/>
                <w:rFonts w:cstheme="minorHAnsi"/>
                <w:sz w:val="22"/>
                <w:szCs w:val="22"/>
              </w:rPr>
              <w:commentReference w:id="1685"/>
            </w:r>
            <w:commentRangeEnd w:id="1686"/>
            <w:r w:rsidRPr="0013787D">
              <w:rPr>
                <w:rStyle w:val="Kommentarzeichen"/>
                <w:rFonts w:cstheme="minorHAnsi"/>
                <w:sz w:val="22"/>
                <w:szCs w:val="22"/>
              </w:rPr>
              <w:commentReference w:id="1686"/>
            </w:r>
            <w:r w:rsidRPr="0013787D">
              <w:rPr>
                <w:rFonts w:cstheme="minorHAnsi"/>
              </w:rPr>
              <w:t>. Er postet regelmäßig auf Instagram – meistens Fotos von Dingen, die er schön findet: Sonnenuntergänge, Details aus der Stadt, ab und zu ein Selfie. Er steckt manchmal viel Zeit in einen Post – den Ausschnitt wählen, bearbeiten, den richtigen Zeitpunkt abpassen.</w:t>
            </w:r>
          </w:p>
          <w:p w14:paraId="73641C73" w14:textId="77777777" w:rsidR="000C6DA8" w:rsidRPr="0013787D" w:rsidRDefault="000C6DA8" w:rsidP="001955DF">
            <w:pPr>
              <w:spacing w:line="276" w:lineRule="auto"/>
              <w:rPr>
                <w:rFonts w:cstheme="minorHAnsi"/>
              </w:rPr>
            </w:pPr>
            <w:r w:rsidRPr="0013787D">
              <w:rPr>
                <w:rFonts w:cstheme="minorHAnsi"/>
              </w:rPr>
              <w:t>Aber die Reaktionen bleiben aus. Seine Beiträge bekommen selten mehr als 12 Likes, die meisten davon von denselben wenigen Personen. Wenn er in Storys Abstimmungen macht, antworten fast keine.</w:t>
            </w:r>
          </w:p>
          <w:p w14:paraId="62A451F3" w14:textId="77777777" w:rsidR="000C6DA8" w:rsidRPr="0013787D" w:rsidRDefault="000C6DA8" w:rsidP="001955DF">
            <w:pPr>
              <w:spacing w:line="276" w:lineRule="auto"/>
              <w:rPr>
                <w:rFonts w:cstheme="minorHAnsi"/>
              </w:rPr>
            </w:pP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0C6DA8">
              <w:rPr>
                <w:rFonts w:cstheme="minorHAnsi"/>
                <w:rPrChange w:id="1687" w:author="Fabienne Schmaus" w:date="2026-05-04T09:30:00Z" w16du:dateUtc="2026-05-04T07:30:00Z">
                  <w:rPr>
                    <w:rFonts w:cstheme="minorHAnsi"/>
                    <w:i/>
                    <w:iCs/>
                  </w:rPr>
                </w:rPrChange>
              </w:rPr>
              <w:t>„War nicht gut genug. Bin nicht gut genug</w:t>
            </w:r>
            <w:del w:id="1688" w:author="Fabienne Schmaus" w:date="2026-05-04T09:30:00Z" w16du:dateUtc="2026-05-04T07:30:00Z">
              <w:r w:rsidRPr="000C6DA8" w:rsidDel="000C6DA8">
                <w:rPr>
                  <w:rFonts w:cstheme="minorHAnsi"/>
                  <w:rPrChange w:id="1689" w:author="Fabienne Schmaus" w:date="2026-05-04T09:30:00Z" w16du:dateUtc="2026-05-04T07:30:00Z">
                    <w:rPr>
                      <w:rFonts w:cstheme="minorHAnsi"/>
                      <w:i/>
                      <w:iCs/>
                    </w:rPr>
                  </w:rPrChange>
                </w:rPr>
                <w:delText>."</w:delText>
              </w:r>
            </w:del>
            <w:ins w:id="1690" w:author="Fabienne Schmaus" w:date="2026-05-04T09:30:00Z" w16du:dateUtc="2026-05-04T07:30:00Z">
              <w:r w:rsidRPr="000C6DA8">
                <w:rPr>
                  <w:rFonts w:cstheme="minorHAnsi"/>
                  <w:rPrChange w:id="1691" w:author="Fabienne Schmaus" w:date="2026-05-04T09:30:00Z" w16du:dateUtc="2026-05-04T07:30:00Z">
                    <w:rPr>
                      <w:rFonts w:cstheme="minorHAnsi"/>
                      <w:i/>
                      <w:iCs/>
                    </w:rPr>
                  </w:rPrChange>
                </w:rPr>
                <w:t>.</w:t>
              </w:r>
              <w:r w:rsidRPr="000C6DA8">
                <w:rPr>
                  <w:rFonts w:cstheme="minorHAnsi"/>
                  <w:rPrChange w:id="1692" w:author="Fabienne Schmaus" w:date="2026-05-04T09:30:00Z" w16du:dateUtc="2026-05-04T07:30:00Z">
                    <w:rPr>
                      <w:rFonts w:cstheme="minorHAnsi"/>
                      <w:i/>
                      <w:iCs/>
                    </w:rPr>
                  </w:rPrChange>
                </w:rPr>
                <w:t>“</w:t>
              </w:r>
            </w:ins>
          </w:p>
          <w:p w14:paraId="54E8BFF4" w14:textId="77777777" w:rsidR="000C6DA8" w:rsidRPr="000C6DA8" w:rsidRDefault="000C6DA8" w:rsidP="001955DF">
            <w:pPr>
              <w:spacing w:line="276" w:lineRule="auto"/>
              <w:rPr>
                <w:rFonts w:cstheme="minorHAnsi"/>
                <w:sz w:val="12"/>
                <w:szCs w:val="12"/>
                <w:rPrChange w:id="1693" w:author="Fabienne Schmaus" w:date="2026-05-04T09:30:00Z" w16du:dateUtc="2026-05-04T07:30:00Z">
                  <w:rPr>
                    <w:rFonts w:cstheme="minorHAnsi"/>
                  </w:rPr>
                </w:rPrChange>
              </w:rPr>
            </w:pPr>
          </w:p>
          <w:p w14:paraId="0018C3F8" w14:textId="77777777" w:rsidR="000C6DA8" w:rsidRPr="0013787D" w:rsidDel="000C6DA8" w:rsidRDefault="000C6DA8" w:rsidP="001955DF">
            <w:pPr>
              <w:spacing w:line="276" w:lineRule="auto"/>
              <w:rPr>
                <w:del w:id="1694" w:author="Fabienne Schmaus" w:date="2026-05-04T09:30:00Z" w16du:dateUtc="2026-05-04T07:30:00Z"/>
                <w:rFonts w:cstheme="minorHAnsi"/>
                <w:b/>
                <w:bCs/>
              </w:rPr>
            </w:pPr>
            <w:del w:id="1695" w:author="Fabienne Schmaus" w:date="2026-05-04T09:30:00Z" w16du:dateUtc="2026-05-04T07:30:00Z">
              <w:r w:rsidRPr="0013787D" w:rsidDel="000C6DA8">
                <w:rPr>
                  <w:rFonts w:cstheme="minorHAnsi"/>
                  <w:b/>
                  <w:bCs/>
                </w:rPr>
                <w:delText>Aufgabe</w:delText>
              </w:r>
            </w:del>
          </w:p>
          <w:p w14:paraId="5122A9C7" w14:textId="77777777" w:rsidR="000C6DA8" w:rsidRPr="000C6DA8" w:rsidRDefault="000C6DA8" w:rsidP="001955DF">
            <w:pPr>
              <w:spacing w:line="276" w:lineRule="auto"/>
              <w:rPr>
                <w:rFonts w:cstheme="minorHAnsi"/>
                <w:i/>
                <w:iCs/>
                <w:rPrChange w:id="1696" w:author="Fabienne Schmaus" w:date="2026-05-04T09:30:00Z" w16du:dateUtc="2026-05-04T07:30:00Z">
                  <w:rPr>
                    <w:rFonts w:cstheme="minorHAnsi"/>
                  </w:rPr>
                </w:rPrChange>
              </w:rPr>
            </w:pPr>
            <w:r w:rsidRPr="000C6DA8">
              <w:rPr>
                <w:rFonts w:cstheme="minorHAnsi"/>
                <w:i/>
                <w:iCs/>
                <w:rPrChange w:id="1697" w:author="Fabienne Schmaus" w:date="2026-05-04T09:30:00Z" w16du:dateUtc="2026-05-04T07:30:00Z">
                  <w:rPr>
                    <w:rFonts w:cstheme="minorHAnsi"/>
                  </w:rPr>
                </w:rPrChange>
              </w:rPr>
              <w:t>Lest die Geschichte und bearbeitet die folgenden Fragen gemeinsam in eurer Gruppe.</w:t>
            </w:r>
          </w:p>
          <w:p w14:paraId="39D82956" w14:textId="77777777" w:rsidR="000C6DA8" w:rsidRPr="0013787D" w:rsidDel="000C6DA8" w:rsidRDefault="000C6DA8" w:rsidP="001955DF">
            <w:pPr>
              <w:tabs>
                <w:tab w:val="num" w:pos="313"/>
              </w:tabs>
              <w:spacing w:line="276" w:lineRule="auto"/>
              <w:ind w:left="313" w:hanging="284"/>
              <w:rPr>
                <w:del w:id="1698" w:author="Fabienne Schmaus" w:date="2026-05-04T09:31:00Z" w16du:dateUtc="2026-05-04T07:31:00Z"/>
                <w:rFonts w:cstheme="minorHAnsi"/>
              </w:rPr>
            </w:pPr>
            <w:del w:id="1699" w:author="Fabienne Schmaus" w:date="2026-05-04T09:31:00Z" w16du:dateUtc="2026-05-04T07:31:00Z">
              <w:r w:rsidRPr="0013787D" w:rsidDel="000C6DA8">
                <w:rPr>
                  <w:rFonts w:cstheme="minorHAnsi"/>
                  <w:b/>
                  <w:bCs/>
                </w:rPr>
                <w:delText>Fragen für alle:</w:delText>
              </w:r>
            </w:del>
          </w:p>
          <w:p w14:paraId="34B69AE4"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del w:id="1700" w:author="Fabienne Schmaus" w:date="2026-05-04T09:30:00Z" w16du:dateUtc="2026-05-04T07:30:00Z">
              <w:r w:rsidRPr="0013787D" w:rsidDel="000C6DA8">
                <w:rPr>
                  <w:rFonts w:cstheme="minorHAnsi"/>
                </w:rPr>
                <w:delText>"?</w:delText>
              </w:r>
            </w:del>
            <w:ins w:id="1701" w:author="Fabienne Schmaus" w:date="2026-05-04T09:30:00Z" w16du:dateUtc="2026-05-04T07:30:00Z">
              <w:r>
                <w:rPr>
                  <w:rFonts w:cstheme="minorHAnsi"/>
                </w:rPr>
                <w:t>“</w:t>
              </w:r>
              <w:r w:rsidRPr="0013787D">
                <w:rPr>
                  <w:rFonts w:cstheme="minorHAnsi"/>
                </w:rPr>
                <w:t>?</w:t>
              </w:r>
            </w:ins>
          </w:p>
          <w:p w14:paraId="5C60DDB7"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Jonas sagt „das ist egal</w:t>
            </w:r>
            <w:del w:id="1702" w:author="Fabienne Schmaus" w:date="2026-05-04T09:30:00Z" w16du:dateUtc="2026-05-04T07:30:00Z">
              <w:r w:rsidRPr="0013787D" w:rsidDel="000C6DA8">
                <w:rPr>
                  <w:rFonts w:cstheme="minorHAnsi"/>
                </w:rPr>
                <w:delText xml:space="preserve">" </w:delText>
              </w:r>
            </w:del>
            <w:ins w:id="1703" w:author="Fabienne Schmaus" w:date="2026-05-04T09:30:00Z" w16du:dateUtc="2026-05-04T07:30:00Z">
              <w:r>
                <w:rPr>
                  <w:rFonts w:cstheme="minorHAnsi"/>
                </w:rPr>
                <w:t>“</w:t>
              </w:r>
              <w:r w:rsidRPr="0013787D">
                <w:rPr>
                  <w:rFonts w:cstheme="minorHAnsi"/>
                </w:rPr>
                <w:t xml:space="preserve"> </w:t>
              </w:r>
            </w:ins>
            <w:r w:rsidRPr="0013787D">
              <w:rPr>
                <w:rFonts w:cstheme="minorHAnsi"/>
              </w:rPr>
              <w:t>– meint er das? Was zeigt sein Verhalten?</w:t>
            </w:r>
          </w:p>
          <w:p w14:paraId="0B269ADD" w14:textId="77777777" w:rsidR="000C6DA8" w:rsidRPr="0013787D" w:rsidDel="007B59A2" w:rsidRDefault="000C6DA8" w:rsidP="001955DF">
            <w:pPr>
              <w:numPr>
                <w:ilvl w:val="0"/>
                <w:numId w:val="64"/>
              </w:numPr>
              <w:tabs>
                <w:tab w:val="clear" w:pos="720"/>
                <w:tab w:val="num" w:pos="313"/>
              </w:tabs>
              <w:spacing w:line="276" w:lineRule="auto"/>
              <w:ind w:left="313" w:hanging="284"/>
              <w:rPr>
                <w:del w:id="1704" w:author="Fabienne Schmaus" w:date="2026-05-04T09:40:00Z" w16du:dateUtc="2026-05-04T07:40:00Z"/>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7E7ADD9D" w14:textId="77777777" w:rsidR="000C6DA8" w:rsidRPr="007B59A2" w:rsidDel="000C6DA8" w:rsidRDefault="000C6DA8" w:rsidP="007B59A2">
            <w:pPr>
              <w:numPr>
                <w:ilvl w:val="0"/>
                <w:numId w:val="64"/>
              </w:numPr>
              <w:tabs>
                <w:tab w:val="clear" w:pos="720"/>
                <w:tab w:val="num" w:pos="313"/>
              </w:tabs>
              <w:spacing w:line="276" w:lineRule="auto"/>
              <w:ind w:left="313" w:hanging="284"/>
              <w:rPr>
                <w:del w:id="1705" w:author="Fabienne Schmaus" w:date="2026-05-04T09:34:00Z" w16du:dateUtc="2026-05-04T07:34:00Z"/>
                <w:rFonts w:cstheme="minorHAnsi"/>
              </w:rPr>
              <w:pPrChange w:id="1706" w:author="Fabienne Schmaus" w:date="2026-05-04T09:40:00Z" w16du:dateUtc="2026-05-04T07:40:00Z">
                <w:pPr>
                  <w:spacing w:line="276" w:lineRule="auto"/>
                </w:pPr>
              </w:pPrChange>
            </w:pPr>
          </w:p>
          <w:p w14:paraId="4A94DB40" w14:textId="77777777" w:rsidR="000C6DA8" w:rsidRPr="0013787D" w:rsidDel="000C6DA8" w:rsidRDefault="000C6DA8" w:rsidP="007B59A2">
            <w:pPr>
              <w:numPr>
                <w:ilvl w:val="0"/>
                <w:numId w:val="65"/>
              </w:numPr>
              <w:tabs>
                <w:tab w:val="clear" w:pos="720"/>
                <w:tab w:val="num" w:pos="313"/>
              </w:tabs>
              <w:spacing w:line="276" w:lineRule="auto"/>
              <w:ind w:left="0" w:hanging="284"/>
              <w:rPr>
                <w:del w:id="1707" w:author="Fabienne Schmaus" w:date="2026-05-04T09:34:00Z" w16du:dateUtc="2026-05-04T07:34:00Z"/>
                <w:rFonts w:cstheme="minorHAnsi"/>
                <w:b/>
                <w:bCs/>
              </w:rPr>
              <w:pPrChange w:id="1708" w:author="Fabienne Schmaus" w:date="2026-05-04T09:40:00Z" w16du:dateUtc="2026-05-04T07:40:00Z">
                <w:pPr>
                  <w:spacing w:line="276" w:lineRule="auto"/>
                </w:pPr>
              </w:pPrChange>
            </w:pPr>
            <w:del w:id="1709" w:author="Fabienne Schmaus" w:date="2026-05-04T09:34:00Z" w16du:dateUtc="2026-05-04T07:34:00Z">
              <w:r w:rsidRPr="0013787D" w:rsidDel="000C6DA8">
                <w:rPr>
                  <w:rFonts w:cstheme="minorHAnsi"/>
                  <w:b/>
                  <w:bCs/>
                </w:rPr>
                <w:delText>Für die Kurzvorstellung im Plenum</w:delText>
              </w:r>
            </w:del>
          </w:p>
          <w:p w14:paraId="4BAC12F8" w14:textId="77777777" w:rsidR="000C6DA8" w:rsidRPr="0013787D" w:rsidDel="000C6DA8" w:rsidRDefault="000C6DA8" w:rsidP="007B59A2">
            <w:pPr>
              <w:numPr>
                <w:ilvl w:val="0"/>
                <w:numId w:val="65"/>
              </w:numPr>
              <w:tabs>
                <w:tab w:val="clear" w:pos="720"/>
                <w:tab w:val="num" w:pos="313"/>
              </w:tabs>
              <w:spacing w:line="276" w:lineRule="auto"/>
              <w:ind w:left="0" w:hanging="284"/>
              <w:rPr>
                <w:del w:id="1710" w:author="Fabienne Schmaus" w:date="2026-05-04T09:34:00Z" w16du:dateUtc="2026-05-04T07:34:00Z"/>
                <w:rFonts w:cstheme="minorHAnsi"/>
              </w:rPr>
              <w:pPrChange w:id="1711" w:author="Fabienne Schmaus" w:date="2026-05-04T09:40:00Z" w16du:dateUtc="2026-05-04T07:40:00Z">
                <w:pPr>
                  <w:spacing w:line="276" w:lineRule="auto"/>
                </w:pPr>
              </w:pPrChange>
            </w:pPr>
            <w:del w:id="1712"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2360A370" w14:textId="77777777" w:rsidR="000C6DA8" w:rsidRPr="0013787D" w:rsidDel="000C6DA8" w:rsidRDefault="000C6DA8" w:rsidP="007B59A2">
            <w:pPr>
              <w:numPr>
                <w:ilvl w:val="0"/>
                <w:numId w:val="65"/>
              </w:numPr>
              <w:tabs>
                <w:tab w:val="clear" w:pos="720"/>
                <w:tab w:val="num" w:pos="313"/>
              </w:tabs>
              <w:spacing w:line="276" w:lineRule="auto"/>
              <w:ind w:left="0" w:hanging="284"/>
              <w:rPr>
                <w:del w:id="1713" w:author="Fabienne Schmaus" w:date="2026-05-04T09:34:00Z" w16du:dateUtc="2026-05-04T07:34:00Z"/>
                <w:rFonts w:cstheme="minorHAnsi"/>
              </w:rPr>
              <w:pPrChange w:id="1714" w:author="Fabienne Schmaus" w:date="2026-05-04T09:40:00Z" w16du:dateUtc="2026-05-04T07:40:00Z">
                <w:pPr>
                  <w:numPr>
                    <w:numId w:val="66"/>
                  </w:numPr>
                  <w:tabs>
                    <w:tab w:val="num" w:pos="720"/>
                  </w:tabs>
                  <w:spacing w:line="276" w:lineRule="auto"/>
                  <w:ind w:left="720" w:hanging="360"/>
                </w:pPr>
              </w:pPrChange>
            </w:pPr>
            <w:del w:id="1715" w:author="Fabienne Schmaus" w:date="2026-05-04T09:34:00Z" w16du:dateUtc="2026-05-04T07:34:00Z">
              <w:r w:rsidRPr="0013787D" w:rsidDel="000C6DA8">
                <w:rPr>
                  <w:rFonts w:cstheme="minorHAnsi"/>
                </w:rPr>
                <w:delText>Was passiert in der Geschichte?</w:delText>
              </w:r>
            </w:del>
          </w:p>
          <w:p w14:paraId="4D6AD661" w14:textId="77777777" w:rsidR="000C6DA8" w:rsidRPr="0013787D" w:rsidDel="000C6DA8" w:rsidRDefault="000C6DA8" w:rsidP="007B59A2">
            <w:pPr>
              <w:numPr>
                <w:ilvl w:val="0"/>
                <w:numId w:val="65"/>
              </w:numPr>
              <w:tabs>
                <w:tab w:val="clear" w:pos="720"/>
                <w:tab w:val="num" w:pos="313"/>
              </w:tabs>
              <w:spacing w:line="276" w:lineRule="auto"/>
              <w:ind w:left="0" w:hanging="284"/>
              <w:rPr>
                <w:del w:id="1716" w:author="Fabienne Schmaus" w:date="2026-05-04T09:34:00Z" w16du:dateUtc="2026-05-04T07:34:00Z"/>
                <w:rFonts w:cstheme="minorHAnsi"/>
              </w:rPr>
              <w:pPrChange w:id="1717" w:author="Fabienne Schmaus" w:date="2026-05-04T09:40:00Z" w16du:dateUtc="2026-05-04T07:40:00Z">
                <w:pPr>
                  <w:numPr>
                    <w:numId w:val="66"/>
                  </w:numPr>
                  <w:tabs>
                    <w:tab w:val="num" w:pos="720"/>
                  </w:tabs>
                  <w:spacing w:line="276" w:lineRule="auto"/>
                  <w:ind w:left="720" w:hanging="360"/>
                </w:pPr>
              </w:pPrChange>
            </w:pPr>
            <w:del w:id="1718" w:author="Fabienne Schmaus" w:date="2026-05-04T09:34:00Z" w16du:dateUtc="2026-05-04T07:34:00Z">
              <w:r w:rsidRPr="0013787D" w:rsidDel="000C6DA8">
                <w:rPr>
                  <w:rFonts w:cstheme="minorHAnsi"/>
                </w:rPr>
                <w:delText>Was beschäftigt die Person?</w:delText>
              </w:r>
            </w:del>
          </w:p>
          <w:p w14:paraId="16AF2726" w14:textId="026F3EA7" w:rsidR="000C6DA8" w:rsidRPr="0013787D" w:rsidRDefault="000C6DA8" w:rsidP="007B59A2">
            <w:pPr>
              <w:numPr>
                <w:ilvl w:val="0"/>
                <w:numId w:val="64"/>
              </w:numPr>
              <w:tabs>
                <w:tab w:val="clear" w:pos="720"/>
                <w:tab w:val="num" w:pos="313"/>
              </w:tabs>
              <w:spacing w:line="276" w:lineRule="auto"/>
              <w:ind w:left="313" w:hanging="284"/>
              <w:rPr>
                <w:rFonts w:cstheme="minorHAnsi"/>
              </w:rPr>
              <w:pPrChange w:id="1719" w:author="Fabienne Schmaus" w:date="2026-05-04T09:40:00Z" w16du:dateUtc="2026-05-04T07:40:00Z">
                <w:pPr>
                  <w:numPr>
                    <w:numId w:val="66"/>
                  </w:numPr>
                  <w:tabs>
                    <w:tab w:val="num" w:pos="720"/>
                  </w:tabs>
                  <w:spacing w:line="276" w:lineRule="auto"/>
                  <w:ind w:left="720" w:hanging="360"/>
                </w:pPr>
              </w:pPrChange>
            </w:pPr>
            <w:del w:id="1720" w:author="Fabienne Schmaus" w:date="2026-05-04T09:34:00Z" w16du:dateUtc="2026-05-04T07:34:00Z">
              <w:r w:rsidRPr="0013787D" w:rsidDel="000C6DA8">
                <w:rPr>
                  <w:rFonts w:cstheme="minorHAnsi"/>
                </w:rPr>
                <w:delText>as könnte helfen?</w:delText>
              </w:r>
            </w:del>
          </w:p>
          <w:p w14:paraId="587DA376" w14:textId="77777777" w:rsidR="000C6DA8" w:rsidRPr="0013787D" w:rsidDel="00714487" w:rsidRDefault="000C6DA8" w:rsidP="001955DF">
            <w:pPr>
              <w:spacing w:line="276" w:lineRule="auto"/>
              <w:rPr>
                <w:ins w:id="1721" w:author="Fabienne Schmaus" w:date="2026-05-04T09:27:00Z" w16du:dateUtc="2026-05-04T07:27:00Z"/>
                <w:rFonts w:cstheme="minorHAnsi"/>
                <w:b/>
                <w:bCs/>
              </w:rPr>
            </w:pPr>
          </w:p>
        </w:tc>
      </w:tr>
      <w:tr w:rsidR="000C6DA8" w14:paraId="1754F8DD" w14:textId="77777777" w:rsidTr="001955DF">
        <w:tc>
          <w:tcPr>
            <w:tcW w:w="10456" w:type="dxa"/>
            <w:tcBorders>
              <w:top w:val="nil"/>
              <w:left w:val="nil"/>
              <w:bottom w:val="single" w:sz="4" w:space="0" w:color="auto"/>
              <w:right w:val="single" w:sz="4" w:space="0" w:color="auto"/>
            </w:tcBorders>
            <w:tcPrChange w:id="1722" w:author="Fabienne Schmaus" w:date="2026-05-04T09:36:00Z" w16du:dateUtc="2026-05-04T07:36:00Z">
              <w:tcPr>
                <w:tcW w:w="10456" w:type="dxa"/>
                <w:tcBorders>
                  <w:top w:val="nil"/>
                  <w:left w:val="nil"/>
                  <w:bottom w:val="nil"/>
                  <w:right w:val="nil"/>
                </w:tcBorders>
              </w:tcPr>
            </w:tcPrChange>
          </w:tcPr>
          <w:p w14:paraId="5811E16A" w14:textId="77777777" w:rsidR="000C6DA8" w:rsidRPr="0013787D" w:rsidRDefault="000C6DA8" w:rsidP="001955DF">
            <w:pPr>
              <w:spacing w:line="276" w:lineRule="auto"/>
              <w:rPr>
                <w:rFonts w:cstheme="minorHAnsi"/>
              </w:rPr>
            </w:pPr>
            <w:del w:id="1723" w:author="Fabienne Schmaus" w:date="2026-05-04T09:35:00Z" w16du:dateUtc="2026-05-04T07:35:00Z">
              <w:r w:rsidRPr="0013787D" w:rsidDel="000C6DA8">
                <w:rPr>
                  <w:rFonts w:cstheme="minorHAnsi"/>
                  <w:b/>
                  <w:bCs/>
                </w:rPr>
                <w:delText>Arbeitsblatt 3c –</w:delText>
              </w:r>
            </w:del>
            <w:ins w:id="1724" w:author="Fabienne Schmaus" w:date="2026-05-04T09:35:00Z" w16du:dateUtc="2026-05-04T07:35:00Z">
              <w:r>
                <w:rPr>
                  <w:rFonts w:cstheme="minorHAnsi"/>
                  <w:b/>
                  <w:bCs/>
                </w:rPr>
                <w:t>III.</w:t>
              </w:r>
            </w:ins>
            <w:r w:rsidRPr="0013787D">
              <w:rPr>
                <w:rFonts w:cstheme="minorHAnsi"/>
                <w:b/>
                <w:bCs/>
              </w:rPr>
              <w:t xml:space="preserve"> Fallbeispiel „Mein Profil zeigt nicht, wer ich bin</w:t>
            </w:r>
            <w:r>
              <w:rPr>
                <w:rFonts w:cstheme="minorHAnsi"/>
                <w:b/>
                <w:bCs/>
              </w:rPr>
              <w:t>“</w:t>
            </w:r>
          </w:p>
          <w:p w14:paraId="410180EA" w14:textId="77777777" w:rsidR="000C6DA8" w:rsidRPr="0013787D" w:rsidDel="000C6DA8" w:rsidRDefault="000C6DA8" w:rsidP="001955DF">
            <w:pPr>
              <w:spacing w:line="276" w:lineRule="auto"/>
              <w:rPr>
                <w:del w:id="1725" w:author="Fabienne Schmaus" w:date="2026-05-04T09:35:00Z" w16du:dateUtc="2026-05-04T07:35:00Z"/>
                <w:rFonts w:cstheme="minorHAnsi"/>
                <w:b/>
                <w:bCs/>
              </w:rPr>
            </w:pPr>
          </w:p>
          <w:p w14:paraId="71BB6FF0" w14:textId="77777777" w:rsidR="000C6DA8" w:rsidRPr="0013787D" w:rsidDel="000C6DA8" w:rsidRDefault="000C6DA8" w:rsidP="001955DF">
            <w:pPr>
              <w:spacing w:line="276" w:lineRule="auto"/>
              <w:rPr>
                <w:del w:id="1726" w:author="Fabienne Schmaus" w:date="2026-05-04T09:35:00Z" w16du:dateUtc="2026-05-04T07:35:00Z"/>
                <w:rFonts w:cstheme="minorHAnsi"/>
              </w:rPr>
            </w:pPr>
            <w:del w:id="1727" w:author="Fabienne Schmaus" w:date="2026-05-04T09:35:00Z" w16du:dateUtc="2026-05-04T07:35:00Z">
              <w:r w:rsidRPr="0013787D" w:rsidDel="000C6DA8">
                <w:rPr>
                  <w:rFonts w:cstheme="minorHAnsi"/>
                </w:rPr>
                <w:delText>Die Geschichte</w:delText>
              </w:r>
            </w:del>
          </w:p>
          <w:p w14:paraId="3EC24FB6" w14:textId="77777777" w:rsidR="000C6DA8" w:rsidRPr="0013787D" w:rsidRDefault="000C6DA8" w:rsidP="001955DF">
            <w:pPr>
              <w:spacing w:line="276" w:lineRule="auto"/>
              <w:rPr>
                <w:rFonts w:cstheme="minorHAnsi"/>
              </w:rPr>
            </w:pPr>
            <w:r w:rsidRPr="000C6DA8">
              <w:rPr>
                <w:rFonts w:cstheme="minorHAnsi"/>
                <w:b/>
                <w:bCs/>
                <w:rPrChange w:id="1728" w:author="Fabienne Schmaus" w:date="2026-05-04T09:35:00Z" w16du:dateUtc="2026-05-04T07:35:00Z">
                  <w:rPr>
                    <w:rFonts w:cstheme="minorHAnsi"/>
                  </w:rPr>
                </w:rPrChange>
              </w:rPr>
              <w:t>Leonie</w:t>
            </w:r>
            <w:r w:rsidRPr="0013787D">
              <w:rPr>
                <w:rFonts w:cstheme="minorHAnsi"/>
              </w:rPr>
              <w:t xml:space="preserve"> ist 17. Ihr Instagram-Profil sieht gut aus – ästhetische Bilder, ein konsistenter Stil, viele positive Kommentare. Aber in letzter Zeit fühlt sie sich komisch, wenn sie es anschaut.</w:t>
            </w:r>
          </w:p>
          <w:p w14:paraId="3F78C6F8"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1775E75F" w14:textId="77777777"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0C6DA8">
              <w:rPr>
                <w:rFonts w:cstheme="minorHAnsi"/>
                <w:rPrChange w:id="1729" w:author="Fabienne Schmaus" w:date="2026-05-04T09:35:00Z" w16du:dateUtc="2026-05-04T07:35:00Z">
                  <w:rPr>
                    <w:rFonts w:cstheme="minorHAnsi"/>
                    <w:i/>
                    <w:iCs/>
                  </w:rPr>
                </w:rPrChange>
              </w:rPr>
              <w:t>„Was sollen die Leute denken? Die kennen mich ja jetzt anders</w:t>
            </w:r>
            <w:del w:id="1730" w:author="Fabienne Schmaus" w:date="2026-05-04T09:35:00Z" w16du:dateUtc="2026-05-04T07:35:00Z">
              <w:r w:rsidRPr="000C6DA8" w:rsidDel="000C6DA8">
                <w:rPr>
                  <w:rFonts w:cstheme="minorHAnsi"/>
                  <w:rPrChange w:id="1731" w:author="Fabienne Schmaus" w:date="2026-05-04T09:35:00Z" w16du:dateUtc="2026-05-04T07:35:00Z">
                    <w:rPr>
                      <w:rFonts w:cstheme="minorHAnsi"/>
                      <w:i/>
                      <w:iCs/>
                    </w:rPr>
                  </w:rPrChange>
                </w:rPr>
                <w:delText>."</w:delText>
              </w:r>
              <w:r w:rsidRPr="000C6DA8" w:rsidDel="000C6DA8">
                <w:rPr>
                  <w:rFonts w:cstheme="minorHAnsi"/>
                </w:rPr>
                <w:delText xml:space="preserve"> </w:delText>
              </w:r>
            </w:del>
            <w:ins w:id="1732" w:author="Fabienne Schmaus" w:date="2026-05-04T09:35:00Z" w16du:dateUtc="2026-05-04T07:35:00Z">
              <w:r w:rsidRPr="000C6DA8">
                <w:rPr>
                  <w:rFonts w:cstheme="minorHAnsi"/>
                  <w:rPrChange w:id="1733" w:author="Fabienne Schmaus" w:date="2026-05-04T09:35:00Z" w16du:dateUtc="2026-05-04T07:35:00Z">
                    <w:rPr>
                      <w:rFonts w:cstheme="minorHAnsi"/>
                      <w:i/>
                      <w:iCs/>
                    </w:rPr>
                  </w:rPrChange>
                </w:rPr>
                <w:t>.</w:t>
              </w:r>
              <w:r w:rsidRPr="000C6DA8">
                <w:rPr>
                  <w:rFonts w:cstheme="minorHAnsi"/>
                  <w:rPrChange w:id="1734" w:author="Fabienne Schmaus" w:date="2026-05-04T09:35:00Z" w16du:dateUtc="2026-05-04T07:35:00Z">
                    <w:rPr>
                      <w:rFonts w:cstheme="minorHAnsi"/>
                      <w:i/>
                      <w:iCs/>
                    </w:rPr>
                  </w:rPrChange>
                </w:rPr>
                <w:t>“</w:t>
              </w:r>
              <w:r w:rsidRPr="0013787D">
                <w:rPr>
                  <w:rFonts w:cstheme="minorHAnsi"/>
                </w:rPr>
                <w:t xml:space="preserve"> </w:t>
              </w:r>
            </w:ins>
            <w:r w:rsidRPr="0013787D">
              <w:rPr>
                <w:rFonts w:cstheme="minorHAnsi"/>
              </w:rPr>
              <w:t>Also postet sie wieder das Übliche. Und fühlt sich danach kleiner als vorher.</w:t>
            </w:r>
          </w:p>
          <w:p w14:paraId="2139E1BC" w14:textId="77777777" w:rsidR="000C6DA8" w:rsidRPr="000C6DA8" w:rsidDel="000C6DA8" w:rsidRDefault="000C6DA8" w:rsidP="001955DF">
            <w:pPr>
              <w:spacing w:line="276" w:lineRule="auto"/>
              <w:rPr>
                <w:del w:id="1735" w:author="Fabienne Schmaus" w:date="2026-05-04T09:35:00Z" w16du:dateUtc="2026-05-04T07:35:00Z"/>
                <w:rFonts w:cstheme="minorHAnsi"/>
                <w:sz w:val="12"/>
                <w:szCs w:val="12"/>
                <w:rPrChange w:id="1736" w:author="Fabienne Schmaus" w:date="2026-05-04T09:35:00Z" w16du:dateUtc="2026-05-04T07:35:00Z">
                  <w:rPr>
                    <w:del w:id="1737" w:author="Fabienne Schmaus" w:date="2026-05-04T09:35:00Z" w16du:dateUtc="2026-05-04T07:35:00Z"/>
                    <w:rFonts w:cstheme="minorHAnsi"/>
                  </w:rPr>
                </w:rPrChange>
              </w:rPr>
            </w:pPr>
          </w:p>
          <w:p w14:paraId="4495A1F1" w14:textId="77777777" w:rsidR="000C6DA8" w:rsidRPr="000C6DA8" w:rsidDel="000C6DA8" w:rsidRDefault="000C6DA8" w:rsidP="001955DF">
            <w:pPr>
              <w:spacing w:line="276" w:lineRule="auto"/>
              <w:rPr>
                <w:del w:id="1738" w:author="Fabienne Schmaus" w:date="2026-05-04T09:35:00Z" w16du:dateUtc="2026-05-04T07:35:00Z"/>
                <w:rFonts w:cstheme="minorHAnsi"/>
                <w:b/>
                <w:bCs/>
                <w:sz w:val="12"/>
                <w:szCs w:val="12"/>
                <w:rPrChange w:id="1739" w:author="Fabienne Schmaus" w:date="2026-05-04T09:35:00Z" w16du:dateUtc="2026-05-04T07:35:00Z">
                  <w:rPr>
                    <w:del w:id="1740" w:author="Fabienne Schmaus" w:date="2026-05-04T09:35:00Z" w16du:dateUtc="2026-05-04T07:35:00Z"/>
                    <w:rFonts w:cstheme="minorHAnsi"/>
                    <w:b/>
                    <w:bCs/>
                  </w:rPr>
                </w:rPrChange>
              </w:rPr>
            </w:pPr>
            <w:del w:id="1741" w:author="Fabienne Schmaus" w:date="2026-05-04T09:35:00Z" w16du:dateUtc="2026-05-04T07:35:00Z">
              <w:r w:rsidRPr="000C6DA8" w:rsidDel="000C6DA8">
                <w:rPr>
                  <w:rFonts w:cstheme="minorHAnsi"/>
                  <w:b/>
                  <w:bCs/>
                  <w:sz w:val="12"/>
                  <w:szCs w:val="12"/>
                  <w:rPrChange w:id="1742" w:author="Fabienne Schmaus" w:date="2026-05-04T09:35:00Z" w16du:dateUtc="2026-05-04T07:35:00Z">
                    <w:rPr>
                      <w:rFonts w:cstheme="minorHAnsi"/>
                      <w:b/>
                      <w:bCs/>
                    </w:rPr>
                  </w:rPrChange>
                </w:rPr>
                <w:delText>Aufgabe</w:delText>
              </w:r>
            </w:del>
          </w:p>
          <w:p w14:paraId="3B7280AE" w14:textId="77777777" w:rsidR="000C6DA8" w:rsidRPr="000C6DA8" w:rsidRDefault="000C6DA8" w:rsidP="001955DF">
            <w:pPr>
              <w:spacing w:line="276" w:lineRule="auto"/>
              <w:rPr>
                <w:ins w:id="1743" w:author="Fabienne Schmaus" w:date="2026-05-04T09:35:00Z" w16du:dateUtc="2026-05-04T07:35:00Z"/>
                <w:rFonts w:cstheme="minorHAnsi"/>
                <w:sz w:val="12"/>
                <w:szCs w:val="12"/>
                <w:rPrChange w:id="1744" w:author="Fabienne Schmaus" w:date="2026-05-04T09:35:00Z" w16du:dateUtc="2026-05-04T07:35:00Z">
                  <w:rPr>
                    <w:ins w:id="1745" w:author="Fabienne Schmaus" w:date="2026-05-04T09:35:00Z" w16du:dateUtc="2026-05-04T07:35:00Z"/>
                    <w:rFonts w:cstheme="minorHAnsi"/>
                  </w:rPr>
                </w:rPrChange>
              </w:rPr>
            </w:pPr>
          </w:p>
          <w:p w14:paraId="32BF5CCB" w14:textId="77777777" w:rsidR="000C6DA8" w:rsidRPr="000C6DA8" w:rsidRDefault="000C6DA8" w:rsidP="001955DF">
            <w:pPr>
              <w:spacing w:line="276" w:lineRule="auto"/>
              <w:rPr>
                <w:rFonts w:cstheme="minorHAnsi"/>
                <w:i/>
                <w:iCs/>
                <w:rPrChange w:id="1746" w:author="Fabienne Schmaus" w:date="2026-05-04T09:35:00Z" w16du:dateUtc="2026-05-04T07:35:00Z">
                  <w:rPr>
                    <w:rFonts w:cstheme="minorHAnsi"/>
                  </w:rPr>
                </w:rPrChange>
              </w:rPr>
            </w:pPr>
            <w:r w:rsidRPr="000C6DA8">
              <w:rPr>
                <w:rFonts w:cstheme="minorHAnsi"/>
                <w:i/>
                <w:iCs/>
                <w:rPrChange w:id="1747" w:author="Fabienne Schmaus" w:date="2026-05-04T09:35:00Z" w16du:dateUtc="2026-05-04T07:35:00Z">
                  <w:rPr>
                    <w:rFonts w:cstheme="minorHAnsi"/>
                  </w:rPr>
                </w:rPrChange>
              </w:rPr>
              <w:t>Lest die Geschichte und bearbeitet die folgenden Fragen gemeinsam in eurer Gruppe.</w:t>
            </w:r>
          </w:p>
          <w:p w14:paraId="72579975" w14:textId="77777777" w:rsidR="000C6DA8" w:rsidRPr="0013787D" w:rsidDel="000C6DA8" w:rsidRDefault="000C6DA8" w:rsidP="001955DF">
            <w:pPr>
              <w:tabs>
                <w:tab w:val="num" w:pos="316"/>
              </w:tabs>
              <w:spacing w:line="276" w:lineRule="auto"/>
              <w:ind w:left="316" w:hanging="316"/>
              <w:rPr>
                <w:del w:id="1748" w:author="Fabienne Schmaus" w:date="2026-05-04T09:35:00Z" w16du:dateUtc="2026-05-04T07:35:00Z"/>
                <w:rFonts w:cstheme="minorHAnsi"/>
              </w:rPr>
              <w:pPrChange w:id="1749" w:author="Fabienne Schmaus" w:date="2026-05-04T09:36:00Z" w16du:dateUtc="2026-05-04T07:36:00Z">
                <w:pPr>
                  <w:spacing w:line="276" w:lineRule="auto"/>
                </w:pPr>
              </w:pPrChange>
            </w:pPr>
            <w:del w:id="1750" w:author="Fabienne Schmaus" w:date="2026-05-04T09:35:00Z" w16du:dateUtc="2026-05-04T07:35:00Z">
              <w:r w:rsidRPr="0013787D" w:rsidDel="000C6DA8">
                <w:rPr>
                  <w:rFonts w:cstheme="minorHAnsi"/>
                  <w:b/>
                  <w:bCs/>
                </w:rPr>
                <w:delText>Fragen für alle:</w:delText>
              </w:r>
            </w:del>
          </w:p>
          <w:p w14:paraId="25A702CF"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751"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Was beschäftigt Leonie? Beschreibt in eigenen Worten, was das Problem ist.</w:t>
            </w:r>
          </w:p>
          <w:p w14:paraId="132388DB"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752"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Warum fühlt sie sich nach dem Posten „kleiner als vorher</w:t>
            </w:r>
            <w:del w:id="1753" w:author="Fabienne Schmaus" w:date="2026-05-04T09:36:00Z" w16du:dateUtc="2026-05-04T07:36:00Z">
              <w:r w:rsidRPr="0013787D" w:rsidDel="000C6DA8">
                <w:rPr>
                  <w:rFonts w:cstheme="minorHAnsi"/>
                </w:rPr>
                <w:delText>"?</w:delText>
              </w:r>
            </w:del>
            <w:ins w:id="1754" w:author="Fabienne Schmaus" w:date="2026-05-04T09:36:00Z" w16du:dateUtc="2026-05-04T07:36:00Z">
              <w:r>
                <w:rPr>
                  <w:rFonts w:cstheme="minorHAnsi"/>
                </w:rPr>
                <w:t>“</w:t>
              </w:r>
              <w:r w:rsidRPr="0013787D">
                <w:rPr>
                  <w:rFonts w:cstheme="minorHAnsi"/>
                </w:rPr>
                <w:t>?</w:t>
              </w:r>
            </w:ins>
          </w:p>
          <w:p w14:paraId="5546023D"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755"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32378779" w14:textId="77777777" w:rsidR="000C6DA8" w:rsidRPr="0013787D" w:rsidDel="000C6DA8" w:rsidRDefault="000C6DA8" w:rsidP="007B59A2">
            <w:pPr>
              <w:spacing w:line="276" w:lineRule="auto"/>
              <w:rPr>
                <w:rFonts w:cstheme="minorHAnsi"/>
                <w:b/>
                <w:bCs/>
              </w:rPr>
            </w:pPr>
          </w:p>
        </w:tc>
      </w:tr>
      <w:tr w:rsidR="000C6DA8" w14:paraId="5CA68F62" w14:textId="77777777" w:rsidTr="001955DF">
        <w:tc>
          <w:tcPr>
            <w:tcW w:w="10456" w:type="dxa"/>
            <w:tcBorders>
              <w:top w:val="single" w:sz="4" w:space="0" w:color="auto"/>
              <w:left w:val="nil"/>
              <w:bottom w:val="single" w:sz="4" w:space="0" w:color="auto"/>
              <w:right w:val="nil"/>
            </w:tcBorders>
            <w:tcPrChange w:id="1756" w:author="Fabienne Schmaus" w:date="2026-05-04T09:36:00Z" w16du:dateUtc="2026-05-04T07:36:00Z">
              <w:tcPr>
                <w:tcW w:w="10456" w:type="dxa"/>
                <w:tcBorders>
                  <w:top w:val="nil"/>
                  <w:left w:val="nil"/>
                  <w:bottom w:val="single" w:sz="4" w:space="0" w:color="auto"/>
                  <w:right w:val="nil"/>
                </w:tcBorders>
              </w:tcPr>
            </w:tcPrChange>
          </w:tcPr>
          <w:p w14:paraId="31DBE9D6" w14:textId="77777777" w:rsidR="000C6DA8" w:rsidRPr="0013787D" w:rsidRDefault="000C6DA8" w:rsidP="001955DF">
            <w:pPr>
              <w:spacing w:line="276" w:lineRule="auto"/>
              <w:rPr>
                <w:rFonts w:cstheme="minorHAnsi"/>
                <w:b/>
                <w:bCs/>
              </w:rPr>
            </w:pPr>
          </w:p>
        </w:tc>
      </w:tr>
      <w:tr w:rsidR="000C6DA8" w14:paraId="273FEE6C" w14:textId="77777777" w:rsidTr="001955DF">
        <w:tc>
          <w:tcPr>
            <w:tcW w:w="10456" w:type="dxa"/>
            <w:tcBorders>
              <w:top w:val="single" w:sz="4" w:space="0" w:color="auto"/>
              <w:left w:val="single" w:sz="4" w:space="0" w:color="auto"/>
              <w:bottom w:val="single" w:sz="4" w:space="0" w:color="auto"/>
              <w:right w:val="single" w:sz="4" w:space="0" w:color="auto"/>
            </w:tcBorders>
          </w:tcPr>
          <w:p w14:paraId="7CD777DE" w14:textId="77777777" w:rsidR="000C6DA8" w:rsidRPr="0013787D" w:rsidRDefault="000C6DA8" w:rsidP="001955DF">
            <w:pPr>
              <w:spacing w:line="276" w:lineRule="auto"/>
              <w:rPr>
                <w:rFonts w:cstheme="minorHAnsi"/>
                <w:b/>
                <w:bCs/>
              </w:rPr>
            </w:pPr>
            <w:r w:rsidRPr="0013787D">
              <w:rPr>
                <w:rFonts w:cstheme="minorHAnsi"/>
                <w:b/>
                <w:bCs/>
              </w:rPr>
              <w:t>Für die Kurzvorstellung im Plenum</w:t>
            </w:r>
          </w:p>
          <w:p w14:paraId="711E749C" w14:textId="77777777" w:rsidR="000C6DA8" w:rsidRPr="0013787D" w:rsidRDefault="000C6DA8" w:rsidP="001955DF">
            <w:pPr>
              <w:spacing w:line="276" w:lineRule="auto"/>
              <w:rPr>
                <w:rFonts w:cstheme="minorHAnsi"/>
              </w:rPr>
            </w:pPr>
            <w:r w:rsidRPr="0013787D">
              <w:rPr>
                <w:rFonts w:cstheme="minorHAnsi"/>
              </w:rPr>
              <w:lastRenderedPageBreak/>
              <w:t xml:space="preserve">Bereitet eine </w:t>
            </w:r>
            <w:r w:rsidRPr="0013787D">
              <w:rPr>
                <w:rFonts w:cstheme="minorHAnsi"/>
                <w:b/>
                <w:bCs/>
              </w:rPr>
              <w:t>2-Minuten-Zusammenfassung</w:t>
            </w:r>
            <w:r w:rsidRPr="0013787D">
              <w:rPr>
                <w:rFonts w:cstheme="minorHAnsi"/>
              </w:rPr>
              <w:t xml:space="preserve"> vor:</w:t>
            </w:r>
          </w:p>
          <w:p w14:paraId="386C7357" w14:textId="77777777" w:rsidR="000C6DA8" w:rsidRPr="0013787D" w:rsidRDefault="000C6DA8" w:rsidP="001955DF">
            <w:pPr>
              <w:numPr>
                <w:ilvl w:val="0"/>
                <w:numId w:val="69"/>
              </w:numPr>
              <w:spacing w:line="276" w:lineRule="auto"/>
              <w:rPr>
                <w:rFonts w:cstheme="minorHAnsi"/>
              </w:rPr>
            </w:pPr>
            <w:r w:rsidRPr="0013787D">
              <w:rPr>
                <w:rFonts w:cstheme="minorHAnsi"/>
              </w:rPr>
              <w:t>Was passiert in der Geschichte?</w:t>
            </w:r>
          </w:p>
          <w:p w14:paraId="3391B563" w14:textId="77777777" w:rsidR="000C6DA8" w:rsidRPr="0013787D" w:rsidRDefault="000C6DA8" w:rsidP="001955DF">
            <w:pPr>
              <w:numPr>
                <w:ilvl w:val="0"/>
                <w:numId w:val="69"/>
              </w:numPr>
              <w:spacing w:line="276" w:lineRule="auto"/>
              <w:rPr>
                <w:rFonts w:cstheme="minorHAnsi"/>
              </w:rPr>
            </w:pPr>
            <w:r w:rsidRPr="0013787D">
              <w:rPr>
                <w:rFonts w:cstheme="minorHAnsi"/>
              </w:rPr>
              <w:t>Was beschäftigt die Person?</w:t>
            </w:r>
          </w:p>
          <w:p w14:paraId="77E85634" w14:textId="77777777" w:rsidR="000C6DA8" w:rsidRPr="000C6DA8" w:rsidRDefault="000C6DA8" w:rsidP="001955DF">
            <w:pPr>
              <w:numPr>
                <w:ilvl w:val="0"/>
                <w:numId w:val="69"/>
              </w:numPr>
              <w:spacing w:line="276" w:lineRule="auto"/>
              <w:rPr>
                <w:rFonts w:cstheme="minorHAnsi"/>
              </w:rPr>
            </w:pPr>
            <w:r w:rsidRPr="0013787D">
              <w:rPr>
                <w:rFonts w:cstheme="minorHAnsi"/>
              </w:rPr>
              <w:t>Was könnte helfen?</w:t>
            </w:r>
          </w:p>
        </w:tc>
      </w:tr>
    </w:tbl>
    <w:p w14:paraId="103E59F0" w14:textId="05C5487B" w:rsidR="007B59A2" w:rsidDel="007B59A2" w:rsidRDefault="007B59A2" w:rsidP="000C6DA8">
      <w:pPr>
        <w:rPr>
          <w:del w:id="1757" w:author="Fabienne Schmaus" w:date="2026-05-04T09:40:00Z" w16du:dateUtc="2026-05-04T07:40:00Z"/>
          <w:rFonts w:cstheme="minorHAnsi"/>
          <w:highlight w:val="yellow"/>
        </w:rPr>
      </w:pPr>
    </w:p>
    <w:p w14:paraId="63519E98" w14:textId="77777777" w:rsidR="007B59A2" w:rsidRDefault="007B59A2">
      <w:pPr>
        <w:rPr>
          <w:rFonts w:cstheme="minorHAnsi"/>
          <w:highlight w:val="yellow"/>
        </w:rPr>
      </w:pPr>
      <w:r>
        <w:rPr>
          <w:rFonts w:cstheme="minorHAnsi"/>
          <w:highlight w:val="yellow"/>
        </w:rPr>
        <w:br w:type="page"/>
      </w:r>
    </w:p>
    <w:p w14:paraId="6D25AB75" w14:textId="17552E34" w:rsidR="000C6DA8" w:rsidRPr="001955DF" w:rsidRDefault="000C6DA8" w:rsidP="000C6DA8">
      <w:pPr>
        <w:rPr>
          <w:ins w:id="1758" w:author="Fabienne Schmaus" w:date="2026-04-30T17:37:00Z" w16du:dateUtc="2026-04-30T15:37:00Z"/>
          <w:rFonts w:cstheme="minorHAnsi"/>
        </w:rPr>
      </w:pPr>
      <w:ins w:id="1759" w:author="Fabienne Schmaus" w:date="2026-04-30T17:37:00Z" w16du:dateUtc="2026-04-30T15:37:00Z">
        <w:r w:rsidRPr="001955DF">
          <w:rPr>
            <w:rFonts w:cstheme="minorHAnsi"/>
            <w:highlight w:val="yellow"/>
          </w:rPr>
          <w:lastRenderedPageBreak/>
          <w:t xml:space="preserve">((Seite </w:t>
        </w:r>
        <w:r w:rsidRPr="0013787D">
          <w:rPr>
            <w:rFonts w:cstheme="minorHAnsi"/>
            <w:highlight w:val="yellow"/>
          </w:rPr>
          <w:t>xx</w:t>
        </w:r>
      </w:ins>
      <w:ins w:id="1760" w:author="Fabienne Schmaus" w:date="2026-05-04T09:40:00Z" w16du:dateUtc="2026-05-04T07:40:00Z">
        <w:r w:rsidR="007B59A2">
          <w:rPr>
            <w:rFonts w:cstheme="minorHAnsi"/>
            <w:highlight w:val="yellow"/>
          </w:rPr>
          <w:t xml:space="preserve"> </w:t>
        </w:r>
      </w:ins>
      <w:ins w:id="1761" w:author="Fabienne Schmaus" w:date="2026-05-04T09:41:00Z" w16du:dateUtc="2026-05-04T07:41:00Z">
        <w:r w:rsidR="007B59A2">
          <w:rPr>
            <w:rFonts w:cstheme="minorHAnsi"/>
            <w:highlight w:val="yellow"/>
          </w:rPr>
          <w:t>// evtl. auf 2 Seiten?</w:t>
        </w:r>
      </w:ins>
      <w:ins w:id="1762" w:author="Fabienne Schmaus" w:date="2026-04-30T17:37:00Z" w16du:dateUtc="2026-04-30T15:37:00Z">
        <w:r w:rsidRPr="001955DF">
          <w:rPr>
            <w:rFonts w:cstheme="minorHAnsi"/>
            <w:highlight w:val="yellow"/>
          </w:rPr>
          <w:t>))</w:t>
        </w:r>
      </w:ins>
    </w:p>
    <w:p w14:paraId="592F9785" w14:textId="77777777" w:rsidR="000C6DA8" w:rsidRDefault="000C6DA8" w:rsidP="000C6DA8">
      <w:pPr>
        <w:rPr>
          <w:rFonts w:cstheme="minorHAnsi"/>
          <w:b/>
          <w:bCs/>
        </w:rPr>
      </w:pPr>
      <w:ins w:id="1763" w:author="Fabienne Schmaus" w:date="2026-04-30T17:37:00Z" w16du:dateUtc="2026-04-30T15:37:00Z">
        <w:r w:rsidRPr="00253182">
          <w:rPr>
            <w:rFonts w:cstheme="minorHAnsi"/>
            <w:b/>
            <w:bCs/>
            <w:sz w:val="24"/>
            <w:szCs w:val="24"/>
          </w:rPr>
          <w:t xml:space="preserve">Arbeitsblatt </w:t>
        </w:r>
        <w:r>
          <w:rPr>
            <w:rFonts w:cstheme="minorHAnsi"/>
            <w:b/>
            <w:bCs/>
            <w:sz w:val="24"/>
            <w:szCs w:val="24"/>
          </w:rPr>
          <w:t>3</w:t>
        </w:r>
      </w:ins>
      <w:ins w:id="1764" w:author="Fabienne Schmaus" w:date="2026-05-04T09:25:00Z" w16du:dateUtc="2026-05-04T07:25:00Z">
        <w:r>
          <w:rPr>
            <w:rFonts w:cstheme="minorHAnsi"/>
            <w:b/>
            <w:bCs/>
            <w:sz w:val="24"/>
            <w:szCs w:val="24"/>
          </w:rPr>
          <w:t>B</w:t>
        </w:r>
      </w:ins>
      <w:ins w:id="1765" w:author="Fabienne Schmaus" w:date="2026-04-30T17:37:00Z" w16du:dateUtc="2026-04-30T15:37:00Z">
        <w:r w:rsidRPr="00253182">
          <w:rPr>
            <w:rFonts w:cstheme="minorHAnsi"/>
            <w:b/>
            <w:bCs/>
            <w:sz w:val="24"/>
            <w:szCs w:val="24"/>
          </w:rPr>
          <w:br/>
        </w:r>
        <w:r w:rsidRPr="00253182">
          <w:rPr>
            <w:rFonts w:cstheme="minorHAnsi"/>
            <w:sz w:val="24"/>
            <w:szCs w:val="24"/>
          </w:rPr>
          <w:t>Fallbeispiele</w:t>
        </w:r>
      </w:ins>
      <w:r>
        <w:rPr>
          <w:rFonts w:cstheme="minorHAnsi"/>
          <w:sz w:val="24"/>
          <w:szCs w:val="24"/>
        </w:rPr>
        <w:br/>
      </w:r>
    </w:p>
    <w:tbl>
      <w:tblPr>
        <w:tblStyle w:val="Tabellenraster"/>
        <w:tblW w:w="0" w:type="auto"/>
        <w:tblBorders>
          <w:insideH w:val="none" w:sz="0" w:space="0" w:color="auto"/>
          <w:insideV w:val="none" w:sz="0" w:space="0" w:color="auto"/>
        </w:tblBorders>
        <w:tblLook w:val="04A0" w:firstRow="1" w:lastRow="0" w:firstColumn="1" w:lastColumn="0" w:noHBand="0" w:noVBand="1"/>
        <w:tblPrChange w:id="1766" w:author="Fabienne Schmaus" w:date="2026-05-04T09:27:00Z" w16du:dateUtc="2026-05-04T07:27:00Z">
          <w:tblPr>
            <w:tblStyle w:val="Tabellenraster"/>
            <w:tblW w:w="0" w:type="auto"/>
            <w:tblBorders>
              <w:insideH w:val="none" w:sz="0" w:space="0" w:color="auto"/>
              <w:insideV w:val="none" w:sz="0" w:space="0" w:color="auto"/>
            </w:tblBorders>
            <w:tblLook w:val="04A0" w:firstRow="1" w:lastRow="0" w:firstColumn="1" w:lastColumn="0" w:noHBand="0" w:noVBand="1"/>
          </w:tblPr>
        </w:tblPrChange>
      </w:tblPr>
      <w:tblGrid>
        <w:gridCol w:w="10456"/>
        <w:tblGridChange w:id="1767">
          <w:tblGrid>
            <w:gridCol w:w="10456"/>
          </w:tblGrid>
        </w:tblGridChange>
      </w:tblGrid>
      <w:tr w:rsidR="000C6DA8" w14:paraId="07F5575C" w14:textId="77777777" w:rsidTr="001955DF">
        <w:tc>
          <w:tcPr>
            <w:tcW w:w="10456" w:type="dxa"/>
            <w:tcBorders>
              <w:bottom w:val="single" w:sz="4" w:space="0" w:color="auto"/>
            </w:tcBorders>
            <w:tcPrChange w:id="1768" w:author="Fabienne Schmaus" w:date="2026-05-04T09:27:00Z" w16du:dateUtc="2026-05-04T07:27:00Z">
              <w:tcPr>
                <w:tcW w:w="10456" w:type="dxa"/>
              </w:tcPr>
            </w:tcPrChange>
          </w:tcPr>
          <w:p w14:paraId="11D4B870" w14:textId="77777777" w:rsidR="000C6DA8" w:rsidRDefault="000C6DA8" w:rsidP="001955DF">
            <w:pPr>
              <w:spacing w:line="276" w:lineRule="auto"/>
              <w:rPr>
                <w:ins w:id="1769" w:author="Fabienne Schmaus" w:date="2026-05-04T09:29:00Z" w16du:dateUtc="2026-05-04T07:29:00Z"/>
                <w:rFonts w:cstheme="minorHAnsi"/>
                <w:b/>
                <w:bCs/>
              </w:rPr>
            </w:pPr>
            <w:del w:id="1770" w:author="Fabienne Schmaus" w:date="2026-05-04T09:22:00Z" w16du:dateUtc="2026-05-04T07:22:00Z">
              <w:r w:rsidRPr="0013787D" w:rsidDel="00714487">
                <w:rPr>
                  <w:rFonts w:cstheme="minorHAnsi"/>
                  <w:b/>
                  <w:bCs/>
                </w:rPr>
                <w:delText>Arbeitsblatt 3a –</w:delText>
              </w:r>
            </w:del>
            <w:ins w:id="1771" w:author="Fabienne Schmaus" w:date="2026-05-04T09:22:00Z" w16du:dateUtc="2026-05-04T07:22:00Z">
              <w:r>
                <w:rPr>
                  <w:rFonts w:cstheme="minorHAnsi"/>
                  <w:b/>
                  <w:bCs/>
                </w:rPr>
                <w:t>I.</w:t>
              </w:r>
            </w:ins>
            <w:r w:rsidRPr="0013787D">
              <w:rPr>
                <w:rFonts w:cstheme="minorHAnsi"/>
                <w:b/>
                <w:bCs/>
              </w:rPr>
              <w:t xml:space="preserve"> Fallbeispiel „Immer die perfekten Fotos“</w:t>
            </w:r>
          </w:p>
          <w:p w14:paraId="28B4627A" w14:textId="77777777" w:rsidR="000C6DA8" w:rsidRPr="000C6DA8" w:rsidDel="0013787D" w:rsidRDefault="000C6DA8" w:rsidP="001955DF">
            <w:pPr>
              <w:spacing w:line="276" w:lineRule="auto"/>
              <w:rPr>
                <w:del w:id="1772" w:author="Fabienne Schmaus" w:date="2026-04-30T17:37:00Z" w16du:dateUtc="2026-04-30T15:37:00Z"/>
                <w:rFonts w:cstheme="minorHAnsi"/>
                <w:b/>
                <w:bCs/>
                <w:rPrChange w:id="1773" w:author="Fabienne Schmaus" w:date="2026-05-04T09:29:00Z" w16du:dateUtc="2026-05-04T07:29:00Z">
                  <w:rPr>
                    <w:del w:id="1774" w:author="Fabienne Schmaus" w:date="2026-04-30T17:37:00Z" w16du:dateUtc="2026-04-30T15:37:00Z"/>
                    <w:rFonts w:cstheme="minorHAnsi"/>
                  </w:rPr>
                </w:rPrChange>
              </w:rPr>
            </w:pPr>
            <w:del w:id="1775" w:author="Fabienne Schmaus" w:date="2026-05-04T09:29:00Z" w16du:dateUtc="2026-05-04T07:29:00Z">
              <w:r w:rsidRPr="0013787D" w:rsidDel="000C6DA8">
                <w:rPr>
                  <w:rFonts w:cstheme="minorHAnsi"/>
                  <w:b/>
                  <w:bCs/>
                </w:rPr>
                <w:br/>
              </w:r>
            </w:del>
          </w:p>
          <w:p w14:paraId="2B32A83B" w14:textId="77777777" w:rsidR="000C6DA8" w:rsidRPr="000C6DA8" w:rsidDel="00714487" w:rsidRDefault="000C6DA8" w:rsidP="000C6DA8">
            <w:pPr>
              <w:spacing w:line="276" w:lineRule="auto"/>
              <w:rPr>
                <w:del w:id="1776" w:author="Fabienne Schmaus" w:date="2026-05-04T09:23:00Z" w16du:dateUtc="2026-05-04T07:23:00Z"/>
                <w:rFonts w:cstheme="minorHAnsi"/>
                <w:b/>
                <w:bCs/>
                <w:rPrChange w:id="1777" w:author="Fabienne Schmaus" w:date="2026-05-04T09:29:00Z" w16du:dateUtc="2026-05-04T07:29:00Z">
                  <w:rPr>
                    <w:del w:id="1778" w:author="Fabienne Schmaus" w:date="2026-05-04T09:23:00Z" w16du:dateUtc="2026-05-04T07:23:00Z"/>
                    <w:rFonts w:cstheme="minorHAnsi"/>
                  </w:rPr>
                </w:rPrChange>
              </w:rPr>
            </w:pPr>
            <w:del w:id="1779" w:author="Fabienne Schmaus" w:date="2026-05-04T09:23:00Z" w16du:dateUtc="2026-05-04T07:23:00Z">
              <w:r w:rsidRPr="000C6DA8" w:rsidDel="00714487">
                <w:rPr>
                  <w:rFonts w:cstheme="minorHAnsi"/>
                  <w:b/>
                  <w:bCs/>
                  <w:rPrChange w:id="1780" w:author="Fabienne Schmaus" w:date="2026-05-04T09:29:00Z" w16du:dateUtc="2026-05-04T07:29:00Z">
                    <w:rPr>
                      <w:rFonts w:cstheme="minorHAnsi"/>
                    </w:rPr>
                  </w:rPrChange>
                </w:rPr>
                <w:delText>Die Geschichte</w:delText>
              </w:r>
            </w:del>
          </w:p>
          <w:p w14:paraId="516CA4F7" w14:textId="77777777" w:rsidR="000C6DA8" w:rsidRPr="000C6DA8" w:rsidRDefault="000C6DA8" w:rsidP="001955DF">
            <w:pPr>
              <w:spacing w:line="276" w:lineRule="auto"/>
              <w:rPr>
                <w:rFonts w:cstheme="minorHAnsi"/>
              </w:rPr>
            </w:pPr>
            <w:r w:rsidRPr="000C6DA8">
              <w:rPr>
                <w:rFonts w:cstheme="minorHAnsi"/>
                <w:b/>
                <w:bCs/>
                <w:rPrChange w:id="1781" w:author="Fabienne Schmaus" w:date="2026-05-04T09:29:00Z" w16du:dateUtc="2026-05-04T07:29:00Z">
                  <w:rPr>
                    <w:rFonts w:cstheme="minorHAnsi"/>
                  </w:rPr>
                </w:rPrChange>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50018726" w14:textId="77777777" w:rsidR="000C6DA8" w:rsidRPr="000C6DA8" w:rsidRDefault="000C6DA8" w:rsidP="001955DF">
            <w:pPr>
              <w:spacing w:line="276" w:lineRule="auto"/>
              <w:rPr>
                <w:rFonts w:cstheme="minorHAnsi"/>
              </w:rPr>
            </w:pP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0C6DA8">
              <w:rPr>
                <w:rFonts w:cstheme="minorHAnsi"/>
                <w:rPrChange w:id="1782" w:author="Fabienne Schmaus" w:date="2026-05-04T09:26:00Z" w16du:dateUtc="2026-05-04T07:26:00Z">
                  <w:rPr>
                    <w:rFonts w:cstheme="minorHAnsi"/>
                    <w:i/>
                    <w:iCs/>
                  </w:rPr>
                </w:rPrChange>
              </w:rPr>
              <w:t>„Warum sehe ich nie so aus? Warum passiert mir nie so was</w:t>
            </w:r>
            <w:del w:id="1783" w:author="Fabienne Schmaus" w:date="2026-05-04T09:23:00Z" w16du:dateUtc="2026-05-04T07:23:00Z">
              <w:r w:rsidRPr="000C6DA8" w:rsidDel="00714487">
                <w:rPr>
                  <w:rFonts w:cstheme="minorHAnsi"/>
                  <w:rPrChange w:id="1784" w:author="Fabienne Schmaus" w:date="2026-05-04T09:26:00Z" w16du:dateUtc="2026-05-04T07:26:00Z">
                    <w:rPr>
                      <w:rFonts w:cstheme="minorHAnsi"/>
                      <w:i/>
                      <w:iCs/>
                    </w:rPr>
                  </w:rPrChange>
                </w:rPr>
                <w:delText>?"</w:delText>
              </w:r>
            </w:del>
            <w:ins w:id="1785" w:author="Fabienne Schmaus" w:date="2026-05-04T09:23:00Z" w16du:dateUtc="2026-05-04T07:23:00Z">
              <w:r w:rsidRPr="000C6DA8">
                <w:rPr>
                  <w:rFonts w:cstheme="minorHAnsi"/>
                  <w:rPrChange w:id="1786" w:author="Fabienne Schmaus" w:date="2026-05-04T09:26:00Z" w16du:dateUtc="2026-05-04T07:26:00Z">
                    <w:rPr>
                      <w:rFonts w:cstheme="minorHAnsi"/>
                      <w:i/>
                      <w:iCs/>
                    </w:rPr>
                  </w:rPrChange>
                </w:rPr>
                <w:t>?</w:t>
              </w:r>
              <w:r w:rsidRPr="000C6DA8">
                <w:rPr>
                  <w:rFonts w:cstheme="minorHAnsi"/>
                  <w:rPrChange w:id="1787" w:author="Fabienne Schmaus" w:date="2026-05-04T09:26:00Z" w16du:dateUtc="2026-05-04T07:26:00Z">
                    <w:rPr>
                      <w:rFonts w:cstheme="minorHAnsi"/>
                      <w:i/>
                      <w:iCs/>
                    </w:rPr>
                  </w:rPrChange>
                </w:rPr>
                <w:t>“</w:t>
              </w:r>
            </w:ins>
          </w:p>
          <w:p w14:paraId="65AA9A77" w14:textId="77777777" w:rsidR="000C6DA8" w:rsidRPr="000C6DA8" w:rsidRDefault="000C6DA8" w:rsidP="001955DF">
            <w:pPr>
              <w:spacing w:line="276" w:lineRule="auto"/>
              <w:rPr>
                <w:rFonts w:cstheme="minorHAnsi"/>
              </w:rPr>
            </w:pPr>
            <w:r w:rsidRPr="000C6DA8">
              <w:rPr>
                <w:rFonts w:cstheme="minorHAnsi"/>
              </w:rPr>
              <w:t>Sie hat sich vorgenommen, weniger zu scrollen. Aber nach zwei Tagen hat sie wieder angefangen.</w:t>
            </w:r>
          </w:p>
          <w:p w14:paraId="5CF4A304" w14:textId="77777777" w:rsidR="000C6DA8" w:rsidRPr="000C6DA8" w:rsidDel="000C6DA8" w:rsidRDefault="000C6DA8" w:rsidP="001955DF">
            <w:pPr>
              <w:spacing w:line="276" w:lineRule="auto"/>
              <w:rPr>
                <w:del w:id="1788" w:author="Fabienne Schmaus" w:date="2026-05-04T09:26:00Z" w16du:dateUtc="2026-05-04T07:26:00Z"/>
                <w:rFonts w:cstheme="minorHAnsi"/>
                <w:b/>
                <w:bCs/>
                <w:sz w:val="12"/>
                <w:szCs w:val="12"/>
                <w:rPrChange w:id="1789" w:author="Fabienne Schmaus" w:date="2026-05-04T09:27:00Z" w16du:dateUtc="2026-05-04T07:27:00Z">
                  <w:rPr>
                    <w:del w:id="1790" w:author="Fabienne Schmaus" w:date="2026-05-04T09:26:00Z" w16du:dateUtc="2026-05-04T07:26:00Z"/>
                    <w:rFonts w:cstheme="minorHAnsi"/>
                    <w:b/>
                    <w:bCs/>
                  </w:rPr>
                </w:rPrChange>
              </w:rPr>
            </w:pPr>
            <w:del w:id="1791" w:author="Fabienne Schmaus" w:date="2026-05-04T09:26:00Z" w16du:dateUtc="2026-05-04T07:26:00Z">
              <w:r w:rsidRPr="000C6DA8" w:rsidDel="000C6DA8">
                <w:rPr>
                  <w:rFonts w:cstheme="minorHAnsi"/>
                  <w:b/>
                  <w:bCs/>
                  <w:sz w:val="12"/>
                  <w:szCs w:val="12"/>
                  <w:rPrChange w:id="1792" w:author="Fabienne Schmaus" w:date="2026-05-04T09:27:00Z" w16du:dateUtc="2026-05-04T07:27:00Z">
                    <w:rPr>
                      <w:rFonts w:cstheme="minorHAnsi"/>
                      <w:b/>
                      <w:bCs/>
                    </w:rPr>
                  </w:rPrChange>
                </w:rPr>
                <w:delText>Aufgabe</w:delText>
              </w:r>
            </w:del>
          </w:p>
          <w:p w14:paraId="301EBDDA" w14:textId="77777777" w:rsidR="000C6DA8" w:rsidRPr="000C6DA8" w:rsidRDefault="000C6DA8" w:rsidP="001955DF">
            <w:pPr>
              <w:spacing w:line="276" w:lineRule="auto"/>
              <w:rPr>
                <w:ins w:id="1793" w:author="Fabienne Schmaus" w:date="2026-05-04T09:26:00Z" w16du:dateUtc="2026-05-04T07:26:00Z"/>
                <w:rFonts w:cstheme="minorHAnsi"/>
                <w:sz w:val="12"/>
                <w:szCs w:val="12"/>
                <w:rPrChange w:id="1794" w:author="Fabienne Schmaus" w:date="2026-05-04T09:27:00Z" w16du:dateUtc="2026-05-04T07:27:00Z">
                  <w:rPr>
                    <w:ins w:id="1795" w:author="Fabienne Schmaus" w:date="2026-05-04T09:26:00Z" w16du:dateUtc="2026-05-04T07:26:00Z"/>
                    <w:rFonts w:cstheme="minorHAnsi"/>
                  </w:rPr>
                </w:rPrChange>
              </w:rPr>
            </w:pPr>
          </w:p>
          <w:p w14:paraId="26660F2A" w14:textId="77777777" w:rsidR="000C6DA8" w:rsidRPr="000C6DA8" w:rsidRDefault="000C6DA8" w:rsidP="001955DF">
            <w:pPr>
              <w:spacing w:line="276" w:lineRule="auto"/>
              <w:rPr>
                <w:rFonts w:cstheme="minorHAnsi"/>
                <w:i/>
                <w:iCs/>
                <w:rPrChange w:id="1796" w:author="Fabienne Schmaus" w:date="2026-05-04T09:26:00Z" w16du:dateUtc="2026-05-04T07:26:00Z">
                  <w:rPr>
                    <w:rFonts w:cstheme="minorHAnsi"/>
                  </w:rPr>
                </w:rPrChange>
              </w:rPr>
            </w:pPr>
            <w:r w:rsidRPr="000C6DA8">
              <w:rPr>
                <w:rFonts w:cstheme="minorHAnsi"/>
                <w:i/>
                <w:iCs/>
                <w:rPrChange w:id="1797" w:author="Fabienne Schmaus" w:date="2026-05-04T09:26:00Z" w16du:dateUtc="2026-05-04T07:26:00Z">
                  <w:rPr>
                    <w:rFonts w:cstheme="minorHAnsi"/>
                  </w:rPr>
                </w:rPrChange>
              </w:rPr>
              <w:t>Lest die Geschichte und bearbeitet die folgenden Fragen gemeinsam in eurer Gruppe.</w:t>
            </w:r>
          </w:p>
          <w:p w14:paraId="3460963A" w14:textId="77777777" w:rsidR="000C6DA8" w:rsidRPr="0013787D" w:rsidDel="000C6DA8" w:rsidRDefault="000C6DA8" w:rsidP="001955DF">
            <w:pPr>
              <w:tabs>
                <w:tab w:val="num" w:pos="316"/>
              </w:tabs>
              <w:spacing w:line="276" w:lineRule="auto"/>
              <w:ind w:left="316" w:hanging="284"/>
              <w:rPr>
                <w:del w:id="1798" w:author="Fabienne Schmaus" w:date="2026-05-04T09:26:00Z" w16du:dateUtc="2026-05-04T07:26:00Z"/>
                <w:rFonts w:cstheme="minorHAnsi"/>
              </w:rPr>
              <w:pPrChange w:id="1799" w:author="Fabienne Schmaus" w:date="2026-05-04T09:26:00Z" w16du:dateUtc="2026-05-04T07:26:00Z">
                <w:pPr>
                  <w:spacing w:line="276" w:lineRule="auto"/>
                </w:pPr>
              </w:pPrChange>
            </w:pPr>
            <w:del w:id="1800" w:author="Fabienne Schmaus" w:date="2026-05-04T09:26:00Z" w16du:dateUtc="2026-05-04T07:26:00Z">
              <w:r w:rsidRPr="0013787D" w:rsidDel="000C6DA8">
                <w:rPr>
                  <w:rFonts w:cstheme="minorHAnsi"/>
                  <w:b/>
                  <w:bCs/>
                </w:rPr>
                <w:delText>Fragen für alle:</w:delText>
              </w:r>
            </w:del>
          </w:p>
          <w:p w14:paraId="786FEBFC"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801"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Was beschäftigt Mia? Beschreibt in eigenen Worten, was in ihr vorgeht.</w:t>
            </w:r>
          </w:p>
          <w:p w14:paraId="78BD163C"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802"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Mia weiß, dass die Fotos bearbeitet sind – und fühlt sich trotzdem schlecht. Wie kann das sein?</w:t>
            </w:r>
          </w:p>
          <w:p w14:paraId="090AE706" w14:textId="77777777" w:rsidR="000C6DA8" w:rsidRPr="0013787D" w:rsidRDefault="000C6DA8" w:rsidP="001955DF">
            <w:pPr>
              <w:numPr>
                <w:ilvl w:val="0"/>
                <w:numId w:val="61"/>
              </w:numPr>
              <w:tabs>
                <w:tab w:val="clear" w:pos="720"/>
                <w:tab w:val="num" w:pos="316"/>
              </w:tabs>
              <w:spacing w:line="276" w:lineRule="auto"/>
              <w:ind w:left="316" w:hanging="284"/>
              <w:rPr>
                <w:rFonts w:cstheme="minorHAnsi"/>
              </w:rPr>
              <w:pPrChange w:id="1803"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024D81F6" w14:textId="77777777" w:rsidR="000C6DA8" w:rsidRPr="0013787D" w:rsidDel="000C6DA8" w:rsidRDefault="000C6DA8" w:rsidP="001955DF">
            <w:pPr>
              <w:tabs>
                <w:tab w:val="num" w:pos="316"/>
              </w:tabs>
              <w:spacing w:line="276" w:lineRule="auto"/>
              <w:ind w:left="316" w:hanging="284"/>
              <w:rPr>
                <w:del w:id="1804" w:author="Fabienne Schmaus" w:date="2026-05-04T09:26:00Z" w16du:dateUtc="2026-05-04T07:26:00Z"/>
                <w:rFonts w:cstheme="minorHAnsi"/>
              </w:rPr>
              <w:pPrChange w:id="1805" w:author="Fabienne Schmaus" w:date="2026-05-04T09:26:00Z" w16du:dateUtc="2026-05-04T07:26:00Z">
                <w:pPr>
                  <w:spacing w:line="276" w:lineRule="auto"/>
                </w:pPr>
              </w:pPrChange>
            </w:pPr>
            <w:del w:id="1806" w:author="Fabienne Schmaus" w:date="2026-05-04T09:26:00Z" w16du:dateUtc="2026-05-04T07:26:00Z">
              <w:r w:rsidRPr="0013787D" w:rsidDel="000C6DA8">
                <w:rPr>
                  <w:rFonts w:cstheme="minorHAnsi"/>
                  <w:b/>
                  <w:bCs/>
                </w:rPr>
                <w:delText>Zusatz für Sek II:</w:delText>
              </w:r>
            </w:del>
          </w:p>
          <w:p w14:paraId="727F775B" w14:textId="77777777" w:rsidR="000C6DA8" w:rsidRPr="0013787D" w:rsidRDefault="000C6DA8" w:rsidP="001955DF">
            <w:pPr>
              <w:numPr>
                <w:ilvl w:val="0"/>
                <w:numId w:val="62"/>
              </w:numPr>
              <w:tabs>
                <w:tab w:val="clear" w:pos="720"/>
                <w:tab w:val="num" w:pos="316"/>
              </w:tabs>
              <w:spacing w:line="276" w:lineRule="auto"/>
              <w:ind w:left="316" w:hanging="284"/>
              <w:rPr>
                <w:rFonts w:cstheme="minorHAnsi"/>
              </w:rPr>
              <w:pPrChange w:id="1807"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Der Psychologe Leon Festinger beschreibt den sogenannten </w:t>
            </w:r>
            <w:r w:rsidRPr="0013787D">
              <w:rPr>
                <w:rFonts w:cstheme="minorHAnsi"/>
                <w:b/>
                <w:bCs/>
              </w:rPr>
              <w:t>Aufwärtsvergleich</w:t>
            </w:r>
            <w:r w:rsidRPr="0013787D">
              <w:rPr>
                <w:rFonts w:cstheme="minorHAnsi"/>
              </w:rPr>
              <w:t>: Wir vergleichen uns mit Menschen, die wir als „besser</w:t>
            </w:r>
            <w:del w:id="1808" w:author="Fabienne Schmaus" w:date="2026-05-04T09:29:00Z" w16du:dateUtc="2026-05-04T07:29:00Z">
              <w:r w:rsidRPr="0013787D" w:rsidDel="000C6DA8">
                <w:rPr>
                  <w:rFonts w:cstheme="minorHAnsi"/>
                </w:rPr>
                <w:delText xml:space="preserve">" </w:delText>
              </w:r>
            </w:del>
            <w:ins w:id="1809" w:author="Fabienne Schmaus" w:date="2026-05-04T09:29:00Z" w16du:dateUtc="2026-05-04T07:29:00Z">
              <w:r>
                <w:rPr>
                  <w:rFonts w:cstheme="minorHAnsi"/>
                </w:rPr>
                <w:t>“</w:t>
              </w:r>
              <w:r w:rsidRPr="0013787D">
                <w:rPr>
                  <w:rFonts w:cstheme="minorHAnsi"/>
                </w:rPr>
                <w:t xml:space="preserve"> </w:t>
              </w:r>
            </w:ins>
            <w:r w:rsidRPr="0013787D">
              <w:rPr>
                <w:rFonts w:cstheme="minorHAnsi"/>
              </w:rPr>
              <w:t>wahrnehmen – und verlieren dabei fast immer. Erkennt ihr diesen Mechanismus in Mias Geschichte? Was macht ihn auf Social Media besonders stark?</w:t>
            </w:r>
          </w:p>
          <w:p w14:paraId="1F12D8B9" w14:textId="77777777" w:rsidR="000C6DA8" w:rsidRPr="0013787D" w:rsidRDefault="000C6DA8" w:rsidP="001955DF">
            <w:pPr>
              <w:numPr>
                <w:ilvl w:val="0"/>
                <w:numId w:val="62"/>
              </w:numPr>
              <w:tabs>
                <w:tab w:val="clear" w:pos="720"/>
                <w:tab w:val="num" w:pos="316"/>
              </w:tabs>
              <w:spacing w:line="276" w:lineRule="auto"/>
              <w:ind w:left="316" w:hanging="284"/>
              <w:rPr>
                <w:rFonts w:cstheme="minorHAnsi"/>
              </w:rPr>
              <w:pPrChange w:id="1810"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Ist das ein </w:t>
            </w:r>
            <w:r w:rsidRPr="0013787D">
              <w:rPr>
                <w:rFonts w:cstheme="minorHAnsi"/>
                <w:b/>
                <w:bCs/>
              </w:rPr>
              <w:t>individuelles Problem</w:t>
            </w:r>
            <w:r w:rsidRPr="0013787D">
              <w:rPr>
                <w:rFonts w:cstheme="minorHAnsi"/>
              </w:rPr>
              <w:t xml:space="preserve"> – oder hat auch die Plattform eine Verantwortung? Begründet.</w:t>
            </w:r>
          </w:p>
          <w:p w14:paraId="3110E296" w14:textId="77777777" w:rsidR="000C6DA8" w:rsidRPr="0013787D" w:rsidRDefault="000C6DA8" w:rsidP="001955DF">
            <w:pPr>
              <w:numPr>
                <w:ilvl w:val="0"/>
                <w:numId w:val="62"/>
              </w:numPr>
              <w:tabs>
                <w:tab w:val="clear" w:pos="720"/>
                <w:tab w:val="num" w:pos="316"/>
              </w:tabs>
              <w:spacing w:line="276" w:lineRule="auto"/>
              <w:ind w:left="316" w:hanging="284"/>
              <w:rPr>
                <w:rFonts w:cstheme="minorHAnsi"/>
              </w:rPr>
              <w:pPrChange w:id="1811"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Vogel et al. (2024) haben in einer aktuellen Studie gezeigt, dass soziale Vergleiche auf Social Media </w:t>
            </w:r>
            <w:r w:rsidRPr="0013787D">
              <w:rPr>
                <w:rFonts w:cstheme="minorHAnsi"/>
                <w:b/>
                <w:bCs/>
              </w:rPr>
              <w:t>intensiver und häufiger</w:t>
            </w:r>
            <w:r w:rsidRPr="0013787D">
              <w:rPr>
                <w:rFonts w:cstheme="minorHAnsi"/>
              </w:rPr>
              <w:t xml:space="preserve"> sind als analoge Vergleiche im Alltag. Warum könnte das so sein? Und was bedeutet das für Mias Situation – könnte sie das „einfach abstellen</w:t>
            </w:r>
            <w:del w:id="1812" w:author="Fabienne Schmaus" w:date="2026-05-04T09:29:00Z" w16du:dateUtc="2026-05-04T07:29:00Z">
              <w:r w:rsidRPr="0013787D" w:rsidDel="000C6DA8">
                <w:rPr>
                  <w:rFonts w:cstheme="minorHAnsi"/>
                </w:rPr>
                <w:delText xml:space="preserve">", </w:delText>
              </w:r>
            </w:del>
            <w:ins w:id="1813" w:author="Fabienne Schmaus" w:date="2026-05-04T09:29:00Z" w16du:dateUtc="2026-05-04T07:29:00Z">
              <w:r>
                <w:rPr>
                  <w:rFonts w:cstheme="minorHAnsi"/>
                </w:rPr>
                <w:t>“</w:t>
              </w:r>
              <w:r w:rsidRPr="0013787D">
                <w:rPr>
                  <w:rFonts w:cstheme="minorHAnsi"/>
                </w:rPr>
                <w:t xml:space="preserve">, </w:t>
              </w:r>
            </w:ins>
            <w:r w:rsidRPr="0013787D">
              <w:rPr>
                <w:rFonts w:cstheme="minorHAnsi"/>
              </w:rPr>
              <w:t>wenn sie wollte?</w:t>
            </w:r>
          </w:p>
          <w:p w14:paraId="6FD162DD" w14:textId="77777777" w:rsidR="000C6DA8" w:rsidRPr="0013787D" w:rsidDel="000C6DA8" w:rsidRDefault="000C6DA8" w:rsidP="001955DF">
            <w:pPr>
              <w:spacing w:line="276" w:lineRule="auto"/>
              <w:rPr>
                <w:del w:id="1814" w:author="Fabienne Schmaus" w:date="2026-05-04T09:34:00Z" w16du:dateUtc="2026-05-04T07:34:00Z"/>
                <w:rFonts w:cstheme="minorHAnsi"/>
              </w:rPr>
            </w:pPr>
          </w:p>
          <w:p w14:paraId="4ECAB856" w14:textId="77777777" w:rsidR="000C6DA8" w:rsidRPr="0013787D" w:rsidDel="000C6DA8" w:rsidRDefault="000C6DA8" w:rsidP="001955DF">
            <w:pPr>
              <w:spacing w:line="276" w:lineRule="auto"/>
              <w:rPr>
                <w:del w:id="1815" w:author="Fabienne Schmaus" w:date="2026-05-04T09:34:00Z" w16du:dateUtc="2026-05-04T07:34:00Z"/>
                <w:rFonts w:cstheme="minorHAnsi"/>
                <w:b/>
                <w:bCs/>
              </w:rPr>
            </w:pPr>
            <w:del w:id="1816" w:author="Fabienne Schmaus" w:date="2026-05-04T09:34:00Z" w16du:dateUtc="2026-05-04T07:34:00Z">
              <w:r w:rsidRPr="0013787D" w:rsidDel="000C6DA8">
                <w:rPr>
                  <w:rFonts w:cstheme="minorHAnsi"/>
                  <w:b/>
                  <w:bCs/>
                </w:rPr>
                <w:delText>Für die Kurzvorstellung im Plenum</w:delText>
              </w:r>
            </w:del>
          </w:p>
          <w:p w14:paraId="520EA56A" w14:textId="77777777" w:rsidR="000C6DA8" w:rsidRPr="0013787D" w:rsidDel="000C6DA8" w:rsidRDefault="000C6DA8" w:rsidP="001955DF">
            <w:pPr>
              <w:spacing w:line="276" w:lineRule="auto"/>
              <w:rPr>
                <w:del w:id="1817" w:author="Fabienne Schmaus" w:date="2026-05-04T09:34:00Z" w16du:dateUtc="2026-05-04T07:34:00Z"/>
                <w:rFonts w:cstheme="minorHAnsi"/>
              </w:rPr>
            </w:pPr>
            <w:del w:id="1818"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16ECBC1C" w14:textId="77777777" w:rsidR="000C6DA8" w:rsidRPr="0013787D" w:rsidDel="000C6DA8" w:rsidRDefault="000C6DA8" w:rsidP="001955DF">
            <w:pPr>
              <w:numPr>
                <w:ilvl w:val="0"/>
                <w:numId w:val="63"/>
              </w:numPr>
              <w:spacing w:line="276" w:lineRule="auto"/>
              <w:rPr>
                <w:del w:id="1819" w:author="Fabienne Schmaus" w:date="2026-05-04T09:34:00Z" w16du:dateUtc="2026-05-04T07:34:00Z"/>
                <w:rFonts w:cstheme="minorHAnsi"/>
              </w:rPr>
            </w:pPr>
            <w:del w:id="1820" w:author="Fabienne Schmaus" w:date="2026-05-04T09:34:00Z" w16du:dateUtc="2026-05-04T07:34:00Z">
              <w:r w:rsidRPr="0013787D" w:rsidDel="000C6DA8">
                <w:rPr>
                  <w:rFonts w:cstheme="minorHAnsi"/>
                </w:rPr>
                <w:delText>Was passiert in der Geschichte?</w:delText>
              </w:r>
            </w:del>
          </w:p>
          <w:p w14:paraId="12F94788" w14:textId="77777777" w:rsidR="000C6DA8" w:rsidRPr="0013787D" w:rsidDel="000C6DA8" w:rsidRDefault="000C6DA8" w:rsidP="001955DF">
            <w:pPr>
              <w:numPr>
                <w:ilvl w:val="0"/>
                <w:numId w:val="63"/>
              </w:numPr>
              <w:spacing w:line="276" w:lineRule="auto"/>
              <w:rPr>
                <w:del w:id="1821" w:author="Fabienne Schmaus" w:date="2026-05-04T09:34:00Z" w16du:dateUtc="2026-05-04T07:34:00Z"/>
                <w:rFonts w:cstheme="minorHAnsi"/>
              </w:rPr>
            </w:pPr>
            <w:del w:id="1822" w:author="Fabienne Schmaus" w:date="2026-05-04T09:34:00Z" w16du:dateUtc="2026-05-04T07:34:00Z">
              <w:r w:rsidRPr="0013787D" w:rsidDel="000C6DA8">
                <w:rPr>
                  <w:rFonts w:cstheme="minorHAnsi"/>
                </w:rPr>
                <w:delText>Was beschäftigt die Person?</w:delText>
              </w:r>
            </w:del>
          </w:p>
          <w:p w14:paraId="0039D938" w14:textId="77777777" w:rsidR="000C6DA8" w:rsidDel="000C6DA8" w:rsidRDefault="000C6DA8" w:rsidP="001955DF">
            <w:pPr>
              <w:numPr>
                <w:ilvl w:val="0"/>
                <w:numId w:val="63"/>
              </w:numPr>
              <w:spacing w:line="276" w:lineRule="auto"/>
              <w:rPr>
                <w:del w:id="1823" w:author="Fabienne Schmaus" w:date="2026-05-04T09:34:00Z" w16du:dateUtc="2026-05-04T07:34:00Z"/>
                <w:rFonts w:cstheme="minorHAnsi"/>
              </w:rPr>
            </w:pPr>
            <w:del w:id="1824" w:author="Fabienne Schmaus" w:date="2026-05-04T09:34:00Z" w16du:dateUtc="2026-05-04T07:34:00Z">
              <w:r w:rsidRPr="0013787D" w:rsidDel="000C6DA8">
                <w:rPr>
                  <w:rFonts w:cstheme="minorHAnsi"/>
                </w:rPr>
                <w:delText>Was könnte helfen?</w:delText>
              </w:r>
            </w:del>
          </w:p>
          <w:p w14:paraId="464EDE49" w14:textId="77777777" w:rsidR="000C6DA8" w:rsidRPr="0013787D" w:rsidDel="000C6DA8" w:rsidRDefault="000C6DA8" w:rsidP="001955DF">
            <w:pPr>
              <w:spacing w:line="276" w:lineRule="auto"/>
              <w:ind w:left="720"/>
              <w:rPr>
                <w:del w:id="1825" w:author="Fabienne Schmaus" w:date="2026-05-04T09:27:00Z" w16du:dateUtc="2026-05-04T07:27:00Z"/>
                <w:rFonts w:cstheme="minorHAnsi"/>
              </w:rPr>
            </w:pPr>
          </w:p>
          <w:p w14:paraId="5AB25F0D" w14:textId="77777777" w:rsidR="000C6DA8" w:rsidRPr="000C6DA8" w:rsidRDefault="000C6DA8" w:rsidP="001955DF">
            <w:pPr>
              <w:spacing w:line="276" w:lineRule="auto"/>
              <w:ind w:left="720"/>
              <w:rPr>
                <w:rFonts w:cstheme="minorHAnsi"/>
                <w:b/>
                <w:bCs/>
              </w:rPr>
              <w:pPrChange w:id="1826" w:author="Fabienne Schmaus" w:date="2026-05-04T09:27:00Z" w16du:dateUtc="2026-05-04T07:27:00Z">
                <w:pPr>
                  <w:spacing w:line="276" w:lineRule="auto"/>
                </w:pPr>
              </w:pPrChange>
            </w:pPr>
          </w:p>
        </w:tc>
      </w:tr>
      <w:tr w:rsidR="000C6DA8" w14:paraId="0A640BAD" w14:textId="77777777" w:rsidTr="001955DF">
        <w:trPr>
          <w:ins w:id="1827" w:author="Fabienne Schmaus" w:date="2026-05-04T09:27:00Z" w16du:dateUtc="2026-05-04T07:27:00Z"/>
        </w:trPr>
        <w:tc>
          <w:tcPr>
            <w:tcW w:w="10456" w:type="dxa"/>
            <w:tcBorders>
              <w:top w:val="single" w:sz="4" w:space="0" w:color="auto"/>
              <w:bottom w:val="nil"/>
            </w:tcBorders>
            <w:tcPrChange w:id="1828" w:author="Fabienne Schmaus" w:date="2026-05-04T09:36:00Z" w16du:dateUtc="2026-05-04T07:36:00Z">
              <w:tcPr>
                <w:tcW w:w="10456" w:type="dxa"/>
              </w:tcPr>
            </w:tcPrChange>
          </w:tcPr>
          <w:p w14:paraId="6A250B88" w14:textId="77777777" w:rsidR="000C6DA8" w:rsidRPr="0013787D" w:rsidRDefault="000C6DA8" w:rsidP="001955DF">
            <w:pPr>
              <w:spacing w:line="276" w:lineRule="auto"/>
              <w:rPr>
                <w:rFonts w:cstheme="minorHAnsi"/>
                <w:b/>
                <w:bCs/>
              </w:rPr>
            </w:pPr>
            <w:del w:id="1829" w:author="Fabienne Schmaus" w:date="2026-05-04T09:28:00Z" w16du:dateUtc="2026-05-04T07:28:00Z">
              <w:r w:rsidRPr="0013787D" w:rsidDel="000C6DA8">
                <w:rPr>
                  <w:rFonts w:cstheme="minorHAnsi"/>
                  <w:b/>
                  <w:bCs/>
                </w:rPr>
                <w:delText>Arbeitsblatt 3b</w:delText>
              </w:r>
            </w:del>
            <w:ins w:id="1830" w:author="Fabienne Schmaus" w:date="2026-05-04T09:28:00Z" w16du:dateUtc="2026-05-04T07:28:00Z">
              <w:r>
                <w:rPr>
                  <w:rFonts w:cstheme="minorHAnsi"/>
                  <w:b/>
                  <w:bCs/>
                </w:rPr>
                <w:t>II.</w:t>
              </w:r>
            </w:ins>
            <w:del w:id="1831" w:author="Fabienne Schmaus" w:date="2026-05-04T09:28:00Z" w16du:dateUtc="2026-05-04T07:28:00Z">
              <w:r w:rsidRPr="0013787D" w:rsidDel="000C6DA8">
                <w:rPr>
                  <w:rFonts w:cstheme="minorHAnsi"/>
                  <w:b/>
                  <w:bCs/>
                </w:rPr>
                <w:delText xml:space="preserve"> –</w:delText>
              </w:r>
            </w:del>
            <w:r w:rsidRPr="0013787D">
              <w:rPr>
                <w:rFonts w:cstheme="minorHAnsi"/>
                <w:b/>
                <w:bCs/>
              </w:rPr>
              <w:t xml:space="preserve"> Fallbeispiel „Niemand liked meine Beiträge</w:t>
            </w:r>
            <w:del w:id="1832" w:author="Fabienne Schmaus" w:date="2026-05-04T09:29:00Z" w16du:dateUtc="2026-05-04T07:29:00Z">
              <w:r w:rsidRPr="0013787D" w:rsidDel="000C6DA8">
                <w:rPr>
                  <w:rFonts w:cstheme="minorHAnsi"/>
                  <w:b/>
                  <w:bCs/>
                </w:rPr>
                <w:delText>“</w:delText>
              </w:r>
            </w:del>
            <w:ins w:id="1833" w:author="Fabienne Schmaus" w:date="2026-05-04T09:29:00Z" w16du:dateUtc="2026-05-04T07:29:00Z">
              <w:r>
                <w:rPr>
                  <w:rFonts w:cstheme="minorHAnsi"/>
                  <w:b/>
                  <w:bCs/>
                </w:rPr>
                <w:t>“</w:t>
              </w:r>
            </w:ins>
          </w:p>
          <w:p w14:paraId="2A385991" w14:textId="77777777" w:rsidR="000C6DA8" w:rsidRPr="0013787D" w:rsidDel="000C6DA8" w:rsidRDefault="000C6DA8" w:rsidP="001955DF">
            <w:pPr>
              <w:spacing w:line="276" w:lineRule="auto"/>
              <w:rPr>
                <w:del w:id="1834" w:author="Fabienne Schmaus" w:date="2026-05-04T09:29:00Z" w16du:dateUtc="2026-05-04T07:29:00Z"/>
                <w:rFonts w:cstheme="minorHAnsi"/>
                <w:b/>
                <w:bCs/>
              </w:rPr>
            </w:pPr>
          </w:p>
          <w:p w14:paraId="4ED0DE80" w14:textId="77777777" w:rsidR="000C6DA8" w:rsidRPr="0013787D" w:rsidDel="000C6DA8" w:rsidRDefault="000C6DA8" w:rsidP="001955DF">
            <w:pPr>
              <w:spacing w:line="276" w:lineRule="auto"/>
              <w:rPr>
                <w:del w:id="1835" w:author="Fabienne Schmaus" w:date="2026-05-04T09:29:00Z" w16du:dateUtc="2026-05-04T07:29:00Z"/>
                <w:rFonts w:cstheme="minorHAnsi"/>
              </w:rPr>
            </w:pPr>
            <w:del w:id="1836" w:author="Fabienne Schmaus" w:date="2026-05-04T09:29:00Z" w16du:dateUtc="2026-05-04T07:29:00Z">
              <w:r w:rsidRPr="0013787D" w:rsidDel="000C6DA8">
                <w:rPr>
                  <w:rFonts w:cstheme="minorHAnsi"/>
                </w:rPr>
                <w:delText>Die Geschichte</w:delText>
              </w:r>
            </w:del>
          </w:p>
          <w:p w14:paraId="3DF4B1A3" w14:textId="77777777" w:rsidR="000C6DA8" w:rsidRPr="0013787D" w:rsidRDefault="000C6DA8" w:rsidP="001955DF">
            <w:pPr>
              <w:spacing w:line="276" w:lineRule="auto"/>
              <w:rPr>
                <w:rFonts w:cstheme="minorHAnsi"/>
              </w:rPr>
            </w:pPr>
            <w:r w:rsidRPr="000C6DA8">
              <w:rPr>
                <w:rFonts w:cstheme="minorHAnsi"/>
                <w:b/>
                <w:bCs/>
                <w:rPrChange w:id="1837" w:author="Fabienne Schmaus" w:date="2026-05-04T09:29:00Z" w16du:dateUtc="2026-05-04T07:29:00Z">
                  <w:rPr>
                    <w:rFonts w:cstheme="minorHAnsi"/>
                  </w:rPr>
                </w:rPrChange>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 – den Ausschnitt wählen, bearbeiten, den richtigen Zeitpunkt abpassen.</w:t>
            </w:r>
          </w:p>
          <w:p w14:paraId="6F4F8B96" w14:textId="77777777" w:rsidR="000C6DA8" w:rsidRPr="0013787D" w:rsidRDefault="000C6DA8" w:rsidP="001955DF">
            <w:pPr>
              <w:spacing w:line="276" w:lineRule="auto"/>
              <w:rPr>
                <w:rFonts w:cstheme="minorHAnsi"/>
              </w:rPr>
            </w:pPr>
            <w:r w:rsidRPr="0013787D">
              <w:rPr>
                <w:rFonts w:cstheme="minorHAnsi"/>
              </w:rPr>
              <w:t>Aber die Reaktionen bleiben aus. Seine Beiträge bekommen selten mehr als 12 Likes, die meisten davon von denselben wenigen Personen. Wenn er in Storys Abstimmungen macht, antworten fast keine.</w:t>
            </w:r>
          </w:p>
          <w:p w14:paraId="59AADD5F" w14:textId="77777777" w:rsidR="000C6DA8" w:rsidRPr="0013787D" w:rsidRDefault="000C6DA8" w:rsidP="001955DF">
            <w:pPr>
              <w:spacing w:line="276" w:lineRule="auto"/>
              <w:rPr>
                <w:rFonts w:cstheme="minorHAnsi"/>
              </w:rPr>
            </w:pP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0C6DA8">
              <w:rPr>
                <w:rFonts w:cstheme="minorHAnsi"/>
                <w:rPrChange w:id="1838" w:author="Fabienne Schmaus" w:date="2026-05-04T09:30:00Z" w16du:dateUtc="2026-05-04T07:30:00Z">
                  <w:rPr>
                    <w:rFonts w:cstheme="minorHAnsi"/>
                    <w:i/>
                    <w:iCs/>
                  </w:rPr>
                </w:rPrChange>
              </w:rPr>
              <w:t>„War nicht gut genug. Bin nicht gut genug</w:t>
            </w:r>
            <w:del w:id="1839" w:author="Fabienne Schmaus" w:date="2026-05-04T09:30:00Z" w16du:dateUtc="2026-05-04T07:30:00Z">
              <w:r w:rsidRPr="000C6DA8" w:rsidDel="000C6DA8">
                <w:rPr>
                  <w:rFonts w:cstheme="minorHAnsi"/>
                  <w:rPrChange w:id="1840" w:author="Fabienne Schmaus" w:date="2026-05-04T09:30:00Z" w16du:dateUtc="2026-05-04T07:30:00Z">
                    <w:rPr>
                      <w:rFonts w:cstheme="minorHAnsi"/>
                      <w:i/>
                      <w:iCs/>
                    </w:rPr>
                  </w:rPrChange>
                </w:rPr>
                <w:delText>."</w:delText>
              </w:r>
            </w:del>
            <w:ins w:id="1841" w:author="Fabienne Schmaus" w:date="2026-05-04T09:30:00Z" w16du:dateUtc="2026-05-04T07:30:00Z">
              <w:r w:rsidRPr="000C6DA8">
                <w:rPr>
                  <w:rFonts w:cstheme="minorHAnsi"/>
                  <w:rPrChange w:id="1842" w:author="Fabienne Schmaus" w:date="2026-05-04T09:30:00Z" w16du:dateUtc="2026-05-04T07:30:00Z">
                    <w:rPr>
                      <w:rFonts w:cstheme="minorHAnsi"/>
                      <w:i/>
                      <w:iCs/>
                    </w:rPr>
                  </w:rPrChange>
                </w:rPr>
                <w:t>.</w:t>
              </w:r>
              <w:r w:rsidRPr="000C6DA8">
                <w:rPr>
                  <w:rFonts w:cstheme="minorHAnsi"/>
                  <w:rPrChange w:id="1843" w:author="Fabienne Schmaus" w:date="2026-05-04T09:30:00Z" w16du:dateUtc="2026-05-04T07:30:00Z">
                    <w:rPr>
                      <w:rFonts w:cstheme="minorHAnsi"/>
                      <w:i/>
                      <w:iCs/>
                    </w:rPr>
                  </w:rPrChange>
                </w:rPr>
                <w:t>“</w:t>
              </w:r>
            </w:ins>
          </w:p>
          <w:p w14:paraId="0AFB644D" w14:textId="77777777" w:rsidR="000C6DA8" w:rsidRPr="000C6DA8" w:rsidRDefault="000C6DA8" w:rsidP="001955DF">
            <w:pPr>
              <w:spacing w:line="276" w:lineRule="auto"/>
              <w:rPr>
                <w:rFonts w:cstheme="minorHAnsi"/>
                <w:sz w:val="12"/>
                <w:szCs w:val="12"/>
                <w:rPrChange w:id="1844" w:author="Fabienne Schmaus" w:date="2026-05-04T09:30:00Z" w16du:dateUtc="2026-05-04T07:30:00Z">
                  <w:rPr>
                    <w:rFonts w:cstheme="minorHAnsi"/>
                  </w:rPr>
                </w:rPrChange>
              </w:rPr>
            </w:pPr>
          </w:p>
          <w:p w14:paraId="694388D4" w14:textId="77777777" w:rsidR="000C6DA8" w:rsidRPr="0013787D" w:rsidDel="000C6DA8" w:rsidRDefault="000C6DA8" w:rsidP="001955DF">
            <w:pPr>
              <w:spacing w:line="276" w:lineRule="auto"/>
              <w:rPr>
                <w:del w:id="1845" w:author="Fabienne Schmaus" w:date="2026-05-04T09:30:00Z" w16du:dateUtc="2026-05-04T07:30:00Z"/>
                <w:rFonts w:cstheme="minorHAnsi"/>
                <w:b/>
                <w:bCs/>
              </w:rPr>
            </w:pPr>
            <w:del w:id="1846" w:author="Fabienne Schmaus" w:date="2026-05-04T09:30:00Z" w16du:dateUtc="2026-05-04T07:30:00Z">
              <w:r w:rsidRPr="0013787D" w:rsidDel="000C6DA8">
                <w:rPr>
                  <w:rFonts w:cstheme="minorHAnsi"/>
                  <w:b/>
                  <w:bCs/>
                </w:rPr>
                <w:delText>Aufgabe</w:delText>
              </w:r>
            </w:del>
          </w:p>
          <w:p w14:paraId="5EE52952" w14:textId="77777777" w:rsidR="000C6DA8" w:rsidRPr="000C6DA8" w:rsidRDefault="000C6DA8" w:rsidP="001955DF">
            <w:pPr>
              <w:spacing w:line="276" w:lineRule="auto"/>
              <w:rPr>
                <w:rFonts w:cstheme="minorHAnsi"/>
                <w:i/>
                <w:iCs/>
                <w:rPrChange w:id="1847" w:author="Fabienne Schmaus" w:date="2026-05-04T09:30:00Z" w16du:dateUtc="2026-05-04T07:30:00Z">
                  <w:rPr>
                    <w:rFonts w:cstheme="minorHAnsi"/>
                  </w:rPr>
                </w:rPrChange>
              </w:rPr>
            </w:pPr>
            <w:r w:rsidRPr="000C6DA8">
              <w:rPr>
                <w:rFonts w:cstheme="minorHAnsi"/>
                <w:i/>
                <w:iCs/>
                <w:rPrChange w:id="1848" w:author="Fabienne Schmaus" w:date="2026-05-04T09:30:00Z" w16du:dateUtc="2026-05-04T07:30:00Z">
                  <w:rPr>
                    <w:rFonts w:cstheme="minorHAnsi"/>
                  </w:rPr>
                </w:rPrChange>
              </w:rPr>
              <w:t>Lest die Geschichte und bearbeitet die folgenden Fragen gemeinsam in eurer Gruppe.</w:t>
            </w:r>
          </w:p>
          <w:p w14:paraId="186F15BE" w14:textId="77777777" w:rsidR="000C6DA8" w:rsidRPr="0013787D" w:rsidDel="000C6DA8" w:rsidRDefault="000C6DA8" w:rsidP="001955DF">
            <w:pPr>
              <w:tabs>
                <w:tab w:val="num" w:pos="313"/>
              </w:tabs>
              <w:spacing w:line="276" w:lineRule="auto"/>
              <w:ind w:left="313" w:hanging="284"/>
              <w:rPr>
                <w:del w:id="1849" w:author="Fabienne Schmaus" w:date="2026-05-04T09:31:00Z" w16du:dateUtc="2026-05-04T07:31:00Z"/>
                <w:rFonts w:cstheme="minorHAnsi"/>
              </w:rPr>
            </w:pPr>
            <w:del w:id="1850" w:author="Fabienne Schmaus" w:date="2026-05-04T09:31:00Z" w16du:dateUtc="2026-05-04T07:31:00Z">
              <w:r w:rsidRPr="0013787D" w:rsidDel="000C6DA8">
                <w:rPr>
                  <w:rFonts w:cstheme="minorHAnsi"/>
                  <w:b/>
                  <w:bCs/>
                </w:rPr>
                <w:delText>Fragen für alle:</w:delText>
              </w:r>
            </w:del>
          </w:p>
          <w:p w14:paraId="78A1E386"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del w:id="1851" w:author="Fabienne Schmaus" w:date="2026-05-04T09:30:00Z" w16du:dateUtc="2026-05-04T07:30:00Z">
              <w:r w:rsidRPr="0013787D" w:rsidDel="000C6DA8">
                <w:rPr>
                  <w:rFonts w:cstheme="minorHAnsi"/>
                </w:rPr>
                <w:delText>"?</w:delText>
              </w:r>
            </w:del>
            <w:ins w:id="1852" w:author="Fabienne Schmaus" w:date="2026-05-04T09:30:00Z" w16du:dateUtc="2026-05-04T07:30:00Z">
              <w:r>
                <w:rPr>
                  <w:rFonts w:cstheme="minorHAnsi"/>
                </w:rPr>
                <w:t>“</w:t>
              </w:r>
              <w:r w:rsidRPr="0013787D">
                <w:rPr>
                  <w:rFonts w:cstheme="minorHAnsi"/>
                </w:rPr>
                <w:t>?</w:t>
              </w:r>
            </w:ins>
          </w:p>
          <w:p w14:paraId="75A29326"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Jonas sagt „das ist egal</w:t>
            </w:r>
            <w:del w:id="1853" w:author="Fabienne Schmaus" w:date="2026-05-04T09:30:00Z" w16du:dateUtc="2026-05-04T07:30:00Z">
              <w:r w:rsidRPr="0013787D" w:rsidDel="000C6DA8">
                <w:rPr>
                  <w:rFonts w:cstheme="minorHAnsi"/>
                </w:rPr>
                <w:delText xml:space="preserve">" </w:delText>
              </w:r>
            </w:del>
            <w:ins w:id="1854" w:author="Fabienne Schmaus" w:date="2026-05-04T09:30:00Z" w16du:dateUtc="2026-05-04T07:30:00Z">
              <w:r>
                <w:rPr>
                  <w:rFonts w:cstheme="minorHAnsi"/>
                </w:rPr>
                <w:t>“</w:t>
              </w:r>
              <w:r w:rsidRPr="0013787D">
                <w:rPr>
                  <w:rFonts w:cstheme="minorHAnsi"/>
                </w:rPr>
                <w:t xml:space="preserve"> </w:t>
              </w:r>
            </w:ins>
            <w:r w:rsidRPr="0013787D">
              <w:rPr>
                <w:rFonts w:cstheme="minorHAnsi"/>
              </w:rPr>
              <w:t>– meint er das? Was zeigt sein Verhalten?</w:t>
            </w:r>
          </w:p>
          <w:p w14:paraId="78F4023A"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44065ACA" w14:textId="77777777" w:rsidR="000C6DA8" w:rsidRPr="0013787D" w:rsidDel="000C6DA8" w:rsidRDefault="000C6DA8" w:rsidP="001955DF">
            <w:pPr>
              <w:tabs>
                <w:tab w:val="num" w:pos="313"/>
              </w:tabs>
              <w:spacing w:line="276" w:lineRule="auto"/>
              <w:ind w:left="313" w:hanging="284"/>
              <w:rPr>
                <w:del w:id="1855" w:author="Fabienne Schmaus" w:date="2026-05-04T09:31:00Z" w16du:dateUtc="2026-05-04T07:31:00Z"/>
                <w:rFonts w:cstheme="minorHAnsi"/>
              </w:rPr>
            </w:pPr>
            <w:del w:id="1856" w:author="Fabienne Schmaus" w:date="2026-05-04T09:31:00Z" w16du:dateUtc="2026-05-04T07:31:00Z">
              <w:r w:rsidRPr="0013787D" w:rsidDel="000C6DA8">
                <w:rPr>
                  <w:rFonts w:cstheme="minorHAnsi"/>
                  <w:b/>
                  <w:bCs/>
                </w:rPr>
                <w:delText>Zusatz für Sek II:</w:delText>
              </w:r>
            </w:del>
          </w:p>
          <w:p w14:paraId="42D5CAA1" w14:textId="77777777" w:rsidR="000C6DA8" w:rsidRPr="0013787D" w:rsidRDefault="000C6DA8" w:rsidP="001955DF">
            <w:pPr>
              <w:numPr>
                <w:ilvl w:val="0"/>
                <w:numId w:val="65"/>
              </w:numPr>
              <w:tabs>
                <w:tab w:val="clear" w:pos="720"/>
                <w:tab w:val="num" w:pos="313"/>
              </w:tabs>
              <w:spacing w:line="276" w:lineRule="auto"/>
              <w:ind w:left="313" w:hanging="284"/>
              <w:rPr>
                <w:rFonts w:cstheme="minorHAnsi"/>
              </w:rPr>
            </w:pPr>
            <w:r w:rsidRPr="0013787D">
              <w:rPr>
                <w:rFonts w:cstheme="minorHAnsi"/>
              </w:rPr>
              <w:t>Jonas koppelt seinen Selbstwert an externe Metriken (Likes, Reaktionen). Warum kann das auf Dauer problematisch sein?</w:t>
            </w:r>
          </w:p>
          <w:p w14:paraId="1ECB54C3" w14:textId="77777777" w:rsidR="000C6DA8" w:rsidRPr="0013787D" w:rsidDel="000C6DA8" w:rsidRDefault="000C6DA8" w:rsidP="000C6DA8">
            <w:pPr>
              <w:numPr>
                <w:ilvl w:val="0"/>
                <w:numId w:val="65"/>
              </w:numPr>
              <w:tabs>
                <w:tab w:val="clear" w:pos="720"/>
                <w:tab w:val="num" w:pos="313"/>
              </w:tabs>
              <w:spacing w:line="276" w:lineRule="auto"/>
              <w:ind w:left="313" w:hanging="284"/>
              <w:rPr>
                <w:del w:id="1857" w:author="Fabienne Schmaus" w:date="2026-05-04T09:34:00Z" w16du:dateUtc="2026-05-04T07:34:00Z"/>
                <w:rFonts w:cstheme="minorHAnsi"/>
              </w:rPr>
            </w:pPr>
            <w:r w:rsidRPr="0013787D">
              <w:rPr>
                <w:rFonts w:cstheme="minorHAnsi"/>
              </w:rPr>
              <w:t>Was würde passieren, wenn Jonas morgen 500 Likes auf einen Post bekäme – würde das sein Problem lösen? Begründet.</w:t>
            </w:r>
          </w:p>
          <w:p w14:paraId="797F813F" w14:textId="77777777" w:rsidR="000C6DA8" w:rsidRPr="0013787D" w:rsidDel="000C6DA8" w:rsidRDefault="000C6DA8" w:rsidP="001955DF">
            <w:pPr>
              <w:numPr>
                <w:ilvl w:val="0"/>
                <w:numId w:val="65"/>
              </w:numPr>
              <w:tabs>
                <w:tab w:val="clear" w:pos="720"/>
                <w:tab w:val="num" w:pos="313"/>
              </w:tabs>
              <w:spacing w:line="276" w:lineRule="auto"/>
              <w:ind w:left="313" w:hanging="284"/>
              <w:rPr>
                <w:del w:id="1858" w:author="Fabienne Schmaus" w:date="2026-05-04T09:34:00Z" w16du:dateUtc="2026-05-04T07:34:00Z"/>
                <w:rFonts w:cstheme="minorHAnsi"/>
              </w:rPr>
              <w:pPrChange w:id="1859" w:author="Fabienne Schmaus" w:date="2026-05-04T09:34:00Z" w16du:dateUtc="2026-05-04T07:34:00Z">
                <w:pPr>
                  <w:spacing w:line="276" w:lineRule="auto"/>
                </w:pPr>
              </w:pPrChange>
            </w:pPr>
          </w:p>
          <w:p w14:paraId="2B8E47DF" w14:textId="77777777" w:rsidR="000C6DA8" w:rsidRPr="0013787D" w:rsidDel="000C6DA8" w:rsidRDefault="000C6DA8" w:rsidP="001955DF">
            <w:pPr>
              <w:numPr>
                <w:ilvl w:val="0"/>
                <w:numId w:val="65"/>
              </w:numPr>
              <w:tabs>
                <w:tab w:val="clear" w:pos="720"/>
                <w:tab w:val="num" w:pos="313"/>
              </w:tabs>
              <w:spacing w:line="276" w:lineRule="auto"/>
              <w:ind w:left="313" w:hanging="284"/>
              <w:rPr>
                <w:del w:id="1860" w:author="Fabienne Schmaus" w:date="2026-05-04T09:34:00Z" w16du:dateUtc="2026-05-04T07:34:00Z"/>
                <w:rFonts w:cstheme="minorHAnsi"/>
                <w:b/>
                <w:bCs/>
              </w:rPr>
              <w:pPrChange w:id="1861" w:author="Fabienne Schmaus" w:date="2026-05-04T09:34:00Z" w16du:dateUtc="2026-05-04T07:34:00Z">
                <w:pPr>
                  <w:spacing w:line="276" w:lineRule="auto"/>
                </w:pPr>
              </w:pPrChange>
            </w:pPr>
            <w:del w:id="1862" w:author="Fabienne Schmaus" w:date="2026-05-04T09:34:00Z" w16du:dateUtc="2026-05-04T07:34:00Z">
              <w:r w:rsidRPr="0013787D" w:rsidDel="000C6DA8">
                <w:rPr>
                  <w:rFonts w:cstheme="minorHAnsi"/>
                  <w:b/>
                  <w:bCs/>
                </w:rPr>
                <w:delText>Für die Kurzvorstellung im Plenum</w:delText>
              </w:r>
            </w:del>
          </w:p>
          <w:p w14:paraId="0C6804C4" w14:textId="77777777" w:rsidR="000C6DA8" w:rsidRPr="0013787D" w:rsidDel="000C6DA8" w:rsidRDefault="000C6DA8" w:rsidP="001955DF">
            <w:pPr>
              <w:numPr>
                <w:ilvl w:val="0"/>
                <w:numId w:val="65"/>
              </w:numPr>
              <w:tabs>
                <w:tab w:val="clear" w:pos="720"/>
                <w:tab w:val="num" w:pos="313"/>
              </w:tabs>
              <w:spacing w:line="276" w:lineRule="auto"/>
              <w:ind w:left="313" w:hanging="284"/>
              <w:rPr>
                <w:del w:id="1863" w:author="Fabienne Schmaus" w:date="2026-05-04T09:34:00Z" w16du:dateUtc="2026-05-04T07:34:00Z"/>
                <w:rFonts w:cstheme="minorHAnsi"/>
              </w:rPr>
              <w:pPrChange w:id="1864" w:author="Fabienne Schmaus" w:date="2026-05-04T09:34:00Z" w16du:dateUtc="2026-05-04T07:34:00Z">
                <w:pPr>
                  <w:spacing w:line="276" w:lineRule="auto"/>
                </w:pPr>
              </w:pPrChange>
            </w:pPr>
            <w:del w:id="1865"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0D8B8303" w14:textId="77777777" w:rsidR="000C6DA8" w:rsidRPr="0013787D" w:rsidDel="000C6DA8" w:rsidRDefault="000C6DA8" w:rsidP="001955DF">
            <w:pPr>
              <w:numPr>
                <w:ilvl w:val="0"/>
                <w:numId w:val="65"/>
              </w:numPr>
              <w:tabs>
                <w:tab w:val="clear" w:pos="720"/>
                <w:tab w:val="num" w:pos="313"/>
              </w:tabs>
              <w:spacing w:line="276" w:lineRule="auto"/>
              <w:ind w:left="313" w:hanging="284"/>
              <w:rPr>
                <w:del w:id="1866" w:author="Fabienne Schmaus" w:date="2026-05-04T09:34:00Z" w16du:dateUtc="2026-05-04T07:34:00Z"/>
                <w:rFonts w:cstheme="minorHAnsi"/>
              </w:rPr>
              <w:pPrChange w:id="1867" w:author="Fabienne Schmaus" w:date="2026-05-04T09:34:00Z" w16du:dateUtc="2026-05-04T07:34:00Z">
                <w:pPr>
                  <w:numPr>
                    <w:numId w:val="66"/>
                  </w:numPr>
                  <w:tabs>
                    <w:tab w:val="num" w:pos="720"/>
                  </w:tabs>
                  <w:spacing w:line="276" w:lineRule="auto"/>
                  <w:ind w:left="720" w:hanging="360"/>
                </w:pPr>
              </w:pPrChange>
            </w:pPr>
            <w:del w:id="1868" w:author="Fabienne Schmaus" w:date="2026-05-04T09:34:00Z" w16du:dateUtc="2026-05-04T07:34:00Z">
              <w:r w:rsidRPr="0013787D" w:rsidDel="000C6DA8">
                <w:rPr>
                  <w:rFonts w:cstheme="minorHAnsi"/>
                </w:rPr>
                <w:delText>Was passiert in der Geschichte?</w:delText>
              </w:r>
            </w:del>
          </w:p>
          <w:p w14:paraId="3C2DB938" w14:textId="77777777" w:rsidR="000C6DA8" w:rsidRPr="0013787D" w:rsidDel="000C6DA8" w:rsidRDefault="000C6DA8" w:rsidP="001955DF">
            <w:pPr>
              <w:numPr>
                <w:ilvl w:val="0"/>
                <w:numId w:val="65"/>
              </w:numPr>
              <w:tabs>
                <w:tab w:val="clear" w:pos="720"/>
                <w:tab w:val="num" w:pos="313"/>
              </w:tabs>
              <w:spacing w:line="276" w:lineRule="auto"/>
              <w:ind w:left="313" w:hanging="284"/>
              <w:rPr>
                <w:del w:id="1869" w:author="Fabienne Schmaus" w:date="2026-05-04T09:34:00Z" w16du:dateUtc="2026-05-04T07:34:00Z"/>
                <w:rFonts w:cstheme="minorHAnsi"/>
              </w:rPr>
              <w:pPrChange w:id="1870" w:author="Fabienne Schmaus" w:date="2026-05-04T09:34:00Z" w16du:dateUtc="2026-05-04T07:34:00Z">
                <w:pPr>
                  <w:numPr>
                    <w:numId w:val="66"/>
                  </w:numPr>
                  <w:tabs>
                    <w:tab w:val="num" w:pos="720"/>
                  </w:tabs>
                  <w:spacing w:line="276" w:lineRule="auto"/>
                  <w:ind w:left="720" w:hanging="360"/>
                </w:pPr>
              </w:pPrChange>
            </w:pPr>
            <w:del w:id="1871" w:author="Fabienne Schmaus" w:date="2026-05-04T09:34:00Z" w16du:dateUtc="2026-05-04T07:34:00Z">
              <w:r w:rsidRPr="0013787D" w:rsidDel="000C6DA8">
                <w:rPr>
                  <w:rFonts w:cstheme="minorHAnsi"/>
                </w:rPr>
                <w:delText>Was beschäftigt die Person?</w:delText>
              </w:r>
            </w:del>
          </w:p>
          <w:p w14:paraId="41277CD9" w14:textId="77777777" w:rsidR="000C6DA8" w:rsidRPr="0013787D" w:rsidRDefault="000C6DA8" w:rsidP="001955DF">
            <w:pPr>
              <w:numPr>
                <w:ilvl w:val="0"/>
                <w:numId w:val="65"/>
              </w:numPr>
              <w:tabs>
                <w:tab w:val="clear" w:pos="720"/>
                <w:tab w:val="num" w:pos="313"/>
              </w:tabs>
              <w:spacing w:line="276" w:lineRule="auto"/>
              <w:ind w:left="313" w:hanging="284"/>
              <w:rPr>
                <w:rFonts w:cstheme="minorHAnsi"/>
              </w:rPr>
              <w:pPrChange w:id="1872" w:author="Fabienne Schmaus" w:date="2026-05-04T09:34:00Z" w16du:dateUtc="2026-05-04T07:34:00Z">
                <w:pPr>
                  <w:numPr>
                    <w:numId w:val="66"/>
                  </w:numPr>
                  <w:tabs>
                    <w:tab w:val="num" w:pos="720"/>
                  </w:tabs>
                  <w:spacing w:line="276" w:lineRule="auto"/>
                  <w:ind w:left="720" w:hanging="360"/>
                </w:pPr>
              </w:pPrChange>
            </w:pPr>
            <w:del w:id="1873" w:author="Fabienne Schmaus" w:date="2026-05-04T09:34:00Z" w16du:dateUtc="2026-05-04T07:34:00Z">
              <w:r w:rsidRPr="0013787D" w:rsidDel="000C6DA8">
                <w:rPr>
                  <w:rFonts w:cstheme="minorHAnsi"/>
                </w:rPr>
                <w:delText>Was könnte helfen?</w:delText>
              </w:r>
            </w:del>
          </w:p>
          <w:p w14:paraId="22ED7311" w14:textId="77777777" w:rsidR="000C6DA8" w:rsidRPr="0013787D" w:rsidDel="00714487" w:rsidRDefault="000C6DA8" w:rsidP="001955DF">
            <w:pPr>
              <w:spacing w:line="276" w:lineRule="auto"/>
              <w:rPr>
                <w:ins w:id="1874" w:author="Fabienne Schmaus" w:date="2026-05-04T09:27:00Z" w16du:dateUtc="2026-05-04T07:27:00Z"/>
                <w:rFonts w:cstheme="minorHAnsi"/>
                <w:b/>
                <w:bCs/>
              </w:rPr>
            </w:pPr>
          </w:p>
        </w:tc>
      </w:tr>
      <w:tr w:rsidR="000C6DA8" w14:paraId="2422F0AA" w14:textId="77777777" w:rsidTr="001955DF">
        <w:tc>
          <w:tcPr>
            <w:tcW w:w="10456" w:type="dxa"/>
            <w:tcBorders>
              <w:top w:val="nil"/>
              <w:left w:val="nil"/>
              <w:bottom w:val="single" w:sz="4" w:space="0" w:color="auto"/>
              <w:right w:val="single" w:sz="4" w:space="0" w:color="auto"/>
            </w:tcBorders>
            <w:tcPrChange w:id="1875" w:author="Fabienne Schmaus" w:date="2026-05-04T09:36:00Z" w16du:dateUtc="2026-05-04T07:36:00Z">
              <w:tcPr>
                <w:tcW w:w="10456" w:type="dxa"/>
                <w:tcBorders>
                  <w:top w:val="nil"/>
                  <w:left w:val="nil"/>
                  <w:bottom w:val="nil"/>
                  <w:right w:val="nil"/>
                </w:tcBorders>
              </w:tcPr>
            </w:tcPrChange>
          </w:tcPr>
          <w:p w14:paraId="3B209DAD" w14:textId="77777777" w:rsidR="000C6DA8" w:rsidRPr="0013787D" w:rsidRDefault="000C6DA8" w:rsidP="001955DF">
            <w:pPr>
              <w:spacing w:line="276" w:lineRule="auto"/>
              <w:rPr>
                <w:rFonts w:cstheme="minorHAnsi"/>
              </w:rPr>
            </w:pPr>
            <w:del w:id="1876" w:author="Fabienne Schmaus" w:date="2026-05-04T09:35:00Z" w16du:dateUtc="2026-05-04T07:35:00Z">
              <w:r w:rsidRPr="0013787D" w:rsidDel="000C6DA8">
                <w:rPr>
                  <w:rFonts w:cstheme="minorHAnsi"/>
                  <w:b/>
                  <w:bCs/>
                </w:rPr>
                <w:delText>Arbeitsblatt 3c –</w:delText>
              </w:r>
            </w:del>
            <w:ins w:id="1877" w:author="Fabienne Schmaus" w:date="2026-05-04T09:35:00Z" w16du:dateUtc="2026-05-04T07:35:00Z">
              <w:r>
                <w:rPr>
                  <w:rFonts w:cstheme="minorHAnsi"/>
                  <w:b/>
                  <w:bCs/>
                </w:rPr>
                <w:t>III.</w:t>
              </w:r>
            </w:ins>
            <w:r w:rsidRPr="0013787D">
              <w:rPr>
                <w:rFonts w:cstheme="minorHAnsi"/>
                <w:b/>
                <w:bCs/>
              </w:rPr>
              <w:t xml:space="preserve"> Fallbeispiel „Mein Profil zeigt nicht, wer ich bin</w:t>
            </w:r>
            <w:r>
              <w:rPr>
                <w:rFonts w:cstheme="minorHAnsi"/>
                <w:b/>
                <w:bCs/>
              </w:rPr>
              <w:t>“</w:t>
            </w:r>
          </w:p>
          <w:p w14:paraId="6D4DC7AB" w14:textId="77777777" w:rsidR="000C6DA8" w:rsidRPr="0013787D" w:rsidDel="000C6DA8" w:rsidRDefault="000C6DA8" w:rsidP="001955DF">
            <w:pPr>
              <w:spacing w:line="276" w:lineRule="auto"/>
              <w:rPr>
                <w:del w:id="1878" w:author="Fabienne Schmaus" w:date="2026-05-04T09:35:00Z" w16du:dateUtc="2026-05-04T07:35:00Z"/>
                <w:rFonts w:cstheme="minorHAnsi"/>
                <w:b/>
                <w:bCs/>
              </w:rPr>
            </w:pPr>
          </w:p>
          <w:p w14:paraId="5BF1D272" w14:textId="77777777" w:rsidR="000C6DA8" w:rsidRPr="0013787D" w:rsidDel="000C6DA8" w:rsidRDefault="000C6DA8" w:rsidP="001955DF">
            <w:pPr>
              <w:spacing w:line="276" w:lineRule="auto"/>
              <w:rPr>
                <w:del w:id="1879" w:author="Fabienne Schmaus" w:date="2026-05-04T09:35:00Z" w16du:dateUtc="2026-05-04T07:35:00Z"/>
                <w:rFonts w:cstheme="minorHAnsi"/>
              </w:rPr>
            </w:pPr>
            <w:del w:id="1880" w:author="Fabienne Schmaus" w:date="2026-05-04T09:35:00Z" w16du:dateUtc="2026-05-04T07:35:00Z">
              <w:r w:rsidRPr="0013787D" w:rsidDel="000C6DA8">
                <w:rPr>
                  <w:rFonts w:cstheme="minorHAnsi"/>
                </w:rPr>
                <w:delText>Die Geschichte</w:delText>
              </w:r>
            </w:del>
          </w:p>
          <w:p w14:paraId="67234BD5" w14:textId="77777777" w:rsidR="000C6DA8" w:rsidRPr="0013787D" w:rsidRDefault="000C6DA8" w:rsidP="001955DF">
            <w:pPr>
              <w:spacing w:line="276" w:lineRule="auto"/>
              <w:rPr>
                <w:rFonts w:cstheme="minorHAnsi"/>
              </w:rPr>
            </w:pPr>
            <w:r w:rsidRPr="000C6DA8">
              <w:rPr>
                <w:rFonts w:cstheme="minorHAnsi"/>
                <w:b/>
                <w:bCs/>
                <w:rPrChange w:id="1881" w:author="Fabienne Schmaus" w:date="2026-05-04T09:35:00Z" w16du:dateUtc="2026-05-04T07:35:00Z">
                  <w:rPr>
                    <w:rFonts w:cstheme="minorHAnsi"/>
                  </w:rPr>
                </w:rPrChange>
              </w:rPr>
              <w:t>Leonie</w:t>
            </w:r>
            <w:r w:rsidRPr="0013787D">
              <w:rPr>
                <w:rFonts w:cstheme="minorHAnsi"/>
              </w:rPr>
              <w:t xml:space="preserve"> ist 17. Ihr Instagram-Profil sieht gut aus – ästhetische Bilder, ein konsistenter Stil, viele positive Kommentare. Aber in letzter Zeit fühlt sie sich komisch, wenn sie es anschaut.</w:t>
            </w:r>
          </w:p>
          <w:p w14:paraId="50212436" w14:textId="77777777" w:rsidR="000C6DA8" w:rsidRPr="0013787D" w:rsidRDefault="000C6DA8" w:rsidP="001955DF">
            <w:pPr>
              <w:spacing w:line="276" w:lineRule="auto"/>
              <w:rPr>
                <w:rFonts w:cstheme="minorHAnsi"/>
              </w:rPr>
            </w:pPr>
            <w:r w:rsidRPr="0013787D">
              <w:rPr>
                <w:rFonts w:cstheme="minorHAnsi"/>
              </w:rPr>
              <w:lastRenderedPageBreak/>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227712CC" w14:textId="77777777"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0C6DA8">
              <w:rPr>
                <w:rFonts w:cstheme="minorHAnsi"/>
                <w:rPrChange w:id="1882" w:author="Fabienne Schmaus" w:date="2026-05-04T09:35:00Z" w16du:dateUtc="2026-05-04T07:35:00Z">
                  <w:rPr>
                    <w:rFonts w:cstheme="minorHAnsi"/>
                    <w:i/>
                    <w:iCs/>
                  </w:rPr>
                </w:rPrChange>
              </w:rPr>
              <w:t>„Was sollen die Leute denken? Die kennen mich ja jetzt anders</w:t>
            </w:r>
            <w:del w:id="1883" w:author="Fabienne Schmaus" w:date="2026-05-04T09:35:00Z" w16du:dateUtc="2026-05-04T07:35:00Z">
              <w:r w:rsidRPr="000C6DA8" w:rsidDel="000C6DA8">
                <w:rPr>
                  <w:rFonts w:cstheme="minorHAnsi"/>
                  <w:rPrChange w:id="1884" w:author="Fabienne Schmaus" w:date="2026-05-04T09:35:00Z" w16du:dateUtc="2026-05-04T07:35:00Z">
                    <w:rPr>
                      <w:rFonts w:cstheme="minorHAnsi"/>
                      <w:i/>
                      <w:iCs/>
                    </w:rPr>
                  </w:rPrChange>
                </w:rPr>
                <w:delText>."</w:delText>
              </w:r>
              <w:r w:rsidRPr="000C6DA8" w:rsidDel="000C6DA8">
                <w:rPr>
                  <w:rFonts w:cstheme="minorHAnsi"/>
                </w:rPr>
                <w:delText xml:space="preserve"> </w:delText>
              </w:r>
            </w:del>
            <w:ins w:id="1885" w:author="Fabienne Schmaus" w:date="2026-05-04T09:35:00Z" w16du:dateUtc="2026-05-04T07:35:00Z">
              <w:r w:rsidRPr="000C6DA8">
                <w:rPr>
                  <w:rFonts w:cstheme="minorHAnsi"/>
                  <w:rPrChange w:id="1886" w:author="Fabienne Schmaus" w:date="2026-05-04T09:35:00Z" w16du:dateUtc="2026-05-04T07:35:00Z">
                    <w:rPr>
                      <w:rFonts w:cstheme="minorHAnsi"/>
                      <w:i/>
                      <w:iCs/>
                    </w:rPr>
                  </w:rPrChange>
                </w:rPr>
                <w:t>.</w:t>
              </w:r>
              <w:r w:rsidRPr="000C6DA8">
                <w:rPr>
                  <w:rFonts w:cstheme="minorHAnsi"/>
                  <w:rPrChange w:id="1887" w:author="Fabienne Schmaus" w:date="2026-05-04T09:35:00Z" w16du:dateUtc="2026-05-04T07:35:00Z">
                    <w:rPr>
                      <w:rFonts w:cstheme="minorHAnsi"/>
                      <w:i/>
                      <w:iCs/>
                    </w:rPr>
                  </w:rPrChange>
                </w:rPr>
                <w:t>“</w:t>
              </w:r>
              <w:r w:rsidRPr="0013787D">
                <w:rPr>
                  <w:rFonts w:cstheme="minorHAnsi"/>
                </w:rPr>
                <w:t xml:space="preserve"> </w:t>
              </w:r>
            </w:ins>
            <w:r w:rsidRPr="0013787D">
              <w:rPr>
                <w:rFonts w:cstheme="minorHAnsi"/>
              </w:rPr>
              <w:t>Also postet sie wieder das Übliche. Und fühlt sich danach kleiner als vorher.</w:t>
            </w:r>
          </w:p>
          <w:p w14:paraId="4D18D428" w14:textId="77777777" w:rsidR="000C6DA8" w:rsidRPr="000C6DA8" w:rsidDel="000C6DA8" w:rsidRDefault="000C6DA8" w:rsidP="001955DF">
            <w:pPr>
              <w:spacing w:line="276" w:lineRule="auto"/>
              <w:rPr>
                <w:del w:id="1888" w:author="Fabienne Schmaus" w:date="2026-05-04T09:35:00Z" w16du:dateUtc="2026-05-04T07:35:00Z"/>
                <w:rFonts w:cstheme="minorHAnsi"/>
                <w:sz w:val="12"/>
                <w:szCs w:val="12"/>
                <w:rPrChange w:id="1889" w:author="Fabienne Schmaus" w:date="2026-05-04T09:35:00Z" w16du:dateUtc="2026-05-04T07:35:00Z">
                  <w:rPr>
                    <w:del w:id="1890" w:author="Fabienne Schmaus" w:date="2026-05-04T09:35:00Z" w16du:dateUtc="2026-05-04T07:35:00Z"/>
                    <w:rFonts w:cstheme="minorHAnsi"/>
                  </w:rPr>
                </w:rPrChange>
              </w:rPr>
            </w:pPr>
          </w:p>
          <w:p w14:paraId="4C8FD746" w14:textId="77777777" w:rsidR="000C6DA8" w:rsidRPr="000C6DA8" w:rsidDel="000C6DA8" w:rsidRDefault="000C6DA8" w:rsidP="001955DF">
            <w:pPr>
              <w:spacing w:line="276" w:lineRule="auto"/>
              <w:rPr>
                <w:del w:id="1891" w:author="Fabienne Schmaus" w:date="2026-05-04T09:35:00Z" w16du:dateUtc="2026-05-04T07:35:00Z"/>
                <w:rFonts w:cstheme="minorHAnsi"/>
                <w:b/>
                <w:bCs/>
                <w:sz w:val="12"/>
                <w:szCs w:val="12"/>
                <w:rPrChange w:id="1892" w:author="Fabienne Schmaus" w:date="2026-05-04T09:35:00Z" w16du:dateUtc="2026-05-04T07:35:00Z">
                  <w:rPr>
                    <w:del w:id="1893" w:author="Fabienne Schmaus" w:date="2026-05-04T09:35:00Z" w16du:dateUtc="2026-05-04T07:35:00Z"/>
                    <w:rFonts w:cstheme="minorHAnsi"/>
                    <w:b/>
                    <w:bCs/>
                  </w:rPr>
                </w:rPrChange>
              </w:rPr>
            </w:pPr>
            <w:del w:id="1894" w:author="Fabienne Schmaus" w:date="2026-05-04T09:35:00Z" w16du:dateUtc="2026-05-04T07:35:00Z">
              <w:r w:rsidRPr="000C6DA8" w:rsidDel="000C6DA8">
                <w:rPr>
                  <w:rFonts w:cstheme="minorHAnsi"/>
                  <w:b/>
                  <w:bCs/>
                  <w:sz w:val="12"/>
                  <w:szCs w:val="12"/>
                  <w:rPrChange w:id="1895" w:author="Fabienne Schmaus" w:date="2026-05-04T09:35:00Z" w16du:dateUtc="2026-05-04T07:35:00Z">
                    <w:rPr>
                      <w:rFonts w:cstheme="minorHAnsi"/>
                      <w:b/>
                      <w:bCs/>
                    </w:rPr>
                  </w:rPrChange>
                </w:rPr>
                <w:delText>Aufgabe</w:delText>
              </w:r>
            </w:del>
          </w:p>
          <w:p w14:paraId="454282FA" w14:textId="77777777" w:rsidR="000C6DA8" w:rsidRPr="000C6DA8" w:rsidRDefault="000C6DA8" w:rsidP="001955DF">
            <w:pPr>
              <w:spacing w:line="276" w:lineRule="auto"/>
              <w:rPr>
                <w:ins w:id="1896" w:author="Fabienne Schmaus" w:date="2026-05-04T09:35:00Z" w16du:dateUtc="2026-05-04T07:35:00Z"/>
                <w:rFonts w:cstheme="minorHAnsi"/>
                <w:sz w:val="12"/>
                <w:szCs w:val="12"/>
                <w:rPrChange w:id="1897" w:author="Fabienne Schmaus" w:date="2026-05-04T09:35:00Z" w16du:dateUtc="2026-05-04T07:35:00Z">
                  <w:rPr>
                    <w:ins w:id="1898" w:author="Fabienne Schmaus" w:date="2026-05-04T09:35:00Z" w16du:dateUtc="2026-05-04T07:35:00Z"/>
                    <w:rFonts w:cstheme="minorHAnsi"/>
                  </w:rPr>
                </w:rPrChange>
              </w:rPr>
            </w:pPr>
          </w:p>
          <w:p w14:paraId="23A795E7" w14:textId="77777777" w:rsidR="000C6DA8" w:rsidRPr="000C6DA8" w:rsidRDefault="000C6DA8" w:rsidP="001955DF">
            <w:pPr>
              <w:spacing w:line="276" w:lineRule="auto"/>
              <w:rPr>
                <w:rFonts w:cstheme="minorHAnsi"/>
                <w:i/>
                <w:iCs/>
                <w:rPrChange w:id="1899" w:author="Fabienne Schmaus" w:date="2026-05-04T09:35:00Z" w16du:dateUtc="2026-05-04T07:35:00Z">
                  <w:rPr>
                    <w:rFonts w:cstheme="minorHAnsi"/>
                  </w:rPr>
                </w:rPrChange>
              </w:rPr>
            </w:pPr>
            <w:r w:rsidRPr="000C6DA8">
              <w:rPr>
                <w:rFonts w:cstheme="minorHAnsi"/>
                <w:i/>
                <w:iCs/>
                <w:rPrChange w:id="1900" w:author="Fabienne Schmaus" w:date="2026-05-04T09:35:00Z" w16du:dateUtc="2026-05-04T07:35:00Z">
                  <w:rPr>
                    <w:rFonts w:cstheme="minorHAnsi"/>
                  </w:rPr>
                </w:rPrChange>
              </w:rPr>
              <w:t>Lest die Geschichte und bearbeitet die folgenden Fragen gemeinsam in eurer Gruppe.</w:t>
            </w:r>
          </w:p>
          <w:p w14:paraId="6F2E73AA" w14:textId="77777777" w:rsidR="000C6DA8" w:rsidRPr="0013787D" w:rsidDel="000C6DA8" w:rsidRDefault="000C6DA8" w:rsidP="001955DF">
            <w:pPr>
              <w:tabs>
                <w:tab w:val="num" w:pos="316"/>
              </w:tabs>
              <w:spacing w:line="276" w:lineRule="auto"/>
              <w:ind w:left="316" w:hanging="316"/>
              <w:rPr>
                <w:del w:id="1901" w:author="Fabienne Schmaus" w:date="2026-05-04T09:35:00Z" w16du:dateUtc="2026-05-04T07:35:00Z"/>
                <w:rFonts w:cstheme="minorHAnsi"/>
              </w:rPr>
              <w:pPrChange w:id="1902" w:author="Fabienne Schmaus" w:date="2026-05-04T09:36:00Z" w16du:dateUtc="2026-05-04T07:36:00Z">
                <w:pPr>
                  <w:spacing w:line="276" w:lineRule="auto"/>
                </w:pPr>
              </w:pPrChange>
            </w:pPr>
            <w:del w:id="1903" w:author="Fabienne Schmaus" w:date="2026-05-04T09:35:00Z" w16du:dateUtc="2026-05-04T07:35:00Z">
              <w:r w:rsidRPr="0013787D" w:rsidDel="000C6DA8">
                <w:rPr>
                  <w:rFonts w:cstheme="minorHAnsi"/>
                  <w:b/>
                  <w:bCs/>
                </w:rPr>
                <w:delText>Fragen für alle:</w:delText>
              </w:r>
            </w:del>
          </w:p>
          <w:p w14:paraId="64183C2A"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904"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Was beschäftigt Leonie? Beschreibt in eigenen Worten, was das Problem ist.</w:t>
            </w:r>
          </w:p>
          <w:p w14:paraId="10C8F765"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905"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Warum fühlt sie sich nach dem Posten „kleiner als vorher</w:t>
            </w:r>
            <w:del w:id="1906" w:author="Fabienne Schmaus" w:date="2026-05-04T09:36:00Z" w16du:dateUtc="2026-05-04T07:36:00Z">
              <w:r w:rsidRPr="0013787D" w:rsidDel="000C6DA8">
                <w:rPr>
                  <w:rFonts w:cstheme="minorHAnsi"/>
                </w:rPr>
                <w:delText>"?</w:delText>
              </w:r>
            </w:del>
            <w:ins w:id="1907" w:author="Fabienne Schmaus" w:date="2026-05-04T09:36:00Z" w16du:dateUtc="2026-05-04T07:36:00Z">
              <w:r>
                <w:rPr>
                  <w:rFonts w:cstheme="minorHAnsi"/>
                </w:rPr>
                <w:t>“</w:t>
              </w:r>
              <w:r w:rsidRPr="0013787D">
                <w:rPr>
                  <w:rFonts w:cstheme="minorHAnsi"/>
                </w:rPr>
                <w:t>?</w:t>
              </w:r>
            </w:ins>
          </w:p>
          <w:p w14:paraId="08C792E5" w14:textId="77777777" w:rsidR="000C6DA8" w:rsidRPr="0013787D" w:rsidRDefault="000C6DA8" w:rsidP="001955DF">
            <w:pPr>
              <w:numPr>
                <w:ilvl w:val="0"/>
                <w:numId w:val="67"/>
              </w:numPr>
              <w:tabs>
                <w:tab w:val="clear" w:pos="720"/>
                <w:tab w:val="num" w:pos="316"/>
              </w:tabs>
              <w:spacing w:line="276" w:lineRule="auto"/>
              <w:ind w:left="316" w:hanging="316"/>
              <w:rPr>
                <w:rFonts w:cstheme="minorHAnsi"/>
              </w:rPr>
              <w:pPrChange w:id="1908"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6B5B0D51" w14:textId="77777777" w:rsidR="000C6DA8" w:rsidRPr="0013787D" w:rsidDel="000C6DA8" w:rsidRDefault="000C6DA8" w:rsidP="001955DF">
            <w:pPr>
              <w:tabs>
                <w:tab w:val="num" w:pos="316"/>
              </w:tabs>
              <w:spacing w:line="276" w:lineRule="auto"/>
              <w:ind w:left="316" w:hanging="316"/>
              <w:rPr>
                <w:del w:id="1909" w:author="Fabienne Schmaus" w:date="2026-05-04T09:35:00Z" w16du:dateUtc="2026-05-04T07:35:00Z"/>
                <w:rFonts w:cstheme="minorHAnsi"/>
              </w:rPr>
              <w:pPrChange w:id="1910" w:author="Fabienne Schmaus" w:date="2026-05-04T09:36:00Z" w16du:dateUtc="2026-05-04T07:36:00Z">
                <w:pPr>
                  <w:spacing w:line="276" w:lineRule="auto"/>
                </w:pPr>
              </w:pPrChange>
            </w:pPr>
            <w:del w:id="1911" w:author="Fabienne Schmaus" w:date="2026-05-04T09:35:00Z" w16du:dateUtc="2026-05-04T07:35:00Z">
              <w:r w:rsidRPr="0013787D" w:rsidDel="000C6DA8">
                <w:rPr>
                  <w:rFonts w:cstheme="minorHAnsi"/>
                  <w:b/>
                  <w:bCs/>
                </w:rPr>
                <w:delText>Zusatz für Sek II:</w:delText>
              </w:r>
            </w:del>
          </w:p>
          <w:p w14:paraId="1F1ACA20" w14:textId="77777777" w:rsidR="000C6DA8" w:rsidRPr="0013787D" w:rsidRDefault="000C6DA8" w:rsidP="001955DF">
            <w:pPr>
              <w:numPr>
                <w:ilvl w:val="0"/>
                <w:numId w:val="68"/>
              </w:numPr>
              <w:tabs>
                <w:tab w:val="clear" w:pos="720"/>
                <w:tab w:val="num" w:pos="316"/>
              </w:tabs>
              <w:spacing w:line="276" w:lineRule="auto"/>
              <w:ind w:left="316" w:hanging="316"/>
              <w:rPr>
                <w:rFonts w:cstheme="minorHAnsi"/>
              </w:rPr>
              <w:pPrChange w:id="1912" w:author="Fabienne Schmaus" w:date="2026-05-04T09:36:00Z" w16du:dateUtc="2026-05-04T07:36:00Z">
                <w:pPr>
                  <w:numPr>
                    <w:numId w:val="68"/>
                  </w:numPr>
                  <w:tabs>
                    <w:tab w:val="num" w:pos="720"/>
                  </w:tabs>
                  <w:spacing w:line="276" w:lineRule="auto"/>
                  <w:ind w:left="720" w:hanging="360"/>
                </w:pPr>
              </w:pPrChange>
            </w:pPr>
            <w:r w:rsidRPr="0013787D">
              <w:rPr>
                <w:rFonts w:cstheme="minorHAnsi"/>
              </w:rPr>
              <w:t xml:space="preserve">Leonie erlebt eine </w:t>
            </w:r>
            <w:r w:rsidRPr="0013787D">
              <w:rPr>
                <w:rFonts w:cstheme="minorHAnsi"/>
                <w:b/>
                <w:bCs/>
              </w:rPr>
              <w:t>Identitätsdiskrepanz</w:t>
            </w:r>
            <w:r w:rsidRPr="0013787D">
              <w:rPr>
                <w:rFonts w:cstheme="minorHAnsi"/>
              </w:rPr>
              <w:t>: Das Online-Selbst und das reale Selbst driften auseinander. Was kann das auf Dauer mit dem Wohlbefinden machen?</w:t>
            </w:r>
          </w:p>
          <w:p w14:paraId="61C8DE1A" w14:textId="77777777" w:rsidR="000C6DA8" w:rsidRPr="0013787D" w:rsidRDefault="000C6DA8" w:rsidP="001955DF">
            <w:pPr>
              <w:numPr>
                <w:ilvl w:val="0"/>
                <w:numId w:val="68"/>
              </w:numPr>
              <w:tabs>
                <w:tab w:val="clear" w:pos="720"/>
                <w:tab w:val="num" w:pos="316"/>
              </w:tabs>
              <w:spacing w:line="276" w:lineRule="auto"/>
              <w:ind w:left="316" w:hanging="316"/>
              <w:rPr>
                <w:rFonts w:cstheme="minorHAnsi"/>
              </w:rPr>
              <w:pPrChange w:id="1913" w:author="Fabienne Schmaus" w:date="2026-05-04T09:36:00Z" w16du:dateUtc="2026-05-04T07:36:00Z">
                <w:pPr>
                  <w:numPr>
                    <w:numId w:val="68"/>
                  </w:numPr>
                  <w:tabs>
                    <w:tab w:val="num" w:pos="720"/>
                  </w:tabs>
                  <w:spacing w:line="276" w:lineRule="auto"/>
                  <w:ind w:left="720" w:hanging="360"/>
                </w:pPr>
              </w:pPrChange>
            </w:pPr>
            <w:r w:rsidRPr="0013787D">
              <w:rPr>
                <w:rFonts w:cstheme="minorHAnsi"/>
              </w:rPr>
              <w:t>Ist Leonies Dilemma lösbar? Oder ist das Auseinanderfallen von Online-Ich und realem Ich unvermeidlich?</w:t>
            </w:r>
          </w:p>
          <w:p w14:paraId="71FD794A" w14:textId="77777777" w:rsidR="000C6DA8" w:rsidRPr="0013787D" w:rsidDel="000C6DA8" w:rsidRDefault="000C6DA8" w:rsidP="001955DF">
            <w:pPr>
              <w:spacing w:line="276" w:lineRule="auto"/>
              <w:rPr>
                <w:rFonts w:cstheme="minorHAnsi"/>
                <w:b/>
                <w:bCs/>
              </w:rPr>
            </w:pPr>
          </w:p>
        </w:tc>
      </w:tr>
      <w:tr w:rsidR="000C6DA8" w14:paraId="5F06C409" w14:textId="77777777" w:rsidTr="001955DF">
        <w:tc>
          <w:tcPr>
            <w:tcW w:w="10456" w:type="dxa"/>
            <w:tcBorders>
              <w:top w:val="single" w:sz="4" w:space="0" w:color="auto"/>
              <w:left w:val="nil"/>
              <w:bottom w:val="single" w:sz="4" w:space="0" w:color="auto"/>
              <w:right w:val="nil"/>
            </w:tcBorders>
            <w:tcPrChange w:id="1914" w:author="Fabienne Schmaus" w:date="2026-05-04T09:36:00Z" w16du:dateUtc="2026-05-04T07:36:00Z">
              <w:tcPr>
                <w:tcW w:w="10456" w:type="dxa"/>
                <w:tcBorders>
                  <w:top w:val="nil"/>
                  <w:left w:val="nil"/>
                  <w:bottom w:val="single" w:sz="4" w:space="0" w:color="auto"/>
                  <w:right w:val="nil"/>
                </w:tcBorders>
              </w:tcPr>
            </w:tcPrChange>
          </w:tcPr>
          <w:p w14:paraId="6B776912" w14:textId="77777777" w:rsidR="000C6DA8" w:rsidRPr="0013787D" w:rsidRDefault="000C6DA8" w:rsidP="001955DF">
            <w:pPr>
              <w:spacing w:line="276" w:lineRule="auto"/>
              <w:rPr>
                <w:rFonts w:cstheme="minorHAnsi"/>
                <w:b/>
                <w:bCs/>
              </w:rPr>
            </w:pPr>
          </w:p>
        </w:tc>
      </w:tr>
      <w:tr w:rsidR="000C6DA8" w14:paraId="0E2D112E" w14:textId="77777777" w:rsidTr="001955DF">
        <w:tc>
          <w:tcPr>
            <w:tcW w:w="10456" w:type="dxa"/>
            <w:tcBorders>
              <w:top w:val="single" w:sz="4" w:space="0" w:color="auto"/>
              <w:left w:val="single" w:sz="4" w:space="0" w:color="auto"/>
              <w:bottom w:val="single" w:sz="4" w:space="0" w:color="auto"/>
              <w:right w:val="single" w:sz="4" w:space="0" w:color="auto"/>
            </w:tcBorders>
          </w:tcPr>
          <w:p w14:paraId="219B67B6" w14:textId="77777777" w:rsidR="000C6DA8" w:rsidRPr="0013787D" w:rsidRDefault="000C6DA8" w:rsidP="001955DF">
            <w:pPr>
              <w:spacing w:line="276" w:lineRule="auto"/>
              <w:rPr>
                <w:rFonts w:cstheme="minorHAnsi"/>
                <w:b/>
                <w:bCs/>
              </w:rPr>
            </w:pPr>
            <w:r w:rsidRPr="0013787D">
              <w:rPr>
                <w:rFonts w:cstheme="minorHAnsi"/>
                <w:b/>
                <w:bCs/>
              </w:rPr>
              <w:t>Für die Kurzvorstellung im Plenum</w:t>
            </w:r>
          </w:p>
          <w:p w14:paraId="61E66DCF" w14:textId="77777777" w:rsidR="000C6DA8" w:rsidRPr="0013787D" w:rsidRDefault="000C6DA8" w:rsidP="001955DF">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p>
          <w:p w14:paraId="600F7CFB" w14:textId="77777777" w:rsidR="000C6DA8" w:rsidRPr="0013787D" w:rsidRDefault="000C6DA8" w:rsidP="001955DF">
            <w:pPr>
              <w:numPr>
                <w:ilvl w:val="0"/>
                <w:numId w:val="69"/>
              </w:numPr>
              <w:spacing w:line="276" w:lineRule="auto"/>
              <w:rPr>
                <w:rFonts w:cstheme="minorHAnsi"/>
              </w:rPr>
            </w:pPr>
            <w:r w:rsidRPr="0013787D">
              <w:rPr>
                <w:rFonts w:cstheme="minorHAnsi"/>
              </w:rPr>
              <w:t>Was passiert in der Geschichte?</w:t>
            </w:r>
          </w:p>
          <w:p w14:paraId="4D3AA0C5" w14:textId="77777777" w:rsidR="000C6DA8" w:rsidRPr="0013787D" w:rsidRDefault="000C6DA8" w:rsidP="001955DF">
            <w:pPr>
              <w:numPr>
                <w:ilvl w:val="0"/>
                <w:numId w:val="69"/>
              </w:numPr>
              <w:spacing w:line="276" w:lineRule="auto"/>
              <w:rPr>
                <w:rFonts w:cstheme="minorHAnsi"/>
              </w:rPr>
            </w:pPr>
            <w:r w:rsidRPr="0013787D">
              <w:rPr>
                <w:rFonts w:cstheme="minorHAnsi"/>
              </w:rPr>
              <w:t>Was beschäftigt die Person?</w:t>
            </w:r>
          </w:p>
          <w:p w14:paraId="5D367B82" w14:textId="77777777" w:rsidR="000C6DA8" w:rsidRPr="000C6DA8" w:rsidRDefault="000C6DA8" w:rsidP="001955DF">
            <w:pPr>
              <w:numPr>
                <w:ilvl w:val="0"/>
                <w:numId w:val="69"/>
              </w:numPr>
              <w:spacing w:line="276" w:lineRule="auto"/>
              <w:rPr>
                <w:rFonts w:cstheme="minorHAnsi"/>
              </w:rPr>
            </w:pPr>
            <w:r w:rsidRPr="0013787D">
              <w:rPr>
                <w:rFonts w:cstheme="minorHAnsi"/>
              </w:rPr>
              <w:t>Was könnte helfen?</w:t>
            </w:r>
          </w:p>
        </w:tc>
      </w:tr>
    </w:tbl>
    <w:p w14:paraId="21860052" w14:textId="77777777" w:rsidR="0013787D" w:rsidRDefault="0013787D">
      <w:pPr>
        <w:rPr>
          <w:ins w:id="1915" w:author="Fabienne Schmaus" w:date="2026-04-30T17:39:00Z" w16du:dateUtc="2026-04-30T15:39:00Z"/>
          <w:rFonts w:cstheme="minorHAnsi"/>
          <w:b/>
          <w:bCs/>
        </w:rPr>
      </w:pPr>
      <w:ins w:id="1916" w:author="Fabienne Schmaus" w:date="2026-04-30T17:39:00Z" w16du:dateUtc="2026-04-30T15:39:00Z">
        <w:r>
          <w:rPr>
            <w:rFonts w:cstheme="minorHAnsi"/>
            <w:b/>
            <w:bCs/>
          </w:rPr>
          <w:br w:type="page"/>
        </w:r>
      </w:ins>
    </w:p>
    <w:p w14:paraId="4AE16BA3" w14:textId="77777777" w:rsidR="0013787D" w:rsidRPr="001955DF" w:rsidRDefault="0013787D" w:rsidP="0013787D">
      <w:pPr>
        <w:rPr>
          <w:ins w:id="1917" w:author="Fabienne Schmaus" w:date="2026-04-30T17:39:00Z" w16du:dateUtc="2026-04-30T15:39:00Z"/>
          <w:rFonts w:cstheme="minorHAnsi"/>
        </w:rPr>
      </w:pPr>
      <w:ins w:id="1918" w:author="Fabienne Schmaus" w:date="2026-04-30T17:39:00Z" w16du:dateUtc="2026-04-30T15:39: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775757D" w14:textId="206A6FB1" w:rsidR="0013787D" w:rsidRPr="0013787D" w:rsidRDefault="0013787D" w:rsidP="0013787D">
      <w:pPr>
        <w:rPr>
          <w:ins w:id="1919" w:author="Fabienne Schmaus" w:date="2026-04-30T17:39:00Z" w16du:dateUtc="2026-04-30T15:39:00Z"/>
          <w:rFonts w:cstheme="minorHAnsi"/>
          <w:sz w:val="24"/>
          <w:szCs w:val="24"/>
          <w:rPrChange w:id="1920" w:author="Fabienne Schmaus" w:date="2026-04-30T17:40:00Z" w16du:dateUtc="2026-04-30T15:40:00Z">
            <w:rPr>
              <w:ins w:id="1921" w:author="Fabienne Schmaus" w:date="2026-04-30T17:39:00Z" w16du:dateUtc="2026-04-30T15:39:00Z"/>
              <w:rFonts w:cstheme="minorHAnsi"/>
            </w:rPr>
          </w:rPrChange>
        </w:rPr>
      </w:pPr>
      <w:r w:rsidRPr="0013787D">
        <w:rPr>
          <w:rFonts w:cstheme="minorHAnsi"/>
          <w:b/>
          <w:bCs/>
          <w:sz w:val="24"/>
          <w:szCs w:val="24"/>
          <w:rPrChange w:id="1922" w:author="Fabienne Schmaus" w:date="2026-04-30T17:40:00Z" w16du:dateUtc="2026-04-30T15:40:00Z">
            <w:rPr>
              <w:rFonts w:cstheme="minorHAnsi"/>
              <w:b/>
              <w:bCs/>
            </w:rPr>
          </w:rPrChange>
        </w:rPr>
        <w:t>Arbeitsblatt 4</w:t>
      </w:r>
      <w:ins w:id="1923" w:author="Fabienne Schmaus" w:date="2026-05-04T09:44:00Z" w16du:dateUtc="2026-05-04T07:44:00Z">
        <w:r w:rsidR="00CC0E88">
          <w:rPr>
            <w:rFonts w:cstheme="minorHAnsi"/>
            <w:b/>
            <w:bCs/>
            <w:sz w:val="24"/>
            <w:szCs w:val="24"/>
          </w:rPr>
          <w:t>A</w:t>
        </w:r>
      </w:ins>
      <w:ins w:id="1924" w:author="Fabienne Schmaus" w:date="2026-04-30T17:40:00Z" w16du:dateUtc="2026-04-30T15:40:00Z">
        <w:r w:rsidRPr="0013787D">
          <w:rPr>
            <w:rFonts w:cstheme="minorHAnsi"/>
            <w:b/>
            <w:bCs/>
            <w:sz w:val="24"/>
            <w:szCs w:val="24"/>
            <w:rPrChange w:id="1925" w:author="Fabienne Schmaus" w:date="2026-04-30T17:40:00Z" w16du:dateUtc="2026-04-30T15:40:00Z">
              <w:rPr>
                <w:rFonts w:cstheme="minorHAnsi"/>
                <w:b/>
                <w:bCs/>
              </w:rPr>
            </w:rPrChange>
          </w:rPr>
          <w:br/>
        </w:r>
      </w:ins>
      <w:del w:id="1926" w:author="Fabienne Schmaus" w:date="2026-04-30T17:39:00Z" w16du:dateUtc="2026-04-30T15:39:00Z">
        <w:r w:rsidRPr="0013787D" w:rsidDel="0013787D">
          <w:rPr>
            <w:rFonts w:cstheme="minorHAnsi"/>
            <w:b/>
            <w:bCs/>
            <w:sz w:val="24"/>
            <w:szCs w:val="24"/>
            <w:rPrChange w:id="1927" w:author="Fabienne Schmaus" w:date="2026-04-30T17:40:00Z" w16du:dateUtc="2026-04-30T15:40:00Z">
              <w:rPr>
                <w:rFonts w:cstheme="minorHAnsi"/>
                <w:b/>
                <w:bCs/>
              </w:rPr>
            </w:rPrChange>
          </w:rPr>
          <w:delText xml:space="preserve"> – </w:delText>
        </w:r>
      </w:del>
      <w:r w:rsidRPr="0013787D">
        <w:rPr>
          <w:rFonts w:cstheme="minorHAnsi"/>
          <w:sz w:val="24"/>
          <w:szCs w:val="24"/>
          <w:rPrChange w:id="1928" w:author="Fabienne Schmaus" w:date="2026-04-30T17:40:00Z" w16du:dateUtc="2026-04-30T15:40:00Z">
            <w:rPr>
              <w:rFonts w:cstheme="minorHAnsi"/>
              <w:b/>
              <w:bCs/>
            </w:rPr>
          </w:rPrChange>
        </w:rPr>
        <w:t>5 Fragen vor dem Posten</w:t>
      </w:r>
      <w:del w:id="1929" w:author="Fabienne Schmaus" w:date="2026-04-30T17:39:00Z" w16du:dateUtc="2026-04-30T15:39:00Z">
        <w:r w:rsidRPr="0013787D" w:rsidDel="0013787D">
          <w:rPr>
            <w:rFonts w:cstheme="minorHAnsi"/>
            <w:sz w:val="24"/>
            <w:szCs w:val="24"/>
            <w:rPrChange w:id="1930" w:author="Fabienne Schmaus" w:date="2026-04-30T17:40:00Z" w16du:dateUtc="2026-04-30T15:40:00Z">
              <w:rPr>
                <w:rFonts w:cstheme="minorHAnsi"/>
                <w:b/>
                <w:bCs/>
              </w:rPr>
            </w:rPrChange>
          </w:rPr>
          <w:br/>
        </w:r>
      </w:del>
    </w:p>
    <w:p w14:paraId="57849A4F" w14:textId="77777777" w:rsidR="0013787D" w:rsidRPr="0013787D" w:rsidRDefault="0013787D" w:rsidP="0013787D">
      <w:pPr>
        <w:rPr>
          <w:rFonts w:cstheme="minorHAnsi"/>
        </w:rPr>
      </w:pPr>
    </w:p>
    <w:p w14:paraId="0029113C" w14:textId="5B8ACE29" w:rsidR="0013787D" w:rsidRPr="007B59A2" w:rsidDel="007B59A2" w:rsidRDefault="0013787D" w:rsidP="0013787D">
      <w:pPr>
        <w:rPr>
          <w:del w:id="1931" w:author="Fabienne Schmaus" w:date="2026-05-04T09:41:00Z" w16du:dateUtc="2026-05-04T07:41:00Z"/>
          <w:rFonts w:cstheme="minorHAnsi"/>
          <w:b/>
          <w:bCs/>
          <w:i/>
          <w:iCs/>
          <w:rPrChange w:id="1932" w:author="Fabienne Schmaus" w:date="2026-05-04T09:41:00Z" w16du:dateUtc="2026-05-04T07:41:00Z">
            <w:rPr>
              <w:del w:id="1933" w:author="Fabienne Schmaus" w:date="2026-05-04T09:41:00Z" w16du:dateUtc="2026-05-04T07:41:00Z"/>
              <w:rFonts w:cstheme="minorHAnsi"/>
              <w:b/>
              <w:bCs/>
            </w:rPr>
          </w:rPrChange>
        </w:rPr>
      </w:pPr>
      <w:del w:id="1934" w:author="Fabienne Schmaus" w:date="2026-05-04T09:41:00Z" w16du:dateUtc="2026-05-04T07:41:00Z">
        <w:r w:rsidRPr="007B59A2" w:rsidDel="007B59A2">
          <w:rPr>
            <w:rFonts w:cstheme="minorHAnsi"/>
            <w:b/>
            <w:bCs/>
            <w:i/>
            <w:iCs/>
            <w:rPrChange w:id="1935" w:author="Fabienne Schmaus" w:date="2026-05-04T09:41:00Z" w16du:dateUtc="2026-05-04T07:41:00Z">
              <w:rPr>
                <w:rFonts w:cstheme="minorHAnsi"/>
                <w:b/>
                <w:bCs/>
              </w:rPr>
            </w:rPrChange>
          </w:rPr>
          <w:delText>Sek I: Nutze diese 5 Fragen</w:delText>
        </w:r>
      </w:del>
    </w:p>
    <w:p w14:paraId="4286CF96" w14:textId="77777777" w:rsidR="0013787D" w:rsidRPr="007B59A2" w:rsidRDefault="0013787D" w:rsidP="0013787D">
      <w:pPr>
        <w:rPr>
          <w:rFonts w:cstheme="minorHAnsi"/>
          <w:i/>
          <w:iCs/>
          <w:rPrChange w:id="1936" w:author="Fabienne Schmaus" w:date="2026-05-04T09:41:00Z" w16du:dateUtc="2026-05-04T07:41:00Z">
            <w:rPr>
              <w:rFonts w:cstheme="minorHAnsi"/>
            </w:rPr>
          </w:rPrChange>
        </w:rPr>
      </w:pPr>
      <w:r w:rsidRPr="007B59A2">
        <w:rPr>
          <w:rFonts w:cstheme="minorHAnsi"/>
          <w:i/>
          <w:iCs/>
          <w:rPrChange w:id="1937" w:author="Fabienne Schmaus" w:date="2026-05-04T09:41:00Z" w16du:dateUtc="2026-05-04T07:41:00Z">
            <w:rPr>
              <w:rFonts w:cstheme="minorHAnsi"/>
            </w:rPr>
          </w:rPrChange>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938" w:author="Fabienne Schmaus" w:date="2026-05-04T09:42:00Z" w16du:dateUtc="2026-05-04T07:42: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07"/>
        <w:gridCol w:w="5641"/>
        <w:gridCol w:w="4363"/>
        <w:tblGridChange w:id="1939">
          <w:tblGrid>
            <w:gridCol w:w="207"/>
            <w:gridCol w:w="5641"/>
            <w:gridCol w:w="132"/>
            <w:gridCol w:w="1914"/>
            <w:gridCol w:w="2317"/>
          </w:tblGrid>
        </w:tblGridChange>
      </w:tblGrid>
      <w:tr w:rsidR="0013787D" w:rsidRPr="0013787D" w14:paraId="51487688" w14:textId="77777777" w:rsidTr="007B59A2">
        <w:trPr>
          <w:tblHeader/>
          <w:tblCellSpacing w:w="15" w:type="dxa"/>
          <w:trPrChange w:id="1940" w:author="Fabienne Schmaus" w:date="2026-05-04T09:42:00Z" w16du:dateUtc="2026-05-04T07:42:00Z">
            <w:trPr>
              <w:gridAfter w:val="0"/>
              <w:tblHeader/>
              <w:tblCellSpacing w:w="15" w:type="dxa"/>
            </w:trPr>
          </w:trPrChange>
        </w:trPr>
        <w:tc>
          <w:tcPr>
            <w:tcW w:w="0" w:type="auto"/>
            <w:vAlign w:val="center"/>
            <w:hideMark/>
            <w:tcPrChange w:id="1941" w:author="Fabienne Schmaus" w:date="2026-05-04T09:42:00Z" w16du:dateUtc="2026-05-04T07:42:00Z">
              <w:tcPr>
                <w:tcW w:w="0" w:type="auto"/>
                <w:vAlign w:val="center"/>
                <w:hideMark/>
              </w:tcPr>
            </w:tcPrChange>
          </w:tcPr>
          <w:p w14:paraId="48D68E73" w14:textId="77777777" w:rsidR="0013787D" w:rsidRPr="0013787D" w:rsidRDefault="0013787D" w:rsidP="0013787D">
            <w:pPr>
              <w:rPr>
                <w:rFonts w:cstheme="minorHAnsi"/>
                <w:b/>
                <w:bCs/>
              </w:rPr>
            </w:pPr>
            <w:r w:rsidRPr="0013787D">
              <w:rPr>
                <w:rFonts w:cstheme="minorHAnsi"/>
                <w:b/>
                <w:bCs/>
              </w:rPr>
              <w:t>#</w:t>
            </w:r>
          </w:p>
        </w:tc>
        <w:tc>
          <w:tcPr>
            <w:tcW w:w="0" w:type="auto"/>
            <w:vAlign w:val="center"/>
            <w:hideMark/>
            <w:tcPrChange w:id="1942" w:author="Fabienne Schmaus" w:date="2026-05-04T09:42:00Z" w16du:dateUtc="2026-05-04T07:42:00Z">
              <w:tcPr>
                <w:tcW w:w="0" w:type="auto"/>
                <w:gridSpan w:val="2"/>
                <w:vAlign w:val="center"/>
                <w:hideMark/>
              </w:tcPr>
            </w:tcPrChange>
          </w:tcPr>
          <w:p w14:paraId="6A23BBA6" w14:textId="10705BD1" w:rsidR="0013787D" w:rsidRPr="0013787D" w:rsidRDefault="0013787D" w:rsidP="0013787D">
            <w:pPr>
              <w:rPr>
                <w:rFonts w:cstheme="minorHAnsi"/>
                <w:b/>
                <w:bCs/>
              </w:rPr>
            </w:pPr>
            <w:r w:rsidRPr="0013787D">
              <w:rPr>
                <w:rFonts w:cstheme="minorHAnsi"/>
                <w:b/>
                <w:bCs/>
              </w:rPr>
              <w:t>Frage</w:t>
            </w:r>
            <w:ins w:id="1943" w:author="Fabienne Schmaus" w:date="2026-05-04T09:42:00Z" w16du:dateUtc="2026-05-04T07:42:00Z">
              <w:r w:rsidR="007B59A2">
                <w:rPr>
                  <w:rFonts w:cstheme="minorHAnsi"/>
                  <w:b/>
                  <w:bCs/>
                </w:rPr>
                <w:t>n</w:t>
              </w:r>
            </w:ins>
          </w:p>
        </w:tc>
        <w:tc>
          <w:tcPr>
            <w:tcW w:w="4318" w:type="dxa"/>
            <w:vAlign w:val="center"/>
            <w:hideMark/>
            <w:tcPrChange w:id="1944" w:author="Fabienne Schmaus" w:date="2026-05-04T09:42:00Z" w16du:dateUtc="2026-05-04T07:42:00Z">
              <w:tcPr>
                <w:tcW w:w="0" w:type="auto"/>
                <w:vAlign w:val="center"/>
                <w:hideMark/>
              </w:tcPr>
            </w:tcPrChange>
          </w:tcPr>
          <w:p w14:paraId="77E2C264" w14:textId="77777777" w:rsidR="0013787D" w:rsidRPr="0013787D" w:rsidRDefault="0013787D" w:rsidP="0013787D">
            <w:pPr>
              <w:rPr>
                <w:rFonts w:cstheme="minorHAnsi"/>
                <w:b/>
                <w:bCs/>
              </w:rPr>
            </w:pPr>
            <w:r w:rsidRPr="0013787D">
              <w:rPr>
                <w:rFonts w:cstheme="minorHAnsi"/>
                <w:b/>
                <w:bCs/>
              </w:rPr>
              <w:t>Mein Gedanke dazu</w:t>
            </w:r>
          </w:p>
        </w:tc>
      </w:tr>
      <w:tr w:rsidR="0013787D" w:rsidRPr="0013787D" w14:paraId="7C7A1BEE" w14:textId="77777777" w:rsidTr="007B59A2">
        <w:trPr>
          <w:tblCellSpacing w:w="15" w:type="dxa"/>
          <w:trPrChange w:id="1945" w:author="Fabienne Schmaus" w:date="2026-05-04T09:42:00Z" w16du:dateUtc="2026-05-04T07:42:00Z">
            <w:trPr>
              <w:gridAfter w:val="0"/>
              <w:tblCellSpacing w:w="15" w:type="dxa"/>
            </w:trPr>
          </w:trPrChange>
        </w:trPr>
        <w:tc>
          <w:tcPr>
            <w:tcW w:w="0" w:type="auto"/>
            <w:vAlign w:val="center"/>
            <w:hideMark/>
            <w:tcPrChange w:id="1946" w:author="Fabienne Schmaus" w:date="2026-05-04T09:42:00Z" w16du:dateUtc="2026-05-04T07:42:00Z">
              <w:tcPr>
                <w:tcW w:w="0" w:type="auto"/>
                <w:vAlign w:val="center"/>
                <w:hideMark/>
              </w:tcPr>
            </w:tcPrChange>
          </w:tcPr>
          <w:p w14:paraId="63F81127" w14:textId="77777777" w:rsidR="0013787D" w:rsidRPr="0013787D" w:rsidRDefault="0013787D" w:rsidP="0013787D">
            <w:pPr>
              <w:rPr>
                <w:rFonts w:cstheme="minorHAnsi"/>
              </w:rPr>
            </w:pPr>
            <w:r w:rsidRPr="0013787D">
              <w:rPr>
                <w:rFonts w:cstheme="minorHAnsi"/>
              </w:rPr>
              <w:t>1</w:t>
            </w:r>
          </w:p>
        </w:tc>
        <w:tc>
          <w:tcPr>
            <w:tcW w:w="0" w:type="auto"/>
            <w:vAlign w:val="center"/>
            <w:hideMark/>
            <w:tcPrChange w:id="1947" w:author="Fabienne Schmaus" w:date="2026-05-04T09:42:00Z" w16du:dateUtc="2026-05-04T07:42:00Z">
              <w:tcPr>
                <w:tcW w:w="0" w:type="auto"/>
                <w:gridSpan w:val="2"/>
                <w:vAlign w:val="center"/>
                <w:hideMark/>
              </w:tcPr>
            </w:tcPrChange>
          </w:tcPr>
          <w:p w14:paraId="3EB6E587" w14:textId="291F36C4" w:rsidR="0013787D" w:rsidRPr="007B59A2" w:rsidRDefault="0013787D" w:rsidP="0013787D">
            <w:pPr>
              <w:rPr>
                <w:rFonts w:cstheme="minorHAnsi"/>
              </w:rPr>
            </w:pPr>
            <w:r w:rsidRPr="007B59A2">
              <w:rPr>
                <w:rFonts w:cstheme="minorHAnsi"/>
                <w:rPrChange w:id="1948" w:author="Fabienne Schmaus" w:date="2026-05-04T09:42:00Z" w16du:dateUtc="2026-05-04T07:42:00Z">
                  <w:rPr>
                    <w:rFonts w:cstheme="minorHAnsi"/>
                    <w:b/>
                    <w:bCs/>
                  </w:rPr>
                </w:rPrChange>
              </w:rPr>
              <w:t>Warum poste ich das?</w:t>
            </w:r>
            <w:r w:rsidRPr="007B59A2">
              <w:rPr>
                <w:rFonts w:cstheme="minorHAnsi"/>
              </w:rPr>
              <w:t xml:space="preserve"> (</w:t>
            </w:r>
            <w:del w:id="1949" w:author="Fabienne Schmaus" w:date="2026-05-04T09:42:00Z" w16du:dateUtc="2026-05-04T07:42:00Z">
              <w:r w:rsidRPr="007B59A2" w:rsidDel="007B59A2">
                <w:rPr>
                  <w:rFonts w:cstheme="minorHAnsi"/>
                </w:rPr>
                <w:delText xml:space="preserve">Für wen – </w:delText>
              </w:r>
            </w:del>
            <w:r w:rsidRPr="007B59A2">
              <w:rPr>
                <w:rFonts w:cstheme="minorHAnsi"/>
              </w:rPr>
              <w:t>für mich</w:t>
            </w:r>
            <w:ins w:id="1950" w:author="Fabienne Schmaus" w:date="2026-05-04T09:42:00Z" w16du:dateUtc="2026-05-04T07:42:00Z">
              <w:r w:rsidR="007B59A2">
                <w:rPr>
                  <w:rFonts w:cstheme="minorHAnsi"/>
                </w:rPr>
                <w:t xml:space="preserve">, </w:t>
              </w:r>
            </w:ins>
            <w:del w:id="1951" w:author="Fabienne Schmaus" w:date="2026-05-04T09:42:00Z" w16du:dateUtc="2026-05-04T07:42:00Z">
              <w:r w:rsidRPr="007B59A2" w:rsidDel="007B59A2">
                <w:rPr>
                  <w:rFonts w:cstheme="minorHAnsi"/>
                </w:rPr>
                <w:delText xml:space="preserve"> oder </w:delText>
              </w:r>
            </w:del>
            <w:r w:rsidRPr="007B59A2">
              <w:rPr>
                <w:rFonts w:cstheme="minorHAnsi"/>
              </w:rPr>
              <w:t>für andere?)</w:t>
            </w:r>
          </w:p>
        </w:tc>
        <w:tc>
          <w:tcPr>
            <w:tcW w:w="4318" w:type="dxa"/>
            <w:vAlign w:val="center"/>
            <w:hideMark/>
            <w:tcPrChange w:id="1952" w:author="Fabienne Schmaus" w:date="2026-05-04T09:42:00Z" w16du:dateUtc="2026-05-04T07:42:00Z">
              <w:tcPr>
                <w:tcW w:w="0" w:type="auto"/>
                <w:vAlign w:val="center"/>
                <w:hideMark/>
              </w:tcPr>
            </w:tcPrChange>
          </w:tcPr>
          <w:p w14:paraId="09903627" w14:textId="4EB3D37E" w:rsidR="007B59A2" w:rsidRPr="0013787D" w:rsidRDefault="007B59A2" w:rsidP="0013787D">
            <w:pPr>
              <w:rPr>
                <w:rFonts w:cstheme="minorHAnsi"/>
              </w:rPr>
            </w:pPr>
            <w:ins w:id="1953" w:author="Fabienne Schmaus" w:date="2026-05-04T09:43:00Z" w16du:dateUtc="2026-05-04T07:43:00Z">
              <w:r>
                <w:rPr>
                  <w:rFonts w:cstheme="minorHAnsi"/>
                </w:rPr>
                <w:br/>
              </w:r>
            </w:ins>
          </w:p>
        </w:tc>
      </w:tr>
      <w:tr w:rsidR="0013787D" w:rsidRPr="0013787D" w14:paraId="174106A5" w14:textId="77777777" w:rsidTr="007B59A2">
        <w:trPr>
          <w:tblCellSpacing w:w="15" w:type="dxa"/>
          <w:trPrChange w:id="1954" w:author="Fabienne Schmaus" w:date="2026-05-04T09:42:00Z" w16du:dateUtc="2026-05-04T07:42:00Z">
            <w:trPr>
              <w:gridAfter w:val="0"/>
              <w:tblCellSpacing w:w="15" w:type="dxa"/>
            </w:trPr>
          </w:trPrChange>
        </w:trPr>
        <w:tc>
          <w:tcPr>
            <w:tcW w:w="0" w:type="auto"/>
            <w:vAlign w:val="center"/>
            <w:hideMark/>
            <w:tcPrChange w:id="1955" w:author="Fabienne Schmaus" w:date="2026-05-04T09:42:00Z" w16du:dateUtc="2026-05-04T07:42:00Z">
              <w:tcPr>
                <w:tcW w:w="0" w:type="auto"/>
                <w:vAlign w:val="center"/>
                <w:hideMark/>
              </w:tcPr>
            </w:tcPrChange>
          </w:tcPr>
          <w:p w14:paraId="738E6847" w14:textId="77777777" w:rsidR="0013787D" w:rsidRPr="0013787D" w:rsidRDefault="0013787D" w:rsidP="0013787D">
            <w:pPr>
              <w:rPr>
                <w:rFonts w:cstheme="minorHAnsi"/>
              </w:rPr>
            </w:pPr>
            <w:r w:rsidRPr="0013787D">
              <w:rPr>
                <w:rFonts w:cstheme="minorHAnsi"/>
              </w:rPr>
              <w:t>2</w:t>
            </w:r>
          </w:p>
        </w:tc>
        <w:tc>
          <w:tcPr>
            <w:tcW w:w="0" w:type="auto"/>
            <w:vAlign w:val="center"/>
            <w:hideMark/>
            <w:tcPrChange w:id="1956" w:author="Fabienne Schmaus" w:date="2026-05-04T09:42:00Z" w16du:dateUtc="2026-05-04T07:42:00Z">
              <w:tcPr>
                <w:tcW w:w="0" w:type="auto"/>
                <w:gridSpan w:val="2"/>
                <w:vAlign w:val="center"/>
                <w:hideMark/>
              </w:tcPr>
            </w:tcPrChange>
          </w:tcPr>
          <w:p w14:paraId="39435E82" w14:textId="5513C4F4" w:rsidR="0013787D" w:rsidRPr="007B59A2" w:rsidRDefault="0013787D" w:rsidP="0013787D">
            <w:pPr>
              <w:rPr>
                <w:rFonts w:cstheme="minorHAnsi"/>
              </w:rPr>
            </w:pPr>
            <w:r w:rsidRPr="007B59A2">
              <w:rPr>
                <w:rFonts w:cstheme="minorHAnsi"/>
                <w:rPrChange w:id="1957" w:author="Fabienne Schmaus" w:date="2026-05-04T09:42:00Z" w16du:dateUtc="2026-05-04T07:42:00Z">
                  <w:rPr>
                    <w:rFonts w:cstheme="minorHAnsi"/>
                    <w:b/>
                    <w:bCs/>
                  </w:rPr>
                </w:rPrChange>
              </w:rPr>
              <w:t>Wie fühle ich mich dabei?</w:t>
            </w:r>
            <w:r w:rsidRPr="007B59A2">
              <w:rPr>
                <w:rFonts w:cstheme="minorHAnsi"/>
              </w:rPr>
              <w:t xml:space="preserve"> (</w:t>
            </w:r>
            <w:del w:id="1958" w:author="Fabienne Schmaus" w:date="2026-05-04T09:42:00Z" w16du:dateUtc="2026-05-04T07:42:00Z">
              <w:r w:rsidRPr="007B59A2" w:rsidDel="007B59A2">
                <w:rPr>
                  <w:rFonts w:cstheme="minorHAnsi"/>
                </w:rPr>
                <w:delText>Gut</w:delText>
              </w:r>
            </w:del>
            <w:ins w:id="1959" w:author="Fabienne Schmaus" w:date="2026-05-04T09:42:00Z" w16du:dateUtc="2026-05-04T07:42:00Z">
              <w:r w:rsidR="007B59A2">
                <w:rPr>
                  <w:rFonts w:cstheme="minorHAnsi"/>
                </w:rPr>
                <w:t>g</w:t>
              </w:r>
              <w:r w:rsidR="007B59A2" w:rsidRPr="007B59A2">
                <w:rPr>
                  <w:rFonts w:cstheme="minorHAnsi"/>
                </w:rPr>
                <w:t>ut</w:t>
              </w:r>
            </w:ins>
            <w:r w:rsidRPr="007B59A2">
              <w:rPr>
                <w:rFonts w:cstheme="minorHAnsi"/>
              </w:rPr>
              <w:t>, unsicher, unter Druck?)</w:t>
            </w:r>
          </w:p>
        </w:tc>
        <w:tc>
          <w:tcPr>
            <w:tcW w:w="4318" w:type="dxa"/>
            <w:vAlign w:val="center"/>
            <w:hideMark/>
            <w:tcPrChange w:id="1960" w:author="Fabienne Schmaus" w:date="2026-05-04T09:42:00Z" w16du:dateUtc="2026-05-04T07:42:00Z">
              <w:tcPr>
                <w:tcW w:w="0" w:type="auto"/>
                <w:vAlign w:val="center"/>
                <w:hideMark/>
              </w:tcPr>
            </w:tcPrChange>
          </w:tcPr>
          <w:p w14:paraId="688D7EA9" w14:textId="2B55AF2C" w:rsidR="0013787D" w:rsidRPr="0013787D" w:rsidRDefault="007B59A2" w:rsidP="0013787D">
            <w:pPr>
              <w:rPr>
                <w:rFonts w:cstheme="minorHAnsi"/>
              </w:rPr>
            </w:pPr>
            <w:ins w:id="1961" w:author="Fabienne Schmaus" w:date="2026-05-04T09:43:00Z" w16du:dateUtc="2026-05-04T07:43:00Z">
              <w:r>
                <w:rPr>
                  <w:rFonts w:cstheme="minorHAnsi"/>
                </w:rPr>
                <w:br/>
              </w:r>
            </w:ins>
          </w:p>
        </w:tc>
      </w:tr>
      <w:tr w:rsidR="0013787D" w:rsidRPr="0013787D" w14:paraId="1871EB41" w14:textId="77777777" w:rsidTr="007B59A2">
        <w:trPr>
          <w:tblCellSpacing w:w="15" w:type="dxa"/>
          <w:trPrChange w:id="1962" w:author="Fabienne Schmaus" w:date="2026-05-04T09:42:00Z" w16du:dateUtc="2026-05-04T07:42:00Z">
            <w:trPr>
              <w:gridAfter w:val="0"/>
              <w:tblCellSpacing w:w="15" w:type="dxa"/>
            </w:trPr>
          </w:trPrChange>
        </w:trPr>
        <w:tc>
          <w:tcPr>
            <w:tcW w:w="0" w:type="auto"/>
            <w:vAlign w:val="center"/>
            <w:hideMark/>
            <w:tcPrChange w:id="1963" w:author="Fabienne Schmaus" w:date="2026-05-04T09:42:00Z" w16du:dateUtc="2026-05-04T07:42:00Z">
              <w:tcPr>
                <w:tcW w:w="0" w:type="auto"/>
                <w:vAlign w:val="center"/>
                <w:hideMark/>
              </w:tcPr>
            </w:tcPrChange>
          </w:tcPr>
          <w:p w14:paraId="34A894F9" w14:textId="77777777" w:rsidR="0013787D" w:rsidRPr="0013787D" w:rsidRDefault="0013787D" w:rsidP="0013787D">
            <w:pPr>
              <w:rPr>
                <w:rFonts w:cstheme="minorHAnsi"/>
              </w:rPr>
            </w:pPr>
            <w:r w:rsidRPr="0013787D">
              <w:rPr>
                <w:rFonts w:cstheme="minorHAnsi"/>
              </w:rPr>
              <w:t>3</w:t>
            </w:r>
          </w:p>
        </w:tc>
        <w:tc>
          <w:tcPr>
            <w:tcW w:w="0" w:type="auto"/>
            <w:vAlign w:val="center"/>
            <w:hideMark/>
            <w:tcPrChange w:id="1964" w:author="Fabienne Schmaus" w:date="2026-05-04T09:42:00Z" w16du:dateUtc="2026-05-04T07:42:00Z">
              <w:tcPr>
                <w:tcW w:w="0" w:type="auto"/>
                <w:gridSpan w:val="2"/>
                <w:vAlign w:val="center"/>
                <w:hideMark/>
              </w:tcPr>
            </w:tcPrChange>
          </w:tcPr>
          <w:p w14:paraId="4267F4AA" w14:textId="77777777" w:rsidR="0013787D" w:rsidRPr="007B59A2" w:rsidRDefault="0013787D" w:rsidP="0013787D">
            <w:pPr>
              <w:rPr>
                <w:rFonts w:cstheme="minorHAnsi"/>
              </w:rPr>
            </w:pPr>
            <w:r w:rsidRPr="007B59A2">
              <w:rPr>
                <w:rFonts w:cstheme="minorHAnsi"/>
                <w:rPrChange w:id="1965" w:author="Fabienne Schmaus" w:date="2026-05-04T09:42:00Z" w16du:dateUtc="2026-05-04T07:42:00Z">
                  <w:rPr>
                    <w:rFonts w:cstheme="minorHAnsi"/>
                    <w:b/>
                    <w:bCs/>
                  </w:rPr>
                </w:rPrChange>
              </w:rPr>
              <w:t>Würde ich das auch offline sagen oder zeigen?</w:t>
            </w:r>
          </w:p>
        </w:tc>
        <w:tc>
          <w:tcPr>
            <w:tcW w:w="4318" w:type="dxa"/>
            <w:vAlign w:val="center"/>
            <w:hideMark/>
            <w:tcPrChange w:id="1966" w:author="Fabienne Schmaus" w:date="2026-05-04T09:42:00Z" w16du:dateUtc="2026-05-04T07:42:00Z">
              <w:tcPr>
                <w:tcW w:w="0" w:type="auto"/>
                <w:vAlign w:val="center"/>
                <w:hideMark/>
              </w:tcPr>
            </w:tcPrChange>
          </w:tcPr>
          <w:p w14:paraId="2922004A" w14:textId="36D54198" w:rsidR="0013787D" w:rsidRPr="0013787D" w:rsidRDefault="007B59A2" w:rsidP="0013787D">
            <w:pPr>
              <w:rPr>
                <w:rFonts w:cstheme="minorHAnsi"/>
              </w:rPr>
            </w:pPr>
            <w:ins w:id="1967" w:author="Fabienne Schmaus" w:date="2026-05-04T09:43:00Z" w16du:dateUtc="2026-05-04T07:43:00Z">
              <w:r>
                <w:rPr>
                  <w:rFonts w:cstheme="minorHAnsi"/>
                </w:rPr>
                <w:br/>
              </w:r>
            </w:ins>
          </w:p>
        </w:tc>
      </w:tr>
      <w:tr w:rsidR="0013787D" w:rsidRPr="0013787D" w14:paraId="54F6DADF" w14:textId="77777777" w:rsidTr="007B59A2">
        <w:trPr>
          <w:tblCellSpacing w:w="15" w:type="dxa"/>
          <w:trPrChange w:id="1968" w:author="Fabienne Schmaus" w:date="2026-05-04T09:42:00Z" w16du:dateUtc="2026-05-04T07:42:00Z">
            <w:trPr>
              <w:gridAfter w:val="0"/>
              <w:tblCellSpacing w:w="15" w:type="dxa"/>
            </w:trPr>
          </w:trPrChange>
        </w:trPr>
        <w:tc>
          <w:tcPr>
            <w:tcW w:w="0" w:type="auto"/>
            <w:vAlign w:val="center"/>
            <w:hideMark/>
            <w:tcPrChange w:id="1969" w:author="Fabienne Schmaus" w:date="2026-05-04T09:42:00Z" w16du:dateUtc="2026-05-04T07:42:00Z">
              <w:tcPr>
                <w:tcW w:w="0" w:type="auto"/>
                <w:vAlign w:val="center"/>
                <w:hideMark/>
              </w:tcPr>
            </w:tcPrChange>
          </w:tcPr>
          <w:p w14:paraId="655AE451" w14:textId="77777777" w:rsidR="0013787D" w:rsidRPr="0013787D" w:rsidRDefault="0013787D" w:rsidP="0013787D">
            <w:pPr>
              <w:rPr>
                <w:rFonts w:cstheme="minorHAnsi"/>
              </w:rPr>
            </w:pPr>
            <w:r w:rsidRPr="0013787D">
              <w:rPr>
                <w:rFonts w:cstheme="minorHAnsi"/>
              </w:rPr>
              <w:t>4</w:t>
            </w:r>
          </w:p>
        </w:tc>
        <w:tc>
          <w:tcPr>
            <w:tcW w:w="0" w:type="auto"/>
            <w:vAlign w:val="center"/>
            <w:hideMark/>
            <w:tcPrChange w:id="1970" w:author="Fabienne Schmaus" w:date="2026-05-04T09:42:00Z" w16du:dateUtc="2026-05-04T07:42:00Z">
              <w:tcPr>
                <w:tcW w:w="0" w:type="auto"/>
                <w:gridSpan w:val="2"/>
                <w:vAlign w:val="center"/>
                <w:hideMark/>
              </w:tcPr>
            </w:tcPrChange>
          </w:tcPr>
          <w:p w14:paraId="6AF5F11B" w14:textId="77777777" w:rsidR="0013787D" w:rsidRPr="007B59A2" w:rsidRDefault="0013787D" w:rsidP="0013787D">
            <w:pPr>
              <w:rPr>
                <w:rFonts w:cstheme="minorHAnsi"/>
              </w:rPr>
            </w:pPr>
            <w:r w:rsidRPr="007B59A2">
              <w:rPr>
                <w:rFonts w:cstheme="minorHAnsi"/>
                <w:rPrChange w:id="1971" w:author="Fabienne Schmaus" w:date="2026-05-04T09:42:00Z" w16du:dateUtc="2026-05-04T07:42:00Z">
                  <w:rPr>
                    <w:rFonts w:cstheme="minorHAnsi"/>
                    <w:b/>
                    <w:bCs/>
                  </w:rPr>
                </w:rPrChange>
              </w:rPr>
              <w:t>Bin ich damit einverstanden, dass das dauerhaft online bleibt?</w:t>
            </w:r>
          </w:p>
        </w:tc>
        <w:tc>
          <w:tcPr>
            <w:tcW w:w="4318" w:type="dxa"/>
            <w:vAlign w:val="center"/>
            <w:hideMark/>
            <w:tcPrChange w:id="1972" w:author="Fabienne Schmaus" w:date="2026-05-04T09:42:00Z" w16du:dateUtc="2026-05-04T07:42:00Z">
              <w:tcPr>
                <w:tcW w:w="0" w:type="auto"/>
                <w:vAlign w:val="center"/>
                <w:hideMark/>
              </w:tcPr>
            </w:tcPrChange>
          </w:tcPr>
          <w:p w14:paraId="782F9869" w14:textId="59F20016" w:rsidR="0013787D" w:rsidRPr="0013787D" w:rsidRDefault="007B59A2" w:rsidP="0013787D">
            <w:pPr>
              <w:rPr>
                <w:rFonts w:cstheme="minorHAnsi"/>
              </w:rPr>
            </w:pPr>
            <w:ins w:id="1973" w:author="Fabienne Schmaus" w:date="2026-05-04T09:43:00Z" w16du:dateUtc="2026-05-04T07:43:00Z">
              <w:r>
                <w:rPr>
                  <w:rFonts w:cstheme="minorHAnsi"/>
                </w:rPr>
                <w:br/>
              </w:r>
            </w:ins>
          </w:p>
        </w:tc>
      </w:tr>
      <w:tr w:rsidR="0013787D" w:rsidRPr="0013787D" w14:paraId="1F8FE12E" w14:textId="77777777" w:rsidTr="007B59A2">
        <w:trPr>
          <w:tblCellSpacing w:w="15" w:type="dxa"/>
          <w:trPrChange w:id="1974" w:author="Fabienne Schmaus" w:date="2026-05-04T09:42:00Z" w16du:dateUtc="2026-05-04T07:42:00Z">
            <w:trPr>
              <w:gridAfter w:val="0"/>
              <w:tblCellSpacing w:w="15" w:type="dxa"/>
            </w:trPr>
          </w:trPrChange>
        </w:trPr>
        <w:tc>
          <w:tcPr>
            <w:tcW w:w="0" w:type="auto"/>
            <w:vAlign w:val="center"/>
            <w:hideMark/>
            <w:tcPrChange w:id="1975" w:author="Fabienne Schmaus" w:date="2026-05-04T09:42:00Z" w16du:dateUtc="2026-05-04T07:42:00Z">
              <w:tcPr>
                <w:tcW w:w="0" w:type="auto"/>
                <w:vAlign w:val="center"/>
                <w:hideMark/>
              </w:tcPr>
            </w:tcPrChange>
          </w:tcPr>
          <w:p w14:paraId="1D37780D" w14:textId="77777777" w:rsidR="0013787D" w:rsidRPr="0013787D" w:rsidRDefault="0013787D" w:rsidP="0013787D">
            <w:pPr>
              <w:rPr>
                <w:rFonts w:cstheme="minorHAnsi"/>
              </w:rPr>
            </w:pPr>
            <w:r w:rsidRPr="0013787D">
              <w:rPr>
                <w:rFonts w:cstheme="minorHAnsi"/>
              </w:rPr>
              <w:t>5</w:t>
            </w:r>
          </w:p>
        </w:tc>
        <w:tc>
          <w:tcPr>
            <w:tcW w:w="0" w:type="auto"/>
            <w:vAlign w:val="center"/>
            <w:hideMark/>
            <w:tcPrChange w:id="1976" w:author="Fabienne Schmaus" w:date="2026-05-04T09:42:00Z" w16du:dateUtc="2026-05-04T07:42:00Z">
              <w:tcPr>
                <w:tcW w:w="0" w:type="auto"/>
                <w:gridSpan w:val="2"/>
                <w:vAlign w:val="center"/>
                <w:hideMark/>
              </w:tcPr>
            </w:tcPrChange>
          </w:tcPr>
          <w:p w14:paraId="740558CC" w14:textId="77777777" w:rsidR="0013787D" w:rsidRPr="007B59A2" w:rsidRDefault="0013787D" w:rsidP="0013787D">
            <w:pPr>
              <w:rPr>
                <w:rFonts w:cstheme="minorHAnsi"/>
              </w:rPr>
            </w:pPr>
            <w:r w:rsidRPr="007B59A2">
              <w:rPr>
                <w:rFonts w:cstheme="minorHAnsi"/>
                <w:rPrChange w:id="1977" w:author="Fabienne Schmaus" w:date="2026-05-04T09:42:00Z" w16du:dateUtc="2026-05-04T07:42:00Z">
                  <w:rPr>
                    <w:rFonts w:cstheme="minorHAnsi"/>
                    <w:b/>
                    <w:bCs/>
                  </w:rPr>
                </w:rPrChange>
              </w:rPr>
              <w:t>Zeigt das, wer ich wirklich bin – oder wer ich sein möchte?</w:t>
            </w:r>
          </w:p>
        </w:tc>
        <w:tc>
          <w:tcPr>
            <w:tcW w:w="4318" w:type="dxa"/>
            <w:vAlign w:val="center"/>
            <w:hideMark/>
            <w:tcPrChange w:id="1978" w:author="Fabienne Schmaus" w:date="2026-05-04T09:42:00Z" w16du:dateUtc="2026-05-04T07:42:00Z">
              <w:tcPr>
                <w:tcW w:w="0" w:type="auto"/>
                <w:vAlign w:val="center"/>
                <w:hideMark/>
              </w:tcPr>
            </w:tcPrChange>
          </w:tcPr>
          <w:p w14:paraId="0C2C6E4B" w14:textId="6D91D6BC" w:rsidR="0013787D" w:rsidRPr="0013787D" w:rsidRDefault="007B59A2" w:rsidP="0013787D">
            <w:pPr>
              <w:rPr>
                <w:rFonts w:cstheme="minorHAnsi"/>
              </w:rPr>
            </w:pPr>
            <w:ins w:id="1979" w:author="Fabienne Schmaus" w:date="2026-05-04T09:43:00Z" w16du:dateUtc="2026-05-04T07:43:00Z">
              <w:r>
                <w:rPr>
                  <w:rFonts w:cstheme="minorHAnsi"/>
                </w:rPr>
                <w:br/>
              </w:r>
            </w:ins>
          </w:p>
        </w:tc>
      </w:tr>
    </w:tbl>
    <w:p w14:paraId="6DBE6272" w14:textId="77777777" w:rsidR="0013787D" w:rsidRPr="0013787D" w:rsidRDefault="0013787D" w:rsidP="0013787D">
      <w:pPr>
        <w:rPr>
          <w:rFonts w:cstheme="minorHAnsi"/>
        </w:rPr>
      </w:pPr>
    </w:p>
    <w:p w14:paraId="3BD3AD38" w14:textId="215C039E" w:rsidR="0013787D" w:rsidRPr="007B59A2" w:rsidRDefault="0013787D" w:rsidP="0013787D">
      <w:pPr>
        <w:rPr>
          <w:rFonts w:cstheme="minorHAnsi"/>
          <w:i/>
          <w:iCs/>
          <w:rPrChange w:id="1980" w:author="Fabienne Schmaus" w:date="2026-05-04T09:44:00Z" w16du:dateUtc="2026-05-04T07:44:00Z">
            <w:rPr>
              <w:rFonts w:cstheme="minorHAnsi"/>
            </w:rPr>
          </w:rPrChange>
        </w:rPr>
      </w:pPr>
      <w:r w:rsidRPr="007B59A2">
        <w:rPr>
          <w:rFonts w:cstheme="minorHAnsi"/>
          <w:i/>
          <w:iCs/>
          <w:rPrChange w:id="1981" w:author="Fabienne Schmaus" w:date="2026-05-04T09:44:00Z" w16du:dateUtc="2026-05-04T07:44:00Z">
            <w:rPr>
              <w:rFonts w:cstheme="minorHAnsi"/>
              <w:b/>
              <w:bCs/>
            </w:rPr>
          </w:rPrChange>
        </w:rPr>
        <w:t xml:space="preserve">Diskutiert </w:t>
      </w:r>
      <w:del w:id="1982" w:author="Fabienne Schmaus" w:date="2026-05-04T09:43:00Z" w16du:dateUtc="2026-05-04T07:43:00Z">
        <w:r w:rsidRPr="007B59A2" w:rsidDel="007B59A2">
          <w:rPr>
            <w:rFonts w:cstheme="minorHAnsi"/>
            <w:i/>
            <w:iCs/>
            <w:rPrChange w:id="1983" w:author="Fabienne Schmaus" w:date="2026-05-04T09:44:00Z" w16du:dateUtc="2026-05-04T07:44:00Z">
              <w:rPr>
                <w:rFonts w:cstheme="minorHAnsi"/>
                <w:b/>
                <w:bCs/>
              </w:rPr>
            </w:rPrChange>
          </w:rPr>
          <w:delText>in der Partnerarbeit:</w:delText>
        </w:r>
      </w:del>
      <w:ins w:id="1984" w:author="Fabienne Schmaus" w:date="2026-05-04T09:43:00Z" w16du:dateUtc="2026-05-04T07:43:00Z">
        <w:r w:rsidR="007B59A2" w:rsidRPr="007B59A2">
          <w:rPr>
            <w:rFonts w:cstheme="minorHAnsi"/>
            <w:i/>
            <w:iCs/>
            <w:rPrChange w:id="1985" w:author="Fabienne Schmaus" w:date="2026-05-04T09:44:00Z" w16du:dateUtc="2026-05-04T07:44:00Z">
              <w:rPr>
                <w:rFonts w:cstheme="minorHAnsi"/>
                <w:b/>
                <w:bCs/>
              </w:rPr>
            </w:rPrChange>
          </w:rPr>
          <w:t>zu zweit</w:t>
        </w:r>
      </w:ins>
      <w:ins w:id="1986" w:author="Fabienne Schmaus" w:date="2026-05-04T09:44:00Z" w16du:dateUtc="2026-05-04T07:44:00Z">
        <w:r w:rsidR="007B59A2">
          <w:rPr>
            <w:rFonts w:cstheme="minorHAnsi"/>
            <w:i/>
            <w:iCs/>
          </w:rPr>
          <w:t xml:space="preserve"> mithilfe dieser Fragen</w:t>
        </w:r>
      </w:ins>
      <w:ins w:id="1987" w:author="Fabienne Schmaus" w:date="2026-05-04T09:43:00Z" w16du:dateUtc="2026-05-04T07:43:00Z">
        <w:r w:rsidR="007B59A2" w:rsidRPr="007B59A2">
          <w:rPr>
            <w:rFonts w:cstheme="minorHAnsi"/>
            <w:i/>
            <w:iCs/>
            <w:rPrChange w:id="1988" w:author="Fabienne Schmaus" w:date="2026-05-04T09:44:00Z" w16du:dateUtc="2026-05-04T07:44:00Z">
              <w:rPr>
                <w:rFonts w:cstheme="minorHAnsi"/>
                <w:b/>
                <w:bCs/>
              </w:rPr>
            </w:rPrChange>
          </w:rPr>
          <w:t>.</w:t>
        </w:r>
      </w:ins>
    </w:p>
    <w:p w14:paraId="42A91649" w14:textId="77777777" w:rsidR="0013787D" w:rsidRPr="0013787D" w:rsidRDefault="0013787D" w:rsidP="007B59A2">
      <w:pPr>
        <w:numPr>
          <w:ilvl w:val="0"/>
          <w:numId w:val="70"/>
        </w:numPr>
        <w:tabs>
          <w:tab w:val="clear" w:pos="720"/>
          <w:tab w:val="num" w:pos="284"/>
        </w:tabs>
        <w:ind w:left="284" w:hanging="284"/>
        <w:rPr>
          <w:rFonts w:cstheme="minorHAnsi"/>
        </w:rPr>
        <w:pPrChange w:id="1989" w:author="Fabienne Schmaus" w:date="2026-05-04T09:44:00Z" w16du:dateUtc="2026-05-04T07:44:00Z">
          <w:pPr>
            <w:numPr>
              <w:numId w:val="70"/>
            </w:numPr>
            <w:tabs>
              <w:tab w:val="num" w:pos="720"/>
            </w:tabs>
            <w:ind w:left="720" w:hanging="360"/>
          </w:pPr>
        </w:pPrChange>
      </w:pPr>
      <w:r w:rsidRPr="0013787D">
        <w:rPr>
          <w:rFonts w:cstheme="minorHAnsi"/>
        </w:rPr>
        <w:t>Welche dieser Fragen findet ihr am hilfreichsten? Warum?</w:t>
      </w:r>
    </w:p>
    <w:p w14:paraId="6BC8B94C" w14:textId="332E6E7D" w:rsidR="0013787D" w:rsidRPr="0013787D" w:rsidRDefault="0013787D" w:rsidP="007B59A2">
      <w:pPr>
        <w:numPr>
          <w:ilvl w:val="0"/>
          <w:numId w:val="70"/>
        </w:numPr>
        <w:tabs>
          <w:tab w:val="clear" w:pos="720"/>
          <w:tab w:val="num" w:pos="284"/>
        </w:tabs>
        <w:ind w:left="284" w:hanging="284"/>
        <w:rPr>
          <w:rFonts w:cstheme="minorHAnsi"/>
        </w:rPr>
        <w:pPrChange w:id="1990" w:author="Fabienne Schmaus" w:date="2026-05-04T09:44:00Z" w16du:dateUtc="2026-05-04T07:44:00Z">
          <w:pPr>
            <w:numPr>
              <w:numId w:val="70"/>
            </w:numPr>
            <w:tabs>
              <w:tab w:val="num" w:pos="720"/>
            </w:tabs>
            <w:ind w:left="720" w:hanging="360"/>
          </w:pPr>
        </w:pPrChange>
      </w:pPr>
      <w:r w:rsidRPr="0013787D">
        <w:rPr>
          <w:rFonts w:cstheme="minorHAnsi"/>
        </w:rPr>
        <w:t>Gibt es eine Frage, bei der ihr euch unwohl fühlt</w:t>
      </w:r>
      <w:ins w:id="1991" w:author="Fabienne Schmaus" w:date="2026-05-04T09:44:00Z" w16du:dateUtc="2026-05-04T07:44:00Z">
        <w:r w:rsidR="007B59A2">
          <w:rPr>
            <w:rFonts w:cstheme="minorHAnsi"/>
          </w:rPr>
          <w:t xml:space="preserve">, </w:t>
        </w:r>
      </w:ins>
      <w:del w:id="1992" w:author="Fabienne Schmaus" w:date="2026-05-04T09:44:00Z" w16du:dateUtc="2026-05-04T07:44:00Z">
        <w:r w:rsidRPr="0013787D" w:rsidDel="007B59A2">
          <w:rPr>
            <w:rFonts w:cstheme="minorHAnsi"/>
          </w:rPr>
          <w:delText xml:space="preserve"> – </w:delText>
        </w:r>
      </w:del>
      <w:r w:rsidRPr="0013787D">
        <w:rPr>
          <w:rFonts w:cstheme="minorHAnsi"/>
        </w:rPr>
        <w:t>weil die Antwort unbequem sein könnte?</w:t>
      </w:r>
    </w:p>
    <w:p w14:paraId="0E797D17" w14:textId="77777777" w:rsidR="0013787D" w:rsidRPr="0013787D" w:rsidRDefault="0013787D" w:rsidP="007B59A2">
      <w:pPr>
        <w:numPr>
          <w:ilvl w:val="0"/>
          <w:numId w:val="70"/>
        </w:numPr>
        <w:tabs>
          <w:tab w:val="clear" w:pos="720"/>
          <w:tab w:val="num" w:pos="284"/>
        </w:tabs>
        <w:ind w:left="284" w:hanging="284"/>
        <w:rPr>
          <w:rFonts w:cstheme="minorHAnsi"/>
        </w:rPr>
        <w:pPrChange w:id="1993" w:author="Fabienne Schmaus" w:date="2026-05-04T09:44:00Z" w16du:dateUtc="2026-05-04T07:44:00Z">
          <w:pPr>
            <w:numPr>
              <w:numId w:val="70"/>
            </w:numPr>
            <w:tabs>
              <w:tab w:val="num" w:pos="720"/>
            </w:tabs>
            <w:ind w:left="720" w:hanging="360"/>
          </w:pPr>
        </w:pPrChange>
      </w:pPr>
      <w:r w:rsidRPr="0013787D">
        <w:rPr>
          <w:rFonts w:cstheme="minorHAnsi"/>
        </w:rPr>
        <w:t>Würdet ihr das wirklich tun – diese Fragen vor dem Posten durchgehen? Ehrlich!</w:t>
      </w:r>
    </w:p>
    <w:p w14:paraId="341226AA" w14:textId="77777777" w:rsidR="00CC0E88" w:rsidRDefault="00CC0E88">
      <w:pPr>
        <w:rPr>
          <w:rFonts w:cstheme="minorHAnsi"/>
        </w:rPr>
      </w:pPr>
      <w:r>
        <w:rPr>
          <w:rFonts w:cstheme="minorHAnsi"/>
        </w:rPr>
        <w:br w:type="page"/>
      </w:r>
    </w:p>
    <w:p w14:paraId="07C5ED76" w14:textId="77777777" w:rsidR="00CC0E88" w:rsidRPr="001955DF" w:rsidRDefault="00CC0E88" w:rsidP="00CC0E88">
      <w:pPr>
        <w:rPr>
          <w:ins w:id="1994" w:author="Fabienne Schmaus" w:date="2026-04-30T17:39:00Z" w16du:dateUtc="2026-04-30T15:39:00Z"/>
          <w:rFonts w:cstheme="minorHAnsi"/>
        </w:rPr>
      </w:pPr>
      <w:ins w:id="1995" w:author="Fabienne Schmaus" w:date="2026-04-30T17:39:00Z" w16du:dateUtc="2026-04-30T15:39: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F338D53" w14:textId="0479AF77" w:rsidR="00CC0E88" w:rsidRPr="0013787D" w:rsidRDefault="00CC0E88" w:rsidP="00CC0E88">
      <w:pPr>
        <w:rPr>
          <w:ins w:id="1996" w:author="Fabienne Schmaus" w:date="2026-04-30T17:39:00Z" w16du:dateUtc="2026-04-30T15:39:00Z"/>
          <w:rFonts w:cstheme="minorHAnsi"/>
          <w:sz w:val="24"/>
          <w:szCs w:val="24"/>
          <w:rPrChange w:id="1997" w:author="Fabienne Schmaus" w:date="2026-04-30T17:40:00Z" w16du:dateUtc="2026-04-30T15:40:00Z">
            <w:rPr>
              <w:ins w:id="1998" w:author="Fabienne Schmaus" w:date="2026-04-30T17:39:00Z" w16du:dateUtc="2026-04-30T15:39:00Z"/>
              <w:rFonts w:cstheme="minorHAnsi"/>
            </w:rPr>
          </w:rPrChange>
        </w:rPr>
      </w:pPr>
      <w:r w:rsidRPr="0013787D">
        <w:rPr>
          <w:rFonts w:cstheme="minorHAnsi"/>
          <w:b/>
          <w:bCs/>
          <w:sz w:val="24"/>
          <w:szCs w:val="24"/>
          <w:rPrChange w:id="1999" w:author="Fabienne Schmaus" w:date="2026-04-30T17:40:00Z" w16du:dateUtc="2026-04-30T15:40:00Z">
            <w:rPr>
              <w:rFonts w:cstheme="minorHAnsi"/>
              <w:b/>
              <w:bCs/>
            </w:rPr>
          </w:rPrChange>
        </w:rPr>
        <w:t>Arbeitsblatt 4</w:t>
      </w:r>
      <w:ins w:id="2000" w:author="Fabienne Schmaus" w:date="2026-05-04T09:50:00Z" w16du:dateUtc="2026-05-04T07:50:00Z">
        <w:r w:rsidR="00E426A8">
          <w:rPr>
            <w:rFonts w:cstheme="minorHAnsi"/>
            <w:b/>
            <w:bCs/>
            <w:sz w:val="24"/>
            <w:szCs w:val="24"/>
          </w:rPr>
          <w:t>B</w:t>
        </w:r>
      </w:ins>
      <w:ins w:id="2001" w:author="Fabienne Schmaus" w:date="2026-04-30T17:40:00Z" w16du:dateUtc="2026-04-30T15:40:00Z">
        <w:r w:rsidRPr="0013787D">
          <w:rPr>
            <w:rFonts w:cstheme="minorHAnsi"/>
            <w:b/>
            <w:bCs/>
            <w:sz w:val="24"/>
            <w:szCs w:val="24"/>
            <w:rPrChange w:id="2002" w:author="Fabienne Schmaus" w:date="2026-04-30T17:40:00Z" w16du:dateUtc="2026-04-30T15:40:00Z">
              <w:rPr>
                <w:rFonts w:cstheme="minorHAnsi"/>
                <w:b/>
                <w:bCs/>
              </w:rPr>
            </w:rPrChange>
          </w:rPr>
          <w:br/>
        </w:r>
      </w:ins>
      <w:del w:id="2003" w:author="Fabienne Schmaus" w:date="2026-04-30T17:39:00Z" w16du:dateUtc="2026-04-30T15:39:00Z">
        <w:r w:rsidRPr="0013787D" w:rsidDel="0013787D">
          <w:rPr>
            <w:rFonts w:cstheme="minorHAnsi"/>
            <w:b/>
            <w:bCs/>
            <w:sz w:val="24"/>
            <w:szCs w:val="24"/>
            <w:rPrChange w:id="2004" w:author="Fabienne Schmaus" w:date="2026-04-30T17:40:00Z" w16du:dateUtc="2026-04-30T15:40:00Z">
              <w:rPr>
                <w:rFonts w:cstheme="minorHAnsi"/>
                <w:b/>
                <w:bCs/>
              </w:rPr>
            </w:rPrChange>
          </w:rPr>
          <w:delText xml:space="preserve"> – </w:delText>
        </w:r>
      </w:del>
      <w:r w:rsidRPr="0013787D">
        <w:rPr>
          <w:rFonts w:cstheme="minorHAnsi"/>
          <w:sz w:val="24"/>
          <w:szCs w:val="24"/>
          <w:rPrChange w:id="2005" w:author="Fabienne Schmaus" w:date="2026-04-30T17:40:00Z" w16du:dateUtc="2026-04-30T15:40:00Z">
            <w:rPr>
              <w:rFonts w:cstheme="minorHAnsi"/>
              <w:b/>
              <w:bCs/>
            </w:rPr>
          </w:rPrChange>
        </w:rPr>
        <w:t>5 Fragen vor dem Posten</w:t>
      </w:r>
      <w:del w:id="2006" w:author="Fabienne Schmaus" w:date="2026-04-30T17:39:00Z" w16du:dateUtc="2026-04-30T15:39:00Z">
        <w:r w:rsidRPr="0013787D" w:rsidDel="0013787D">
          <w:rPr>
            <w:rFonts w:cstheme="minorHAnsi"/>
            <w:sz w:val="24"/>
            <w:szCs w:val="24"/>
            <w:rPrChange w:id="2007" w:author="Fabienne Schmaus" w:date="2026-04-30T17:40:00Z" w16du:dateUtc="2026-04-30T15:40:00Z">
              <w:rPr>
                <w:rFonts w:cstheme="minorHAnsi"/>
                <w:b/>
                <w:bCs/>
              </w:rPr>
            </w:rPrChange>
          </w:rPr>
          <w:br/>
        </w:r>
      </w:del>
    </w:p>
    <w:p w14:paraId="07C1919B" w14:textId="77777777" w:rsidR="00CC0E88" w:rsidRPr="0013787D" w:rsidRDefault="00CC0E88" w:rsidP="00CC0E88">
      <w:pPr>
        <w:rPr>
          <w:rFonts w:cstheme="minorHAnsi"/>
        </w:rPr>
      </w:pPr>
    </w:p>
    <w:p w14:paraId="27FBA2BB" w14:textId="77777777" w:rsidR="00CC0E88" w:rsidRPr="007B59A2" w:rsidDel="007B59A2" w:rsidRDefault="00CC0E88" w:rsidP="00CC0E88">
      <w:pPr>
        <w:rPr>
          <w:del w:id="2008" w:author="Fabienne Schmaus" w:date="2026-05-04T09:41:00Z" w16du:dateUtc="2026-05-04T07:41:00Z"/>
          <w:rFonts w:cstheme="minorHAnsi"/>
          <w:b/>
          <w:bCs/>
          <w:i/>
          <w:iCs/>
          <w:rPrChange w:id="2009" w:author="Fabienne Schmaus" w:date="2026-05-04T09:41:00Z" w16du:dateUtc="2026-05-04T07:41:00Z">
            <w:rPr>
              <w:del w:id="2010" w:author="Fabienne Schmaus" w:date="2026-05-04T09:41:00Z" w16du:dateUtc="2026-05-04T07:41:00Z"/>
              <w:rFonts w:cstheme="minorHAnsi"/>
              <w:b/>
              <w:bCs/>
            </w:rPr>
          </w:rPrChange>
        </w:rPr>
      </w:pPr>
      <w:del w:id="2011" w:author="Fabienne Schmaus" w:date="2026-05-04T09:41:00Z" w16du:dateUtc="2026-05-04T07:41:00Z">
        <w:r w:rsidRPr="007B59A2" w:rsidDel="007B59A2">
          <w:rPr>
            <w:rFonts w:cstheme="minorHAnsi"/>
            <w:b/>
            <w:bCs/>
            <w:i/>
            <w:iCs/>
            <w:rPrChange w:id="2012" w:author="Fabienne Schmaus" w:date="2026-05-04T09:41:00Z" w16du:dateUtc="2026-05-04T07:41:00Z">
              <w:rPr>
                <w:rFonts w:cstheme="minorHAnsi"/>
                <w:b/>
                <w:bCs/>
              </w:rPr>
            </w:rPrChange>
          </w:rPr>
          <w:delText>Sek I: Nutze diese 5 Fragen</w:delText>
        </w:r>
      </w:del>
    </w:p>
    <w:p w14:paraId="7B9E94FB" w14:textId="77777777" w:rsidR="00CC0E88" w:rsidRPr="007B59A2" w:rsidRDefault="00CC0E88" w:rsidP="00CC0E88">
      <w:pPr>
        <w:rPr>
          <w:rFonts w:cstheme="minorHAnsi"/>
          <w:i/>
          <w:iCs/>
          <w:rPrChange w:id="2013" w:author="Fabienne Schmaus" w:date="2026-05-04T09:41:00Z" w16du:dateUtc="2026-05-04T07:41:00Z">
            <w:rPr>
              <w:rFonts w:cstheme="minorHAnsi"/>
            </w:rPr>
          </w:rPrChange>
        </w:rPr>
      </w:pPr>
      <w:r w:rsidRPr="007B59A2">
        <w:rPr>
          <w:rFonts w:cstheme="minorHAnsi"/>
          <w:i/>
          <w:iCs/>
          <w:rPrChange w:id="2014" w:author="Fabienne Schmaus" w:date="2026-05-04T09:41:00Z" w16du:dateUtc="2026-05-04T07:41:00Z">
            <w:rPr>
              <w:rFonts w:cstheme="minorHAnsi"/>
            </w:rPr>
          </w:rPrChange>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2015" w:author="Fabienne Schmaus" w:date="2026-05-04T09:42:00Z" w16du:dateUtc="2026-05-04T07:42: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07"/>
        <w:gridCol w:w="5641"/>
        <w:gridCol w:w="4363"/>
        <w:tblGridChange w:id="2016">
          <w:tblGrid>
            <w:gridCol w:w="207"/>
            <w:gridCol w:w="5641"/>
            <w:gridCol w:w="132"/>
            <w:gridCol w:w="1914"/>
            <w:gridCol w:w="2317"/>
          </w:tblGrid>
        </w:tblGridChange>
      </w:tblGrid>
      <w:tr w:rsidR="00CC0E88" w:rsidRPr="0013787D" w14:paraId="4D31FB0F" w14:textId="77777777" w:rsidTr="001955DF">
        <w:trPr>
          <w:tblHeader/>
          <w:tblCellSpacing w:w="15" w:type="dxa"/>
          <w:trPrChange w:id="2017" w:author="Fabienne Schmaus" w:date="2026-05-04T09:42:00Z" w16du:dateUtc="2026-05-04T07:42:00Z">
            <w:trPr>
              <w:gridAfter w:val="0"/>
              <w:tblHeader/>
              <w:tblCellSpacing w:w="15" w:type="dxa"/>
            </w:trPr>
          </w:trPrChange>
        </w:trPr>
        <w:tc>
          <w:tcPr>
            <w:tcW w:w="0" w:type="auto"/>
            <w:vAlign w:val="center"/>
            <w:hideMark/>
            <w:tcPrChange w:id="2018" w:author="Fabienne Schmaus" w:date="2026-05-04T09:42:00Z" w16du:dateUtc="2026-05-04T07:42:00Z">
              <w:tcPr>
                <w:tcW w:w="0" w:type="auto"/>
                <w:vAlign w:val="center"/>
                <w:hideMark/>
              </w:tcPr>
            </w:tcPrChange>
          </w:tcPr>
          <w:p w14:paraId="0DC6521B" w14:textId="77777777" w:rsidR="00CC0E88" w:rsidRPr="0013787D" w:rsidRDefault="00CC0E88" w:rsidP="001955DF">
            <w:pPr>
              <w:rPr>
                <w:rFonts w:cstheme="minorHAnsi"/>
                <w:b/>
                <w:bCs/>
              </w:rPr>
            </w:pPr>
            <w:r w:rsidRPr="0013787D">
              <w:rPr>
                <w:rFonts w:cstheme="minorHAnsi"/>
                <w:b/>
                <w:bCs/>
              </w:rPr>
              <w:t>#</w:t>
            </w:r>
          </w:p>
        </w:tc>
        <w:tc>
          <w:tcPr>
            <w:tcW w:w="0" w:type="auto"/>
            <w:vAlign w:val="center"/>
            <w:hideMark/>
            <w:tcPrChange w:id="2019" w:author="Fabienne Schmaus" w:date="2026-05-04T09:42:00Z" w16du:dateUtc="2026-05-04T07:42:00Z">
              <w:tcPr>
                <w:tcW w:w="0" w:type="auto"/>
                <w:gridSpan w:val="2"/>
                <w:vAlign w:val="center"/>
                <w:hideMark/>
              </w:tcPr>
            </w:tcPrChange>
          </w:tcPr>
          <w:p w14:paraId="0C487F19" w14:textId="77777777" w:rsidR="00CC0E88" w:rsidRPr="0013787D" w:rsidRDefault="00CC0E88" w:rsidP="001955DF">
            <w:pPr>
              <w:rPr>
                <w:rFonts w:cstheme="minorHAnsi"/>
                <w:b/>
                <w:bCs/>
              </w:rPr>
            </w:pPr>
            <w:r w:rsidRPr="0013787D">
              <w:rPr>
                <w:rFonts w:cstheme="minorHAnsi"/>
                <w:b/>
                <w:bCs/>
              </w:rPr>
              <w:t>Frage</w:t>
            </w:r>
            <w:ins w:id="2020" w:author="Fabienne Schmaus" w:date="2026-05-04T09:42:00Z" w16du:dateUtc="2026-05-04T07:42:00Z">
              <w:r>
                <w:rPr>
                  <w:rFonts w:cstheme="minorHAnsi"/>
                  <w:b/>
                  <w:bCs/>
                </w:rPr>
                <w:t>n</w:t>
              </w:r>
            </w:ins>
          </w:p>
        </w:tc>
        <w:tc>
          <w:tcPr>
            <w:tcW w:w="4318" w:type="dxa"/>
            <w:vAlign w:val="center"/>
            <w:hideMark/>
            <w:tcPrChange w:id="2021" w:author="Fabienne Schmaus" w:date="2026-05-04T09:42:00Z" w16du:dateUtc="2026-05-04T07:42:00Z">
              <w:tcPr>
                <w:tcW w:w="0" w:type="auto"/>
                <w:vAlign w:val="center"/>
                <w:hideMark/>
              </w:tcPr>
            </w:tcPrChange>
          </w:tcPr>
          <w:p w14:paraId="544098C7" w14:textId="77777777" w:rsidR="00CC0E88" w:rsidRPr="0013787D" w:rsidRDefault="00CC0E88" w:rsidP="001955DF">
            <w:pPr>
              <w:rPr>
                <w:rFonts w:cstheme="minorHAnsi"/>
                <w:b/>
                <w:bCs/>
              </w:rPr>
            </w:pPr>
            <w:r w:rsidRPr="0013787D">
              <w:rPr>
                <w:rFonts w:cstheme="minorHAnsi"/>
                <w:b/>
                <w:bCs/>
              </w:rPr>
              <w:t>Mein Gedanke dazu</w:t>
            </w:r>
          </w:p>
        </w:tc>
      </w:tr>
      <w:tr w:rsidR="00CC0E88" w:rsidRPr="0013787D" w14:paraId="6A5AAB84" w14:textId="77777777" w:rsidTr="001955DF">
        <w:trPr>
          <w:tblCellSpacing w:w="15" w:type="dxa"/>
          <w:trPrChange w:id="2022" w:author="Fabienne Schmaus" w:date="2026-05-04T09:42:00Z" w16du:dateUtc="2026-05-04T07:42:00Z">
            <w:trPr>
              <w:gridAfter w:val="0"/>
              <w:tblCellSpacing w:w="15" w:type="dxa"/>
            </w:trPr>
          </w:trPrChange>
        </w:trPr>
        <w:tc>
          <w:tcPr>
            <w:tcW w:w="0" w:type="auto"/>
            <w:vAlign w:val="center"/>
            <w:hideMark/>
            <w:tcPrChange w:id="2023" w:author="Fabienne Schmaus" w:date="2026-05-04T09:42:00Z" w16du:dateUtc="2026-05-04T07:42:00Z">
              <w:tcPr>
                <w:tcW w:w="0" w:type="auto"/>
                <w:vAlign w:val="center"/>
                <w:hideMark/>
              </w:tcPr>
            </w:tcPrChange>
          </w:tcPr>
          <w:p w14:paraId="11795674" w14:textId="77777777" w:rsidR="00CC0E88" w:rsidRPr="0013787D" w:rsidRDefault="00CC0E88" w:rsidP="001955DF">
            <w:pPr>
              <w:rPr>
                <w:rFonts w:cstheme="minorHAnsi"/>
              </w:rPr>
            </w:pPr>
            <w:r w:rsidRPr="0013787D">
              <w:rPr>
                <w:rFonts w:cstheme="minorHAnsi"/>
              </w:rPr>
              <w:t>1</w:t>
            </w:r>
          </w:p>
        </w:tc>
        <w:tc>
          <w:tcPr>
            <w:tcW w:w="0" w:type="auto"/>
            <w:vAlign w:val="center"/>
            <w:hideMark/>
            <w:tcPrChange w:id="2024" w:author="Fabienne Schmaus" w:date="2026-05-04T09:42:00Z" w16du:dateUtc="2026-05-04T07:42:00Z">
              <w:tcPr>
                <w:tcW w:w="0" w:type="auto"/>
                <w:gridSpan w:val="2"/>
                <w:vAlign w:val="center"/>
                <w:hideMark/>
              </w:tcPr>
            </w:tcPrChange>
          </w:tcPr>
          <w:p w14:paraId="76F6581C" w14:textId="77777777" w:rsidR="00CC0E88" w:rsidRPr="007B59A2" w:rsidRDefault="00CC0E88" w:rsidP="001955DF">
            <w:pPr>
              <w:rPr>
                <w:rFonts w:cstheme="minorHAnsi"/>
              </w:rPr>
            </w:pPr>
            <w:r w:rsidRPr="007B59A2">
              <w:rPr>
                <w:rFonts w:cstheme="minorHAnsi"/>
                <w:rPrChange w:id="2025" w:author="Fabienne Schmaus" w:date="2026-05-04T09:42:00Z" w16du:dateUtc="2026-05-04T07:42:00Z">
                  <w:rPr>
                    <w:rFonts w:cstheme="minorHAnsi"/>
                    <w:b/>
                    <w:bCs/>
                  </w:rPr>
                </w:rPrChange>
              </w:rPr>
              <w:t>Warum poste ich das?</w:t>
            </w:r>
            <w:r w:rsidRPr="007B59A2">
              <w:rPr>
                <w:rFonts w:cstheme="minorHAnsi"/>
              </w:rPr>
              <w:t xml:space="preserve"> (</w:t>
            </w:r>
            <w:del w:id="2026" w:author="Fabienne Schmaus" w:date="2026-05-04T09:42:00Z" w16du:dateUtc="2026-05-04T07:42:00Z">
              <w:r w:rsidRPr="007B59A2" w:rsidDel="007B59A2">
                <w:rPr>
                  <w:rFonts w:cstheme="minorHAnsi"/>
                </w:rPr>
                <w:delText xml:space="preserve">Für wen – </w:delText>
              </w:r>
            </w:del>
            <w:r w:rsidRPr="007B59A2">
              <w:rPr>
                <w:rFonts w:cstheme="minorHAnsi"/>
              </w:rPr>
              <w:t>für mich</w:t>
            </w:r>
            <w:ins w:id="2027" w:author="Fabienne Schmaus" w:date="2026-05-04T09:42:00Z" w16du:dateUtc="2026-05-04T07:42:00Z">
              <w:r>
                <w:rPr>
                  <w:rFonts w:cstheme="minorHAnsi"/>
                </w:rPr>
                <w:t xml:space="preserve">, </w:t>
              </w:r>
            </w:ins>
            <w:del w:id="2028" w:author="Fabienne Schmaus" w:date="2026-05-04T09:42:00Z" w16du:dateUtc="2026-05-04T07:42:00Z">
              <w:r w:rsidRPr="007B59A2" w:rsidDel="007B59A2">
                <w:rPr>
                  <w:rFonts w:cstheme="minorHAnsi"/>
                </w:rPr>
                <w:delText xml:space="preserve"> oder </w:delText>
              </w:r>
            </w:del>
            <w:r w:rsidRPr="007B59A2">
              <w:rPr>
                <w:rFonts w:cstheme="minorHAnsi"/>
              </w:rPr>
              <w:t>für andere?)</w:t>
            </w:r>
          </w:p>
        </w:tc>
        <w:tc>
          <w:tcPr>
            <w:tcW w:w="4318" w:type="dxa"/>
            <w:vAlign w:val="center"/>
            <w:hideMark/>
            <w:tcPrChange w:id="2029" w:author="Fabienne Schmaus" w:date="2026-05-04T09:42:00Z" w16du:dateUtc="2026-05-04T07:42:00Z">
              <w:tcPr>
                <w:tcW w:w="0" w:type="auto"/>
                <w:vAlign w:val="center"/>
                <w:hideMark/>
              </w:tcPr>
            </w:tcPrChange>
          </w:tcPr>
          <w:p w14:paraId="639F1E4F" w14:textId="77777777" w:rsidR="00CC0E88" w:rsidRPr="0013787D" w:rsidRDefault="00CC0E88" w:rsidP="001955DF">
            <w:pPr>
              <w:rPr>
                <w:rFonts w:cstheme="minorHAnsi"/>
              </w:rPr>
            </w:pPr>
            <w:ins w:id="2030" w:author="Fabienne Schmaus" w:date="2026-05-04T09:43:00Z" w16du:dateUtc="2026-05-04T07:43:00Z">
              <w:r>
                <w:rPr>
                  <w:rFonts w:cstheme="minorHAnsi"/>
                </w:rPr>
                <w:br/>
              </w:r>
            </w:ins>
          </w:p>
        </w:tc>
      </w:tr>
      <w:tr w:rsidR="00CC0E88" w:rsidRPr="0013787D" w14:paraId="2D064AAF" w14:textId="77777777" w:rsidTr="001955DF">
        <w:trPr>
          <w:tblCellSpacing w:w="15" w:type="dxa"/>
          <w:trPrChange w:id="2031" w:author="Fabienne Schmaus" w:date="2026-05-04T09:42:00Z" w16du:dateUtc="2026-05-04T07:42:00Z">
            <w:trPr>
              <w:gridAfter w:val="0"/>
              <w:tblCellSpacing w:w="15" w:type="dxa"/>
            </w:trPr>
          </w:trPrChange>
        </w:trPr>
        <w:tc>
          <w:tcPr>
            <w:tcW w:w="0" w:type="auto"/>
            <w:vAlign w:val="center"/>
            <w:hideMark/>
            <w:tcPrChange w:id="2032" w:author="Fabienne Schmaus" w:date="2026-05-04T09:42:00Z" w16du:dateUtc="2026-05-04T07:42:00Z">
              <w:tcPr>
                <w:tcW w:w="0" w:type="auto"/>
                <w:vAlign w:val="center"/>
                <w:hideMark/>
              </w:tcPr>
            </w:tcPrChange>
          </w:tcPr>
          <w:p w14:paraId="3372D998" w14:textId="77777777" w:rsidR="00CC0E88" w:rsidRPr="0013787D" w:rsidRDefault="00CC0E88" w:rsidP="001955DF">
            <w:pPr>
              <w:rPr>
                <w:rFonts w:cstheme="minorHAnsi"/>
              </w:rPr>
            </w:pPr>
            <w:r w:rsidRPr="0013787D">
              <w:rPr>
                <w:rFonts w:cstheme="minorHAnsi"/>
              </w:rPr>
              <w:t>2</w:t>
            </w:r>
          </w:p>
        </w:tc>
        <w:tc>
          <w:tcPr>
            <w:tcW w:w="0" w:type="auto"/>
            <w:vAlign w:val="center"/>
            <w:hideMark/>
            <w:tcPrChange w:id="2033" w:author="Fabienne Schmaus" w:date="2026-05-04T09:42:00Z" w16du:dateUtc="2026-05-04T07:42:00Z">
              <w:tcPr>
                <w:tcW w:w="0" w:type="auto"/>
                <w:gridSpan w:val="2"/>
                <w:vAlign w:val="center"/>
                <w:hideMark/>
              </w:tcPr>
            </w:tcPrChange>
          </w:tcPr>
          <w:p w14:paraId="5812729C" w14:textId="77777777" w:rsidR="00CC0E88" w:rsidRPr="007B59A2" w:rsidRDefault="00CC0E88" w:rsidP="001955DF">
            <w:pPr>
              <w:rPr>
                <w:rFonts w:cstheme="minorHAnsi"/>
              </w:rPr>
            </w:pPr>
            <w:r w:rsidRPr="007B59A2">
              <w:rPr>
                <w:rFonts w:cstheme="minorHAnsi"/>
                <w:rPrChange w:id="2034" w:author="Fabienne Schmaus" w:date="2026-05-04T09:42:00Z" w16du:dateUtc="2026-05-04T07:42:00Z">
                  <w:rPr>
                    <w:rFonts w:cstheme="minorHAnsi"/>
                    <w:b/>
                    <w:bCs/>
                  </w:rPr>
                </w:rPrChange>
              </w:rPr>
              <w:t>Wie fühle ich mich dabei?</w:t>
            </w:r>
            <w:r w:rsidRPr="007B59A2">
              <w:rPr>
                <w:rFonts w:cstheme="minorHAnsi"/>
              </w:rPr>
              <w:t xml:space="preserve"> (</w:t>
            </w:r>
            <w:del w:id="2035" w:author="Fabienne Schmaus" w:date="2026-05-04T09:42:00Z" w16du:dateUtc="2026-05-04T07:42:00Z">
              <w:r w:rsidRPr="007B59A2" w:rsidDel="007B59A2">
                <w:rPr>
                  <w:rFonts w:cstheme="minorHAnsi"/>
                </w:rPr>
                <w:delText>Gut</w:delText>
              </w:r>
            </w:del>
            <w:ins w:id="2036" w:author="Fabienne Schmaus" w:date="2026-05-04T09:42:00Z" w16du:dateUtc="2026-05-04T07:42:00Z">
              <w:r>
                <w:rPr>
                  <w:rFonts w:cstheme="minorHAnsi"/>
                </w:rPr>
                <w:t>g</w:t>
              </w:r>
              <w:r w:rsidRPr="007B59A2">
                <w:rPr>
                  <w:rFonts w:cstheme="minorHAnsi"/>
                </w:rPr>
                <w:t>ut</w:t>
              </w:r>
            </w:ins>
            <w:r w:rsidRPr="007B59A2">
              <w:rPr>
                <w:rFonts w:cstheme="minorHAnsi"/>
              </w:rPr>
              <w:t>, unsicher, unter Druck?)</w:t>
            </w:r>
          </w:p>
        </w:tc>
        <w:tc>
          <w:tcPr>
            <w:tcW w:w="4318" w:type="dxa"/>
            <w:vAlign w:val="center"/>
            <w:hideMark/>
            <w:tcPrChange w:id="2037" w:author="Fabienne Schmaus" w:date="2026-05-04T09:42:00Z" w16du:dateUtc="2026-05-04T07:42:00Z">
              <w:tcPr>
                <w:tcW w:w="0" w:type="auto"/>
                <w:vAlign w:val="center"/>
                <w:hideMark/>
              </w:tcPr>
            </w:tcPrChange>
          </w:tcPr>
          <w:p w14:paraId="56C3B512" w14:textId="77777777" w:rsidR="00CC0E88" w:rsidRPr="0013787D" w:rsidRDefault="00CC0E88" w:rsidP="001955DF">
            <w:pPr>
              <w:rPr>
                <w:rFonts w:cstheme="minorHAnsi"/>
              </w:rPr>
            </w:pPr>
            <w:ins w:id="2038" w:author="Fabienne Schmaus" w:date="2026-05-04T09:43:00Z" w16du:dateUtc="2026-05-04T07:43:00Z">
              <w:r>
                <w:rPr>
                  <w:rFonts w:cstheme="minorHAnsi"/>
                </w:rPr>
                <w:br/>
              </w:r>
            </w:ins>
          </w:p>
        </w:tc>
      </w:tr>
      <w:tr w:rsidR="00CC0E88" w:rsidRPr="0013787D" w14:paraId="719D389A" w14:textId="77777777" w:rsidTr="001955DF">
        <w:trPr>
          <w:tblCellSpacing w:w="15" w:type="dxa"/>
          <w:trPrChange w:id="2039" w:author="Fabienne Schmaus" w:date="2026-05-04T09:42:00Z" w16du:dateUtc="2026-05-04T07:42:00Z">
            <w:trPr>
              <w:gridAfter w:val="0"/>
              <w:tblCellSpacing w:w="15" w:type="dxa"/>
            </w:trPr>
          </w:trPrChange>
        </w:trPr>
        <w:tc>
          <w:tcPr>
            <w:tcW w:w="0" w:type="auto"/>
            <w:vAlign w:val="center"/>
            <w:hideMark/>
            <w:tcPrChange w:id="2040" w:author="Fabienne Schmaus" w:date="2026-05-04T09:42:00Z" w16du:dateUtc="2026-05-04T07:42:00Z">
              <w:tcPr>
                <w:tcW w:w="0" w:type="auto"/>
                <w:vAlign w:val="center"/>
                <w:hideMark/>
              </w:tcPr>
            </w:tcPrChange>
          </w:tcPr>
          <w:p w14:paraId="656BD890" w14:textId="77777777" w:rsidR="00CC0E88" w:rsidRPr="0013787D" w:rsidRDefault="00CC0E88" w:rsidP="001955DF">
            <w:pPr>
              <w:rPr>
                <w:rFonts w:cstheme="minorHAnsi"/>
              </w:rPr>
            </w:pPr>
            <w:r w:rsidRPr="0013787D">
              <w:rPr>
                <w:rFonts w:cstheme="minorHAnsi"/>
              </w:rPr>
              <w:t>3</w:t>
            </w:r>
          </w:p>
        </w:tc>
        <w:tc>
          <w:tcPr>
            <w:tcW w:w="0" w:type="auto"/>
            <w:vAlign w:val="center"/>
            <w:hideMark/>
            <w:tcPrChange w:id="2041" w:author="Fabienne Schmaus" w:date="2026-05-04T09:42:00Z" w16du:dateUtc="2026-05-04T07:42:00Z">
              <w:tcPr>
                <w:tcW w:w="0" w:type="auto"/>
                <w:gridSpan w:val="2"/>
                <w:vAlign w:val="center"/>
                <w:hideMark/>
              </w:tcPr>
            </w:tcPrChange>
          </w:tcPr>
          <w:p w14:paraId="756006F8" w14:textId="77777777" w:rsidR="00CC0E88" w:rsidRPr="007B59A2" w:rsidRDefault="00CC0E88" w:rsidP="001955DF">
            <w:pPr>
              <w:rPr>
                <w:rFonts w:cstheme="minorHAnsi"/>
              </w:rPr>
            </w:pPr>
            <w:r w:rsidRPr="007B59A2">
              <w:rPr>
                <w:rFonts w:cstheme="minorHAnsi"/>
                <w:rPrChange w:id="2042" w:author="Fabienne Schmaus" w:date="2026-05-04T09:42:00Z" w16du:dateUtc="2026-05-04T07:42:00Z">
                  <w:rPr>
                    <w:rFonts w:cstheme="minorHAnsi"/>
                    <w:b/>
                    <w:bCs/>
                  </w:rPr>
                </w:rPrChange>
              </w:rPr>
              <w:t>Würde ich das auch offline sagen oder zeigen?</w:t>
            </w:r>
          </w:p>
        </w:tc>
        <w:tc>
          <w:tcPr>
            <w:tcW w:w="4318" w:type="dxa"/>
            <w:vAlign w:val="center"/>
            <w:hideMark/>
            <w:tcPrChange w:id="2043" w:author="Fabienne Schmaus" w:date="2026-05-04T09:42:00Z" w16du:dateUtc="2026-05-04T07:42:00Z">
              <w:tcPr>
                <w:tcW w:w="0" w:type="auto"/>
                <w:vAlign w:val="center"/>
                <w:hideMark/>
              </w:tcPr>
            </w:tcPrChange>
          </w:tcPr>
          <w:p w14:paraId="7FF83F31" w14:textId="77777777" w:rsidR="00CC0E88" w:rsidRPr="0013787D" w:rsidRDefault="00CC0E88" w:rsidP="001955DF">
            <w:pPr>
              <w:rPr>
                <w:rFonts w:cstheme="minorHAnsi"/>
              </w:rPr>
            </w:pPr>
            <w:ins w:id="2044" w:author="Fabienne Schmaus" w:date="2026-05-04T09:43:00Z" w16du:dateUtc="2026-05-04T07:43:00Z">
              <w:r>
                <w:rPr>
                  <w:rFonts w:cstheme="minorHAnsi"/>
                </w:rPr>
                <w:br/>
              </w:r>
            </w:ins>
          </w:p>
        </w:tc>
      </w:tr>
      <w:tr w:rsidR="00CC0E88" w:rsidRPr="0013787D" w14:paraId="3A86AFCD" w14:textId="77777777" w:rsidTr="001955DF">
        <w:trPr>
          <w:tblCellSpacing w:w="15" w:type="dxa"/>
          <w:trPrChange w:id="2045" w:author="Fabienne Schmaus" w:date="2026-05-04T09:42:00Z" w16du:dateUtc="2026-05-04T07:42:00Z">
            <w:trPr>
              <w:gridAfter w:val="0"/>
              <w:tblCellSpacing w:w="15" w:type="dxa"/>
            </w:trPr>
          </w:trPrChange>
        </w:trPr>
        <w:tc>
          <w:tcPr>
            <w:tcW w:w="0" w:type="auto"/>
            <w:vAlign w:val="center"/>
            <w:hideMark/>
            <w:tcPrChange w:id="2046" w:author="Fabienne Schmaus" w:date="2026-05-04T09:42:00Z" w16du:dateUtc="2026-05-04T07:42:00Z">
              <w:tcPr>
                <w:tcW w:w="0" w:type="auto"/>
                <w:vAlign w:val="center"/>
                <w:hideMark/>
              </w:tcPr>
            </w:tcPrChange>
          </w:tcPr>
          <w:p w14:paraId="37916B40" w14:textId="77777777" w:rsidR="00CC0E88" w:rsidRPr="0013787D" w:rsidRDefault="00CC0E88" w:rsidP="001955DF">
            <w:pPr>
              <w:rPr>
                <w:rFonts w:cstheme="minorHAnsi"/>
              </w:rPr>
            </w:pPr>
            <w:r w:rsidRPr="0013787D">
              <w:rPr>
                <w:rFonts w:cstheme="minorHAnsi"/>
              </w:rPr>
              <w:t>4</w:t>
            </w:r>
          </w:p>
        </w:tc>
        <w:tc>
          <w:tcPr>
            <w:tcW w:w="0" w:type="auto"/>
            <w:vAlign w:val="center"/>
            <w:hideMark/>
            <w:tcPrChange w:id="2047" w:author="Fabienne Schmaus" w:date="2026-05-04T09:42:00Z" w16du:dateUtc="2026-05-04T07:42:00Z">
              <w:tcPr>
                <w:tcW w:w="0" w:type="auto"/>
                <w:gridSpan w:val="2"/>
                <w:vAlign w:val="center"/>
                <w:hideMark/>
              </w:tcPr>
            </w:tcPrChange>
          </w:tcPr>
          <w:p w14:paraId="60CC411A" w14:textId="77777777" w:rsidR="00CC0E88" w:rsidRPr="007B59A2" w:rsidRDefault="00CC0E88" w:rsidP="001955DF">
            <w:pPr>
              <w:rPr>
                <w:rFonts w:cstheme="minorHAnsi"/>
              </w:rPr>
            </w:pPr>
            <w:r w:rsidRPr="007B59A2">
              <w:rPr>
                <w:rFonts w:cstheme="minorHAnsi"/>
                <w:rPrChange w:id="2048" w:author="Fabienne Schmaus" w:date="2026-05-04T09:42:00Z" w16du:dateUtc="2026-05-04T07:42:00Z">
                  <w:rPr>
                    <w:rFonts w:cstheme="minorHAnsi"/>
                    <w:b/>
                    <w:bCs/>
                  </w:rPr>
                </w:rPrChange>
              </w:rPr>
              <w:t>Bin ich damit einverstanden, dass das dauerhaft online bleibt?</w:t>
            </w:r>
          </w:p>
        </w:tc>
        <w:tc>
          <w:tcPr>
            <w:tcW w:w="4318" w:type="dxa"/>
            <w:vAlign w:val="center"/>
            <w:hideMark/>
            <w:tcPrChange w:id="2049" w:author="Fabienne Schmaus" w:date="2026-05-04T09:42:00Z" w16du:dateUtc="2026-05-04T07:42:00Z">
              <w:tcPr>
                <w:tcW w:w="0" w:type="auto"/>
                <w:vAlign w:val="center"/>
                <w:hideMark/>
              </w:tcPr>
            </w:tcPrChange>
          </w:tcPr>
          <w:p w14:paraId="16EA6DE5" w14:textId="77777777" w:rsidR="00CC0E88" w:rsidRPr="0013787D" w:rsidRDefault="00CC0E88" w:rsidP="001955DF">
            <w:pPr>
              <w:rPr>
                <w:rFonts w:cstheme="minorHAnsi"/>
              </w:rPr>
            </w:pPr>
            <w:ins w:id="2050" w:author="Fabienne Schmaus" w:date="2026-05-04T09:43:00Z" w16du:dateUtc="2026-05-04T07:43:00Z">
              <w:r>
                <w:rPr>
                  <w:rFonts w:cstheme="minorHAnsi"/>
                </w:rPr>
                <w:br/>
              </w:r>
            </w:ins>
          </w:p>
        </w:tc>
      </w:tr>
      <w:tr w:rsidR="00CC0E88" w:rsidRPr="0013787D" w14:paraId="68966B99" w14:textId="77777777" w:rsidTr="001955DF">
        <w:trPr>
          <w:tblCellSpacing w:w="15" w:type="dxa"/>
          <w:trPrChange w:id="2051" w:author="Fabienne Schmaus" w:date="2026-05-04T09:42:00Z" w16du:dateUtc="2026-05-04T07:42:00Z">
            <w:trPr>
              <w:gridAfter w:val="0"/>
              <w:tblCellSpacing w:w="15" w:type="dxa"/>
            </w:trPr>
          </w:trPrChange>
        </w:trPr>
        <w:tc>
          <w:tcPr>
            <w:tcW w:w="0" w:type="auto"/>
            <w:vAlign w:val="center"/>
            <w:hideMark/>
            <w:tcPrChange w:id="2052" w:author="Fabienne Schmaus" w:date="2026-05-04T09:42:00Z" w16du:dateUtc="2026-05-04T07:42:00Z">
              <w:tcPr>
                <w:tcW w:w="0" w:type="auto"/>
                <w:vAlign w:val="center"/>
                <w:hideMark/>
              </w:tcPr>
            </w:tcPrChange>
          </w:tcPr>
          <w:p w14:paraId="5C131B7F" w14:textId="77777777" w:rsidR="00CC0E88" w:rsidRPr="0013787D" w:rsidRDefault="00CC0E88" w:rsidP="001955DF">
            <w:pPr>
              <w:rPr>
                <w:rFonts w:cstheme="minorHAnsi"/>
              </w:rPr>
            </w:pPr>
            <w:r w:rsidRPr="0013787D">
              <w:rPr>
                <w:rFonts w:cstheme="minorHAnsi"/>
              </w:rPr>
              <w:t>5</w:t>
            </w:r>
          </w:p>
        </w:tc>
        <w:tc>
          <w:tcPr>
            <w:tcW w:w="0" w:type="auto"/>
            <w:vAlign w:val="center"/>
            <w:hideMark/>
            <w:tcPrChange w:id="2053" w:author="Fabienne Schmaus" w:date="2026-05-04T09:42:00Z" w16du:dateUtc="2026-05-04T07:42:00Z">
              <w:tcPr>
                <w:tcW w:w="0" w:type="auto"/>
                <w:gridSpan w:val="2"/>
                <w:vAlign w:val="center"/>
                <w:hideMark/>
              </w:tcPr>
            </w:tcPrChange>
          </w:tcPr>
          <w:p w14:paraId="6412B0AD" w14:textId="77777777" w:rsidR="00CC0E88" w:rsidRPr="007B59A2" w:rsidRDefault="00CC0E88" w:rsidP="001955DF">
            <w:pPr>
              <w:rPr>
                <w:rFonts w:cstheme="minorHAnsi"/>
              </w:rPr>
            </w:pPr>
            <w:r w:rsidRPr="007B59A2">
              <w:rPr>
                <w:rFonts w:cstheme="minorHAnsi"/>
                <w:rPrChange w:id="2054" w:author="Fabienne Schmaus" w:date="2026-05-04T09:42:00Z" w16du:dateUtc="2026-05-04T07:42:00Z">
                  <w:rPr>
                    <w:rFonts w:cstheme="minorHAnsi"/>
                    <w:b/>
                    <w:bCs/>
                  </w:rPr>
                </w:rPrChange>
              </w:rPr>
              <w:t>Zeigt das, wer ich wirklich bin – oder wer ich sein möchte?</w:t>
            </w:r>
          </w:p>
        </w:tc>
        <w:tc>
          <w:tcPr>
            <w:tcW w:w="4318" w:type="dxa"/>
            <w:vAlign w:val="center"/>
            <w:hideMark/>
            <w:tcPrChange w:id="2055" w:author="Fabienne Schmaus" w:date="2026-05-04T09:42:00Z" w16du:dateUtc="2026-05-04T07:42:00Z">
              <w:tcPr>
                <w:tcW w:w="0" w:type="auto"/>
                <w:vAlign w:val="center"/>
                <w:hideMark/>
              </w:tcPr>
            </w:tcPrChange>
          </w:tcPr>
          <w:p w14:paraId="3C10B903" w14:textId="77777777" w:rsidR="00CC0E88" w:rsidRPr="0013787D" w:rsidRDefault="00CC0E88" w:rsidP="001955DF">
            <w:pPr>
              <w:rPr>
                <w:rFonts w:cstheme="minorHAnsi"/>
              </w:rPr>
            </w:pPr>
            <w:ins w:id="2056" w:author="Fabienne Schmaus" w:date="2026-05-04T09:43:00Z" w16du:dateUtc="2026-05-04T07:43:00Z">
              <w:r>
                <w:rPr>
                  <w:rFonts w:cstheme="minorHAnsi"/>
                </w:rPr>
                <w:br/>
              </w:r>
            </w:ins>
          </w:p>
        </w:tc>
      </w:tr>
    </w:tbl>
    <w:p w14:paraId="6DAABFAB" w14:textId="77777777" w:rsidR="00CC0E88" w:rsidRPr="0013787D" w:rsidRDefault="00CC0E88" w:rsidP="00CC0E88">
      <w:pPr>
        <w:rPr>
          <w:rFonts w:cstheme="minorHAnsi"/>
        </w:rPr>
      </w:pPr>
    </w:p>
    <w:p w14:paraId="4A880353" w14:textId="77777777" w:rsidR="00CC0E88" w:rsidRPr="007B59A2" w:rsidRDefault="00CC0E88" w:rsidP="00CC0E88">
      <w:pPr>
        <w:rPr>
          <w:rFonts w:cstheme="minorHAnsi"/>
          <w:i/>
          <w:iCs/>
          <w:rPrChange w:id="2057" w:author="Fabienne Schmaus" w:date="2026-05-04T09:44:00Z" w16du:dateUtc="2026-05-04T07:44:00Z">
            <w:rPr>
              <w:rFonts w:cstheme="minorHAnsi"/>
            </w:rPr>
          </w:rPrChange>
        </w:rPr>
      </w:pPr>
      <w:r w:rsidRPr="007B59A2">
        <w:rPr>
          <w:rFonts w:cstheme="minorHAnsi"/>
          <w:i/>
          <w:iCs/>
          <w:rPrChange w:id="2058" w:author="Fabienne Schmaus" w:date="2026-05-04T09:44:00Z" w16du:dateUtc="2026-05-04T07:44:00Z">
            <w:rPr>
              <w:rFonts w:cstheme="minorHAnsi"/>
              <w:b/>
              <w:bCs/>
            </w:rPr>
          </w:rPrChange>
        </w:rPr>
        <w:t xml:space="preserve">Diskutiert </w:t>
      </w:r>
      <w:del w:id="2059" w:author="Fabienne Schmaus" w:date="2026-05-04T09:43:00Z" w16du:dateUtc="2026-05-04T07:43:00Z">
        <w:r w:rsidRPr="007B59A2" w:rsidDel="007B59A2">
          <w:rPr>
            <w:rFonts w:cstheme="minorHAnsi"/>
            <w:i/>
            <w:iCs/>
            <w:rPrChange w:id="2060" w:author="Fabienne Schmaus" w:date="2026-05-04T09:44:00Z" w16du:dateUtc="2026-05-04T07:44:00Z">
              <w:rPr>
                <w:rFonts w:cstheme="minorHAnsi"/>
                <w:b/>
                <w:bCs/>
              </w:rPr>
            </w:rPrChange>
          </w:rPr>
          <w:delText>in der Partnerarbeit:</w:delText>
        </w:r>
      </w:del>
      <w:ins w:id="2061" w:author="Fabienne Schmaus" w:date="2026-05-04T09:43:00Z" w16du:dateUtc="2026-05-04T07:43:00Z">
        <w:r w:rsidRPr="007B59A2">
          <w:rPr>
            <w:rFonts w:cstheme="minorHAnsi"/>
            <w:i/>
            <w:iCs/>
            <w:rPrChange w:id="2062" w:author="Fabienne Schmaus" w:date="2026-05-04T09:44:00Z" w16du:dateUtc="2026-05-04T07:44:00Z">
              <w:rPr>
                <w:rFonts w:cstheme="minorHAnsi"/>
                <w:b/>
                <w:bCs/>
              </w:rPr>
            </w:rPrChange>
          </w:rPr>
          <w:t>zu zweit</w:t>
        </w:r>
      </w:ins>
      <w:ins w:id="2063" w:author="Fabienne Schmaus" w:date="2026-05-04T09:44:00Z" w16du:dateUtc="2026-05-04T07:44:00Z">
        <w:r>
          <w:rPr>
            <w:rFonts w:cstheme="minorHAnsi"/>
            <w:i/>
            <w:iCs/>
          </w:rPr>
          <w:t xml:space="preserve"> mithilfe dieser Fragen</w:t>
        </w:r>
      </w:ins>
      <w:ins w:id="2064" w:author="Fabienne Schmaus" w:date="2026-05-04T09:43:00Z" w16du:dateUtc="2026-05-04T07:43:00Z">
        <w:r w:rsidRPr="007B59A2">
          <w:rPr>
            <w:rFonts w:cstheme="minorHAnsi"/>
            <w:i/>
            <w:iCs/>
            <w:rPrChange w:id="2065" w:author="Fabienne Schmaus" w:date="2026-05-04T09:44:00Z" w16du:dateUtc="2026-05-04T07:44:00Z">
              <w:rPr>
                <w:rFonts w:cstheme="minorHAnsi"/>
                <w:b/>
                <w:bCs/>
              </w:rPr>
            </w:rPrChange>
          </w:rPr>
          <w:t>.</w:t>
        </w:r>
      </w:ins>
    </w:p>
    <w:p w14:paraId="5EF458E6" w14:textId="77777777" w:rsidR="00CC0E88" w:rsidRPr="0013787D" w:rsidRDefault="00CC0E88" w:rsidP="00CC0E88">
      <w:pPr>
        <w:numPr>
          <w:ilvl w:val="0"/>
          <w:numId w:val="80"/>
        </w:numPr>
        <w:tabs>
          <w:tab w:val="clear" w:pos="720"/>
          <w:tab w:val="num" w:pos="284"/>
        </w:tabs>
        <w:ind w:left="284" w:hanging="284"/>
        <w:rPr>
          <w:rFonts w:cstheme="minorHAnsi"/>
        </w:rPr>
        <w:pPrChange w:id="2066" w:author="Fabienne Schmaus" w:date="2026-05-04T09:44:00Z" w16du:dateUtc="2026-05-04T07:44:00Z">
          <w:pPr>
            <w:numPr>
              <w:numId w:val="70"/>
            </w:numPr>
            <w:tabs>
              <w:tab w:val="num" w:pos="720"/>
            </w:tabs>
            <w:ind w:left="720" w:hanging="360"/>
          </w:pPr>
        </w:pPrChange>
      </w:pPr>
      <w:r w:rsidRPr="0013787D">
        <w:rPr>
          <w:rFonts w:cstheme="minorHAnsi"/>
        </w:rPr>
        <w:t>Welche dieser Fragen findet ihr am hilfreichsten? Warum?</w:t>
      </w:r>
    </w:p>
    <w:p w14:paraId="5F034FE9" w14:textId="77777777" w:rsidR="00CC0E88" w:rsidRPr="0013787D" w:rsidRDefault="00CC0E88" w:rsidP="00CC0E88">
      <w:pPr>
        <w:numPr>
          <w:ilvl w:val="0"/>
          <w:numId w:val="80"/>
        </w:numPr>
        <w:ind w:left="284" w:hanging="284"/>
        <w:rPr>
          <w:rFonts w:cstheme="minorHAnsi"/>
        </w:rPr>
        <w:pPrChange w:id="2067" w:author="Fabienne Schmaus" w:date="2026-05-04T09:44:00Z" w16du:dateUtc="2026-05-04T07:44:00Z">
          <w:pPr>
            <w:numPr>
              <w:numId w:val="70"/>
            </w:numPr>
            <w:tabs>
              <w:tab w:val="num" w:pos="720"/>
            </w:tabs>
            <w:ind w:left="720" w:hanging="360"/>
          </w:pPr>
        </w:pPrChange>
      </w:pPr>
      <w:r w:rsidRPr="0013787D">
        <w:rPr>
          <w:rFonts w:cstheme="minorHAnsi"/>
        </w:rPr>
        <w:t>Gibt es eine Frage, bei der ihr euch unwohl fühlt</w:t>
      </w:r>
      <w:ins w:id="2068" w:author="Fabienne Schmaus" w:date="2026-05-04T09:44:00Z" w16du:dateUtc="2026-05-04T07:44:00Z">
        <w:r>
          <w:rPr>
            <w:rFonts w:cstheme="minorHAnsi"/>
          </w:rPr>
          <w:t xml:space="preserve">, </w:t>
        </w:r>
      </w:ins>
      <w:del w:id="2069" w:author="Fabienne Schmaus" w:date="2026-05-04T09:44:00Z" w16du:dateUtc="2026-05-04T07:44:00Z">
        <w:r w:rsidRPr="0013787D" w:rsidDel="007B59A2">
          <w:rPr>
            <w:rFonts w:cstheme="minorHAnsi"/>
          </w:rPr>
          <w:delText xml:space="preserve"> – </w:delText>
        </w:r>
      </w:del>
      <w:r w:rsidRPr="0013787D">
        <w:rPr>
          <w:rFonts w:cstheme="minorHAnsi"/>
        </w:rPr>
        <w:t>weil die Antwort unbequem sein könnte?</w:t>
      </w:r>
    </w:p>
    <w:p w14:paraId="1D1D8E1D" w14:textId="77777777" w:rsidR="00CC0E88" w:rsidRPr="0013787D" w:rsidRDefault="00CC0E88" w:rsidP="00CC0E88">
      <w:pPr>
        <w:numPr>
          <w:ilvl w:val="0"/>
          <w:numId w:val="80"/>
        </w:numPr>
        <w:ind w:left="284" w:hanging="284"/>
        <w:rPr>
          <w:rFonts w:cstheme="minorHAnsi"/>
        </w:rPr>
        <w:pPrChange w:id="2070" w:author="Fabienne Schmaus" w:date="2026-05-04T09:44:00Z" w16du:dateUtc="2026-05-04T07:44:00Z">
          <w:pPr>
            <w:numPr>
              <w:numId w:val="70"/>
            </w:numPr>
            <w:tabs>
              <w:tab w:val="num" w:pos="720"/>
            </w:tabs>
            <w:ind w:left="720" w:hanging="360"/>
          </w:pPr>
        </w:pPrChange>
      </w:pPr>
      <w:r w:rsidRPr="0013787D">
        <w:rPr>
          <w:rFonts w:cstheme="minorHAnsi"/>
        </w:rPr>
        <w:t>Würdet ihr das wirklich tun – diese Fragen vor dem Posten durchgehen? Ehrlich!</w:t>
      </w:r>
    </w:p>
    <w:p w14:paraId="11E1BAAA" w14:textId="77777777" w:rsidR="00CC0E88" w:rsidRPr="0013787D" w:rsidRDefault="00CC0E88" w:rsidP="00CC0E88">
      <w:pPr>
        <w:rPr>
          <w:rFonts w:cstheme="minorHAnsi"/>
        </w:rPr>
      </w:pPr>
    </w:p>
    <w:p w14:paraId="1BC2D437" w14:textId="0EBB850D" w:rsidR="00CC0E88" w:rsidRPr="00CC0E88" w:rsidRDefault="00CC0E88" w:rsidP="00CC0E88">
      <w:pPr>
        <w:rPr>
          <w:rFonts w:cstheme="minorHAnsi"/>
          <w:i/>
          <w:iCs/>
        </w:rPr>
      </w:pPr>
      <w:r w:rsidRPr="00CC0E88">
        <w:rPr>
          <w:rFonts w:cstheme="minorHAnsi"/>
          <w:i/>
          <w:iCs/>
        </w:rPr>
        <w:t>Entwickelt eigene Fragen</w:t>
      </w:r>
      <w:r w:rsidRPr="00CC0E88">
        <w:rPr>
          <w:rFonts w:cstheme="minorHAnsi"/>
          <w:i/>
          <w:iCs/>
        </w:rPr>
        <w:t>.</w:t>
      </w:r>
    </w:p>
    <w:p w14:paraId="1C540E43" w14:textId="5694C531" w:rsidR="00CC0E88" w:rsidRPr="0013787D" w:rsidRDefault="00CC0E88" w:rsidP="00CC0E88">
      <w:pPr>
        <w:rPr>
          <w:rFonts w:cstheme="minorHAnsi"/>
        </w:rPr>
      </w:pPr>
      <w:r w:rsidRPr="0013787D">
        <w:rPr>
          <w:rFonts w:cstheme="minorHAnsi"/>
        </w:rPr>
        <w:t>Die „5 Fragen vor dem Posten</w:t>
      </w:r>
      <w:del w:id="2071" w:author="Fabienne Schmaus" w:date="2026-05-04T09:46:00Z" w16du:dateUtc="2026-05-04T07:46:00Z">
        <w:r w:rsidRPr="0013787D" w:rsidDel="00CC0E88">
          <w:rPr>
            <w:rFonts w:cstheme="minorHAnsi"/>
          </w:rPr>
          <w:delText xml:space="preserve">" </w:delText>
        </w:r>
      </w:del>
      <w:ins w:id="2072" w:author="Fabienne Schmaus" w:date="2026-05-04T09:46:00Z" w16du:dateUtc="2026-05-04T07:46:00Z">
        <w:r>
          <w:rPr>
            <w:rFonts w:cstheme="minorHAnsi"/>
          </w:rPr>
          <w:t>“</w:t>
        </w:r>
        <w:r w:rsidRPr="0013787D">
          <w:rPr>
            <w:rFonts w:cstheme="minorHAnsi"/>
          </w:rPr>
          <w:t xml:space="preserve"> </w:t>
        </w:r>
      </w:ins>
      <w:r w:rsidRPr="0013787D">
        <w:rPr>
          <w:rFonts w:cstheme="minorHAnsi"/>
        </w:rPr>
        <w:t xml:space="preserve">sollen als </w:t>
      </w:r>
      <w:r w:rsidRPr="0013787D">
        <w:rPr>
          <w:rFonts w:cstheme="minorHAnsi"/>
          <w:b/>
          <w:bCs/>
        </w:rPr>
        <w:t>Werkzeug</w:t>
      </w:r>
      <w:r w:rsidRPr="0013787D">
        <w:rPr>
          <w:rFonts w:cstheme="minorHAnsi"/>
        </w:rPr>
        <w:t xml:space="preserve"> dienen – nicht als Regelwerk. Entwickelt in der Partnerarbeit eure eigenen 5 Fragen. Sie sollen für </w:t>
      </w:r>
      <w:r w:rsidRPr="0013787D">
        <w:rPr>
          <w:rFonts w:cstheme="minorHAnsi"/>
          <w:i/>
          <w:iCs/>
        </w:rPr>
        <w:t>euch</w:t>
      </w:r>
      <w:r w:rsidRPr="0013787D">
        <w:rPr>
          <w:rFonts w:cstheme="minorHAnsi"/>
        </w:rPr>
        <w:t xml:space="preserve"> funktionieren.</w:t>
      </w:r>
      <w:ins w:id="2073" w:author="Fabienne Schmaus" w:date="2026-05-04T09:47:00Z" w16du:dateUtc="2026-05-04T07:47:00Z">
        <w:r>
          <w:rPr>
            <w:rFonts w:cstheme="minorHAnsi"/>
          </w:rPr>
          <w:t xml:space="preserve"> Dabei geht ihr wie folgt vor:</w:t>
        </w:r>
      </w:ins>
    </w:p>
    <w:p w14:paraId="5FB3D05E" w14:textId="77777777" w:rsidR="00CC0E88" w:rsidRPr="0013787D" w:rsidDel="0013787D" w:rsidRDefault="00CC0E88" w:rsidP="005B283F">
      <w:pPr>
        <w:tabs>
          <w:tab w:val="num" w:pos="284"/>
        </w:tabs>
        <w:ind w:left="284" w:hanging="284"/>
        <w:rPr>
          <w:del w:id="2074" w:author="Fabienne Schmaus" w:date="2026-04-30T17:40:00Z" w16du:dateUtc="2026-04-30T15:40:00Z"/>
          <w:rFonts w:cstheme="minorHAnsi"/>
        </w:rPr>
        <w:pPrChange w:id="2075" w:author="Fabienne Schmaus" w:date="2026-05-04T09:49:00Z" w16du:dateUtc="2026-05-04T07:49:00Z">
          <w:pPr/>
        </w:pPrChange>
      </w:pPr>
    </w:p>
    <w:p w14:paraId="104D908D" w14:textId="77777777" w:rsidR="00CC0E88" w:rsidRPr="0013787D" w:rsidDel="0013787D" w:rsidRDefault="00CC0E88" w:rsidP="005B283F">
      <w:pPr>
        <w:tabs>
          <w:tab w:val="num" w:pos="284"/>
        </w:tabs>
        <w:ind w:left="284" w:hanging="284"/>
        <w:rPr>
          <w:del w:id="2076" w:author="Fabienne Schmaus" w:date="2026-04-30T17:40:00Z" w16du:dateUtc="2026-04-30T15:40:00Z"/>
          <w:rFonts w:cstheme="minorHAnsi"/>
        </w:rPr>
        <w:pPrChange w:id="2077" w:author="Fabienne Schmaus" w:date="2026-05-04T09:49:00Z" w16du:dateUtc="2026-05-04T07:49:00Z">
          <w:pPr/>
        </w:pPrChange>
      </w:pPr>
    </w:p>
    <w:p w14:paraId="0AAF2201" w14:textId="79E7DA06" w:rsidR="00CC0E88" w:rsidRPr="0013787D" w:rsidDel="00CC0E88" w:rsidRDefault="00CC0E88" w:rsidP="005B283F">
      <w:pPr>
        <w:tabs>
          <w:tab w:val="num" w:pos="284"/>
        </w:tabs>
        <w:ind w:left="284" w:hanging="284"/>
        <w:rPr>
          <w:del w:id="2078" w:author="Fabienne Schmaus" w:date="2026-05-04T09:47:00Z" w16du:dateUtc="2026-05-04T07:47:00Z"/>
          <w:rFonts w:cstheme="minorHAnsi"/>
        </w:rPr>
        <w:pPrChange w:id="2079" w:author="Fabienne Schmaus" w:date="2026-05-04T09:49:00Z" w16du:dateUtc="2026-05-04T07:49:00Z">
          <w:pPr/>
        </w:pPrChange>
      </w:pPr>
    </w:p>
    <w:p w14:paraId="7BB83D5A" w14:textId="069ECC7E" w:rsidR="00CC0E88" w:rsidRPr="0013787D" w:rsidDel="00CC0E88" w:rsidRDefault="00CC0E88" w:rsidP="005B283F">
      <w:pPr>
        <w:tabs>
          <w:tab w:val="num" w:pos="284"/>
        </w:tabs>
        <w:ind w:left="284" w:hanging="284"/>
        <w:rPr>
          <w:del w:id="2080" w:author="Fabienne Schmaus" w:date="2026-05-04T09:47:00Z" w16du:dateUtc="2026-05-04T07:47:00Z"/>
          <w:rFonts w:cstheme="minorHAnsi"/>
        </w:rPr>
        <w:pPrChange w:id="2081" w:author="Fabienne Schmaus" w:date="2026-05-04T09:49:00Z" w16du:dateUtc="2026-05-04T07:49:00Z">
          <w:pPr/>
        </w:pPrChange>
      </w:pPr>
      <w:del w:id="2082" w:author="Fabienne Schmaus" w:date="2026-05-04T09:47:00Z" w16du:dateUtc="2026-05-04T07:47:00Z">
        <w:r w:rsidRPr="0013787D" w:rsidDel="00CC0E88">
          <w:rPr>
            <w:rFonts w:cstheme="minorHAnsi"/>
            <w:b/>
            <w:bCs/>
          </w:rPr>
          <w:delText>Aufgabe:</w:delText>
        </w:r>
      </w:del>
    </w:p>
    <w:p w14:paraId="6616A05A" w14:textId="71B0911E" w:rsidR="00CC0E88" w:rsidRPr="0013787D" w:rsidRDefault="00CC0E88" w:rsidP="005B283F">
      <w:pPr>
        <w:numPr>
          <w:ilvl w:val="0"/>
          <w:numId w:val="71"/>
        </w:numPr>
        <w:tabs>
          <w:tab w:val="clear" w:pos="720"/>
          <w:tab w:val="num" w:pos="284"/>
        </w:tabs>
        <w:ind w:left="284" w:hanging="284"/>
        <w:rPr>
          <w:rFonts w:cstheme="minorHAnsi"/>
        </w:rPr>
        <w:pPrChange w:id="2083" w:author="Fabienne Schmaus" w:date="2026-05-04T09:49:00Z" w16du:dateUtc="2026-05-04T07:49:00Z">
          <w:pPr>
            <w:numPr>
              <w:numId w:val="71"/>
            </w:numPr>
            <w:tabs>
              <w:tab w:val="num" w:pos="720"/>
            </w:tabs>
            <w:ind w:left="720" w:hanging="360"/>
          </w:pPr>
        </w:pPrChange>
      </w:pPr>
      <w:r w:rsidRPr="0013787D">
        <w:rPr>
          <w:rFonts w:cstheme="minorHAnsi"/>
        </w:rPr>
        <w:t>Schreibt zunächst jeder für sich</w:t>
      </w:r>
      <w:ins w:id="2084" w:author="Fabienne Schmaus" w:date="2026-05-04T09:47:00Z" w16du:dateUtc="2026-05-04T07:47:00Z">
        <w:r>
          <w:rPr>
            <w:rFonts w:cstheme="minorHAnsi"/>
          </w:rPr>
          <w:t xml:space="preserve"> auf ein extra Blatt</w:t>
        </w:r>
      </w:ins>
      <w:r w:rsidRPr="0013787D">
        <w:rPr>
          <w:rFonts w:cstheme="minorHAnsi"/>
        </w:rPr>
        <w:t>: Welche drei Fragen würdet ihr euch vor einem Post stellen – basierend auf dem, was ihr heute gelernt habt?</w:t>
      </w:r>
    </w:p>
    <w:p w14:paraId="0D1283E0" w14:textId="7C8D157C" w:rsidR="00CC0E88" w:rsidRPr="0013787D" w:rsidDel="00CC0E88" w:rsidRDefault="00CC0E88" w:rsidP="005B283F">
      <w:pPr>
        <w:tabs>
          <w:tab w:val="num" w:pos="284"/>
        </w:tabs>
        <w:ind w:left="284" w:hanging="284"/>
        <w:rPr>
          <w:del w:id="2085" w:author="Fabienne Schmaus" w:date="2026-05-04T09:47:00Z" w16du:dateUtc="2026-05-04T07:47:00Z"/>
          <w:rFonts w:cstheme="minorHAnsi"/>
        </w:rPr>
        <w:pPrChange w:id="2086" w:author="Fabienne Schmaus" w:date="2026-05-04T09:49:00Z" w16du:dateUtc="2026-05-04T07:49:00Z">
          <w:pPr/>
        </w:pPrChange>
      </w:pPr>
      <w:del w:id="2087" w:author="Fabienne Schmaus" w:date="2026-05-04T09:47:00Z" w16du:dateUtc="2026-05-04T07:47:00Z">
        <w:r w:rsidRPr="0013787D" w:rsidDel="00CC0E88">
          <w:rPr>
            <w:rFonts w:cstheme="minorHAnsi"/>
          </w:rPr>
          <w:delText>Meine Fragen:</w:delText>
        </w:r>
      </w:del>
    </w:p>
    <w:p w14:paraId="1A59E06D" w14:textId="4B7E2743" w:rsidR="00CC0E88" w:rsidRPr="0013787D" w:rsidDel="00CC0E88" w:rsidRDefault="00CC0E88" w:rsidP="005B283F">
      <w:pPr>
        <w:numPr>
          <w:ilvl w:val="1"/>
          <w:numId w:val="71"/>
        </w:numPr>
        <w:tabs>
          <w:tab w:val="num" w:pos="284"/>
        </w:tabs>
        <w:ind w:left="284" w:hanging="284"/>
        <w:rPr>
          <w:del w:id="2088" w:author="Fabienne Schmaus" w:date="2026-05-04T09:47:00Z" w16du:dateUtc="2026-05-04T07:47:00Z"/>
          <w:rFonts w:cstheme="minorHAnsi"/>
        </w:rPr>
        <w:pPrChange w:id="2089" w:author="Fabienne Schmaus" w:date="2026-05-04T09:49:00Z" w16du:dateUtc="2026-05-04T07:49:00Z">
          <w:pPr>
            <w:numPr>
              <w:ilvl w:val="1"/>
              <w:numId w:val="71"/>
            </w:numPr>
            <w:tabs>
              <w:tab w:val="num" w:pos="1440"/>
            </w:tabs>
            <w:ind w:left="1440" w:hanging="360"/>
          </w:pPr>
        </w:pPrChange>
      </w:pPr>
    </w:p>
    <w:p w14:paraId="050363FB" w14:textId="41B520DD" w:rsidR="00CC0E88" w:rsidRPr="0013787D" w:rsidDel="00CC0E88" w:rsidRDefault="00CC0E88" w:rsidP="005B283F">
      <w:pPr>
        <w:numPr>
          <w:ilvl w:val="1"/>
          <w:numId w:val="71"/>
        </w:numPr>
        <w:tabs>
          <w:tab w:val="num" w:pos="284"/>
        </w:tabs>
        <w:ind w:left="284" w:hanging="284"/>
        <w:rPr>
          <w:del w:id="2090" w:author="Fabienne Schmaus" w:date="2026-05-04T09:47:00Z" w16du:dateUtc="2026-05-04T07:47:00Z"/>
          <w:rFonts w:cstheme="minorHAnsi"/>
        </w:rPr>
        <w:pPrChange w:id="2091" w:author="Fabienne Schmaus" w:date="2026-05-04T09:49:00Z" w16du:dateUtc="2026-05-04T07:49:00Z">
          <w:pPr>
            <w:numPr>
              <w:ilvl w:val="1"/>
              <w:numId w:val="71"/>
            </w:numPr>
            <w:tabs>
              <w:tab w:val="num" w:pos="1440"/>
            </w:tabs>
            <w:ind w:left="1440" w:hanging="360"/>
          </w:pPr>
        </w:pPrChange>
      </w:pPr>
    </w:p>
    <w:p w14:paraId="6E1F585E" w14:textId="5CBA8ADC" w:rsidR="00CC0E88" w:rsidRPr="0013787D" w:rsidDel="00CC0E88" w:rsidRDefault="00CC0E88" w:rsidP="005B283F">
      <w:pPr>
        <w:numPr>
          <w:ilvl w:val="1"/>
          <w:numId w:val="71"/>
        </w:numPr>
        <w:tabs>
          <w:tab w:val="num" w:pos="284"/>
        </w:tabs>
        <w:ind w:left="284" w:hanging="284"/>
        <w:rPr>
          <w:del w:id="2092" w:author="Fabienne Schmaus" w:date="2026-05-04T09:47:00Z" w16du:dateUtc="2026-05-04T07:47:00Z"/>
          <w:rFonts w:cstheme="minorHAnsi"/>
        </w:rPr>
        <w:pPrChange w:id="2093" w:author="Fabienne Schmaus" w:date="2026-05-04T09:49:00Z" w16du:dateUtc="2026-05-04T07:49:00Z">
          <w:pPr>
            <w:numPr>
              <w:ilvl w:val="1"/>
              <w:numId w:val="71"/>
            </w:numPr>
            <w:tabs>
              <w:tab w:val="num" w:pos="1440"/>
            </w:tabs>
            <w:ind w:left="1440" w:hanging="360"/>
          </w:pPr>
        </w:pPrChange>
      </w:pPr>
    </w:p>
    <w:p w14:paraId="438DF33A" w14:textId="7B6E0C2F" w:rsidR="00CC0E88" w:rsidRPr="0013787D" w:rsidDel="00CC0E88" w:rsidRDefault="00CC0E88" w:rsidP="005B283F">
      <w:pPr>
        <w:tabs>
          <w:tab w:val="num" w:pos="284"/>
        </w:tabs>
        <w:ind w:left="284" w:hanging="284"/>
        <w:rPr>
          <w:del w:id="2094" w:author="Fabienne Schmaus" w:date="2026-05-04T09:47:00Z" w16du:dateUtc="2026-05-04T07:47:00Z"/>
          <w:rFonts w:cstheme="minorHAnsi"/>
        </w:rPr>
        <w:pPrChange w:id="2095" w:author="Fabienne Schmaus" w:date="2026-05-04T09:49:00Z" w16du:dateUtc="2026-05-04T07:49:00Z">
          <w:pPr/>
        </w:pPrChange>
      </w:pPr>
    </w:p>
    <w:p w14:paraId="37B8D342" w14:textId="19048056" w:rsidR="00CC0E88" w:rsidRPr="0013787D" w:rsidRDefault="00CC0E88" w:rsidP="005B283F">
      <w:pPr>
        <w:numPr>
          <w:ilvl w:val="0"/>
          <w:numId w:val="71"/>
        </w:numPr>
        <w:tabs>
          <w:tab w:val="clear" w:pos="720"/>
          <w:tab w:val="num" w:pos="284"/>
        </w:tabs>
        <w:ind w:left="284" w:hanging="284"/>
        <w:rPr>
          <w:rFonts w:cstheme="minorHAnsi"/>
        </w:rPr>
        <w:pPrChange w:id="2096" w:author="Fabienne Schmaus" w:date="2026-05-04T09:49:00Z" w16du:dateUtc="2026-05-04T07:49:00Z">
          <w:pPr>
            <w:numPr>
              <w:numId w:val="71"/>
            </w:numPr>
            <w:tabs>
              <w:tab w:val="num" w:pos="720"/>
            </w:tabs>
            <w:ind w:left="720" w:hanging="360"/>
          </w:pPr>
        </w:pPrChange>
      </w:pPr>
      <w:r w:rsidRPr="0013787D">
        <w:rPr>
          <w:rFonts w:cstheme="minorHAnsi"/>
        </w:rPr>
        <w:t xml:space="preserve">Tauscht euch mit eurer Partnerin </w:t>
      </w:r>
      <w:del w:id="2097" w:author="Fabienne Schmaus" w:date="2026-05-04T11:14:00Z" w16du:dateUtc="2026-05-04T09:14:00Z">
        <w:r w:rsidRPr="0013787D" w:rsidDel="00AC6CBE">
          <w:rPr>
            <w:rFonts w:cstheme="minorHAnsi"/>
          </w:rPr>
          <w:delText xml:space="preserve">/ </w:delText>
        </w:r>
      </w:del>
      <w:ins w:id="2098" w:author="Fabienne Schmaus" w:date="2026-05-04T11:14:00Z" w16du:dateUtc="2026-05-04T09:14:00Z">
        <w:r w:rsidR="00AC6CBE">
          <w:rPr>
            <w:rFonts w:cstheme="minorHAnsi"/>
          </w:rPr>
          <w:t>oder</w:t>
        </w:r>
        <w:r w:rsidR="00AC6CBE" w:rsidRPr="0013787D">
          <w:rPr>
            <w:rFonts w:cstheme="minorHAnsi"/>
          </w:rPr>
          <w:t xml:space="preserve"> </w:t>
        </w:r>
      </w:ins>
      <w:r w:rsidRPr="0013787D">
        <w:rPr>
          <w:rFonts w:cstheme="minorHAnsi"/>
        </w:rPr>
        <w:t>eurem Partner aus. Vergleicht eure Fragen: Was ist ähnlich, was unterscheidet sich?</w:t>
      </w:r>
    </w:p>
    <w:p w14:paraId="488D66FD" w14:textId="21E6E867" w:rsidR="00CC0E88" w:rsidRPr="0013787D" w:rsidRDefault="00CC0E88" w:rsidP="005B283F">
      <w:pPr>
        <w:numPr>
          <w:ilvl w:val="0"/>
          <w:numId w:val="71"/>
        </w:numPr>
        <w:tabs>
          <w:tab w:val="clear" w:pos="720"/>
          <w:tab w:val="num" w:pos="284"/>
        </w:tabs>
        <w:ind w:left="284" w:hanging="284"/>
        <w:rPr>
          <w:rFonts w:cstheme="minorHAnsi"/>
        </w:rPr>
        <w:pPrChange w:id="2099" w:author="Fabienne Schmaus" w:date="2026-05-04T09:49:00Z" w16du:dateUtc="2026-05-04T07:49:00Z">
          <w:pPr>
            <w:numPr>
              <w:numId w:val="71"/>
            </w:numPr>
            <w:tabs>
              <w:tab w:val="num" w:pos="720"/>
            </w:tabs>
            <w:ind w:left="720" w:hanging="360"/>
          </w:pPr>
        </w:pPrChange>
      </w:pPr>
      <w:r w:rsidRPr="0013787D">
        <w:rPr>
          <w:rFonts w:cstheme="minorHAnsi"/>
        </w:rPr>
        <w:t xml:space="preserve">Wählt gemeinsam die </w:t>
      </w:r>
      <w:r w:rsidRPr="0013787D">
        <w:rPr>
          <w:rFonts w:cstheme="minorHAnsi"/>
          <w:b/>
          <w:bCs/>
        </w:rPr>
        <w:t>5 besten Fragen</w:t>
      </w:r>
      <w:r w:rsidRPr="0013787D">
        <w:rPr>
          <w:rFonts w:cstheme="minorHAnsi"/>
        </w:rPr>
        <w:t xml:space="preserve"> aus – und begründet eure Auswahl</w:t>
      </w:r>
      <w:ins w:id="2100" w:author="Fabienne Schmaus" w:date="2026-05-04T09:48:00Z" w16du:dateUtc="2026-05-04T07:48:00Z">
        <w:r>
          <w:rPr>
            <w:rFonts w:cstheme="minorHAnsi"/>
          </w:rPr>
          <w:t>.</w:t>
        </w:r>
      </w:ins>
      <w:del w:id="2101" w:author="Fabienne Schmaus" w:date="2026-05-04T09:48:00Z" w16du:dateUtc="2026-05-04T07:48:00Z">
        <w:r w:rsidRPr="0013787D" w:rsidDel="00CC0E88">
          <w:rPr>
            <w:rFonts w:cstheme="minorHAnsi"/>
          </w:rPr>
          <w:delText>:</w:delText>
        </w:r>
      </w:del>
    </w:p>
    <w:p w14:paraId="73B4D3D8" w14:textId="107984C6" w:rsidR="00CC0E88" w:rsidRPr="0013787D" w:rsidDel="00CC0E88" w:rsidRDefault="00CC0E88" w:rsidP="00CC0E88">
      <w:pPr>
        <w:rPr>
          <w:del w:id="2102" w:author="Fabienne Schmaus" w:date="2026-05-04T09:48:00Z" w16du:dateUtc="2026-05-04T07:48:00Z"/>
          <w:rFonts w:cstheme="minorHAnsi"/>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1282"/>
        <w:gridCol w:w="1964"/>
      </w:tblGrid>
      <w:tr w:rsidR="00CC0E88" w:rsidRPr="0013787D" w:rsidDel="00CC0E88" w14:paraId="057F0E83" w14:textId="1FC2ACC9" w:rsidTr="001955DF">
        <w:trPr>
          <w:tblHeader/>
          <w:tblCellSpacing w:w="15" w:type="dxa"/>
          <w:del w:id="2103" w:author="Fabienne Schmaus" w:date="2026-05-04T09:48:00Z" w16du:dateUtc="2026-05-04T07:48:00Z"/>
        </w:trPr>
        <w:tc>
          <w:tcPr>
            <w:tcW w:w="0" w:type="auto"/>
            <w:vAlign w:val="center"/>
            <w:hideMark/>
          </w:tcPr>
          <w:p w14:paraId="7B3000CC" w14:textId="67C1F412" w:rsidR="00CC0E88" w:rsidRPr="0013787D" w:rsidDel="00CC0E88" w:rsidRDefault="00CC0E88" w:rsidP="001955DF">
            <w:pPr>
              <w:rPr>
                <w:del w:id="2104" w:author="Fabienne Schmaus" w:date="2026-05-04T09:48:00Z" w16du:dateUtc="2026-05-04T07:48:00Z"/>
                <w:rFonts w:cstheme="minorHAnsi"/>
                <w:b/>
                <w:bCs/>
              </w:rPr>
            </w:pPr>
            <w:del w:id="2105" w:author="Fabienne Schmaus" w:date="2026-05-04T09:48:00Z" w16du:dateUtc="2026-05-04T07:48:00Z">
              <w:r w:rsidRPr="0013787D" w:rsidDel="00CC0E88">
                <w:rPr>
                  <w:rFonts w:cstheme="minorHAnsi"/>
                  <w:b/>
                  <w:bCs/>
                </w:rPr>
                <w:delText>#</w:delText>
              </w:r>
            </w:del>
          </w:p>
        </w:tc>
        <w:tc>
          <w:tcPr>
            <w:tcW w:w="0" w:type="auto"/>
            <w:vAlign w:val="center"/>
            <w:hideMark/>
          </w:tcPr>
          <w:p w14:paraId="7B9B91B5" w14:textId="736305FE" w:rsidR="00CC0E88" w:rsidRPr="0013787D" w:rsidDel="00CC0E88" w:rsidRDefault="00CC0E88" w:rsidP="001955DF">
            <w:pPr>
              <w:rPr>
                <w:del w:id="2106" w:author="Fabienne Schmaus" w:date="2026-05-04T09:48:00Z" w16du:dateUtc="2026-05-04T07:48:00Z"/>
                <w:rFonts w:cstheme="minorHAnsi"/>
                <w:b/>
                <w:bCs/>
              </w:rPr>
            </w:pPr>
            <w:del w:id="2107" w:author="Fabienne Schmaus" w:date="2026-05-04T09:48:00Z" w16du:dateUtc="2026-05-04T07:48:00Z">
              <w:r w:rsidRPr="0013787D" w:rsidDel="00CC0E88">
                <w:rPr>
                  <w:rFonts w:cstheme="minorHAnsi"/>
                  <w:b/>
                  <w:bCs/>
                </w:rPr>
                <w:delText>Unsere Frage</w:delText>
              </w:r>
            </w:del>
          </w:p>
        </w:tc>
        <w:tc>
          <w:tcPr>
            <w:tcW w:w="0" w:type="auto"/>
            <w:vAlign w:val="center"/>
            <w:hideMark/>
          </w:tcPr>
          <w:p w14:paraId="1A31D9D9" w14:textId="7EF1DD45" w:rsidR="00CC0E88" w:rsidRPr="0013787D" w:rsidDel="00CC0E88" w:rsidRDefault="00CC0E88" w:rsidP="001955DF">
            <w:pPr>
              <w:rPr>
                <w:del w:id="2108" w:author="Fabienne Schmaus" w:date="2026-05-04T09:48:00Z" w16du:dateUtc="2026-05-04T07:48:00Z"/>
                <w:rFonts w:cstheme="minorHAnsi"/>
                <w:b/>
                <w:bCs/>
              </w:rPr>
            </w:pPr>
            <w:del w:id="2109" w:author="Fabienne Schmaus" w:date="2026-05-04T09:48:00Z" w16du:dateUtc="2026-05-04T07:48:00Z">
              <w:r w:rsidRPr="0013787D" w:rsidDel="00CC0E88">
                <w:rPr>
                  <w:rFonts w:cstheme="minorHAnsi"/>
                  <w:b/>
                  <w:bCs/>
                </w:rPr>
                <w:delText>Warum diese Frage?</w:delText>
              </w:r>
            </w:del>
          </w:p>
        </w:tc>
      </w:tr>
      <w:tr w:rsidR="00CC0E88" w:rsidRPr="0013787D" w:rsidDel="00CC0E88" w14:paraId="5ED94AF8" w14:textId="6E1A54FF" w:rsidTr="001955DF">
        <w:trPr>
          <w:tblCellSpacing w:w="15" w:type="dxa"/>
          <w:del w:id="2110" w:author="Fabienne Schmaus" w:date="2026-05-04T09:48:00Z" w16du:dateUtc="2026-05-04T07:48:00Z"/>
        </w:trPr>
        <w:tc>
          <w:tcPr>
            <w:tcW w:w="0" w:type="auto"/>
            <w:vAlign w:val="center"/>
            <w:hideMark/>
          </w:tcPr>
          <w:p w14:paraId="765C5F4D" w14:textId="52672788" w:rsidR="00CC0E88" w:rsidRPr="0013787D" w:rsidDel="00CC0E88" w:rsidRDefault="00CC0E88" w:rsidP="001955DF">
            <w:pPr>
              <w:rPr>
                <w:del w:id="2111" w:author="Fabienne Schmaus" w:date="2026-05-04T09:48:00Z" w16du:dateUtc="2026-05-04T07:48:00Z"/>
                <w:rFonts w:cstheme="minorHAnsi"/>
              </w:rPr>
            </w:pPr>
            <w:del w:id="2112" w:author="Fabienne Schmaus" w:date="2026-05-04T09:48:00Z" w16du:dateUtc="2026-05-04T07:48:00Z">
              <w:r w:rsidRPr="0013787D" w:rsidDel="00CC0E88">
                <w:rPr>
                  <w:rFonts w:cstheme="minorHAnsi"/>
                </w:rPr>
                <w:delText>1</w:delText>
              </w:r>
            </w:del>
          </w:p>
        </w:tc>
        <w:tc>
          <w:tcPr>
            <w:tcW w:w="0" w:type="auto"/>
            <w:vAlign w:val="center"/>
            <w:hideMark/>
          </w:tcPr>
          <w:p w14:paraId="50C0F127" w14:textId="5A646A97" w:rsidR="00CC0E88" w:rsidRPr="0013787D" w:rsidDel="00CC0E88" w:rsidRDefault="00CC0E88" w:rsidP="001955DF">
            <w:pPr>
              <w:rPr>
                <w:del w:id="2113" w:author="Fabienne Schmaus" w:date="2026-05-04T09:48:00Z" w16du:dateUtc="2026-05-04T07:48:00Z"/>
                <w:rFonts w:cstheme="minorHAnsi"/>
              </w:rPr>
            </w:pPr>
          </w:p>
        </w:tc>
        <w:tc>
          <w:tcPr>
            <w:tcW w:w="0" w:type="auto"/>
            <w:vAlign w:val="center"/>
            <w:hideMark/>
          </w:tcPr>
          <w:p w14:paraId="14F03977" w14:textId="595A090E" w:rsidR="00CC0E88" w:rsidRPr="0013787D" w:rsidDel="00CC0E88" w:rsidRDefault="00CC0E88" w:rsidP="001955DF">
            <w:pPr>
              <w:rPr>
                <w:del w:id="2114" w:author="Fabienne Schmaus" w:date="2026-05-04T09:48:00Z" w16du:dateUtc="2026-05-04T07:48:00Z"/>
                <w:rFonts w:cstheme="minorHAnsi"/>
              </w:rPr>
            </w:pPr>
          </w:p>
        </w:tc>
      </w:tr>
      <w:tr w:rsidR="00CC0E88" w:rsidRPr="0013787D" w:rsidDel="00CC0E88" w14:paraId="15D86AC9" w14:textId="01D247D2" w:rsidTr="001955DF">
        <w:trPr>
          <w:tblCellSpacing w:w="15" w:type="dxa"/>
          <w:del w:id="2115" w:author="Fabienne Schmaus" w:date="2026-05-04T09:48:00Z" w16du:dateUtc="2026-05-04T07:48:00Z"/>
        </w:trPr>
        <w:tc>
          <w:tcPr>
            <w:tcW w:w="0" w:type="auto"/>
            <w:vAlign w:val="center"/>
            <w:hideMark/>
          </w:tcPr>
          <w:p w14:paraId="511DE389" w14:textId="213FECAF" w:rsidR="00CC0E88" w:rsidRPr="0013787D" w:rsidDel="00CC0E88" w:rsidRDefault="00CC0E88" w:rsidP="001955DF">
            <w:pPr>
              <w:rPr>
                <w:del w:id="2116" w:author="Fabienne Schmaus" w:date="2026-05-04T09:48:00Z" w16du:dateUtc="2026-05-04T07:48:00Z"/>
                <w:rFonts w:cstheme="minorHAnsi"/>
              </w:rPr>
            </w:pPr>
            <w:del w:id="2117" w:author="Fabienne Schmaus" w:date="2026-05-04T09:48:00Z" w16du:dateUtc="2026-05-04T07:48:00Z">
              <w:r w:rsidRPr="0013787D" w:rsidDel="00CC0E88">
                <w:rPr>
                  <w:rFonts w:cstheme="minorHAnsi"/>
                </w:rPr>
                <w:delText>2</w:delText>
              </w:r>
            </w:del>
          </w:p>
        </w:tc>
        <w:tc>
          <w:tcPr>
            <w:tcW w:w="0" w:type="auto"/>
            <w:vAlign w:val="center"/>
            <w:hideMark/>
          </w:tcPr>
          <w:p w14:paraId="02AED7A3" w14:textId="2C67C9A6" w:rsidR="00CC0E88" w:rsidRPr="0013787D" w:rsidDel="00CC0E88" w:rsidRDefault="00CC0E88" w:rsidP="001955DF">
            <w:pPr>
              <w:rPr>
                <w:del w:id="2118" w:author="Fabienne Schmaus" w:date="2026-05-04T09:48:00Z" w16du:dateUtc="2026-05-04T07:48:00Z"/>
                <w:rFonts w:cstheme="minorHAnsi"/>
              </w:rPr>
            </w:pPr>
          </w:p>
        </w:tc>
        <w:tc>
          <w:tcPr>
            <w:tcW w:w="0" w:type="auto"/>
            <w:vAlign w:val="center"/>
            <w:hideMark/>
          </w:tcPr>
          <w:p w14:paraId="08934C07" w14:textId="24AFA825" w:rsidR="00CC0E88" w:rsidRPr="0013787D" w:rsidDel="00CC0E88" w:rsidRDefault="00CC0E88" w:rsidP="001955DF">
            <w:pPr>
              <w:rPr>
                <w:del w:id="2119" w:author="Fabienne Schmaus" w:date="2026-05-04T09:48:00Z" w16du:dateUtc="2026-05-04T07:48:00Z"/>
                <w:rFonts w:cstheme="minorHAnsi"/>
              </w:rPr>
            </w:pPr>
          </w:p>
        </w:tc>
      </w:tr>
      <w:tr w:rsidR="00CC0E88" w:rsidRPr="0013787D" w:rsidDel="00CC0E88" w14:paraId="49C69EF8" w14:textId="7B124FDF" w:rsidTr="001955DF">
        <w:trPr>
          <w:tblCellSpacing w:w="15" w:type="dxa"/>
          <w:del w:id="2120" w:author="Fabienne Schmaus" w:date="2026-05-04T09:48:00Z" w16du:dateUtc="2026-05-04T07:48:00Z"/>
        </w:trPr>
        <w:tc>
          <w:tcPr>
            <w:tcW w:w="0" w:type="auto"/>
            <w:vAlign w:val="center"/>
            <w:hideMark/>
          </w:tcPr>
          <w:p w14:paraId="2A855B02" w14:textId="2DEBB114" w:rsidR="00CC0E88" w:rsidRPr="0013787D" w:rsidDel="00CC0E88" w:rsidRDefault="00CC0E88" w:rsidP="001955DF">
            <w:pPr>
              <w:rPr>
                <w:del w:id="2121" w:author="Fabienne Schmaus" w:date="2026-05-04T09:48:00Z" w16du:dateUtc="2026-05-04T07:48:00Z"/>
                <w:rFonts w:cstheme="minorHAnsi"/>
              </w:rPr>
            </w:pPr>
            <w:del w:id="2122" w:author="Fabienne Schmaus" w:date="2026-05-04T09:48:00Z" w16du:dateUtc="2026-05-04T07:48:00Z">
              <w:r w:rsidRPr="0013787D" w:rsidDel="00CC0E88">
                <w:rPr>
                  <w:rFonts w:cstheme="minorHAnsi"/>
                </w:rPr>
                <w:delText>3</w:delText>
              </w:r>
            </w:del>
          </w:p>
        </w:tc>
        <w:tc>
          <w:tcPr>
            <w:tcW w:w="0" w:type="auto"/>
            <w:vAlign w:val="center"/>
            <w:hideMark/>
          </w:tcPr>
          <w:p w14:paraId="59011695" w14:textId="45F50FA0" w:rsidR="00CC0E88" w:rsidRPr="0013787D" w:rsidDel="00CC0E88" w:rsidRDefault="00CC0E88" w:rsidP="001955DF">
            <w:pPr>
              <w:rPr>
                <w:del w:id="2123" w:author="Fabienne Schmaus" w:date="2026-05-04T09:48:00Z" w16du:dateUtc="2026-05-04T07:48:00Z"/>
                <w:rFonts w:cstheme="minorHAnsi"/>
              </w:rPr>
            </w:pPr>
          </w:p>
        </w:tc>
        <w:tc>
          <w:tcPr>
            <w:tcW w:w="0" w:type="auto"/>
            <w:vAlign w:val="center"/>
            <w:hideMark/>
          </w:tcPr>
          <w:p w14:paraId="19CC32D4" w14:textId="65655247" w:rsidR="00CC0E88" w:rsidRPr="0013787D" w:rsidDel="00CC0E88" w:rsidRDefault="00CC0E88" w:rsidP="001955DF">
            <w:pPr>
              <w:rPr>
                <w:del w:id="2124" w:author="Fabienne Schmaus" w:date="2026-05-04T09:48:00Z" w16du:dateUtc="2026-05-04T07:48:00Z"/>
                <w:rFonts w:cstheme="minorHAnsi"/>
              </w:rPr>
            </w:pPr>
          </w:p>
        </w:tc>
      </w:tr>
      <w:tr w:rsidR="00CC0E88" w:rsidRPr="0013787D" w:rsidDel="00CC0E88" w14:paraId="6E181F38" w14:textId="27F5BD6F" w:rsidTr="001955DF">
        <w:trPr>
          <w:tblCellSpacing w:w="15" w:type="dxa"/>
          <w:del w:id="2125" w:author="Fabienne Schmaus" w:date="2026-05-04T09:48:00Z" w16du:dateUtc="2026-05-04T07:48:00Z"/>
        </w:trPr>
        <w:tc>
          <w:tcPr>
            <w:tcW w:w="0" w:type="auto"/>
            <w:vAlign w:val="center"/>
            <w:hideMark/>
          </w:tcPr>
          <w:p w14:paraId="63CD7386" w14:textId="7430E50A" w:rsidR="00CC0E88" w:rsidRPr="0013787D" w:rsidDel="00CC0E88" w:rsidRDefault="00CC0E88" w:rsidP="001955DF">
            <w:pPr>
              <w:rPr>
                <w:del w:id="2126" w:author="Fabienne Schmaus" w:date="2026-05-04T09:48:00Z" w16du:dateUtc="2026-05-04T07:48:00Z"/>
                <w:rFonts w:cstheme="minorHAnsi"/>
              </w:rPr>
            </w:pPr>
            <w:del w:id="2127" w:author="Fabienne Schmaus" w:date="2026-05-04T09:48:00Z" w16du:dateUtc="2026-05-04T07:48:00Z">
              <w:r w:rsidRPr="0013787D" w:rsidDel="00CC0E88">
                <w:rPr>
                  <w:rFonts w:cstheme="minorHAnsi"/>
                </w:rPr>
                <w:delText>4</w:delText>
              </w:r>
            </w:del>
          </w:p>
        </w:tc>
        <w:tc>
          <w:tcPr>
            <w:tcW w:w="0" w:type="auto"/>
            <w:vAlign w:val="center"/>
            <w:hideMark/>
          </w:tcPr>
          <w:p w14:paraId="5BD5B6F1" w14:textId="12CFA812" w:rsidR="00CC0E88" w:rsidRPr="0013787D" w:rsidDel="00CC0E88" w:rsidRDefault="00CC0E88" w:rsidP="001955DF">
            <w:pPr>
              <w:rPr>
                <w:del w:id="2128" w:author="Fabienne Schmaus" w:date="2026-05-04T09:48:00Z" w16du:dateUtc="2026-05-04T07:48:00Z"/>
                <w:rFonts w:cstheme="minorHAnsi"/>
              </w:rPr>
            </w:pPr>
          </w:p>
        </w:tc>
        <w:tc>
          <w:tcPr>
            <w:tcW w:w="0" w:type="auto"/>
            <w:vAlign w:val="center"/>
            <w:hideMark/>
          </w:tcPr>
          <w:p w14:paraId="30D81E88" w14:textId="436F82B2" w:rsidR="00CC0E88" w:rsidRPr="0013787D" w:rsidDel="00CC0E88" w:rsidRDefault="00CC0E88" w:rsidP="001955DF">
            <w:pPr>
              <w:rPr>
                <w:del w:id="2129" w:author="Fabienne Schmaus" w:date="2026-05-04T09:48:00Z" w16du:dateUtc="2026-05-04T07:48:00Z"/>
                <w:rFonts w:cstheme="minorHAnsi"/>
              </w:rPr>
            </w:pPr>
          </w:p>
        </w:tc>
      </w:tr>
      <w:tr w:rsidR="00CC0E88" w:rsidRPr="0013787D" w:rsidDel="00CC0E88" w14:paraId="22177F36" w14:textId="558B3144" w:rsidTr="001955DF">
        <w:trPr>
          <w:tblCellSpacing w:w="15" w:type="dxa"/>
          <w:del w:id="2130" w:author="Fabienne Schmaus" w:date="2026-05-04T09:48:00Z" w16du:dateUtc="2026-05-04T07:48:00Z"/>
        </w:trPr>
        <w:tc>
          <w:tcPr>
            <w:tcW w:w="0" w:type="auto"/>
            <w:vAlign w:val="center"/>
            <w:hideMark/>
          </w:tcPr>
          <w:p w14:paraId="2E72A30D" w14:textId="20DFF9A5" w:rsidR="00CC0E88" w:rsidRPr="0013787D" w:rsidDel="00CC0E88" w:rsidRDefault="00CC0E88" w:rsidP="001955DF">
            <w:pPr>
              <w:rPr>
                <w:del w:id="2131" w:author="Fabienne Schmaus" w:date="2026-05-04T09:48:00Z" w16du:dateUtc="2026-05-04T07:48:00Z"/>
                <w:rFonts w:cstheme="minorHAnsi"/>
              </w:rPr>
            </w:pPr>
            <w:del w:id="2132" w:author="Fabienne Schmaus" w:date="2026-05-04T09:48:00Z" w16du:dateUtc="2026-05-04T07:48:00Z">
              <w:r w:rsidRPr="0013787D" w:rsidDel="00CC0E88">
                <w:rPr>
                  <w:rFonts w:cstheme="minorHAnsi"/>
                </w:rPr>
                <w:delText>5</w:delText>
              </w:r>
            </w:del>
          </w:p>
        </w:tc>
        <w:tc>
          <w:tcPr>
            <w:tcW w:w="0" w:type="auto"/>
            <w:vAlign w:val="center"/>
            <w:hideMark/>
          </w:tcPr>
          <w:p w14:paraId="7EE5FF5D" w14:textId="4B78EDCE" w:rsidR="00CC0E88" w:rsidRPr="0013787D" w:rsidDel="00CC0E88" w:rsidRDefault="00CC0E88" w:rsidP="001955DF">
            <w:pPr>
              <w:rPr>
                <w:del w:id="2133" w:author="Fabienne Schmaus" w:date="2026-05-04T09:48:00Z" w16du:dateUtc="2026-05-04T07:48:00Z"/>
                <w:rFonts w:cstheme="minorHAnsi"/>
              </w:rPr>
            </w:pPr>
          </w:p>
        </w:tc>
        <w:tc>
          <w:tcPr>
            <w:tcW w:w="0" w:type="auto"/>
            <w:vAlign w:val="center"/>
            <w:hideMark/>
          </w:tcPr>
          <w:p w14:paraId="5882843A" w14:textId="7947E0E2" w:rsidR="00CC0E88" w:rsidRPr="0013787D" w:rsidDel="00CC0E88" w:rsidRDefault="00CC0E88" w:rsidP="001955DF">
            <w:pPr>
              <w:rPr>
                <w:del w:id="2134" w:author="Fabienne Schmaus" w:date="2026-05-04T09:48:00Z" w16du:dateUtc="2026-05-04T07:48:00Z"/>
                <w:rFonts w:cstheme="minorHAnsi"/>
              </w:rPr>
            </w:pPr>
          </w:p>
        </w:tc>
      </w:tr>
    </w:tbl>
    <w:p w14:paraId="7A7801CC" w14:textId="77777777" w:rsidR="00CC0E88" w:rsidRPr="0013787D" w:rsidRDefault="00CC0E88" w:rsidP="00CC0E88">
      <w:pPr>
        <w:rPr>
          <w:rFonts w:cstheme="minorHAnsi"/>
          <w:b/>
          <w:bCs/>
        </w:rPr>
      </w:pPr>
    </w:p>
    <w:p w14:paraId="68E9DE60" w14:textId="40A302C2" w:rsidR="00CC0E88" w:rsidRPr="0013787D" w:rsidRDefault="00CC0E88" w:rsidP="00CC0E88">
      <w:pPr>
        <w:rPr>
          <w:rFonts w:cstheme="minorHAnsi"/>
        </w:rPr>
      </w:pPr>
      <w:r w:rsidRPr="0013787D">
        <w:rPr>
          <w:rFonts w:cstheme="minorHAnsi"/>
          <w:b/>
          <w:bCs/>
        </w:rPr>
        <w:t>Zusatz</w:t>
      </w:r>
      <w:ins w:id="2135" w:author="Fabienne Schmaus" w:date="2026-05-04T09:48:00Z" w16du:dateUtc="2026-05-04T07:48:00Z">
        <w:r w:rsidR="005B283F">
          <w:rPr>
            <w:rFonts w:cstheme="minorHAnsi"/>
            <w:b/>
            <w:bCs/>
          </w:rPr>
          <w:t xml:space="preserve">fragen: </w:t>
        </w:r>
      </w:ins>
      <w:del w:id="2136" w:author="Fabienne Schmaus" w:date="2026-05-04T09:48:00Z" w16du:dateUtc="2026-05-04T07:48:00Z">
        <w:r w:rsidRPr="0013787D" w:rsidDel="005B283F">
          <w:rPr>
            <w:rFonts w:cstheme="minorHAnsi"/>
            <w:b/>
            <w:bCs/>
          </w:rPr>
          <w:delText xml:space="preserve">reflexion </w:delText>
        </w:r>
      </w:del>
      <w:ins w:id="2137" w:author="Fabienne Schmaus" w:date="2026-05-04T09:48:00Z" w16du:dateUtc="2026-05-04T07:48:00Z">
        <w:r w:rsidR="005B283F">
          <w:rPr>
            <w:rFonts w:cstheme="minorHAnsi"/>
            <w:b/>
            <w:bCs/>
          </w:rPr>
          <w:t>R</w:t>
        </w:r>
        <w:r w:rsidR="005B283F" w:rsidRPr="0013787D">
          <w:rPr>
            <w:rFonts w:cstheme="minorHAnsi"/>
            <w:b/>
            <w:bCs/>
          </w:rPr>
          <w:t>eflexion</w:t>
        </w:r>
      </w:ins>
      <w:del w:id="2138" w:author="Fabienne Schmaus" w:date="2026-05-04T09:48:00Z" w16du:dateUtc="2026-05-04T07:48:00Z">
        <w:r w:rsidRPr="0013787D" w:rsidDel="005B283F">
          <w:rPr>
            <w:rFonts w:cstheme="minorHAnsi"/>
            <w:b/>
            <w:bCs/>
          </w:rPr>
          <w:delText>(Sek II):</w:delText>
        </w:r>
      </w:del>
    </w:p>
    <w:p w14:paraId="6F04FF09" w14:textId="77777777" w:rsidR="00CC0E88" w:rsidRPr="0013787D" w:rsidRDefault="00CC0E88" w:rsidP="005B283F">
      <w:pPr>
        <w:numPr>
          <w:ilvl w:val="0"/>
          <w:numId w:val="72"/>
        </w:numPr>
        <w:tabs>
          <w:tab w:val="clear" w:pos="720"/>
          <w:tab w:val="num" w:pos="284"/>
        </w:tabs>
        <w:ind w:left="284" w:hanging="284"/>
        <w:rPr>
          <w:rFonts w:cstheme="minorHAnsi"/>
        </w:rPr>
        <w:pPrChange w:id="2139" w:author="Fabienne Schmaus" w:date="2026-05-04T09:49:00Z" w16du:dateUtc="2026-05-04T07:49:00Z">
          <w:pPr>
            <w:numPr>
              <w:numId w:val="72"/>
            </w:numPr>
            <w:tabs>
              <w:tab w:val="num" w:pos="720"/>
            </w:tabs>
            <w:ind w:left="720" w:hanging="360"/>
          </w:pPr>
        </w:pPrChange>
      </w:pPr>
      <w:r w:rsidRPr="0013787D">
        <w:rPr>
          <w:rFonts w:cstheme="minorHAnsi"/>
        </w:rPr>
        <w:t>Sind diese Fragen ein Werkzeug für Freiheit – oder eine neue Form von Kontrolle? Was denkt ihr?</w:t>
      </w:r>
    </w:p>
    <w:p w14:paraId="2DB8E745" w14:textId="77777777" w:rsidR="00CC0E88" w:rsidRPr="005B283F" w:rsidDel="005B283F" w:rsidRDefault="00CC0E88" w:rsidP="005B283F">
      <w:pPr>
        <w:numPr>
          <w:ilvl w:val="0"/>
          <w:numId w:val="72"/>
        </w:numPr>
        <w:tabs>
          <w:tab w:val="clear" w:pos="720"/>
          <w:tab w:val="num" w:pos="284"/>
        </w:tabs>
        <w:ind w:left="284" w:hanging="284"/>
        <w:rPr>
          <w:del w:id="2140" w:author="Fabienne Schmaus" w:date="2026-05-04T09:49:00Z" w16du:dateUtc="2026-05-04T07:49:00Z"/>
          <w:rFonts w:cstheme="minorHAnsi"/>
          <w:rPrChange w:id="2141" w:author="Fabienne Schmaus" w:date="2026-05-04T09:49:00Z" w16du:dateUtc="2026-05-04T07:49:00Z">
            <w:rPr>
              <w:del w:id="2142" w:author="Fabienne Schmaus" w:date="2026-05-04T09:49:00Z" w16du:dateUtc="2026-05-04T07:49:00Z"/>
              <w:rFonts w:cstheme="minorHAnsi"/>
              <w:b/>
              <w:bCs/>
            </w:rPr>
          </w:rPrChange>
        </w:rPr>
        <w:pPrChange w:id="2143" w:author="Fabienne Schmaus" w:date="2026-05-04T09:49:00Z" w16du:dateUtc="2026-05-04T07:49:00Z">
          <w:pPr>
            <w:numPr>
              <w:numId w:val="72"/>
            </w:numPr>
            <w:tabs>
              <w:tab w:val="num" w:pos="720"/>
            </w:tabs>
            <w:ind w:left="720" w:hanging="360"/>
          </w:pPr>
        </w:pPrChange>
      </w:pPr>
      <w:r w:rsidRPr="0013787D">
        <w:rPr>
          <w:rFonts w:cstheme="minorHAnsi"/>
        </w:rPr>
        <w:t>Haben alle Menschen das gleiche Recht, sich online ungefragt selbst darzustellen – auch wenn das andere beeinflusst? (Gesellschaftliche Dimension)</w:t>
      </w:r>
    </w:p>
    <w:p w14:paraId="0DBC79A4" w14:textId="77777777" w:rsidR="0013787D" w:rsidRPr="00E426A8" w:rsidDel="005B283F" w:rsidRDefault="0013787D" w:rsidP="00E426A8">
      <w:pPr>
        <w:numPr>
          <w:ilvl w:val="0"/>
          <w:numId w:val="72"/>
        </w:numPr>
        <w:tabs>
          <w:tab w:val="clear" w:pos="720"/>
          <w:tab w:val="num" w:pos="284"/>
        </w:tabs>
        <w:ind w:left="284" w:hanging="284"/>
        <w:rPr>
          <w:del w:id="2144" w:author="Fabienne Schmaus" w:date="2026-05-04T09:49:00Z" w16du:dateUtc="2026-05-04T07:49:00Z"/>
          <w:rFonts w:cstheme="minorHAnsi"/>
        </w:rPr>
        <w:pPrChange w:id="2145" w:author="Fabienne Schmaus" w:date="2026-05-04T09:49:00Z" w16du:dateUtc="2026-05-04T07:49:00Z">
          <w:pPr/>
        </w:pPrChange>
      </w:pPr>
    </w:p>
    <w:p w14:paraId="341A1A2A" w14:textId="77777777" w:rsidR="0013787D" w:rsidRPr="0013787D" w:rsidDel="005B283F" w:rsidRDefault="0013787D" w:rsidP="00201834">
      <w:pPr>
        <w:rPr>
          <w:del w:id="2146" w:author="Fabienne Schmaus" w:date="2026-05-04T09:49:00Z" w16du:dateUtc="2026-05-04T07:49:00Z"/>
          <w:rFonts w:cstheme="minorHAnsi"/>
        </w:rPr>
      </w:pPr>
    </w:p>
    <w:p w14:paraId="571F14C4" w14:textId="77777777" w:rsidR="00CC0E88" w:rsidRDefault="00CC0E88" w:rsidP="00E426A8">
      <w:pPr>
        <w:rPr>
          <w:rFonts w:cstheme="minorHAnsi"/>
          <w:b/>
          <w:bCs/>
        </w:rPr>
      </w:pPr>
      <w:r>
        <w:rPr>
          <w:rFonts w:cstheme="minorHAnsi"/>
          <w:b/>
          <w:bCs/>
        </w:rPr>
        <w:br w:type="page"/>
      </w:r>
    </w:p>
    <w:p w14:paraId="6BBD638D" w14:textId="77777777" w:rsidR="00E426A8" w:rsidRPr="001955DF" w:rsidRDefault="00E426A8" w:rsidP="00E426A8">
      <w:pPr>
        <w:rPr>
          <w:ins w:id="2147" w:author="Fabienne Schmaus" w:date="2026-05-04T09:50:00Z" w16du:dateUtc="2026-05-04T07:50:00Z"/>
          <w:rFonts w:cstheme="minorHAnsi"/>
        </w:rPr>
      </w:pPr>
      <w:ins w:id="2148" w:author="Fabienne Schmaus" w:date="2026-05-04T09:50:00Z" w16du:dateUtc="2026-05-04T07:50: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686A98AB" w14:textId="160EB911" w:rsidR="0013787D" w:rsidRPr="00E426A8" w:rsidRDefault="0013787D" w:rsidP="0013787D">
      <w:pPr>
        <w:rPr>
          <w:ins w:id="2149" w:author="Fabienne Schmaus" w:date="2026-05-04T09:50:00Z" w16du:dateUtc="2026-05-04T07:50:00Z"/>
          <w:rFonts w:cstheme="minorHAnsi"/>
          <w:sz w:val="24"/>
          <w:szCs w:val="24"/>
          <w:rPrChange w:id="2150" w:author="Fabienne Schmaus" w:date="2026-05-04T09:51:00Z" w16du:dateUtc="2026-05-04T07:51:00Z">
            <w:rPr>
              <w:ins w:id="2151" w:author="Fabienne Schmaus" w:date="2026-05-04T09:50:00Z" w16du:dateUtc="2026-05-04T07:50:00Z"/>
              <w:rFonts w:cstheme="minorHAnsi"/>
            </w:rPr>
          </w:rPrChange>
        </w:rPr>
      </w:pPr>
      <w:r w:rsidRPr="00E426A8">
        <w:rPr>
          <w:rFonts w:cstheme="minorHAnsi"/>
          <w:b/>
          <w:bCs/>
          <w:sz w:val="24"/>
          <w:szCs w:val="24"/>
          <w:rPrChange w:id="2152" w:author="Fabienne Schmaus" w:date="2026-05-04T09:51:00Z" w16du:dateUtc="2026-05-04T07:51:00Z">
            <w:rPr>
              <w:rFonts w:cstheme="minorHAnsi"/>
              <w:b/>
              <w:bCs/>
            </w:rPr>
          </w:rPrChange>
        </w:rPr>
        <w:t>Arbeitsblatt 5</w:t>
      </w:r>
      <w:ins w:id="2153" w:author="Fabienne Schmaus" w:date="2026-05-04T09:51:00Z" w16du:dateUtc="2026-05-04T07:51:00Z">
        <w:r w:rsidR="00E426A8" w:rsidRPr="00E426A8">
          <w:rPr>
            <w:rFonts w:cstheme="minorHAnsi"/>
            <w:b/>
            <w:bCs/>
            <w:sz w:val="24"/>
            <w:szCs w:val="24"/>
            <w:rPrChange w:id="2154" w:author="Fabienne Schmaus" w:date="2026-05-04T09:51:00Z" w16du:dateUtc="2026-05-04T07:51:00Z">
              <w:rPr>
                <w:rFonts w:cstheme="minorHAnsi"/>
                <w:b/>
                <w:bCs/>
              </w:rPr>
            </w:rPrChange>
          </w:rPr>
          <w:br/>
        </w:r>
      </w:ins>
      <w:del w:id="2155" w:author="Fabienne Schmaus" w:date="2026-05-04T09:50:00Z" w16du:dateUtc="2026-05-04T07:50:00Z">
        <w:r w:rsidRPr="00E426A8" w:rsidDel="00E426A8">
          <w:rPr>
            <w:rFonts w:cstheme="minorHAnsi"/>
            <w:sz w:val="24"/>
            <w:szCs w:val="24"/>
            <w:rPrChange w:id="2156" w:author="Fabienne Schmaus" w:date="2026-05-04T09:51:00Z" w16du:dateUtc="2026-05-04T07:51:00Z">
              <w:rPr>
                <w:rFonts w:cstheme="minorHAnsi"/>
                <w:b/>
                <w:bCs/>
              </w:rPr>
            </w:rPrChange>
          </w:rPr>
          <w:delText xml:space="preserve"> – </w:delText>
        </w:r>
      </w:del>
      <w:r w:rsidRPr="00E426A8">
        <w:rPr>
          <w:rFonts w:cstheme="minorHAnsi"/>
          <w:sz w:val="24"/>
          <w:szCs w:val="24"/>
          <w:rPrChange w:id="2157" w:author="Fabienne Schmaus" w:date="2026-05-04T09:51:00Z" w16du:dateUtc="2026-05-04T07:51:00Z">
            <w:rPr>
              <w:rFonts w:cstheme="minorHAnsi"/>
              <w:b/>
              <w:bCs/>
            </w:rPr>
          </w:rPrChange>
        </w:rPr>
        <w:t>Selbstreflexionsbogen „Meine Online-Präsenz</w:t>
      </w:r>
      <w:ins w:id="2158" w:author="Fabienne Schmaus" w:date="2026-05-04T09:50:00Z" w16du:dateUtc="2026-05-04T07:50:00Z">
        <w:r w:rsidR="00E426A8" w:rsidRPr="00E426A8">
          <w:rPr>
            <w:rFonts w:cstheme="minorHAnsi"/>
            <w:sz w:val="24"/>
            <w:szCs w:val="24"/>
            <w:rPrChange w:id="2159" w:author="Fabienne Schmaus" w:date="2026-05-04T09:51:00Z" w16du:dateUtc="2026-05-04T07:51:00Z">
              <w:rPr>
                <w:rFonts w:cstheme="minorHAnsi"/>
                <w:b/>
                <w:bCs/>
              </w:rPr>
            </w:rPrChange>
          </w:rPr>
          <w:t>“</w:t>
        </w:r>
      </w:ins>
      <w:del w:id="2160" w:author="Fabienne Schmaus" w:date="2026-05-04T09:50:00Z" w16du:dateUtc="2026-05-04T07:50:00Z">
        <w:r w:rsidRPr="00E426A8" w:rsidDel="00E426A8">
          <w:rPr>
            <w:rFonts w:cstheme="minorHAnsi"/>
            <w:sz w:val="24"/>
            <w:szCs w:val="24"/>
            <w:rPrChange w:id="2161" w:author="Fabienne Schmaus" w:date="2026-05-04T09:51:00Z" w16du:dateUtc="2026-05-04T07:51:00Z">
              <w:rPr>
                <w:rFonts w:cstheme="minorHAnsi"/>
                <w:b/>
                <w:bCs/>
              </w:rPr>
            </w:rPrChange>
          </w:rPr>
          <w:delText>“</w:delText>
        </w:r>
        <w:r w:rsidRPr="00E426A8" w:rsidDel="00E426A8">
          <w:rPr>
            <w:rFonts w:cstheme="minorHAnsi"/>
            <w:sz w:val="24"/>
            <w:szCs w:val="24"/>
            <w:rPrChange w:id="2162" w:author="Fabienne Schmaus" w:date="2026-05-04T09:51:00Z" w16du:dateUtc="2026-05-04T07:51:00Z">
              <w:rPr>
                <w:rFonts w:cstheme="minorHAnsi"/>
                <w:b/>
                <w:bCs/>
              </w:rPr>
            </w:rPrChange>
          </w:rPr>
          <w:br/>
        </w:r>
      </w:del>
    </w:p>
    <w:p w14:paraId="62562FE0" w14:textId="77777777" w:rsidR="00E426A8" w:rsidRDefault="00E426A8" w:rsidP="0013787D">
      <w:pPr>
        <w:rPr>
          <w:ins w:id="2163" w:author="Fabienne Schmaus" w:date="2026-05-04T09:51:00Z" w16du:dateUtc="2026-05-04T07:51:00Z"/>
          <w:rFonts w:cstheme="minorHAnsi"/>
        </w:rPr>
      </w:pPr>
    </w:p>
    <w:tbl>
      <w:tblPr>
        <w:tblStyle w:val="Tabellenraster"/>
        <w:tblW w:w="0" w:type="auto"/>
        <w:tblLook w:val="04A0" w:firstRow="1" w:lastRow="0" w:firstColumn="1" w:lastColumn="0" w:noHBand="0" w:noVBand="1"/>
      </w:tblPr>
      <w:tblGrid>
        <w:gridCol w:w="10456"/>
      </w:tblGrid>
      <w:tr w:rsidR="00E426A8" w14:paraId="61AF276A" w14:textId="77777777" w:rsidTr="00E426A8">
        <w:trPr>
          <w:ins w:id="2164" w:author="Fabienne Schmaus" w:date="2026-05-04T09:51:00Z" w16du:dateUtc="2026-05-04T07:51:00Z"/>
        </w:trPr>
        <w:tc>
          <w:tcPr>
            <w:tcW w:w="10456" w:type="dxa"/>
          </w:tcPr>
          <w:p w14:paraId="08F95E9B" w14:textId="21BDFFC5" w:rsidR="00E426A8" w:rsidRDefault="00E426A8" w:rsidP="00E426A8">
            <w:pPr>
              <w:spacing w:after="160" w:line="259" w:lineRule="auto"/>
              <w:rPr>
                <w:ins w:id="2165" w:author="Fabienne Schmaus" w:date="2026-05-04T09:51:00Z" w16du:dateUtc="2026-05-04T07:51:00Z"/>
                <w:rFonts w:cstheme="minorHAnsi"/>
              </w:rPr>
            </w:pPr>
            <w:r w:rsidRPr="0013787D">
              <w:rPr>
                <w:rFonts w:cstheme="minorHAnsi"/>
                <w:b/>
                <w:bCs/>
              </w:rPr>
              <w:t>Hinweis:</w:t>
            </w:r>
            <w:r w:rsidRPr="0013787D">
              <w:rPr>
                <w:rFonts w:cstheme="minorHAnsi"/>
              </w:rPr>
              <w:t xml:space="preserve"> Dieser Bogen ist nur für dich. Du musst ihn nicht abgeben und nicht vorzeigen. Es gibt keine richtigen oder falschen Antworten.</w:t>
            </w:r>
          </w:p>
        </w:tc>
      </w:tr>
    </w:tbl>
    <w:p w14:paraId="47805435" w14:textId="77777777" w:rsidR="0013787D" w:rsidRPr="00E426A8" w:rsidRDefault="0013787D" w:rsidP="0013787D">
      <w:pPr>
        <w:rPr>
          <w:rFonts w:cstheme="minorHAnsi"/>
          <w:sz w:val="12"/>
          <w:szCs w:val="12"/>
        </w:rPr>
      </w:pPr>
    </w:p>
    <w:p w14:paraId="212B4B59" w14:textId="77777777" w:rsidR="0013787D" w:rsidRPr="0013787D" w:rsidRDefault="0013787D" w:rsidP="0013787D">
      <w:pPr>
        <w:rPr>
          <w:rFonts w:cstheme="minorHAnsi"/>
          <w:b/>
          <w:bCs/>
        </w:rPr>
      </w:pPr>
      <w:r w:rsidRPr="0013787D">
        <w:rPr>
          <w:rFonts w:cstheme="minorHAnsi"/>
          <w:b/>
          <w:bCs/>
        </w:rPr>
        <w:t>Meine Profile</w:t>
      </w:r>
    </w:p>
    <w:p w14:paraId="14F663DC" w14:textId="77777777" w:rsidR="0013787D" w:rsidRPr="0013787D" w:rsidRDefault="0013787D" w:rsidP="0013787D">
      <w:pPr>
        <w:numPr>
          <w:ilvl w:val="0"/>
          <w:numId w:val="73"/>
        </w:numPr>
        <w:rPr>
          <w:rFonts w:cstheme="minorHAnsi"/>
        </w:rPr>
      </w:pPr>
      <w:r w:rsidRPr="0013787D">
        <w:rPr>
          <w:rFonts w:cstheme="minorHAnsi"/>
        </w:rPr>
        <w:t>Auf welchen Plattformen bin ich aktiv?</w:t>
      </w:r>
    </w:p>
    <w:p w14:paraId="4B61B02F" w14:textId="1C57067D" w:rsidR="0013787D" w:rsidRPr="0013787D" w:rsidDel="0013787D" w:rsidRDefault="0013787D" w:rsidP="0013787D">
      <w:pPr>
        <w:rPr>
          <w:del w:id="2166" w:author="Fabienne Schmaus" w:date="2026-04-30T17:40:00Z" w16du:dateUtc="2026-04-30T15:40:00Z"/>
          <w:rFonts w:cstheme="minorHAnsi"/>
        </w:rPr>
      </w:pPr>
    </w:p>
    <w:p w14:paraId="7DB0DCED" w14:textId="77777777" w:rsidR="0013787D" w:rsidRPr="0013787D" w:rsidRDefault="0013787D" w:rsidP="0013787D">
      <w:pPr>
        <w:numPr>
          <w:ilvl w:val="0"/>
          <w:numId w:val="73"/>
        </w:numPr>
        <w:rPr>
          <w:rFonts w:cstheme="minorHAnsi"/>
        </w:rPr>
      </w:pPr>
      <w:r w:rsidRPr="0013787D">
        <w:rPr>
          <w:rFonts w:cstheme="minorHAnsi"/>
        </w:rPr>
        <w:t>Welches meiner Profile ist mir am wichtigsten? Warum?</w:t>
      </w:r>
    </w:p>
    <w:p w14:paraId="051878D9" w14:textId="7DB7DC6E" w:rsidR="0013787D" w:rsidRPr="0013787D" w:rsidDel="0013787D" w:rsidRDefault="0013787D" w:rsidP="0013787D">
      <w:pPr>
        <w:rPr>
          <w:del w:id="2167" w:author="Fabienne Schmaus" w:date="2026-04-30T17:40:00Z" w16du:dateUtc="2026-04-30T15:40:00Z"/>
          <w:rFonts w:cstheme="minorHAnsi"/>
        </w:rPr>
      </w:pPr>
    </w:p>
    <w:p w14:paraId="16E0BCFB" w14:textId="77777777" w:rsidR="0013787D" w:rsidRPr="0013787D" w:rsidRDefault="0013787D" w:rsidP="0013787D">
      <w:pPr>
        <w:numPr>
          <w:ilvl w:val="0"/>
          <w:numId w:val="73"/>
        </w:numPr>
        <w:rPr>
          <w:rFonts w:cstheme="minorHAnsi"/>
        </w:rPr>
      </w:pPr>
      <w:r w:rsidRPr="0013787D">
        <w:rPr>
          <w:rFonts w:cstheme="minorHAnsi"/>
        </w:rPr>
        <w:t>Wie fühle ich mich, wenn ich auf diese Plattform schaue?</w:t>
      </w:r>
    </w:p>
    <w:p w14:paraId="3BC04871" w14:textId="6BA8B912" w:rsidR="00E426A8"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meistens gut</w:t>
      </w:r>
      <w:ins w:id="2168" w:author="Fabienne Schmaus" w:date="2026-05-04T11:14:00Z" w16du:dateUtc="2026-05-04T09:14:00Z">
        <w:r w:rsidR="00AC6CBE">
          <w:rPr>
            <w:rFonts w:cstheme="minorHAnsi"/>
          </w:rPr>
          <w:t>,</w:t>
        </w:r>
      </w:ins>
      <w:del w:id="2169" w:author="Fabienne Schmaus" w:date="2026-05-04T11:14:00Z" w16du:dateUtc="2026-05-04T09:14:00Z">
        <w:r w:rsidRPr="0013787D" w:rsidDel="00AC6CBE">
          <w:rPr>
            <w:rFonts w:cstheme="minorHAnsi"/>
          </w:rPr>
          <w:delText xml:space="preserve"> /</w:delText>
        </w:r>
      </w:del>
      <w:r w:rsidRPr="0013787D">
        <w:rPr>
          <w:rFonts w:cstheme="minorHAnsi"/>
        </w:rPr>
        <w:t xml:space="preserve"> entspannt</w:t>
      </w:r>
      <w:r w:rsidR="00E426A8">
        <w:rPr>
          <w:rFonts w:cstheme="minorHAnsi"/>
        </w:rPr>
        <w:tab/>
      </w:r>
      <w:r w:rsidRPr="0013787D">
        <w:rPr>
          <w:rFonts w:ascii="Segoe UI Symbol" w:hAnsi="Segoe UI Symbol" w:cs="Segoe UI Symbol"/>
        </w:rPr>
        <w:t>☐</w:t>
      </w:r>
      <w:r w:rsidRPr="0013787D">
        <w:rPr>
          <w:rFonts w:cstheme="minorHAnsi"/>
        </w:rPr>
        <w:t xml:space="preserve"> manchmal gut, manchmal schlechter</w:t>
      </w:r>
    </w:p>
    <w:p w14:paraId="46BE99BD" w14:textId="79A0AF3A" w:rsidR="0013787D" w:rsidRPr="0013787D"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oft angespannt oder unzufrieden</w:t>
      </w:r>
      <w:r w:rsidR="00E426A8">
        <w:rPr>
          <w:rFonts w:cstheme="minorHAnsi"/>
        </w:rPr>
        <w:tab/>
      </w:r>
      <w:r w:rsidRPr="0013787D">
        <w:rPr>
          <w:rFonts w:ascii="Segoe UI Symbol" w:hAnsi="Segoe UI Symbol" w:cs="Segoe UI Symbol"/>
        </w:rPr>
        <w:t>☐</w:t>
      </w:r>
      <w:r w:rsidRPr="0013787D">
        <w:rPr>
          <w:rFonts w:cstheme="minorHAnsi"/>
        </w:rPr>
        <w:t xml:space="preserve"> kommt sehr drauf an</w:t>
      </w:r>
    </w:p>
    <w:p w14:paraId="191CB61D" w14:textId="720E9FDB" w:rsidR="0013787D" w:rsidRPr="00E426A8" w:rsidRDefault="0013787D" w:rsidP="0013787D">
      <w:pPr>
        <w:rPr>
          <w:rFonts w:cstheme="minorHAnsi"/>
          <w:sz w:val="12"/>
          <w:szCs w:val="12"/>
        </w:rPr>
      </w:pPr>
    </w:p>
    <w:p w14:paraId="5B3C29CB" w14:textId="77777777" w:rsidR="00E426A8" w:rsidRPr="0013787D" w:rsidDel="0013787D" w:rsidRDefault="00E426A8" w:rsidP="0013787D">
      <w:pPr>
        <w:rPr>
          <w:del w:id="2170" w:author="Fabienne Schmaus" w:date="2026-04-30T17:40:00Z" w16du:dateUtc="2026-04-30T15:40:00Z"/>
          <w:rFonts w:cstheme="minorHAnsi"/>
        </w:rPr>
      </w:pPr>
    </w:p>
    <w:p w14:paraId="7D8330D3" w14:textId="77777777" w:rsidR="0013787D" w:rsidRPr="0013787D" w:rsidRDefault="0013787D" w:rsidP="0013787D">
      <w:pPr>
        <w:rPr>
          <w:rFonts w:cstheme="minorHAnsi"/>
          <w:b/>
          <w:bCs/>
        </w:rPr>
      </w:pPr>
      <w:r w:rsidRPr="0013787D">
        <w:rPr>
          <w:rFonts w:cstheme="minorHAnsi"/>
          <w:b/>
          <w:bCs/>
        </w:rPr>
        <w:t>Meine Entscheidungen</w:t>
      </w:r>
    </w:p>
    <w:p w14:paraId="2CF51AFF" w14:textId="07E1A8A8" w:rsidR="0013787D" w:rsidRPr="0013787D" w:rsidDel="0013787D" w:rsidRDefault="0013787D" w:rsidP="0013787D">
      <w:pPr>
        <w:rPr>
          <w:del w:id="2171" w:author="Fabienne Schmaus" w:date="2026-04-30T17:40:00Z" w16du:dateUtc="2026-04-30T15:40:00Z"/>
          <w:rFonts w:cstheme="minorHAnsi"/>
          <w:b/>
          <w:bCs/>
        </w:rPr>
      </w:pPr>
    </w:p>
    <w:p w14:paraId="5219645B" w14:textId="77777777" w:rsidR="0013787D" w:rsidRPr="0013787D" w:rsidRDefault="0013787D" w:rsidP="0013787D">
      <w:pPr>
        <w:numPr>
          <w:ilvl w:val="0"/>
          <w:numId w:val="74"/>
        </w:numPr>
        <w:rPr>
          <w:rFonts w:cstheme="minorHAnsi"/>
        </w:rPr>
      </w:pPr>
      <w:r w:rsidRPr="0013787D">
        <w:rPr>
          <w:rFonts w:cstheme="minorHAnsi"/>
        </w:rPr>
        <w:t>Was zeige ich auf meinen Profilen bewusst? (z. B. Hobbys, Stimmungen, Achievements)</w:t>
      </w:r>
    </w:p>
    <w:p w14:paraId="332BC7FB" w14:textId="45165805" w:rsidR="0013787D" w:rsidRPr="0013787D" w:rsidDel="0013787D" w:rsidRDefault="0013787D" w:rsidP="0013787D">
      <w:pPr>
        <w:rPr>
          <w:del w:id="2172" w:author="Fabienne Schmaus" w:date="2026-04-30T17:40:00Z" w16du:dateUtc="2026-04-30T15:40:00Z"/>
          <w:rFonts w:cstheme="minorHAnsi"/>
        </w:rPr>
      </w:pPr>
    </w:p>
    <w:p w14:paraId="31A3C89E" w14:textId="77777777" w:rsidR="0013787D" w:rsidRPr="0013787D" w:rsidRDefault="0013787D" w:rsidP="0013787D">
      <w:pPr>
        <w:numPr>
          <w:ilvl w:val="0"/>
          <w:numId w:val="74"/>
        </w:numPr>
        <w:rPr>
          <w:rFonts w:cstheme="minorHAnsi"/>
        </w:rPr>
      </w:pPr>
      <w:r w:rsidRPr="0013787D">
        <w:rPr>
          <w:rFonts w:cstheme="minorHAnsi"/>
        </w:rPr>
        <w:t xml:space="preserve">Was zeige ich </w:t>
      </w:r>
      <w:r w:rsidRPr="0013787D">
        <w:rPr>
          <w:rFonts w:cstheme="minorHAnsi"/>
          <w:b/>
          <w:bCs/>
        </w:rPr>
        <w:t>nicht</w:t>
      </w:r>
      <w:r w:rsidRPr="0013787D">
        <w:rPr>
          <w:rFonts w:cstheme="minorHAnsi"/>
        </w:rPr>
        <w:t xml:space="preserve"> – und warum?</w:t>
      </w:r>
    </w:p>
    <w:p w14:paraId="73542678" w14:textId="549619D3" w:rsidR="0013787D" w:rsidRPr="0013787D" w:rsidDel="0013787D" w:rsidRDefault="0013787D" w:rsidP="0013787D">
      <w:pPr>
        <w:rPr>
          <w:del w:id="2173" w:author="Fabienne Schmaus" w:date="2026-04-30T17:40:00Z" w16du:dateUtc="2026-04-30T15:40:00Z"/>
          <w:rFonts w:cstheme="minorHAnsi"/>
        </w:rPr>
      </w:pPr>
    </w:p>
    <w:p w14:paraId="7E54B7F6" w14:textId="77777777" w:rsidR="0013787D" w:rsidRPr="0013787D" w:rsidRDefault="0013787D" w:rsidP="0013787D">
      <w:pPr>
        <w:numPr>
          <w:ilvl w:val="0"/>
          <w:numId w:val="74"/>
        </w:numPr>
        <w:rPr>
          <w:rFonts w:cstheme="minorHAnsi"/>
        </w:rPr>
      </w:pPr>
      <w:r w:rsidRPr="0013787D">
        <w:rPr>
          <w:rFonts w:cstheme="minorHAnsi"/>
        </w:rPr>
        <w:t>Hast du schon mal etwas gepostet und es danach bereut? Was war das Gefühl?</w:t>
      </w:r>
    </w:p>
    <w:p w14:paraId="132247A4" w14:textId="002097B4" w:rsidR="0013787D" w:rsidRPr="00E426A8" w:rsidRDefault="0013787D" w:rsidP="0013787D">
      <w:pPr>
        <w:rPr>
          <w:rFonts w:cstheme="minorHAnsi"/>
          <w:sz w:val="12"/>
          <w:szCs w:val="12"/>
        </w:rPr>
      </w:pPr>
    </w:p>
    <w:p w14:paraId="13A73266" w14:textId="77777777" w:rsidR="00E426A8" w:rsidRPr="0013787D" w:rsidDel="0013787D" w:rsidRDefault="00E426A8" w:rsidP="0013787D">
      <w:pPr>
        <w:rPr>
          <w:del w:id="2174" w:author="Fabienne Schmaus" w:date="2026-04-30T17:40:00Z" w16du:dateUtc="2026-04-30T15:40:00Z"/>
          <w:rFonts w:cstheme="minorHAnsi"/>
        </w:rPr>
      </w:pPr>
    </w:p>
    <w:p w14:paraId="25230804" w14:textId="77777777" w:rsidR="0013787D" w:rsidRPr="0013787D" w:rsidRDefault="0013787D" w:rsidP="0013787D">
      <w:pPr>
        <w:rPr>
          <w:rFonts w:cstheme="minorHAnsi"/>
          <w:b/>
          <w:bCs/>
        </w:rPr>
      </w:pPr>
      <w:r w:rsidRPr="0013787D">
        <w:rPr>
          <w:rFonts w:cstheme="minorHAnsi"/>
          <w:b/>
          <w:bCs/>
        </w:rPr>
        <w:t>Mein Verhalten</w:t>
      </w:r>
    </w:p>
    <w:p w14:paraId="4BF74616" w14:textId="525E80A8" w:rsidR="0013787D" w:rsidRPr="0013787D" w:rsidDel="0013787D" w:rsidRDefault="0013787D" w:rsidP="0013787D">
      <w:pPr>
        <w:rPr>
          <w:del w:id="2175" w:author="Fabienne Schmaus" w:date="2026-04-30T17:40:00Z" w16du:dateUtc="2026-04-30T15:40:00Z"/>
          <w:rFonts w:cstheme="minorHAnsi"/>
          <w:b/>
          <w:bCs/>
        </w:rPr>
      </w:pPr>
    </w:p>
    <w:p w14:paraId="6848A284" w14:textId="77777777" w:rsidR="0013787D" w:rsidRPr="0013787D" w:rsidRDefault="0013787D" w:rsidP="0013787D">
      <w:pPr>
        <w:numPr>
          <w:ilvl w:val="0"/>
          <w:numId w:val="75"/>
        </w:numPr>
        <w:rPr>
          <w:rFonts w:cstheme="minorHAnsi"/>
        </w:rPr>
      </w:pPr>
      <w:r w:rsidRPr="0013787D">
        <w:rPr>
          <w:rFonts w:cstheme="minorHAnsi"/>
        </w:rPr>
        <w:t>Wann schaust du am häufigsten auf Social Media – und wie fühlst du dich danach?</w:t>
      </w:r>
    </w:p>
    <w:p w14:paraId="458F8AB4" w14:textId="75135CF3" w:rsidR="0013787D" w:rsidRPr="0013787D" w:rsidDel="0013787D" w:rsidRDefault="0013787D" w:rsidP="0013787D">
      <w:pPr>
        <w:rPr>
          <w:del w:id="2176" w:author="Fabienne Schmaus" w:date="2026-04-30T17:40:00Z" w16du:dateUtc="2026-04-30T15:40:00Z"/>
          <w:rFonts w:cstheme="minorHAnsi"/>
        </w:rPr>
      </w:pPr>
    </w:p>
    <w:p w14:paraId="2EC8F2AF" w14:textId="77777777" w:rsidR="0013787D" w:rsidRPr="0013787D" w:rsidRDefault="0013787D" w:rsidP="0013787D">
      <w:pPr>
        <w:numPr>
          <w:ilvl w:val="0"/>
          <w:numId w:val="75"/>
        </w:numPr>
        <w:rPr>
          <w:rFonts w:cstheme="minorHAnsi"/>
        </w:rPr>
      </w:pPr>
      <w:r w:rsidRPr="0013787D">
        <w:rPr>
          <w:rFonts w:cstheme="minorHAnsi"/>
        </w:rPr>
        <w:t>Vergleichst du dich manchmal mit Profilen, die du siehst? Wie fühlt sich das an?</w:t>
      </w:r>
    </w:p>
    <w:p w14:paraId="6E12EE80" w14:textId="1E4C15C2" w:rsidR="0013787D" w:rsidRPr="0013787D" w:rsidDel="0013787D" w:rsidRDefault="0013787D" w:rsidP="00E426A8">
      <w:pPr>
        <w:tabs>
          <w:tab w:val="left" w:pos="5387"/>
        </w:tabs>
        <w:ind w:left="708"/>
        <w:rPr>
          <w:del w:id="2177" w:author="Fabienne Schmaus" w:date="2026-04-30T17:40:00Z" w16du:dateUtc="2026-04-30T15:40:00Z"/>
          <w:rFonts w:cstheme="minorHAnsi"/>
        </w:rPr>
      </w:pPr>
    </w:p>
    <w:p w14:paraId="5E9841AB" w14:textId="7953530F" w:rsidR="00E426A8"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kaum</w:t>
      </w:r>
      <w:ins w:id="2178" w:author="Fabienne Schmaus" w:date="2026-05-04T11:14:00Z" w16du:dateUtc="2026-05-04T09:14:00Z">
        <w:r w:rsidR="00AC6CBE">
          <w:rPr>
            <w:rFonts w:cstheme="minorHAnsi"/>
          </w:rPr>
          <w:t xml:space="preserve">, </w:t>
        </w:r>
      </w:ins>
      <w:del w:id="2179" w:author="Fabienne Schmaus" w:date="2026-05-04T11:14:00Z" w16du:dateUtc="2026-05-04T09:14:00Z">
        <w:r w:rsidRPr="0013787D" w:rsidDel="00AC6CBE">
          <w:rPr>
            <w:rFonts w:cstheme="minorHAnsi"/>
          </w:rPr>
          <w:delText xml:space="preserve"> / </w:delText>
        </w:r>
      </w:del>
      <w:r w:rsidRPr="0013787D">
        <w:rPr>
          <w:rFonts w:cstheme="minorHAnsi"/>
        </w:rPr>
        <w:t>selten</w:t>
      </w:r>
      <w:r w:rsidR="00E426A8">
        <w:rPr>
          <w:rFonts w:cstheme="minorHAnsi"/>
        </w:rPr>
        <w:tab/>
      </w:r>
      <w:r w:rsidRPr="0013787D">
        <w:rPr>
          <w:rFonts w:ascii="Segoe UI Symbol" w:hAnsi="Segoe UI Symbol" w:cs="Segoe UI Symbol"/>
        </w:rPr>
        <w:t>☐</w:t>
      </w:r>
      <w:r w:rsidRPr="0013787D">
        <w:rPr>
          <w:rFonts w:cstheme="minorHAnsi"/>
        </w:rPr>
        <w:t xml:space="preserve"> manchmal </w:t>
      </w:r>
      <w:r w:rsidR="00E426A8">
        <w:rPr>
          <w:rFonts w:cstheme="minorHAnsi"/>
        </w:rPr>
        <w:t>(</w:t>
      </w:r>
      <w:r w:rsidRPr="0013787D">
        <w:rPr>
          <w:rFonts w:cstheme="minorHAnsi"/>
        </w:rPr>
        <w:t>ich kann es gut einordnen</w:t>
      </w:r>
      <w:r w:rsidR="00E426A8">
        <w:rPr>
          <w:rFonts w:cstheme="minorHAnsi"/>
        </w:rPr>
        <w:t>)</w:t>
      </w:r>
      <w:r w:rsidRPr="0013787D">
        <w:rPr>
          <w:rFonts w:cstheme="minorHAnsi"/>
        </w:rPr>
        <w:t xml:space="preserve"> </w:t>
      </w:r>
    </w:p>
    <w:p w14:paraId="675496EA" w14:textId="4F721D85" w:rsidR="0013787D" w:rsidRPr="0013787D"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w:t>
      </w:r>
      <w:r w:rsidRPr="0013787D">
        <w:rPr>
          <w:rFonts w:ascii="Calibri" w:hAnsi="Calibri" w:cs="Calibri"/>
        </w:rPr>
        <w:t>ö</w:t>
      </w:r>
      <w:r w:rsidRPr="0013787D">
        <w:rPr>
          <w:rFonts w:cstheme="minorHAnsi"/>
        </w:rPr>
        <w:t xml:space="preserve">fter </w:t>
      </w:r>
      <w:r w:rsidR="00E426A8">
        <w:rPr>
          <w:rFonts w:cstheme="minorHAnsi"/>
        </w:rPr>
        <w:t>(</w:t>
      </w:r>
      <w:r w:rsidRPr="0013787D">
        <w:rPr>
          <w:rFonts w:cstheme="minorHAnsi"/>
        </w:rPr>
        <w:t>es macht mich manchmal unsicher</w:t>
      </w:r>
      <w:r w:rsidR="00E426A8">
        <w:rPr>
          <w:rFonts w:cstheme="minorHAnsi"/>
        </w:rPr>
        <w:t>)</w:t>
      </w:r>
      <w:r w:rsidR="00E426A8">
        <w:rPr>
          <w:rFonts w:cstheme="minorHAnsi"/>
        </w:rPr>
        <w:tab/>
      </w:r>
      <w:r w:rsidRPr="0013787D">
        <w:rPr>
          <w:rFonts w:ascii="Segoe UI Symbol" w:hAnsi="Segoe UI Symbol" w:cs="Segoe UI Symbol"/>
        </w:rPr>
        <w:t>☐</w:t>
      </w:r>
      <w:r w:rsidRPr="0013787D">
        <w:rPr>
          <w:rFonts w:cstheme="minorHAnsi"/>
        </w:rPr>
        <w:t xml:space="preserve"> h</w:t>
      </w:r>
      <w:r w:rsidRPr="0013787D">
        <w:rPr>
          <w:rFonts w:ascii="Calibri" w:hAnsi="Calibri" w:cs="Calibri"/>
        </w:rPr>
        <w:t>ä</w:t>
      </w:r>
      <w:r w:rsidRPr="0013787D">
        <w:rPr>
          <w:rFonts w:cstheme="minorHAnsi"/>
        </w:rPr>
        <w:t xml:space="preserve">ufig </w:t>
      </w:r>
      <w:r w:rsidR="00E426A8">
        <w:rPr>
          <w:rFonts w:ascii="Calibri" w:hAnsi="Calibri" w:cs="Calibri"/>
        </w:rPr>
        <w:t>(</w:t>
      </w:r>
      <w:r w:rsidRPr="0013787D">
        <w:rPr>
          <w:rFonts w:cstheme="minorHAnsi"/>
        </w:rPr>
        <w:t>es belastet mich manchmal</w:t>
      </w:r>
      <w:r w:rsidR="00E426A8">
        <w:rPr>
          <w:rFonts w:cstheme="minorHAnsi"/>
        </w:rPr>
        <w:t>)</w:t>
      </w:r>
    </w:p>
    <w:p w14:paraId="332E76EF" w14:textId="77777777" w:rsidR="0013787D" w:rsidRPr="00E426A8" w:rsidRDefault="0013787D" w:rsidP="0013787D">
      <w:pPr>
        <w:rPr>
          <w:rFonts w:cstheme="minorHAnsi"/>
          <w:sz w:val="12"/>
          <w:szCs w:val="12"/>
        </w:rPr>
      </w:pPr>
    </w:p>
    <w:p w14:paraId="18958631" w14:textId="77777777" w:rsidR="0013787D" w:rsidRPr="0013787D" w:rsidRDefault="0013787D" w:rsidP="0013787D">
      <w:pPr>
        <w:rPr>
          <w:rFonts w:cstheme="minorHAnsi"/>
          <w:b/>
          <w:bCs/>
        </w:rPr>
      </w:pPr>
      <w:r w:rsidRPr="0013787D">
        <w:rPr>
          <w:rFonts w:cstheme="minorHAnsi"/>
          <w:b/>
          <w:bCs/>
        </w:rPr>
        <w:t>Mein Online-Ich</w:t>
      </w:r>
    </w:p>
    <w:p w14:paraId="3B49D7B3" w14:textId="28EA667D" w:rsidR="0013787D" w:rsidRPr="0013787D" w:rsidDel="0013787D" w:rsidRDefault="0013787D" w:rsidP="0013787D">
      <w:pPr>
        <w:rPr>
          <w:del w:id="2180" w:author="Fabienne Schmaus" w:date="2026-04-30T17:40:00Z" w16du:dateUtc="2026-04-30T15:40:00Z"/>
          <w:rFonts w:cstheme="minorHAnsi"/>
          <w:b/>
          <w:bCs/>
        </w:rPr>
      </w:pPr>
    </w:p>
    <w:p w14:paraId="1AE4B5F6" w14:textId="4D8F8B8B" w:rsidR="0013787D" w:rsidRPr="0013787D" w:rsidRDefault="0013787D" w:rsidP="0013787D">
      <w:pPr>
        <w:numPr>
          <w:ilvl w:val="0"/>
          <w:numId w:val="76"/>
        </w:numPr>
        <w:rPr>
          <w:rFonts w:cstheme="minorHAnsi"/>
        </w:rPr>
      </w:pPr>
      <w:r w:rsidRPr="0013787D">
        <w:rPr>
          <w:rFonts w:cstheme="minorHAnsi"/>
        </w:rPr>
        <w:t>Wie ähnlich ist dein Online-Profil deinem „echten</w:t>
      </w:r>
      <w:r w:rsidR="00E426A8">
        <w:rPr>
          <w:rFonts w:cstheme="minorHAnsi"/>
        </w:rPr>
        <w:t>“</w:t>
      </w:r>
      <w:r w:rsidRPr="0013787D">
        <w:rPr>
          <w:rFonts w:cstheme="minorHAnsi"/>
        </w:rPr>
        <w:t xml:space="preserve"> Ich? (Skala 1</w:t>
      </w:r>
      <w:ins w:id="2181" w:author="Fabienne Schmaus" w:date="2026-04-30T17:40:00Z" w16du:dateUtc="2026-04-30T15:40:00Z">
        <w:r>
          <w:rPr>
            <w:rFonts w:cstheme="minorHAnsi"/>
          </w:rPr>
          <w:t xml:space="preserve"> </w:t>
        </w:r>
      </w:ins>
      <w:r w:rsidRPr="0013787D">
        <w:rPr>
          <w:rFonts w:cstheme="minorHAnsi"/>
        </w:rPr>
        <w:t>–</w:t>
      </w:r>
      <w:ins w:id="2182" w:author="Fabienne Schmaus" w:date="2026-04-30T17:40:00Z" w16du:dateUtc="2026-04-30T15:40:00Z">
        <w:r>
          <w:rPr>
            <w:rFonts w:cstheme="minorHAnsi"/>
          </w:rPr>
          <w:t xml:space="preserve"> </w:t>
        </w:r>
      </w:ins>
      <w:r w:rsidRPr="0013787D">
        <w:rPr>
          <w:rFonts w:cstheme="minorHAnsi"/>
        </w:rPr>
        <w:t>5)</w:t>
      </w:r>
    </w:p>
    <w:p w14:paraId="5325603A" w14:textId="7520C611" w:rsidR="0013787D" w:rsidRPr="0013787D" w:rsidRDefault="00E426A8" w:rsidP="00E426A8">
      <w:pPr>
        <w:ind w:firstLine="708"/>
        <w:rPr>
          <w:rFonts w:cstheme="minorHAnsi"/>
        </w:rPr>
      </w:pPr>
      <w:ins w:id="2183" w:author="Fabienne Schmaus" w:date="2026-05-04T09:55:00Z" w16du:dateUtc="2026-05-04T07:55:00Z">
        <w:r>
          <w:rPr>
            <w:rFonts w:cstheme="minorHAnsi"/>
          </w:rPr>
          <w:t>(</w:t>
        </w:r>
      </w:ins>
      <w:r w:rsidR="0013787D" w:rsidRPr="0013787D">
        <w:rPr>
          <w:rFonts w:cstheme="minorHAnsi"/>
        </w:rPr>
        <w:t xml:space="preserve">1 </w:t>
      </w:r>
      <w:del w:id="2184" w:author="Fabienne Schmaus" w:date="2026-05-04T09:55:00Z" w16du:dateUtc="2026-05-04T07:55:00Z">
        <w:r w:rsidR="0013787D" w:rsidRPr="0013787D" w:rsidDel="00E426A8">
          <w:rPr>
            <w:rFonts w:cstheme="minorHAnsi"/>
          </w:rPr>
          <w:delText xml:space="preserve">– </w:delText>
        </w:r>
      </w:del>
      <w:ins w:id="2185" w:author="Fabienne Schmaus" w:date="2026-05-04T09:55:00Z" w16du:dateUtc="2026-05-04T07:55:00Z">
        <w:r>
          <w:rPr>
            <w:rFonts w:cstheme="minorHAnsi"/>
          </w:rPr>
          <w:t>(</w:t>
        </w:r>
      </w:ins>
      <w:r w:rsidR="0013787D" w:rsidRPr="0013787D">
        <w:rPr>
          <w:rFonts w:cstheme="minorHAnsi"/>
        </w:rPr>
        <w:t>sehr unterschiedlich</w:t>
      </w:r>
      <w:ins w:id="2186" w:author="Fabienne Schmaus" w:date="2026-05-04T09:55:00Z" w16du:dateUtc="2026-05-04T07:55:00Z">
        <w:r>
          <w:rPr>
            <w:rFonts w:cstheme="minorHAnsi"/>
          </w:rPr>
          <w:t>)</w:t>
        </w:r>
      </w:ins>
      <w:r w:rsidR="0013787D" w:rsidRPr="0013787D">
        <w:rPr>
          <w:rFonts w:cstheme="minorHAnsi"/>
        </w:rPr>
        <w:t xml:space="preserve"> ○ ○ ○ ○ ○ 5 </w:t>
      </w:r>
      <w:del w:id="2187" w:author="Fabienne Schmaus" w:date="2026-05-04T09:55:00Z" w16du:dateUtc="2026-05-04T07:55:00Z">
        <w:r w:rsidR="0013787D" w:rsidRPr="0013787D" w:rsidDel="00E426A8">
          <w:rPr>
            <w:rFonts w:cstheme="minorHAnsi"/>
          </w:rPr>
          <w:delText xml:space="preserve">– </w:delText>
        </w:r>
      </w:del>
      <w:ins w:id="2188" w:author="Fabienne Schmaus" w:date="2026-05-04T09:55:00Z" w16du:dateUtc="2026-05-04T07:55:00Z">
        <w:r>
          <w:rPr>
            <w:rFonts w:cstheme="minorHAnsi"/>
          </w:rPr>
          <w:t>(</w:t>
        </w:r>
      </w:ins>
      <w:r w:rsidR="0013787D" w:rsidRPr="0013787D">
        <w:rPr>
          <w:rFonts w:cstheme="minorHAnsi"/>
        </w:rPr>
        <w:t>sehr ähnlich</w:t>
      </w:r>
      <w:ins w:id="2189" w:author="Fabienne Schmaus" w:date="2026-05-04T09:55:00Z" w16du:dateUtc="2026-05-04T07:55:00Z">
        <w:r>
          <w:rPr>
            <w:rFonts w:cstheme="minorHAnsi"/>
          </w:rPr>
          <w:t>)</w:t>
        </w:r>
      </w:ins>
    </w:p>
    <w:p w14:paraId="5BE9844F" w14:textId="39F7741A" w:rsidR="0013787D" w:rsidRPr="0013787D" w:rsidDel="0013787D" w:rsidRDefault="0013787D" w:rsidP="0013787D">
      <w:pPr>
        <w:rPr>
          <w:del w:id="2190" w:author="Fabienne Schmaus" w:date="2026-04-30T17:40:00Z" w16du:dateUtc="2026-04-30T15:40:00Z"/>
          <w:rFonts w:cstheme="minorHAnsi"/>
        </w:rPr>
      </w:pPr>
    </w:p>
    <w:p w14:paraId="2885B27A" w14:textId="77777777" w:rsidR="0013787D" w:rsidRPr="0013787D" w:rsidRDefault="0013787D" w:rsidP="0013787D">
      <w:pPr>
        <w:numPr>
          <w:ilvl w:val="0"/>
          <w:numId w:val="76"/>
        </w:numPr>
        <w:rPr>
          <w:rFonts w:cstheme="minorHAnsi"/>
        </w:rPr>
      </w:pPr>
      <w:r w:rsidRPr="0013787D">
        <w:rPr>
          <w:rFonts w:cstheme="minorHAnsi"/>
        </w:rPr>
        <w:t>Gibt es etwas an deiner Online-Präsenz, das du ändern möchtest?</w:t>
      </w:r>
    </w:p>
    <w:p w14:paraId="2C1CBBC0" w14:textId="578E4757" w:rsidR="0013787D" w:rsidRPr="0013787D" w:rsidDel="0013787D" w:rsidRDefault="0013787D" w:rsidP="0013787D">
      <w:pPr>
        <w:rPr>
          <w:del w:id="2191" w:author="Fabienne Schmaus" w:date="2026-04-30T17:40:00Z" w16du:dateUtc="2026-04-30T15:40:00Z"/>
          <w:rFonts w:cstheme="minorHAnsi"/>
        </w:rPr>
      </w:pPr>
    </w:p>
    <w:p w14:paraId="655B8EE3" w14:textId="77777777" w:rsidR="0013787D" w:rsidRPr="0013787D" w:rsidRDefault="0013787D" w:rsidP="0013787D">
      <w:pPr>
        <w:numPr>
          <w:ilvl w:val="0"/>
          <w:numId w:val="76"/>
        </w:numPr>
        <w:rPr>
          <w:rFonts w:cstheme="minorHAnsi"/>
        </w:rPr>
      </w:pPr>
      <w:r w:rsidRPr="0013787D">
        <w:rPr>
          <w:rFonts w:cstheme="minorHAnsi"/>
        </w:rPr>
        <w:t>Was macht dir an deiner Art, dich online zu zeigen, Spaß?</w:t>
      </w:r>
    </w:p>
    <w:p w14:paraId="04858804" w14:textId="4154C911" w:rsidR="0013787D" w:rsidRPr="00E426A8" w:rsidRDefault="0013787D" w:rsidP="0013787D">
      <w:pPr>
        <w:rPr>
          <w:rFonts w:cstheme="minorHAnsi"/>
          <w:sz w:val="12"/>
          <w:szCs w:val="12"/>
        </w:rPr>
      </w:pPr>
    </w:p>
    <w:p w14:paraId="0377CB8B" w14:textId="77777777" w:rsidR="00E426A8" w:rsidRPr="0013787D" w:rsidDel="0013787D" w:rsidRDefault="00E426A8" w:rsidP="0013787D">
      <w:pPr>
        <w:rPr>
          <w:del w:id="2192" w:author="Fabienne Schmaus" w:date="2026-04-30T17:40:00Z" w16du:dateUtc="2026-04-30T15:40:00Z"/>
          <w:rFonts w:cstheme="minorHAnsi"/>
        </w:rPr>
      </w:pPr>
    </w:p>
    <w:p w14:paraId="11BFA400" w14:textId="41095299" w:rsidR="0013787D" w:rsidRPr="0013787D" w:rsidDel="0013787D" w:rsidRDefault="0013787D" w:rsidP="0013787D">
      <w:pPr>
        <w:rPr>
          <w:del w:id="2193" w:author="Fabienne Schmaus" w:date="2026-04-30T17:40:00Z" w16du:dateUtc="2026-04-30T15:40:00Z"/>
          <w:rFonts w:cstheme="minorHAnsi"/>
        </w:rPr>
      </w:pPr>
    </w:p>
    <w:p w14:paraId="00033D5D" w14:textId="77777777" w:rsidR="0013787D" w:rsidRPr="0013787D" w:rsidRDefault="0013787D" w:rsidP="0013787D">
      <w:pPr>
        <w:rPr>
          <w:rFonts w:cstheme="minorHAnsi"/>
          <w:b/>
          <w:bCs/>
        </w:rPr>
      </w:pPr>
      <w:r w:rsidRPr="0013787D">
        <w:rPr>
          <w:rFonts w:cstheme="minorHAnsi"/>
          <w:b/>
          <w:bCs/>
        </w:rPr>
        <w:t>Zum Schluss</w:t>
      </w:r>
    </w:p>
    <w:p w14:paraId="1755D674" w14:textId="24995849" w:rsidR="0013787D" w:rsidRPr="00E426A8" w:rsidRDefault="0013787D" w:rsidP="0013787D">
      <w:pPr>
        <w:rPr>
          <w:rFonts w:cstheme="minorHAnsi"/>
        </w:rPr>
      </w:pPr>
      <w:r w:rsidRPr="00E426A8">
        <w:rPr>
          <w:rFonts w:cstheme="minorHAnsi"/>
          <w:rPrChange w:id="2194" w:author="Fabienne Schmaus" w:date="2026-05-04T09:55:00Z" w16du:dateUtc="2026-05-04T07:55:00Z">
            <w:rPr>
              <w:rFonts w:cstheme="minorHAnsi"/>
              <w:i/>
              <w:iCs/>
            </w:rPr>
          </w:rPrChange>
        </w:rPr>
        <w:t>Was nimmst du aus der heutigen Stunde</w:t>
      </w:r>
      <w:del w:id="2195" w:author="Fabienne Schmaus" w:date="2026-05-04T09:56:00Z" w16du:dateUtc="2026-05-04T07:56:00Z">
        <w:r w:rsidRPr="00E426A8" w:rsidDel="00E426A8">
          <w:rPr>
            <w:rFonts w:cstheme="minorHAnsi"/>
            <w:rPrChange w:id="2196" w:author="Fabienne Schmaus" w:date="2026-05-04T09:55:00Z" w16du:dateUtc="2026-05-04T07:55:00Z">
              <w:rPr>
                <w:rFonts w:cstheme="minorHAnsi"/>
                <w:i/>
                <w:iCs/>
              </w:rPr>
            </w:rPrChange>
          </w:rPr>
          <w:delText xml:space="preserve"> mit </w:delText>
        </w:r>
      </w:del>
      <w:del w:id="2197" w:author="Fabienne Schmaus" w:date="2026-05-04T09:55:00Z" w16du:dateUtc="2026-05-04T07:55:00Z">
        <w:r w:rsidRPr="00E426A8" w:rsidDel="00E426A8">
          <w:rPr>
            <w:rFonts w:cstheme="minorHAnsi"/>
            <w:rPrChange w:id="2198" w:author="Fabienne Schmaus" w:date="2026-05-04T09:55:00Z" w16du:dateUtc="2026-05-04T07:55:00Z">
              <w:rPr>
                <w:rFonts w:cstheme="minorHAnsi"/>
                <w:i/>
                <w:iCs/>
              </w:rPr>
            </w:rPrChange>
          </w:rPr>
          <w:delText xml:space="preserve">– </w:delText>
        </w:r>
      </w:del>
      <w:r w:rsidRPr="00E426A8">
        <w:rPr>
          <w:rFonts w:cstheme="minorHAnsi"/>
          <w:rPrChange w:id="2199" w:author="Fabienne Schmaus" w:date="2026-05-04T09:55:00Z" w16du:dateUtc="2026-05-04T07:55:00Z">
            <w:rPr>
              <w:rFonts w:cstheme="minorHAnsi"/>
              <w:i/>
              <w:iCs/>
            </w:rPr>
          </w:rPrChange>
        </w:rPr>
        <w:t>für deinen Umgang mit deinen Profilen</w:t>
      </w:r>
      <w:ins w:id="2200" w:author="Fabienne Schmaus" w:date="2026-05-04T09:56:00Z" w16du:dateUtc="2026-05-04T07:56:00Z">
        <w:r w:rsidR="00E426A8">
          <w:rPr>
            <w:rFonts w:cstheme="minorHAnsi"/>
          </w:rPr>
          <w:t xml:space="preserve"> mit</w:t>
        </w:r>
      </w:ins>
      <w:r w:rsidRPr="00E426A8">
        <w:rPr>
          <w:rFonts w:cstheme="minorHAnsi"/>
          <w:rPrChange w:id="2201" w:author="Fabienne Schmaus" w:date="2026-05-04T09:55:00Z" w16du:dateUtc="2026-05-04T07:55:00Z">
            <w:rPr>
              <w:rFonts w:cstheme="minorHAnsi"/>
              <w:i/>
              <w:iCs/>
            </w:rPr>
          </w:rPrChange>
        </w:rPr>
        <w:t>?</w:t>
      </w:r>
    </w:p>
    <w:p w14:paraId="14448497" w14:textId="77777777" w:rsidR="0013787D" w:rsidRPr="0013787D" w:rsidRDefault="0013787D" w:rsidP="0013787D">
      <w:pPr>
        <w:rPr>
          <w:rFonts w:cstheme="minorHAnsi"/>
        </w:rPr>
      </w:pPr>
      <w:r w:rsidRPr="0013787D">
        <w:rPr>
          <w:rFonts w:cstheme="minorHAnsi"/>
        </w:rPr>
        <w:br w:type="page"/>
      </w:r>
    </w:p>
    <w:p w14:paraId="494A7A9F" w14:textId="0028A40D" w:rsidR="00E91F4B" w:rsidRPr="007F456E" w:rsidRDefault="00E91F4B" w:rsidP="00E91F4B">
      <w:pPr>
        <w:rPr>
          <w:rFonts w:cstheme="minorHAnsi"/>
        </w:rPr>
      </w:pPr>
      <w:r w:rsidRPr="007F456E">
        <w:rPr>
          <w:rFonts w:cstheme="minorHAnsi"/>
          <w:highlight w:val="yellow"/>
        </w:rPr>
        <w:lastRenderedPageBreak/>
        <w:t xml:space="preserve">((Seite </w:t>
      </w:r>
      <w:r>
        <w:rPr>
          <w:rFonts w:cstheme="minorHAnsi"/>
          <w:highlight w:val="yellow"/>
        </w:rPr>
        <w:t>xx</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3A91F31B" w14:textId="77777777" w:rsidR="00E91F4B" w:rsidRDefault="00E91F4B" w:rsidP="00E91F4B">
      <w:pPr>
        <w:rPr>
          <w:rFonts w:cstheme="minorHAnsi"/>
          <w:b/>
          <w:bCs/>
          <w:sz w:val="24"/>
          <w:szCs w:val="24"/>
        </w:rPr>
      </w:pPr>
      <w:r w:rsidRPr="00837C6B">
        <w:rPr>
          <w:rFonts w:cstheme="minorHAnsi"/>
          <w:b/>
          <w:bCs/>
          <w:sz w:val="24"/>
          <w:szCs w:val="24"/>
        </w:rPr>
        <w:t>Primarstufe – Arbeitsblatt 1</w:t>
      </w:r>
    </w:p>
    <w:p w14:paraId="44261D82" w14:textId="1F752160" w:rsidR="00E91F4B" w:rsidRPr="00E91F4B" w:rsidRDefault="00E91F4B" w:rsidP="00E91F4B">
      <w:pPr>
        <w:rPr>
          <w:rFonts w:cstheme="minorHAnsi"/>
          <w:sz w:val="24"/>
          <w:szCs w:val="24"/>
        </w:rPr>
      </w:pPr>
      <w:commentRangeStart w:id="2202"/>
      <w:r w:rsidRPr="00E91F4B">
        <w:rPr>
          <w:rFonts w:cstheme="minorHAnsi"/>
          <w:sz w:val="24"/>
          <w:szCs w:val="24"/>
        </w:rPr>
        <w:t>xx</w:t>
      </w:r>
      <w:commentRangeEnd w:id="2202"/>
      <w:r w:rsidRPr="00E91F4B">
        <w:rPr>
          <w:rStyle w:val="Kommentarzeichen"/>
          <w:rFonts w:cstheme="minorHAnsi"/>
          <w:sz w:val="24"/>
          <w:szCs w:val="24"/>
        </w:rPr>
        <w:commentReference w:id="2202"/>
      </w:r>
    </w:p>
    <w:p w14:paraId="46B0157E" w14:textId="77777777" w:rsidR="00E91F4B" w:rsidRPr="00175E8D" w:rsidRDefault="00E91F4B" w:rsidP="00E91F4B">
      <w:pPr>
        <w:spacing w:after="0" w:line="276" w:lineRule="auto"/>
        <w:rPr>
          <w:rFonts w:cstheme="minorHAnsi"/>
          <w:sz w:val="24"/>
          <w:szCs w:val="24"/>
        </w:rPr>
      </w:pPr>
    </w:p>
    <w:p w14:paraId="6C354CE0" w14:textId="43EB5500" w:rsidR="00E91F4B" w:rsidRPr="004226B2" w:rsidRDefault="00E91F4B" w:rsidP="00E91F4B">
      <w:pPr>
        <w:spacing w:after="0" w:line="276" w:lineRule="auto"/>
        <w:rPr>
          <w:rFonts w:cstheme="minorHAnsi"/>
          <w:i/>
          <w:iCs/>
          <w:sz w:val="24"/>
          <w:szCs w:val="24"/>
        </w:rPr>
      </w:pPr>
      <w:commentRangeStart w:id="2203"/>
      <w:r>
        <w:rPr>
          <w:rFonts w:cstheme="minorHAnsi"/>
          <w:i/>
          <w:iCs/>
          <w:sz w:val="24"/>
          <w:szCs w:val="24"/>
        </w:rPr>
        <w:t>xx</w:t>
      </w:r>
      <w:r w:rsidRPr="004226B2">
        <w:rPr>
          <w:rFonts w:cstheme="minorHAnsi"/>
          <w:i/>
          <w:iCs/>
          <w:sz w:val="24"/>
          <w:szCs w:val="24"/>
        </w:rPr>
        <w:t>.</w:t>
      </w:r>
      <w:commentRangeEnd w:id="2203"/>
      <w:r w:rsidRPr="004226B2">
        <w:rPr>
          <w:rStyle w:val="Kommentarzeichen"/>
          <w:rFonts w:cstheme="minorHAnsi"/>
          <w:i/>
          <w:iCs/>
          <w:sz w:val="24"/>
          <w:szCs w:val="24"/>
        </w:rPr>
        <w:commentReference w:id="2203"/>
      </w:r>
    </w:p>
    <w:p w14:paraId="34281E3C" w14:textId="2FA16A10" w:rsidR="00E91F4B" w:rsidDel="00E91F4B" w:rsidRDefault="00E91F4B" w:rsidP="00E91F4B">
      <w:pPr>
        <w:rPr>
          <w:del w:id="2204" w:author="Fabienne Schmaus" w:date="2026-04-30T17:46:00Z" w16du:dateUtc="2026-04-30T15:46:00Z"/>
          <w:rFonts w:cstheme="minorHAnsi"/>
          <w:b/>
          <w:bCs/>
          <w:sz w:val="24"/>
          <w:szCs w:val="24"/>
        </w:rPr>
      </w:pPr>
      <w:r w:rsidRPr="0013787D">
        <w:rPr>
          <w:rFonts w:cstheme="minorHAnsi"/>
          <w:b/>
          <w:bCs/>
        </w:rPr>
        <w:drawing>
          <wp:anchor distT="0" distB="0" distL="114300" distR="114300" simplePos="0" relativeHeight="251660288" behindDoc="0" locked="0" layoutInCell="1" allowOverlap="1" wp14:anchorId="3851B4D3" wp14:editId="4104A811">
            <wp:simplePos x="0" y="0"/>
            <wp:positionH relativeFrom="column">
              <wp:posOffset>3456410</wp:posOffset>
            </wp:positionH>
            <wp:positionV relativeFrom="paragraph">
              <wp:posOffset>459038</wp:posOffset>
            </wp:positionV>
            <wp:extent cx="2876550" cy="406463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6550" cy="4064635"/>
                    </a:xfrm>
                    <a:prstGeom prst="rect">
                      <a:avLst/>
                    </a:prstGeom>
                  </pic:spPr>
                </pic:pic>
              </a:graphicData>
            </a:graphic>
            <wp14:sizeRelH relativeFrom="margin">
              <wp14:pctWidth>0</wp14:pctWidth>
            </wp14:sizeRelH>
            <wp14:sizeRelV relativeFrom="margin">
              <wp14:pctHeight>0</wp14:pctHeight>
            </wp14:sizeRelV>
          </wp:anchor>
        </w:drawing>
      </w:r>
      <w:r w:rsidRPr="0013787D">
        <w:rPr>
          <w:rFonts w:cstheme="minorHAnsi"/>
          <w:b/>
          <w:bCs/>
        </w:rPr>
        <w:drawing>
          <wp:anchor distT="0" distB="0" distL="114300" distR="114300" simplePos="0" relativeHeight="251659264" behindDoc="0" locked="0" layoutInCell="1" allowOverlap="1" wp14:anchorId="67D17A16" wp14:editId="5CDF32D7">
            <wp:simplePos x="0" y="0"/>
            <wp:positionH relativeFrom="margin">
              <wp:align>left</wp:align>
            </wp:positionH>
            <wp:positionV relativeFrom="paragraph">
              <wp:posOffset>367389</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p>
    <w:p w14:paraId="5F4FCF07" w14:textId="77777777" w:rsidR="00E91F4B" w:rsidRDefault="00E91F4B" w:rsidP="00E91F4B">
      <w:pPr>
        <w:rPr>
          <w:ins w:id="2205" w:author="Fabienne Schmaus" w:date="2026-04-30T17:46:00Z" w16du:dateUtc="2026-04-30T15:46:00Z"/>
          <w:rFonts w:cstheme="minorHAnsi"/>
          <w:b/>
          <w:bCs/>
          <w:sz w:val="24"/>
          <w:szCs w:val="24"/>
        </w:rPr>
      </w:pPr>
    </w:p>
    <w:p w14:paraId="5840701A" w14:textId="54A4920A" w:rsidR="00E91F4B" w:rsidRDefault="00E91F4B" w:rsidP="00E91F4B">
      <w:pPr>
        <w:rPr>
          <w:ins w:id="2206" w:author="Fabienne Schmaus" w:date="2026-04-30T17:46:00Z" w16du:dateUtc="2026-04-30T15:46:00Z"/>
          <w:rFonts w:cstheme="minorHAnsi"/>
          <w:sz w:val="20"/>
          <w:szCs w:val="20"/>
        </w:rPr>
        <w:pPrChange w:id="2207" w:author="Fabienne Schmaus" w:date="2026-04-30T17:46:00Z" w16du:dateUtc="2026-04-30T15:46:00Z">
          <w:pPr>
            <w:spacing w:after="0" w:line="276" w:lineRule="auto"/>
          </w:pPr>
        </w:pPrChange>
      </w:pPr>
      <w:commentRangeStart w:id="2208"/>
      <w:del w:id="2209" w:author="Fabienne Schmaus" w:date="2026-04-30T17:46:00Z" w16du:dateUtc="2026-04-30T15:46:00Z">
        <w:r w:rsidDel="00E91F4B">
          <w:rPr>
            <w:rFonts w:cstheme="minorHAnsi"/>
            <w:b/>
            <w:bCs/>
            <w:sz w:val="24"/>
            <w:szCs w:val="24"/>
          </w:rPr>
          <w:br/>
        </w:r>
      </w:del>
      <w:ins w:id="2210" w:author="Fabienne Schmaus" w:date="2026-04-30T17:46:00Z" w16du:dateUtc="2026-04-30T15:46:00Z">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Abbildung eines Kindes im Gespräch mit einem KI-Lautsprecher</w:t>
        </w:r>
        <w:r w:rsidRPr="009E222F">
          <w:rPr>
            <w:rFonts w:cstheme="minorHAnsi"/>
            <w:sz w:val="20"/>
            <w:szCs w:val="20"/>
          </w:rPr>
          <w:t xml:space="preserve"> [Bild generiert durch Imagen]. Zugriff am 28. März 2026. https://gemini.google.com/</w:t>
        </w:r>
      </w:ins>
      <w:commentRangeEnd w:id="2208"/>
      <w:r>
        <w:rPr>
          <w:rStyle w:val="Kommentarzeichen"/>
          <w:rFonts w:cstheme="minorHAnsi"/>
          <w:sz w:val="20"/>
          <w:szCs w:val="20"/>
        </w:rPr>
        <w:commentReference w:id="2208"/>
      </w:r>
    </w:p>
    <w:p w14:paraId="25394600" w14:textId="77777777" w:rsidR="0013787D" w:rsidRPr="0013787D" w:rsidRDefault="0013787D" w:rsidP="0013787D">
      <w:pPr>
        <w:rPr>
          <w:rFonts w:cstheme="minorHAnsi"/>
          <w:b/>
          <w:bCs/>
        </w:rPr>
      </w:pPr>
      <w:r w:rsidRPr="0013787D">
        <w:rPr>
          <w:rFonts w:cstheme="minorHAnsi"/>
          <w:b/>
          <w:bCs/>
        </w:rPr>
        <w:br w:type="page"/>
      </w:r>
    </w:p>
    <w:p w14:paraId="688814D6" w14:textId="77777777" w:rsidR="00E91F4B" w:rsidRPr="007F456E" w:rsidRDefault="00E91F4B" w:rsidP="00E91F4B">
      <w:pPr>
        <w:rPr>
          <w:rFonts w:cstheme="minorHAnsi"/>
        </w:rPr>
      </w:pPr>
      <w:r w:rsidRPr="007F456E">
        <w:rPr>
          <w:rFonts w:cstheme="minorHAnsi"/>
          <w:highlight w:val="yellow"/>
        </w:rPr>
        <w:lastRenderedPageBreak/>
        <w:t xml:space="preserve">((Seite </w:t>
      </w:r>
      <w:r>
        <w:rPr>
          <w:rFonts w:cstheme="minorHAnsi"/>
          <w:highlight w:val="yellow"/>
        </w:rPr>
        <w:t>xx</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47943247" w14:textId="64081325" w:rsidR="00E91F4B" w:rsidRPr="00E91F4B" w:rsidRDefault="00E91F4B" w:rsidP="00E91F4B">
      <w:pPr>
        <w:rPr>
          <w:rFonts w:cstheme="minorHAnsi"/>
          <w:b/>
          <w:bCs/>
          <w:sz w:val="24"/>
          <w:szCs w:val="24"/>
        </w:rPr>
      </w:pPr>
      <w:r w:rsidRPr="00E91F4B">
        <w:rPr>
          <w:rFonts w:cstheme="minorHAnsi"/>
          <w:b/>
          <w:bCs/>
          <w:sz w:val="24"/>
          <w:szCs w:val="24"/>
        </w:rPr>
        <w:t xml:space="preserve">Primarstufe – Arbeitsblatt </w:t>
      </w:r>
      <w:r w:rsidRPr="00E91F4B">
        <w:rPr>
          <w:rFonts w:cstheme="minorHAnsi"/>
          <w:b/>
          <w:bCs/>
          <w:sz w:val="24"/>
          <w:szCs w:val="24"/>
        </w:rPr>
        <w:t>2</w:t>
      </w:r>
    </w:p>
    <w:p w14:paraId="7A4BBFFE" w14:textId="77777777" w:rsidR="0013787D" w:rsidRPr="00E91F4B" w:rsidRDefault="0013787D" w:rsidP="0013787D">
      <w:pPr>
        <w:rPr>
          <w:rFonts w:cstheme="minorHAnsi"/>
          <w:sz w:val="24"/>
          <w:szCs w:val="24"/>
        </w:rPr>
      </w:pPr>
      <w:r w:rsidRPr="00E91F4B">
        <w:rPr>
          <w:rFonts w:cstheme="minorHAnsi"/>
          <w:sz w:val="24"/>
          <w:szCs w:val="24"/>
        </w:rPr>
        <w:t>Vier Kinder stellen sich vor</w:t>
      </w:r>
    </w:p>
    <w:p w14:paraId="47117D37" w14:textId="77777777" w:rsidR="0013787D" w:rsidRPr="0013787D" w:rsidRDefault="0013787D" w:rsidP="0013787D">
      <w:pPr>
        <w:rPr>
          <w:rFonts w:cstheme="minorHAnsi"/>
        </w:rPr>
      </w:pPr>
    </w:p>
    <w:p w14:paraId="04FD9042" w14:textId="5C1B307E" w:rsidR="0013787D" w:rsidRPr="00E91F4B" w:rsidRDefault="0013787D" w:rsidP="0013787D">
      <w:pPr>
        <w:rPr>
          <w:rFonts w:cstheme="minorHAnsi"/>
          <w:i/>
          <w:iCs/>
        </w:rPr>
      </w:pPr>
      <w:r w:rsidRPr="00E91F4B">
        <w:rPr>
          <w:rFonts w:cstheme="minorHAnsi"/>
          <w:i/>
          <w:iCs/>
        </w:rPr>
        <w:t>Schau</w:t>
      </w:r>
      <w:ins w:id="2211" w:author="Fabienne Schmaus" w:date="2026-05-04T10:08:00Z" w16du:dateUtc="2026-05-04T08:08:00Z">
        <w:r w:rsidR="00201834">
          <w:rPr>
            <w:rFonts w:cstheme="minorHAnsi"/>
            <w:i/>
            <w:iCs/>
          </w:rPr>
          <w:t xml:space="preserve"> dir</w:t>
        </w:r>
      </w:ins>
      <w:del w:id="2212" w:author="Fabienne Schmaus" w:date="2026-05-04T10:08:00Z" w16du:dateUtc="2026-05-04T08:08:00Z">
        <w:r w:rsidRPr="00E91F4B" w:rsidDel="00201834">
          <w:rPr>
            <w:rFonts w:cstheme="minorHAnsi"/>
            <w:i/>
            <w:iCs/>
          </w:rPr>
          <w:delText>t euch</w:delText>
        </w:r>
      </w:del>
      <w:r w:rsidRPr="00E91F4B">
        <w:rPr>
          <w:rFonts w:cstheme="minorHAnsi"/>
          <w:i/>
          <w:iCs/>
        </w:rPr>
        <w:t xml:space="preserve"> die vier Kinder an. Jedes Kind hat etwas über sich </w:t>
      </w:r>
      <w:commentRangeStart w:id="2213"/>
      <w:r w:rsidRPr="00E91F4B">
        <w:rPr>
          <w:rFonts w:cstheme="minorHAnsi"/>
          <w:i/>
          <w:iCs/>
        </w:rPr>
        <w:t>geschrieben</w:t>
      </w:r>
      <w:commentRangeEnd w:id="2213"/>
      <w:r w:rsidR="002273C9" w:rsidRPr="00E91F4B">
        <w:rPr>
          <w:rStyle w:val="Kommentarzeichen"/>
          <w:rFonts w:cstheme="minorHAnsi"/>
          <w:i/>
          <w:iCs/>
          <w:sz w:val="22"/>
          <w:szCs w:val="22"/>
        </w:rPr>
        <w:commentReference w:id="2213"/>
      </w:r>
      <w:r w:rsidRPr="00E91F4B">
        <w:rPr>
          <w:rFonts w:cstheme="minorHAnsi"/>
          <w:i/>
          <w:iCs/>
        </w:rPr>
        <w:t>.</w:t>
      </w:r>
    </w:p>
    <w:tbl>
      <w:tblPr>
        <w:tblStyle w:val="Tabellenraster"/>
        <w:tblW w:w="0" w:type="auto"/>
        <w:tblLook w:val="04A0" w:firstRow="1" w:lastRow="0" w:firstColumn="1" w:lastColumn="0" w:noHBand="0" w:noVBand="1"/>
        <w:tblPrChange w:id="2214" w:author="Fabienne Schmaus" w:date="2026-05-04T10:07:00Z" w16du:dateUtc="2026-05-04T08:07:00Z">
          <w:tblPr>
            <w:tblStyle w:val="Tabellenraster"/>
            <w:tblW w:w="0" w:type="auto"/>
            <w:tblLook w:val="04A0" w:firstRow="1" w:lastRow="0" w:firstColumn="1" w:lastColumn="0" w:noHBand="0" w:noVBand="1"/>
          </w:tblPr>
        </w:tblPrChange>
      </w:tblPr>
      <w:tblGrid>
        <w:gridCol w:w="5228"/>
        <w:gridCol w:w="5228"/>
        <w:tblGridChange w:id="2215">
          <w:tblGrid>
            <w:gridCol w:w="5228"/>
            <w:gridCol w:w="5228"/>
          </w:tblGrid>
        </w:tblGridChange>
      </w:tblGrid>
      <w:tr w:rsidR="0013787D" w:rsidRPr="0013787D" w14:paraId="6F19B2CA" w14:textId="77777777" w:rsidTr="00201834">
        <w:tc>
          <w:tcPr>
            <w:tcW w:w="5228" w:type="dxa"/>
            <w:tcBorders>
              <w:top w:val="nil"/>
              <w:bottom w:val="single" w:sz="4" w:space="0" w:color="auto"/>
            </w:tcBorders>
            <w:tcPrChange w:id="2216" w:author="Fabienne Schmaus" w:date="2026-05-04T10:07:00Z" w16du:dateUtc="2026-05-04T08:07:00Z">
              <w:tcPr>
                <w:tcW w:w="5228" w:type="dxa"/>
              </w:tcPr>
            </w:tcPrChange>
          </w:tcPr>
          <w:p w14:paraId="49AC4625" w14:textId="48B71771" w:rsidR="0013787D" w:rsidRPr="00201834" w:rsidRDefault="002273C9" w:rsidP="002273C9">
            <w:pPr>
              <w:spacing w:after="160" w:line="259" w:lineRule="auto"/>
              <w:rPr>
                <w:rFonts w:cstheme="minorHAnsi"/>
                <w:b/>
                <w:bCs/>
                <w:rPrChange w:id="2217" w:author="Fabienne Schmaus" w:date="2026-05-04T10:09:00Z" w16du:dateUtc="2026-05-04T08:09:00Z">
                  <w:rPr>
                    <w:rFonts w:cstheme="minorHAnsi"/>
                  </w:rPr>
                </w:rPrChange>
              </w:rPr>
            </w:pPr>
            <w:r w:rsidRPr="00201834">
              <w:rPr>
                <w:rFonts w:cstheme="minorHAnsi"/>
                <w:b/>
                <w:bCs/>
                <w:rPrChange w:id="2218" w:author="Fabienne Schmaus" w:date="2026-05-04T10:09:00Z" w16du:dateUtc="2026-05-04T08:09:00Z">
                  <w:rPr>
                    <w:rFonts w:cstheme="minorHAnsi"/>
                  </w:rPr>
                </w:rPrChange>
              </w:rPr>
              <w:drawing>
                <wp:anchor distT="0" distB="0" distL="114300" distR="114300" simplePos="0" relativeHeight="251661312" behindDoc="0" locked="0" layoutInCell="1" allowOverlap="1" wp14:anchorId="06BF704C" wp14:editId="3AA7631C">
                  <wp:simplePos x="0" y="0"/>
                  <wp:positionH relativeFrom="margin">
                    <wp:posOffset>-14605</wp:posOffset>
                  </wp:positionH>
                  <wp:positionV relativeFrom="page">
                    <wp:posOffset>31750</wp:posOffset>
                  </wp:positionV>
                  <wp:extent cx="1790700" cy="1790700"/>
                  <wp:effectExtent l="0" t="0" r="0" b="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ins w:id="2219" w:author="Fabienne Schmaus" w:date="2026-05-04T10:09:00Z" w16du:dateUtc="2026-05-04T08:09:00Z">
              <w:r w:rsidR="00201834" w:rsidRPr="00201834">
                <w:rPr>
                  <w:rFonts w:cstheme="minorHAnsi"/>
                  <w:b/>
                  <w:bCs/>
                  <w:rPrChange w:id="2220" w:author="Fabienne Schmaus" w:date="2026-05-04T10:09:00Z" w16du:dateUtc="2026-05-04T08:09:00Z">
                    <w:rPr>
                      <w:rFonts w:cstheme="minorHAnsi"/>
                    </w:rPr>
                  </w:rPrChange>
                </w:rPr>
                <w:t>Toni</w:t>
              </w:r>
            </w:ins>
          </w:p>
        </w:tc>
        <w:tc>
          <w:tcPr>
            <w:tcW w:w="5228" w:type="dxa"/>
            <w:tcBorders>
              <w:top w:val="nil"/>
              <w:bottom w:val="single" w:sz="4" w:space="0" w:color="auto"/>
            </w:tcBorders>
            <w:tcPrChange w:id="2221" w:author="Fabienne Schmaus" w:date="2026-05-04T10:07:00Z" w16du:dateUtc="2026-05-04T08:07:00Z">
              <w:tcPr>
                <w:tcW w:w="5228" w:type="dxa"/>
              </w:tcPr>
            </w:tcPrChange>
          </w:tcPr>
          <w:p w14:paraId="710BDC92" w14:textId="763C63F1" w:rsidR="0013787D" w:rsidRPr="00201834" w:rsidRDefault="00201834" w:rsidP="002273C9">
            <w:pPr>
              <w:spacing w:after="160" w:line="259" w:lineRule="auto"/>
              <w:rPr>
                <w:rFonts w:cstheme="minorHAnsi"/>
                <w:b/>
                <w:bCs/>
                <w:rPrChange w:id="2222" w:author="Fabienne Schmaus" w:date="2026-05-04T10:09:00Z" w16du:dateUtc="2026-05-04T08:09:00Z">
                  <w:rPr>
                    <w:rFonts w:cstheme="minorHAnsi"/>
                  </w:rPr>
                </w:rPrChange>
              </w:rPr>
            </w:pPr>
            <w:r w:rsidRPr="0013787D">
              <w:rPr>
                <w:rFonts w:cstheme="minorHAnsi"/>
              </w:rPr>
              <w:drawing>
                <wp:anchor distT="0" distB="0" distL="114300" distR="114300" simplePos="0" relativeHeight="251662336" behindDoc="0" locked="0" layoutInCell="1" allowOverlap="1" wp14:anchorId="3598C6ED" wp14:editId="69B0B1F1">
                  <wp:simplePos x="0" y="0"/>
                  <wp:positionH relativeFrom="column">
                    <wp:posOffset>-29210</wp:posOffset>
                  </wp:positionH>
                  <wp:positionV relativeFrom="paragraph">
                    <wp:posOffset>69850</wp:posOffset>
                  </wp:positionV>
                  <wp:extent cx="1790700" cy="1790700"/>
                  <wp:effectExtent l="0" t="0" r="0" b="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ins w:id="2223" w:author="Fabienne Schmaus" w:date="2026-05-04T10:09:00Z" w16du:dateUtc="2026-05-04T08:09:00Z">
              <w:r w:rsidRPr="00201834">
                <w:rPr>
                  <w:rFonts w:cstheme="minorHAnsi"/>
                  <w:b/>
                  <w:bCs/>
                  <w:rPrChange w:id="2224" w:author="Fabienne Schmaus" w:date="2026-05-04T10:09:00Z" w16du:dateUtc="2026-05-04T08:09:00Z">
                    <w:rPr>
                      <w:rFonts w:cstheme="minorHAnsi"/>
                    </w:rPr>
                  </w:rPrChange>
                </w:rPr>
                <w:t>Lara</w:t>
              </w:r>
            </w:ins>
          </w:p>
        </w:tc>
      </w:tr>
      <w:tr w:rsidR="0013787D" w:rsidRPr="0013787D" w14:paraId="681A63C8" w14:textId="77777777" w:rsidTr="002273C9">
        <w:tc>
          <w:tcPr>
            <w:tcW w:w="5228" w:type="dxa"/>
            <w:tcBorders>
              <w:top w:val="nil"/>
              <w:bottom w:val="nil"/>
            </w:tcBorders>
            <w:tcPrChange w:id="2225" w:author="Fabienne Schmaus" w:date="2026-05-04T10:07:00Z" w16du:dateUtc="2026-05-04T08:07:00Z">
              <w:tcPr>
                <w:tcW w:w="5228" w:type="dxa"/>
              </w:tcPr>
            </w:tcPrChange>
          </w:tcPr>
          <w:p w14:paraId="6520D9F5" w14:textId="13BDAA47" w:rsidR="0013787D" w:rsidRPr="002273C9" w:rsidRDefault="00201834" w:rsidP="0013787D">
            <w:pPr>
              <w:spacing w:after="160" w:line="259" w:lineRule="auto"/>
              <w:rPr>
                <w:rFonts w:cstheme="minorHAnsi"/>
                <w:b/>
                <w:bCs/>
              </w:rPr>
            </w:pPr>
            <w:r w:rsidRPr="00201834">
              <w:rPr>
                <w:rFonts w:cstheme="minorHAnsi"/>
                <w:b/>
                <w:bCs/>
                <w:rPrChange w:id="2226" w:author="Fabienne Schmaus" w:date="2026-05-04T10:10:00Z" w16du:dateUtc="2026-05-04T08:10:00Z">
                  <w:rPr>
                    <w:rFonts w:cstheme="minorHAnsi"/>
                  </w:rPr>
                </w:rPrChange>
              </w:rPr>
              <w:drawing>
                <wp:anchor distT="0" distB="0" distL="114300" distR="114300" simplePos="0" relativeHeight="251663360" behindDoc="0" locked="0" layoutInCell="1" allowOverlap="1" wp14:anchorId="4369FF95" wp14:editId="5B3DB760">
                  <wp:simplePos x="0" y="0"/>
                  <wp:positionH relativeFrom="margin">
                    <wp:posOffset>-14605</wp:posOffset>
                  </wp:positionH>
                  <wp:positionV relativeFrom="paragraph">
                    <wp:posOffset>118110</wp:posOffset>
                  </wp:positionV>
                  <wp:extent cx="1733550" cy="173355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6110263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14:sizeRelH relativeFrom="margin">
                    <wp14:pctWidth>0</wp14:pctWidth>
                  </wp14:sizeRelH>
                  <wp14:sizeRelV relativeFrom="margin">
                    <wp14:pctHeight>0</wp14:pctHeight>
                  </wp14:sizeRelV>
                </wp:anchor>
              </w:drawing>
            </w:r>
            <w:ins w:id="2227" w:author="Fabienne Schmaus" w:date="2026-05-04T10:10:00Z" w16du:dateUtc="2026-05-04T08:10:00Z">
              <w:r w:rsidRPr="00201834">
                <w:rPr>
                  <w:rFonts w:cstheme="minorHAnsi"/>
                  <w:b/>
                  <w:bCs/>
                  <w:rPrChange w:id="2228" w:author="Fabienne Schmaus" w:date="2026-05-04T10:10:00Z" w16du:dateUtc="2026-05-04T08:10:00Z">
                    <w:rPr>
                      <w:rFonts w:cstheme="minorHAnsi"/>
                    </w:rPr>
                  </w:rPrChange>
                </w:rPr>
                <w:t>Liz</w:t>
              </w:r>
            </w:ins>
          </w:p>
        </w:tc>
        <w:tc>
          <w:tcPr>
            <w:tcW w:w="5228" w:type="dxa"/>
            <w:tcBorders>
              <w:top w:val="nil"/>
              <w:bottom w:val="nil"/>
            </w:tcBorders>
            <w:tcPrChange w:id="2229" w:author="Fabienne Schmaus" w:date="2026-05-04T10:07:00Z" w16du:dateUtc="2026-05-04T08:07:00Z">
              <w:tcPr>
                <w:tcW w:w="5228" w:type="dxa"/>
              </w:tcPr>
            </w:tcPrChange>
          </w:tcPr>
          <w:p w14:paraId="385676DA" w14:textId="4B117C80" w:rsidR="0013787D" w:rsidRPr="002273C9" w:rsidRDefault="00201834" w:rsidP="0013787D">
            <w:pPr>
              <w:spacing w:after="160" w:line="259" w:lineRule="auto"/>
              <w:rPr>
                <w:rFonts w:cstheme="minorHAnsi"/>
                <w:b/>
                <w:bCs/>
              </w:rPr>
            </w:pPr>
            <w:r w:rsidRPr="00201834">
              <w:rPr>
                <w:rFonts w:cstheme="minorHAnsi"/>
                <w:b/>
                <w:bCs/>
                <w:rPrChange w:id="2230" w:author="Fabienne Schmaus" w:date="2026-05-04T10:10:00Z" w16du:dateUtc="2026-05-04T08:10:00Z">
                  <w:rPr>
                    <w:rFonts w:cstheme="minorHAnsi"/>
                  </w:rPr>
                </w:rPrChange>
              </w:rPr>
              <w:drawing>
                <wp:anchor distT="0" distB="0" distL="114300" distR="114300" simplePos="0" relativeHeight="251664384" behindDoc="0" locked="0" layoutInCell="1" allowOverlap="1" wp14:anchorId="20CA4444" wp14:editId="23AA66FD">
                  <wp:simplePos x="0" y="0"/>
                  <wp:positionH relativeFrom="margin">
                    <wp:posOffset>-10160</wp:posOffset>
                  </wp:positionH>
                  <wp:positionV relativeFrom="paragraph">
                    <wp:posOffset>60960</wp:posOffset>
                  </wp:positionV>
                  <wp:extent cx="1752600" cy="1752600"/>
                  <wp:effectExtent l="0" t="0" r="0" b="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21179386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ins w:id="2231" w:author="Fabienne Schmaus" w:date="2026-05-04T10:10:00Z" w16du:dateUtc="2026-05-04T08:10:00Z">
              <w:r w:rsidRPr="00201834">
                <w:rPr>
                  <w:rFonts w:cstheme="minorHAnsi"/>
                  <w:b/>
                  <w:bCs/>
                  <w:rPrChange w:id="2232" w:author="Fabienne Schmaus" w:date="2026-05-04T10:10:00Z" w16du:dateUtc="2026-05-04T08:10:00Z">
                    <w:rPr>
                      <w:rFonts w:cstheme="minorHAnsi"/>
                    </w:rPr>
                  </w:rPrChange>
                </w:rPr>
                <w:t>Mila</w:t>
              </w:r>
            </w:ins>
          </w:p>
        </w:tc>
      </w:tr>
      <w:tr w:rsidR="002273C9" w:rsidRPr="0013787D" w14:paraId="454BF512" w14:textId="77777777" w:rsidTr="002273C9">
        <w:tc>
          <w:tcPr>
            <w:tcW w:w="10456" w:type="dxa"/>
            <w:gridSpan w:val="2"/>
            <w:tcBorders>
              <w:top w:val="nil"/>
              <w:bottom w:val="single" w:sz="4" w:space="0" w:color="auto"/>
            </w:tcBorders>
          </w:tcPr>
          <w:p w14:paraId="377E8C45" w14:textId="77777777" w:rsidR="002273C9" w:rsidRDefault="002273C9" w:rsidP="002273C9">
            <w:pPr>
              <w:spacing w:line="276" w:lineRule="auto"/>
              <w:rPr>
                <w:ins w:id="2233" w:author="Fabienne Schmaus" w:date="2026-04-30T17:49:00Z" w16du:dateUtc="2026-04-30T15:49:00Z"/>
                <w:rFonts w:cstheme="minorHAnsi"/>
                <w:sz w:val="20"/>
                <w:szCs w:val="20"/>
              </w:rPr>
            </w:pPr>
            <w:commentRangeStart w:id="2234"/>
            <w:ins w:id="2235" w:author="Fabienne Schmaus" w:date="2026-04-30T17:49:00Z" w16du:dateUtc="2026-04-30T15:49:00Z">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 xml:space="preserve">Abbildung eines einsamen Kindes auf dem Schulhof </w:t>
              </w:r>
              <w:r w:rsidRPr="009E222F">
                <w:rPr>
                  <w:rFonts w:cstheme="minorHAnsi"/>
                  <w:sz w:val="20"/>
                  <w:szCs w:val="20"/>
                </w:rPr>
                <w:t xml:space="preserve">[Bild generiert durch Imagen]. Zugriff am 28. März 2026. </w:t>
              </w:r>
              <w:r>
                <w:fldChar w:fldCharType="begin"/>
              </w:r>
              <w:r>
                <w:instrText>HYPERLINK "https://gemini.google.com/"</w:instrText>
              </w:r>
              <w:r>
                <w:fldChar w:fldCharType="separate"/>
              </w:r>
              <w:r w:rsidRPr="00D856B9">
                <w:rPr>
                  <w:rStyle w:val="Hyperlink"/>
                  <w:rFonts w:cstheme="minorHAnsi"/>
                  <w:sz w:val="20"/>
                  <w:szCs w:val="20"/>
                </w:rPr>
                <w:t>https://gemini.google.com/</w:t>
              </w:r>
              <w:r>
                <w:fldChar w:fldCharType="end"/>
              </w:r>
            </w:ins>
            <w:commentRangeEnd w:id="2234"/>
            <w:r>
              <w:rPr>
                <w:rStyle w:val="Kommentarzeichen"/>
                <w:rFonts w:cstheme="minorHAnsi"/>
                <w:sz w:val="20"/>
                <w:szCs w:val="20"/>
              </w:rPr>
              <w:commentReference w:id="2234"/>
            </w:r>
          </w:p>
          <w:p w14:paraId="30E466E4" w14:textId="77777777" w:rsidR="002273C9" w:rsidRPr="002273C9" w:rsidRDefault="002273C9" w:rsidP="0013787D">
            <w:pPr>
              <w:rPr>
                <w:rFonts w:cstheme="minorHAnsi"/>
                <w:b/>
                <w:bCs/>
              </w:rPr>
            </w:pPr>
          </w:p>
        </w:tc>
      </w:tr>
      <w:tr w:rsidR="002273C9" w:rsidRPr="0013787D" w14:paraId="042BE0C0" w14:textId="77777777" w:rsidTr="002273C9">
        <w:tc>
          <w:tcPr>
            <w:tcW w:w="10456" w:type="dxa"/>
            <w:gridSpan w:val="2"/>
            <w:tcBorders>
              <w:top w:val="single" w:sz="4" w:space="0" w:color="auto"/>
            </w:tcBorders>
          </w:tcPr>
          <w:p w14:paraId="74226923" w14:textId="22498262" w:rsidR="002273C9" w:rsidRPr="0013787D" w:rsidRDefault="002273C9" w:rsidP="002273C9">
            <w:pPr>
              <w:spacing w:after="160" w:line="259" w:lineRule="auto"/>
              <w:rPr>
                <w:rFonts w:cstheme="minorHAnsi"/>
                <w:b/>
                <w:bCs/>
              </w:rPr>
            </w:pPr>
            <w:r w:rsidRPr="0013787D">
              <w:rPr>
                <w:rFonts w:cstheme="minorHAnsi"/>
                <w:b/>
                <w:bCs/>
              </w:rPr>
              <w:t xml:space="preserve">Meine eigene Vorstellung </w:t>
            </w:r>
          </w:p>
          <w:p w14:paraId="67285A40" w14:textId="77777777" w:rsidR="002273C9" w:rsidRPr="0013787D" w:rsidRDefault="002273C9" w:rsidP="002273C9">
            <w:pPr>
              <w:spacing w:after="160" w:line="259" w:lineRule="auto"/>
              <w:rPr>
                <w:rFonts w:cstheme="minorHAnsi"/>
              </w:rPr>
            </w:pPr>
            <w:r w:rsidRPr="0013787D">
              <w:rPr>
                <w:rFonts w:cstheme="minorHAnsi"/>
                <w:i/>
                <w:iCs/>
              </w:rPr>
              <w:t>Zeichne dich selbst und schreib etwas über dich</w:t>
            </w:r>
            <w:ins w:id="2236" w:author="Fabienne Schmaus" w:date="2026-05-04T10:08:00Z" w16du:dateUtc="2026-05-04T08:08:00Z">
              <w:r>
                <w:rPr>
                  <w:rFonts w:cstheme="minorHAnsi"/>
                  <w:i/>
                  <w:iCs/>
                </w:rPr>
                <w:t>. Wie</w:t>
              </w:r>
            </w:ins>
            <w:del w:id="2237" w:author="Fabienne Schmaus" w:date="2026-05-04T10:08:00Z" w16du:dateUtc="2026-05-04T08:08:00Z">
              <w:r w:rsidRPr="0013787D" w:rsidDel="00201834">
                <w:rPr>
                  <w:rFonts w:cstheme="minorHAnsi"/>
                  <w:i/>
                  <w:iCs/>
                </w:rPr>
                <w:delText xml:space="preserve"> – so, wie du</w:delText>
              </w:r>
            </w:del>
            <w:r w:rsidRPr="0013787D">
              <w:rPr>
                <w:rFonts w:cstheme="minorHAnsi"/>
                <w:i/>
                <w:iCs/>
              </w:rPr>
              <w:t xml:space="preserve"> möchtest</w:t>
            </w:r>
            <w:ins w:id="2238" w:author="Fabienne Schmaus" w:date="2026-05-04T10:08:00Z" w16du:dateUtc="2026-05-04T08:08:00Z">
              <w:r>
                <w:rPr>
                  <w:rFonts w:cstheme="minorHAnsi"/>
                  <w:i/>
                  <w:iCs/>
                </w:rPr>
                <w:t xml:space="preserve"> du</w:t>
              </w:r>
            </w:ins>
            <w:r w:rsidRPr="0013787D">
              <w:rPr>
                <w:rFonts w:cstheme="minorHAnsi"/>
                <w:i/>
                <w:iCs/>
              </w:rPr>
              <w:t>, dass andere dich kennenlernen</w:t>
            </w:r>
            <w:del w:id="2239" w:author="Fabienne Schmaus" w:date="2026-05-04T10:08:00Z" w16du:dateUtc="2026-05-04T08:08:00Z">
              <w:r w:rsidRPr="0013787D" w:rsidDel="00201834">
                <w:rPr>
                  <w:rFonts w:cstheme="minorHAnsi"/>
                  <w:i/>
                  <w:iCs/>
                </w:rPr>
                <w:delText>.</w:delText>
              </w:r>
            </w:del>
            <w:ins w:id="2240" w:author="Fabienne Schmaus" w:date="2026-05-04T10:08:00Z" w16du:dateUtc="2026-05-04T08:08:00Z">
              <w:r>
                <w:rPr>
                  <w:rFonts w:cstheme="minorHAnsi"/>
                  <w:i/>
                  <w:iCs/>
                </w:rPr>
                <w:t>?</w:t>
              </w:r>
            </w:ins>
          </w:p>
          <w:p w14:paraId="121B30E1" w14:textId="77777777" w:rsidR="002273C9" w:rsidRPr="002273C9" w:rsidDel="00201834" w:rsidRDefault="002273C9" w:rsidP="002273C9">
            <w:pPr>
              <w:spacing w:after="160" w:line="259" w:lineRule="auto"/>
              <w:rPr>
                <w:del w:id="2241" w:author="Fabienne Schmaus" w:date="2026-05-04T10:09:00Z" w16du:dateUtc="2026-05-04T08:09:00Z"/>
                <w:rFonts w:cstheme="minorHAnsi"/>
              </w:rPr>
            </w:pPr>
            <w:del w:id="2242" w:author="Fabienne Schmaus" w:date="2026-05-04T10:09:00Z" w16du:dateUtc="2026-05-04T08:09:00Z">
              <w:r w:rsidRPr="002273C9" w:rsidDel="00201834">
                <w:rPr>
                  <w:rFonts w:cstheme="minorHAnsi"/>
                </w:rPr>
                <w:delText>+----------------------------------+</w:delText>
              </w:r>
            </w:del>
          </w:p>
          <w:p w14:paraId="382EE33B" w14:textId="77777777" w:rsidR="002273C9" w:rsidRPr="002273C9" w:rsidDel="00201834" w:rsidRDefault="002273C9" w:rsidP="002273C9">
            <w:pPr>
              <w:spacing w:after="160" w:line="259" w:lineRule="auto"/>
              <w:rPr>
                <w:del w:id="2243" w:author="Fabienne Schmaus" w:date="2026-05-04T10:09:00Z" w16du:dateUtc="2026-05-04T08:09:00Z"/>
                <w:rFonts w:cstheme="minorHAnsi"/>
              </w:rPr>
            </w:pPr>
            <w:del w:id="2244" w:author="Fabienne Schmaus" w:date="2026-05-04T10:09:00Z" w16du:dateUtc="2026-05-04T08:09:00Z">
              <w:r w:rsidRPr="002273C9" w:rsidDel="00201834">
                <w:rPr>
                  <w:rFonts w:cstheme="minorHAnsi"/>
                </w:rPr>
                <w:delText>|                                  |</w:delText>
              </w:r>
            </w:del>
          </w:p>
          <w:p w14:paraId="79D030D0" w14:textId="77777777" w:rsidR="002273C9" w:rsidRPr="002273C9" w:rsidDel="00201834" w:rsidRDefault="002273C9" w:rsidP="002273C9">
            <w:pPr>
              <w:spacing w:after="160" w:line="259" w:lineRule="auto"/>
              <w:rPr>
                <w:del w:id="2245" w:author="Fabienne Schmaus" w:date="2026-05-04T10:09:00Z" w16du:dateUtc="2026-05-04T08:09:00Z"/>
                <w:rFonts w:cstheme="minorHAnsi"/>
              </w:rPr>
            </w:pPr>
            <w:del w:id="2246" w:author="Fabienne Schmaus" w:date="2026-05-04T10:09:00Z" w16du:dateUtc="2026-05-04T08:09:00Z">
              <w:r w:rsidRPr="002273C9" w:rsidDel="00201834">
                <w:rPr>
                  <w:rFonts w:cstheme="minorHAnsi"/>
                </w:rPr>
                <w:delText>|      (Zeichne dich hier)         |</w:delText>
              </w:r>
            </w:del>
          </w:p>
          <w:p w14:paraId="42ED885C" w14:textId="77777777" w:rsidR="002273C9" w:rsidRPr="002273C9" w:rsidDel="00201834" w:rsidRDefault="002273C9" w:rsidP="002273C9">
            <w:pPr>
              <w:spacing w:after="160" w:line="259" w:lineRule="auto"/>
              <w:rPr>
                <w:del w:id="2247" w:author="Fabienne Schmaus" w:date="2026-05-04T10:09:00Z" w16du:dateUtc="2026-05-04T08:09:00Z"/>
                <w:rFonts w:cstheme="minorHAnsi"/>
              </w:rPr>
            </w:pPr>
            <w:del w:id="2248" w:author="Fabienne Schmaus" w:date="2026-05-04T10:09:00Z" w16du:dateUtc="2026-05-04T08:09:00Z">
              <w:r w:rsidRPr="002273C9" w:rsidDel="00201834">
                <w:rPr>
                  <w:rFonts w:cstheme="minorHAnsi"/>
                </w:rPr>
                <w:delText>|                                  |</w:delText>
              </w:r>
            </w:del>
          </w:p>
          <w:p w14:paraId="2D95015F" w14:textId="77777777" w:rsidR="002273C9" w:rsidRPr="002273C9" w:rsidDel="00201834" w:rsidRDefault="002273C9" w:rsidP="002273C9">
            <w:pPr>
              <w:spacing w:after="160" w:line="259" w:lineRule="auto"/>
              <w:rPr>
                <w:del w:id="2249" w:author="Fabienne Schmaus" w:date="2026-05-04T10:09:00Z" w16du:dateUtc="2026-05-04T08:09:00Z"/>
                <w:rFonts w:cstheme="minorHAnsi"/>
              </w:rPr>
            </w:pPr>
            <w:del w:id="2250" w:author="Fabienne Schmaus" w:date="2026-05-04T10:09:00Z" w16du:dateUtc="2026-05-04T08:09:00Z">
              <w:r w:rsidRPr="002273C9" w:rsidDel="00201834">
                <w:rPr>
                  <w:rFonts w:cstheme="minorHAnsi"/>
                </w:rPr>
                <w:delText>|                                  |</w:delText>
              </w:r>
            </w:del>
          </w:p>
          <w:p w14:paraId="48626C15" w14:textId="77777777" w:rsidR="002273C9" w:rsidRPr="002273C9" w:rsidDel="00201834" w:rsidRDefault="002273C9" w:rsidP="002273C9">
            <w:pPr>
              <w:spacing w:after="160" w:line="259" w:lineRule="auto"/>
              <w:rPr>
                <w:del w:id="2251" w:author="Fabienne Schmaus" w:date="2026-05-04T10:09:00Z" w16du:dateUtc="2026-05-04T08:09:00Z"/>
                <w:rFonts w:cstheme="minorHAnsi"/>
              </w:rPr>
            </w:pPr>
            <w:del w:id="2252" w:author="Fabienne Schmaus" w:date="2026-05-04T10:09:00Z" w16du:dateUtc="2026-05-04T08:09:00Z">
              <w:r w:rsidRPr="002273C9" w:rsidDel="00201834">
                <w:rPr>
                  <w:rFonts w:cstheme="minorHAnsi"/>
                </w:rPr>
                <w:delText>+----------------------------------+</w:delText>
              </w:r>
            </w:del>
          </w:p>
          <w:p w14:paraId="08F8C3E2" w14:textId="77777777" w:rsidR="002273C9" w:rsidRPr="002273C9" w:rsidRDefault="002273C9" w:rsidP="002273C9">
            <w:pPr>
              <w:rPr>
                <w:rFonts w:cstheme="minorHAnsi"/>
              </w:rPr>
            </w:pPr>
          </w:p>
          <w:p w14:paraId="7297585F" w14:textId="77777777" w:rsidR="002273C9" w:rsidRPr="002273C9" w:rsidRDefault="002273C9" w:rsidP="002273C9">
            <w:pPr>
              <w:rPr>
                <w:rFonts w:cstheme="minorHAnsi"/>
              </w:rPr>
            </w:pPr>
          </w:p>
          <w:p w14:paraId="6E5C6AAA" w14:textId="77777777" w:rsidR="002273C9" w:rsidRPr="002273C9" w:rsidRDefault="002273C9" w:rsidP="002273C9">
            <w:pPr>
              <w:rPr>
                <w:rFonts w:cstheme="minorHAnsi"/>
              </w:rPr>
            </w:pPr>
          </w:p>
          <w:p w14:paraId="0A492FB9" w14:textId="77777777" w:rsidR="002273C9" w:rsidRPr="002273C9" w:rsidRDefault="002273C9" w:rsidP="002273C9">
            <w:pPr>
              <w:rPr>
                <w:rFonts w:cstheme="minorHAnsi"/>
              </w:rPr>
            </w:pPr>
          </w:p>
          <w:p w14:paraId="4C850F3C" w14:textId="77777777" w:rsidR="002273C9" w:rsidRPr="002273C9" w:rsidRDefault="002273C9" w:rsidP="002273C9">
            <w:pPr>
              <w:rPr>
                <w:rFonts w:cstheme="minorHAnsi"/>
              </w:rPr>
            </w:pPr>
          </w:p>
          <w:p w14:paraId="371951AB" w14:textId="77777777" w:rsidR="002273C9" w:rsidRPr="002273C9" w:rsidRDefault="002273C9" w:rsidP="002273C9">
            <w:pPr>
              <w:rPr>
                <w:rFonts w:cstheme="minorHAnsi"/>
              </w:rPr>
            </w:pPr>
          </w:p>
          <w:p w14:paraId="76DEE9AB" w14:textId="77777777" w:rsidR="002273C9" w:rsidRPr="002273C9" w:rsidRDefault="002273C9" w:rsidP="002273C9">
            <w:pPr>
              <w:rPr>
                <w:rFonts w:cstheme="minorHAnsi"/>
              </w:rPr>
            </w:pPr>
          </w:p>
          <w:p w14:paraId="22095B8F" w14:textId="77777777" w:rsidR="002273C9" w:rsidRPr="002273C9" w:rsidRDefault="002273C9" w:rsidP="002273C9">
            <w:pPr>
              <w:rPr>
                <w:rFonts w:cstheme="minorHAnsi"/>
              </w:rPr>
            </w:pPr>
          </w:p>
          <w:p w14:paraId="15CC7470" w14:textId="77777777" w:rsidR="002273C9" w:rsidRPr="002273C9" w:rsidRDefault="002273C9" w:rsidP="002273C9">
            <w:pPr>
              <w:rPr>
                <w:rFonts w:cstheme="minorHAnsi"/>
              </w:rPr>
            </w:pPr>
          </w:p>
          <w:p w14:paraId="55DF6610" w14:textId="77777777" w:rsidR="002273C9" w:rsidRPr="002273C9" w:rsidRDefault="002273C9" w:rsidP="002273C9">
            <w:pPr>
              <w:rPr>
                <w:rFonts w:cstheme="minorHAnsi"/>
              </w:rPr>
            </w:pPr>
          </w:p>
          <w:p w14:paraId="0899DB00" w14:textId="77777777" w:rsidR="002273C9" w:rsidRPr="002273C9" w:rsidRDefault="002273C9" w:rsidP="002273C9">
            <w:pPr>
              <w:rPr>
                <w:rFonts w:cstheme="minorHAnsi"/>
              </w:rPr>
            </w:pPr>
          </w:p>
          <w:p w14:paraId="721B83B4" w14:textId="77777777" w:rsidR="002273C9" w:rsidRPr="002273C9" w:rsidRDefault="002273C9" w:rsidP="002273C9">
            <w:pPr>
              <w:rPr>
                <w:rFonts w:cstheme="minorHAnsi"/>
              </w:rPr>
            </w:pPr>
          </w:p>
          <w:p w14:paraId="3D0F24FF" w14:textId="77777777" w:rsidR="002273C9" w:rsidRPr="002273C9" w:rsidRDefault="002273C9" w:rsidP="002273C9">
            <w:pPr>
              <w:rPr>
                <w:rFonts w:cstheme="minorHAnsi"/>
              </w:rPr>
            </w:pPr>
          </w:p>
          <w:p w14:paraId="15554B06" w14:textId="730E79F5" w:rsidR="002273C9" w:rsidRPr="002273C9" w:rsidRDefault="002273C9" w:rsidP="002273C9">
            <w:pPr>
              <w:rPr>
                <w:rFonts w:cstheme="minorHAnsi"/>
                <w:b/>
                <w:bCs/>
              </w:rPr>
            </w:pPr>
            <w:r w:rsidRPr="002273C9">
              <w:rPr>
                <w:rFonts w:cstheme="minorHAnsi"/>
              </w:rPr>
              <w:t>Mein Name: _________________</w:t>
            </w:r>
          </w:p>
        </w:tc>
      </w:tr>
    </w:tbl>
    <w:p w14:paraId="297654CE" w14:textId="5B3E08ED" w:rsidR="0013787D" w:rsidRPr="0013787D" w:rsidDel="00E91F4B" w:rsidRDefault="0013787D" w:rsidP="0013787D">
      <w:pPr>
        <w:rPr>
          <w:del w:id="2253" w:author="Fabienne Schmaus" w:date="2026-04-30T17:50:00Z" w16du:dateUtc="2026-04-30T15:50:00Z"/>
          <w:rFonts w:cstheme="minorHAnsi"/>
        </w:rPr>
      </w:pPr>
    </w:p>
    <w:p w14:paraId="3BA031E3" w14:textId="75E94C14" w:rsidR="0013787D" w:rsidRPr="0013787D" w:rsidDel="00E91F4B" w:rsidRDefault="0013787D" w:rsidP="0013787D">
      <w:pPr>
        <w:rPr>
          <w:del w:id="2254" w:author="Fabienne Schmaus" w:date="2026-04-30T17:50:00Z" w16du:dateUtc="2026-04-30T15:50:00Z"/>
          <w:rFonts w:cstheme="minorHAnsi"/>
        </w:rPr>
      </w:pPr>
    </w:p>
    <w:p w14:paraId="0BA69D25" w14:textId="7F8F6284" w:rsidR="0013787D" w:rsidRPr="0013787D" w:rsidDel="00E91F4B" w:rsidRDefault="0013787D" w:rsidP="0013787D">
      <w:pPr>
        <w:rPr>
          <w:del w:id="2255" w:author="Fabienne Schmaus" w:date="2026-04-30T17:50:00Z" w16du:dateUtc="2026-04-30T15:50:00Z"/>
          <w:rFonts w:cstheme="minorHAnsi"/>
        </w:rPr>
      </w:pPr>
    </w:p>
    <w:p w14:paraId="11E75974" w14:textId="16F6BBA8" w:rsidR="0013787D" w:rsidRPr="0013787D" w:rsidDel="00E91F4B" w:rsidRDefault="0013787D" w:rsidP="0013787D">
      <w:pPr>
        <w:rPr>
          <w:del w:id="2256" w:author="Fabienne Schmaus" w:date="2026-04-30T17:50:00Z" w16du:dateUtc="2026-04-30T15:50:00Z"/>
          <w:rFonts w:cstheme="minorHAnsi"/>
        </w:rPr>
      </w:pPr>
    </w:p>
    <w:p w14:paraId="735F75C7" w14:textId="2178DA33" w:rsidR="0013787D" w:rsidRPr="0013787D" w:rsidDel="00E91F4B" w:rsidRDefault="0013787D" w:rsidP="0013787D">
      <w:pPr>
        <w:rPr>
          <w:del w:id="2257" w:author="Fabienne Schmaus" w:date="2026-04-30T17:50:00Z" w16du:dateUtc="2026-04-30T15:50:00Z"/>
          <w:rFonts w:cstheme="minorHAnsi"/>
        </w:rPr>
      </w:pPr>
    </w:p>
    <w:p w14:paraId="30364DCD" w14:textId="2CDDEFD6" w:rsidR="0013787D" w:rsidRPr="0013787D" w:rsidDel="00E91F4B" w:rsidRDefault="0013787D" w:rsidP="0013787D">
      <w:pPr>
        <w:rPr>
          <w:del w:id="2258" w:author="Fabienne Schmaus" w:date="2026-04-30T17:50:00Z" w16du:dateUtc="2026-04-30T15:50:00Z"/>
          <w:rFonts w:cstheme="minorHAnsi"/>
        </w:rPr>
      </w:pPr>
    </w:p>
    <w:p w14:paraId="2E538AB7" w14:textId="11281718" w:rsidR="0013787D" w:rsidRPr="0013787D" w:rsidDel="00E91F4B" w:rsidRDefault="0013787D" w:rsidP="0013787D">
      <w:pPr>
        <w:rPr>
          <w:del w:id="2259" w:author="Fabienne Schmaus" w:date="2026-04-30T17:50:00Z" w16du:dateUtc="2026-04-30T15:50:00Z"/>
          <w:rFonts w:cstheme="minorHAnsi"/>
        </w:rPr>
      </w:pPr>
    </w:p>
    <w:p w14:paraId="5CFFF02C" w14:textId="036B83EE" w:rsidR="007204FD" w:rsidRDefault="007204FD">
      <w:pPr>
        <w:rPr>
          <w:rFonts w:cstheme="minorHAnsi"/>
          <w:highlight w:val="yellow"/>
        </w:rPr>
      </w:pPr>
      <w:r>
        <w:rPr>
          <w:rFonts w:cstheme="minorHAnsi"/>
          <w:highlight w:val="yellow"/>
        </w:rPr>
        <w:br w:type="page"/>
      </w:r>
    </w:p>
    <w:p w14:paraId="3AB916B8" w14:textId="1278826F" w:rsidR="00DD3005" w:rsidRPr="007204FD" w:rsidRDefault="00DD3005" w:rsidP="00DD3005">
      <w:pPr>
        <w:rPr>
          <w:rFonts w:cstheme="minorHAnsi"/>
          <w:rPrChange w:id="2260" w:author="Fabienne Schmaus" w:date="2026-04-30T17:08:00Z" w16du:dateUtc="2026-04-30T15:08:00Z">
            <w:rPr>
              <w:rFonts w:cstheme="minorHAnsi"/>
              <w:color w:val="EE0000"/>
            </w:rPr>
          </w:rPrChange>
        </w:rPr>
      </w:pPr>
      <w:r w:rsidRPr="007204FD">
        <w:rPr>
          <w:rFonts w:cstheme="minorHAnsi"/>
          <w:highlight w:val="yellow"/>
          <w:rPrChange w:id="2261" w:author="Fabienne Schmaus" w:date="2026-04-30T17:08:00Z" w16du:dateUtc="2026-04-30T15:08:00Z">
            <w:rPr>
              <w:rFonts w:cstheme="minorHAnsi"/>
              <w:color w:val="EE0000"/>
              <w:highlight w:val="yellow"/>
            </w:rPr>
          </w:rPrChange>
        </w:rPr>
        <w:lastRenderedPageBreak/>
        <w:t xml:space="preserve">((Seite </w:t>
      </w:r>
      <w:r w:rsidR="007204FD">
        <w:rPr>
          <w:rFonts w:cstheme="minorHAnsi"/>
          <w:highlight w:val="yellow"/>
        </w:rPr>
        <w:t>xx</w:t>
      </w:r>
      <w:del w:id="2262" w:author="Fabienne Schmaus" w:date="2026-04-30T17:08:00Z" w16du:dateUtc="2026-04-30T15:08:00Z">
        <w:r w:rsidR="003F1E39" w:rsidRPr="007204FD" w:rsidDel="007204FD">
          <w:rPr>
            <w:rFonts w:cstheme="minorHAnsi"/>
            <w:highlight w:val="yellow"/>
            <w:rPrChange w:id="2263"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2264" w:author="Fabienne Schmaus" w:date="2026-04-30T17:08:00Z" w16du:dateUtc="2026-04-30T15:08:00Z">
            <w:rPr>
              <w:rFonts w:cstheme="minorHAnsi"/>
              <w:color w:val="EE0000"/>
              <w:highlight w:val="yellow"/>
            </w:rPr>
          </w:rPrChange>
        </w:rPr>
        <w:t>))</w:t>
      </w:r>
    </w:p>
    <w:bookmarkEnd w:id="1263"/>
    <w:p w14:paraId="11966671" w14:textId="0DCFF60F" w:rsidR="0027013C" w:rsidRPr="007D7FE0" w:rsidDel="007204FD" w:rsidRDefault="0027013C" w:rsidP="0027013C">
      <w:pPr>
        <w:rPr>
          <w:del w:id="2265" w:author="Fabienne Schmaus" w:date="2026-04-30T17:08:00Z" w16du:dateUtc="2026-04-30T15:08:00Z"/>
          <w:rFonts w:cstheme="minorHAnsi"/>
          <w:color w:val="EE0000"/>
        </w:rPr>
      </w:pPr>
      <w:del w:id="2266" w:author="Fabienne Schmaus" w:date="2026-04-30T17:08:00Z" w16du:dateUtc="2026-04-30T15:08:00Z">
        <w:r w:rsidRPr="007D7FE0" w:rsidDel="007204FD">
          <w:rPr>
            <w:rFonts w:cstheme="minorHAnsi"/>
            <w:color w:val="EE0000"/>
            <w:highlight w:val="yellow"/>
          </w:rPr>
          <w:delText>((Seite 2</w:delText>
        </w:r>
        <w:r w:rsidR="00D21301" w:rsidRPr="007D7FE0" w:rsidDel="007204FD">
          <w:rPr>
            <w:rFonts w:cstheme="minorHAnsi"/>
            <w:color w:val="EE0000"/>
            <w:highlight w:val="yellow"/>
          </w:rPr>
          <w:delText>4</w:delText>
        </w:r>
        <w:r w:rsidRPr="007D7FE0" w:rsidDel="007204FD">
          <w:rPr>
            <w:rFonts w:cstheme="minorHAnsi"/>
            <w:color w:val="EE0000"/>
            <w:highlight w:val="yellow"/>
          </w:rPr>
          <w:delText>))</w:delText>
        </w:r>
      </w:del>
    </w:p>
    <w:p w14:paraId="2B56ABE9" w14:textId="36C9BF0A" w:rsidR="00F56CA3" w:rsidDel="00C6608C" w:rsidRDefault="00F76E66" w:rsidP="00F76E66">
      <w:pPr>
        <w:spacing w:after="0" w:line="276" w:lineRule="auto"/>
        <w:rPr>
          <w:del w:id="2267" w:author="Fabienne Schmaus" w:date="2026-04-30T17:18:00Z" w16du:dateUtc="2026-04-30T15:18:00Z"/>
          <w:rFonts w:cstheme="minorHAnsi"/>
          <w:b/>
          <w:bCs/>
          <w:color w:val="000000" w:themeColor="text1"/>
          <w:sz w:val="24"/>
          <w:szCs w:val="24"/>
        </w:rPr>
      </w:pPr>
      <w:del w:id="2268" w:author="Fabienne Schmaus" w:date="2026-04-30T17:18:00Z" w16du:dateUtc="2026-04-30T15:18:00Z">
        <w:r w:rsidRPr="001A39D1" w:rsidDel="00C6608C">
          <w:rPr>
            <w:rFonts w:cstheme="minorHAnsi"/>
            <w:b/>
            <w:bCs/>
            <w:color w:val="000000" w:themeColor="text1"/>
            <w:sz w:val="24"/>
            <w:szCs w:val="24"/>
          </w:rPr>
          <w:delText>Anhang</w:delText>
        </w:r>
        <w:r w:rsidR="00F936EB" w:rsidRPr="001A39D1" w:rsidDel="00C6608C">
          <w:rPr>
            <w:rFonts w:cstheme="minorHAnsi"/>
            <w:b/>
            <w:bCs/>
            <w:color w:val="000000" w:themeColor="text1"/>
            <w:sz w:val="24"/>
            <w:szCs w:val="24"/>
          </w:rPr>
          <w:delText xml:space="preserve"> </w:delText>
        </w:r>
      </w:del>
    </w:p>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33" w:history="1">
              <w:r w:rsidR="000A155D" w:rsidRPr="00C6608C">
                <w:rPr>
                  <w:rStyle w:val="Hyperlink"/>
                  <w:rFonts w:cstheme="minorHAnsi"/>
                  <w:color w:val="000000" w:themeColor="text1"/>
                  <w:u w:val="none"/>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61475CE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F0300B">
              <w:rPr>
                <w:rFonts w:cstheme="minorHAnsi"/>
                <w:color w:val="000000" w:themeColor="text1"/>
              </w:rPr>
              <w:t>„</w:t>
            </w:r>
            <w:r w:rsidRPr="001A39D1">
              <w:rPr>
                <w:rFonts w:cstheme="minorHAnsi"/>
                <w:color w:val="000000" w:themeColor="text1"/>
              </w:rPr>
              <w:t>Stimme voll zu</w:t>
            </w:r>
            <w:r w:rsidR="00F0300B">
              <w:rPr>
                <w:rFonts w:cstheme="minorHAnsi"/>
                <w:color w:val="000000" w:themeColor="text1"/>
              </w:rPr>
              <w:t>“</w:t>
            </w:r>
            <w:r w:rsidRPr="001A39D1">
              <w:rPr>
                <w:rFonts w:cstheme="minorHAnsi"/>
                <w:color w:val="000000" w:themeColor="text1"/>
              </w:rPr>
              <w:t xml:space="preserve">, das andere mit </w:t>
            </w:r>
            <w:r w:rsidR="00F0300B">
              <w:rPr>
                <w:rFonts w:cstheme="minorHAnsi"/>
                <w:color w:val="000000" w:themeColor="text1"/>
              </w:rPr>
              <w:t>„</w:t>
            </w:r>
            <w:r w:rsidRPr="001A39D1">
              <w:rPr>
                <w:rFonts w:cstheme="minorHAnsi"/>
                <w:color w:val="000000" w:themeColor="text1"/>
              </w:rPr>
              <w:t>Stimme gar nicht zu</w:t>
            </w:r>
            <w:r w:rsidR="00F0300B">
              <w:rPr>
                <w:rFonts w:cstheme="minorHAnsi"/>
                <w:color w:val="000000" w:themeColor="text1"/>
              </w:rPr>
              <w:t>“</w:t>
            </w:r>
            <w:r w:rsidRPr="001A39D1">
              <w:rPr>
                <w:rFonts w:cstheme="minorHAnsi"/>
                <w:color w:val="000000" w:themeColor="text1"/>
              </w:rPr>
              <w:t xml:space="preserve"> und die Mitte mit </w:t>
            </w:r>
            <w:r w:rsidR="00F0300B">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F0300B">
              <w:rPr>
                <w:rFonts w:cstheme="minorHAnsi"/>
                <w:color w:val="000000" w:themeColor="text1"/>
              </w:rPr>
              <w:t>“</w:t>
            </w:r>
            <w:r w:rsidRPr="001A39D1">
              <w:rPr>
                <w:rFonts w:cstheme="minorHAnsi"/>
                <w:color w:val="000000" w:themeColor="text1"/>
              </w:rPr>
              <w:t xml:space="preserve">. </w:t>
            </w:r>
          </w:p>
          <w:p w14:paraId="1016DD79" w14:textId="45300AEF" w:rsidR="00BF0E75" w:rsidRPr="001A39D1"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 (hier:</w:t>
            </w:r>
            <w:r w:rsidRPr="001A39D1">
              <w:rPr>
                <w:rFonts w:cstheme="minorHAnsi"/>
                <w:color w:val="000000" w:themeColor="text1"/>
              </w:rPr>
              <w:t xml:space="preserve"> </w:t>
            </w:r>
            <w:r w:rsidR="00F0300B">
              <w:rPr>
                <w:rFonts w:cstheme="minorHAnsi"/>
                <w:color w:val="000000" w:themeColor="text1"/>
              </w:rPr>
              <w:t>„</w:t>
            </w:r>
            <w:r w:rsidR="00D96127" w:rsidRPr="00D96127">
              <w:rPr>
                <w:rFonts w:cstheme="minorHAnsi"/>
                <w:color w:val="000000" w:themeColor="text1"/>
              </w:rPr>
              <w:t>Ein authentisches Profil ist wichtiger</w:t>
            </w:r>
            <w:r w:rsidR="00C6608C">
              <w:rPr>
                <w:rFonts w:cstheme="minorHAnsi"/>
                <w:color w:val="000000" w:themeColor="text1"/>
              </w:rPr>
              <w:t xml:space="preserve"> </w:t>
            </w:r>
            <w:r w:rsidR="00D96127" w:rsidRPr="00D96127">
              <w:rPr>
                <w:rFonts w:cstheme="minorHAnsi"/>
                <w:color w:val="000000" w:themeColor="text1"/>
              </w:rPr>
              <w:t>als ein perfektes</w:t>
            </w:r>
            <w:r w:rsidR="00D96127">
              <w:rPr>
                <w:rFonts w:cstheme="minorHAnsi"/>
                <w:color w:val="000000" w:themeColor="text1"/>
              </w:rPr>
              <w:t>.</w:t>
            </w:r>
            <w:r w:rsidR="00F0300B">
              <w:rPr>
                <w:rFonts w:cstheme="minorHAnsi"/>
                <w:color w:val="000000" w:themeColor="text1"/>
              </w:rPr>
              <w:t>“</w:t>
            </w:r>
            <w:r w:rsidR="00F936EB" w:rsidRPr="001A39D1">
              <w:rPr>
                <w:rFonts w:cstheme="minorHAnsi"/>
                <w:color w:val="000000" w:themeColor="text1"/>
              </w:rPr>
              <w:t>)</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521044BC"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F0300B">
              <w:rPr>
                <w:rFonts w:cstheme="minorHAnsi"/>
                <w:color w:val="000000" w:themeColor="text1"/>
              </w:rPr>
              <w:t>„</w:t>
            </w:r>
            <w:r w:rsidRPr="001A39D1">
              <w:rPr>
                <w:rFonts w:cstheme="minorHAnsi"/>
                <w:color w:val="000000" w:themeColor="text1"/>
              </w:rPr>
              <w:t>Warum stehst du dort?</w:t>
            </w:r>
            <w:r w:rsidR="00F0300B">
              <w:rPr>
                <w:rFonts w:cstheme="minorHAnsi"/>
                <w:color w:val="000000" w:themeColor="text1"/>
              </w:rPr>
              <w:t>“</w:t>
            </w:r>
          </w:p>
          <w:p w14:paraId="590C8418" w14:textId="05B0331E"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 xml:space="preserve">wird gefragt: </w:t>
            </w:r>
            <w:r w:rsidR="00F0300B">
              <w:rPr>
                <w:rFonts w:cstheme="minorHAnsi"/>
                <w:color w:val="000000" w:themeColor="text1"/>
              </w:rPr>
              <w:t>„</w:t>
            </w:r>
            <w:r w:rsidR="000A155D" w:rsidRPr="001A39D1">
              <w:rPr>
                <w:rFonts w:cstheme="minorHAnsi"/>
                <w:color w:val="000000" w:themeColor="text1"/>
              </w:rPr>
              <w:t>Hat ein Argument jemanden dazu gebracht, seinen Platz zu wechseln?</w:t>
            </w:r>
            <w:r w:rsidR="00F0300B">
              <w:rPr>
                <w:rFonts w:cstheme="minorHAnsi"/>
                <w:color w:val="000000" w:themeColor="text1"/>
              </w:rPr>
              <w:t>“</w:t>
            </w:r>
            <w:r w:rsidR="000A155D" w:rsidRPr="001A39D1">
              <w:rPr>
                <w:rFonts w:cstheme="minorHAnsi"/>
                <w:color w:val="000000" w:themeColor="text1"/>
              </w:rPr>
              <w:t xml:space="preserve"> Ein Positionswechsel ist ausdrücklich erlaubt und wird wertgeschätzt.</w:t>
            </w:r>
          </w:p>
          <w:p w14:paraId="50345F37" w14:textId="59ABE435"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F936EB" w:rsidRPr="001A39D1">
              <w:rPr>
                <w:rFonts w:cstheme="minorHAnsi"/>
                <w:color w:val="000000" w:themeColor="text1"/>
              </w:rPr>
              <w:t xml:space="preserve"> (hier:</w:t>
            </w:r>
            <w:r w:rsidR="000A155D" w:rsidRPr="001A39D1">
              <w:rPr>
                <w:rFonts w:cstheme="minorHAnsi"/>
                <w:color w:val="000000" w:themeColor="text1"/>
              </w:rPr>
              <w:t xml:space="preserve"> </w:t>
            </w:r>
            <w:r w:rsidR="00F0300B">
              <w:rPr>
                <w:rFonts w:cstheme="minorHAnsi"/>
                <w:color w:val="000000" w:themeColor="text1"/>
              </w:rPr>
              <w:t>„</w:t>
            </w:r>
            <w:r w:rsidR="000A155D" w:rsidRPr="001A39D1">
              <w:rPr>
                <w:rFonts w:cstheme="minorHAnsi"/>
                <w:color w:val="000000" w:themeColor="text1"/>
              </w:rPr>
              <w:t>Die KI kann alles sein – außer ein Gegenüber.</w:t>
            </w:r>
            <w:r w:rsidR="00F0300B">
              <w:rPr>
                <w:rFonts w:cstheme="minorHAnsi"/>
                <w:color w:val="000000" w:themeColor="text1"/>
              </w:rPr>
              <w:t>“</w:t>
            </w:r>
            <w:r w:rsidR="00F936EB" w:rsidRPr="001A39D1">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7DAD6EA9"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F0300B">
              <w:rPr>
                <w:rFonts w:cstheme="minorHAnsi"/>
                <w:color w:val="000000" w:themeColor="text1"/>
              </w:rPr>
              <w:t>„</w:t>
            </w:r>
            <w:r w:rsidRPr="001A39D1">
              <w:rPr>
                <w:rFonts w:cstheme="minorHAnsi"/>
                <w:color w:val="000000" w:themeColor="text1"/>
              </w:rPr>
              <w:t>richtige</w:t>
            </w:r>
            <w:r w:rsidR="00F0300B">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553FA643" w14:textId="596B2BCF" w:rsidR="00160CD3" w:rsidRDefault="00160CD3" w:rsidP="00160CD3">
      <w:pPr>
        <w:rPr>
          <w:ins w:id="2269" w:author="Fabienne Schmaus" w:date="2026-05-04T10:23:00Z" w16du:dateUtc="2026-05-04T08:23:00Z"/>
          <w:rFonts w:cstheme="minorHAnsi"/>
          <w:highlight w:val="yellow"/>
        </w:rPr>
      </w:pPr>
    </w:p>
    <w:p w14:paraId="7F7C92DD" w14:textId="77777777" w:rsidR="00160CD3" w:rsidRDefault="00160CD3">
      <w:pPr>
        <w:rPr>
          <w:rFonts w:cstheme="minorHAnsi"/>
          <w:highlight w:val="yellow"/>
        </w:rPr>
      </w:pPr>
      <w:ins w:id="2270" w:author="Fabienne Schmaus" w:date="2026-05-04T10:23:00Z" w16du:dateUtc="2026-05-04T08:23:00Z">
        <w:r>
          <w:rPr>
            <w:rFonts w:cstheme="minorHAnsi"/>
            <w:highlight w:val="yellow"/>
          </w:rPr>
          <w:br w:type="page"/>
        </w:r>
      </w:ins>
    </w:p>
    <w:p w14:paraId="4BEE5EED" w14:textId="77777777" w:rsidR="00160CD3" w:rsidRPr="001955DF" w:rsidRDefault="00160CD3" w:rsidP="00160CD3">
      <w:pPr>
        <w:rPr>
          <w:ins w:id="2271" w:author="Fabienne Schmaus" w:date="2026-04-30T17:16:00Z" w16du:dateUtc="2026-04-30T15:16:00Z"/>
          <w:rFonts w:cstheme="minorHAnsi"/>
        </w:rPr>
      </w:pPr>
      <w:ins w:id="2272" w:author="Fabienne Schmaus" w:date="2026-04-30T17:16:00Z" w16du:dateUtc="2026-04-30T15:16:00Z">
        <w:r w:rsidRPr="001955DF">
          <w:rPr>
            <w:rFonts w:cstheme="minorHAnsi"/>
            <w:highlight w:val="yellow"/>
          </w:rPr>
          <w:lastRenderedPageBreak/>
          <w:t xml:space="preserve">((Seite </w:t>
        </w:r>
        <w:r>
          <w:rPr>
            <w:rFonts w:cstheme="minorHAnsi"/>
            <w:highlight w:val="yellow"/>
          </w:rPr>
          <w:t>xx</w:t>
        </w:r>
        <w:r w:rsidRPr="001955DF">
          <w:rPr>
            <w:rFonts w:cstheme="minorHAnsi"/>
            <w:highlight w:val="yellow"/>
          </w:rPr>
          <w:t>))</w:t>
        </w:r>
      </w:ins>
    </w:p>
    <w:p w14:paraId="12BC9AA5" w14:textId="1E093A50" w:rsidR="00160CD3" w:rsidRPr="00C6608C" w:rsidRDefault="00160CD3" w:rsidP="00160CD3">
      <w:pPr>
        <w:spacing w:after="0" w:line="276" w:lineRule="auto"/>
        <w:rPr>
          <w:rFonts w:cstheme="minorHAnsi"/>
          <w:b/>
          <w:bCs/>
          <w:sz w:val="24"/>
          <w:szCs w:val="24"/>
          <w:rPrChange w:id="2273" w:author="Fabienne Schmaus" w:date="2026-04-30T17:17:00Z" w16du:dateUtc="2026-04-30T15:17:00Z">
            <w:rPr>
              <w:rFonts w:cstheme="minorHAnsi"/>
              <w:b/>
              <w:bCs/>
              <w:color w:val="000000" w:themeColor="text1"/>
            </w:rPr>
          </w:rPrChange>
        </w:rPr>
      </w:pPr>
      <w:r w:rsidRPr="00C6608C">
        <w:rPr>
          <w:rFonts w:cstheme="minorHAnsi"/>
          <w:b/>
          <w:bCs/>
          <w:sz w:val="24"/>
          <w:szCs w:val="24"/>
          <w:rPrChange w:id="2274" w:author="Fabienne Schmaus" w:date="2026-04-30T17:17:00Z" w16du:dateUtc="2026-04-30T15:17:00Z">
            <w:rPr>
              <w:rFonts w:cstheme="minorHAnsi"/>
              <w:b/>
              <w:bCs/>
              <w:color w:val="000000" w:themeColor="text1"/>
            </w:rPr>
          </w:rPrChange>
        </w:rPr>
        <w:t xml:space="preserve">Anhang </w:t>
      </w:r>
      <w:del w:id="2275" w:author="Fabienne Schmaus" w:date="2026-05-04T10:30:00Z" w16du:dateUtc="2026-05-04T08:30:00Z">
        <w:r w:rsidRPr="00C6608C" w:rsidDel="00160CD3">
          <w:rPr>
            <w:rFonts w:cstheme="minorHAnsi"/>
            <w:b/>
            <w:bCs/>
            <w:sz w:val="24"/>
            <w:szCs w:val="24"/>
            <w:rPrChange w:id="2276" w:author="Fabienne Schmaus" w:date="2026-04-30T17:17:00Z" w16du:dateUtc="2026-04-30T15:17:00Z">
              <w:rPr>
                <w:rFonts w:cstheme="minorHAnsi"/>
                <w:b/>
                <w:bCs/>
                <w:color w:val="000000" w:themeColor="text1"/>
              </w:rPr>
            </w:rPrChange>
          </w:rPr>
          <w:delText xml:space="preserve">3 </w:delText>
        </w:r>
      </w:del>
      <w:ins w:id="2277" w:author="Fabienne Schmaus" w:date="2026-05-04T10:30:00Z" w16du:dateUtc="2026-05-04T08:30:00Z">
        <w:r>
          <w:rPr>
            <w:rFonts w:cstheme="minorHAnsi"/>
            <w:b/>
            <w:bCs/>
            <w:sz w:val="24"/>
            <w:szCs w:val="24"/>
          </w:rPr>
          <w:t>2</w:t>
        </w:r>
        <w:r w:rsidRPr="00C6608C">
          <w:rPr>
            <w:rFonts w:cstheme="minorHAnsi"/>
            <w:b/>
            <w:bCs/>
            <w:sz w:val="24"/>
            <w:szCs w:val="24"/>
            <w:rPrChange w:id="2278" w:author="Fabienne Schmaus" w:date="2026-04-30T17:17:00Z" w16du:dateUtc="2026-04-30T15:17:00Z">
              <w:rPr>
                <w:rFonts w:cstheme="minorHAnsi"/>
                <w:b/>
                <w:bCs/>
                <w:color w:val="000000" w:themeColor="text1"/>
              </w:rPr>
            </w:rPrChange>
          </w:rPr>
          <w:t xml:space="preserve"> </w:t>
        </w:r>
      </w:ins>
      <w:r w:rsidRPr="00C6608C">
        <w:rPr>
          <w:rFonts w:cstheme="minorHAnsi"/>
          <w:b/>
          <w:bCs/>
          <w:sz w:val="24"/>
          <w:szCs w:val="24"/>
          <w:rPrChange w:id="2279" w:author="Fabienne Schmaus" w:date="2026-04-30T17:17:00Z" w16du:dateUtc="2026-04-30T15:17:00Z">
            <w:rPr>
              <w:rFonts w:cstheme="minorHAnsi"/>
              <w:b/>
              <w:bCs/>
              <w:color w:val="000000" w:themeColor="text1"/>
            </w:rPr>
          </w:rPrChange>
        </w:rPr>
        <w:t xml:space="preserve">– Die 5 </w:t>
      </w:r>
      <w:commentRangeStart w:id="2280"/>
      <w:commentRangeStart w:id="2281"/>
      <w:r w:rsidRPr="00C6608C">
        <w:rPr>
          <w:rFonts w:cstheme="minorHAnsi"/>
          <w:b/>
          <w:bCs/>
          <w:sz w:val="24"/>
          <w:szCs w:val="24"/>
          <w:rPrChange w:id="2282" w:author="Fabienne Schmaus" w:date="2026-04-30T17:17:00Z" w16du:dateUtc="2026-04-30T15:17:00Z">
            <w:rPr>
              <w:rFonts w:cstheme="minorHAnsi"/>
              <w:b/>
              <w:bCs/>
              <w:color w:val="000000" w:themeColor="text1"/>
            </w:rPr>
          </w:rPrChange>
        </w:rPr>
        <w:t>Bausteine</w:t>
      </w:r>
      <w:commentRangeEnd w:id="2280"/>
      <w:r w:rsidRPr="00C6608C">
        <w:rPr>
          <w:rStyle w:val="Kommentarzeichen"/>
          <w:rFonts w:cstheme="minorHAnsi"/>
          <w:b/>
          <w:bCs/>
          <w:sz w:val="24"/>
          <w:szCs w:val="24"/>
          <w:rPrChange w:id="2283" w:author="Fabienne Schmaus" w:date="2026-04-30T17:17:00Z" w16du:dateUtc="2026-04-30T15:17:00Z">
            <w:rPr>
              <w:rStyle w:val="Kommentarzeichen"/>
              <w:rFonts w:cstheme="minorHAnsi"/>
              <w:b/>
              <w:bCs/>
              <w:color w:val="000000" w:themeColor="text1"/>
              <w:sz w:val="22"/>
              <w:szCs w:val="22"/>
            </w:rPr>
          </w:rPrChange>
        </w:rPr>
        <w:commentReference w:id="2280"/>
      </w:r>
      <w:commentRangeEnd w:id="2281"/>
      <w:r w:rsidRPr="00C6608C">
        <w:rPr>
          <w:rStyle w:val="Kommentarzeichen"/>
          <w:rFonts w:cstheme="minorHAnsi"/>
          <w:b/>
          <w:bCs/>
          <w:sz w:val="24"/>
          <w:szCs w:val="24"/>
          <w:rPrChange w:id="2284" w:author="Fabienne Schmaus" w:date="2026-04-30T17:17:00Z" w16du:dateUtc="2026-04-30T15:17:00Z">
            <w:rPr>
              <w:rStyle w:val="Kommentarzeichen"/>
              <w:rFonts w:cstheme="minorHAnsi"/>
              <w:b/>
              <w:bCs/>
              <w:color w:val="000000" w:themeColor="text1"/>
              <w:sz w:val="22"/>
              <w:szCs w:val="22"/>
            </w:rPr>
          </w:rPrChange>
        </w:rPr>
        <w:commentReference w:id="2281"/>
      </w:r>
    </w:p>
    <w:p w14:paraId="688558AC" w14:textId="77777777" w:rsidR="00160CD3" w:rsidRPr="00C6608C" w:rsidRDefault="00160CD3" w:rsidP="00160CD3">
      <w:pPr>
        <w:spacing w:after="0" w:line="276" w:lineRule="auto"/>
        <w:rPr>
          <w:rFonts w:cstheme="minorHAnsi"/>
          <w:rPrChange w:id="2285" w:author="Fabienne Schmaus" w:date="2026-04-30T17:17:00Z" w16du:dateUtc="2026-04-30T15:17:00Z">
            <w:rPr>
              <w:rFonts w:cstheme="minorHAnsi"/>
              <w:color w:val="EE0000"/>
            </w:rPr>
          </w:rPrChange>
        </w:rPr>
      </w:pPr>
    </w:p>
    <w:p w14:paraId="5EA7A92E" w14:textId="77777777" w:rsidR="00160CD3" w:rsidRPr="00C6608C" w:rsidRDefault="00160CD3" w:rsidP="00160CD3">
      <w:pPr>
        <w:spacing w:after="0" w:line="276" w:lineRule="auto"/>
        <w:rPr>
          <w:rFonts w:cstheme="minorHAnsi"/>
          <w:rPrChange w:id="2286" w:author="Fabienne Schmaus" w:date="2026-04-30T17:17:00Z" w16du:dateUtc="2026-04-30T15:17:00Z">
            <w:rPr>
              <w:rFonts w:cstheme="minorHAnsi"/>
              <w:color w:val="EE0000"/>
            </w:rPr>
          </w:rPrChange>
        </w:rPr>
      </w:pPr>
      <w:r w:rsidRPr="00C6608C">
        <w:rPr>
          <w:rFonts w:cstheme="minorHAnsi"/>
          <w:noProof/>
          <w:rPrChange w:id="2287" w:author="Fabienne Schmaus" w:date="2026-04-30T17:17:00Z" w16du:dateUtc="2026-04-30T15:17:00Z">
            <w:rPr>
              <w:rFonts w:cstheme="minorHAnsi"/>
              <w:noProof/>
              <w:color w:val="EE0000"/>
            </w:rPr>
          </w:rPrChange>
        </w:rPr>
        <w:drawing>
          <wp:inline distT="0" distB="0" distL="0" distR="0" wp14:anchorId="61123CB9" wp14:editId="13B07E72">
            <wp:extent cx="5659206" cy="7545788"/>
            <wp:effectExtent l="0" t="0" r="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34">
                      <a:extLst>
                        <a:ext uri="{28A0092B-C50C-407E-A947-70E740481C1C}">
                          <a14:useLocalDpi xmlns:a14="http://schemas.microsoft.com/office/drawing/2010/main" val="0"/>
                        </a:ext>
                      </a:extLst>
                    </a:blip>
                    <a:stretch>
                      <a:fillRect/>
                    </a:stretch>
                  </pic:blipFill>
                  <pic:spPr>
                    <a:xfrm>
                      <a:off x="0" y="0"/>
                      <a:ext cx="5666062" cy="7554930"/>
                    </a:xfrm>
                    <a:prstGeom prst="rect">
                      <a:avLst/>
                    </a:prstGeom>
                  </pic:spPr>
                </pic:pic>
              </a:graphicData>
            </a:graphic>
          </wp:inline>
        </w:drawing>
      </w:r>
    </w:p>
    <w:p w14:paraId="49E96C2B" w14:textId="77777777" w:rsidR="00160CD3" w:rsidRDefault="00160CD3">
      <w:pPr>
        <w:rPr>
          <w:ins w:id="2288" w:author="Fabienne Schmaus" w:date="2026-05-04T10:23:00Z" w16du:dateUtc="2026-05-04T08:23:00Z"/>
          <w:rFonts w:cstheme="minorHAnsi"/>
          <w:highlight w:val="yellow"/>
        </w:rPr>
      </w:pPr>
    </w:p>
    <w:p w14:paraId="3866C39D" w14:textId="572E5886" w:rsidR="00160CD3" w:rsidRDefault="00160CD3">
      <w:pPr>
        <w:rPr>
          <w:rFonts w:cstheme="minorHAnsi"/>
          <w:highlight w:val="yellow"/>
        </w:rPr>
      </w:pPr>
      <w:r>
        <w:rPr>
          <w:rFonts w:cstheme="minorHAnsi"/>
          <w:highlight w:val="yellow"/>
        </w:rPr>
        <w:br w:type="page"/>
      </w:r>
    </w:p>
    <w:p w14:paraId="2806E639" w14:textId="77777777" w:rsidR="00C6608C" w:rsidRPr="00C6608C" w:rsidDel="00C6608C" w:rsidRDefault="00C6608C" w:rsidP="008B2C9E">
      <w:pPr>
        <w:rPr>
          <w:del w:id="2289" w:author="Fabienne Schmaus" w:date="2026-04-30T17:18:00Z" w16du:dateUtc="2026-04-30T15:18:00Z"/>
          <w:rFonts w:cstheme="minorHAnsi"/>
          <w:highlight w:val="yellow"/>
        </w:rPr>
      </w:pPr>
    </w:p>
    <w:p w14:paraId="1E6DA444" w14:textId="72D0E8EF" w:rsidR="00C6608C" w:rsidRPr="00C6608C" w:rsidDel="002273C9" w:rsidRDefault="00C6608C" w:rsidP="00160CD3">
      <w:pPr>
        <w:rPr>
          <w:del w:id="2290" w:author="Fabienne Schmaus" w:date="2026-05-04T10:19:00Z" w16du:dateUtc="2026-05-04T08:19:00Z"/>
          <w:rFonts w:cstheme="minorHAnsi"/>
          <w:highlight w:val="yellow"/>
        </w:rPr>
      </w:pPr>
      <w:del w:id="2291" w:author="Fabienne Schmaus" w:date="2026-04-30T17:18:00Z" w16du:dateUtc="2026-04-30T15:18:00Z">
        <w:r w:rsidRPr="00C6608C" w:rsidDel="00C6608C">
          <w:rPr>
            <w:rFonts w:cstheme="minorHAnsi"/>
            <w:highlight w:val="yellow"/>
          </w:rPr>
          <w:br w:type="page"/>
        </w:r>
      </w:del>
    </w:p>
    <w:p w14:paraId="3F7831F1" w14:textId="14286129" w:rsidR="008B2C9E" w:rsidRPr="00C6608C" w:rsidRDefault="008B2C9E" w:rsidP="00160CD3">
      <w:pPr>
        <w:rPr>
          <w:rFonts w:cstheme="minorHAnsi"/>
        </w:rPr>
      </w:pPr>
      <w:r w:rsidRPr="00C6608C">
        <w:rPr>
          <w:rFonts w:cstheme="minorHAnsi"/>
          <w:highlight w:val="yellow"/>
        </w:rPr>
        <w:t xml:space="preserve">((Seite </w:t>
      </w:r>
      <w:del w:id="2292" w:author="Fabienne Schmaus" w:date="2026-05-04T10:22:00Z" w16du:dateUtc="2026-05-04T08:22:00Z">
        <w:r w:rsidRPr="00C6608C" w:rsidDel="00160CD3">
          <w:rPr>
            <w:rFonts w:cstheme="minorHAnsi"/>
            <w:highlight w:val="yellow"/>
          </w:rPr>
          <w:delText>2</w:delText>
        </w:r>
        <w:r w:rsidR="00D21301" w:rsidRPr="00C6608C" w:rsidDel="00160CD3">
          <w:rPr>
            <w:rFonts w:cstheme="minorHAnsi"/>
            <w:highlight w:val="yellow"/>
          </w:rPr>
          <w:delText>5</w:delText>
        </w:r>
      </w:del>
      <w:ins w:id="2293" w:author="Fabienne Schmaus" w:date="2026-05-04T10:22:00Z" w16du:dateUtc="2026-05-04T08:22:00Z">
        <w:r w:rsidR="00160CD3">
          <w:rPr>
            <w:rFonts w:cstheme="minorHAnsi"/>
            <w:highlight w:val="yellow"/>
          </w:rPr>
          <w:t>xx</w:t>
        </w:r>
      </w:ins>
      <w:r w:rsidRPr="00C6608C">
        <w:rPr>
          <w:rFonts w:cstheme="minorHAnsi"/>
          <w:highlight w:val="yellow"/>
        </w:rPr>
        <w:t>))</w:t>
      </w:r>
    </w:p>
    <w:p w14:paraId="54D666A2" w14:textId="0D508836" w:rsidR="00BF0E75" w:rsidRPr="00C6608C" w:rsidRDefault="00F76E66" w:rsidP="002273C9">
      <w:pPr>
        <w:rPr>
          <w:rFonts w:cstheme="minorHAnsi"/>
          <w:b/>
          <w:bCs/>
          <w:color w:val="000000" w:themeColor="text1"/>
          <w:sz w:val="24"/>
          <w:szCs w:val="24"/>
        </w:rPr>
        <w:pPrChange w:id="2294" w:author="Fabienne Schmaus" w:date="2026-05-04T10:19:00Z" w16du:dateUtc="2026-05-04T08:19:00Z">
          <w:pPr>
            <w:spacing w:after="0" w:line="276" w:lineRule="auto"/>
          </w:pPr>
        </w:pPrChange>
      </w:pPr>
      <w:r w:rsidRPr="00C6608C">
        <w:rPr>
          <w:rFonts w:cstheme="minorHAnsi"/>
          <w:b/>
          <w:bCs/>
          <w:color w:val="000000" w:themeColor="text1"/>
          <w:sz w:val="24"/>
          <w:szCs w:val="24"/>
        </w:rPr>
        <w:t xml:space="preserve">Anhang </w:t>
      </w:r>
      <w:del w:id="2295" w:author="Fabienne Schmaus" w:date="2026-05-04T10:30:00Z" w16du:dateUtc="2026-05-04T08:30:00Z">
        <w:r w:rsidRPr="00C6608C" w:rsidDel="00160CD3">
          <w:rPr>
            <w:rFonts w:cstheme="minorHAnsi"/>
            <w:b/>
            <w:bCs/>
            <w:color w:val="000000" w:themeColor="text1"/>
            <w:sz w:val="24"/>
            <w:szCs w:val="24"/>
          </w:rPr>
          <w:delText>2</w:delText>
        </w:r>
        <w:r w:rsidR="001A39D1" w:rsidRPr="00C6608C" w:rsidDel="00160CD3">
          <w:rPr>
            <w:rFonts w:cstheme="minorHAnsi"/>
            <w:b/>
            <w:bCs/>
            <w:color w:val="000000" w:themeColor="text1"/>
            <w:sz w:val="24"/>
            <w:szCs w:val="24"/>
          </w:rPr>
          <w:delText xml:space="preserve"> </w:delText>
        </w:r>
      </w:del>
      <w:ins w:id="2296" w:author="Fabienne Schmaus" w:date="2026-05-04T10:30:00Z" w16du:dateUtc="2026-05-04T08:30:00Z">
        <w:r w:rsidR="00160CD3">
          <w:rPr>
            <w:rFonts w:cstheme="minorHAnsi"/>
            <w:b/>
            <w:bCs/>
            <w:color w:val="000000" w:themeColor="text1"/>
            <w:sz w:val="24"/>
            <w:szCs w:val="24"/>
          </w:rPr>
          <w:t>3</w:t>
        </w:r>
        <w:r w:rsidR="00160CD3" w:rsidRPr="00C6608C">
          <w:rPr>
            <w:rFonts w:cstheme="minorHAnsi"/>
            <w:b/>
            <w:bCs/>
            <w:color w:val="000000" w:themeColor="text1"/>
            <w:sz w:val="24"/>
            <w:szCs w:val="24"/>
          </w:rPr>
          <w:t xml:space="preserve"> </w:t>
        </w:r>
      </w:ins>
      <w:r w:rsidR="00C6608C" w:rsidRPr="00C6608C">
        <w:rPr>
          <w:rFonts w:cstheme="minorHAnsi"/>
          <w:b/>
          <w:bCs/>
          <w:color w:val="000000" w:themeColor="text1"/>
          <w:sz w:val="24"/>
          <w:szCs w:val="24"/>
        </w:rPr>
        <w:t>–</w:t>
      </w:r>
      <w:r w:rsidR="001A39D1" w:rsidRPr="00C6608C">
        <w:rPr>
          <w:rFonts w:cstheme="minorHAnsi"/>
          <w:b/>
          <w:bCs/>
          <w:color w:val="000000" w:themeColor="text1"/>
          <w:sz w:val="24"/>
          <w:szCs w:val="24"/>
        </w:rPr>
        <w:t xml:space="preserve"> Hintergrundwissen</w:t>
      </w:r>
    </w:p>
    <w:p w14:paraId="756CC5A9" w14:textId="3CE056AF" w:rsidR="00C6608C" w:rsidRPr="00C6608C" w:rsidDel="002273C9" w:rsidRDefault="00C6608C" w:rsidP="002273C9">
      <w:pPr>
        <w:rPr>
          <w:del w:id="2297" w:author="Fabienne Schmaus" w:date="2026-05-04T10:19:00Z" w16du:dateUtc="2026-05-04T08:19:00Z"/>
          <w:rFonts w:cstheme="minorHAnsi"/>
          <w:b/>
          <w:bCs/>
          <w:sz w:val="24"/>
          <w:szCs w:val="24"/>
          <w:rPrChange w:id="2298" w:author="Fabienne Schmaus" w:date="2026-04-30T17:14:00Z" w16du:dateUtc="2026-04-30T15:14:00Z">
            <w:rPr>
              <w:del w:id="2299" w:author="Fabienne Schmaus" w:date="2026-05-04T10:19:00Z" w16du:dateUtc="2026-05-04T08:19:00Z"/>
              <w:rFonts w:cstheme="minorHAnsi"/>
              <w:b/>
              <w:bCs/>
            </w:rPr>
          </w:rPrChange>
        </w:rPr>
        <w:pPrChange w:id="2300" w:author="Fabienne Schmaus" w:date="2026-05-04T10:19:00Z" w16du:dateUtc="2026-05-04T08:19:00Z">
          <w:pPr>
            <w:spacing w:after="0" w:line="276" w:lineRule="auto"/>
          </w:pPr>
        </w:pPrChange>
      </w:pPr>
    </w:p>
    <w:p w14:paraId="038B3248" w14:textId="1E6506A3" w:rsidR="001A39D1" w:rsidRPr="00C6608C" w:rsidDel="002273C9" w:rsidRDefault="001A39D1" w:rsidP="002273C9">
      <w:pPr>
        <w:rPr>
          <w:del w:id="2301" w:author="Fabienne Schmaus" w:date="2026-05-04T10:19:00Z" w16du:dateUtc="2026-05-04T08:19:00Z"/>
          <w:rFonts w:cstheme="minorHAnsi"/>
          <w:b/>
          <w:bCs/>
          <w:sz w:val="24"/>
          <w:szCs w:val="24"/>
          <w:rPrChange w:id="2302" w:author="Fabienne Schmaus" w:date="2026-04-30T17:14:00Z" w16du:dateUtc="2026-04-30T15:14:00Z">
            <w:rPr>
              <w:del w:id="2303" w:author="Fabienne Schmaus" w:date="2026-05-04T10:19:00Z" w16du:dateUtc="2026-05-04T08:19:00Z"/>
              <w:rFonts w:cstheme="minorHAnsi"/>
              <w:b/>
              <w:bCs/>
            </w:rPr>
          </w:rPrChange>
        </w:rPr>
        <w:pPrChange w:id="2304" w:author="Fabienne Schmaus" w:date="2026-05-04T10:19:00Z" w16du:dateUtc="2026-05-04T08:19:00Z">
          <w:pPr>
            <w:spacing w:after="0" w:line="276" w:lineRule="auto"/>
          </w:pPr>
        </w:pPrChange>
      </w:pPr>
      <w:del w:id="2305" w:author="Fabienne Schmaus" w:date="2026-05-04T10:19:00Z" w16du:dateUtc="2026-05-04T08:19:00Z">
        <w:r w:rsidRPr="00C6608C" w:rsidDel="002273C9">
          <w:rPr>
            <w:rFonts w:cstheme="minorHAnsi"/>
            <w:b/>
            <w:bCs/>
            <w:sz w:val="24"/>
            <w:szCs w:val="24"/>
            <w:rPrChange w:id="2306" w:author="Fabienne Schmaus" w:date="2026-04-30T17:14:00Z" w16du:dateUtc="2026-04-30T15:14:00Z">
              <w:rPr>
                <w:rFonts w:cstheme="minorHAnsi"/>
                <w:b/>
                <w:bCs/>
              </w:rPr>
            </w:rPrChange>
          </w:rPr>
          <w:delText>Zu</w:delText>
        </w:r>
        <w:r w:rsidR="00C6608C" w:rsidRPr="00C6608C" w:rsidDel="002273C9">
          <w:rPr>
            <w:rFonts w:cstheme="minorHAnsi"/>
            <w:b/>
            <w:bCs/>
            <w:sz w:val="24"/>
            <w:szCs w:val="24"/>
            <w:rPrChange w:id="2307" w:author="Fabienne Schmaus" w:date="2026-04-30T17:14:00Z" w16du:dateUtc="2026-04-30T15:14:00Z">
              <w:rPr>
                <w:rFonts w:cstheme="minorHAnsi"/>
                <w:b/>
                <w:bCs/>
              </w:rPr>
            </w:rPrChange>
          </w:rPr>
          <w:delText>r</w:delText>
        </w:r>
        <w:r w:rsidRPr="00C6608C" w:rsidDel="002273C9">
          <w:rPr>
            <w:rFonts w:cstheme="minorHAnsi"/>
            <w:b/>
            <w:bCs/>
            <w:sz w:val="24"/>
            <w:szCs w:val="24"/>
            <w:rPrChange w:id="2308" w:author="Fabienne Schmaus" w:date="2026-04-30T17:14:00Z" w16du:dateUtc="2026-04-30T15:14:00Z">
              <w:rPr>
                <w:rFonts w:cstheme="minorHAnsi"/>
                <w:b/>
                <w:bCs/>
              </w:rPr>
            </w:rPrChange>
          </w:rPr>
          <w:delText xml:space="preserve"> Erarbeitung</w:delText>
        </w:r>
      </w:del>
    </w:p>
    <w:p w14:paraId="64E61237" w14:textId="77777777" w:rsidR="001A39D1" w:rsidRPr="00C6608C" w:rsidRDefault="001A39D1" w:rsidP="002273C9">
      <w:pPr>
        <w:rPr>
          <w:rFonts w:cstheme="minorHAnsi"/>
          <w:sz w:val="24"/>
          <w:szCs w:val="24"/>
          <w:rPrChange w:id="2309" w:author="Fabienne Schmaus" w:date="2026-04-30T17:14:00Z" w16du:dateUtc="2026-04-30T15:14:00Z">
            <w:rPr>
              <w:rFonts w:cstheme="minorHAnsi"/>
            </w:rPr>
          </w:rPrChange>
        </w:rPr>
        <w:pPrChange w:id="2310" w:author="Fabienne Schmaus" w:date="2026-05-04T10:19:00Z" w16du:dateUtc="2026-05-04T08:19:00Z">
          <w:pPr>
            <w:spacing w:after="0" w:line="276" w:lineRule="auto"/>
          </w:pPr>
        </w:pPrChange>
      </w:pPr>
    </w:p>
    <w:p w14:paraId="30597C53" w14:textId="4D3EC3BF" w:rsidR="001A39D1" w:rsidRDefault="001A39D1" w:rsidP="001A39D1">
      <w:pPr>
        <w:spacing w:after="0" w:line="276" w:lineRule="auto"/>
        <w:rPr>
          <w:rFonts w:cstheme="minorHAnsi"/>
          <w:b/>
          <w:bCs/>
          <w:color w:val="000000" w:themeColor="text1"/>
        </w:rPr>
      </w:pPr>
      <w:commentRangeStart w:id="2311"/>
      <w:r w:rsidRPr="001A39D1">
        <w:rPr>
          <w:rFonts w:cstheme="minorHAnsi"/>
          <w:b/>
          <w:bCs/>
          <w:color w:val="000000" w:themeColor="text1"/>
        </w:rPr>
        <w:t>A. Goffman: Das Leben als Theater</w:t>
      </w:r>
    </w:p>
    <w:p w14:paraId="448B8228" w14:textId="77777777" w:rsidR="00C6608C" w:rsidRPr="001A39D1" w:rsidRDefault="00C6608C" w:rsidP="001A39D1">
      <w:pPr>
        <w:spacing w:after="0" w:line="276" w:lineRule="auto"/>
        <w:rPr>
          <w:rFonts w:cstheme="minorHAnsi"/>
          <w:b/>
          <w:bCs/>
          <w:color w:val="000000" w:themeColor="text1"/>
        </w:rPr>
      </w:pPr>
    </w:p>
    <w:p w14:paraId="7403576A" w14:textId="1C86E05D"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Kernidee (Goffman 1959):</w:t>
      </w:r>
      <w:r w:rsidRPr="001A39D1">
        <w:rPr>
          <w:rFonts w:cstheme="minorHAnsi"/>
          <w:color w:val="000000" w:themeColor="text1"/>
        </w:rPr>
        <w:t xml:space="preserve"> Soziale Interaktion funktioniert wie eine Theateraufführung. Jede Person hat eine </w:t>
      </w:r>
      <w:r w:rsidRPr="001A39D1">
        <w:rPr>
          <w:rFonts w:cstheme="minorHAnsi"/>
          <w:b/>
          <w:bCs/>
          <w:color w:val="000000" w:themeColor="text1"/>
        </w:rPr>
        <w:t>Vorderbühne</w:t>
      </w:r>
      <w:r w:rsidRPr="001A39D1">
        <w:rPr>
          <w:rFonts w:cstheme="minorHAnsi"/>
          <w:color w:val="000000" w:themeColor="text1"/>
        </w:rPr>
        <w:t xml:space="preserve">, auf der sie sich dem Publikum präsentiert (z. B. Klassenzimmer, Bewerbungsgespräch), und eine </w:t>
      </w:r>
      <w:r w:rsidRPr="001A39D1">
        <w:rPr>
          <w:rFonts w:cstheme="minorHAnsi"/>
          <w:b/>
          <w:bCs/>
          <w:color w:val="000000" w:themeColor="text1"/>
        </w:rPr>
        <w:t>Hinterbühne</w:t>
      </w:r>
      <w:r w:rsidRPr="001A39D1">
        <w:rPr>
          <w:rFonts w:cstheme="minorHAnsi"/>
          <w:color w:val="000000" w:themeColor="text1"/>
        </w:rPr>
        <w:t xml:space="preserve">, auf der sie sich vorbereitet, entspannt oder </w:t>
      </w:r>
      <w:r w:rsidR="00F0300B">
        <w:rPr>
          <w:rFonts w:cstheme="minorHAnsi"/>
          <w:color w:val="000000" w:themeColor="text1"/>
        </w:rPr>
        <w:t>„</w:t>
      </w:r>
      <w:r w:rsidRPr="001A39D1">
        <w:rPr>
          <w:rFonts w:cstheme="minorHAnsi"/>
          <w:color w:val="000000" w:themeColor="text1"/>
        </w:rPr>
        <w:t>aus der Rolle fällt</w:t>
      </w:r>
      <w:r w:rsidR="00F0300B">
        <w:rPr>
          <w:rFonts w:cstheme="minorHAnsi"/>
          <w:color w:val="000000" w:themeColor="text1"/>
        </w:rPr>
        <w:t>“</w:t>
      </w:r>
      <w:r w:rsidRPr="001A39D1">
        <w:rPr>
          <w:rFonts w:cstheme="minorHAnsi"/>
          <w:color w:val="000000" w:themeColor="text1"/>
        </w:rPr>
        <w:t xml:space="preserve"> (z. B. eigenes Zimmer, enger Freundeskreis).</w:t>
      </w:r>
    </w:p>
    <w:p w14:paraId="3F3D607D" w14:textId="364CC200"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Relevanz für LH2:</w:t>
      </w:r>
      <w:r w:rsidRPr="001A39D1">
        <w:rPr>
          <w:rFonts w:cstheme="minorHAnsi"/>
          <w:color w:val="000000" w:themeColor="text1"/>
        </w:rPr>
        <w:t xml:space="preserve"> Social Media zeigt fast ausschließlich die Vorderbühne. Die Hinterbühne – das Löschen, das 20-Mal-Neu-Aufnehmen, der schlechte Tag – ist systematisch unsichtbar. Wenn </w:t>
      </w:r>
      <w:del w:id="2312" w:author="Fabienne Schmaus" w:date="2026-04-30T16:29:00Z" w16du:dateUtc="2026-04-30T14:29:00Z">
        <w:r w:rsidRPr="001A39D1" w:rsidDel="009B2458">
          <w:rPr>
            <w:rFonts w:cstheme="minorHAnsi"/>
            <w:color w:val="000000" w:themeColor="text1"/>
          </w:rPr>
          <w:delText>Schüler</w:delText>
        </w:r>
      </w:del>
      <w:ins w:id="2313" w:author="Fabienne Schmaus" w:date="2026-04-30T16:29:00Z" w16du:dateUtc="2026-04-30T14:29:00Z">
        <w:r w:rsidR="009B2458">
          <w:rPr>
            <w:rFonts w:cstheme="minorHAnsi"/>
            <w:color w:val="000000" w:themeColor="text1"/>
          </w:rPr>
          <w:t>Lernende</w:t>
        </w:r>
      </w:ins>
      <w:del w:id="2314" w:author="Fabienne Schmaus" w:date="2026-04-30T16:29:00Z" w16du:dateUtc="2026-04-30T14:29:00Z">
        <w:r w:rsidRPr="001A39D1" w:rsidDel="009B2458">
          <w:rPr>
            <w:rFonts w:cstheme="minorHAnsi"/>
            <w:color w:val="000000" w:themeColor="text1"/>
          </w:rPr>
          <w:delText>:innen</w:delText>
        </w:r>
      </w:del>
      <w:r w:rsidRPr="001A39D1">
        <w:rPr>
          <w:rFonts w:cstheme="minorHAnsi"/>
          <w:color w:val="000000" w:themeColor="text1"/>
        </w:rPr>
        <w:t xml:space="preserve"> nur Vorderbühnen sehen, vergleichen sie ihre eigene Gesamtheit (inkl. Hinterbühne) mit der kuratierten Oberfläche anderer.</w:t>
      </w:r>
    </w:p>
    <w:p w14:paraId="30AB734D" w14:textId="35BBCA7C"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Einsatz im Unterricht:</w:t>
      </w:r>
      <w:r w:rsidRPr="001A39D1">
        <w:rPr>
          <w:rFonts w:cstheme="minorHAnsi"/>
          <w:color w:val="000000" w:themeColor="text1"/>
        </w:rPr>
        <w:t xml:space="preserve"> Nicht als Fachbegriff einfordern, aber als Bild anbieten</w:t>
      </w:r>
      <w:ins w:id="2315" w:author="Fabienne Schmaus" w:date="2026-04-30T16:57:00Z" w16du:dateUtc="2026-04-30T14:57:00Z">
        <w:r w:rsidR="00C24DA6">
          <w:rPr>
            <w:rFonts w:cstheme="minorHAnsi"/>
            <w:color w:val="000000" w:themeColor="text1"/>
          </w:rPr>
          <w:t>:</w:t>
        </w:r>
      </w:ins>
      <w:del w:id="2316" w:author="Fabienne Schmaus" w:date="2026-04-30T16:57:00Z" w16du:dateUtc="2026-04-30T14:57:00Z">
        <w:r w:rsidRPr="001A39D1" w:rsidDel="00C24DA6">
          <w:rPr>
            <w:rFonts w:cstheme="minorHAnsi"/>
            <w:color w:val="000000" w:themeColor="text1"/>
          </w:rPr>
          <w:delText xml:space="preserve"> –</w:delText>
        </w:r>
      </w:del>
      <w:r w:rsidRPr="001A39D1">
        <w:rPr>
          <w:rFonts w:cstheme="minorHAnsi"/>
          <w:color w:val="000000" w:themeColor="text1"/>
        </w:rPr>
        <w:t xml:space="preserve"> </w:t>
      </w:r>
      <w:r w:rsidR="00F0300B">
        <w:rPr>
          <w:rFonts w:cstheme="minorHAnsi"/>
          <w:color w:val="000000" w:themeColor="text1"/>
        </w:rPr>
        <w:t>„</w:t>
      </w:r>
      <w:r w:rsidRPr="001A39D1">
        <w:rPr>
          <w:rFonts w:cstheme="minorHAnsi"/>
          <w:color w:val="000000" w:themeColor="text1"/>
        </w:rPr>
        <w:t>Was wir online sehen, ist immer nur die Bühne, nie das Backstage.</w:t>
      </w:r>
      <w:r w:rsidR="00F0300B">
        <w:rPr>
          <w:rFonts w:cstheme="minorHAnsi"/>
          <w:color w:val="000000" w:themeColor="text1"/>
        </w:rPr>
        <w:t>“</w:t>
      </w:r>
    </w:p>
    <w:p w14:paraId="3C732D49" w14:textId="77777777" w:rsidR="001A39D1" w:rsidRPr="001A39D1" w:rsidRDefault="001A39D1" w:rsidP="001A39D1">
      <w:pPr>
        <w:spacing w:after="0" w:line="276" w:lineRule="auto"/>
        <w:rPr>
          <w:rFonts w:cstheme="minorHAnsi"/>
          <w:color w:val="000000" w:themeColor="text1"/>
        </w:rPr>
      </w:pPr>
      <w:r w:rsidRPr="001A39D1">
        <w:rPr>
          <w:rFonts w:cstheme="minorHAnsi"/>
          <w:i/>
          <w:iCs/>
          <w:color w:val="000000" w:themeColor="text1"/>
        </w:rPr>
        <w:t>Weiterlesen:</w:t>
      </w:r>
      <w:r w:rsidRPr="001A39D1">
        <w:rPr>
          <w:rFonts w:cstheme="minorHAnsi"/>
          <w:color w:val="000000" w:themeColor="text1"/>
        </w:rPr>
        <w:t xml:space="preserve"> Goffman, E. (1959/2003): </w:t>
      </w:r>
      <w:r w:rsidRPr="001A39D1">
        <w:rPr>
          <w:rFonts w:cstheme="minorHAnsi"/>
          <w:i/>
          <w:iCs/>
          <w:color w:val="000000" w:themeColor="text1"/>
        </w:rPr>
        <w:t>Wir alle spielen Theater.</w:t>
      </w:r>
      <w:r w:rsidRPr="001A39D1">
        <w:rPr>
          <w:rFonts w:cstheme="minorHAnsi"/>
          <w:color w:val="000000" w:themeColor="text1"/>
        </w:rPr>
        <w:t xml:space="preserve"> Piper.</w:t>
      </w:r>
      <w:commentRangeEnd w:id="2311"/>
      <w:r w:rsidR="002273C9" w:rsidRPr="001A39D1">
        <w:rPr>
          <w:rStyle w:val="Kommentarzeichen"/>
          <w:rFonts w:cstheme="minorHAnsi"/>
          <w:color w:val="000000" w:themeColor="text1"/>
          <w:sz w:val="22"/>
          <w:szCs w:val="22"/>
        </w:rPr>
        <w:commentReference w:id="2311"/>
      </w:r>
    </w:p>
    <w:p w14:paraId="29AC17AF" w14:textId="77777777" w:rsidR="001A39D1" w:rsidRPr="001A39D1" w:rsidRDefault="001A39D1" w:rsidP="001A39D1">
      <w:pPr>
        <w:spacing w:after="0" w:line="276" w:lineRule="auto"/>
        <w:rPr>
          <w:rFonts w:cstheme="minorHAnsi"/>
          <w:b/>
          <w:bCs/>
          <w:color w:val="000000" w:themeColor="text1"/>
        </w:rPr>
      </w:pPr>
    </w:p>
    <w:p w14:paraId="0B206095" w14:textId="447D1B80" w:rsidR="001A39D1" w:rsidRPr="001A39D1" w:rsidRDefault="001A39D1" w:rsidP="001A39D1">
      <w:pPr>
        <w:spacing w:after="0" w:line="276" w:lineRule="auto"/>
        <w:rPr>
          <w:rFonts w:cstheme="minorHAnsi"/>
          <w:b/>
          <w:bCs/>
          <w:color w:val="000000" w:themeColor="text1"/>
        </w:rPr>
      </w:pPr>
      <w:commentRangeStart w:id="2317"/>
      <w:r w:rsidRPr="001A39D1">
        <w:rPr>
          <w:rFonts w:cstheme="minorHAnsi"/>
          <w:b/>
          <w:bCs/>
          <w:color w:val="000000" w:themeColor="text1"/>
        </w:rPr>
        <w:t>B. Was digitale Identität anders macht (boyd, 2014)</w:t>
      </w:r>
    </w:p>
    <w:p w14:paraId="04BB3E95" w14:textId="77777777" w:rsidR="00C6608C" w:rsidRDefault="00C6608C" w:rsidP="001A39D1">
      <w:pPr>
        <w:spacing w:after="0" w:line="276" w:lineRule="auto"/>
        <w:rPr>
          <w:rFonts w:cstheme="minorHAnsi"/>
          <w:color w:val="000000" w:themeColor="text1"/>
        </w:rPr>
      </w:pPr>
    </w:p>
    <w:p w14:paraId="7425E85A" w14:textId="5639DC0A"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Die US-Medienforscherin danah boyd hat vier Eigenschaften beschrieben, die digitale Kommunikation grundlegend von analoger unterscheiden:</w:t>
      </w:r>
    </w:p>
    <w:p w14:paraId="6D4FB5AF"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Persistent</w:t>
      </w:r>
      <w:r w:rsidRPr="001A39D1">
        <w:rPr>
          <w:rFonts w:cstheme="minorHAnsi"/>
          <w:color w:val="000000" w:themeColor="text1"/>
        </w:rPr>
        <w:t xml:space="preserve"> – einmal gepostet, bleibt es bestehen (Screenshots, Archive, Caches).</w:t>
      </w:r>
    </w:p>
    <w:p w14:paraId="25F9F77B"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Durchsuchbar (searchable)</w:t>
      </w:r>
      <w:r w:rsidRPr="001A39D1">
        <w:rPr>
          <w:rFonts w:cstheme="minorHAnsi"/>
          <w:color w:val="000000" w:themeColor="text1"/>
        </w:rPr>
        <w:t xml:space="preserve"> – Suchmaschinen und Algorithmen finden Inhalte auch Jahre später.</w:t>
      </w:r>
    </w:p>
    <w:p w14:paraId="0197FBBC"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Replizierbar</w:t>
      </w:r>
      <w:r w:rsidRPr="001A39D1">
        <w:rPr>
          <w:rFonts w:cstheme="minorHAnsi"/>
          <w:color w:val="000000" w:themeColor="text1"/>
        </w:rPr>
        <w:t xml:space="preserve"> – jeder Post kann kopiert, geteilt, aus dem Kontext gerissen werden.</w:t>
      </w:r>
    </w:p>
    <w:p w14:paraId="3EA10ACD" w14:textId="7F57E2E5"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Skalierbar</w:t>
      </w:r>
      <w:r w:rsidRPr="001A39D1">
        <w:rPr>
          <w:rFonts w:cstheme="minorHAnsi"/>
          <w:color w:val="000000" w:themeColor="text1"/>
        </w:rPr>
        <w:t xml:space="preserve"> – aus 10 Leser</w:t>
      </w:r>
      <w:del w:id="2318" w:author="Fabienne Schmaus" w:date="2026-04-30T16:29:00Z" w16du:dateUtc="2026-04-30T14:29:00Z">
        <w:r w:rsidRPr="001A39D1" w:rsidDel="009B2458">
          <w:rPr>
            <w:rFonts w:cstheme="minorHAnsi"/>
            <w:color w:val="000000" w:themeColor="text1"/>
          </w:rPr>
          <w:delText>:</w:delText>
        </w:r>
      </w:del>
      <w:r w:rsidRPr="001A39D1">
        <w:rPr>
          <w:rFonts w:cstheme="minorHAnsi"/>
          <w:color w:val="000000" w:themeColor="text1"/>
        </w:rPr>
        <w:t xml:space="preserve">innen </w:t>
      </w:r>
      <w:ins w:id="2319" w:author="Fabienne Schmaus" w:date="2026-04-30T16:29:00Z" w16du:dateUtc="2026-04-30T14:29:00Z">
        <w:r w:rsidR="009B2458">
          <w:rPr>
            <w:rFonts w:cstheme="minorHAnsi"/>
            <w:color w:val="000000" w:themeColor="text1"/>
          </w:rPr>
          <w:t xml:space="preserve">und Leser </w:t>
        </w:r>
      </w:ins>
      <w:r w:rsidRPr="001A39D1">
        <w:rPr>
          <w:rFonts w:cstheme="minorHAnsi"/>
          <w:color w:val="000000" w:themeColor="text1"/>
        </w:rPr>
        <w:t>können über Nacht 10 Millionen werden.</w:t>
      </w:r>
    </w:p>
    <w:p w14:paraId="43283A75" w14:textId="64520646"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Warum das für Jugendliche wichtig ist:</w:t>
      </w:r>
      <w:r w:rsidRPr="001A39D1">
        <w:rPr>
          <w:rFonts w:cstheme="minorHAnsi"/>
          <w:color w:val="000000" w:themeColor="text1"/>
        </w:rPr>
        <w:t xml:space="preserve"> Eine Entscheidung, die sich wie eine flüchtige Geste anfühlt (</w:t>
      </w:r>
      <w:r w:rsidR="00F0300B">
        <w:rPr>
          <w:rFonts w:cstheme="minorHAnsi"/>
          <w:color w:val="000000" w:themeColor="text1"/>
        </w:rPr>
        <w:t>„</w:t>
      </w:r>
      <w:r w:rsidRPr="001A39D1">
        <w:rPr>
          <w:rFonts w:cstheme="minorHAnsi"/>
          <w:color w:val="000000" w:themeColor="text1"/>
        </w:rPr>
        <w:t>kurz was posten</w:t>
      </w:r>
      <w:r w:rsidR="00F0300B">
        <w:rPr>
          <w:rFonts w:cstheme="minorHAnsi"/>
          <w:color w:val="000000" w:themeColor="text1"/>
        </w:rPr>
        <w:t>“</w:t>
      </w:r>
      <w:r w:rsidRPr="001A39D1">
        <w:rPr>
          <w:rFonts w:cstheme="minorHAnsi"/>
          <w:color w:val="000000" w:themeColor="text1"/>
        </w:rPr>
        <w:t xml:space="preserve">), hat potenziell die Halbwertszeit einer Festplatteneintragung. Das erklärt, warum die scheinbar kleine Frage </w:t>
      </w:r>
      <w:r w:rsidR="00F0300B">
        <w:rPr>
          <w:rFonts w:cstheme="minorHAnsi"/>
          <w:color w:val="000000" w:themeColor="text1"/>
        </w:rPr>
        <w:t>„</w:t>
      </w:r>
      <w:r w:rsidRPr="001A39D1">
        <w:rPr>
          <w:rFonts w:cstheme="minorHAnsi"/>
          <w:color w:val="000000" w:themeColor="text1"/>
        </w:rPr>
        <w:t>Was poste ich?</w:t>
      </w:r>
      <w:r w:rsidR="00F0300B">
        <w:rPr>
          <w:rFonts w:cstheme="minorHAnsi"/>
          <w:color w:val="000000" w:themeColor="text1"/>
        </w:rPr>
        <w:t>“</w:t>
      </w:r>
      <w:r w:rsidRPr="001A39D1">
        <w:rPr>
          <w:rFonts w:cstheme="minorHAnsi"/>
          <w:color w:val="000000" w:themeColor="text1"/>
        </w:rPr>
        <w:t xml:space="preserve"> eine große Entscheidung sein kann.</w:t>
      </w:r>
    </w:p>
    <w:p w14:paraId="79577397" w14:textId="77777777" w:rsidR="001A39D1" w:rsidRPr="00D96127" w:rsidRDefault="001A39D1" w:rsidP="001A39D1">
      <w:pPr>
        <w:spacing w:after="0" w:line="276" w:lineRule="auto"/>
        <w:rPr>
          <w:rFonts w:cstheme="minorHAnsi"/>
          <w:color w:val="000000" w:themeColor="text1"/>
        </w:rPr>
      </w:pPr>
      <w:r w:rsidRPr="001A39D1">
        <w:rPr>
          <w:rFonts w:cstheme="minorHAnsi"/>
          <w:i/>
          <w:iCs/>
          <w:color w:val="000000" w:themeColor="text1"/>
          <w:lang w:val="en-US"/>
        </w:rPr>
        <w:t>Weiterlesen:</w:t>
      </w:r>
      <w:r w:rsidRPr="001A39D1">
        <w:rPr>
          <w:rFonts w:cstheme="minorHAnsi"/>
          <w:color w:val="000000" w:themeColor="text1"/>
          <w:lang w:val="en-US"/>
        </w:rPr>
        <w:t xml:space="preserve"> boyd, danah (2014): </w:t>
      </w:r>
      <w:r w:rsidRPr="001A39D1">
        <w:rPr>
          <w:rFonts w:cstheme="minorHAnsi"/>
          <w:i/>
          <w:iCs/>
          <w:color w:val="000000" w:themeColor="text1"/>
          <w:lang w:val="en-US"/>
        </w:rPr>
        <w:t>It's Complicated. The Social Lives of Networked Teens.</w:t>
      </w:r>
      <w:r w:rsidRPr="001A39D1">
        <w:rPr>
          <w:rFonts w:cstheme="minorHAnsi"/>
          <w:color w:val="000000" w:themeColor="text1"/>
          <w:lang w:val="en-US"/>
        </w:rPr>
        <w:t xml:space="preserve"> </w:t>
      </w:r>
      <w:r w:rsidRPr="00D96127">
        <w:rPr>
          <w:rFonts w:cstheme="minorHAnsi"/>
          <w:color w:val="000000" w:themeColor="text1"/>
        </w:rPr>
        <w:t>Yale University Press. (frei verfügbar auf danah.org)</w:t>
      </w:r>
      <w:commentRangeEnd w:id="2317"/>
      <w:r w:rsidR="002273C9" w:rsidRPr="00D96127">
        <w:rPr>
          <w:rStyle w:val="Kommentarzeichen"/>
          <w:rFonts w:cstheme="minorHAnsi"/>
          <w:color w:val="000000" w:themeColor="text1"/>
          <w:sz w:val="22"/>
          <w:szCs w:val="22"/>
        </w:rPr>
        <w:commentReference w:id="2317"/>
      </w:r>
    </w:p>
    <w:p w14:paraId="7A498AB4" w14:textId="77777777" w:rsidR="001A39D1" w:rsidRPr="00D96127" w:rsidRDefault="001A39D1" w:rsidP="001A39D1">
      <w:pPr>
        <w:spacing w:after="0" w:line="276" w:lineRule="auto"/>
        <w:rPr>
          <w:rFonts w:cstheme="minorHAnsi"/>
          <w:b/>
          <w:bCs/>
          <w:color w:val="000000" w:themeColor="text1"/>
        </w:rPr>
      </w:pPr>
    </w:p>
    <w:p w14:paraId="634BBB0F" w14:textId="54E54309" w:rsidR="001A39D1" w:rsidRPr="00D96127" w:rsidRDefault="001A39D1" w:rsidP="001A39D1">
      <w:pPr>
        <w:spacing w:after="0" w:line="276" w:lineRule="auto"/>
        <w:rPr>
          <w:rFonts w:cstheme="minorHAnsi"/>
          <w:b/>
          <w:bCs/>
          <w:color w:val="000000" w:themeColor="text1"/>
        </w:rPr>
      </w:pPr>
      <w:commentRangeStart w:id="2320"/>
      <w:r w:rsidRPr="00D96127">
        <w:rPr>
          <w:rFonts w:cstheme="minorHAnsi"/>
          <w:b/>
          <w:bCs/>
          <w:color w:val="000000" w:themeColor="text1"/>
        </w:rPr>
        <w:t>C. Context Collapse (Marwick &amp; boyd, 2011)</w:t>
      </w:r>
    </w:p>
    <w:p w14:paraId="1F24A8BF" w14:textId="77777777" w:rsidR="00C6608C" w:rsidRDefault="00C6608C" w:rsidP="001A39D1">
      <w:pPr>
        <w:spacing w:after="0" w:line="276" w:lineRule="auto"/>
        <w:rPr>
          <w:rFonts w:cstheme="minorHAnsi"/>
          <w:color w:val="000000" w:themeColor="text1"/>
        </w:rPr>
      </w:pPr>
    </w:p>
    <w:p w14:paraId="6B541F4A" w14:textId="5F035D71"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Offline sprechen wir mit unterschiedlichen Menschen unterschiedlich: Großmutter, Freundeskreis, Lehrkraft, </w:t>
      </w:r>
      <w:del w:id="2321" w:author="Fabienne Schmaus" w:date="2026-04-30T16:29:00Z" w16du:dateUtc="2026-04-30T14:29:00Z">
        <w:r w:rsidRPr="001A39D1" w:rsidDel="009B2458">
          <w:rPr>
            <w:rFonts w:cstheme="minorHAnsi"/>
            <w:color w:val="000000" w:themeColor="text1"/>
          </w:rPr>
          <w:delText>Sporttrainer:in</w:delText>
        </w:r>
      </w:del>
      <w:ins w:id="2322" w:author="Fabienne Schmaus" w:date="2026-04-30T16:29:00Z" w16du:dateUtc="2026-04-30T14:29:00Z">
        <w:r w:rsidR="009B2458">
          <w:rPr>
            <w:rFonts w:cstheme="minorHAnsi"/>
            <w:color w:val="000000" w:themeColor="text1"/>
          </w:rPr>
          <w:t>im Sportverein</w:t>
        </w:r>
      </w:ins>
      <w:r w:rsidRPr="001A39D1">
        <w:rPr>
          <w:rFonts w:cstheme="minorHAnsi"/>
          <w:color w:val="000000" w:themeColor="text1"/>
        </w:rPr>
        <w:t>. Online bricht diese Trennung zusammen</w:t>
      </w:r>
      <w:ins w:id="2323" w:author="Fabienne Schmaus" w:date="2026-04-30T16:57:00Z" w16du:dateUtc="2026-04-30T14:57:00Z">
        <w:r w:rsidR="00C24DA6">
          <w:rPr>
            <w:rFonts w:cstheme="minorHAnsi"/>
            <w:color w:val="000000" w:themeColor="text1"/>
          </w:rPr>
          <w:t>. E</w:t>
        </w:r>
      </w:ins>
      <w:del w:id="2324" w:author="Fabienne Schmaus" w:date="2026-04-30T16:57:00Z" w16du:dateUtc="2026-04-30T14:57:00Z">
        <w:r w:rsidRPr="001A39D1" w:rsidDel="00C24DA6">
          <w:rPr>
            <w:rFonts w:cstheme="minorHAnsi"/>
            <w:color w:val="000000" w:themeColor="text1"/>
          </w:rPr>
          <w:delText xml:space="preserve"> – e</w:delText>
        </w:r>
      </w:del>
      <w:r w:rsidRPr="001A39D1">
        <w:rPr>
          <w:rFonts w:cstheme="minorHAnsi"/>
          <w:color w:val="000000" w:themeColor="text1"/>
        </w:rPr>
        <w:t xml:space="preserve">in einziger Post wird von </w:t>
      </w:r>
      <w:r w:rsidRPr="001A39D1">
        <w:rPr>
          <w:rFonts w:cstheme="minorHAnsi"/>
          <w:b/>
          <w:bCs/>
          <w:color w:val="000000" w:themeColor="text1"/>
        </w:rPr>
        <w:t>allen gleichzeitig</w:t>
      </w:r>
      <w:r w:rsidRPr="001A39D1">
        <w:rPr>
          <w:rFonts w:cstheme="minorHAnsi"/>
          <w:color w:val="000000" w:themeColor="text1"/>
        </w:rPr>
        <w:t xml:space="preserve"> gesehen.</w:t>
      </w:r>
    </w:p>
    <w:p w14:paraId="154148DB"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Dieses Phänomen heißt </w:t>
      </w:r>
      <w:r w:rsidRPr="001A39D1">
        <w:rPr>
          <w:rFonts w:cstheme="minorHAnsi"/>
          <w:b/>
          <w:bCs/>
          <w:color w:val="000000" w:themeColor="text1"/>
        </w:rPr>
        <w:t>Context Collapse</w:t>
      </w:r>
      <w:r w:rsidRPr="001A39D1">
        <w:rPr>
          <w:rFonts w:cstheme="minorHAnsi"/>
          <w:color w:val="000000" w:themeColor="text1"/>
        </w:rPr>
        <w:t>: Die Kontexte kollabieren in ein einziges Publikum. Das führt zu einem Dilemma: Für welches Publikum schreibe ich? Für alle gleichzeitig? Für niemanden konkret?</w:t>
      </w:r>
    </w:p>
    <w:p w14:paraId="0494AD7D"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Typische Konsequenzen:</w:t>
      </w:r>
    </w:p>
    <w:p w14:paraId="56D0432A" w14:textId="43941877"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Selbstzensur:</w:t>
      </w:r>
      <w:r w:rsidRPr="001A39D1">
        <w:rPr>
          <w:rFonts w:cstheme="minorHAnsi"/>
          <w:color w:val="000000" w:themeColor="text1"/>
        </w:rPr>
        <w:t xml:space="preserve"> Posten nur noch das, was für </w:t>
      </w:r>
      <w:r w:rsidRPr="001A39D1">
        <w:rPr>
          <w:rFonts w:cstheme="minorHAnsi"/>
          <w:i/>
          <w:iCs/>
          <w:color w:val="000000" w:themeColor="text1"/>
        </w:rPr>
        <w:t>alle</w:t>
      </w:r>
      <w:r w:rsidRPr="001A39D1">
        <w:rPr>
          <w:rFonts w:cstheme="minorHAnsi"/>
          <w:color w:val="000000" w:themeColor="text1"/>
        </w:rPr>
        <w:t xml:space="preserve"> passt</w:t>
      </w:r>
      <w:ins w:id="2325" w:author="Fabienne Schmaus" w:date="2026-04-30T16:57:00Z" w16du:dateUtc="2026-04-30T14:57:00Z">
        <w:r w:rsidR="00C24DA6">
          <w:rPr>
            <w:rFonts w:cstheme="minorHAnsi"/>
            <w:color w:val="000000" w:themeColor="text1"/>
          </w:rPr>
          <w:t>. Es ist</w:t>
        </w:r>
      </w:ins>
      <w:del w:id="2326" w:author="Fabienne Schmaus" w:date="2026-04-30T16:57:00Z" w16du:dateUtc="2026-04-30T14:57:00Z">
        <w:r w:rsidRPr="001A39D1" w:rsidDel="00C24DA6">
          <w:rPr>
            <w:rFonts w:cstheme="minorHAnsi"/>
            <w:color w:val="000000" w:themeColor="text1"/>
          </w:rPr>
          <w:delText xml:space="preserve"> – </w:delText>
        </w:r>
      </w:del>
      <w:ins w:id="2327" w:author="Fabienne Schmaus" w:date="2026-04-30T16:57:00Z" w16du:dateUtc="2026-04-30T14:57:00Z">
        <w:r w:rsidR="00C24DA6">
          <w:rPr>
            <w:rFonts w:cstheme="minorHAnsi"/>
            <w:color w:val="000000" w:themeColor="text1"/>
          </w:rPr>
          <w:t xml:space="preserve"> </w:t>
        </w:r>
      </w:ins>
      <w:r w:rsidRPr="001A39D1">
        <w:rPr>
          <w:rFonts w:cstheme="minorHAnsi"/>
          <w:color w:val="000000" w:themeColor="text1"/>
        </w:rPr>
        <w:t>oft das Belangloseste.</w:t>
      </w:r>
    </w:p>
    <w:p w14:paraId="0EAD894A" w14:textId="3E9BF45D"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Mehrfach-Accounts:</w:t>
      </w:r>
      <w:r w:rsidRPr="001A39D1">
        <w:rPr>
          <w:rFonts w:cstheme="minorHAnsi"/>
          <w:color w:val="000000" w:themeColor="text1"/>
        </w:rPr>
        <w:t xml:space="preserve"> Finsta</w:t>
      </w:r>
      <w:ins w:id="2328" w:author="Fabienne Schmaus" w:date="2026-05-04T11:15:00Z" w16du:dateUtc="2026-05-04T09:15:00Z">
        <w:r w:rsidR="00AC6CBE">
          <w:rPr>
            <w:rFonts w:cstheme="minorHAnsi"/>
            <w:color w:val="000000" w:themeColor="text1"/>
          </w:rPr>
          <w:t xml:space="preserve">, </w:t>
        </w:r>
      </w:ins>
      <w:del w:id="2329" w:author="Fabienne Schmaus" w:date="2026-05-04T11:15:00Z" w16du:dateUtc="2026-05-04T09:15:00Z">
        <w:r w:rsidRPr="001A39D1" w:rsidDel="00AC6CBE">
          <w:rPr>
            <w:rFonts w:cstheme="minorHAnsi"/>
            <w:color w:val="000000" w:themeColor="text1"/>
          </w:rPr>
          <w:delText xml:space="preserve"> / </w:delText>
        </w:r>
      </w:del>
      <w:r w:rsidRPr="001A39D1">
        <w:rPr>
          <w:rFonts w:cstheme="minorHAnsi"/>
          <w:color w:val="000000" w:themeColor="text1"/>
        </w:rPr>
        <w:t xml:space="preserve">Rinsta, </w:t>
      </w:r>
      <w:r w:rsidR="00F0300B">
        <w:rPr>
          <w:rFonts w:cstheme="minorHAnsi"/>
          <w:color w:val="000000" w:themeColor="text1"/>
        </w:rPr>
        <w:t>„</w:t>
      </w:r>
      <w:r w:rsidRPr="001A39D1">
        <w:rPr>
          <w:rFonts w:cstheme="minorHAnsi"/>
          <w:color w:val="000000" w:themeColor="text1"/>
        </w:rPr>
        <w:t>Close Friends</w:t>
      </w:r>
      <w:r w:rsidR="00F0300B">
        <w:rPr>
          <w:rFonts w:cstheme="minorHAnsi"/>
          <w:color w:val="000000" w:themeColor="text1"/>
        </w:rPr>
        <w:t>“</w:t>
      </w:r>
      <w:r w:rsidRPr="001A39D1">
        <w:rPr>
          <w:rFonts w:cstheme="minorHAnsi"/>
          <w:color w:val="000000" w:themeColor="text1"/>
        </w:rPr>
        <w:t>-Listen, separate TikToks – der Versuch, Kontexte wiederherzustellen.</w:t>
      </w:r>
    </w:p>
    <w:p w14:paraId="327885FE" w14:textId="7C553654"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Authentizitätsstress:</w:t>
      </w:r>
      <w:r w:rsidRPr="001A39D1">
        <w:rPr>
          <w:rFonts w:cstheme="minorHAnsi"/>
          <w:color w:val="000000" w:themeColor="text1"/>
        </w:rPr>
        <w:t xml:space="preserve"> </w:t>
      </w:r>
      <w:r w:rsidR="00F0300B">
        <w:rPr>
          <w:rFonts w:cstheme="minorHAnsi"/>
          <w:color w:val="000000" w:themeColor="text1"/>
        </w:rPr>
        <w:t>„</w:t>
      </w:r>
      <w:r w:rsidRPr="001A39D1">
        <w:rPr>
          <w:rFonts w:cstheme="minorHAnsi"/>
          <w:color w:val="000000" w:themeColor="text1"/>
        </w:rPr>
        <w:t>Ich kann online nicht ich selbst sein, weil mich zu viele unterschiedliche Leute sehen.</w:t>
      </w:r>
      <w:r w:rsidR="00F0300B">
        <w:rPr>
          <w:rFonts w:cstheme="minorHAnsi"/>
          <w:color w:val="000000" w:themeColor="text1"/>
        </w:rPr>
        <w:t>“</w:t>
      </w:r>
    </w:p>
    <w:p w14:paraId="54B93E42" w14:textId="5736809D" w:rsidR="001A39D1" w:rsidRDefault="001A39D1" w:rsidP="001A39D1">
      <w:pPr>
        <w:spacing w:after="0" w:line="276" w:lineRule="auto"/>
        <w:rPr>
          <w:rFonts w:cstheme="minorHAnsi"/>
          <w:color w:val="000000" w:themeColor="text1"/>
        </w:rPr>
      </w:pPr>
      <w:r w:rsidRPr="001A39D1">
        <w:rPr>
          <w:rFonts w:cstheme="minorHAnsi"/>
          <w:b/>
          <w:bCs/>
          <w:color w:val="000000" w:themeColor="text1"/>
        </w:rPr>
        <w:t>Einsatz im Unterricht:</w:t>
      </w:r>
      <w:r w:rsidRPr="001A39D1">
        <w:rPr>
          <w:rFonts w:cstheme="minorHAnsi"/>
          <w:color w:val="000000" w:themeColor="text1"/>
        </w:rPr>
        <w:t xml:space="preserve"> Sehr gut geeignet, um die Zweit</w:t>
      </w:r>
      <w:del w:id="2330" w:author="Fabienne Schmaus" w:date="2026-05-04T11:15:00Z" w16du:dateUtc="2026-05-04T09:15:00Z">
        <w:r w:rsidRPr="001A39D1" w:rsidDel="00AC6CBE">
          <w:rPr>
            <w:rFonts w:cstheme="minorHAnsi"/>
            <w:color w:val="000000" w:themeColor="text1"/>
          </w:rPr>
          <w:delText>-/</w:delText>
        </w:r>
      </w:del>
      <w:ins w:id="2331" w:author="Fabienne Schmaus" w:date="2026-05-04T11:15:00Z" w16du:dateUtc="2026-05-04T09:15:00Z">
        <w:r w:rsidR="00AC6CBE" w:rsidRPr="001A39D1">
          <w:rPr>
            <w:rFonts w:cstheme="minorHAnsi"/>
            <w:color w:val="000000" w:themeColor="text1"/>
          </w:rPr>
          <w:t>-</w:t>
        </w:r>
        <w:r w:rsidR="00AC6CBE">
          <w:rPr>
            <w:rFonts w:cstheme="minorHAnsi"/>
            <w:color w:val="000000" w:themeColor="text1"/>
          </w:rPr>
          <w:t xml:space="preserve"> oder </w:t>
        </w:r>
      </w:ins>
      <w:r w:rsidRPr="001A39D1">
        <w:rPr>
          <w:rFonts w:cstheme="minorHAnsi"/>
          <w:color w:val="000000" w:themeColor="text1"/>
        </w:rPr>
        <w:t xml:space="preserve">Privat-Account-Praxis (Spam-Account, Finsta) aus der </w:t>
      </w:r>
      <w:del w:id="2332" w:author="Fabienne Schmaus" w:date="2026-04-30T16:29:00Z" w16du:dateUtc="2026-04-30T14:29:00Z">
        <w:r w:rsidRPr="001A39D1" w:rsidDel="009B2458">
          <w:rPr>
            <w:rFonts w:cstheme="minorHAnsi"/>
            <w:color w:val="000000" w:themeColor="text1"/>
          </w:rPr>
          <w:delText>Schüler:innen-</w:delText>
        </w:r>
      </w:del>
      <w:r w:rsidRPr="001A39D1">
        <w:rPr>
          <w:rFonts w:cstheme="minorHAnsi"/>
          <w:color w:val="000000" w:themeColor="text1"/>
        </w:rPr>
        <w:t xml:space="preserve">Lebenswelt </w:t>
      </w:r>
      <w:ins w:id="2333" w:author="Fabienne Schmaus" w:date="2026-04-30T16:29:00Z" w16du:dateUtc="2026-04-30T14:29:00Z">
        <w:r w:rsidR="009B2458">
          <w:rPr>
            <w:rFonts w:cstheme="minorHAnsi"/>
            <w:color w:val="000000" w:themeColor="text1"/>
          </w:rPr>
          <w:t>der Ler</w:t>
        </w:r>
      </w:ins>
      <w:ins w:id="2334" w:author="Fabienne Schmaus" w:date="2026-04-30T16:30:00Z" w16du:dateUtc="2026-04-30T14:30:00Z">
        <w:r w:rsidR="009B2458">
          <w:rPr>
            <w:rFonts w:cstheme="minorHAnsi"/>
            <w:color w:val="000000" w:themeColor="text1"/>
          </w:rPr>
          <w:t xml:space="preserve">nenden </w:t>
        </w:r>
      </w:ins>
      <w:r w:rsidRPr="001A39D1">
        <w:rPr>
          <w:rFonts w:cstheme="minorHAnsi"/>
          <w:color w:val="000000" w:themeColor="text1"/>
        </w:rPr>
        <w:t>einzuordnen – ein Versuch, Context Collapse zu lösen.</w:t>
      </w:r>
      <w:commentRangeEnd w:id="2320"/>
      <w:r w:rsidR="002273C9">
        <w:rPr>
          <w:rStyle w:val="Kommentarzeichen"/>
          <w:rFonts w:cstheme="minorHAnsi"/>
          <w:color w:val="000000" w:themeColor="text1"/>
          <w:sz w:val="22"/>
          <w:szCs w:val="22"/>
        </w:rPr>
        <w:commentReference w:id="2320"/>
      </w:r>
    </w:p>
    <w:p w14:paraId="2946D680" w14:textId="77777777" w:rsidR="00C6608C" w:rsidRPr="001955DF" w:rsidRDefault="00C6608C" w:rsidP="00C6608C">
      <w:pPr>
        <w:spacing w:after="0" w:line="276" w:lineRule="auto"/>
        <w:rPr>
          <w:ins w:id="2335" w:author="Fabienne Schmaus" w:date="2026-04-30T17:14:00Z" w16du:dateUtc="2026-04-30T15:14:00Z"/>
          <w:rFonts w:cstheme="minorHAnsi"/>
          <w:b/>
          <w:bCs/>
          <w:sz w:val="24"/>
          <w:szCs w:val="24"/>
        </w:rPr>
      </w:pPr>
    </w:p>
    <w:p w14:paraId="1D9FB136" w14:textId="1475F161" w:rsidR="00C6608C" w:rsidRPr="001955DF" w:rsidRDefault="00C6608C" w:rsidP="00C6608C">
      <w:pPr>
        <w:spacing w:after="0" w:line="276" w:lineRule="auto"/>
        <w:rPr>
          <w:ins w:id="2336" w:author="Fabienne Schmaus" w:date="2026-04-30T17:14:00Z" w16du:dateUtc="2026-04-30T15:14:00Z"/>
          <w:rFonts w:cstheme="minorHAnsi"/>
          <w:b/>
          <w:bCs/>
          <w:sz w:val="24"/>
          <w:szCs w:val="24"/>
        </w:rPr>
      </w:pPr>
      <w:ins w:id="2337" w:author="Fabienne Schmaus" w:date="2026-04-30T17:14:00Z" w16du:dateUtc="2026-04-30T15:14:00Z">
        <w:r w:rsidRPr="001955DF">
          <w:rPr>
            <w:rFonts w:cstheme="minorHAnsi"/>
            <w:b/>
            <w:bCs/>
            <w:sz w:val="24"/>
            <w:szCs w:val="24"/>
          </w:rPr>
          <w:t>Zur Arbeitsphase „</w:t>
        </w:r>
        <w:r>
          <w:rPr>
            <w:rFonts w:cstheme="minorHAnsi"/>
            <w:b/>
            <w:bCs/>
            <w:sz w:val="24"/>
            <w:szCs w:val="24"/>
          </w:rPr>
          <w:t>Vertiefung 1</w:t>
        </w:r>
        <w:r w:rsidRPr="001955DF">
          <w:rPr>
            <w:rFonts w:cstheme="minorHAnsi"/>
            <w:b/>
            <w:bCs/>
            <w:sz w:val="24"/>
            <w:szCs w:val="24"/>
          </w:rPr>
          <w:t>“</w:t>
        </w:r>
      </w:ins>
    </w:p>
    <w:p w14:paraId="125E2DC0" w14:textId="77777777" w:rsidR="00C6608C" w:rsidRPr="001955DF" w:rsidRDefault="00C6608C" w:rsidP="00C6608C">
      <w:pPr>
        <w:spacing w:after="0" w:line="276" w:lineRule="auto"/>
        <w:rPr>
          <w:ins w:id="2338" w:author="Fabienne Schmaus" w:date="2026-04-30T17:14:00Z" w16du:dateUtc="2026-04-30T15:14:00Z"/>
          <w:rFonts w:cstheme="minorHAnsi"/>
          <w:sz w:val="24"/>
          <w:szCs w:val="24"/>
        </w:rPr>
      </w:pPr>
    </w:p>
    <w:p w14:paraId="2D9FF823" w14:textId="5051CA13" w:rsidR="001A39D1" w:rsidDel="00C6608C" w:rsidRDefault="001A39D1" w:rsidP="001A39D1">
      <w:pPr>
        <w:spacing w:after="0" w:line="276" w:lineRule="auto"/>
        <w:rPr>
          <w:del w:id="2339" w:author="Fabienne Schmaus" w:date="2026-04-30T17:14:00Z" w16du:dateUtc="2026-04-30T15:14:00Z"/>
          <w:rFonts w:cstheme="minorHAnsi"/>
          <w:color w:val="000000" w:themeColor="text1"/>
        </w:rPr>
      </w:pPr>
    </w:p>
    <w:p w14:paraId="1005C22A" w14:textId="6DE48035" w:rsidR="001A39D1" w:rsidRPr="001A39D1" w:rsidDel="00C6608C" w:rsidRDefault="001A39D1" w:rsidP="001A39D1">
      <w:pPr>
        <w:spacing w:after="0" w:line="276" w:lineRule="auto"/>
        <w:rPr>
          <w:del w:id="2340" w:author="Fabienne Schmaus" w:date="2026-04-30T17:14:00Z" w16du:dateUtc="2026-04-30T15:14:00Z"/>
          <w:rFonts w:cstheme="minorHAnsi"/>
          <w:b/>
          <w:bCs/>
          <w:color w:val="000000" w:themeColor="text1"/>
          <w:sz w:val="32"/>
          <w:szCs w:val="32"/>
        </w:rPr>
      </w:pPr>
      <w:del w:id="2341" w:author="Fabienne Schmaus" w:date="2026-04-30T17:14:00Z" w16du:dateUtc="2026-04-30T15:14:00Z">
        <w:r w:rsidRPr="001A39D1" w:rsidDel="00C6608C">
          <w:rPr>
            <w:rFonts w:cstheme="minorHAnsi"/>
            <w:b/>
            <w:bCs/>
            <w:color w:val="000000" w:themeColor="text1"/>
            <w:sz w:val="32"/>
            <w:szCs w:val="32"/>
          </w:rPr>
          <w:delText>Zu Vertiefung 1</w:delText>
        </w:r>
      </w:del>
    </w:p>
    <w:p w14:paraId="4D4FD878" w14:textId="72176FF4" w:rsidR="001A39D1" w:rsidDel="00C6608C" w:rsidRDefault="001A39D1" w:rsidP="001A39D1">
      <w:pPr>
        <w:spacing w:after="0" w:line="276" w:lineRule="auto"/>
        <w:rPr>
          <w:del w:id="2342" w:author="Fabienne Schmaus" w:date="2026-04-30T17:14:00Z" w16du:dateUtc="2026-04-30T15:14:00Z"/>
          <w:rFonts w:cstheme="minorHAnsi"/>
          <w:color w:val="000000" w:themeColor="text1"/>
        </w:rPr>
      </w:pPr>
    </w:p>
    <w:p w14:paraId="17905256" w14:textId="3A3E9E9F"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A.</w:t>
      </w:r>
      <w:r w:rsidRPr="001A39D1">
        <w:rPr>
          <w:rFonts w:cstheme="minorHAnsi"/>
          <w:b/>
          <w:bCs/>
          <w:color w:val="000000" w:themeColor="text1"/>
        </w:rPr>
        <w:t xml:space="preserve"> Das Authentizitätsparadox</w:t>
      </w:r>
    </w:p>
    <w:p w14:paraId="65B81FC5" w14:textId="77777777" w:rsidR="00C6608C" w:rsidRDefault="00C6608C" w:rsidP="001A39D1">
      <w:pPr>
        <w:spacing w:after="0" w:line="276" w:lineRule="auto"/>
        <w:rPr>
          <w:ins w:id="2343" w:author="Fabienne Schmaus" w:date="2026-04-30T17:14:00Z" w16du:dateUtc="2026-04-30T15:14:00Z"/>
          <w:rFonts w:cstheme="minorHAnsi"/>
          <w:b/>
          <w:bCs/>
          <w:color w:val="000000" w:themeColor="text1"/>
        </w:rPr>
      </w:pPr>
    </w:p>
    <w:p w14:paraId="16B35E79" w14:textId="4F4A053F"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Zentrale Beobachtung:</w:t>
      </w:r>
      <w:r w:rsidRPr="001A39D1">
        <w:rPr>
          <w:rFonts w:cstheme="minorHAnsi"/>
          <w:color w:val="000000" w:themeColor="text1"/>
        </w:rPr>
        <w:t xml:space="preserve"> Je inszenierter eine Selbstdarstellung wirkt, desto glaubwürdiger kann sie erscheinen. Das </w:t>
      </w:r>
      <w:r w:rsidR="00F0300B">
        <w:rPr>
          <w:rFonts w:cstheme="minorHAnsi"/>
          <w:color w:val="000000" w:themeColor="text1"/>
        </w:rPr>
        <w:t>„</w:t>
      </w:r>
      <w:r w:rsidRPr="001A39D1">
        <w:rPr>
          <w:rFonts w:cstheme="minorHAnsi"/>
          <w:color w:val="000000" w:themeColor="text1"/>
        </w:rPr>
        <w:t>zufällige</w:t>
      </w:r>
      <w:r w:rsidR="00F0300B">
        <w:rPr>
          <w:rFonts w:cstheme="minorHAnsi"/>
          <w:color w:val="000000" w:themeColor="text1"/>
        </w:rPr>
        <w:t>“</w:t>
      </w:r>
      <w:r w:rsidRPr="001A39D1">
        <w:rPr>
          <w:rFonts w:cstheme="minorHAnsi"/>
          <w:color w:val="000000" w:themeColor="text1"/>
        </w:rPr>
        <w:t xml:space="preserve"> Spiegelselfie war oft das 47., das </w:t>
      </w:r>
      <w:r w:rsidR="00F0300B">
        <w:rPr>
          <w:rFonts w:cstheme="minorHAnsi"/>
          <w:color w:val="000000" w:themeColor="text1"/>
        </w:rPr>
        <w:t>„</w:t>
      </w:r>
      <w:r w:rsidRPr="001A39D1">
        <w:rPr>
          <w:rFonts w:cstheme="minorHAnsi"/>
          <w:color w:val="000000" w:themeColor="text1"/>
        </w:rPr>
        <w:t>ungeschminkte</w:t>
      </w:r>
      <w:r w:rsidR="00F0300B">
        <w:rPr>
          <w:rFonts w:cstheme="minorHAnsi"/>
          <w:color w:val="000000" w:themeColor="text1"/>
        </w:rPr>
        <w:t>“</w:t>
      </w:r>
      <w:r w:rsidRPr="001A39D1">
        <w:rPr>
          <w:rFonts w:cstheme="minorHAnsi"/>
          <w:color w:val="000000" w:themeColor="text1"/>
        </w:rPr>
        <w:t xml:space="preserve"> Foto sorgfältig beleuchtet, das </w:t>
      </w:r>
      <w:r w:rsidR="00F0300B">
        <w:rPr>
          <w:rFonts w:cstheme="minorHAnsi"/>
          <w:color w:val="000000" w:themeColor="text1"/>
        </w:rPr>
        <w:t>„</w:t>
      </w:r>
      <w:r w:rsidRPr="001A39D1">
        <w:rPr>
          <w:rFonts w:cstheme="minorHAnsi"/>
          <w:color w:val="000000" w:themeColor="text1"/>
        </w:rPr>
        <w:t>spontane</w:t>
      </w:r>
      <w:r w:rsidR="00F0300B">
        <w:rPr>
          <w:rFonts w:cstheme="minorHAnsi"/>
          <w:color w:val="000000" w:themeColor="text1"/>
        </w:rPr>
        <w:t>“</w:t>
      </w:r>
      <w:r w:rsidRPr="001A39D1">
        <w:rPr>
          <w:rFonts w:cstheme="minorHAnsi"/>
          <w:color w:val="000000" w:themeColor="text1"/>
        </w:rPr>
        <w:t xml:space="preserve"> Video hundertfach geschnitten.</w:t>
      </w:r>
    </w:p>
    <w:p w14:paraId="7A3C0864" w14:textId="55FEE8BF"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Das ist kein Vorwurf</w:t>
      </w:r>
      <w:ins w:id="2344" w:author="Fabienne Schmaus" w:date="2026-04-30T16:58:00Z" w16du:dateUtc="2026-04-30T14:58:00Z">
        <w:r w:rsidR="00C24DA6">
          <w:rPr>
            <w:rFonts w:cstheme="minorHAnsi"/>
            <w:color w:val="000000" w:themeColor="text1"/>
          </w:rPr>
          <w:t xml:space="preserve">, </w:t>
        </w:r>
      </w:ins>
      <w:del w:id="2345" w:author="Fabienne Schmaus" w:date="2026-04-30T16:58:00Z" w16du:dateUtc="2026-04-30T14:58:00Z">
        <w:r w:rsidRPr="001A39D1" w:rsidDel="00C24DA6">
          <w:rPr>
            <w:rFonts w:cstheme="minorHAnsi"/>
            <w:color w:val="000000" w:themeColor="text1"/>
          </w:rPr>
          <w:delText xml:space="preserve"> – </w:delText>
        </w:r>
      </w:del>
      <w:r w:rsidRPr="001A39D1">
        <w:rPr>
          <w:rFonts w:cstheme="minorHAnsi"/>
          <w:color w:val="000000" w:themeColor="text1"/>
        </w:rPr>
        <w:t xml:space="preserve">es ist ein </w:t>
      </w:r>
      <w:r w:rsidRPr="001A39D1">
        <w:rPr>
          <w:rFonts w:cstheme="minorHAnsi"/>
          <w:b/>
          <w:bCs/>
          <w:color w:val="000000" w:themeColor="text1"/>
        </w:rPr>
        <w:t>strukturelles Paradox</w:t>
      </w:r>
      <w:r w:rsidRPr="001A39D1">
        <w:rPr>
          <w:rFonts w:cstheme="minorHAnsi"/>
          <w:color w:val="000000" w:themeColor="text1"/>
        </w:rPr>
        <w:t>: Sobald Authentizität zu einer Strategie wird, ist sie nicht mehr das, was sie zu sein vorgibt. Gleichzeitig heißt das nicht, dass es keine echten Momente gibt</w:t>
      </w:r>
      <w:ins w:id="2346" w:author="Fabienne Schmaus" w:date="2026-04-30T16:58:00Z" w16du:dateUtc="2026-04-30T14:58:00Z">
        <w:r w:rsidR="00C24DA6">
          <w:rPr>
            <w:rFonts w:cstheme="minorHAnsi"/>
            <w:color w:val="000000" w:themeColor="text1"/>
          </w:rPr>
          <w:t xml:space="preserve">, </w:t>
        </w:r>
      </w:ins>
      <w:del w:id="2347" w:author="Fabienne Schmaus" w:date="2026-04-30T16:58:00Z" w16du:dateUtc="2026-04-30T14:58:00Z">
        <w:r w:rsidRPr="001A39D1" w:rsidDel="00C24DA6">
          <w:rPr>
            <w:rFonts w:cstheme="minorHAnsi"/>
            <w:color w:val="000000" w:themeColor="text1"/>
          </w:rPr>
          <w:delText xml:space="preserve"> – </w:delText>
        </w:r>
      </w:del>
      <w:r w:rsidRPr="001A39D1">
        <w:rPr>
          <w:rFonts w:cstheme="minorHAnsi"/>
          <w:color w:val="000000" w:themeColor="text1"/>
        </w:rPr>
        <w:t>sondern dass die Grenze fließend ist.</w:t>
      </w:r>
    </w:p>
    <w:p w14:paraId="6C1AEC9F" w14:textId="3E4AFCFB"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Für die Profilanalyse (</w:t>
      </w:r>
      <w:del w:id="2348" w:author="Fabienne Schmaus" w:date="2026-05-04T10:22:00Z" w16du:dateUtc="2026-05-04T08:22:00Z">
        <w:r w:rsidRPr="001A39D1" w:rsidDel="00160CD3">
          <w:rPr>
            <w:rFonts w:cstheme="minorHAnsi"/>
            <w:b/>
            <w:bCs/>
            <w:color w:val="000000" w:themeColor="text1"/>
          </w:rPr>
          <w:delText xml:space="preserve">AB </w:delText>
        </w:r>
      </w:del>
      <w:ins w:id="2349" w:author="Fabienne Schmaus" w:date="2026-05-04T10:22:00Z" w16du:dateUtc="2026-05-04T08:22:00Z">
        <w:r w:rsidR="00160CD3">
          <w:rPr>
            <w:rFonts w:cstheme="minorHAnsi"/>
            <w:b/>
            <w:bCs/>
            <w:color w:val="000000" w:themeColor="text1"/>
          </w:rPr>
          <w:t>Arbeitsblatt</w:t>
        </w:r>
        <w:r w:rsidR="00160CD3" w:rsidRPr="001A39D1">
          <w:rPr>
            <w:rFonts w:cstheme="minorHAnsi"/>
            <w:b/>
            <w:bCs/>
            <w:color w:val="000000" w:themeColor="text1"/>
          </w:rPr>
          <w:t xml:space="preserve"> </w:t>
        </w:r>
      </w:ins>
      <w:r w:rsidRPr="001A39D1">
        <w:rPr>
          <w:rFonts w:cstheme="minorHAnsi"/>
          <w:b/>
          <w:bCs/>
          <w:color w:val="000000" w:themeColor="text1"/>
        </w:rPr>
        <w:t>2) relevant:</w:t>
      </w:r>
    </w:p>
    <w:p w14:paraId="5FF4792F" w14:textId="55AAFEC6" w:rsidR="001A39D1" w:rsidRPr="001A39D1" w:rsidRDefault="00F0300B" w:rsidP="001A39D1">
      <w:pPr>
        <w:numPr>
          <w:ilvl w:val="0"/>
          <w:numId w:val="47"/>
        </w:numPr>
        <w:spacing w:after="0" w:line="276" w:lineRule="auto"/>
        <w:rPr>
          <w:rFonts w:cstheme="minorHAnsi"/>
          <w:color w:val="000000" w:themeColor="text1"/>
        </w:rPr>
      </w:pPr>
      <w:r>
        <w:rPr>
          <w:rFonts w:cstheme="minorHAnsi"/>
          <w:color w:val="000000" w:themeColor="text1"/>
        </w:rPr>
        <w:t>„</w:t>
      </w:r>
      <w:r w:rsidR="001A39D1" w:rsidRPr="001A39D1">
        <w:rPr>
          <w:rFonts w:cstheme="minorHAnsi"/>
          <w:color w:val="000000" w:themeColor="text1"/>
        </w:rPr>
        <w:t>Der Authentische</w:t>
      </w:r>
      <w:r>
        <w:rPr>
          <w:rFonts w:cstheme="minorHAnsi"/>
          <w:color w:val="000000" w:themeColor="text1"/>
        </w:rPr>
        <w:t>“</w:t>
      </w:r>
      <w:r w:rsidR="001A39D1" w:rsidRPr="001A39D1">
        <w:rPr>
          <w:rFonts w:cstheme="minorHAnsi"/>
          <w:color w:val="000000" w:themeColor="text1"/>
        </w:rPr>
        <w:t xml:space="preserve"> ist nicht automatisch die </w:t>
      </w:r>
      <w:r>
        <w:rPr>
          <w:rFonts w:cstheme="minorHAnsi"/>
          <w:color w:val="000000" w:themeColor="text1"/>
        </w:rPr>
        <w:t>„</w:t>
      </w:r>
      <w:r w:rsidR="001A39D1" w:rsidRPr="001A39D1">
        <w:rPr>
          <w:rFonts w:cstheme="minorHAnsi"/>
          <w:color w:val="000000" w:themeColor="text1"/>
        </w:rPr>
        <w:t>bessere</w:t>
      </w:r>
      <w:r>
        <w:rPr>
          <w:rFonts w:cstheme="minorHAnsi"/>
          <w:color w:val="000000" w:themeColor="text1"/>
        </w:rPr>
        <w:t>“</w:t>
      </w:r>
      <w:r w:rsidR="001A39D1" w:rsidRPr="001A39D1">
        <w:rPr>
          <w:rFonts w:cstheme="minorHAnsi"/>
          <w:color w:val="000000" w:themeColor="text1"/>
        </w:rPr>
        <w:t xml:space="preserve"> Strategie.</w:t>
      </w:r>
    </w:p>
    <w:p w14:paraId="40D9EFCB" w14:textId="77777777" w:rsidR="001A39D1" w:rsidRPr="001A39D1" w:rsidRDefault="001A39D1" w:rsidP="001A39D1">
      <w:pPr>
        <w:numPr>
          <w:ilvl w:val="0"/>
          <w:numId w:val="47"/>
        </w:numPr>
        <w:spacing w:after="0" w:line="276" w:lineRule="auto"/>
        <w:rPr>
          <w:rFonts w:cstheme="minorHAnsi"/>
          <w:color w:val="000000" w:themeColor="text1"/>
        </w:rPr>
      </w:pPr>
      <w:r w:rsidRPr="001A39D1">
        <w:rPr>
          <w:rFonts w:cstheme="minorHAnsi"/>
          <w:color w:val="000000" w:themeColor="text1"/>
        </w:rPr>
        <w:t xml:space="preserve">Fragen, die helfen: </w:t>
      </w:r>
      <w:r w:rsidRPr="001A39D1">
        <w:rPr>
          <w:rFonts w:cstheme="minorHAnsi"/>
          <w:i/>
          <w:iCs/>
          <w:color w:val="000000" w:themeColor="text1"/>
        </w:rPr>
        <w:t>Welche Entscheidung steht hinter dieser Natürlichkeit? Was zeigt diese Person bewusst, was zufällig?</w:t>
      </w:r>
    </w:p>
    <w:p w14:paraId="03D111EC" w14:textId="0A615BF8"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Didaktische Pointe:</w:t>
      </w:r>
      <w:r w:rsidRPr="001A39D1">
        <w:rPr>
          <w:rFonts w:cstheme="minorHAnsi"/>
          <w:color w:val="000000" w:themeColor="text1"/>
        </w:rPr>
        <w:t xml:space="preserve"> Ziel der Phase ist nicht, Authentizität zu entlarven, sondern sie als gestaltete Kategorie sichtbar zu machen </w:t>
      </w:r>
      <w:del w:id="2350" w:author="Fabienne Schmaus" w:date="2026-04-30T16:58:00Z" w16du:dateUtc="2026-04-30T14:58:00Z">
        <w:r w:rsidRPr="001A39D1" w:rsidDel="00C24DA6">
          <w:rPr>
            <w:rFonts w:cstheme="minorHAnsi"/>
            <w:color w:val="000000" w:themeColor="text1"/>
          </w:rPr>
          <w:delText xml:space="preserve">– </w:delText>
        </w:r>
      </w:del>
      <w:r w:rsidRPr="001A39D1">
        <w:rPr>
          <w:rFonts w:cstheme="minorHAnsi"/>
          <w:color w:val="000000" w:themeColor="text1"/>
        </w:rPr>
        <w:t xml:space="preserve">und damit die Schablone </w:t>
      </w:r>
      <w:r w:rsidR="00F0300B">
        <w:rPr>
          <w:rFonts w:cstheme="minorHAnsi"/>
          <w:color w:val="000000" w:themeColor="text1"/>
        </w:rPr>
        <w:t>„</w:t>
      </w:r>
      <w:r w:rsidRPr="001A39D1">
        <w:rPr>
          <w:rFonts w:cstheme="minorHAnsi"/>
          <w:color w:val="000000" w:themeColor="text1"/>
        </w:rPr>
        <w:t>inszeniert = schlecht, authentisch = gut</w:t>
      </w:r>
      <w:r w:rsidR="00F0300B">
        <w:rPr>
          <w:rFonts w:cstheme="minorHAnsi"/>
          <w:color w:val="000000" w:themeColor="text1"/>
        </w:rPr>
        <w:t>“</w:t>
      </w:r>
      <w:r w:rsidRPr="001A39D1">
        <w:rPr>
          <w:rFonts w:cstheme="minorHAnsi"/>
          <w:color w:val="000000" w:themeColor="text1"/>
        </w:rPr>
        <w:t xml:space="preserve"> aufzulösen.</w:t>
      </w:r>
    </w:p>
    <w:p w14:paraId="51AEEE5D" w14:textId="77777777" w:rsidR="001A39D1" w:rsidRDefault="001A39D1" w:rsidP="001A39D1">
      <w:pPr>
        <w:spacing w:after="0" w:line="276" w:lineRule="auto"/>
        <w:rPr>
          <w:rFonts w:cstheme="minorHAnsi"/>
          <w:b/>
          <w:bCs/>
          <w:color w:val="000000" w:themeColor="text1"/>
        </w:rPr>
      </w:pPr>
    </w:p>
    <w:p w14:paraId="2396C861" w14:textId="1C792E4C"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 xml:space="preserve">B. </w:t>
      </w:r>
      <w:r w:rsidRPr="001A39D1">
        <w:rPr>
          <w:rFonts w:cstheme="minorHAnsi"/>
          <w:b/>
          <w:bCs/>
          <w:color w:val="000000" w:themeColor="text1"/>
        </w:rPr>
        <w:t>Wenn Plattformdesign Inszenierung erschwert: BeReal</w:t>
      </w:r>
    </w:p>
    <w:p w14:paraId="6A362B22" w14:textId="77777777" w:rsidR="00C6608C" w:rsidRDefault="00C6608C" w:rsidP="001A39D1">
      <w:pPr>
        <w:spacing w:after="0" w:line="276" w:lineRule="auto"/>
        <w:rPr>
          <w:ins w:id="2351" w:author="Fabienne Schmaus" w:date="2026-04-30T17:14:00Z" w16du:dateUtc="2026-04-30T15:14:00Z"/>
          <w:rFonts w:cstheme="minorHAnsi"/>
          <w:b/>
          <w:bCs/>
          <w:color w:val="000000" w:themeColor="text1"/>
        </w:rPr>
      </w:pPr>
    </w:p>
    <w:p w14:paraId="6A92047B" w14:textId="69DD4F40"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Die Idee von BeReal (2020 gegründet):</w:t>
      </w:r>
      <w:r w:rsidRPr="001A39D1">
        <w:rPr>
          <w:rFonts w:cstheme="minorHAnsi"/>
          <w:color w:val="000000" w:themeColor="text1"/>
        </w:rPr>
        <w:t xml:space="preserve"> Ein Mal pro Tag, zu einem zufälligen Zeitpunkt, erhalten alle </w:t>
      </w:r>
      <w:del w:id="2352" w:author="Fabienne Schmaus" w:date="2026-04-30T16:30:00Z" w16du:dateUtc="2026-04-30T14:30:00Z">
        <w:r w:rsidRPr="001A39D1" w:rsidDel="009B2458">
          <w:rPr>
            <w:rFonts w:cstheme="minorHAnsi"/>
            <w:color w:val="000000" w:themeColor="text1"/>
          </w:rPr>
          <w:delText>Nutzer:innen</w:delText>
        </w:r>
      </w:del>
      <w:ins w:id="2353" w:author="Fabienne Schmaus" w:date="2026-04-30T16:30:00Z" w16du:dateUtc="2026-04-30T14:30:00Z">
        <w:r w:rsidR="009B2458">
          <w:rPr>
            <w:rFonts w:cstheme="minorHAnsi"/>
            <w:color w:val="000000" w:themeColor="text1"/>
          </w:rPr>
          <w:t>Nutzenden</w:t>
        </w:r>
      </w:ins>
      <w:r w:rsidRPr="001A39D1">
        <w:rPr>
          <w:rFonts w:cstheme="minorHAnsi"/>
          <w:color w:val="000000" w:themeColor="text1"/>
        </w:rPr>
        <w:t xml:space="preserve"> eine Push-Benachrichtigung. Sie haben dann zwei Minuten, um gleichzeitig mit Front- und Rückkamera ein Foto aufzunehmen. Ein Re-Shot ist möglich, wird aber markiert. Keine Filter, keine Beauty-Tools.</w:t>
      </w:r>
    </w:p>
    <w:p w14:paraId="7EC2DB51"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Was das zeigt:</w:t>
      </w:r>
      <w:r w:rsidRPr="001A39D1">
        <w:rPr>
          <w:rFonts w:cstheme="minorHAnsi"/>
          <w:color w:val="000000" w:themeColor="text1"/>
        </w:rPr>
        <w:t xml:space="preserve"> Inszenierung ist nicht nur eine individuelle Entscheidung, sondern wird durch </w:t>
      </w:r>
      <w:r w:rsidRPr="001A39D1">
        <w:rPr>
          <w:rFonts w:cstheme="minorHAnsi"/>
          <w:b/>
          <w:bCs/>
          <w:color w:val="000000" w:themeColor="text1"/>
        </w:rPr>
        <w:t>Plattformdesign</w:t>
      </w:r>
      <w:r w:rsidRPr="001A39D1">
        <w:rPr>
          <w:rFonts w:cstheme="minorHAnsi"/>
          <w:color w:val="000000" w:themeColor="text1"/>
        </w:rPr>
        <w:t xml:space="preserve"> ermöglicht oder erschwert. Instagram belohnt ästhetisch kuratierte Feeds; BeReal belohnt strukturell das Gegenteil.</w:t>
      </w:r>
    </w:p>
    <w:p w14:paraId="14649D34"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Pädagogisch interessant:</w:t>
      </w:r>
    </w:p>
    <w:p w14:paraId="72EF8138" w14:textId="50FC329A" w:rsidR="001A39D1" w:rsidRPr="001A39D1" w:rsidRDefault="001A39D1" w:rsidP="001A39D1">
      <w:pPr>
        <w:numPr>
          <w:ilvl w:val="0"/>
          <w:numId w:val="48"/>
        </w:numPr>
        <w:spacing w:after="0" w:line="276" w:lineRule="auto"/>
        <w:rPr>
          <w:rFonts w:cstheme="minorHAnsi"/>
          <w:color w:val="000000" w:themeColor="text1"/>
        </w:rPr>
      </w:pPr>
      <w:r w:rsidRPr="001A39D1">
        <w:rPr>
          <w:rFonts w:cstheme="minorHAnsi"/>
          <w:color w:val="000000" w:themeColor="text1"/>
        </w:rPr>
        <w:t>BeReal hat sich in der Praxis schnell relativiert</w:t>
      </w:r>
      <w:del w:id="2354" w:author="Fabienne Schmaus" w:date="2026-04-30T16:59:00Z" w16du:dateUtc="2026-04-30T14:59:00Z">
        <w:r w:rsidRPr="001A39D1" w:rsidDel="00C24DA6">
          <w:rPr>
            <w:rFonts w:cstheme="minorHAnsi"/>
            <w:color w:val="000000" w:themeColor="text1"/>
          </w:rPr>
          <w:delText xml:space="preserve"> –</w:delText>
        </w:r>
      </w:del>
      <w:ins w:id="2355" w:author="Fabienne Schmaus" w:date="2026-04-30T16:59:00Z" w16du:dateUtc="2026-04-30T14:59:00Z">
        <w:r w:rsidR="00C24DA6">
          <w:rPr>
            <w:rFonts w:cstheme="minorHAnsi"/>
            <w:color w:val="000000" w:themeColor="text1"/>
          </w:rPr>
          <w:t>: V</w:t>
        </w:r>
      </w:ins>
      <w:del w:id="2356" w:author="Fabienne Schmaus" w:date="2026-04-30T16:59:00Z" w16du:dateUtc="2026-04-30T14:59:00Z">
        <w:r w:rsidRPr="001A39D1" w:rsidDel="00C24DA6">
          <w:rPr>
            <w:rFonts w:cstheme="minorHAnsi"/>
            <w:color w:val="000000" w:themeColor="text1"/>
          </w:rPr>
          <w:delText xml:space="preserve"> v</w:delText>
        </w:r>
      </w:del>
      <w:r w:rsidRPr="001A39D1">
        <w:rPr>
          <w:rFonts w:cstheme="minorHAnsi"/>
          <w:color w:val="000000" w:themeColor="text1"/>
        </w:rPr>
        <w:t xml:space="preserve">iele </w:t>
      </w:r>
      <w:del w:id="2357" w:author="Fabienne Schmaus" w:date="2026-04-30T16:30:00Z" w16du:dateUtc="2026-04-30T14:30:00Z">
        <w:r w:rsidRPr="001A39D1" w:rsidDel="009B2458">
          <w:rPr>
            <w:rFonts w:cstheme="minorHAnsi"/>
            <w:color w:val="000000" w:themeColor="text1"/>
          </w:rPr>
          <w:delText>Nutzer:innen</w:delText>
        </w:r>
      </w:del>
      <w:ins w:id="2358" w:author="Fabienne Schmaus" w:date="2026-04-30T16:30:00Z" w16du:dateUtc="2026-04-30T14:30:00Z">
        <w:r w:rsidR="009B2458">
          <w:rPr>
            <w:rFonts w:cstheme="minorHAnsi"/>
            <w:color w:val="000000" w:themeColor="text1"/>
          </w:rPr>
          <w:t>Nutzende</w:t>
        </w:r>
      </w:ins>
      <w:r w:rsidRPr="001A39D1">
        <w:rPr>
          <w:rFonts w:cstheme="minorHAnsi"/>
          <w:color w:val="000000" w:themeColor="text1"/>
        </w:rPr>
        <w:t xml:space="preserve"> warten bewusst auf </w:t>
      </w:r>
      <w:r w:rsidR="00F0300B">
        <w:rPr>
          <w:rFonts w:cstheme="minorHAnsi"/>
          <w:color w:val="000000" w:themeColor="text1"/>
        </w:rPr>
        <w:t>„</w:t>
      </w:r>
      <w:r w:rsidRPr="001A39D1">
        <w:rPr>
          <w:rFonts w:cstheme="minorHAnsi"/>
          <w:color w:val="000000" w:themeColor="text1"/>
        </w:rPr>
        <w:t>gute</w:t>
      </w:r>
      <w:r w:rsidR="00F0300B">
        <w:rPr>
          <w:rFonts w:cstheme="minorHAnsi"/>
          <w:color w:val="000000" w:themeColor="text1"/>
        </w:rPr>
        <w:t>“</w:t>
      </w:r>
      <w:r w:rsidRPr="001A39D1">
        <w:rPr>
          <w:rFonts w:cstheme="minorHAnsi"/>
          <w:color w:val="000000" w:themeColor="text1"/>
        </w:rPr>
        <w:t xml:space="preserve"> Momente, bevor sie posten.</w:t>
      </w:r>
    </w:p>
    <w:p w14:paraId="693D3D6C" w14:textId="77777777" w:rsidR="001A39D1" w:rsidRPr="001A39D1" w:rsidDel="00C6608C" w:rsidRDefault="001A39D1" w:rsidP="001A39D1">
      <w:pPr>
        <w:numPr>
          <w:ilvl w:val="0"/>
          <w:numId w:val="48"/>
        </w:numPr>
        <w:spacing w:after="0" w:line="276" w:lineRule="auto"/>
        <w:rPr>
          <w:del w:id="2359" w:author="Fabienne Schmaus" w:date="2026-04-30T17:15:00Z" w16du:dateUtc="2026-04-30T15:15:00Z"/>
          <w:rFonts w:cstheme="minorHAnsi"/>
          <w:color w:val="000000" w:themeColor="text1"/>
        </w:rPr>
      </w:pPr>
      <w:r w:rsidRPr="001A39D1">
        <w:rPr>
          <w:rFonts w:cstheme="minorHAnsi"/>
          <w:color w:val="000000" w:themeColor="text1"/>
        </w:rPr>
        <w:t>Das bestätigt: Selbst Anti-Inszenierungs-Design kann das Bedürfnis nach Kontrolle über das eigene Bild nicht ausschalten.</w:t>
      </w:r>
    </w:p>
    <w:p w14:paraId="22A49FD0" w14:textId="6FF1EBF4" w:rsidR="001A39D1" w:rsidRPr="00C6608C" w:rsidRDefault="001A39D1" w:rsidP="001A39D1">
      <w:pPr>
        <w:numPr>
          <w:ilvl w:val="0"/>
          <w:numId w:val="48"/>
        </w:numPr>
        <w:spacing w:after="0" w:line="276" w:lineRule="auto"/>
        <w:rPr>
          <w:ins w:id="2360" w:author="Fabienne Schmaus" w:date="2026-04-30T17:14:00Z" w16du:dateUtc="2026-04-30T15:14:00Z"/>
          <w:rFonts w:cstheme="minorHAnsi"/>
          <w:color w:val="000000" w:themeColor="text1"/>
        </w:rPr>
        <w:pPrChange w:id="2361" w:author="Fabienne Schmaus" w:date="2026-04-30T17:15:00Z" w16du:dateUtc="2026-04-30T15:15:00Z">
          <w:pPr>
            <w:spacing w:after="0" w:line="276" w:lineRule="auto"/>
          </w:pPr>
        </w:pPrChange>
      </w:pPr>
    </w:p>
    <w:p w14:paraId="5A3CCEDD" w14:textId="77777777" w:rsidR="00C6608C" w:rsidRDefault="00C6608C" w:rsidP="00C6608C">
      <w:pPr>
        <w:spacing w:after="0" w:line="276" w:lineRule="auto"/>
        <w:rPr>
          <w:ins w:id="2362" w:author="Fabienne Schmaus" w:date="2026-04-30T17:18:00Z" w16du:dateUtc="2026-04-30T15:18:00Z"/>
          <w:rFonts w:cstheme="minorHAnsi"/>
          <w:b/>
          <w:bCs/>
          <w:sz w:val="24"/>
          <w:szCs w:val="24"/>
        </w:rPr>
      </w:pPr>
    </w:p>
    <w:p w14:paraId="119D3C6D" w14:textId="77777777" w:rsidR="00C6608C" w:rsidRPr="001955DF" w:rsidRDefault="00C6608C" w:rsidP="00C6608C">
      <w:pPr>
        <w:spacing w:after="0" w:line="276" w:lineRule="auto"/>
        <w:rPr>
          <w:ins w:id="2363" w:author="Fabienne Schmaus" w:date="2026-04-30T17:14:00Z" w16du:dateUtc="2026-04-30T15:14:00Z"/>
          <w:rFonts w:cstheme="minorHAnsi"/>
          <w:b/>
          <w:bCs/>
          <w:sz w:val="24"/>
          <w:szCs w:val="24"/>
        </w:rPr>
      </w:pPr>
    </w:p>
    <w:p w14:paraId="69D8CECC" w14:textId="49BAA623" w:rsidR="00C6608C" w:rsidRPr="001955DF" w:rsidRDefault="00C6608C" w:rsidP="00C6608C">
      <w:pPr>
        <w:spacing w:after="0" w:line="276" w:lineRule="auto"/>
        <w:rPr>
          <w:ins w:id="2364" w:author="Fabienne Schmaus" w:date="2026-04-30T17:14:00Z" w16du:dateUtc="2026-04-30T15:14:00Z"/>
          <w:rFonts w:cstheme="minorHAnsi"/>
          <w:b/>
          <w:bCs/>
          <w:sz w:val="24"/>
          <w:szCs w:val="24"/>
        </w:rPr>
      </w:pPr>
      <w:ins w:id="2365" w:author="Fabienne Schmaus" w:date="2026-04-30T17:14:00Z" w16du:dateUtc="2026-04-30T15:14:00Z">
        <w:r w:rsidRPr="001955DF">
          <w:rPr>
            <w:rFonts w:cstheme="minorHAnsi"/>
            <w:b/>
            <w:bCs/>
            <w:sz w:val="24"/>
            <w:szCs w:val="24"/>
          </w:rPr>
          <w:t>Zur Arbeitsphase „</w:t>
        </w:r>
      </w:ins>
      <w:ins w:id="2366" w:author="Fabienne Schmaus" w:date="2026-04-30T17:15:00Z" w16du:dateUtc="2026-04-30T15:15:00Z">
        <w:r>
          <w:rPr>
            <w:rFonts w:cstheme="minorHAnsi"/>
            <w:b/>
            <w:bCs/>
            <w:sz w:val="24"/>
            <w:szCs w:val="24"/>
          </w:rPr>
          <w:t>Vertiefung 2</w:t>
        </w:r>
      </w:ins>
      <w:ins w:id="2367" w:author="Fabienne Schmaus" w:date="2026-04-30T17:14:00Z" w16du:dateUtc="2026-04-30T15:14:00Z">
        <w:r w:rsidRPr="001955DF">
          <w:rPr>
            <w:rFonts w:cstheme="minorHAnsi"/>
            <w:b/>
            <w:bCs/>
            <w:sz w:val="24"/>
            <w:szCs w:val="24"/>
          </w:rPr>
          <w:t>“</w:t>
        </w:r>
      </w:ins>
    </w:p>
    <w:p w14:paraId="3D825222" w14:textId="77777777" w:rsidR="00C6608C" w:rsidRPr="001955DF" w:rsidRDefault="00C6608C" w:rsidP="00C6608C">
      <w:pPr>
        <w:spacing w:after="0" w:line="276" w:lineRule="auto"/>
        <w:rPr>
          <w:ins w:id="2368" w:author="Fabienne Schmaus" w:date="2026-04-30T17:14:00Z" w16du:dateUtc="2026-04-30T15:14:00Z"/>
          <w:rFonts w:cstheme="minorHAnsi"/>
          <w:sz w:val="24"/>
          <w:szCs w:val="24"/>
        </w:rPr>
      </w:pPr>
    </w:p>
    <w:p w14:paraId="0A55F00F" w14:textId="10C714FA" w:rsidR="00C6608C" w:rsidDel="00C6608C" w:rsidRDefault="00C6608C" w:rsidP="001A39D1">
      <w:pPr>
        <w:spacing w:after="0" w:line="276" w:lineRule="auto"/>
        <w:rPr>
          <w:del w:id="2369" w:author="Fabienne Schmaus" w:date="2026-04-30T17:15:00Z" w16du:dateUtc="2026-04-30T15:15:00Z"/>
          <w:rFonts w:cstheme="minorHAnsi"/>
          <w:color w:val="000000" w:themeColor="text1"/>
        </w:rPr>
      </w:pPr>
    </w:p>
    <w:p w14:paraId="29D43C41" w14:textId="002770B8" w:rsidR="001A39D1" w:rsidRPr="00D96127" w:rsidDel="00C6608C" w:rsidRDefault="001A39D1" w:rsidP="001A39D1">
      <w:pPr>
        <w:spacing w:after="0" w:line="276" w:lineRule="auto"/>
        <w:rPr>
          <w:del w:id="2370" w:author="Fabienne Schmaus" w:date="2026-04-30T17:15:00Z" w16du:dateUtc="2026-04-30T15:15:00Z"/>
          <w:rFonts w:cstheme="minorHAnsi"/>
          <w:b/>
          <w:bCs/>
          <w:color w:val="000000" w:themeColor="text1"/>
          <w:sz w:val="32"/>
          <w:szCs w:val="32"/>
        </w:rPr>
      </w:pPr>
      <w:del w:id="2371" w:author="Fabienne Schmaus" w:date="2026-04-30T17:15:00Z" w16du:dateUtc="2026-04-30T15:15:00Z">
        <w:r w:rsidRPr="00D96127" w:rsidDel="00C6608C">
          <w:rPr>
            <w:rFonts w:cstheme="minorHAnsi"/>
            <w:b/>
            <w:bCs/>
            <w:color w:val="000000" w:themeColor="text1"/>
            <w:sz w:val="32"/>
            <w:szCs w:val="32"/>
          </w:rPr>
          <w:delText>Zu Vertiefung 2</w:delText>
        </w:r>
      </w:del>
    </w:p>
    <w:p w14:paraId="59AF6F1F" w14:textId="041BE324" w:rsidR="001A39D1" w:rsidRPr="00D96127" w:rsidDel="00C6608C" w:rsidRDefault="001A39D1" w:rsidP="001A39D1">
      <w:pPr>
        <w:spacing w:after="0" w:line="276" w:lineRule="auto"/>
        <w:rPr>
          <w:del w:id="2372" w:author="Fabienne Schmaus" w:date="2026-04-30T17:15:00Z" w16du:dateUtc="2026-04-30T15:15:00Z"/>
          <w:rFonts w:cstheme="minorHAnsi"/>
          <w:color w:val="000000" w:themeColor="text1"/>
        </w:rPr>
      </w:pPr>
    </w:p>
    <w:p w14:paraId="02B36CC7" w14:textId="5A4D5B4F" w:rsidR="003122D1" w:rsidRPr="00D96127" w:rsidRDefault="003122D1" w:rsidP="003122D1">
      <w:pPr>
        <w:spacing w:after="0" w:line="276" w:lineRule="auto"/>
        <w:rPr>
          <w:rFonts w:cstheme="minorHAnsi"/>
          <w:b/>
          <w:bCs/>
          <w:color w:val="000000" w:themeColor="text1"/>
        </w:rPr>
      </w:pPr>
      <w:r w:rsidRPr="00D96127">
        <w:rPr>
          <w:rFonts w:cstheme="minorHAnsi"/>
          <w:b/>
          <w:bCs/>
          <w:color w:val="000000" w:themeColor="text1"/>
        </w:rPr>
        <w:t>A. Social Comparison Theory (Festinger, 1954)</w:t>
      </w:r>
    </w:p>
    <w:p w14:paraId="68444F85" w14:textId="77777777" w:rsidR="00C6608C" w:rsidRDefault="00C6608C" w:rsidP="003122D1">
      <w:pPr>
        <w:spacing w:after="0" w:line="276" w:lineRule="auto"/>
        <w:rPr>
          <w:ins w:id="2373" w:author="Fabienne Schmaus" w:date="2026-04-30T17:15:00Z" w16du:dateUtc="2026-04-30T15:15:00Z"/>
          <w:rFonts w:cstheme="minorHAnsi"/>
          <w:b/>
          <w:bCs/>
          <w:color w:val="000000" w:themeColor="text1"/>
        </w:rPr>
      </w:pPr>
    </w:p>
    <w:p w14:paraId="3860CCC9" w14:textId="299F8880"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Kernaussage:</w:t>
      </w:r>
      <w:r w:rsidRPr="003122D1">
        <w:rPr>
          <w:rFonts w:cstheme="minorHAnsi"/>
          <w:color w:val="000000" w:themeColor="text1"/>
        </w:rPr>
        <w:t xml:space="preserve"> Menschen haben ein grundlegendes Bedürfnis, sich selbst einzuordnen. Da es keinen objektiven Maßstab für </w:t>
      </w:r>
      <w:r w:rsidR="00F0300B">
        <w:rPr>
          <w:rFonts w:cstheme="minorHAnsi"/>
          <w:color w:val="000000" w:themeColor="text1"/>
        </w:rPr>
        <w:t>„</w:t>
      </w:r>
      <w:r w:rsidRPr="003122D1">
        <w:rPr>
          <w:rFonts w:cstheme="minorHAnsi"/>
          <w:color w:val="000000" w:themeColor="text1"/>
        </w:rPr>
        <w:t>bin ich gut genug?</w:t>
      </w:r>
      <w:r w:rsidR="00F0300B">
        <w:rPr>
          <w:rFonts w:cstheme="minorHAnsi"/>
          <w:color w:val="000000" w:themeColor="text1"/>
        </w:rPr>
        <w:t>“</w:t>
      </w:r>
      <w:r w:rsidRPr="003122D1">
        <w:rPr>
          <w:rFonts w:cstheme="minorHAnsi"/>
          <w:color w:val="000000" w:themeColor="text1"/>
        </w:rPr>
        <w:t xml:space="preserve"> gibt, vergleichen wir uns mit anderen.</w:t>
      </w:r>
    </w:p>
    <w:p w14:paraId="749D013A"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Zwei Richtungen:</w:t>
      </w:r>
    </w:p>
    <w:p w14:paraId="4645067B" w14:textId="5B2E4928"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Aufwärtsvergleich</w:t>
      </w:r>
      <w:r w:rsidRPr="003122D1">
        <w:rPr>
          <w:rFonts w:cstheme="minorHAnsi"/>
          <w:color w:val="000000" w:themeColor="text1"/>
        </w:rPr>
        <w:t xml:space="preserve"> (mit </w:t>
      </w:r>
      <w:r w:rsidR="00F0300B">
        <w:rPr>
          <w:rFonts w:cstheme="minorHAnsi"/>
          <w:color w:val="000000" w:themeColor="text1"/>
        </w:rPr>
        <w:t>„</w:t>
      </w:r>
      <w:r w:rsidRPr="003122D1">
        <w:rPr>
          <w:rFonts w:cstheme="minorHAnsi"/>
          <w:color w:val="000000" w:themeColor="text1"/>
        </w:rPr>
        <w:t>Besseren</w:t>
      </w:r>
      <w:r w:rsidR="00F0300B">
        <w:rPr>
          <w:rFonts w:cstheme="minorHAnsi"/>
          <w:color w:val="000000" w:themeColor="text1"/>
        </w:rPr>
        <w:t>“</w:t>
      </w:r>
      <w:r w:rsidRPr="003122D1">
        <w:rPr>
          <w:rFonts w:cstheme="minorHAnsi"/>
          <w:color w:val="000000" w:themeColor="text1"/>
        </w:rPr>
        <w:t>): kann motivieren (</w:t>
      </w:r>
      <w:r w:rsidR="00F0300B">
        <w:rPr>
          <w:rFonts w:cstheme="minorHAnsi"/>
          <w:color w:val="000000" w:themeColor="text1"/>
        </w:rPr>
        <w:t>„</w:t>
      </w:r>
      <w:r w:rsidRPr="003122D1">
        <w:rPr>
          <w:rFonts w:cstheme="minorHAnsi"/>
          <w:color w:val="000000" w:themeColor="text1"/>
        </w:rPr>
        <w:t>ich will da auch hin</w:t>
      </w:r>
      <w:r w:rsidR="00F0300B">
        <w:rPr>
          <w:rFonts w:cstheme="minorHAnsi"/>
          <w:color w:val="000000" w:themeColor="text1"/>
        </w:rPr>
        <w:t>“</w:t>
      </w:r>
      <w:r w:rsidRPr="003122D1">
        <w:rPr>
          <w:rFonts w:cstheme="minorHAnsi"/>
          <w:color w:val="000000" w:themeColor="text1"/>
        </w:rPr>
        <w:t xml:space="preserve">) </w:t>
      </w:r>
      <w:del w:id="2374" w:author="Fabienne Schmaus" w:date="2026-04-30T16:59:00Z" w16du:dateUtc="2026-04-30T14:59:00Z">
        <w:r w:rsidRPr="003122D1" w:rsidDel="00C24DA6">
          <w:rPr>
            <w:rFonts w:cstheme="minorHAnsi"/>
            <w:color w:val="000000" w:themeColor="text1"/>
          </w:rPr>
          <w:delText xml:space="preserve">– </w:delText>
        </w:r>
      </w:del>
      <w:r w:rsidRPr="003122D1">
        <w:rPr>
          <w:rFonts w:cstheme="minorHAnsi"/>
          <w:color w:val="000000" w:themeColor="text1"/>
        </w:rPr>
        <w:t>oder niederdrücken (</w:t>
      </w:r>
      <w:r w:rsidR="00F0300B">
        <w:rPr>
          <w:rFonts w:cstheme="minorHAnsi"/>
          <w:color w:val="000000" w:themeColor="text1"/>
        </w:rPr>
        <w:t>„</w:t>
      </w:r>
      <w:r w:rsidRPr="003122D1">
        <w:rPr>
          <w:rFonts w:cstheme="minorHAnsi"/>
          <w:color w:val="000000" w:themeColor="text1"/>
        </w:rPr>
        <w:t>ich werde das nie erreichen</w:t>
      </w:r>
      <w:r w:rsidR="00F0300B">
        <w:rPr>
          <w:rFonts w:cstheme="minorHAnsi"/>
          <w:color w:val="000000" w:themeColor="text1"/>
        </w:rPr>
        <w:t>“</w:t>
      </w:r>
      <w:r w:rsidRPr="003122D1">
        <w:rPr>
          <w:rFonts w:cstheme="minorHAnsi"/>
          <w:color w:val="000000" w:themeColor="text1"/>
        </w:rPr>
        <w:t xml:space="preserve">). Auf Social Media überwiegt Letzteres, weil die </w:t>
      </w:r>
      <w:r w:rsidR="00F0300B">
        <w:rPr>
          <w:rFonts w:cstheme="minorHAnsi"/>
          <w:color w:val="000000" w:themeColor="text1"/>
        </w:rPr>
        <w:t>„</w:t>
      </w:r>
      <w:r w:rsidRPr="003122D1">
        <w:rPr>
          <w:rFonts w:cstheme="minorHAnsi"/>
          <w:color w:val="000000" w:themeColor="text1"/>
        </w:rPr>
        <w:t>Besseren</w:t>
      </w:r>
      <w:r w:rsidR="00F0300B">
        <w:rPr>
          <w:rFonts w:cstheme="minorHAnsi"/>
          <w:color w:val="000000" w:themeColor="text1"/>
        </w:rPr>
        <w:t>“</w:t>
      </w:r>
      <w:r w:rsidRPr="003122D1">
        <w:rPr>
          <w:rFonts w:cstheme="minorHAnsi"/>
          <w:color w:val="000000" w:themeColor="text1"/>
        </w:rPr>
        <w:t xml:space="preserve"> kuratierte Fassaden zeigen.</w:t>
      </w:r>
    </w:p>
    <w:p w14:paraId="611672A0" w14:textId="27ACC894"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Abwärtsvergleich</w:t>
      </w:r>
      <w:r w:rsidRPr="003122D1">
        <w:rPr>
          <w:rFonts w:cstheme="minorHAnsi"/>
          <w:color w:val="000000" w:themeColor="text1"/>
        </w:rPr>
        <w:t xml:space="preserve"> (mit </w:t>
      </w:r>
      <w:r w:rsidR="00F0300B">
        <w:rPr>
          <w:rFonts w:cstheme="minorHAnsi"/>
          <w:color w:val="000000" w:themeColor="text1"/>
        </w:rPr>
        <w:t>„</w:t>
      </w:r>
      <w:r w:rsidRPr="003122D1">
        <w:rPr>
          <w:rFonts w:cstheme="minorHAnsi"/>
          <w:color w:val="000000" w:themeColor="text1"/>
        </w:rPr>
        <w:t>Schlechteren</w:t>
      </w:r>
      <w:r w:rsidR="00F0300B">
        <w:rPr>
          <w:rFonts w:cstheme="minorHAnsi"/>
          <w:color w:val="000000" w:themeColor="text1"/>
        </w:rPr>
        <w:t>“</w:t>
      </w:r>
      <w:r w:rsidRPr="003122D1">
        <w:rPr>
          <w:rFonts w:cstheme="minorHAnsi"/>
          <w:color w:val="000000" w:themeColor="text1"/>
        </w:rPr>
        <w:t>): stabilisiert kurzfristig das Selbstwertgefühl, kann aber in Herabwürdigung kippen.</w:t>
      </w:r>
    </w:p>
    <w:p w14:paraId="35384B14"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Was Social Media verändert:</w:t>
      </w:r>
      <w:r w:rsidRPr="003122D1">
        <w:rPr>
          <w:rFonts w:cstheme="minorHAnsi"/>
          <w:color w:val="000000" w:themeColor="text1"/>
        </w:rPr>
        <w:t xml:space="preserve"> Die Vergleichsgruppe ist nicht mehr der Nachbarschaft oder dem Klassenraum entnommen, sondern ein global kuratierter Querschnitt erfolgreicher, schöner, glücklicher Darstellungen. Der Durchschnittsmensch vergleicht sich nicht mehr mit dem Durchschnitt, sondern mit dem oberen einen Prozent.</w:t>
      </w:r>
    </w:p>
    <w:p w14:paraId="4BA507C5" w14:textId="762AC6CE"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Für die Fallarbeit (A</w:t>
      </w:r>
      <w:ins w:id="2375" w:author="Fabienne Schmaus" w:date="2026-04-30T16:59:00Z" w16du:dateUtc="2026-04-30T14:59:00Z">
        <w:r w:rsidR="00C24DA6">
          <w:rPr>
            <w:rFonts w:cstheme="minorHAnsi"/>
            <w:b/>
            <w:bCs/>
            <w:color w:val="000000" w:themeColor="text1"/>
          </w:rPr>
          <w:t xml:space="preserve">rbeitsblatt </w:t>
        </w:r>
      </w:ins>
      <w:del w:id="2376" w:author="Fabienne Schmaus" w:date="2026-04-30T16:59:00Z" w16du:dateUtc="2026-04-30T14:59:00Z">
        <w:r w:rsidRPr="003122D1" w:rsidDel="00C24DA6">
          <w:rPr>
            <w:rFonts w:cstheme="minorHAnsi"/>
            <w:b/>
            <w:bCs/>
            <w:color w:val="000000" w:themeColor="text1"/>
          </w:rPr>
          <w:delText xml:space="preserve">B </w:delText>
        </w:r>
      </w:del>
      <w:r w:rsidRPr="003122D1">
        <w:rPr>
          <w:rFonts w:cstheme="minorHAnsi"/>
          <w:b/>
          <w:bCs/>
          <w:color w:val="000000" w:themeColor="text1"/>
        </w:rPr>
        <w:t>3a):</w:t>
      </w:r>
      <w:r w:rsidRPr="003122D1">
        <w:rPr>
          <w:rFonts w:cstheme="minorHAnsi"/>
          <w:color w:val="000000" w:themeColor="text1"/>
        </w:rPr>
        <w:t xml:space="preserve"> Festingers Theorie erklärt, warum der Vergleich systematisch zu Unzufriedenheit führt</w:t>
      </w:r>
      <w:ins w:id="2377" w:author="Fabienne Schmaus" w:date="2026-04-30T16:59:00Z" w16du:dateUtc="2026-04-30T14:59:00Z">
        <w:r w:rsidR="00C24DA6">
          <w:rPr>
            <w:rFonts w:cstheme="minorHAnsi"/>
            <w:color w:val="000000" w:themeColor="text1"/>
          </w:rPr>
          <w:t>. E</w:t>
        </w:r>
      </w:ins>
      <w:del w:id="2378" w:author="Fabienne Schmaus" w:date="2026-04-30T16:59:00Z" w16du:dateUtc="2026-04-30T14:59:00Z">
        <w:r w:rsidRPr="003122D1" w:rsidDel="00C24DA6">
          <w:rPr>
            <w:rFonts w:cstheme="minorHAnsi"/>
            <w:color w:val="000000" w:themeColor="text1"/>
          </w:rPr>
          <w:delText xml:space="preserve"> – e</w:delText>
        </w:r>
      </w:del>
      <w:r w:rsidRPr="003122D1">
        <w:rPr>
          <w:rFonts w:cstheme="minorHAnsi"/>
          <w:color w:val="000000" w:themeColor="text1"/>
        </w:rPr>
        <w:t>s ist keine individuelle Schwäche, sondern ein strukturelles Muster.</w:t>
      </w:r>
    </w:p>
    <w:p w14:paraId="1527F1AD" w14:textId="77777777" w:rsidR="003122D1" w:rsidRPr="003122D1" w:rsidRDefault="003122D1" w:rsidP="003122D1">
      <w:pPr>
        <w:spacing w:after="0" w:line="276" w:lineRule="auto"/>
        <w:rPr>
          <w:rFonts w:cstheme="minorHAnsi"/>
          <w:color w:val="000000" w:themeColor="text1"/>
        </w:rPr>
      </w:pPr>
      <w:r w:rsidRPr="003122D1">
        <w:rPr>
          <w:rFonts w:cstheme="minorHAnsi"/>
          <w:i/>
          <w:iCs/>
          <w:color w:val="000000" w:themeColor="text1"/>
          <w:lang w:val="en-US"/>
        </w:rPr>
        <w:t>Weiterlesen:</w:t>
      </w:r>
      <w:r w:rsidRPr="003122D1">
        <w:rPr>
          <w:rFonts w:cstheme="minorHAnsi"/>
          <w:color w:val="000000" w:themeColor="text1"/>
          <w:lang w:val="en-US"/>
        </w:rPr>
        <w:t xml:space="preserve"> Festinger, L. (1954): </w:t>
      </w:r>
      <w:r w:rsidRPr="003122D1">
        <w:rPr>
          <w:rFonts w:cstheme="minorHAnsi"/>
          <w:i/>
          <w:iCs/>
          <w:color w:val="000000" w:themeColor="text1"/>
          <w:lang w:val="en-US"/>
        </w:rPr>
        <w:t>A Theory of Social Comparison Processes.</w:t>
      </w:r>
      <w:r w:rsidRPr="003122D1">
        <w:rPr>
          <w:rFonts w:cstheme="minorHAnsi"/>
          <w:color w:val="000000" w:themeColor="text1"/>
          <w:lang w:val="en-US"/>
        </w:rPr>
        <w:t xml:space="preserve"> </w:t>
      </w:r>
      <w:r w:rsidRPr="003122D1">
        <w:rPr>
          <w:rFonts w:cstheme="minorHAnsi"/>
          <w:color w:val="000000" w:themeColor="text1"/>
        </w:rPr>
        <w:t>In: Human Relations 7(2).</w:t>
      </w:r>
    </w:p>
    <w:p w14:paraId="7F37B19C" w14:textId="77777777" w:rsidR="003122D1" w:rsidRDefault="003122D1" w:rsidP="003122D1">
      <w:pPr>
        <w:spacing w:after="0" w:line="276" w:lineRule="auto"/>
        <w:rPr>
          <w:rFonts w:ascii="Segoe UI Emoji" w:hAnsi="Segoe UI Emoji" w:cs="Segoe UI Emoji"/>
          <w:b/>
          <w:bCs/>
          <w:color w:val="000000" w:themeColor="text1"/>
        </w:rPr>
      </w:pPr>
    </w:p>
    <w:p w14:paraId="1E807FED" w14:textId="602CD2E6" w:rsidR="003122D1" w:rsidRPr="003122D1" w:rsidRDefault="003122D1" w:rsidP="003122D1">
      <w:pPr>
        <w:spacing w:after="0" w:line="276" w:lineRule="auto"/>
        <w:rPr>
          <w:rFonts w:cstheme="minorHAnsi"/>
          <w:b/>
          <w:bCs/>
          <w:color w:val="000000" w:themeColor="text1"/>
        </w:rPr>
      </w:pPr>
      <w:r>
        <w:rPr>
          <w:rFonts w:cstheme="minorHAnsi"/>
          <w:b/>
          <w:bCs/>
          <w:color w:val="000000" w:themeColor="text1"/>
        </w:rPr>
        <w:t>B.</w:t>
      </w:r>
      <w:r w:rsidRPr="003122D1">
        <w:rPr>
          <w:rFonts w:cstheme="minorHAnsi"/>
          <w:b/>
          <w:bCs/>
          <w:color w:val="000000" w:themeColor="text1"/>
        </w:rPr>
        <w:t xml:space="preserve"> Digitale Vergleiche: Was die Forschung zeigt</w:t>
      </w:r>
    </w:p>
    <w:p w14:paraId="76E7AC96" w14:textId="77777777" w:rsidR="00C6608C" w:rsidRDefault="00C6608C" w:rsidP="003122D1">
      <w:pPr>
        <w:spacing w:after="0" w:line="276" w:lineRule="auto"/>
        <w:rPr>
          <w:ins w:id="2379" w:author="Fabienne Schmaus" w:date="2026-04-30T17:15:00Z" w16du:dateUtc="2026-04-30T15:15:00Z"/>
          <w:rFonts w:cstheme="minorHAnsi"/>
          <w:b/>
          <w:bCs/>
          <w:color w:val="000000" w:themeColor="text1"/>
        </w:rPr>
      </w:pPr>
    </w:p>
    <w:p w14:paraId="42B8734D" w14:textId="3B8EF8B3"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Zentrale Befunde aktueller Studien zu Social Media und Selbstwert:</w:t>
      </w:r>
    </w:p>
    <w:p w14:paraId="392C2066"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 xml:space="preserve">Soziale Vergleiche via Social Media sind </w:t>
      </w:r>
      <w:r w:rsidRPr="003122D1">
        <w:rPr>
          <w:rFonts w:cstheme="minorHAnsi"/>
          <w:b/>
          <w:bCs/>
          <w:color w:val="000000" w:themeColor="text1"/>
        </w:rPr>
        <w:t>häufiger und intensiver</w:t>
      </w:r>
      <w:r w:rsidRPr="003122D1">
        <w:rPr>
          <w:rFonts w:cstheme="minorHAnsi"/>
          <w:color w:val="000000" w:themeColor="text1"/>
        </w:rPr>
        <w:t xml:space="preserve"> als im analogen Alltag.</w:t>
      </w:r>
    </w:p>
    <w:p w14:paraId="6CE3B135"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Je mehr Zeit mit passivem Konsum (Scrollen, Schauen) verbracht wird, desto stärker der Zusammenhang mit niedrigerem Selbstwertgefühl.</w:t>
      </w:r>
    </w:p>
    <w:p w14:paraId="76123B62" w14:textId="4B1A68F4"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Aktiver Konsum (selbst Erstellen, kommentieren) zeigt weniger negative Effekte</w:t>
      </w:r>
      <w:ins w:id="2380" w:author="Fabienne Schmaus" w:date="2026-04-30T16:59:00Z" w16du:dateUtc="2026-04-30T14:59:00Z">
        <w:r w:rsidR="00F05765">
          <w:rPr>
            <w:rFonts w:cstheme="minorHAnsi"/>
            <w:color w:val="000000" w:themeColor="text1"/>
          </w:rPr>
          <w:t>. D</w:t>
        </w:r>
      </w:ins>
      <w:del w:id="2381" w:author="Fabienne Schmaus" w:date="2026-04-30T16:59:00Z" w16du:dateUtc="2026-04-30T14:59:00Z">
        <w:r w:rsidRPr="003122D1" w:rsidDel="00F05765">
          <w:rPr>
            <w:rFonts w:cstheme="minorHAnsi"/>
            <w:color w:val="000000" w:themeColor="text1"/>
          </w:rPr>
          <w:delText xml:space="preserve"> – d</w:delText>
        </w:r>
      </w:del>
      <w:r w:rsidRPr="003122D1">
        <w:rPr>
          <w:rFonts w:cstheme="minorHAnsi"/>
          <w:color w:val="000000" w:themeColor="text1"/>
        </w:rPr>
        <w:t xml:space="preserve">as reine </w:t>
      </w:r>
      <w:r w:rsidR="00F0300B">
        <w:rPr>
          <w:rFonts w:cstheme="minorHAnsi"/>
          <w:color w:val="000000" w:themeColor="text1"/>
        </w:rPr>
        <w:t>„</w:t>
      </w:r>
      <w:r w:rsidRPr="003122D1">
        <w:rPr>
          <w:rFonts w:cstheme="minorHAnsi"/>
          <w:color w:val="000000" w:themeColor="text1"/>
        </w:rPr>
        <w:t>Konsumieren anderer Profile</w:t>
      </w:r>
      <w:r w:rsidR="00F0300B">
        <w:rPr>
          <w:rFonts w:cstheme="minorHAnsi"/>
          <w:color w:val="000000" w:themeColor="text1"/>
        </w:rPr>
        <w:t>“</w:t>
      </w:r>
      <w:r w:rsidRPr="003122D1">
        <w:rPr>
          <w:rFonts w:cstheme="minorHAnsi"/>
          <w:color w:val="000000" w:themeColor="text1"/>
        </w:rPr>
        <w:t xml:space="preserve"> ist der stärkste Risikofaktor.</w:t>
      </w:r>
    </w:p>
    <w:p w14:paraId="347D05A1" w14:textId="1146E711"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Besonders betroffen sind Nutze</w:t>
      </w:r>
      <w:del w:id="2382" w:author="Fabienne Schmaus" w:date="2026-04-30T16:30:00Z" w16du:dateUtc="2026-04-30T14:30:00Z">
        <w:r w:rsidRPr="003122D1" w:rsidDel="009B2458">
          <w:rPr>
            <w:rFonts w:cstheme="minorHAnsi"/>
            <w:color w:val="000000" w:themeColor="text1"/>
          </w:rPr>
          <w:delText>r:innen</w:delText>
        </w:r>
      </w:del>
      <w:ins w:id="2383" w:author="Fabienne Schmaus" w:date="2026-04-30T16:30:00Z" w16du:dateUtc="2026-04-30T14:30:00Z">
        <w:r w:rsidR="009B2458">
          <w:rPr>
            <w:rFonts w:cstheme="minorHAnsi"/>
            <w:color w:val="000000" w:themeColor="text1"/>
          </w:rPr>
          <w:t>nd</w:t>
        </w:r>
      </w:ins>
      <w:ins w:id="2384" w:author="Fabienne Schmaus" w:date="2026-04-30T16:31:00Z" w16du:dateUtc="2026-04-30T14:31:00Z">
        <w:r w:rsidR="009B2458">
          <w:rPr>
            <w:rFonts w:cstheme="minorHAnsi"/>
            <w:color w:val="000000" w:themeColor="text1"/>
          </w:rPr>
          <w:t>e</w:t>
        </w:r>
      </w:ins>
      <w:r w:rsidRPr="003122D1">
        <w:rPr>
          <w:rFonts w:cstheme="minorHAnsi"/>
          <w:color w:val="000000" w:themeColor="text1"/>
        </w:rPr>
        <w:t>, die ohnehin zu Aufwärtsvergleichen neigen oder deren Selbstwert bereits fragil ist.</w:t>
      </w:r>
    </w:p>
    <w:p w14:paraId="3B4DC209" w14:textId="5F603C09"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Nicht geklärt:</w:t>
      </w:r>
      <w:r w:rsidRPr="003122D1">
        <w:rPr>
          <w:rFonts w:cstheme="minorHAnsi"/>
          <w:color w:val="000000" w:themeColor="text1"/>
        </w:rPr>
        <w:t xml:space="preserve"> Kausalrichtung. Macht Social Media unglücklich </w:t>
      </w:r>
      <w:del w:id="2385" w:author="Fabienne Schmaus" w:date="2026-04-30T17:00:00Z" w16du:dateUtc="2026-04-30T15:00:00Z">
        <w:r w:rsidRPr="003122D1" w:rsidDel="00F05765">
          <w:rPr>
            <w:rFonts w:cstheme="minorHAnsi"/>
            <w:color w:val="000000" w:themeColor="text1"/>
          </w:rPr>
          <w:delText xml:space="preserve">– </w:delText>
        </w:r>
      </w:del>
      <w:r w:rsidRPr="003122D1">
        <w:rPr>
          <w:rFonts w:cstheme="minorHAnsi"/>
          <w:color w:val="000000" w:themeColor="text1"/>
        </w:rPr>
        <w:t>oder nutzen unglücklichere Menschen mehr Social Media? Die Forschung deutet auf eine Wechselwirkung in beide Richtungen.</w:t>
      </w:r>
    </w:p>
    <w:p w14:paraId="3119B73A" w14:textId="4D84495A" w:rsidR="003122D1" w:rsidRPr="003122D1" w:rsidDel="009B2458" w:rsidRDefault="003122D1" w:rsidP="003122D1">
      <w:pPr>
        <w:spacing w:after="0" w:line="276" w:lineRule="auto"/>
        <w:rPr>
          <w:del w:id="2386" w:author="Fabienne Schmaus" w:date="2026-04-30T16:31:00Z" w16du:dateUtc="2026-04-30T14:31:00Z"/>
          <w:rFonts w:cstheme="minorHAnsi"/>
          <w:color w:val="000000" w:themeColor="text1"/>
        </w:rPr>
      </w:pPr>
      <w:r w:rsidRPr="003122D1">
        <w:rPr>
          <w:rFonts w:cstheme="minorHAnsi"/>
          <w:b/>
          <w:bCs/>
          <w:color w:val="000000" w:themeColor="text1"/>
        </w:rPr>
        <w:t>Einsatz im Unterricht:</w:t>
      </w:r>
      <w:r w:rsidRPr="003122D1">
        <w:rPr>
          <w:rFonts w:cstheme="minorHAnsi"/>
          <w:color w:val="000000" w:themeColor="text1"/>
        </w:rPr>
        <w:t xml:space="preserve"> Zahlen nur grob nennen, keine Studienreproduktion. Wichtig ist die Botschaft: </w:t>
      </w:r>
      <w:r w:rsidR="00F0300B" w:rsidRPr="00F05765">
        <w:rPr>
          <w:rFonts w:cstheme="minorHAnsi"/>
          <w:color w:val="000000" w:themeColor="text1"/>
          <w:rPrChange w:id="2387" w:author="Fabienne Schmaus" w:date="2026-04-30T17:00:00Z" w16du:dateUtc="2026-04-30T15:00:00Z">
            <w:rPr>
              <w:rFonts w:cstheme="minorHAnsi"/>
              <w:i/>
              <w:iCs/>
              <w:color w:val="000000" w:themeColor="text1"/>
            </w:rPr>
          </w:rPrChange>
        </w:rPr>
        <w:t>„</w:t>
      </w:r>
      <w:r w:rsidRPr="00F05765">
        <w:rPr>
          <w:rFonts w:cstheme="minorHAnsi"/>
          <w:color w:val="000000" w:themeColor="text1"/>
          <w:rPrChange w:id="2388" w:author="Fabienne Schmaus" w:date="2026-04-30T17:00:00Z" w16du:dateUtc="2026-04-30T15:00:00Z">
            <w:rPr>
              <w:rFonts w:cstheme="minorHAnsi"/>
              <w:i/>
              <w:iCs/>
              <w:color w:val="000000" w:themeColor="text1"/>
            </w:rPr>
          </w:rPrChange>
        </w:rPr>
        <w:t>Das, was ihr fühlt, wenn ihr nach dem Scrollen unzufrieden seid, ist nicht eingebildet</w:t>
      </w:r>
      <w:ins w:id="2389" w:author="Fabienne Schmaus" w:date="2026-04-30T17:00:00Z" w16du:dateUtc="2026-04-30T15:00:00Z">
        <w:r w:rsidR="00F05765">
          <w:rPr>
            <w:rFonts w:cstheme="minorHAnsi"/>
            <w:color w:val="000000" w:themeColor="text1"/>
          </w:rPr>
          <w:t>,</w:t>
        </w:r>
      </w:ins>
      <w:del w:id="2390" w:author="Fabienne Schmaus" w:date="2026-04-30T17:00:00Z" w16du:dateUtc="2026-04-30T15:00:00Z">
        <w:r w:rsidRPr="00F05765" w:rsidDel="00F05765">
          <w:rPr>
            <w:rFonts w:cstheme="minorHAnsi"/>
            <w:color w:val="000000" w:themeColor="text1"/>
            <w:rPrChange w:id="2391" w:author="Fabienne Schmaus" w:date="2026-04-30T17:00:00Z" w16du:dateUtc="2026-04-30T15:00:00Z">
              <w:rPr>
                <w:rFonts w:cstheme="minorHAnsi"/>
                <w:i/>
                <w:iCs/>
                <w:color w:val="000000" w:themeColor="text1"/>
              </w:rPr>
            </w:rPrChange>
          </w:rPr>
          <w:delText xml:space="preserve"> –</w:delText>
        </w:r>
      </w:del>
      <w:r w:rsidRPr="00F05765">
        <w:rPr>
          <w:rFonts w:cstheme="minorHAnsi"/>
          <w:color w:val="000000" w:themeColor="text1"/>
          <w:rPrChange w:id="2392" w:author="Fabienne Schmaus" w:date="2026-04-30T17:00:00Z" w16du:dateUtc="2026-04-30T15:00:00Z">
            <w:rPr>
              <w:rFonts w:cstheme="minorHAnsi"/>
              <w:i/>
              <w:iCs/>
              <w:color w:val="000000" w:themeColor="text1"/>
            </w:rPr>
          </w:rPrChange>
        </w:rPr>
        <w:t xml:space="preserve"> es ist empirisch belegt.</w:t>
      </w:r>
      <w:r w:rsidR="00F0300B" w:rsidRPr="00F05765">
        <w:rPr>
          <w:rFonts w:cstheme="minorHAnsi"/>
          <w:color w:val="000000" w:themeColor="text1"/>
          <w:rPrChange w:id="2393" w:author="Fabienne Schmaus" w:date="2026-04-30T17:00:00Z" w16du:dateUtc="2026-04-30T15:00:00Z">
            <w:rPr>
              <w:rFonts w:cstheme="minorHAnsi"/>
              <w:i/>
              <w:iCs/>
              <w:color w:val="000000" w:themeColor="text1"/>
            </w:rPr>
          </w:rPrChange>
        </w:rPr>
        <w:t>“</w:t>
      </w:r>
    </w:p>
    <w:p w14:paraId="7F83EFED" w14:textId="5AB523B5" w:rsidR="001A39D1" w:rsidRPr="001A39D1" w:rsidDel="009B2458" w:rsidRDefault="001A39D1" w:rsidP="001A39D1">
      <w:pPr>
        <w:spacing w:after="0" w:line="276" w:lineRule="auto"/>
        <w:rPr>
          <w:del w:id="2394" w:author="Fabienne Schmaus" w:date="2026-04-30T16:31:00Z" w16du:dateUtc="2026-04-30T14:31:00Z"/>
          <w:rFonts w:cstheme="minorHAnsi"/>
          <w:color w:val="000000" w:themeColor="text1"/>
        </w:rPr>
      </w:pPr>
    </w:p>
    <w:p w14:paraId="242A4559" w14:textId="36FC4A0B" w:rsidR="00F56CA3" w:rsidRPr="009B2458" w:rsidRDefault="00F56CA3">
      <w:pPr>
        <w:rPr>
          <w:rFonts w:cstheme="minorHAnsi"/>
          <w:rPrChange w:id="2395" w:author="Fabienne Schmaus" w:date="2026-04-30T16:31:00Z" w16du:dateUtc="2026-04-30T14:31:00Z">
            <w:rPr>
              <w:rFonts w:cstheme="minorHAnsi"/>
              <w:color w:val="EE0000"/>
            </w:rPr>
          </w:rPrChange>
        </w:rPr>
      </w:pPr>
      <w:r w:rsidRPr="009B2458">
        <w:rPr>
          <w:rFonts w:cstheme="minorHAnsi"/>
          <w:rPrChange w:id="2396" w:author="Fabienne Schmaus" w:date="2026-04-30T16:31:00Z" w16du:dateUtc="2026-04-30T14:31:00Z">
            <w:rPr>
              <w:rFonts w:cstheme="minorHAnsi"/>
              <w:color w:val="EE0000"/>
            </w:rPr>
          </w:rPrChange>
        </w:rPr>
        <w:br w:type="page"/>
      </w:r>
    </w:p>
    <w:p w14:paraId="606474C2" w14:textId="1B4DB61D" w:rsidR="00BA53A5" w:rsidRPr="00C6608C" w:rsidRDefault="00BA53A5" w:rsidP="00BA53A5">
      <w:pPr>
        <w:rPr>
          <w:rFonts w:cstheme="minorHAnsi"/>
          <w:rPrChange w:id="2397" w:author="Fabienne Schmaus" w:date="2026-04-30T17:16:00Z" w16du:dateUtc="2026-04-30T15:16:00Z">
            <w:rPr>
              <w:rFonts w:cstheme="minorHAnsi"/>
              <w:color w:val="EE0000"/>
            </w:rPr>
          </w:rPrChange>
        </w:rPr>
      </w:pPr>
      <w:r w:rsidRPr="00C6608C">
        <w:rPr>
          <w:rFonts w:cstheme="minorHAnsi"/>
          <w:highlight w:val="yellow"/>
          <w:rPrChange w:id="2398" w:author="Fabienne Schmaus" w:date="2026-04-30T17:16:00Z" w16du:dateUtc="2026-04-30T15:16:00Z">
            <w:rPr>
              <w:rFonts w:cstheme="minorHAnsi"/>
              <w:color w:val="EE0000"/>
              <w:highlight w:val="yellow"/>
            </w:rPr>
          </w:rPrChange>
        </w:rPr>
        <w:lastRenderedPageBreak/>
        <w:t xml:space="preserve">((Seite </w:t>
      </w:r>
      <w:del w:id="2399" w:author="Fabienne Schmaus" w:date="2026-04-30T17:16:00Z" w16du:dateUtc="2026-04-30T15:16:00Z">
        <w:r w:rsidR="003F1E39" w:rsidRPr="00C6608C" w:rsidDel="00C6608C">
          <w:rPr>
            <w:rFonts w:cstheme="minorHAnsi"/>
            <w:highlight w:val="yellow"/>
            <w:rPrChange w:id="2400" w:author="Fabienne Schmaus" w:date="2026-04-30T17:16:00Z" w16du:dateUtc="2026-04-30T15:16:00Z">
              <w:rPr>
                <w:rFonts w:cstheme="minorHAnsi"/>
                <w:color w:val="EE0000"/>
                <w:highlight w:val="yellow"/>
              </w:rPr>
            </w:rPrChange>
          </w:rPr>
          <w:delText>2</w:delText>
        </w:r>
        <w:r w:rsidR="00D21301" w:rsidRPr="00C6608C" w:rsidDel="00C6608C">
          <w:rPr>
            <w:rFonts w:cstheme="minorHAnsi"/>
            <w:highlight w:val="yellow"/>
            <w:rPrChange w:id="2401" w:author="Fabienne Schmaus" w:date="2026-04-30T17:16:00Z" w16du:dateUtc="2026-04-30T15:16:00Z">
              <w:rPr>
                <w:rFonts w:cstheme="minorHAnsi"/>
                <w:color w:val="EE0000"/>
                <w:highlight w:val="yellow"/>
              </w:rPr>
            </w:rPrChange>
          </w:rPr>
          <w:delText>6</w:delText>
        </w:r>
      </w:del>
      <w:ins w:id="2402" w:author="Fabienne Schmaus" w:date="2026-04-30T17:16:00Z" w16du:dateUtc="2026-04-30T15:16:00Z">
        <w:r w:rsidR="00C6608C">
          <w:rPr>
            <w:rFonts w:cstheme="minorHAnsi"/>
            <w:highlight w:val="yellow"/>
          </w:rPr>
          <w:t>xx</w:t>
        </w:r>
      </w:ins>
      <w:r w:rsidRPr="00C6608C">
        <w:rPr>
          <w:rFonts w:cstheme="minorHAnsi"/>
          <w:highlight w:val="yellow"/>
          <w:rPrChange w:id="2403" w:author="Fabienne Schmaus" w:date="2026-04-30T17:16:00Z" w16du:dateUtc="2026-04-30T15:16:00Z">
            <w:rPr>
              <w:rFonts w:cstheme="minorHAnsi"/>
              <w:color w:val="EE0000"/>
              <w:highlight w:val="yellow"/>
            </w:rPr>
          </w:rPrChange>
        </w:rPr>
        <w:t>))</w:t>
      </w:r>
    </w:p>
    <w:p w14:paraId="722D2CD1" w14:textId="603AA772"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F0300B">
        <w:rPr>
          <w:rFonts w:cstheme="minorHAnsi"/>
          <w:b/>
          <w:bCs/>
          <w:color w:val="000000" w:themeColor="text1"/>
          <w:sz w:val="24"/>
          <w:szCs w:val="24"/>
        </w:rPr>
        <w:t>„</w:t>
      </w:r>
      <w:ins w:id="2404" w:author="Fabienne Schmaus" w:date="2026-04-30T17:19:00Z" w16du:dateUtc="2026-04-30T15:19:00Z">
        <w:r w:rsidR="00C6608C" w:rsidRPr="00C6608C">
          <w:rPr>
            <w:rFonts w:cstheme="minorHAnsi"/>
            <w:b/>
            <w:bCs/>
            <w:color w:val="000000" w:themeColor="text1"/>
            <w:sz w:val="24"/>
            <w:szCs w:val="24"/>
          </w:rPr>
          <w:t>Digitale Identität zwischen Selbstausdruck und Selbstinszenierung</w:t>
        </w:r>
        <w:r w:rsidR="00C6608C" w:rsidRPr="00C6608C" w:rsidDel="00C6608C">
          <w:rPr>
            <w:rFonts w:cstheme="minorHAnsi"/>
            <w:b/>
            <w:bCs/>
            <w:color w:val="000000" w:themeColor="text1"/>
            <w:sz w:val="24"/>
            <w:szCs w:val="24"/>
          </w:rPr>
          <w:t xml:space="preserve"> </w:t>
        </w:r>
      </w:ins>
      <w:del w:id="2405" w:author="Fabienne Schmaus" w:date="2026-04-30T17:19:00Z" w16du:dateUtc="2026-04-30T15:19:00Z">
        <w:r w:rsidR="00A1403C" w:rsidRPr="00700FCD" w:rsidDel="00C6608C">
          <w:rPr>
            <w:rFonts w:cstheme="minorHAnsi"/>
            <w:b/>
            <w:bCs/>
            <w:color w:val="000000" w:themeColor="text1"/>
            <w:sz w:val="24"/>
            <w:szCs w:val="24"/>
          </w:rPr>
          <w:delText>Digitale Identität</w:delText>
        </w:r>
      </w:del>
      <w:r w:rsidR="00F0300B">
        <w:rPr>
          <w:rFonts w:cstheme="minorHAnsi"/>
          <w:b/>
          <w:bCs/>
          <w:color w:val="000000" w:themeColor="text1"/>
          <w:sz w:val="24"/>
          <w:szCs w:val="24"/>
        </w:rPr>
        <w:t>“</w:t>
      </w:r>
    </w:p>
    <w:p w14:paraId="25BB607A" w14:textId="112928D2" w:rsidR="00530233" w:rsidRPr="00C6608C" w:rsidDel="00C6608C" w:rsidRDefault="00530233" w:rsidP="00F76E66">
      <w:pPr>
        <w:spacing w:after="0" w:line="276" w:lineRule="auto"/>
        <w:rPr>
          <w:del w:id="2406" w:author="Fabienne Schmaus" w:date="2026-04-30T17:20:00Z" w16du:dateUtc="2026-04-30T15:20:00Z"/>
          <w:rFonts w:cstheme="minorHAnsi"/>
          <w:rPrChange w:id="2407" w:author="Fabienne Schmaus" w:date="2026-04-30T17:20:00Z" w16du:dateUtc="2026-04-30T15:20:00Z">
            <w:rPr>
              <w:del w:id="2408" w:author="Fabienne Schmaus" w:date="2026-04-30T17:20:00Z" w16du:dateUtc="2026-04-30T15:20:00Z"/>
              <w:rFonts w:cstheme="minorHAnsi"/>
              <w:color w:val="000000" w:themeColor="text1"/>
            </w:rPr>
          </w:rPrChange>
        </w:rPr>
      </w:pPr>
    </w:p>
    <w:p w14:paraId="06918A09" w14:textId="77777777" w:rsidR="00A1403C" w:rsidRPr="00C6608C" w:rsidRDefault="00A1403C" w:rsidP="00F76E66">
      <w:pPr>
        <w:spacing w:after="0" w:line="276" w:lineRule="auto"/>
        <w:rPr>
          <w:rFonts w:cstheme="minorHAnsi"/>
          <w:rPrChange w:id="2409" w:author="Fabienne Schmaus" w:date="2026-04-30T17:20:00Z" w16du:dateUtc="2026-04-30T15:20:00Z">
            <w:rPr>
              <w:rFonts w:cstheme="minorHAnsi"/>
              <w:b/>
              <w:bCs/>
              <w:color w:val="000000" w:themeColor="text1"/>
            </w:rPr>
          </w:rPrChange>
        </w:rPr>
      </w:pPr>
    </w:p>
    <w:p w14:paraId="244E08EA" w14:textId="2BFF0D1B" w:rsidR="00A1403C" w:rsidRPr="00D17BD3" w:rsidDel="00D17BD3" w:rsidRDefault="00D17BD3" w:rsidP="005E1976">
      <w:pPr>
        <w:pStyle w:val="Listenabsatz"/>
        <w:numPr>
          <w:ilvl w:val="0"/>
          <w:numId w:val="55"/>
        </w:numPr>
        <w:spacing w:after="0" w:line="276" w:lineRule="auto"/>
        <w:rPr>
          <w:del w:id="2410" w:author="Fabienne Schmaus" w:date="2026-04-30T17:26:00Z" w16du:dateUtc="2026-04-30T15:26:00Z"/>
          <w:rFonts w:cstheme="minorHAnsi"/>
          <w:highlight w:val="yellow"/>
          <w:rPrChange w:id="2411" w:author="Fabienne Schmaus" w:date="2026-04-30T17:26:00Z" w16du:dateUtc="2026-04-30T15:26:00Z">
            <w:rPr>
              <w:del w:id="2412" w:author="Fabienne Schmaus" w:date="2026-04-30T17:26:00Z" w16du:dateUtc="2026-04-30T15:26:00Z"/>
              <w:rFonts w:cstheme="minorHAnsi"/>
              <w:b/>
              <w:bCs/>
              <w:color w:val="000000" w:themeColor="text1"/>
            </w:rPr>
          </w:rPrChange>
        </w:rPr>
        <w:pPrChange w:id="2413" w:author="Fabienne Schmaus" w:date="2026-04-30T17:26:00Z" w16du:dateUtc="2026-04-30T15:26:00Z">
          <w:pPr>
            <w:pStyle w:val="Listenabsatz"/>
            <w:numPr>
              <w:numId w:val="53"/>
            </w:numPr>
            <w:spacing w:after="0" w:line="276" w:lineRule="auto"/>
            <w:ind w:hanging="360"/>
          </w:pPr>
        </w:pPrChange>
      </w:pPr>
      <w:ins w:id="2414" w:author="Fabienne Schmaus" w:date="2026-04-30T17:28:00Z" w16du:dateUtc="2026-04-30T15:28:00Z">
        <w:r>
          <w:rPr>
            <w:rFonts w:cstheme="minorHAnsi"/>
          </w:rPr>
          <w:t>Nicola Döring</w:t>
        </w:r>
        <w:r>
          <w:rPr>
            <w:rFonts w:cstheme="minorHAnsi"/>
          </w:rPr>
          <w:t xml:space="preserve">, </w:t>
        </w:r>
      </w:ins>
      <w:ins w:id="2415" w:author="Fabienne Schmaus" w:date="2026-04-30T17:25:00Z" w16du:dateUtc="2026-04-30T15:25:00Z">
        <w:r w:rsidRPr="00D17BD3">
          <w:rPr>
            <w:rFonts w:cstheme="minorHAnsi"/>
          </w:rPr>
          <w:t>„</w:t>
        </w:r>
        <w:r w:rsidRPr="00D17BD3">
          <w:rPr>
            <w:rFonts w:cstheme="minorHAnsi"/>
          </w:rPr>
          <w:t>Identität, Selbstdarstellung und</w:t>
        </w:r>
        <w:r w:rsidRPr="00D17BD3">
          <w:rPr>
            <w:rFonts w:cstheme="minorHAnsi"/>
          </w:rPr>
          <w:t xml:space="preserve"> </w:t>
        </w:r>
        <w:r w:rsidRPr="00D17BD3">
          <w:rPr>
            <w:rFonts w:cstheme="minorHAnsi"/>
          </w:rPr>
          <w:t>Eindrucksbildung in digitalen Kontexten</w:t>
        </w:r>
        <w:r w:rsidRPr="00D17BD3">
          <w:rPr>
            <w:rFonts w:cstheme="minorHAnsi"/>
          </w:rPr>
          <w:t>“</w:t>
        </w:r>
      </w:ins>
      <w:ins w:id="2416" w:author="Fabienne Schmaus" w:date="2026-04-30T17:28:00Z" w16du:dateUtc="2026-04-30T15:28:00Z">
        <w:r>
          <w:rPr>
            <w:rFonts w:cstheme="minorHAnsi"/>
          </w:rPr>
          <w:t xml:space="preserve"> </w:t>
        </w:r>
      </w:ins>
      <w:ins w:id="2417" w:author="Fabienne Schmaus" w:date="2026-04-30T17:25:00Z" w16du:dateUtc="2026-04-30T15:25:00Z">
        <w:r w:rsidRPr="00D17BD3">
          <w:rPr>
            <w:rFonts w:cstheme="minorHAnsi"/>
          </w:rPr>
          <w:t xml:space="preserve">unter </w:t>
        </w:r>
      </w:ins>
      <w:ins w:id="2418" w:author="Fabienne Schmaus" w:date="2026-04-30T17:26:00Z" w16du:dateUtc="2026-04-30T15:26:00Z">
        <w:r w:rsidRPr="00D17BD3">
          <w:rPr>
            <w:rFonts w:cstheme="minorHAnsi"/>
          </w:rPr>
          <w:t>https://www.nicola-doering.de</w:t>
        </w:r>
        <w:r w:rsidRPr="00D17BD3" w:rsidDel="00D17BD3">
          <w:rPr>
            <w:rFonts w:cstheme="minorHAnsi"/>
          </w:rPr>
          <w:t xml:space="preserve"> </w:t>
        </w:r>
        <w:r w:rsidRPr="00D17BD3">
          <w:rPr>
            <w:rFonts w:cstheme="minorHAnsi"/>
            <w:highlight w:val="yellow"/>
            <w:rPrChange w:id="2419" w:author="Fabienne Schmaus" w:date="2026-04-30T17:26:00Z" w16du:dateUtc="2026-04-30T15:26:00Z">
              <w:rPr>
                <w:rFonts w:cstheme="minorHAnsi"/>
              </w:rPr>
            </w:rPrChange>
          </w:rPr>
          <w:t xml:space="preserve">((Verlinkung: </w:t>
        </w:r>
      </w:ins>
      <w:del w:id="2420" w:author="Fabienne Schmaus" w:date="2026-04-30T17:25:00Z" w16du:dateUtc="2026-04-30T15:25:00Z">
        <w:r w:rsidR="00A1403C" w:rsidRPr="00D17BD3" w:rsidDel="00D17BD3">
          <w:rPr>
            <w:rFonts w:cstheme="minorHAnsi"/>
            <w:highlight w:val="yellow"/>
            <w:rPrChange w:id="2421" w:author="Fabienne Schmaus" w:date="2026-04-30T17:26:00Z" w16du:dateUtc="2026-04-30T15:26:00Z">
              <w:rPr>
                <w:rFonts w:cstheme="minorHAnsi"/>
                <w:b/>
                <w:bCs/>
                <w:color w:val="000000" w:themeColor="text1"/>
              </w:rPr>
            </w:rPrChange>
          </w:rPr>
          <w:delText>Digitale Identität, Selbstdarstellung und Eindrucksbildung: Überblick zu den Zusammenhängen von Identität, Selbstdarstellung und Rückkopplung durch soziale Reaktionen.</w:delText>
        </w:r>
      </w:del>
    </w:p>
    <w:p w14:paraId="1827508F" w14:textId="1E08ECC2" w:rsidR="00A1403C" w:rsidRPr="00D17BD3" w:rsidDel="00D17BD3" w:rsidRDefault="00A1403C" w:rsidP="00E33684">
      <w:pPr>
        <w:pStyle w:val="Listenabsatz"/>
        <w:numPr>
          <w:ilvl w:val="0"/>
          <w:numId w:val="55"/>
        </w:numPr>
        <w:spacing w:after="0" w:line="276" w:lineRule="auto"/>
        <w:rPr>
          <w:del w:id="2422" w:author="Fabienne Schmaus" w:date="2026-04-30T17:26:00Z" w16du:dateUtc="2026-04-30T15:26:00Z"/>
          <w:rFonts w:cstheme="minorHAnsi"/>
          <w:highlight w:val="yellow"/>
          <w:rPrChange w:id="2423" w:author="Fabienne Schmaus" w:date="2026-04-30T17:26:00Z" w16du:dateUtc="2026-04-30T15:26:00Z">
            <w:rPr>
              <w:del w:id="2424" w:author="Fabienne Schmaus" w:date="2026-04-30T17:26:00Z" w16du:dateUtc="2026-04-30T15:26:00Z"/>
              <w:rFonts w:cstheme="minorHAnsi"/>
              <w:b/>
              <w:bCs/>
              <w:color w:val="000000" w:themeColor="text1"/>
            </w:rPr>
          </w:rPrChange>
        </w:rPr>
        <w:pPrChange w:id="2425" w:author="Fabienne Schmaus" w:date="2026-04-30T17:26:00Z" w16du:dateUtc="2026-04-30T15:26:00Z">
          <w:pPr>
            <w:spacing w:after="0" w:line="276" w:lineRule="auto"/>
          </w:pPr>
        </w:pPrChange>
      </w:pPr>
      <w:r w:rsidRPr="00D17BD3">
        <w:rPr>
          <w:highlight w:val="yellow"/>
          <w:rPrChange w:id="2426" w:author="Fabienne Schmaus" w:date="2026-04-30T17:26:00Z" w16du:dateUtc="2026-04-30T15:26:00Z">
            <w:rPr/>
          </w:rPrChange>
        </w:rPr>
        <w:fldChar w:fldCharType="begin"/>
      </w:r>
      <w:r w:rsidRPr="00D17BD3">
        <w:rPr>
          <w:highlight w:val="yellow"/>
          <w:rPrChange w:id="2427" w:author="Fabienne Schmaus" w:date="2026-04-30T17:26:00Z" w16du:dateUtc="2026-04-30T15:26:00Z">
            <w:rPr/>
          </w:rPrChange>
        </w:rPr>
        <w:instrText>HYPERLINK "https://www.nicola-doering.de/wp-content/uploads/2025/11/978-3-658-18017-1_8-2.pdf"</w:instrText>
      </w:r>
      <w:r w:rsidRPr="00D17BD3">
        <w:rPr>
          <w:highlight w:val="yellow"/>
          <w:rPrChange w:id="2428" w:author="Fabienne Schmaus" w:date="2026-04-30T17:26:00Z" w16du:dateUtc="2026-04-30T15:26:00Z">
            <w:rPr/>
          </w:rPrChange>
        </w:rPr>
      </w:r>
      <w:r w:rsidRPr="00D17BD3">
        <w:rPr>
          <w:highlight w:val="yellow"/>
          <w:rPrChange w:id="2429" w:author="Fabienne Schmaus" w:date="2026-04-30T17:26:00Z" w16du:dateUtc="2026-04-30T15:26:00Z">
            <w:rPr/>
          </w:rPrChange>
        </w:rPr>
        <w:fldChar w:fldCharType="separate"/>
      </w:r>
      <w:r w:rsidRPr="00D17BD3">
        <w:rPr>
          <w:rStyle w:val="Hyperlink"/>
          <w:rFonts w:cstheme="minorHAnsi"/>
          <w:color w:val="auto"/>
          <w:highlight w:val="yellow"/>
          <w:u w:val="none"/>
          <w:rPrChange w:id="2430" w:author="Fabienne Schmaus" w:date="2026-04-30T17:26:00Z" w16du:dateUtc="2026-04-30T15:26:00Z">
            <w:rPr>
              <w:rStyle w:val="Hyperlink"/>
              <w:rFonts w:cstheme="minorHAnsi"/>
              <w:b/>
              <w:bCs/>
              <w:color w:val="000000" w:themeColor="text1"/>
            </w:rPr>
          </w:rPrChange>
        </w:rPr>
        <w:t>https://www.nicola-doering.de/wp-content/uploads/2025/11/978-3-658-18017-1_8-2.pdf</w:t>
      </w:r>
      <w:r w:rsidRPr="00D17BD3">
        <w:rPr>
          <w:highlight w:val="yellow"/>
          <w:rPrChange w:id="2431" w:author="Fabienne Schmaus" w:date="2026-04-30T17:26:00Z" w16du:dateUtc="2026-04-30T15:26:00Z">
            <w:rPr/>
          </w:rPrChange>
        </w:rPr>
        <w:fldChar w:fldCharType="end"/>
      </w:r>
      <w:ins w:id="2432" w:author="Fabienne Schmaus" w:date="2026-04-30T17:26:00Z" w16du:dateUtc="2026-04-30T15:26:00Z">
        <w:r w:rsidR="00D17BD3" w:rsidRPr="00D17BD3">
          <w:rPr>
            <w:highlight w:val="yellow"/>
            <w:rPrChange w:id="2433" w:author="Fabienne Schmaus" w:date="2026-04-30T17:26:00Z" w16du:dateUtc="2026-04-30T15:26:00Z">
              <w:rPr/>
            </w:rPrChange>
          </w:rPr>
          <w:t>))</w:t>
        </w:r>
      </w:ins>
    </w:p>
    <w:p w14:paraId="559AEBAC" w14:textId="77777777" w:rsidR="00A1403C" w:rsidRPr="00D17BD3" w:rsidRDefault="00A1403C" w:rsidP="00E33684">
      <w:pPr>
        <w:pStyle w:val="Listenabsatz"/>
        <w:numPr>
          <w:ilvl w:val="0"/>
          <w:numId w:val="55"/>
        </w:numPr>
        <w:spacing w:after="0" w:line="276" w:lineRule="auto"/>
        <w:rPr>
          <w:rFonts w:cstheme="minorHAnsi"/>
          <w:rPrChange w:id="2434" w:author="Fabienne Schmaus" w:date="2026-04-30T17:26:00Z" w16du:dateUtc="2026-04-30T15:26:00Z">
            <w:rPr>
              <w:rFonts w:cstheme="minorHAnsi"/>
              <w:b/>
              <w:bCs/>
              <w:color w:val="000000" w:themeColor="text1"/>
            </w:rPr>
          </w:rPrChange>
        </w:rPr>
        <w:pPrChange w:id="2435" w:author="Fabienne Schmaus" w:date="2026-04-30T17:26:00Z" w16du:dateUtc="2026-04-30T15:26:00Z">
          <w:pPr>
            <w:spacing w:after="0" w:line="276" w:lineRule="auto"/>
          </w:pPr>
        </w:pPrChange>
      </w:pPr>
    </w:p>
    <w:p w14:paraId="17B8431D" w14:textId="0DE9BDCC" w:rsidR="00A1403C" w:rsidRPr="00D17BD3" w:rsidDel="00D17BD3" w:rsidRDefault="00A1403C" w:rsidP="00420141">
      <w:pPr>
        <w:pStyle w:val="Listenabsatz"/>
        <w:numPr>
          <w:ilvl w:val="0"/>
          <w:numId w:val="53"/>
        </w:numPr>
        <w:spacing w:after="0" w:line="276" w:lineRule="auto"/>
        <w:rPr>
          <w:del w:id="2436" w:author="Fabienne Schmaus" w:date="2026-04-30T17:27:00Z" w16du:dateUtc="2026-04-30T15:27:00Z"/>
          <w:rFonts w:cstheme="minorHAnsi"/>
          <w:rPrChange w:id="2437" w:author="Fabienne Schmaus" w:date="2026-04-30T17:25:00Z" w16du:dateUtc="2026-04-30T15:25:00Z">
            <w:rPr>
              <w:del w:id="2438" w:author="Fabienne Schmaus" w:date="2026-04-30T17:27:00Z" w16du:dateUtc="2026-04-30T15:27:00Z"/>
              <w:rFonts w:cstheme="minorHAnsi"/>
              <w:b/>
              <w:bCs/>
              <w:color w:val="000000" w:themeColor="text1"/>
            </w:rPr>
          </w:rPrChange>
        </w:rPr>
      </w:pPr>
      <w:r w:rsidRPr="00D17BD3">
        <w:rPr>
          <w:rFonts w:cstheme="minorHAnsi"/>
          <w:rPrChange w:id="2439" w:author="Fabienne Schmaus" w:date="2026-04-30T17:27:00Z" w16du:dateUtc="2026-04-30T15:27:00Z">
            <w:rPr>
              <w:rFonts w:cstheme="minorHAnsi"/>
              <w:b/>
              <w:bCs/>
              <w:color w:val="000000" w:themeColor="text1"/>
            </w:rPr>
          </w:rPrChange>
        </w:rPr>
        <w:t xml:space="preserve">Jan-Hinrik Schmidt, </w:t>
      </w:r>
      <w:r w:rsidR="00F0300B" w:rsidRPr="00D17BD3">
        <w:rPr>
          <w:rFonts w:cstheme="minorHAnsi"/>
          <w:rPrChange w:id="2440" w:author="Fabienne Schmaus" w:date="2026-04-30T17:27:00Z" w16du:dateUtc="2026-04-30T15:27:00Z">
            <w:rPr>
              <w:rFonts w:cstheme="minorHAnsi"/>
              <w:b/>
              <w:bCs/>
              <w:color w:val="000000" w:themeColor="text1"/>
            </w:rPr>
          </w:rPrChange>
        </w:rPr>
        <w:t>„</w:t>
      </w:r>
      <w:r w:rsidRPr="00D17BD3">
        <w:rPr>
          <w:rFonts w:cstheme="minorHAnsi"/>
          <w:rPrChange w:id="2441" w:author="Fabienne Schmaus" w:date="2026-04-30T17:27:00Z" w16du:dateUtc="2026-04-30T15:27:00Z">
            <w:rPr>
              <w:rFonts w:cstheme="minorHAnsi"/>
              <w:b/>
              <w:bCs/>
              <w:color w:val="000000" w:themeColor="text1"/>
            </w:rPr>
          </w:rPrChange>
        </w:rPr>
        <w:t>Soziale Medien – Bühnen der Selbstinszenierung oder Raum authentischer Identitätsarbeit?</w:t>
      </w:r>
      <w:r w:rsidR="00F0300B" w:rsidRPr="00D17BD3">
        <w:rPr>
          <w:rFonts w:cstheme="minorHAnsi"/>
          <w:rPrChange w:id="2442" w:author="Fabienne Schmaus" w:date="2026-04-30T17:27:00Z" w16du:dateUtc="2026-04-30T15:27:00Z">
            <w:rPr>
              <w:rFonts w:cstheme="minorHAnsi"/>
              <w:b/>
              <w:bCs/>
              <w:color w:val="000000" w:themeColor="text1"/>
            </w:rPr>
          </w:rPrChange>
        </w:rPr>
        <w:t>“</w:t>
      </w:r>
      <w:del w:id="2443" w:author="Fabienne Schmaus" w:date="2026-04-30T17:29:00Z" w16du:dateUtc="2026-04-30T15:29:00Z">
        <w:r w:rsidRPr="00D17BD3" w:rsidDel="00D17BD3">
          <w:rPr>
            <w:rFonts w:cstheme="minorHAnsi"/>
            <w:rPrChange w:id="2444" w:author="Fabienne Schmaus" w:date="2026-04-30T17:27:00Z" w16du:dateUtc="2026-04-30T15:27:00Z">
              <w:rPr>
                <w:rFonts w:cstheme="minorHAnsi"/>
                <w:b/>
                <w:bCs/>
                <w:color w:val="000000" w:themeColor="text1"/>
              </w:rPr>
            </w:rPrChange>
          </w:rPr>
          <w:delText>: Gut anschlussfähig für die Unterscheidung zwischen Inszenierung und Authentizität.</w:delText>
        </w:r>
      </w:del>
      <w:ins w:id="2445" w:author="Fabienne Schmaus" w:date="2026-04-30T17:27:00Z" w16du:dateUtc="2026-04-30T15:27:00Z">
        <w:r w:rsidR="00D17BD3" w:rsidRPr="00D17BD3">
          <w:rPr>
            <w:rFonts w:cstheme="minorHAnsi"/>
          </w:rPr>
          <w:t xml:space="preserve"> </w:t>
        </w:r>
      </w:ins>
      <w:ins w:id="2446" w:author="Fabienne Schmaus" w:date="2026-04-30T17:29:00Z" w16du:dateUtc="2026-04-30T15:29:00Z">
        <w:r w:rsidR="00D17BD3">
          <w:rPr>
            <w:rFonts w:cstheme="minorHAnsi"/>
          </w:rPr>
          <w:t>u</w:t>
        </w:r>
      </w:ins>
      <w:ins w:id="2447" w:author="Fabienne Schmaus" w:date="2026-04-30T17:27:00Z" w16du:dateUtc="2026-04-30T15:27:00Z">
        <w:r w:rsidR="00D17BD3" w:rsidRPr="00D17BD3">
          <w:rPr>
            <w:rFonts w:cstheme="minorHAnsi"/>
          </w:rPr>
          <w:t xml:space="preserve">nter </w:t>
        </w:r>
        <w:r w:rsidR="00D17BD3" w:rsidRPr="00D17BD3">
          <w:rPr>
            <w:rFonts w:cstheme="minorHAnsi"/>
          </w:rPr>
          <w:fldChar w:fldCharType="begin"/>
        </w:r>
        <w:r w:rsidR="00D17BD3" w:rsidRPr="00D17BD3">
          <w:rPr>
            <w:rFonts w:cstheme="minorHAnsi"/>
          </w:rPr>
          <w:instrText>HYPERLINK "http://</w:instrText>
        </w:r>
        <w:r w:rsidR="00D17BD3" w:rsidRPr="00D17BD3">
          <w:rPr>
            <w:rFonts w:cstheme="minorHAnsi"/>
          </w:rPr>
          <w:instrText>www.pedocs.de</w:instrText>
        </w:r>
        <w:r w:rsidR="00D17BD3" w:rsidRPr="00D17BD3">
          <w:rPr>
            <w:rFonts w:cstheme="minorHAnsi"/>
          </w:rPr>
          <w:instrText>"</w:instrText>
        </w:r>
        <w:r w:rsidR="00D17BD3" w:rsidRPr="00D17BD3">
          <w:rPr>
            <w:rFonts w:cstheme="minorHAnsi"/>
          </w:rPr>
          <w:fldChar w:fldCharType="separate"/>
        </w:r>
        <w:r w:rsidR="00D17BD3" w:rsidRPr="00D17BD3">
          <w:rPr>
            <w:rStyle w:val="Hyperlink"/>
            <w:rFonts w:cstheme="minorHAnsi"/>
          </w:rPr>
          <w:t>www.pedocs.de</w:t>
        </w:r>
        <w:r w:rsidR="00D17BD3" w:rsidRPr="00D17BD3">
          <w:rPr>
            <w:rFonts w:cstheme="minorHAnsi"/>
          </w:rPr>
          <w:fldChar w:fldCharType="end"/>
        </w:r>
        <w:r w:rsidR="00D17BD3" w:rsidRPr="00D17BD3">
          <w:rPr>
            <w:rFonts w:cstheme="minorHAnsi"/>
          </w:rPr>
          <w:t xml:space="preserve"> </w:t>
        </w:r>
      </w:ins>
    </w:p>
    <w:p w14:paraId="7224ADFD" w14:textId="686AD8CF" w:rsidR="00A1403C" w:rsidRPr="00D17BD3" w:rsidRDefault="00D17BD3" w:rsidP="007D7CA9">
      <w:pPr>
        <w:pStyle w:val="Listenabsatz"/>
        <w:numPr>
          <w:ilvl w:val="0"/>
          <w:numId w:val="53"/>
        </w:numPr>
        <w:spacing w:after="0" w:line="276" w:lineRule="auto"/>
        <w:rPr>
          <w:rFonts w:cstheme="minorHAnsi"/>
          <w:rPrChange w:id="2448" w:author="Fabienne Schmaus" w:date="2026-04-30T17:27:00Z" w16du:dateUtc="2026-04-30T15:27:00Z">
            <w:rPr>
              <w:rFonts w:cstheme="minorHAnsi"/>
              <w:b/>
              <w:bCs/>
              <w:color w:val="000000" w:themeColor="text1"/>
            </w:rPr>
          </w:rPrChange>
        </w:rPr>
        <w:pPrChange w:id="2449" w:author="Fabienne Schmaus" w:date="2026-04-30T17:27:00Z" w16du:dateUtc="2026-04-30T15:27:00Z">
          <w:pPr>
            <w:spacing w:after="0" w:line="276" w:lineRule="auto"/>
          </w:pPr>
        </w:pPrChange>
      </w:pPr>
      <w:ins w:id="2450" w:author="Fabienne Schmaus" w:date="2026-04-30T17:26:00Z" w16du:dateUtc="2026-04-30T15:26:00Z">
        <w:r w:rsidRPr="00D17BD3">
          <w:rPr>
            <w:rFonts w:cstheme="minorHAnsi"/>
            <w:highlight w:val="yellow"/>
          </w:rPr>
          <w:t xml:space="preserve">((Verlinkung: </w:t>
        </w:r>
      </w:ins>
      <w:ins w:id="2451" w:author="Fabienne Schmaus" w:date="2026-04-30T17:27:00Z" w16du:dateUtc="2026-04-30T15:27:00Z">
        <w:r w:rsidRPr="00D17BD3">
          <w:rPr>
            <w:rFonts w:cstheme="minorHAnsi"/>
            <w:highlight w:val="yellow"/>
            <w:rPrChange w:id="2452" w:author="Fabienne Schmaus" w:date="2026-04-30T17:29:00Z" w16du:dateUtc="2026-04-30T15:29:00Z">
              <w:rPr>
                <w:rFonts w:cstheme="minorHAnsi"/>
              </w:rPr>
            </w:rPrChange>
          </w:rPr>
          <w:fldChar w:fldCharType="begin"/>
        </w:r>
        <w:r w:rsidRPr="00D17BD3">
          <w:rPr>
            <w:rFonts w:cstheme="minorHAnsi"/>
            <w:highlight w:val="yellow"/>
            <w:rPrChange w:id="2453" w:author="Fabienne Schmaus" w:date="2026-04-30T17:29:00Z" w16du:dateUtc="2026-04-30T15:29:00Z">
              <w:rPr>
                <w:rFonts w:cstheme="minorHAnsi"/>
              </w:rPr>
            </w:rPrChange>
          </w:rPr>
          <w:instrText>HYPERLINK "http://</w:instrText>
        </w:r>
      </w:ins>
      <w:r w:rsidRPr="00D17BD3">
        <w:rPr>
          <w:rFonts w:cstheme="minorHAnsi"/>
          <w:highlight w:val="yellow"/>
          <w:rPrChange w:id="2454" w:author="Fabienne Schmaus" w:date="2026-04-30T17:29:00Z" w16du:dateUtc="2026-04-30T15:29:00Z">
            <w:rPr>
              <w:rStyle w:val="Hyperlink"/>
              <w:rFonts w:cstheme="minorHAnsi"/>
              <w:b/>
              <w:bCs/>
              <w:color w:val="000000" w:themeColor="text1"/>
            </w:rPr>
          </w:rPrChange>
        </w:rPr>
        <w:instrText>www.pedocs.de/volltexte/2023/25996/pdf/Forum_EB_2019_4_Schmidt_Soziale_Medien.pdf</w:instrText>
      </w:r>
      <w:ins w:id="2455" w:author="Fabienne Schmaus" w:date="2026-04-30T17:27:00Z" w16du:dateUtc="2026-04-30T15:27:00Z">
        <w:r w:rsidRPr="00D17BD3">
          <w:rPr>
            <w:rFonts w:cstheme="minorHAnsi"/>
            <w:highlight w:val="yellow"/>
            <w:rPrChange w:id="2456" w:author="Fabienne Schmaus" w:date="2026-04-30T17:29:00Z" w16du:dateUtc="2026-04-30T15:29:00Z">
              <w:rPr>
                <w:rFonts w:cstheme="minorHAnsi"/>
              </w:rPr>
            </w:rPrChange>
          </w:rPr>
          <w:instrText>"</w:instrText>
        </w:r>
        <w:r w:rsidRPr="00D17BD3">
          <w:rPr>
            <w:rFonts w:cstheme="minorHAnsi"/>
            <w:highlight w:val="yellow"/>
            <w:rPrChange w:id="2457" w:author="Fabienne Schmaus" w:date="2026-04-30T17:29:00Z" w16du:dateUtc="2026-04-30T15:29:00Z">
              <w:rPr>
                <w:rFonts w:cstheme="minorHAnsi"/>
              </w:rPr>
            </w:rPrChange>
          </w:rPr>
          <w:fldChar w:fldCharType="separate"/>
        </w:r>
      </w:ins>
      <w:del w:id="2458" w:author="Fabienne Schmaus" w:date="2026-04-30T17:27:00Z" w16du:dateUtc="2026-04-30T15:27:00Z">
        <w:r w:rsidRPr="00D17BD3" w:rsidDel="00D17BD3">
          <w:rPr>
            <w:rStyle w:val="Hyperlink"/>
            <w:rFonts w:cstheme="minorHAnsi"/>
            <w:highlight w:val="yellow"/>
            <w:rPrChange w:id="2459" w:author="Fabienne Schmaus" w:date="2026-04-30T17:29:00Z" w16du:dateUtc="2026-04-30T15:29:00Z">
              <w:rPr>
                <w:rStyle w:val="Hyperlink"/>
                <w:rFonts w:cstheme="minorHAnsi"/>
                <w:b/>
                <w:bCs/>
                <w:color w:val="000000" w:themeColor="text1"/>
              </w:rPr>
            </w:rPrChange>
          </w:rPr>
          <w:delText>https://</w:delText>
        </w:r>
      </w:del>
      <w:r w:rsidRPr="00D17BD3">
        <w:rPr>
          <w:rStyle w:val="Hyperlink"/>
          <w:rFonts w:cstheme="minorHAnsi"/>
          <w:highlight w:val="yellow"/>
          <w:rPrChange w:id="2460" w:author="Fabienne Schmaus" w:date="2026-04-30T17:29:00Z" w16du:dateUtc="2026-04-30T15:29:00Z">
            <w:rPr>
              <w:rStyle w:val="Hyperlink"/>
              <w:rFonts w:cstheme="minorHAnsi"/>
              <w:b/>
              <w:bCs/>
              <w:color w:val="000000" w:themeColor="text1"/>
            </w:rPr>
          </w:rPrChange>
        </w:rPr>
        <w:t>www.pedocs.de/volltexte/2023/25996/pdf/Forum_EB_2019_4_Schmidt_Soziale_Medien.pdf</w:t>
      </w:r>
      <w:ins w:id="2461" w:author="Fabienne Schmaus" w:date="2026-04-30T17:27:00Z" w16du:dateUtc="2026-04-30T15:27:00Z">
        <w:r w:rsidRPr="00D17BD3">
          <w:rPr>
            <w:rFonts w:cstheme="minorHAnsi"/>
            <w:highlight w:val="yellow"/>
            <w:rPrChange w:id="2462" w:author="Fabienne Schmaus" w:date="2026-04-30T17:29:00Z" w16du:dateUtc="2026-04-30T15:29:00Z">
              <w:rPr>
                <w:rFonts w:cstheme="minorHAnsi"/>
              </w:rPr>
            </w:rPrChange>
          </w:rPr>
          <w:fldChar w:fldCharType="end"/>
        </w:r>
        <w:r>
          <w:rPr>
            <w:rFonts w:cstheme="minorHAnsi"/>
          </w:rPr>
          <w:t>))</w:t>
        </w:r>
      </w:ins>
    </w:p>
    <w:p w14:paraId="7A49E5CA" w14:textId="77777777" w:rsidR="00A1403C" w:rsidRPr="00D17BD3" w:rsidRDefault="00A1403C" w:rsidP="00F76E66">
      <w:pPr>
        <w:spacing w:after="0" w:line="276" w:lineRule="auto"/>
        <w:rPr>
          <w:rFonts w:cstheme="minorHAnsi"/>
          <w:rPrChange w:id="2463" w:author="Fabienne Schmaus" w:date="2026-04-30T17:25:00Z" w16du:dateUtc="2026-04-30T15:25:00Z">
            <w:rPr>
              <w:rFonts w:cstheme="minorHAnsi"/>
              <w:b/>
              <w:bCs/>
              <w:color w:val="000000" w:themeColor="text1"/>
            </w:rPr>
          </w:rPrChange>
        </w:rPr>
      </w:pPr>
    </w:p>
    <w:p w14:paraId="58566556" w14:textId="0121E413" w:rsidR="00A1403C" w:rsidRPr="00D17BD3" w:rsidRDefault="00700FCD" w:rsidP="000E1D45">
      <w:pPr>
        <w:pStyle w:val="Listenabsatz"/>
        <w:numPr>
          <w:ilvl w:val="0"/>
          <w:numId w:val="53"/>
        </w:numPr>
        <w:spacing w:after="0" w:line="276" w:lineRule="auto"/>
        <w:rPr>
          <w:rFonts w:cstheme="minorHAnsi"/>
          <w:rPrChange w:id="2464" w:author="Fabienne Schmaus" w:date="2026-04-30T17:25:00Z" w16du:dateUtc="2026-04-30T15:25:00Z">
            <w:rPr>
              <w:rFonts w:cstheme="minorHAnsi"/>
              <w:b/>
              <w:bCs/>
              <w:color w:val="000000" w:themeColor="text1"/>
            </w:rPr>
          </w:rPrChange>
        </w:rPr>
      </w:pPr>
      <w:commentRangeStart w:id="2465"/>
      <w:r w:rsidRPr="00D17BD3">
        <w:rPr>
          <w:rFonts w:cstheme="minorHAnsi"/>
          <w:rPrChange w:id="2466" w:author="Fabienne Schmaus" w:date="2026-04-30T17:25:00Z" w16du:dateUtc="2026-04-30T15:25:00Z">
            <w:rPr>
              <w:rFonts w:cstheme="minorHAnsi"/>
              <w:b/>
              <w:bCs/>
              <w:color w:val="000000" w:themeColor="text1"/>
            </w:rPr>
          </w:rPrChange>
        </w:rPr>
        <w:t>Klicksafe.de mit den entsprechenden Suchbegriffen</w:t>
      </w:r>
      <w:commentRangeEnd w:id="2465"/>
      <w:r w:rsidR="00D17BD3" w:rsidRPr="00D17BD3">
        <w:rPr>
          <w:rStyle w:val="Kommentarzeichen"/>
          <w:rFonts w:cstheme="minorHAnsi"/>
          <w:sz w:val="22"/>
          <w:szCs w:val="22"/>
          <w:rPrChange w:id="2467" w:author="Fabienne Schmaus" w:date="2026-04-30T17:25:00Z" w16du:dateUtc="2026-04-30T15:25:00Z">
            <w:rPr>
              <w:rStyle w:val="Kommentarzeichen"/>
              <w:rFonts w:cstheme="minorHAnsi"/>
              <w:b/>
              <w:bCs/>
              <w:color w:val="000000" w:themeColor="text1"/>
              <w:sz w:val="22"/>
              <w:szCs w:val="22"/>
            </w:rPr>
          </w:rPrChange>
        </w:rPr>
        <w:commentReference w:id="2465"/>
      </w:r>
    </w:p>
    <w:p w14:paraId="2C3BAEFD" w14:textId="77777777" w:rsidR="00A1403C" w:rsidRPr="00D17BD3" w:rsidRDefault="00A1403C" w:rsidP="00F76E66">
      <w:pPr>
        <w:spacing w:after="0" w:line="276" w:lineRule="auto"/>
        <w:rPr>
          <w:rFonts w:cstheme="minorHAnsi"/>
          <w:rPrChange w:id="2468" w:author="Fabienne Schmaus" w:date="2026-04-30T17:25:00Z" w16du:dateUtc="2026-04-30T15:25:00Z">
            <w:rPr>
              <w:rFonts w:cstheme="minorHAnsi"/>
              <w:b/>
              <w:bCs/>
              <w:color w:val="EE0000"/>
            </w:rPr>
          </w:rPrChange>
        </w:rPr>
      </w:pPr>
    </w:p>
    <w:p w14:paraId="39E825FD" w14:textId="77777777" w:rsidR="00530233" w:rsidRPr="00C6608C" w:rsidRDefault="00530233" w:rsidP="00F76E66">
      <w:pPr>
        <w:spacing w:after="0" w:line="276" w:lineRule="auto"/>
        <w:rPr>
          <w:rFonts w:cstheme="minorHAnsi"/>
          <w:rPrChange w:id="2469" w:author="Fabienne Schmaus" w:date="2026-04-30T17:20:00Z" w16du:dateUtc="2026-04-30T15:20:00Z">
            <w:rPr>
              <w:rFonts w:cstheme="minorHAnsi"/>
              <w:color w:val="EE0000"/>
            </w:rPr>
          </w:rPrChange>
        </w:rPr>
      </w:pPr>
    </w:p>
    <w:p w14:paraId="4B104081" w14:textId="77777777" w:rsidR="00530233" w:rsidRPr="00C6608C" w:rsidRDefault="00530233" w:rsidP="00F76E66">
      <w:pPr>
        <w:spacing w:after="0" w:line="276" w:lineRule="auto"/>
        <w:rPr>
          <w:rFonts w:cstheme="minorHAnsi"/>
          <w:rPrChange w:id="2470" w:author="Fabienne Schmaus" w:date="2026-04-30T17:20:00Z" w16du:dateUtc="2026-04-30T15:20:00Z">
            <w:rPr>
              <w:rFonts w:cstheme="minorHAnsi"/>
              <w:color w:val="EE0000"/>
            </w:rPr>
          </w:rPrChange>
        </w:rPr>
      </w:pPr>
    </w:p>
    <w:p w14:paraId="5215C91C" w14:textId="29DAD453" w:rsidR="00F76E66" w:rsidRPr="00C6608C" w:rsidRDefault="00F76E66" w:rsidP="00F76E66">
      <w:pPr>
        <w:spacing w:after="0" w:line="276" w:lineRule="auto"/>
        <w:rPr>
          <w:rFonts w:cstheme="minorHAnsi"/>
          <w:rPrChange w:id="2471" w:author="Fabienne Schmaus" w:date="2026-04-30T17:20:00Z" w16du:dateUtc="2026-04-30T15:20:00Z">
            <w:rPr>
              <w:rFonts w:cstheme="minorHAnsi"/>
              <w:color w:val="EE0000"/>
            </w:rPr>
          </w:rPrChange>
        </w:rPr>
      </w:pPr>
      <w:r w:rsidRPr="00C6608C">
        <w:rPr>
          <w:rFonts w:cstheme="minorHAnsi"/>
          <w:rPrChange w:id="2472" w:author="Fabienne Schmaus" w:date="2026-04-30T17:20:00Z" w16du:dateUtc="2026-04-30T15:20:00Z">
            <w:rPr>
              <w:rFonts w:cstheme="minorHAnsi"/>
              <w:color w:val="EE0000"/>
            </w:rPr>
          </w:rPrChange>
        </w:rPr>
        <w:br w:type="page"/>
      </w:r>
    </w:p>
    <w:p w14:paraId="38543241" w14:textId="4270BA70" w:rsidR="00EC3EBE" w:rsidRPr="00C6608C" w:rsidRDefault="00EC3EBE" w:rsidP="008B765F">
      <w:pPr>
        <w:spacing w:after="0" w:line="276" w:lineRule="auto"/>
        <w:rPr>
          <w:rFonts w:cstheme="minorHAnsi"/>
          <w:rPrChange w:id="2473" w:author="Fabienne Schmaus" w:date="2026-04-30T17:19:00Z" w16du:dateUtc="2026-04-30T15:19:00Z">
            <w:rPr>
              <w:rFonts w:cstheme="minorHAnsi"/>
              <w:color w:val="EE0000"/>
            </w:rPr>
          </w:rPrChange>
        </w:rPr>
      </w:pPr>
      <w:r w:rsidRPr="00C6608C">
        <w:rPr>
          <w:rFonts w:cstheme="minorHAnsi"/>
          <w:highlight w:val="yellow"/>
          <w:rPrChange w:id="2474" w:author="Fabienne Schmaus" w:date="2026-04-30T17:19:00Z" w16du:dateUtc="2026-04-30T15:19:00Z">
            <w:rPr>
              <w:rFonts w:cstheme="minorHAnsi"/>
              <w:color w:val="EE0000"/>
              <w:highlight w:val="yellow"/>
            </w:rPr>
          </w:rPrChange>
        </w:rPr>
        <w:lastRenderedPageBreak/>
        <w:t>((Seite Impressum einfügen // Änderungen in Gelb, der Rest ist unverändert))</w:t>
      </w:r>
    </w:p>
    <w:p w14:paraId="0C7A1665" w14:textId="77777777" w:rsidR="00EC3EBE" w:rsidRPr="00C6608C" w:rsidRDefault="00EC3EBE" w:rsidP="008B765F">
      <w:pPr>
        <w:spacing w:after="0" w:line="276" w:lineRule="auto"/>
        <w:rPr>
          <w:rFonts w:cstheme="minorHAnsi"/>
          <w:rPrChange w:id="2475" w:author="Fabienne Schmaus" w:date="2026-04-30T17:19:00Z" w16du:dateUtc="2026-04-30T15:19:00Z">
            <w:rPr>
              <w:rFonts w:cstheme="minorHAnsi"/>
              <w:color w:val="EE0000"/>
            </w:rPr>
          </w:rPrChange>
        </w:rPr>
      </w:pPr>
    </w:p>
    <w:p w14:paraId="6AF2D05E" w14:textId="77777777" w:rsidR="00EC3EBE" w:rsidRPr="00C6608C" w:rsidRDefault="00EC3EBE" w:rsidP="008B765F">
      <w:pPr>
        <w:spacing w:after="0" w:line="276" w:lineRule="auto"/>
        <w:rPr>
          <w:rFonts w:cstheme="minorHAnsi"/>
          <w:rPrChange w:id="2476" w:author="Fabienne Schmaus" w:date="2026-04-30T17:19:00Z" w16du:dateUtc="2026-04-30T15:19:00Z">
            <w:rPr>
              <w:rFonts w:cstheme="minorHAnsi"/>
              <w:color w:val="EE0000"/>
            </w:rPr>
          </w:rPrChange>
        </w:rPr>
      </w:pPr>
    </w:p>
    <w:p w14:paraId="11EEFF5B" w14:textId="77777777" w:rsidR="00EC3EBE" w:rsidRPr="00C6608C" w:rsidRDefault="00EC3EBE" w:rsidP="008B765F">
      <w:pPr>
        <w:spacing w:after="0" w:line="276" w:lineRule="auto"/>
        <w:rPr>
          <w:rFonts w:cstheme="minorHAnsi"/>
          <w:rPrChange w:id="2477" w:author="Fabienne Schmaus" w:date="2026-04-30T17:19:00Z" w16du:dateUtc="2026-04-30T15:19:00Z">
            <w:rPr>
              <w:rFonts w:cstheme="minorHAnsi"/>
              <w:color w:val="EE0000"/>
            </w:rPr>
          </w:rPrChange>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default" r:id="rId35"/>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chael Kohl" w:date="2026-04-22T20:46:00Z" w:initials="MK">
    <w:p w14:paraId="182F63BA" w14:textId="77777777" w:rsidR="003846AE" w:rsidRDefault="003846AE" w:rsidP="003846AE">
      <w:pPr>
        <w:pStyle w:val="Kommentartext"/>
      </w:pPr>
      <w:r>
        <w:rPr>
          <w:rStyle w:val="Kommentarzeichen"/>
        </w:rPr>
        <w:annotationRef/>
      </w:r>
      <w:r>
        <w:t>Ist Mentimeter das?</w:t>
      </w:r>
    </w:p>
  </w:comment>
  <w:comment w:id="29" w:author="Fabienne Schmaus" w:date="2026-04-30T15:42:00Z" w:initials="FS">
    <w:p w14:paraId="0135B81F" w14:textId="77777777" w:rsidR="009B5D66" w:rsidRDefault="009B5D66" w:rsidP="009B5D66">
      <w:pPr>
        <w:pStyle w:val="Kommentartext"/>
      </w:pPr>
      <w:r>
        <w:rPr>
          <w:rStyle w:val="Kommentarzeichen"/>
        </w:rPr>
        <w:annotationRef/>
      </w:r>
      <w:r>
        <w:t>Ja, nicht immer, aber wir haben im Anhang folgenden Hinweis - so sind wir safe:</w:t>
      </w:r>
    </w:p>
    <w:p w14:paraId="2D369188" w14:textId="77777777" w:rsidR="009B5D66" w:rsidRDefault="009B5D66" w:rsidP="009B5D66">
      <w:pPr>
        <w:pStyle w:val="Kommentartext"/>
      </w:pPr>
      <w:r>
        <w:rPr>
          <w:b/>
          <w:bCs/>
        </w:rPr>
        <w:t>Hinweis:</w:t>
      </w:r>
      <w:r>
        <w:t xml:space="preserve"> Mentimeter ist DSGVO-konform nutzbar, wenn keine personenbezogenen Daten eingegeben werden. Bei anonymen Abfragen wie in dieser Handreichung ist das gewährleistet. </w:t>
      </w:r>
    </w:p>
  </w:comment>
  <w:comment w:id="80" w:author="Fabienne Schmaus" w:date="2026-04-30T15:48:00Z" w:initials="FS">
    <w:p w14:paraId="6A53B3C8" w14:textId="77777777" w:rsidR="008A393C" w:rsidRDefault="008A393C" w:rsidP="008A393C">
      <w:pPr>
        <w:pStyle w:val="Kommentartext"/>
      </w:pPr>
      <w:r>
        <w:rPr>
          <w:rStyle w:val="Kommentarzeichen"/>
        </w:rPr>
        <w:annotationRef/>
      </w:r>
      <w:r>
        <w:t>Eigentlich nicht, sonst ist es nicht mehr DSGVO-konform</w:t>
      </w:r>
    </w:p>
    <w:p w14:paraId="6631A77E" w14:textId="77777777" w:rsidR="008A393C" w:rsidRDefault="008A393C" w:rsidP="008A393C">
      <w:pPr>
        <w:pStyle w:val="Kommentartext"/>
      </w:pPr>
      <w:r>
        <w:t>&gt; bitte dann anpassen, wenn nötig</w:t>
      </w:r>
    </w:p>
  </w:comment>
  <w:comment w:id="125" w:author="Michael Kohl" w:date="2026-04-19T08:44:00Z" w:initials="MK">
    <w:p w14:paraId="3B0FD63C" w14:textId="77777777" w:rsidR="00597F27" w:rsidRDefault="00597F27" w:rsidP="00597F27">
      <w:pPr>
        <w:pStyle w:val="Kommentartext"/>
      </w:pPr>
      <w:r>
        <w:rPr>
          <w:rStyle w:val="Kommentarzeichen"/>
        </w:rPr>
        <w:annotationRef/>
      </w:r>
      <w:r>
        <w:t xml:space="preserve">Grobkonzept Feedback eingearbeitet: </w:t>
      </w:r>
    </w:p>
    <w:p w14:paraId="699A9F26" w14:textId="77777777" w:rsidR="00597F27" w:rsidRDefault="00597F27" w:rsidP="00597F27">
      <w:pPr>
        <w:pStyle w:val="Kommentartext"/>
      </w:pPr>
      <w:r>
        <w:t>- boyd (2014) „Networked Publics" einbinden – Phase 2, Sek II – nach Goffman</w:t>
      </w:r>
    </w:p>
    <w:p w14:paraId="6BD86F76" w14:textId="77777777" w:rsidR="00597F27" w:rsidRDefault="00597F27" w:rsidP="00597F27">
      <w:pPr>
        <w:pStyle w:val="Kommentartext"/>
      </w:pPr>
      <w:r>
        <w:t>- Marwick &amp; boyd (2011) „Context Collapse" einbinden – Phase 2, Sek II – nach boyd</w:t>
      </w:r>
    </w:p>
    <w:p w14:paraId="6938E8F7" w14:textId="77777777" w:rsidR="00597F27" w:rsidRDefault="00597F27" w:rsidP="00597F27">
      <w:pPr>
        <w:pStyle w:val="Kommentartext"/>
      </w:pPr>
      <w:r>
        <w:t>- Vogel et al. (2024) „Upward Social Comparison on Social Media" einbinden – Phase 4, Sek II – nach Festinger</w:t>
      </w:r>
    </w:p>
    <w:p w14:paraId="474E4989" w14:textId="77777777" w:rsidR="00597F27" w:rsidRDefault="00597F27" w:rsidP="00597F27">
      <w:pPr>
        <w:pStyle w:val="Kommentartext"/>
      </w:pPr>
      <w:r>
        <w:t>- Algorithmen + Filterblasen einbinden – Phase 3, Sek II – Zusatzfrage</w:t>
      </w:r>
    </w:p>
    <w:p w14:paraId="153E136D" w14:textId="77777777" w:rsidR="00597F27" w:rsidRDefault="00597F27" w:rsidP="00597F27">
      <w:pPr>
        <w:pStyle w:val="Kommentartext"/>
      </w:pPr>
      <w:r>
        <w:t>- BeReal als Plattform-Beispiel einbinden – Phase 3, Sek II – Gegenmodell</w:t>
      </w:r>
    </w:p>
  </w:comment>
  <w:comment w:id="126" w:author="Fabienne Schmaus" w:date="2026-04-30T15:49:00Z" w:initials="FS">
    <w:p w14:paraId="3748A712" w14:textId="77777777" w:rsidR="008A393C" w:rsidRDefault="008A393C" w:rsidP="008A393C">
      <w:pPr>
        <w:pStyle w:val="Kommentartext"/>
      </w:pPr>
      <w:r>
        <w:rPr>
          <w:rStyle w:val="Kommentarzeichen"/>
        </w:rPr>
        <w:annotationRef/>
      </w:r>
      <w:r>
        <w:t>ok</w:t>
      </w:r>
    </w:p>
  </w:comment>
  <w:comment w:id="151" w:author="Michael Kohl" w:date="2026-04-22T17:13:00Z" w:initials="MK">
    <w:p w14:paraId="7F743ED7" w14:textId="77777777" w:rsidR="002373F7" w:rsidRDefault="002373F7" w:rsidP="002373F7">
      <w:pPr>
        <w:pStyle w:val="Kommentartext"/>
      </w:pPr>
      <w:r>
        <w:rPr>
          <w:rStyle w:val="Kommentarzeichen"/>
        </w:rPr>
        <w:annotationRef/>
      </w:r>
      <w:r>
        <w:t>Siehe dazu auch im Lehrkräfte-Teil unten. Weiß nicht genau, wie man das am besten analog schnell umsetzen kann</w:t>
      </w:r>
    </w:p>
  </w:comment>
  <w:comment w:id="152" w:author="Fabienne Schmaus" w:date="2026-05-04T10:32:00Z" w:initials="FS">
    <w:p w14:paraId="0061ADEA" w14:textId="77777777" w:rsidR="00A71B33" w:rsidRDefault="00C17639" w:rsidP="00A71B33">
      <w:pPr>
        <w:pStyle w:val="Kommentartext"/>
      </w:pPr>
      <w:r>
        <w:rPr>
          <w:rStyle w:val="Kommentarzeichen"/>
        </w:rPr>
        <w:annotationRef/>
      </w:r>
      <w:r w:rsidR="00A71B33">
        <w:t>Ja, warum nicht mit „Zetteln“ (es ist schon seeehr analog, aber mir fällt auch nichts Besseres ein).</w:t>
      </w:r>
    </w:p>
  </w:comment>
  <w:comment w:id="195" w:author="Michael Kohl" w:date="2026-04-22T20:49:00Z" w:initials="MK">
    <w:p w14:paraId="59130ADF" w14:textId="77777777" w:rsidR="002273C9" w:rsidRDefault="00BA1F9A" w:rsidP="002273C9">
      <w:pPr>
        <w:pStyle w:val="Kommentartext"/>
      </w:pPr>
      <w:r>
        <w:rPr>
          <w:rStyle w:val="Kommentarzeichen"/>
        </w:rPr>
        <w:annotationRef/>
      </w:r>
      <w:r w:rsidR="002273C9">
        <w:t>Braucht man da ein eigenes AB oder nimmt man schon mal eines der Profile die in AB 2 kommen? Falls separates AB hier, dann alle neu zu nummerieren</w:t>
      </w:r>
    </w:p>
  </w:comment>
  <w:comment w:id="196" w:author="Fabienne Schmaus" w:date="2026-05-03T14:55:00Z" w:initials="FS">
    <w:p w14:paraId="0C9BF529" w14:textId="77777777" w:rsidR="002273C9" w:rsidRDefault="00BA1F9A" w:rsidP="002273C9">
      <w:pPr>
        <w:pStyle w:val="Kommentartext"/>
      </w:pPr>
      <w:r>
        <w:rPr>
          <w:rStyle w:val="Kommentarzeichen"/>
        </w:rPr>
        <w:annotationRef/>
      </w:r>
      <w:r w:rsidR="002273C9">
        <w:t xml:space="preserve">Wie du es unten vorschlägst, passt es schon gut. Wir belassen es so. </w:t>
      </w:r>
    </w:p>
    <w:p w14:paraId="5618CA89" w14:textId="77777777" w:rsidR="002273C9" w:rsidRDefault="002273C9" w:rsidP="002273C9">
      <w:pPr>
        <w:pStyle w:val="Kommentartext"/>
      </w:pPr>
      <w:r>
        <w:t>Aber damit die ABs „ready-to-teach“ sind, habe ich aus den ABs mit Sek I / Sek II 2 Varianten gemacht, damit die L nur das passende AB rausziehen kann, also hier zB AB 1 A und AB 1 B.</w:t>
      </w:r>
    </w:p>
    <w:p w14:paraId="101EBCCB" w14:textId="77777777" w:rsidR="002273C9" w:rsidRDefault="002273C9" w:rsidP="002273C9">
      <w:pPr>
        <w:pStyle w:val="Kommentartext"/>
      </w:pPr>
    </w:p>
    <w:p w14:paraId="3905B9D5" w14:textId="77777777" w:rsidR="002273C9" w:rsidRDefault="002273C9" w:rsidP="002273C9">
      <w:pPr>
        <w:pStyle w:val="Kommentartext"/>
      </w:pPr>
      <w:r>
        <w:t>Kannst du bitte diese Infos (Variante A und B) an passender Stelle im EWH einfügen?</w:t>
      </w:r>
    </w:p>
  </w:comment>
  <w:comment w:id="357" w:author="Michael Kohl" w:date="2026-04-22T20:48:00Z" w:initials="MK">
    <w:p w14:paraId="179C659B" w14:textId="77777777" w:rsidR="003846AE" w:rsidRDefault="003846AE" w:rsidP="003846AE">
      <w:pPr>
        <w:pStyle w:val="Kommentartext"/>
      </w:pPr>
      <w:r>
        <w:rPr>
          <w:rStyle w:val="Kommentarzeichen"/>
        </w:rPr>
        <w:annotationRef/>
      </w:r>
      <w:r>
        <w:t>Sek 2 braucht die Zeit für anderes</w:t>
      </w:r>
    </w:p>
  </w:comment>
  <w:comment w:id="358" w:author="Fabienne Schmaus" w:date="2026-05-04T10:43:00Z" w:initials="FS">
    <w:p w14:paraId="37D451A6" w14:textId="77777777" w:rsidR="00A71B33" w:rsidRDefault="00A71B33" w:rsidP="00A71B33">
      <w:pPr>
        <w:pStyle w:val="Kommentartext"/>
      </w:pPr>
      <w:r>
        <w:rPr>
          <w:rStyle w:val="Kommentarzeichen"/>
        </w:rPr>
        <w:annotationRef/>
      </w:r>
      <w:r>
        <w:t>Ok, unten im EWH evtl präzisieren</w:t>
      </w:r>
    </w:p>
  </w:comment>
  <w:comment w:id="364" w:author="Fabienne Schmaus" w:date="2026-04-30T16:02:00Z" w:initials="FS">
    <w:p w14:paraId="1DDFE878" w14:textId="77777777" w:rsidR="00C17639" w:rsidRDefault="00F828A8" w:rsidP="00C17639">
      <w:pPr>
        <w:pStyle w:val="Kommentartext"/>
      </w:pPr>
      <w:r>
        <w:rPr>
          <w:rStyle w:val="Kommentarzeichen"/>
        </w:rPr>
        <w:annotationRef/>
      </w:r>
      <w:r w:rsidR="00C17639">
        <w:t>Ich würde diesen Hinweis hier nicht schreiben, es verwirrt mehr.</w:t>
      </w:r>
    </w:p>
  </w:comment>
  <w:comment w:id="493" w:author="Michael Kohl" w:date="2026-04-22T17:21:00Z" w:initials="MK">
    <w:p w14:paraId="470F0CD9" w14:textId="620097B2" w:rsidR="00DF1D6F" w:rsidRDefault="00DF1D6F" w:rsidP="00DF1D6F">
      <w:pPr>
        <w:pStyle w:val="Kommentartext"/>
      </w:pPr>
      <w:r>
        <w:rPr>
          <w:rStyle w:val="Kommentarzeichen"/>
        </w:rPr>
        <w:annotationRef/>
      </w:r>
      <w:r>
        <w:t>Wo sind da welche sinnvoll? Etwas aus dem Anhang 2 vorziehen an bestimmten Stellen?</w:t>
      </w:r>
    </w:p>
  </w:comment>
  <w:comment w:id="534" w:author="Fabienne Schmaus" w:date="2026-05-04T10:35:00Z" w:initials="FS">
    <w:p w14:paraId="0AD363C0" w14:textId="60DCD286" w:rsidR="00C17639" w:rsidRDefault="00C17639" w:rsidP="00C17639">
      <w:pPr>
        <w:pStyle w:val="Kommentartext"/>
      </w:pPr>
      <w:r>
        <w:rPr>
          <w:rStyle w:val="Kommentarzeichen"/>
        </w:rPr>
        <w:annotationRef/>
      </w:r>
      <w:r>
        <w:t xml:space="preserve">Was bedeuten diese Sternchen? </w:t>
      </w:r>
    </w:p>
  </w:comment>
  <w:comment w:id="542" w:author="Fabienne Schmaus" w:date="2026-05-04T10:51:00Z" w:initials="FS">
    <w:p w14:paraId="17F5ADD9" w14:textId="77777777" w:rsidR="00785E9B" w:rsidRDefault="00785E9B" w:rsidP="00785E9B">
      <w:pPr>
        <w:pStyle w:val="Kommentartext"/>
      </w:pPr>
      <w:r>
        <w:rPr>
          <w:rStyle w:val="Kommentarzeichen"/>
        </w:rPr>
        <w:annotationRef/>
      </w:r>
      <w:r>
        <w:t>Infoxbox mit Quelle einfühen?</w:t>
      </w:r>
    </w:p>
  </w:comment>
  <w:comment w:id="543" w:author="Fabienne Schmaus" w:date="2026-05-04T10:51:00Z" w:initials="FS">
    <w:p w14:paraId="663CEDA0" w14:textId="77777777" w:rsidR="00785E9B" w:rsidRDefault="00785E9B" w:rsidP="00785E9B">
      <w:pPr>
        <w:pStyle w:val="Kommentartext"/>
      </w:pPr>
      <w:r>
        <w:rPr>
          <w:rStyle w:val="Kommentarzeichen"/>
        </w:rPr>
        <w:annotationRef/>
      </w:r>
      <w:r>
        <w:t>Das brauchen wir hier nicht unbedingt, oder?</w:t>
      </w:r>
    </w:p>
  </w:comment>
  <w:comment w:id="570" w:author="Fabienne Schmaus" w:date="2026-04-30T16:11:00Z" w:initials="FS">
    <w:p w14:paraId="6399A76C" w14:textId="77777777" w:rsidR="00C921C2" w:rsidRDefault="00C921C2" w:rsidP="00C921C2">
      <w:pPr>
        <w:pStyle w:val="Kommentartext"/>
      </w:pPr>
      <w:r>
        <w:rPr>
          <w:rStyle w:val="Kommentarzeichen"/>
        </w:rPr>
        <w:annotationRef/>
      </w:r>
      <w:r>
        <w:t>Brauchen wir hier noch 2-3 konkrete methodische Hinweise - analog zu LH1?</w:t>
      </w:r>
    </w:p>
  </w:comment>
  <w:comment w:id="621" w:author="Fabienne Schmaus" w:date="2026-05-04T10:53:00Z" w:initials="FS">
    <w:p w14:paraId="09168C50" w14:textId="77777777" w:rsidR="00F615E4" w:rsidRDefault="00F615E4" w:rsidP="00F615E4">
      <w:pPr>
        <w:pStyle w:val="Kommentartext"/>
      </w:pPr>
      <w:r>
        <w:rPr>
          <w:rStyle w:val="Kommentarzeichen"/>
        </w:rPr>
        <w:annotationRef/>
      </w:r>
      <w:r>
        <w:t>Welche genau. Besser:</w:t>
      </w:r>
    </w:p>
    <w:p w14:paraId="7DEC5573" w14:textId="77777777" w:rsidR="00F615E4" w:rsidRDefault="00F615E4" w:rsidP="00F615E4">
      <w:pPr>
        <w:pStyle w:val="Kommentartext"/>
      </w:pPr>
      <w:r>
        <w:t>Brücke zur Arbeitsphase „xx“.</w:t>
      </w:r>
    </w:p>
  </w:comment>
  <w:comment w:id="624" w:author="Fabienne Schmaus" w:date="2026-05-04T10:53:00Z" w:initials="FS">
    <w:p w14:paraId="2AA19E14" w14:textId="77777777" w:rsidR="00F615E4" w:rsidRDefault="00F615E4" w:rsidP="00F615E4">
      <w:pPr>
        <w:pStyle w:val="Kommentartext"/>
      </w:pPr>
      <w:r>
        <w:rPr>
          <w:rStyle w:val="Kommentarzeichen"/>
        </w:rPr>
        <w:annotationRef/>
      </w:r>
      <w:r>
        <w:t>Besser in 1-2 Sätze einbetten, nicht soviele direkte Fragen.</w:t>
      </w:r>
    </w:p>
  </w:comment>
  <w:comment w:id="683" w:author="Fabienne Schmaus" w:date="2026-05-04T10:37:00Z" w:initials="FS">
    <w:p w14:paraId="1F9D2BF6" w14:textId="77777777" w:rsidR="00C17639" w:rsidRDefault="00C17639" w:rsidP="00C17639">
      <w:pPr>
        <w:pStyle w:val="Kommentartext"/>
      </w:pPr>
      <w:r>
        <w:rPr>
          <w:rStyle w:val="Kommentarzeichen"/>
        </w:rPr>
        <w:annotationRef/>
      </w:r>
      <w:r>
        <w:t>Wir brauchen eine Infobox mit der Quelle</w:t>
      </w:r>
    </w:p>
  </w:comment>
  <w:comment w:id="701" w:author="Fabienne Schmaus" w:date="2026-05-04T10:38:00Z" w:initials="FS">
    <w:p w14:paraId="5E19D1DC" w14:textId="77777777" w:rsidR="00F615E4" w:rsidRDefault="00C17639" w:rsidP="00F615E4">
      <w:pPr>
        <w:pStyle w:val="Kommentartext"/>
      </w:pPr>
      <w:r>
        <w:rPr>
          <w:rStyle w:val="Kommentarzeichen"/>
        </w:rPr>
        <w:annotationRef/>
      </w:r>
      <w:r w:rsidR="00F615E4">
        <w:t>Hier: Bezug zu DGK und bitte nicht so viele direkte Fragen</w:t>
      </w:r>
    </w:p>
  </w:comment>
  <w:comment w:id="702" w:author="Fabienne Schmaus" w:date="2026-05-04T11:00:00Z" w:initials="FS">
    <w:p w14:paraId="06E01D00" w14:textId="77777777" w:rsidR="00F615E4" w:rsidRDefault="00F615E4" w:rsidP="00F615E4">
      <w:pPr>
        <w:pStyle w:val="Kommentartext"/>
      </w:pPr>
      <w:r>
        <w:rPr>
          <w:rStyle w:val="Kommentarzeichen"/>
        </w:rPr>
        <w:annotationRef/>
      </w:r>
      <w:r>
        <w:t>In Vertiefung 1 und Vertiefung 2, bitte auf Anhang verweisen</w:t>
      </w:r>
    </w:p>
  </w:comment>
  <w:comment w:id="765" w:author="Michael Kohl" w:date="2026-04-22T17:30:00Z" w:initials="MK">
    <w:p w14:paraId="60E96A46" w14:textId="77777777" w:rsidR="000E1D45" w:rsidRDefault="000E1D45" w:rsidP="000E1D45">
      <w:pPr>
        <w:pStyle w:val="Kommentartext"/>
      </w:pPr>
      <w:r>
        <w:rPr>
          <w:rStyle w:val="Kommentarzeichen"/>
        </w:rPr>
        <w:annotationRef/>
      </w:r>
      <w:r>
        <w:t>Soll das stärker fokussiert werden oder mit Handout den SuS zur Verfügung gestellt werden?</w:t>
      </w:r>
    </w:p>
  </w:comment>
  <w:comment w:id="766" w:author="Fabienne Schmaus" w:date="2026-05-04T10:44:00Z" w:initials="FS">
    <w:p w14:paraId="12BC4032" w14:textId="77777777" w:rsidR="00A71B33" w:rsidRDefault="00A71B33" w:rsidP="00A71B33">
      <w:pPr>
        <w:pStyle w:val="Kommentartext"/>
      </w:pPr>
      <w:r>
        <w:rPr>
          <w:rStyle w:val="Kommentarzeichen"/>
        </w:rPr>
        <w:annotationRef/>
      </w:r>
      <w:r>
        <w:t>Da die LH schon sehr lang ist, wäre es hier möglich mit einer Infobox mit Zusatzmaterialien zu arbeiten?</w:t>
      </w:r>
    </w:p>
  </w:comment>
  <w:comment w:id="777" w:author="Fabienne Schmaus" w:date="2026-05-04T10:00:00Z" w:initials="FS">
    <w:p w14:paraId="1CFA9638" w14:textId="77777777" w:rsidR="00201834" w:rsidRDefault="00201834" w:rsidP="00201834">
      <w:pPr>
        <w:pStyle w:val="Kommentartext"/>
      </w:pPr>
      <w:r>
        <w:rPr>
          <w:rStyle w:val="Kommentarzeichen"/>
        </w:rPr>
        <w:annotationRef/>
      </w:r>
      <w:r>
        <w:t>Passt es noch?</w:t>
      </w:r>
    </w:p>
  </w:comment>
  <w:comment w:id="935" w:author="Fabienne Schmaus" w:date="2026-05-04T10:01:00Z" w:initials="FS">
    <w:p w14:paraId="56A65585" w14:textId="77777777" w:rsidR="00201834" w:rsidRDefault="00201834" w:rsidP="00201834">
      <w:pPr>
        <w:pStyle w:val="Kommentartext"/>
      </w:pPr>
      <w:r>
        <w:rPr>
          <w:rStyle w:val="Kommentarzeichen"/>
        </w:rPr>
        <w:annotationRef/>
      </w:r>
      <w:r>
        <w:t>Welche Stichwörter meinst du hier? 2-3 konkrete Vorschläge braucht man schon.</w:t>
      </w:r>
    </w:p>
  </w:comment>
  <w:comment w:id="984" w:author="Fabienne Schmaus" w:date="2026-05-04T10:05:00Z" w:initials="FS">
    <w:p w14:paraId="30E66DC7" w14:textId="77777777" w:rsidR="00201834" w:rsidRDefault="00201834" w:rsidP="00201834">
      <w:pPr>
        <w:pStyle w:val="Kommentartext"/>
      </w:pPr>
      <w:r>
        <w:rPr>
          <w:rStyle w:val="Kommentarzeichen"/>
        </w:rPr>
        <w:annotationRef/>
      </w:r>
      <w:r>
        <w:t xml:space="preserve">Ich verstehe nicht wirklich, warum du immer wieder * eingefügt hast (es kommt mehrmals vor). </w:t>
      </w:r>
    </w:p>
  </w:comment>
  <w:comment w:id="1008" w:author="Michael Kohl" w:date="2026-04-22T08:31:00Z" w:initials="MK">
    <w:p w14:paraId="4ACD6A2A" w14:textId="77777777" w:rsidR="00E03A0B" w:rsidRDefault="00E03A0B" w:rsidP="00E03A0B">
      <w:pPr>
        <w:pStyle w:val="Kommentartext"/>
      </w:pPr>
      <w:r>
        <w:rPr>
          <w:rStyle w:val="Kommentarzeichen"/>
        </w:rPr>
        <w:annotationRef/>
      </w:r>
      <w:r>
        <w:rPr>
          <w:b/>
          <w:bCs/>
          <w:color w:val="000000"/>
        </w:rPr>
        <w:t>Auch möglich hier, aber damit es nicht zuviel wird hab ich den weggelassen: Vogel et al. (2024)</w:t>
      </w:r>
      <w:r>
        <w:rPr>
          <w:color w:val="000000"/>
        </w:rPr>
        <w:t xml:space="preserve"> – „Upward Social Comparison on Social Media": Digitale Vergleiche sind intensiver und häufiger als analoge; Social-Media-Nutzung ist empirisch mit niedrigerem Selbstwertgefühl verknüpft</w:t>
      </w:r>
    </w:p>
  </w:comment>
  <w:comment w:id="1009" w:author="Fabienne Schmaus" w:date="2026-05-04T10:45:00Z" w:initials="FS">
    <w:p w14:paraId="25E9EF84" w14:textId="77777777" w:rsidR="00A71B33" w:rsidRDefault="00A71B33" w:rsidP="00A71B33">
      <w:pPr>
        <w:pStyle w:val="Kommentartext"/>
      </w:pPr>
      <w:r>
        <w:rPr>
          <w:rStyle w:val="Kommentarzeichen"/>
        </w:rPr>
        <w:annotationRef/>
      </w:r>
      <w:r>
        <w:t xml:space="preserve">Auch etwas für eine Infobox? </w:t>
      </w:r>
    </w:p>
  </w:comment>
  <w:comment w:id="1010" w:author="Michael Kohl" w:date="2026-04-22T17:29:00Z" w:initials="MK">
    <w:p w14:paraId="166A17F1" w14:textId="77777777" w:rsidR="000E1D45" w:rsidRDefault="000E1D45" w:rsidP="000E1D45">
      <w:pPr>
        <w:pStyle w:val="Kommentartext"/>
      </w:pPr>
      <w:r>
        <w:rPr>
          <w:rStyle w:val="Kommentarzeichen"/>
        </w:rPr>
        <w:annotationRef/>
      </w:r>
      <w:r>
        <w:t>Noch ein Info-Blatt für Lernende aus dem Anhang 2 erstellen, um die Konzepte zu besprechen?</w:t>
      </w:r>
    </w:p>
  </w:comment>
  <w:comment w:id="1011" w:author="Fabienne Schmaus" w:date="2026-05-04T10:45:00Z" w:initials="FS">
    <w:p w14:paraId="60823F24" w14:textId="77777777" w:rsidR="00A71B33" w:rsidRDefault="00A71B33" w:rsidP="00A71B33">
      <w:pPr>
        <w:pStyle w:val="Kommentartext"/>
      </w:pPr>
      <w:r>
        <w:rPr>
          <w:rStyle w:val="Kommentarzeichen"/>
        </w:rPr>
        <w:annotationRef/>
      </w:r>
      <w:r>
        <w:t>Lieber nicht, nur Verweis in der Infobox (im vorigen Kommentar)</w:t>
      </w:r>
    </w:p>
  </w:comment>
  <w:comment w:id="1012" w:author="Fabienne Schmaus" w:date="2026-05-04T10:40:00Z" w:initials="FS">
    <w:p w14:paraId="5C1C24AC" w14:textId="07E16E67" w:rsidR="00C17639" w:rsidRDefault="00C17639" w:rsidP="00C17639">
      <w:pPr>
        <w:pStyle w:val="Kommentartext"/>
      </w:pPr>
      <w:r>
        <w:rPr>
          <w:rStyle w:val="Kommentarzeichen"/>
        </w:rPr>
        <w:annotationRef/>
      </w:r>
      <w:r>
        <w:t>Mit Infobox mit Quellen</w:t>
      </w:r>
    </w:p>
  </w:comment>
  <w:comment w:id="1025" w:author="Michael Kohl" w:date="2026-04-22T12:46:00Z" w:initials="MK">
    <w:p w14:paraId="54558623" w14:textId="77777777" w:rsidR="00E42B4C" w:rsidRDefault="00E42B4C" w:rsidP="00E42B4C">
      <w:pPr>
        <w:pStyle w:val="Kommentartext"/>
      </w:pPr>
      <w:r>
        <w:rPr>
          <w:rStyle w:val="Kommentarzeichen"/>
        </w:rPr>
        <w:annotationRef/>
      </w:r>
      <w:r>
        <w:t>Die sind noch sehr nach unten skalierbar je nach Platzbedarf.</w:t>
      </w:r>
    </w:p>
  </w:comment>
  <w:comment w:id="1026" w:author="Fabienne Schmaus" w:date="2026-05-04T10:47:00Z" w:initials="FS">
    <w:p w14:paraId="15734DD3" w14:textId="77777777" w:rsidR="00A71B33" w:rsidRDefault="00A71B33" w:rsidP="00A71B33">
      <w:pPr>
        <w:pStyle w:val="Kommentartext"/>
      </w:pPr>
      <w:r>
        <w:rPr>
          <w:rStyle w:val="Kommentarzeichen"/>
        </w:rPr>
        <w:annotationRef/>
      </w:r>
      <w:r>
        <w:t>Es müsste hier passen.</w:t>
      </w:r>
    </w:p>
  </w:comment>
  <w:comment w:id="1086" w:author="Fabienne Schmaus" w:date="2026-05-04T10:40:00Z" w:initials="FS">
    <w:p w14:paraId="70780579" w14:textId="77777777" w:rsidR="00C17639" w:rsidRDefault="00C17639" w:rsidP="00C17639">
      <w:pPr>
        <w:pStyle w:val="Kommentartext"/>
      </w:pPr>
      <w:r>
        <w:rPr>
          <w:rStyle w:val="Kommentarzeichen"/>
        </w:rPr>
        <w:annotationRef/>
      </w:r>
      <w:r>
        <w:t>Infobox mit Quellen</w:t>
      </w:r>
    </w:p>
  </w:comment>
  <w:comment w:id="1143" w:author="Fabienne Schmaus" w:date="2026-05-04T10:41:00Z" w:initials="FS">
    <w:p w14:paraId="47661821" w14:textId="77777777" w:rsidR="00C17639" w:rsidRDefault="00C17639" w:rsidP="00C17639">
      <w:pPr>
        <w:pStyle w:val="Kommentartext"/>
      </w:pPr>
      <w:r>
        <w:rPr>
          <w:rStyle w:val="Kommentarzeichen"/>
        </w:rPr>
        <w:annotationRef/>
      </w:r>
      <w:r>
        <w:t>Als Schlusswort noch ein Hinweis auf DGK?</w:t>
      </w:r>
    </w:p>
  </w:comment>
  <w:comment w:id="1211" w:author="Fabienne Schmaus" w:date="2026-05-04T11:07:00Z" w:initials="FS">
    <w:p w14:paraId="2E33685E" w14:textId="77777777" w:rsidR="00E06478" w:rsidRDefault="00E06478" w:rsidP="00E06478">
      <w:pPr>
        <w:pStyle w:val="Kommentartext"/>
      </w:pPr>
      <w:r>
        <w:rPr>
          <w:rStyle w:val="Kommentarzeichen"/>
        </w:rPr>
        <w:annotationRef/>
      </w:r>
      <w:r>
        <w:t>Bezug auf DGK?</w:t>
      </w:r>
    </w:p>
  </w:comment>
  <w:comment w:id="1213" w:author="Michael Kohl" w:date="2026-04-22T20:52:00Z" w:initials="MK">
    <w:p w14:paraId="5D830895" w14:textId="77777777" w:rsidR="00131045" w:rsidRDefault="00131045" w:rsidP="00131045">
      <w:pPr>
        <w:pStyle w:val="Kommentartext"/>
      </w:pPr>
      <w:r>
        <w:rPr>
          <w:rStyle w:val="Kommentarzeichen"/>
        </w:rPr>
        <w:annotationRef/>
      </w:r>
      <w:r>
        <w:t>Müssten noch erstellt werden falls gewünscht</w:t>
      </w:r>
    </w:p>
  </w:comment>
  <w:comment w:id="1214" w:author="Fabienne Schmaus" w:date="2026-05-04T10:48:00Z" w:initials="FS">
    <w:p w14:paraId="7BF6F55A" w14:textId="77777777" w:rsidR="00A71B33" w:rsidRDefault="00A71B33" w:rsidP="00A71B33">
      <w:pPr>
        <w:pStyle w:val="Kommentartext"/>
      </w:pPr>
      <w:r>
        <w:rPr>
          <w:rStyle w:val="Kommentarzeichen"/>
        </w:rPr>
        <w:annotationRef/>
      </w:r>
      <w:r>
        <w:t>Diese Zeile müssen wir löschen: Keine direkte Werbung für Barmer (obwohl es für alle klar ist, von wemm das Projelt kommt…)</w:t>
      </w:r>
    </w:p>
  </w:comment>
  <w:comment w:id="1218" w:author="Fabienne Schmaus" w:date="2026-05-04T11:08:00Z" w:initials="FS">
    <w:p w14:paraId="7F75C3F8" w14:textId="77777777" w:rsidR="00E06478" w:rsidRDefault="00E06478" w:rsidP="00E06478">
      <w:pPr>
        <w:pStyle w:val="Kommentartext"/>
      </w:pPr>
      <w:r>
        <w:rPr>
          <w:rStyle w:val="Kommentarzeichen"/>
        </w:rPr>
        <w:annotationRef/>
      </w:r>
      <w:r>
        <w:t>Bitte mehr erklären, weniger direkte Fragen.</w:t>
      </w:r>
    </w:p>
  </w:comment>
  <w:comment w:id="1364" w:author="Fabienne Schmaus" w:date="2026-05-03T15:00:00Z" w:initials="FS">
    <w:p w14:paraId="000628F9" w14:textId="77777777" w:rsidR="00A71B33" w:rsidRDefault="0054666E" w:rsidP="00A71B33">
      <w:pPr>
        <w:pStyle w:val="Kommentartext"/>
      </w:pPr>
      <w:r>
        <w:rPr>
          <w:rStyle w:val="Kommentarzeichen"/>
        </w:rPr>
        <w:annotationRef/>
      </w:r>
      <w:r w:rsidR="00A71B33">
        <w:t>Kurz erwähnen, wer sie ist? (am besten Hinweis/Quellen im EWH, aber das hast du nach meinen Kommentaren oben bestimmt schon gemacht)</w:t>
      </w:r>
    </w:p>
  </w:comment>
  <w:comment w:id="1372" w:author="Fabienne Schmaus" w:date="2026-05-03T15:01:00Z" w:initials="FS">
    <w:p w14:paraId="463C010A" w14:textId="085D8020" w:rsidR="0054666E" w:rsidRDefault="0054666E" w:rsidP="0054666E">
      <w:pPr>
        <w:pStyle w:val="Kommentartext"/>
      </w:pPr>
      <w:r>
        <w:rPr>
          <w:rStyle w:val="Kommentarzeichen"/>
        </w:rPr>
        <w:annotationRef/>
      </w:r>
      <w:r>
        <w:t>Ebenso.</w:t>
      </w:r>
    </w:p>
  </w:comment>
  <w:comment w:id="1397" w:author="Michael Kohl" w:date="2026-04-22T17:45:00Z" w:initials="MK">
    <w:p w14:paraId="2B9B3C35" w14:textId="77777777" w:rsidR="0013787D" w:rsidRDefault="0013787D" w:rsidP="0037414B">
      <w:pPr>
        <w:pStyle w:val="Kommentartext"/>
      </w:pPr>
      <w:r>
        <w:rPr>
          <w:rStyle w:val="Kommentarzeichen"/>
        </w:rPr>
        <w:annotationRef/>
      </w:r>
      <w:r>
        <w:t xml:space="preserve">Meine Idee hab ich jetzt mal für das erste Profil umgesetzt. Ist bisl aufwändig gewesen, deswegen hab ich die anderen nicht geschafft und wollte von dir erst wissen, was du davon hältst. Version 1 ahmt eine Social Media Plattform nach und Version 2 ist eher vom Typ „vorbereitetes Arbeitsmaterial“. Bevor ich eines von beiden vertiefe, sollten wir uns für 1 oder 2 entscheiden. Version 1: </w:t>
      </w:r>
      <w:hyperlink r:id="rId1" w:history="1">
        <w:r w:rsidRPr="001766F1">
          <w:rPr>
            <w:rStyle w:val="Hyperlink"/>
          </w:rPr>
          <w:t>https://wer-bin-ich-online.digitales-und-bildung.de/</w:t>
        </w:r>
      </w:hyperlink>
      <w:r>
        <w:t xml:space="preserve"> Version 2: </w:t>
      </w:r>
      <w:hyperlink r:id="rId2" w:history="1">
        <w:r w:rsidRPr="001766F1">
          <w:rPr>
            <w:rStyle w:val="Hyperlink"/>
          </w:rPr>
          <w:t>https://wer-bin-ich-online.digitales-und-bildung.de/derperfekte.html</w:t>
        </w:r>
      </w:hyperlink>
    </w:p>
  </w:comment>
  <w:comment w:id="1398" w:author="Michael Kohl" w:date="2026-04-22T17:53:00Z" w:initials="MK">
    <w:p w14:paraId="7D617C91" w14:textId="77777777" w:rsidR="0013787D" w:rsidRDefault="0013787D" w:rsidP="00831965">
      <w:pPr>
        <w:pStyle w:val="Kommentartext"/>
      </w:pPr>
      <w:r>
        <w:rPr>
          <w:rStyle w:val="Kommentarzeichen"/>
        </w:rPr>
        <w:annotationRef/>
      </w:r>
      <w:r>
        <w:t>Hab bisschen Geduld beim Laden der Seiten 😊</w:t>
      </w:r>
    </w:p>
  </w:comment>
  <w:comment w:id="1399" w:author="Fabienne Schmaus" w:date="2026-05-03T15:35:00Z" w:initials="FS">
    <w:p w14:paraId="03E3FD1D" w14:textId="77777777" w:rsidR="00510C27" w:rsidRDefault="00510C27" w:rsidP="00510C27">
      <w:pPr>
        <w:pStyle w:val="Kommentartext"/>
      </w:pPr>
      <w:r>
        <w:rPr>
          <w:rStyle w:val="Kommentarzeichen"/>
        </w:rPr>
        <w:annotationRef/>
      </w:r>
      <w:r>
        <w:t>Danke für den Hinweis… Geduld…</w:t>
      </w:r>
    </w:p>
    <w:p w14:paraId="07029227" w14:textId="77777777" w:rsidR="00510C27" w:rsidRDefault="00510C27" w:rsidP="00510C27">
      <w:pPr>
        <w:pStyle w:val="Kommentartext"/>
      </w:pPr>
      <w:r>
        <w:t>Aber jetzt hab ich‘s! Danke für die mühe! Ich tendiere zu Variante 1. Denk bitte dran, dass wir Bilder, Icons &amp; Co. Immer Quellen brauchen.</w:t>
      </w:r>
    </w:p>
  </w:comment>
  <w:comment w:id="1457" w:author="Fabienne Schmaus" w:date="2026-05-03T15:06:00Z" w:initials="FS">
    <w:p w14:paraId="432EEA27" w14:textId="77777777" w:rsidR="00420141" w:rsidRDefault="00420141" w:rsidP="0054666E">
      <w:pPr>
        <w:pStyle w:val="Kommentartext"/>
      </w:pPr>
      <w:r>
        <w:rPr>
          <w:rStyle w:val="Kommentarzeichen"/>
        </w:rPr>
        <w:annotationRef/>
      </w:r>
      <w:r>
        <w:t>Passt so?</w:t>
      </w:r>
    </w:p>
  </w:comment>
  <w:comment w:id="1637" w:author="Michael Kohl" w:date="2026-04-22T17:54:00Z" w:initials="MK">
    <w:p w14:paraId="5AAA5D81" w14:textId="77777777" w:rsidR="000C6DA8" w:rsidRDefault="000C6DA8" w:rsidP="000C6DA8">
      <w:pPr>
        <w:pStyle w:val="Kommentartext"/>
      </w:pPr>
      <w:r>
        <w:rPr>
          <w:rStyle w:val="Kommentarzeichen"/>
        </w:rPr>
        <w:annotationRef/>
      </w:r>
      <w:r>
        <w:t>Brauchen wir da auch ein Bild der Protagonisten?</w:t>
      </w:r>
    </w:p>
  </w:comment>
  <w:comment w:id="1638" w:author="Fabienne Schmaus" w:date="2026-05-04T09:25:00Z" w:initials="FS">
    <w:p w14:paraId="54D20783" w14:textId="77777777" w:rsidR="000C6DA8" w:rsidRDefault="000C6DA8" w:rsidP="000C6DA8">
      <w:pPr>
        <w:pStyle w:val="Kommentartext"/>
      </w:pPr>
      <w:r>
        <w:rPr>
          <w:rStyle w:val="Kommentarzeichen"/>
        </w:rPr>
        <w:annotationRef/>
      </w:r>
      <w:r>
        <w:t>Ja bitte, bei unsplash oder so (nur als „Schnipsel“ rechts/links von der Geschichte von Mia)</w:t>
      </w:r>
    </w:p>
  </w:comment>
  <w:comment w:id="1685" w:author="Michael Kohl" w:date="2026-04-22T12:50:00Z" w:initials="MK">
    <w:p w14:paraId="29E53422" w14:textId="77777777" w:rsidR="000C6DA8" w:rsidRDefault="000C6DA8" w:rsidP="00B768E9">
      <w:pPr>
        <w:pStyle w:val="Kommentartext"/>
      </w:pPr>
      <w:r>
        <w:rPr>
          <w:rStyle w:val="Kommentarzeichen"/>
        </w:rPr>
        <w:annotationRef/>
      </w:r>
      <w:r>
        <w:t>Ich denke auch jeder Sek 1 Lernender kennt „ältere“ Profile auf Social Media. Falls gewünscht, können auch noch spezifischere Sek1 Varianten erstellt werden</w:t>
      </w:r>
    </w:p>
  </w:comment>
  <w:comment w:id="1686" w:author="Fabienne Schmaus" w:date="2026-05-04T09:30:00Z" w:initials="FS">
    <w:p w14:paraId="590DCCE6" w14:textId="77777777" w:rsidR="000C6DA8" w:rsidRDefault="000C6DA8" w:rsidP="000C6DA8">
      <w:pPr>
        <w:pStyle w:val="Kommentartext"/>
      </w:pPr>
      <w:r>
        <w:rPr>
          <w:rStyle w:val="Kommentarzeichen"/>
        </w:rPr>
        <w:annotationRef/>
      </w:r>
      <w:r>
        <w:t>Ich denke, dass es so passt.</w:t>
      </w:r>
    </w:p>
  </w:comment>
  <w:comment w:id="2202" w:author="Fabienne Schmaus" w:date="2026-04-30T17:46:00Z" w:initials="FS">
    <w:p w14:paraId="61CCD7BD" w14:textId="5F054C13" w:rsidR="00E91F4B" w:rsidRDefault="00E91F4B" w:rsidP="00E91F4B">
      <w:pPr>
        <w:pStyle w:val="Kommentartext"/>
      </w:pPr>
      <w:r>
        <w:rPr>
          <w:rStyle w:val="Kommentarzeichen"/>
        </w:rPr>
        <w:annotationRef/>
      </w:r>
      <w:r>
        <w:t>Wir brauchen noch eine Überschrift</w:t>
      </w:r>
    </w:p>
  </w:comment>
  <w:comment w:id="2203" w:author="Fabienne Schmaus" w:date="2026-04-30T17:45:00Z" w:initials="FS">
    <w:p w14:paraId="74EC444F" w14:textId="77777777" w:rsidR="00E426A8" w:rsidRDefault="00E91F4B" w:rsidP="00E426A8">
      <w:pPr>
        <w:pStyle w:val="Kommentartext"/>
      </w:pPr>
      <w:r>
        <w:rPr>
          <w:rStyle w:val="Kommentarzeichen"/>
        </w:rPr>
        <w:annotationRef/>
      </w:r>
      <w:r w:rsidR="00E426A8">
        <w:t>Bitte eine Arbeitsanweisung einfügen (in der Du-Form)</w:t>
      </w:r>
    </w:p>
  </w:comment>
  <w:comment w:id="2208" w:author="Fabienne Schmaus" w:date="2026-04-30T17:47:00Z" w:initials="FS">
    <w:p w14:paraId="792E17B4" w14:textId="77777777" w:rsidR="00E91F4B" w:rsidRDefault="00E91F4B" w:rsidP="00E91F4B">
      <w:pPr>
        <w:pStyle w:val="Kommentartext"/>
      </w:pPr>
      <w:r>
        <w:rPr>
          <w:rStyle w:val="Kommentarzeichen"/>
        </w:rPr>
        <w:annotationRef/>
      </w:r>
      <w:r>
        <w:t>Kannst du es hier bitte anpassen?</w:t>
      </w:r>
    </w:p>
  </w:comment>
  <w:comment w:id="2213" w:author="Fabienne Schmaus" w:date="2026-05-04T10:11:00Z" w:initials="FS">
    <w:p w14:paraId="7E608A6B" w14:textId="77777777" w:rsidR="002273C9" w:rsidRDefault="002273C9" w:rsidP="002273C9">
      <w:pPr>
        <w:pStyle w:val="Kommentartext"/>
      </w:pPr>
      <w:r>
        <w:rPr>
          <w:rStyle w:val="Kommentarzeichen"/>
        </w:rPr>
        <w:annotationRef/>
      </w:r>
      <w:r>
        <w:t>Damit die SuS aktiv sind, brauchen wir noch eine Frage? So was wie:</w:t>
      </w:r>
    </w:p>
    <w:p w14:paraId="731B4F47" w14:textId="77777777" w:rsidR="002273C9" w:rsidRDefault="002273C9" w:rsidP="002273C9">
      <w:pPr>
        <w:pStyle w:val="Kommentartext"/>
      </w:pPr>
      <w:r>
        <w:t>Wen möchtest du kennenlernen? Warum?</w:t>
      </w:r>
    </w:p>
  </w:comment>
  <w:comment w:id="2234" w:author="Fabienne Schmaus" w:date="2026-04-30T17:50:00Z" w:initials="FS">
    <w:p w14:paraId="0CD804AB" w14:textId="77777777" w:rsidR="002273C9" w:rsidRDefault="002273C9" w:rsidP="002273C9">
      <w:pPr>
        <w:pStyle w:val="Kommentartext"/>
      </w:pPr>
      <w:r>
        <w:rPr>
          <w:rStyle w:val="Kommentarzeichen"/>
        </w:rPr>
        <w:annotationRef/>
      </w:r>
      <w:r>
        <w:t>Kannst du es hier bitte anpassen?</w:t>
      </w:r>
    </w:p>
    <w:p w14:paraId="5637C02E" w14:textId="77777777" w:rsidR="002273C9" w:rsidRDefault="002273C9" w:rsidP="002273C9">
      <w:pPr>
        <w:pStyle w:val="Kommentartext"/>
      </w:pPr>
    </w:p>
    <w:p w14:paraId="33D4770F" w14:textId="77777777" w:rsidR="002273C9" w:rsidRDefault="002273C9" w:rsidP="002273C9">
      <w:pPr>
        <w:pStyle w:val="Kommentartext"/>
      </w:pPr>
      <w:r>
        <w:t>Vielleicht 2 Jungs, 2 Mädchen?</w:t>
      </w:r>
    </w:p>
  </w:comment>
  <w:comment w:id="2280" w:author="Michael Kohl" w:date="2026-04-22T20:55:00Z" w:initials="MK">
    <w:p w14:paraId="74EF8AD7" w14:textId="77777777" w:rsidR="00160CD3" w:rsidRDefault="00160CD3" w:rsidP="00131045">
      <w:pPr>
        <w:pStyle w:val="Kommentartext"/>
      </w:pPr>
      <w:r>
        <w:rPr>
          <w:rStyle w:val="Kommentarzeichen"/>
        </w:rPr>
        <w:annotationRef/>
      </w:r>
      <w:r>
        <w:t>Das ist KI generiert. Wenn es für wrf bearbeitbar sein soll, dann muss ich noch was in PowerPoint erstellen</w:t>
      </w:r>
    </w:p>
  </w:comment>
  <w:comment w:id="2281" w:author="Fabienne Schmaus" w:date="2026-05-04T10:30:00Z" w:initials="FS">
    <w:p w14:paraId="4446C048" w14:textId="77777777" w:rsidR="00160CD3" w:rsidRDefault="00160CD3" w:rsidP="00160CD3">
      <w:pPr>
        <w:pStyle w:val="Kommentartext"/>
      </w:pPr>
      <w:r>
        <w:rPr>
          <w:rStyle w:val="Kommentarzeichen"/>
        </w:rPr>
        <w:annotationRef/>
      </w:r>
      <w:r>
        <w:t>Ja, das brauchen wir schon, wrf braucht meisten die bearbeitbare Variante.</w:t>
      </w:r>
    </w:p>
    <w:p w14:paraId="694B729B" w14:textId="77777777" w:rsidR="00160CD3" w:rsidRDefault="00160CD3" w:rsidP="00160CD3">
      <w:pPr>
        <w:pStyle w:val="Kommentartext"/>
      </w:pPr>
    </w:p>
    <w:p w14:paraId="3A738F35" w14:textId="77777777" w:rsidR="00160CD3" w:rsidRDefault="00160CD3" w:rsidP="00160CD3">
      <w:pPr>
        <w:pStyle w:val="Kommentartext"/>
      </w:pPr>
      <w:r>
        <w:t>+ Quellenangabe? (auch für KI-Elemente, siehe bei Abs Grundschule)</w:t>
      </w:r>
    </w:p>
  </w:comment>
  <w:comment w:id="2311" w:author="Fabienne Schmaus" w:date="2026-05-04T10:17:00Z" w:initials="FS">
    <w:p w14:paraId="560CFF75" w14:textId="77777777" w:rsidR="002273C9" w:rsidRDefault="002273C9" w:rsidP="002273C9">
      <w:pPr>
        <w:pStyle w:val="Kommentartext"/>
      </w:pPr>
      <w:r>
        <w:rPr>
          <w:rStyle w:val="Kommentarzeichen"/>
        </w:rPr>
        <w:annotationRef/>
      </w:r>
      <w:r>
        <w:t>Ich würde es hier nicht im Anhang einfügen, ich würde nur im EWH eine Infobox mit der Quelle einfügen.</w:t>
      </w:r>
    </w:p>
  </w:comment>
  <w:comment w:id="2317" w:author="Fabienne Schmaus" w:date="2026-05-04T10:18:00Z" w:initials="FS">
    <w:p w14:paraId="4C75E973" w14:textId="77777777" w:rsidR="002273C9" w:rsidRDefault="002273C9" w:rsidP="002273C9">
      <w:pPr>
        <w:pStyle w:val="Kommentartext"/>
      </w:pPr>
      <w:r>
        <w:rPr>
          <w:rStyle w:val="Kommentarzeichen"/>
        </w:rPr>
        <w:annotationRef/>
      </w:r>
      <w:r>
        <w:t>Auch hier, gerne im EWH einen kurzen Abschnitt „Hintergrund“ mit diesen Infos + Infobox mit Quelle einfügen (evtl. etwas kürzen dafür)</w:t>
      </w:r>
    </w:p>
  </w:comment>
  <w:comment w:id="2320" w:author="Fabienne Schmaus" w:date="2026-05-04T10:18:00Z" w:initials="FS">
    <w:p w14:paraId="3251247E" w14:textId="5F003866" w:rsidR="002273C9" w:rsidRDefault="002273C9" w:rsidP="002273C9">
      <w:pPr>
        <w:pStyle w:val="Kommentartext"/>
      </w:pPr>
      <w:r>
        <w:rPr>
          <w:rStyle w:val="Kommentarzeichen"/>
        </w:rPr>
        <w:annotationRef/>
      </w:r>
      <w:r>
        <w:t>Ebenso</w:t>
      </w:r>
    </w:p>
  </w:comment>
  <w:comment w:id="2465" w:author="Fabienne Schmaus" w:date="2026-04-30T17:30:00Z" w:initials="FS">
    <w:p w14:paraId="1AEDD643" w14:textId="77777777" w:rsidR="00D17BD3" w:rsidRDefault="00D17BD3" w:rsidP="00D17BD3">
      <w:pPr>
        <w:pStyle w:val="Kommentartext"/>
      </w:pPr>
      <w:r>
        <w:rPr>
          <w:rStyle w:val="Kommentarzeichen"/>
        </w:rPr>
        <w:annotationRef/>
      </w:r>
      <w:r>
        <w:t>Bitte 2-3 konkrete Beispiele anbieten.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F63BA" w15:done="0"/>
  <w15:commentEx w15:paraId="2D369188" w15:paraIdParent="182F63BA" w15:done="0"/>
  <w15:commentEx w15:paraId="6631A77E" w15:done="0"/>
  <w15:commentEx w15:paraId="153E136D" w15:done="0"/>
  <w15:commentEx w15:paraId="3748A712" w15:paraIdParent="153E136D" w15:done="0"/>
  <w15:commentEx w15:paraId="7F743ED7" w15:done="0"/>
  <w15:commentEx w15:paraId="0061ADEA" w15:paraIdParent="7F743ED7" w15:done="0"/>
  <w15:commentEx w15:paraId="59130ADF" w15:done="0"/>
  <w15:commentEx w15:paraId="3905B9D5" w15:paraIdParent="59130ADF" w15:done="0"/>
  <w15:commentEx w15:paraId="179C659B" w15:done="0"/>
  <w15:commentEx w15:paraId="37D451A6" w15:paraIdParent="179C659B" w15:done="0"/>
  <w15:commentEx w15:paraId="1DDFE878" w15:done="0"/>
  <w15:commentEx w15:paraId="470F0CD9" w15:done="0"/>
  <w15:commentEx w15:paraId="0AD363C0" w15:done="0"/>
  <w15:commentEx w15:paraId="17F5ADD9" w15:done="0"/>
  <w15:commentEx w15:paraId="663CEDA0" w15:done="0"/>
  <w15:commentEx w15:paraId="6399A76C" w15:done="0"/>
  <w15:commentEx w15:paraId="7DEC5573" w15:done="0"/>
  <w15:commentEx w15:paraId="2AA19E14" w15:done="0"/>
  <w15:commentEx w15:paraId="1F9D2BF6" w15:done="0"/>
  <w15:commentEx w15:paraId="5E19D1DC" w15:done="0"/>
  <w15:commentEx w15:paraId="06E01D00" w15:done="0"/>
  <w15:commentEx w15:paraId="60E96A46" w15:done="0"/>
  <w15:commentEx w15:paraId="12BC4032" w15:paraIdParent="60E96A46" w15:done="0"/>
  <w15:commentEx w15:paraId="1CFA9638" w15:done="0"/>
  <w15:commentEx w15:paraId="56A65585" w15:done="0"/>
  <w15:commentEx w15:paraId="30E66DC7" w15:done="0"/>
  <w15:commentEx w15:paraId="4ACD6A2A" w15:done="0"/>
  <w15:commentEx w15:paraId="25E9EF84" w15:paraIdParent="4ACD6A2A" w15:done="0"/>
  <w15:commentEx w15:paraId="166A17F1" w15:done="0"/>
  <w15:commentEx w15:paraId="60823F24" w15:paraIdParent="166A17F1" w15:done="0"/>
  <w15:commentEx w15:paraId="5C1C24AC" w15:done="0"/>
  <w15:commentEx w15:paraId="54558623" w15:done="0"/>
  <w15:commentEx w15:paraId="15734DD3" w15:paraIdParent="54558623" w15:done="0"/>
  <w15:commentEx w15:paraId="70780579" w15:done="0"/>
  <w15:commentEx w15:paraId="47661821" w15:done="0"/>
  <w15:commentEx w15:paraId="2E33685E" w15:done="0"/>
  <w15:commentEx w15:paraId="5D830895" w15:done="0"/>
  <w15:commentEx w15:paraId="7BF6F55A" w15:paraIdParent="5D830895" w15:done="0"/>
  <w15:commentEx w15:paraId="7F75C3F8" w15:done="0"/>
  <w15:commentEx w15:paraId="000628F9" w15:done="0"/>
  <w15:commentEx w15:paraId="463C010A" w15:done="0"/>
  <w15:commentEx w15:paraId="2B9B3C35" w15:done="0"/>
  <w15:commentEx w15:paraId="7D617C91" w15:paraIdParent="2B9B3C35" w15:done="0"/>
  <w15:commentEx w15:paraId="07029227" w15:paraIdParent="2B9B3C35" w15:done="0"/>
  <w15:commentEx w15:paraId="432EEA27" w15:done="0"/>
  <w15:commentEx w15:paraId="5AAA5D81" w15:done="0"/>
  <w15:commentEx w15:paraId="54D20783" w15:paraIdParent="5AAA5D81" w15:done="0"/>
  <w15:commentEx w15:paraId="29E53422" w15:done="0"/>
  <w15:commentEx w15:paraId="590DCCE6" w15:paraIdParent="29E53422" w15:done="0"/>
  <w15:commentEx w15:paraId="61CCD7BD" w15:done="0"/>
  <w15:commentEx w15:paraId="74EC444F" w15:done="0"/>
  <w15:commentEx w15:paraId="792E17B4" w15:done="0"/>
  <w15:commentEx w15:paraId="731B4F47" w15:done="0"/>
  <w15:commentEx w15:paraId="33D4770F" w15:done="0"/>
  <w15:commentEx w15:paraId="74EF8AD7" w15:done="0"/>
  <w15:commentEx w15:paraId="3A738F35" w15:paraIdParent="74EF8AD7" w15:done="0"/>
  <w15:commentEx w15:paraId="560CFF75" w15:done="0"/>
  <w15:commentEx w15:paraId="4C75E973" w15:done="0"/>
  <w15:commentEx w15:paraId="3251247E" w15:done="0"/>
  <w15:commentEx w15:paraId="1AEDD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3E2654" w16cex:dateUtc="2026-04-22T18:46:00Z"/>
  <w16cex:commentExtensible w16cex:durableId="11F6B902" w16cex:dateUtc="2026-04-30T13:42:00Z"/>
  <w16cex:commentExtensible w16cex:durableId="666B13E1" w16cex:dateUtc="2026-04-30T13:48:00Z"/>
  <w16cex:commentExtensible w16cex:durableId="188483F3" w16cex:dateUtc="2026-04-19T06:44:00Z"/>
  <w16cex:commentExtensible w16cex:durableId="24DB8CF9" w16cex:dateUtc="2026-04-30T13:49:00Z"/>
  <w16cex:commentExtensible w16cex:durableId="4F7E1365" w16cex:dateUtc="2026-04-22T15:13:00Z"/>
  <w16cex:commentExtensible w16cex:durableId="0BB24779" w16cex:dateUtc="2026-05-04T08:32:00Z"/>
  <w16cex:commentExtensible w16cex:durableId="19EE0E32" w16cex:dateUtc="2026-04-22T18:49:00Z"/>
  <w16cex:commentExtensible w16cex:durableId="2D4E4335" w16cex:dateUtc="2026-05-03T12:55:00Z"/>
  <w16cex:commentExtensible w16cex:durableId="14E51B89" w16cex:dateUtc="2026-04-22T18:48:00Z"/>
  <w16cex:commentExtensible w16cex:durableId="127C1CD8" w16cex:dateUtc="2026-05-04T08:43:00Z"/>
  <w16cex:commentExtensible w16cex:durableId="06D8A54B" w16cex:dateUtc="2026-04-30T14:02:00Z"/>
  <w16cex:commentExtensible w16cex:durableId="3F42045E" w16cex:dateUtc="2026-04-22T15:21:00Z"/>
  <w16cex:commentExtensible w16cex:durableId="503771DC" w16cex:dateUtc="2026-05-04T08:35:00Z"/>
  <w16cex:commentExtensible w16cex:durableId="568242FC" w16cex:dateUtc="2026-05-04T08:51:00Z"/>
  <w16cex:commentExtensible w16cex:durableId="0BD6DED6" w16cex:dateUtc="2026-05-04T08:51:00Z"/>
  <w16cex:commentExtensible w16cex:durableId="3ACEB7BD" w16cex:dateUtc="2026-04-30T14:11:00Z"/>
  <w16cex:commentExtensible w16cex:durableId="46C3046B" w16cex:dateUtc="2026-05-04T08:53:00Z"/>
  <w16cex:commentExtensible w16cex:durableId="27DEDC4A" w16cex:dateUtc="2026-05-04T08:53:00Z"/>
  <w16cex:commentExtensible w16cex:durableId="6351198E" w16cex:dateUtc="2026-05-04T08:37:00Z"/>
  <w16cex:commentExtensible w16cex:durableId="1A60B3EC" w16cex:dateUtc="2026-05-04T08:38:00Z"/>
  <w16cex:commentExtensible w16cex:durableId="08A055F2" w16cex:dateUtc="2026-05-04T09:00:00Z"/>
  <w16cex:commentExtensible w16cex:durableId="5691A3F8" w16cex:dateUtc="2026-04-22T15:30:00Z"/>
  <w16cex:commentExtensible w16cex:durableId="73BF3B27" w16cex:dateUtc="2026-05-04T08:44:00Z"/>
  <w16cex:commentExtensible w16cex:durableId="2F9959D7" w16cex:dateUtc="2026-05-04T08:00:00Z"/>
  <w16cex:commentExtensible w16cex:durableId="0F0ED760" w16cex:dateUtc="2026-05-04T08:01:00Z"/>
  <w16cex:commentExtensible w16cex:durableId="5693E30E" w16cex:dateUtc="2026-05-04T08:05:00Z"/>
  <w16cex:commentExtensible w16cex:durableId="44466277" w16cex:dateUtc="2026-04-22T06:31:00Z"/>
  <w16cex:commentExtensible w16cex:durableId="28BB2807" w16cex:dateUtc="2026-05-04T08:45:00Z"/>
  <w16cex:commentExtensible w16cex:durableId="3F90FF80" w16cex:dateUtc="2026-04-22T15:29:00Z"/>
  <w16cex:commentExtensible w16cex:durableId="311CBEF6" w16cex:dateUtc="2026-05-04T08:45:00Z"/>
  <w16cex:commentExtensible w16cex:durableId="1BCA029A" w16cex:dateUtc="2026-05-04T08:40:00Z"/>
  <w16cex:commentExtensible w16cex:durableId="4C3495B4" w16cex:dateUtc="2026-04-22T10:46:00Z"/>
  <w16cex:commentExtensible w16cex:durableId="49CE065E" w16cex:dateUtc="2026-05-04T08:47:00Z"/>
  <w16cex:commentExtensible w16cex:durableId="29EBCD31" w16cex:dateUtc="2026-05-04T08:40:00Z"/>
  <w16cex:commentExtensible w16cex:durableId="6C21A4A7" w16cex:dateUtc="2026-05-04T08:41:00Z"/>
  <w16cex:commentExtensible w16cex:durableId="2652C759" w16cex:dateUtc="2026-05-04T09:07:00Z"/>
  <w16cex:commentExtensible w16cex:durableId="7A5EFEE5" w16cex:dateUtc="2026-04-22T18:52:00Z"/>
  <w16cex:commentExtensible w16cex:durableId="1002479C" w16cex:dateUtc="2026-05-04T08:48:00Z"/>
  <w16cex:commentExtensible w16cex:durableId="522EC6C8" w16cex:dateUtc="2026-05-04T09:08:00Z"/>
  <w16cex:commentExtensible w16cex:durableId="77C5F881" w16cex:dateUtc="2026-05-03T13:00:00Z"/>
  <w16cex:commentExtensible w16cex:durableId="632A82D8" w16cex:dateUtc="2026-05-03T13:01:00Z"/>
  <w16cex:commentExtensible w16cex:durableId="7A34847B" w16cex:dateUtc="2026-04-22T15:45:00Z"/>
  <w16cex:commentExtensible w16cex:durableId="192BE88E" w16cex:dateUtc="2026-04-22T15:53:00Z"/>
  <w16cex:commentExtensible w16cex:durableId="3B265E9A" w16cex:dateUtc="2026-05-03T13:35:00Z"/>
  <w16cex:commentExtensible w16cex:durableId="1D499824" w16cex:dateUtc="2026-05-03T13:06:00Z"/>
  <w16cex:commentExtensible w16cex:durableId="0A6E226D" w16cex:dateUtc="2026-04-22T15:54:00Z"/>
  <w16cex:commentExtensible w16cex:durableId="4C84198F" w16cex:dateUtc="2026-05-04T07:25:00Z"/>
  <w16cex:commentExtensible w16cex:durableId="2D1E2712" w16cex:dateUtc="2026-04-22T10:50:00Z"/>
  <w16cex:commentExtensible w16cex:durableId="6542641C" w16cex:dateUtc="2026-05-04T07:30:00Z"/>
  <w16cex:commentExtensible w16cex:durableId="2EBE3B3A" w16cex:dateUtc="2026-04-30T15:46:00Z"/>
  <w16cex:commentExtensible w16cex:durableId="18CC0FFA" w16cex:dateUtc="2026-04-30T15:45:00Z"/>
  <w16cex:commentExtensible w16cex:durableId="48B20800" w16cex:dateUtc="2026-04-30T15:47:00Z"/>
  <w16cex:commentExtensible w16cex:durableId="067E85CA" w16cex:dateUtc="2026-05-04T08:11:00Z"/>
  <w16cex:commentExtensible w16cex:durableId="67DDEC93" w16cex:dateUtc="2026-04-30T15:50:00Z"/>
  <w16cex:commentExtensible w16cex:durableId="53851014" w16cex:dateUtc="2026-04-22T18:55:00Z"/>
  <w16cex:commentExtensible w16cex:durableId="4CE866FB" w16cex:dateUtc="2026-05-04T08:30:00Z"/>
  <w16cex:commentExtensible w16cex:durableId="787B1F82" w16cex:dateUtc="2026-05-04T08:17:00Z"/>
  <w16cex:commentExtensible w16cex:durableId="00958F55" w16cex:dateUtc="2026-05-04T08:18:00Z"/>
  <w16cex:commentExtensible w16cex:durableId="67390166" w16cex:dateUtc="2026-05-04T08:18:00Z"/>
  <w16cex:commentExtensible w16cex:durableId="5F54F6C1" w16cex:dateUtc="2026-04-30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F63BA" w16cid:durableId="023E2654"/>
  <w16cid:commentId w16cid:paraId="2D369188" w16cid:durableId="11F6B902"/>
  <w16cid:commentId w16cid:paraId="6631A77E" w16cid:durableId="666B13E1"/>
  <w16cid:commentId w16cid:paraId="153E136D" w16cid:durableId="188483F3"/>
  <w16cid:commentId w16cid:paraId="3748A712" w16cid:durableId="24DB8CF9"/>
  <w16cid:commentId w16cid:paraId="7F743ED7" w16cid:durableId="4F7E1365"/>
  <w16cid:commentId w16cid:paraId="0061ADEA" w16cid:durableId="0BB24779"/>
  <w16cid:commentId w16cid:paraId="59130ADF" w16cid:durableId="19EE0E32"/>
  <w16cid:commentId w16cid:paraId="3905B9D5" w16cid:durableId="2D4E4335"/>
  <w16cid:commentId w16cid:paraId="179C659B" w16cid:durableId="14E51B89"/>
  <w16cid:commentId w16cid:paraId="37D451A6" w16cid:durableId="127C1CD8"/>
  <w16cid:commentId w16cid:paraId="1DDFE878" w16cid:durableId="06D8A54B"/>
  <w16cid:commentId w16cid:paraId="470F0CD9" w16cid:durableId="3F42045E"/>
  <w16cid:commentId w16cid:paraId="0AD363C0" w16cid:durableId="503771DC"/>
  <w16cid:commentId w16cid:paraId="17F5ADD9" w16cid:durableId="568242FC"/>
  <w16cid:commentId w16cid:paraId="663CEDA0" w16cid:durableId="0BD6DED6"/>
  <w16cid:commentId w16cid:paraId="6399A76C" w16cid:durableId="3ACEB7BD"/>
  <w16cid:commentId w16cid:paraId="7DEC5573" w16cid:durableId="46C3046B"/>
  <w16cid:commentId w16cid:paraId="2AA19E14" w16cid:durableId="27DEDC4A"/>
  <w16cid:commentId w16cid:paraId="1F9D2BF6" w16cid:durableId="6351198E"/>
  <w16cid:commentId w16cid:paraId="5E19D1DC" w16cid:durableId="1A60B3EC"/>
  <w16cid:commentId w16cid:paraId="06E01D00" w16cid:durableId="08A055F2"/>
  <w16cid:commentId w16cid:paraId="60E96A46" w16cid:durableId="5691A3F8"/>
  <w16cid:commentId w16cid:paraId="12BC4032" w16cid:durableId="73BF3B27"/>
  <w16cid:commentId w16cid:paraId="1CFA9638" w16cid:durableId="2F9959D7"/>
  <w16cid:commentId w16cid:paraId="56A65585" w16cid:durableId="0F0ED760"/>
  <w16cid:commentId w16cid:paraId="30E66DC7" w16cid:durableId="5693E30E"/>
  <w16cid:commentId w16cid:paraId="4ACD6A2A" w16cid:durableId="44466277"/>
  <w16cid:commentId w16cid:paraId="25E9EF84" w16cid:durableId="28BB2807"/>
  <w16cid:commentId w16cid:paraId="166A17F1" w16cid:durableId="3F90FF80"/>
  <w16cid:commentId w16cid:paraId="60823F24" w16cid:durableId="311CBEF6"/>
  <w16cid:commentId w16cid:paraId="5C1C24AC" w16cid:durableId="1BCA029A"/>
  <w16cid:commentId w16cid:paraId="54558623" w16cid:durableId="4C3495B4"/>
  <w16cid:commentId w16cid:paraId="15734DD3" w16cid:durableId="49CE065E"/>
  <w16cid:commentId w16cid:paraId="70780579" w16cid:durableId="29EBCD31"/>
  <w16cid:commentId w16cid:paraId="47661821" w16cid:durableId="6C21A4A7"/>
  <w16cid:commentId w16cid:paraId="2E33685E" w16cid:durableId="2652C759"/>
  <w16cid:commentId w16cid:paraId="5D830895" w16cid:durableId="7A5EFEE5"/>
  <w16cid:commentId w16cid:paraId="7BF6F55A" w16cid:durableId="1002479C"/>
  <w16cid:commentId w16cid:paraId="7F75C3F8" w16cid:durableId="522EC6C8"/>
  <w16cid:commentId w16cid:paraId="000628F9" w16cid:durableId="77C5F881"/>
  <w16cid:commentId w16cid:paraId="463C010A" w16cid:durableId="632A82D8"/>
  <w16cid:commentId w16cid:paraId="2B9B3C35" w16cid:durableId="7A34847B"/>
  <w16cid:commentId w16cid:paraId="7D617C91" w16cid:durableId="192BE88E"/>
  <w16cid:commentId w16cid:paraId="07029227" w16cid:durableId="3B265E9A"/>
  <w16cid:commentId w16cid:paraId="432EEA27" w16cid:durableId="1D499824"/>
  <w16cid:commentId w16cid:paraId="5AAA5D81" w16cid:durableId="0A6E226D"/>
  <w16cid:commentId w16cid:paraId="54D20783" w16cid:durableId="4C84198F"/>
  <w16cid:commentId w16cid:paraId="29E53422" w16cid:durableId="2D1E2712"/>
  <w16cid:commentId w16cid:paraId="590DCCE6" w16cid:durableId="6542641C"/>
  <w16cid:commentId w16cid:paraId="61CCD7BD" w16cid:durableId="2EBE3B3A"/>
  <w16cid:commentId w16cid:paraId="74EC444F" w16cid:durableId="18CC0FFA"/>
  <w16cid:commentId w16cid:paraId="792E17B4" w16cid:durableId="48B20800"/>
  <w16cid:commentId w16cid:paraId="731B4F47" w16cid:durableId="067E85CA"/>
  <w16cid:commentId w16cid:paraId="33D4770F" w16cid:durableId="67DDEC93"/>
  <w16cid:commentId w16cid:paraId="74EF8AD7" w16cid:durableId="53851014"/>
  <w16cid:commentId w16cid:paraId="3A738F35" w16cid:durableId="4CE866FB"/>
  <w16cid:commentId w16cid:paraId="560CFF75" w16cid:durableId="787B1F82"/>
  <w16cid:commentId w16cid:paraId="4C75E973" w16cid:durableId="00958F55"/>
  <w16cid:commentId w16cid:paraId="3251247E" w16cid:durableId="67390166"/>
  <w16cid:commentId w16cid:paraId="1AEDD643" w16cid:durableId="5F54F6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AB630" w14:textId="77777777" w:rsidR="005A4794" w:rsidRDefault="005A4794" w:rsidP="00DE2E6C">
      <w:pPr>
        <w:spacing w:after="0" w:line="240" w:lineRule="auto"/>
      </w:pPr>
      <w:r>
        <w:separator/>
      </w:r>
    </w:p>
  </w:endnote>
  <w:endnote w:type="continuationSeparator" w:id="0">
    <w:p w14:paraId="511E0FCE" w14:textId="77777777" w:rsidR="005A4794" w:rsidRDefault="005A4794"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DB98" w14:textId="77777777" w:rsidR="0013787D" w:rsidRDefault="0013787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9B19" w14:textId="77777777" w:rsidR="0013787D" w:rsidRDefault="0013787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4D75" w14:textId="77777777" w:rsidR="0013787D" w:rsidRDefault="0013787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A447" w14:textId="77777777" w:rsidR="00770A2E" w:rsidRDefault="00770A2E">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C79" w14:textId="77777777" w:rsidR="00770A2E" w:rsidRDefault="00770A2E">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8B6F" w14:textId="77777777" w:rsidR="00770A2E" w:rsidRDefault="00770A2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7D19" w14:textId="77777777" w:rsidR="005A4794" w:rsidRDefault="005A4794" w:rsidP="00DE2E6C">
      <w:pPr>
        <w:spacing w:after="0" w:line="240" w:lineRule="auto"/>
      </w:pPr>
      <w:r>
        <w:separator/>
      </w:r>
    </w:p>
  </w:footnote>
  <w:footnote w:type="continuationSeparator" w:id="0">
    <w:p w14:paraId="261BC032" w14:textId="77777777" w:rsidR="005A4794" w:rsidRDefault="005A4794"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074B" w14:textId="77777777" w:rsidR="0013787D" w:rsidRDefault="0013787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F158" w14:textId="77777777" w:rsidR="0013787D" w:rsidRPr="00DE2E6C" w:rsidRDefault="0013787D"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E753FF">
      <w:rPr>
        <w:sz w:val="20"/>
        <w:szCs w:val="20"/>
      </w:rPr>
      <w:t>Digitale Identität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FF81" w14:textId="77777777" w:rsidR="0013787D" w:rsidRDefault="0013787D">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5C45" w14:textId="77777777" w:rsidR="00770A2E" w:rsidRDefault="00770A2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589B" w14:textId="77777777" w:rsidR="00770A2E" w:rsidRPr="00DE2E6C" w:rsidRDefault="00770A2E"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E753FF">
      <w:rPr>
        <w:sz w:val="20"/>
        <w:szCs w:val="20"/>
      </w:rPr>
      <w:t>Digitale Identität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11F5" w14:textId="77777777" w:rsidR="00770A2E" w:rsidRDefault="00770A2E">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284"/>
        </w:tabs>
        <w:ind w:left="284" w:hanging="360"/>
      </w:pPr>
      <w:rPr>
        <w:rFonts w:ascii="Symbol" w:hAnsi="Symbol" w:hint="default"/>
      </w:rPr>
    </w:lvl>
  </w:abstractNum>
  <w:abstractNum w:abstractNumId="1" w15:restartNumberingAfterBreak="0">
    <w:nsid w:val="00531395"/>
    <w:multiLevelType w:val="multilevel"/>
    <w:tmpl w:val="BF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6A80"/>
    <w:multiLevelType w:val="hybridMultilevel"/>
    <w:tmpl w:val="4B30D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2EB302B"/>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7A96"/>
    <w:multiLevelType w:val="multilevel"/>
    <w:tmpl w:val="30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453EA"/>
    <w:multiLevelType w:val="multilevel"/>
    <w:tmpl w:val="E3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46E"/>
    <w:multiLevelType w:val="hybridMultilevel"/>
    <w:tmpl w:val="0698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A0200"/>
    <w:multiLevelType w:val="multilevel"/>
    <w:tmpl w:val="CD0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661E5"/>
    <w:multiLevelType w:val="multilevel"/>
    <w:tmpl w:val="BA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B2AEE"/>
    <w:multiLevelType w:val="multilevel"/>
    <w:tmpl w:val="377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32307"/>
    <w:multiLevelType w:val="multilevel"/>
    <w:tmpl w:val="D75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4806A8"/>
    <w:multiLevelType w:val="hybridMultilevel"/>
    <w:tmpl w:val="F4CCC4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233484C"/>
    <w:multiLevelType w:val="multilevel"/>
    <w:tmpl w:val="9A8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22674"/>
    <w:multiLevelType w:val="multilevel"/>
    <w:tmpl w:val="B3A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D0018"/>
    <w:multiLevelType w:val="multilevel"/>
    <w:tmpl w:val="79B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E2A37B4"/>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CE4D69"/>
    <w:multiLevelType w:val="multilevel"/>
    <w:tmpl w:val="094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E70265"/>
    <w:multiLevelType w:val="multilevel"/>
    <w:tmpl w:val="FE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700A6"/>
    <w:multiLevelType w:val="multilevel"/>
    <w:tmpl w:val="2020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ED66B0"/>
    <w:multiLevelType w:val="multilevel"/>
    <w:tmpl w:val="958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0451ED"/>
    <w:multiLevelType w:val="hybridMultilevel"/>
    <w:tmpl w:val="07E4FA6A"/>
    <w:lvl w:ilvl="0" w:tplc="B8AC2ED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70D2D9B"/>
    <w:multiLevelType w:val="multilevel"/>
    <w:tmpl w:val="AB8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3EE644F7"/>
    <w:multiLevelType w:val="multilevel"/>
    <w:tmpl w:val="EE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721D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46433977"/>
    <w:multiLevelType w:val="multilevel"/>
    <w:tmpl w:val="826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720FE4"/>
    <w:multiLevelType w:val="hybridMultilevel"/>
    <w:tmpl w:val="89E69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4CC02D9B"/>
    <w:multiLevelType w:val="multilevel"/>
    <w:tmpl w:val="C4B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A7252"/>
    <w:multiLevelType w:val="multilevel"/>
    <w:tmpl w:val="024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531F8"/>
    <w:multiLevelType w:val="hybridMultilevel"/>
    <w:tmpl w:val="8940CF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4408CF"/>
    <w:multiLevelType w:val="hybridMultilevel"/>
    <w:tmpl w:val="CA5CE184"/>
    <w:lvl w:ilvl="0" w:tplc="3B72F07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24CB4"/>
    <w:multiLevelType w:val="multilevel"/>
    <w:tmpl w:val="B48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9B62AA1"/>
    <w:multiLevelType w:val="multilevel"/>
    <w:tmpl w:val="455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11BFB"/>
    <w:multiLevelType w:val="multilevel"/>
    <w:tmpl w:val="3738A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C20A3D"/>
    <w:multiLevelType w:val="multilevel"/>
    <w:tmpl w:val="F23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2140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2136DC"/>
    <w:multiLevelType w:val="multilevel"/>
    <w:tmpl w:val="C46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0413C23"/>
    <w:multiLevelType w:val="multilevel"/>
    <w:tmpl w:val="B7D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85760E"/>
    <w:multiLevelType w:val="hybridMultilevel"/>
    <w:tmpl w:val="DBEC6BE6"/>
    <w:lvl w:ilvl="0" w:tplc="9FC019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116331D"/>
    <w:multiLevelType w:val="multilevel"/>
    <w:tmpl w:val="19F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2794A"/>
    <w:multiLevelType w:val="multilevel"/>
    <w:tmpl w:val="D45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9D0C7D"/>
    <w:multiLevelType w:val="multilevel"/>
    <w:tmpl w:val="71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C74466"/>
    <w:multiLevelType w:val="multilevel"/>
    <w:tmpl w:val="819C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137776"/>
    <w:multiLevelType w:val="multilevel"/>
    <w:tmpl w:val="8C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36"/>
  </w:num>
  <w:num w:numId="2" w16cid:durableId="1125269462">
    <w:abstractNumId w:val="0"/>
  </w:num>
  <w:num w:numId="3" w16cid:durableId="1826781572">
    <w:abstractNumId w:val="77"/>
  </w:num>
  <w:num w:numId="4" w16cid:durableId="282925233">
    <w:abstractNumId w:val="8"/>
  </w:num>
  <w:num w:numId="5" w16cid:durableId="1117987762">
    <w:abstractNumId w:val="79"/>
  </w:num>
  <w:num w:numId="6" w16cid:durableId="627591430">
    <w:abstractNumId w:val="41"/>
  </w:num>
  <w:num w:numId="7" w16cid:durableId="1561093422">
    <w:abstractNumId w:val="37"/>
  </w:num>
  <w:num w:numId="8" w16cid:durableId="964578192">
    <w:abstractNumId w:val="71"/>
  </w:num>
  <w:num w:numId="9" w16cid:durableId="1054892071">
    <w:abstractNumId w:val="55"/>
  </w:num>
  <w:num w:numId="10" w16cid:durableId="1897013723">
    <w:abstractNumId w:val="7"/>
  </w:num>
  <w:num w:numId="11" w16cid:durableId="1115520805">
    <w:abstractNumId w:val="31"/>
  </w:num>
  <w:num w:numId="12" w16cid:durableId="1116680921">
    <w:abstractNumId w:val="17"/>
  </w:num>
  <w:num w:numId="13" w16cid:durableId="765150660">
    <w:abstractNumId w:val="43"/>
  </w:num>
  <w:num w:numId="14" w16cid:durableId="1082683121">
    <w:abstractNumId w:val="66"/>
  </w:num>
  <w:num w:numId="15" w16cid:durableId="1984381707">
    <w:abstractNumId w:val="38"/>
  </w:num>
  <w:num w:numId="16" w16cid:durableId="462507160">
    <w:abstractNumId w:val="25"/>
  </w:num>
  <w:num w:numId="17" w16cid:durableId="713625605">
    <w:abstractNumId w:val="46"/>
  </w:num>
  <w:num w:numId="18" w16cid:durableId="532110706">
    <w:abstractNumId w:val="26"/>
  </w:num>
  <w:num w:numId="19" w16cid:durableId="1076439356">
    <w:abstractNumId w:val="54"/>
  </w:num>
  <w:num w:numId="20" w16cid:durableId="796295011">
    <w:abstractNumId w:val="34"/>
  </w:num>
  <w:num w:numId="21" w16cid:durableId="1471678422">
    <w:abstractNumId w:val="6"/>
  </w:num>
  <w:num w:numId="22" w16cid:durableId="1895505803">
    <w:abstractNumId w:val="68"/>
  </w:num>
  <w:num w:numId="23" w16cid:durableId="150827542">
    <w:abstractNumId w:val="10"/>
  </w:num>
  <w:num w:numId="24" w16cid:durableId="570695016">
    <w:abstractNumId w:val="44"/>
  </w:num>
  <w:num w:numId="25" w16cid:durableId="67384537">
    <w:abstractNumId w:val="50"/>
  </w:num>
  <w:num w:numId="26" w16cid:durableId="1156140913">
    <w:abstractNumId w:val="58"/>
  </w:num>
  <w:num w:numId="27" w16cid:durableId="2078361307">
    <w:abstractNumId w:val="63"/>
  </w:num>
  <w:num w:numId="28" w16cid:durableId="947347091">
    <w:abstractNumId w:val="1"/>
  </w:num>
  <w:num w:numId="29" w16cid:durableId="834149240">
    <w:abstractNumId w:val="75"/>
  </w:num>
  <w:num w:numId="30" w16cid:durableId="1249146853">
    <w:abstractNumId w:val="78"/>
  </w:num>
  <w:num w:numId="31" w16cid:durableId="1408258755">
    <w:abstractNumId w:val="49"/>
  </w:num>
  <w:num w:numId="32" w16cid:durableId="1212225373">
    <w:abstractNumId w:val="33"/>
  </w:num>
  <w:num w:numId="33" w16cid:durableId="524906283">
    <w:abstractNumId w:val="70"/>
  </w:num>
  <w:num w:numId="34" w16cid:durableId="367948229">
    <w:abstractNumId w:val="15"/>
  </w:num>
  <w:num w:numId="35" w16cid:durableId="2067530569">
    <w:abstractNumId w:val="51"/>
  </w:num>
  <w:num w:numId="36" w16cid:durableId="415984373">
    <w:abstractNumId w:val="39"/>
  </w:num>
  <w:num w:numId="37" w16cid:durableId="279995256">
    <w:abstractNumId w:val="29"/>
  </w:num>
  <w:num w:numId="38" w16cid:durableId="1274172741">
    <w:abstractNumId w:val="32"/>
  </w:num>
  <w:num w:numId="39" w16cid:durableId="1194420477">
    <w:abstractNumId w:val="12"/>
  </w:num>
  <w:num w:numId="40" w16cid:durableId="1402674154">
    <w:abstractNumId w:val="22"/>
  </w:num>
  <w:num w:numId="41" w16cid:durableId="6446594">
    <w:abstractNumId w:val="69"/>
  </w:num>
  <w:num w:numId="42" w16cid:durableId="1410301193">
    <w:abstractNumId w:val="65"/>
  </w:num>
  <w:num w:numId="43" w16cid:durableId="1554585378">
    <w:abstractNumId w:val="20"/>
  </w:num>
  <w:num w:numId="44" w16cid:durableId="262499986">
    <w:abstractNumId w:val="35"/>
  </w:num>
  <w:num w:numId="45" w16cid:durableId="784077461">
    <w:abstractNumId w:val="76"/>
  </w:num>
  <w:num w:numId="46" w16cid:durableId="327441928">
    <w:abstractNumId w:val="18"/>
  </w:num>
  <w:num w:numId="47" w16cid:durableId="2062705747">
    <w:abstractNumId w:val="60"/>
  </w:num>
  <w:num w:numId="48" w16cid:durableId="690105398">
    <w:abstractNumId w:val="5"/>
  </w:num>
  <w:num w:numId="49" w16cid:durableId="228804352">
    <w:abstractNumId w:val="67"/>
  </w:num>
  <w:num w:numId="50" w16cid:durableId="200673827">
    <w:abstractNumId w:val="16"/>
  </w:num>
  <w:num w:numId="51" w16cid:durableId="246116607">
    <w:abstractNumId w:val="21"/>
  </w:num>
  <w:num w:numId="52" w16cid:durableId="1824931639">
    <w:abstractNumId w:val="52"/>
  </w:num>
  <w:num w:numId="53" w16cid:durableId="794711341">
    <w:abstractNumId w:val="59"/>
  </w:num>
  <w:num w:numId="54" w16cid:durableId="495922530">
    <w:abstractNumId w:val="48"/>
  </w:num>
  <w:num w:numId="55" w16cid:durableId="2014263726">
    <w:abstractNumId w:val="9"/>
  </w:num>
  <w:num w:numId="56" w16cid:durableId="920602490">
    <w:abstractNumId w:val="56"/>
  </w:num>
  <w:num w:numId="57" w16cid:durableId="1495608509">
    <w:abstractNumId w:val="47"/>
  </w:num>
  <w:num w:numId="58" w16cid:durableId="327752908">
    <w:abstractNumId w:val="19"/>
  </w:num>
  <w:num w:numId="59" w16cid:durableId="1168597004">
    <w:abstractNumId w:val="64"/>
  </w:num>
  <w:num w:numId="60" w16cid:durableId="369770754">
    <w:abstractNumId w:val="61"/>
  </w:num>
  <w:num w:numId="61" w16cid:durableId="71704875">
    <w:abstractNumId w:val="28"/>
  </w:num>
  <w:num w:numId="62" w16cid:durableId="510992039">
    <w:abstractNumId w:val="13"/>
  </w:num>
  <w:num w:numId="63" w16cid:durableId="1645160765">
    <w:abstractNumId w:val="30"/>
  </w:num>
  <w:num w:numId="64" w16cid:durableId="879702319">
    <w:abstractNumId w:val="45"/>
  </w:num>
  <w:num w:numId="65" w16cid:durableId="1692224754">
    <w:abstractNumId w:val="4"/>
  </w:num>
  <w:num w:numId="66" w16cid:durableId="1807503020">
    <w:abstractNumId w:val="23"/>
  </w:num>
  <w:num w:numId="67" w16cid:durableId="716319819">
    <w:abstractNumId w:val="73"/>
  </w:num>
  <w:num w:numId="68" w16cid:durableId="1922373078">
    <w:abstractNumId w:val="62"/>
  </w:num>
  <w:num w:numId="69" w16cid:durableId="853879673">
    <w:abstractNumId w:val="57"/>
  </w:num>
  <w:num w:numId="70" w16cid:durableId="191961018">
    <w:abstractNumId w:val="42"/>
  </w:num>
  <w:num w:numId="71" w16cid:durableId="1986624047">
    <w:abstractNumId w:val="74"/>
  </w:num>
  <w:num w:numId="72" w16cid:durableId="1643582670">
    <w:abstractNumId w:val="24"/>
  </w:num>
  <w:num w:numId="73" w16cid:durableId="1809858290">
    <w:abstractNumId w:val="53"/>
  </w:num>
  <w:num w:numId="74" w16cid:durableId="962269561">
    <w:abstractNumId w:val="11"/>
  </w:num>
  <w:num w:numId="75" w16cid:durableId="2007242403">
    <w:abstractNumId w:val="72"/>
  </w:num>
  <w:num w:numId="76" w16cid:durableId="1643080326">
    <w:abstractNumId w:val="14"/>
  </w:num>
  <w:num w:numId="77" w16cid:durableId="490410212">
    <w:abstractNumId w:val="2"/>
  </w:num>
  <w:num w:numId="78" w16cid:durableId="1650138034">
    <w:abstractNumId w:val="40"/>
  </w:num>
  <w:num w:numId="79" w16cid:durableId="412242380">
    <w:abstractNumId w:val="3"/>
  </w:num>
  <w:num w:numId="80" w16cid:durableId="1144279526">
    <w:abstractNumId w:val="2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073B"/>
    <w:rsid w:val="000C12B8"/>
    <w:rsid w:val="000C1785"/>
    <w:rsid w:val="000C3B43"/>
    <w:rsid w:val="000C4F3E"/>
    <w:rsid w:val="000C5B1F"/>
    <w:rsid w:val="000C5FAD"/>
    <w:rsid w:val="000C64E6"/>
    <w:rsid w:val="000C6801"/>
    <w:rsid w:val="000C6DA8"/>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3787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0CD3"/>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1834"/>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3C9"/>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28B1"/>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775FD"/>
    <w:rsid w:val="003779D1"/>
    <w:rsid w:val="00382599"/>
    <w:rsid w:val="00383496"/>
    <w:rsid w:val="00383C3E"/>
    <w:rsid w:val="003843DC"/>
    <w:rsid w:val="003846AE"/>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141"/>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2EB"/>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0C27"/>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666E"/>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794"/>
    <w:rsid w:val="005A4C26"/>
    <w:rsid w:val="005A586F"/>
    <w:rsid w:val="005A69CA"/>
    <w:rsid w:val="005A69DA"/>
    <w:rsid w:val="005A766B"/>
    <w:rsid w:val="005A7B9B"/>
    <w:rsid w:val="005B194D"/>
    <w:rsid w:val="005B283F"/>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5F29"/>
    <w:rsid w:val="00706E44"/>
    <w:rsid w:val="00706FBE"/>
    <w:rsid w:val="00707DA0"/>
    <w:rsid w:val="007105B2"/>
    <w:rsid w:val="007113C1"/>
    <w:rsid w:val="00711B41"/>
    <w:rsid w:val="00712584"/>
    <w:rsid w:val="00712EAB"/>
    <w:rsid w:val="00713AEB"/>
    <w:rsid w:val="0071418E"/>
    <w:rsid w:val="00714487"/>
    <w:rsid w:val="00716166"/>
    <w:rsid w:val="0071706B"/>
    <w:rsid w:val="007204FD"/>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A2E"/>
    <w:rsid w:val="00770D70"/>
    <w:rsid w:val="0077414B"/>
    <w:rsid w:val="00775017"/>
    <w:rsid w:val="00775493"/>
    <w:rsid w:val="00776316"/>
    <w:rsid w:val="00776493"/>
    <w:rsid w:val="007767EE"/>
    <w:rsid w:val="00776D0A"/>
    <w:rsid w:val="00776E13"/>
    <w:rsid w:val="007771E2"/>
    <w:rsid w:val="00777401"/>
    <w:rsid w:val="00784D93"/>
    <w:rsid w:val="00785E9B"/>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59A2"/>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7AD"/>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5C1E"/>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393C"/>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458"/>
    <w:rsid w:val="009B2596"/>
    <w:rsid w:val="009B2648"/>
    <w:rsid w:val="009B3A0E"/>
    <w:rsid w:val="009B4167"/>
    <w:rsid w:val="009B48D1"/>
    <w:rsid w:val="009B4E74"/>
    <w:rsid w:val="009B5A37"/>
    <w:rsid w:val="009B5AC8"/>
    <w:rsid w:val="009B5D66"/>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1B33"/>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C6CBE"/>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1F9A"/>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0EC"/>
    <w:rsid w:val="00C06637"/>
    <w:rsid w:val="00C06C49"/>
    <w:rsid w:val="00C07640"/>
    <w:rsid w:val="00C11632"/>
    <w:rsid w:val="00C131E5"/>
    <w:rsid w:val="00C1392B"/>
    <w:rsid w:val="00C13AC0"/>
    <w:rsid w:val="00C14BB1"/>
    <w:rsid w:val="00C14CBC"/>
    <w:rsid w:val="00C16953"/>
    <w:rsid w:val="00C17639"/>
    <w:rsid w:val="00C179CB"/>
    <w:rsid w:val="00C20AC9"/>
    <w:rsid w:val="00C21459"/>
    <w:rsid w:val="00C22377"/>
    <w:rsid w:val="00C223C1"/>
    <w:rsid w:val="00C23B6F"/>
    <w:rsid w:val="00C24DA6"/>
    <w:rsid w:val="00C276FE"/>
    <w:rsid w:val="00C309E1"/>
    <w:rsid w:val="00C31A80"/>
    <w:rsid w:val="00C33259"/>
    <w:rsid w:val="00C3347E"/>
    <w:rsid w:val="00C33C81"/>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48EF"/>
    <w:rsid w:val="00C5515F"/>
    <w:rsid w:val="00C55C45"/>
    <w:rsid w:val="00C56D33"/>
    <w:rsid w:val="00C57126"/>
    <w:rsid w:val="00C573E6"/>
    <w:rsid w:val="00C605A5"/>
    <w:rsid w:val="00C60E54"/>
    <w:rsid w:val="00C61248"/>
    <w:rsid w:val="00C6493E"/>
    <w:rsid w:val="00C65351"/>
    <w:rsid w:val="00C6608C"/>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21C2"/>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6EEF"/>
    <w:rsid w:val="00CC0071"/>
    <w:rsid w:val="00CC028D"/>
    <w:rsid w:val="00CC0E88"/>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012D"/>
    <w:rsid w:val="00D11B4A"/>
    <w:rsid w:val="00D11C56"/>
    <w:rsid w:val="00D12B28"/>
    <w:rsid w:val="00D1331A"/>
    <w:rsid w:val="00D13D78"/>
    <w:rsid w:val="00D15231"/>
    <w:rsid w:val="00D156A7"/>
    <w:rsid w:val="00D166A7"/>
    <w:rsid w:val="00D1671C"/>
    <w:rsid w:val="00D17181"/>
    <w:rsid w:val="00D17BBE"/>
    <w:rsid w:val="00D17BD3"/>
    <w:rsid w:val="00D20206"/>
    <w:rsid w:val="00D20F93"/>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478"/>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6A8"/>
    <w:rsid w:val="00E42B4C"/>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1F4B"/>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300B"/>
    <w:rsid w:val="00F05765"/>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15E4"/>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28A8"/>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6CA3"/>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er-bin-ich-online.digitales-und-bildung.de/derperfekte.html" TargetMode="External"/><Relationship Id="rId1" Type="http://schemas.openxmlformats.org/officeDocument/2006/relationships/hyperlink" Target="https://wer-bin-ich-online.digitales-und-bildung.de/"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6.xml"/><Relationship Id="rId21" Type="http://schemas.openxmlformats.org/officeDocument/2006/relationships/header" Target="header4.xml"/><Relationship Id="rId34"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yperlink" Target="http://www.mentimeter.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32" Type="http://schemas.openxmlformats.org/officeDocument/2006/relationships/image" Target="media/image6.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2.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5.xml"/><Relationship Id="rId27" Type="http://schemas.openxmlformats.org/officeDocument/2006/relationships/image" Target="media/image1.jpeg"/><Relationship Id="rId30" Type="http://schemas.openxmlformats.org/officeDocument/2006/relationships/image" Target="media/image4.png"/><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10442</Words>
  <Characters>65791</Characters>
  <Application>Microsoft Office Word</Application>
  <DocSecurity>0</DocSecurity>
  <Lines>548</Lines>
  <Paragraphs>152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146</cp:revision>
  <cp:lastPrinted>2026-03-28T06:10:00Z</cp:lastPrinted>
  <dcterms:created xsi:type="dcterms:W3CDTF">2026-03-15T15:05:00Z</dcterms:created>
  <dcterms:modified xsi:type="dcterms:W3CDTF">2026-05-04T09:18:00Z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